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89025C">
          <w:rPr>
            <w:noProof/>
            <w:webHidden/>
          </w:rPr>
          <w:t>3</w:t>
        </w:r>
        <w:r w:rsidR="00513E2D">
          <w:rPr>
            <w:noProof/>
            <w:webHidden/>
          </w:rPr>
          <w:fldChar w:fldCharType="end"/>
        </w:r>
      </w:hyperlink>
    </w:p>
    <w:p w14:paraId="5B5304B5" w14:textId="6A17EBAE" w:rsidR="00513E2D" w:rsidRDefault="002F6766">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sidR="0089025C">
          <w:rPr>
            <w:noProof/>
            <w:webHidden/>
          </w:rPr>
          <w:t>4</w:t>
        </w:r>
        <w:r w:rsidR="00513E2D">
          <w:rPr>
            <w:noProof/>
            <w:webHidden/>
          </w:rPr>
          <w:fldChar w:fldCharType="end"/>
        </w:r>
      </w:hyperlink>
    </w:p>
    <w:p w14:paraId="1AE86B6C" w14:textId="0E366BE4" w:rsidR="00513E2D" w:rsidRDefault="002F6766">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sidR="0089025C">
          <w:rPr>
            <w:noProof/>
            <w:webHidden/>
          </w:rPr>
          <w:t>17</w:t>
        </w:r>
        <w:r w:rsidR="00513E2D">
          <w:rPr>
            <w:noProof/>
            <w:webHidden/>
          </w:rPr>
          <w:fldChar w:fldCharType="end"/>
        </w:r>
      </w:hyperlink>
    </w:p>
    <w:p w14:paraId="616DD5A4" w14:textId="1CF4122E" w:rsidR="00513E2D" w:rsidRDefault="002F6766">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sidR="0089025C">
          <w:rPr>
            <w:noProof/>
            <w:webHidden/>
          </w:rPr>
          <w:t>32</w:t>
        </w:r>
        <w:r w:rsidR="00513E2D">
          <w:rPr>
            <w:noProof/>
            <w:webHidden/>
          </w:rPr>
          <w:fldChar w:fldCharType="end"/>
        </w:r>
      </w:hyperlink>
    </w:p>
    <w:p w14:paraId="4DA9D263" w14:textId="36C5050E" w:rsidR="00513E2D" w:rsidRDefault="002F6766">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sidR="0089025C">
          <w:rPr>
            <w:noProof/>
            <w:webHidden/>
          </w:rPr>
          <w:t>47</w:t>
        </w:r>
        <w:r w:rsidR="00513E2D">
          <w:rPr>
            <w:noProof/>
            <w:webHidden/>
          </w:rPr>
          <w:fldChar w:fldCharType="end"/>
        </w:r>
      </w:hyperlink>
    </w:p>
    <w:p w14:paraId="06F909B1" w14:textId="57F7AC40" w:rsidR="00513E2D" w:rsidRDefault="002F6766">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sidR="0089025C">
          <w:rPr>
            <w:noProof/>
            <w:webHidden/>
          </w:rPr>
          <w:t>48</w:t>
        </w:r>
        <w:r w:rsidR="00513E2D">
          <w:rPr>
            <w:noProof/>
            <w:webHidden/>
          </w:rPr>
          <w:fldChar w:fldCharType="end"/>
        </w:r>
      </w:hyperlink>
    </w:p>
    <w:p w14:paraId="1AF58A18" w14:textId="09A5780B" w:rsidR="00513E2D" w:rsidRDefault="002F6766">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sidR="0089025C">
          <w:rPr>
            <w:noProof/>
            <w:webHidden/>
          </w:rPr>
          <w:t>67</w:t>
        </w:r>
        <w:r w:rsidR="00513E2D">
          <w:rPr>
            <w:noProof/>
            <w:webHidden/>
          </w:rPr>
          <w:fldChar w:fldCharType="end"/>
        </w:r>
      </w:hyperlink>
    </w:p>
    <w:p w14:paraId="58BF766F" w14:textId="56956F0A" w:rsidR="00513E2D" w:rsidRDefault="002F6766">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sidR="0089025C">
          <w:rPr>
            <w:noProof/>
            <w:webHidden/>
          </w:rPr>
          <w:t>70</w:t>
        </w:r>
        <w:r w:rsidR="00513E2D">
          <w:rPr>
            <w:noProof/>
            <w:webHidden/>
          </w:rPr>
          <w:fldChar w:fldCharType="end"/>
        </w:r>
      </w:hyperlink>
    </w:p>
    <w:p w14:paraId="442F779C" w14:textId="3200168A" w:rsidR="00513E2D" w:rsidRDefault="002F6766">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sidR="0089025C">
          <w:rPr>
            <w:noProof/>
            <w:webHidden/>
          </w:rPr>
          <w:t>74</w:t>
        </w:r>
        <w:r w:rsidR="00513E2D">
          <w:rPr>
            <w:noProof/>
            <w:webHidden/>
          </w:rPr>
          <w:fldChar w:fldCharType="end"/>
        </w:r>
      </w:hyperlink>
    </w:p>
    <w:p w14:paraId="6C0C7C1A" w14:textId="2D93E94D" w:rsidR="00513E2D" w:rsidRDefault="002F6766">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sidR="0089025C">
          <w:rPr>
            <w:noProof/>
            <w:webHidden/>
          </w:rPr>
          <w:t>78</w:t>
        </w:r>
        <w:r w:rsidR="00513E2D">
          <w:rPr>
            <w:noProof/>
            <w:webHidden/>
          </w:rPr>
          <w:fldChar w:fldCharType="end"/>
        </w:r>
      </w:hyperlink>
    </w:p>
    <w:p w14:paraId="3601E8E2" w14:textId="63DE30DF" w:rsidR="00513E2D" w:rsidRDefault="002F6766">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sidR="0089025C">
          <w:rPr>
            <w:noProof/>
            <w:webHidden/>
          </w:rPr>
          <w:t>81</w:t>
        </w:r>
        <w:r w:rsidR="00513E2D">
          <w:rPr>
            <w:noProof/>
            <w:webHidden/>
          </w:rPr>
          <w:fldChar w:fldCharType="end"/>
        </w:r>
      </w:hyperlink>
    </w:p>
    <w:p w14:paraId="024FEE43" w14:textId="1FBDB56A" w:rsidR="00513E2D" w:rsidRDefault="002F6766">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sidR="0089025C">
          <w:rPr>
            <w:noProof/>
            <w:webHidden/>
          </w:rPr>
          <w:t>321</w:t>
        </w:r>
        <w:r w:rsidR="00513E2D">
          <w:rPr>
            <w:noProof/>
            <w:webHidden/>
          </w:rPr>
          <w:fldChar w:fldCharType="end"/>
        </w:r>
      </w:hyperlink>
    </w:p>
    <w:p w14:paraId="4F7430BE" w14:textId="3D6B57FD" w:rsidR="00513E2D" w:rsidRDefault="002F6766">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sidR="0089025C">
          <w:rPr>
            <w:noProof/>
            <w:webHidden/>
          </w:rPr>
          <w:t>404</w:t>
        </w:r>
        <w:r w:rsidR="00513E2D">
          <w:rPr>
            <w:noProof/>
            <w:webHidden/>
          </w:rPr>
          <w:fldChar w:fldCharType="end"/>
        </w:r>
      </w:hyperlink>
    </w:p>
    <w:p w14:paraId="377ECFE7" w14:textId="65D84B63" w:rsidR="00513E2D" w:rsidRDefault="002F6766">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sidR="0089025C">
          <w:rPr>
            <w:noProof/>
            <w:webHidden/>
          </w:rPr>
          <w:t>405</w:t>
        </w:r>
        <w:r w:rsidR="00513E2D">
          <w:rPr>
            <w:noProof/>
            <w:webHidden/>
          </w:rPr>
          <w:fldChar w:fldCharType="end"/>
        </w:r>
      </w:hyperlink>
    </w:p>
    <w:p w14:paraId="16FAAA76" w14:textId="2ECA3F74" w:rsidR="00513E2D" w:rsidRDefault="002F6766">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sidR="0089025C">
          <w:rPr>
            <w:noProof/>
            <w:webHidden/>
          </w:rPr>
          <w:t>444</w:t>
        </w:r>
        <w:r w:rsidR="00513E2D">
          <w:rPr>
            <w:noProof/>
            <w:webHidden/>
          </w:rPr>
          <w:fldChar w:fldCharType="end"/>
        </w:r>
      </w:hyperlink>
    </w:p>
    <w:p w14:paraId="296A26AB" w14:textId="7DA372DB" w:rsidR="00513E2D" w:rsidRDefault="002F6766">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sidR="0089025C">
          <w:rPr>
            <w:noProof/>
            <w:webHidden/>
          </w:rPr>
          <w:t>447</w:t>
        </w:r>
        <w:r w:rsidR="00513E2D">
          <w:rPr>
            <w:noProof/>
            <w:webHidden/>
          </w:rPr>
          <w:fldChar w:fldCharType="end"/>
        </w:r>
      </w:hyperlink>
    </w:p>
    <w:p w14:paraId="685A31A1" w14:textId="25CF3F8A" w:rsidR="00513E2D" w:rsidRDefault="002F6766">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sidR="0089025C">
          <w:rPr>
            <w:noProof/>
            <w:webHidden/>
          </w:rPr>
          <w:t>462</w:t>
        </w:r>
        <w:r w:rsidR="00513E2D">
          <w:rPr>
            <w:noProof/>
            <w:webHidden/>
          </w:rPr>
          <w:fldChar w:fldCharType="end"/>
        </w:r>
      </w:hyperlink>
    </w:p>
    <w:p w14:paraId="672EE093" w14:textId="1D89D5FA" w:rsidR="00513E2D" w:rsidRDefault="002F6766">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sidR="0089025C">
          <w:rPr>
            <w:noProof/>
            <w:webHidden/>
          </w:rPr>
          <w:t>474</w:t>
        </w:r>
        <w:r w:rsidR="00513E2D">
          <w:rPr>
            <w:noProof/>
            <w:webHidden/>
          </w:rPr>
          <w:fldChar w:fldCharType="end"/>
        </w:r>
      </w:hyperlink>
    </w:p>
    <w:p w14:paraId="0C6A679C" w14:textId="50A44AA3" w:rsidR="00513E2D" w:rsidRDefault="002F6766">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sidR="0089025C">
          <w:rPr>
            <w:noProof/>
            <w:webHidden/>
          </w:rPr>
          <w:t>486</w:t>
        </w:r>
        <w:r w:rsidR="00513E2D">
          <w:rPr>
            <w:noProof/>
            <w:webHidden/>
          </w:rPr>
          <w:fldChar w:fldCharType="end"/>
        </w:r>
      </w:hyperlink>
    </w:p>
    <w:p w14:paraId="691576FA" w14:textId="540E3560" w:rsidR="00513E2D" w:rsidRDefault="002F6766">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sidR="0089025C">
          <w:rPr>
            <w:noProof/>
            <w:webHidden/>
          </w:rPr>
          <w:t>501</w:t>
        </w:r>
        <w:r w:rsidR="00513E2D">
          <w:rPr>
            <w:noProof/>
            <w:webHidden/>
          </w:rPr>
          <w:fldChar w:fldCharType="end"/>
        </w:r>
      </w:hyperlink>
    </w:p>
    <w:p w14:paraId="77825492" w14:textId="06AAE23E" w:rsidR="00513E2D" w:rsidRDefault="002F6766">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sidR="0089025C">
          <w:rPr>
            <w:noProof/>
            <w:webHidden/>
          </w:rPr>
          <w:t>510</w:t>
        </w:r>
        <w:r w:rsidR="00513E2D">
          <w:rPr>
            <w:noProof/>
            <w:webHidden/>
          </w:rPr>
          <w:fldChar w:fldCharType="end"/>
        </w:r>
      </w:hyperlink>
    </w:p>
    <w:p w14:paraId="5DF359A0" w14:textId="38398FE1" w:rsidR="00513E2D" w:rsidRDefault="002F6766">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sidR="0089025C">
          <w:rPr>
            <w:noProof/>
            <w:webHidden/>
          </w:rPr>
          <w:t>525</w:t>
        </w:r>
        <w:r w:rsidR="00513E2D">
          <w:rPr>
            <w:noProof/>
            <w:webHidden/>
          </w:rPr>
          <w:fldChar w:fldCharType="end"/>
        </w:r>
      </w:hyperlink>
    </w:p>
    <w:p w14:paraId="5BC2413D" w14:textId="3A2CA9DE" w:rsidR="00513E2D" w:rsidRDefault="002F6766">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sidR="0089025C">
          <w:rPr>
            <w:noProof/>
            <w:webHidden/>
          </w:rPr>
          <w:t>527</w:t>
        </w:r>
        <w:r w:rsidR="00513E2D">
          <w:rPr>
            <w:noProof/>
            <w:webHidden/>
          </w:rPr>
          <w:fldChar w:fldCharType="end"/>
        </w:r>
      </w:hyperlink>
    </w:p>
    <w:p w14:paraId="464DB380" w14:textId="1063A180" w:rsidR="00513E2D" w:rsidRDefault="002F6766">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sidR="0089025C">
          <w:rPr>
            <w:noProof/>
            <w:webHidden/>
          </w:rPr>
          <w:t>561</w:t>
        </w:r>
        <w:r w:rsidR="00513E2D">
          <w:rPr>
            <w:noProof/>
            <w:webHidden/>
          </w:rPr>
          <w:fldChar w:fldCharType="end"/>
        </w:r>
      </w:hyperlink>
    </w:p>
    <w:p w14:paraId="2DEC1662" w14:textId="3B57B919" w:rsidR="00513E2D" w:rsidRDefault="002F6766">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sidR="0089025C">
          <w:rPr>
            <w:noProof/>
            <w:webHidden/>
          </w:rPr>
          <w:t>562</w:t>
        </w:r>
        <w:r w:rsidR="00513E2D">
          <w:rPr>
            <w:noProof/>
            <w:webHidden/>
          </w:rPr>
          <w:fldChar w:fldCharType="end"/>
        </w:r>
      </w:hyperlink>
    </w:p>
    <w:p w14:paraId="5523821F" w14:textId="4811B5DB" w:rsidR="00513E2D" w:rsidRDefault="002F6766">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sidR="0089025C">
          <w:rPr>
            <w:noProof/>
            <w:webHidden/>
          </w:rPr>
          <w:t>583</w:t>
        </w:r>
        <w:r w:rsidR="00513E2D">
          <w:rPr>
            <w:noProof/>
            <w:webHidden/>
          </w:rPr>
          <w:fldChar w:fldCharType="end"/>
        </w:r>
      </w:hyperlink>
    </w:p>
    <w:p w14:paraId="4E43B4E7" w14:textId="76890C1E" w:rsidR="00513E2D" w:rsidRDefault="002F6766">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sidR="0089025C">
          <w:rPr>
            <w:noProof/>
            <w:webHidden/>
          </w:rPr>
          <w:t>633</w:t>
        </w:r>
        <w:r w:rsidR="00513E2D">
          <w:rPr>
            <w:noProof/>
            <w:webHidden/>
          </w:rPr>
          <w:fldChar w:fldCharType="end"/>
        </w:r>
      </w:hyperlink>
    </w:p>
    <w:p w14:paraId="167FF35D" w14:textId="3DC4BA4B" w:rsidR="00513E2D" w:rsidRDefault="002F6766">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45A7EA69" w14:textId="0AA926A9" w:rsidR="00513E2D" w:rsidRDefault="002F6766">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sidR="0089025C">
          <w:rPr>
            <w:noProof/>
            <w:webHidden/>
          </w:rPr>
          <w:t>663</w:t>
        </w:r>
        <w:r w:rsidR="00513E2D">
          <w:rPr>
            <w:noProof/>
            <w:webHidden/>
          </w:rPr>
          <w:fldChar w:fldCharType="end"/>
        </w:r>
      </w:hyperlink>
    </w:p>
    <w:p w14:paraId="55D89DC1" w14:textId="3685C345" w:rsidR="00513E2D" w:rsidRDefault="002F6766">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sidR="0089025C">
          <w:rPr>
            <w:noProof/>
            <w:webHidden/>
          </w:rPr>
          <w:t>729</w:t>
        </w:r>
        <w:r w:rsidR="00513E2D">
          <w:rPr>
            <w:noProof/>
            <w:webHidden/>
          </w:rPr>
          <w:fldChar w:fldCharType="end"/>
        </w:r>
      </w:hyperlink>
    </w:p>
    <w:p w14:paraId="7228C642" w14:textId="718257E6" w:rsidR="00513E2D" w:rsidRDefault="002F6766">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sidR="0089025C">
          <w:rPr>
            <w:noProof/>
            <w:webHidden/>
          </w:rPr>
          <w:t>793</w:t>
        </w:r>
        <w:r w:rsidR="00513E2D">
          <w:rPr>
            <w:noProof/>
            <w:webHidden/>
          </w:rPr>
          <w:fldChar w:fldCharType="end"/>
        </w:r>
      </w:hyperlink>
    </w:p>
    <w:p w14:paraId="214AC751" w14:textId="46959166" w:rsidR="00513E2D" w:rsidRDefault="002F6766">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sidR="0089025C">
          <w:rPr>
            <w:noProof/>
            <w:webHidden/>
          </w:rPr>
          <w:t>799</w:t>
        </w:r>
        <w:r w:rsidR="00513E2D">
          <w:rPr>
            <w:noProof/>
            <w:webHidden/>
          </w:rPr>
          <w:fldChar w:fldCharType="end"/>
        </w:r>
      </w:hyperlink>
    </w:p>
    <w:p w14:paraId="4CCD3349" w14:textId="2A2B5C21" w:rsidR="00513E2D" w:rsidRDefault="002F6766">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sidR="0089025C">
          <w:rPr>
            <w:noProof/>
            <w:webHidden/>
          </w:rPr>
          <w:t>817</w:t>
        </w:r>
        <w:r w:rsidR="00513E2D">
          <w:rPr>
            <w:noProof/>
            <w:webHidden/>
          </w:rPr>
          <w:fldChar w:fldCharType="end"/>
        </w:r>
      </w:hyperlink>
    </w:p>
    <w:p w14:paraId="77354E95" w14:textId="55836B4B" w:rsidR="00513E2D" w:rsidRDefault="002F6766">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sidR="0089025C">
          <w:rPr>
            <w:noProof/>
            <w:webHidden/>
          </w:rPr>
          <w:t>824</w:t>
        </w:r>
        <w:r w:rsidR="00513E2D">
          <w:rPr>
            <w:noProof/>
            <w:webHidden/>
          </w:rPr>
          <w:fldChar w:fldCharType="end"/>
        </w:r>
      </w:hyperlink>
    </w:p>
    <w:p w14:paraId="5314ACE1" w14:textId="06E3EA99" w:rsidR="00513E2D" w:rsidRDefault="002F6766">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sidR="0089025C">
          <w:rPr>
            <w:noProof/>
            <w:webHidden/>
          </w:rPr>
          <w:t>847</w:t>
        </w:r>
        <w:r w:rsidR="00513E2D">
          <w:rPr>
            <w:noProof/>
            <w:webHidden/>
          </w:rPr>
          <w:fldChar w:fldCharType="end"/>
        </w:r>
      </w:hyperlink>
    </w:p>
    <w:p w14:paraId="5B390C3A" w14:textId="028194CD" w:rsidR="00513E2D" w:rsidRDefault="002F6766">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sidR="0089025C">
          <w:rPr>
            <w:noProof/>
            <w:webHidden/>
          </w:rPr>
          <w:t>874</w:t>
        </w:r>
        <w:r w:rsidR="00513E2D">
          <w:rPr>
            <w:noProof/>
            <w:webHidden/>
          </w:rPr>
          <w:fldChar w:fldCharType="end"/>
        </w:r>
      </w:hyperlink>
    </w:p>
    <w:p w14:paraId="3696FAC4" w14:textId="77116F05" w:rsidR="00513E2D" w:rsidRDefault="002F6766">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sidR="0089025C">
          <w:rPr>
            <w:noProof/>
            <w:webHidden/>
          </w:rPr>
          <w:t>888</w:t>
        </w:r>
        <w:r w:rsidR="00513E2D">
          <w:rPr>
            <w:noProof/>
            <w:webHidden/>
          </w:rPr>
          <w:fldChar w:fldCharType="end"/>
        </w:r>
      </w:hyperlink>
    </w:p>
    <w:p w14:paraId="591F080B" w14:textId="277FC95C" w:rsidR="00513E2D" w:rsidRDefault="002F6766">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sidR="0089025C">
          <w:rPr>
            <w:noProof/>
            <w:webHidden/>
          </w:rPr>
          <w:t>913</w:t>
        </w:r>
        <w:r w:rsidR="00513E2D">
          <w:rPr>
            <w:noProof/>
            <w:webHidden/>
          </w:rPr>
          <w:fldChar w:fldCharType="end"/>
        </w:r>
      </w:hyperlink>
    </w:p>
    <w:p w14:paraId="16847BD8" w14:textId="365D0A4B" w:rsidR="00513E2D" w:rsidRDefault="002F6766">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sidR="0089025C">
          <w:rPr>
            <w:noProof/>
            <w:webHidden/>
          </w:rPr>
          <w:t>1012</w:t>
        </w:r>
        <w:r w:rsidR="00513E2D">
          <w:rPr>
            <w:noProof/>
            <w:webHidden/>
          </w:rPr>
          <w:fldChar w:fldCharType="end"/>
        </w:r>
      </w:hyperlink>
    </w:p>
    <w:p w14:paraId="738FCBE2" w14:textId="5A72E0A1" w:rsidR="00513E2D" w:rsidRDefault="002F6766">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sidR="0089025C">
          <w:rPr>
            <w:noProof/>
            <w:webHidden/>
          </w:rPr>
          <w:t>1087</w:t>
        </w:r>
        <w:r w:rsidR="00513E2D">
          <w:rPr>
            <w:noProof/>
            <w:webHidden/>
          </w:rPr>
          <w:fldChar w:fldCharType="end"/>
        </w:r>
      </w:hyperlink>
    </w:p>
    <w:p w14:paraId="6E8D82B4" w14:textId="6B9A3321" w:rsidR="00513E2D" w:rsidRDefault="002F6766">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sidR="0089025C">
          <w:rPr>
            <w:noProof/>
            <w:webHidden/>
          </w:rPr>
          <w:t>1089</w:t>
        </w:r>
        <w:r w:rsidR="00513E2D">
          <w:rPr>
            <w:noProof/>
            <w:webHidden/>
          </w:rPr>
          <w:fldChar w:fldCharType="end"/>
        </w:r>
      </w:hyperlink>
    </w:p>
    <w:p w14:paraId="45DC18EB" w14:textId="78A33C8C" w:rsidR="00513E2D" w:rsidRDefault="002F6766">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sidR="0089025C">
          <w:rPr>
            <w:noProof/>
            <w:webHidden/>
          </w:rPr>
          <w:t>1093</w:t>
        </w:r>
        <w:r w:rsidR="00513E2D">
          <w:rPr>
            <w:noProof/>
            <w:webHidden/>
          </w:rPr>
          <w:fldChar w:fldCharType="end"/>
        </w:r>
      </w:hyperlink>
    </w:p>
    <w:p w14:paraId="27B4CE02" w14:textId="01A69C8F" w:rsidR="00513E2D" w:rsidRDefault="002F6766">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sidR="0089025C">
          <w:rPr>
            <w:noProof/>
            <w:webHidden/>
          </w:rPr>
          <w:t>1094</w:t>
        </w:r>
        <w:r w:rsidR="00513E2D">
          <w:rPr>
            <w:noProof/>
            <w:webHidden/>
          </w:rPr>
          <w:fldChar w:fldCharType="end"/>
        </w:r>
      </w:hyperlink>
    </w:p>
    <w:p w14:paraId="5E4FE603" w14:textId="3A232C3A" w:rsidR="00513E2D" w:rsidRDefault="002F6766">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sidR="0089025C">
          <w:rPr>
            <w:noProof/>
            <w:webHidden/>
          </w:rPr>
          <w:t>1115</w:t>
        </w:r>
        <w:r w:rsidR="00513E2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59399176"/>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r w:rsidR="00266A55">
        <w:t>s</w:t>
      </w:r>
    </w:p>
    <w:p w14:paraId="04A2C45E" w14:textId="77777777" w:rsidR="00964F23" w:rsidRDefault="00964F23" w:rsidP="00964F23">
      <w:pPr>
        <w:pStyle w:val="Heading2"/>
      </w:pPr>
      <w:bookmarkStart w:id="19" w:name="_Toc410196171"/>
      <w:bookmarkStart w:id="20" w:name="_Toc410196402"/>
      <w:bookmarkStart w:id="21" w:name="_Toc410196904"/>
      <w:bookmarkStart w:id="22" w:name="_Toc459399177"/>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89025C">
              <w:rPr>
                <w:noProof/>
                <w:webHidden/>
              </w:rPr>
              <w:t>5</w:t>
            </w:r>
            <w:r w:rsidR="00916CE7">
              <w:rPr>
                <w:noProof/>
                <w:webHidden/>
              </w:rPr>
              <w:fldChar w:fldCharType="end"/>
            </w:r>
          </w:hyperlink>
        </w:p>
        <w:p w14:paraId="60AC55C1" w14:textId="77777777" w:rsidR="00916CE7" w:rsidRDefault="002F6766">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89025C">
              <w:rPr>
                <w:noProof/>
                <w:webHidden/>
              </w:rPr>
              <w:t>10</w:t>
            </w:r>
            <w:r w:rsidR="00916CE7">
              <w:rPr>
                <w:noProof/>
                <w:webHidden/>
              </w:rPr>
              <w:fldChar w:fldCharType="end"/>
            </w:r>
          </w:hyperlink>
        </w:p>
        <w:p w14:paraId="4E62C4D9" w14:textId="77777777" w:rsidR="00916CE7" w:rsidRDefault="002F6766">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89025C">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89025C">
        <w:rPr>
          <w:noProof/>
          <w:lang w:val="en-US"/>
        </w:rPr>
        <w:t>898</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16E9026" w:rsidR="00B102EF" w:rsidRDefault="00B102EF" w:rsidP="004D23BC">
      <w:pPr>
        <w:tabs>
          <w:tab w:val="left" w:pos="720"/>
          <w:tab w:val="left" w:leader="dot" w:pos="7920"/>
        </w:tabs>
      </w:pPr>
      <w:r>
        <w:fldChar w:fldCharType="begin"/>
      </w:r>
      <w:r>
        <w:instrText xml:space="preserve"> REF _Ref448228501 \h </w:instrText>
      </w:r>
      <w:r>
        <w:fldChar w:fldCharType="separate"/>
      </w:r>
      <w:r w:rsidR="0089025C">
        <w:t>The Fourth Canticle</w:t>
      </w:r>
      <w:r>
        <w:fldChar w:fldCharType="end"/>
      </w:r>
      <w:r>
        <w:tab/>
      </w:r>
      <w:r>
        <w:fldChar w:fldCharType="begin"/>
      </w:r>
      <w:r>
        <w:instrText xml:space="preserve"> PAGEREF _Ref448228505 \h </w:instrText>
      </w:r>
      <w:r>
        <w:fldChar w:fldCharType="separate"/>
      </w:r>
      <w:r w:rsidR="0089025C">
        <w:rPr>
          <w:noProof/>
        </w:rPr>
        <w:t>395</w:t>
      </w:r>
      <w:r>
        <w:fldChar w:fldCharType="end"/>
      </w:r>
    </w:p>
    <w:p w14:paraId="714598C9" w14:textId="30C3BE48" w:rsidR="00B102EF" w:rsidRDefault="00B102EF" w:rsidP="004D23BC">
      <w:pPr>
        <w:tabs>
          <w:tab w:val="left" w:pos="720"/>
          <w:tab w:val="left" w:leader="dot" w:pos="7920"/>
        </w:tabs>
      </w:pPr>
      <w:r>
        <w:fldChar w:fldCharType="begin"/>
      </w:r>
      <w:r>
        <w:instrText xml:space="preserve"> REF _Ref448228521 \h </w:instrText>
      </w:r>
      <w:r>
        <w:fldChar w:fldCharType="separate"/>
      </w:r>
      <w:r w:rsidR="0089025C">
        <w:t>The Annual Psalis and Theotokia</w:t>
      </w:r>
      <w:r>
        <w:fldChar w:fldCharType="end"/>
      </w:r>
      <w:r>
        <w:tab/>
      </w:r>
      <w:r>
        <w:fldChar w:fldCharType="begin"/>
      </w:r>
      <w:r>
        <w:instrText xml:space="preserve"> PAGEREF _Ref448228524 \h </w:instrText>
      </w:r>
      <w:r>
        <w:fldChar w:fldCharType="separate"/>
      </w:r>
      <w:r w:rsidR="0089025C">
        <w:rPr>
          <w:noProof/>
        </w:rPr>
        <w:t>404</w:t>
      </w:r>
      <w:r>
        <w:fldChar w:fldCharType="end"/>
      </w:r>
    </w:p>
    <w:p w14:paraId="160344F1" w14:textId="34D58D08"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89025C">
        <w:t>The Book of Psalis and Doxologies</w:t>
      </w:r>
      <w:r>
        <w:fldChar w:fldCharType="end"/>
      </w:r>
      <w:r>
        <w:tab/>
      </w:r>
      <w:r>
        <w:fldChar w:fldCharType="begin"/>
      </w:r>
      <w:r>
        <w:instrText xml:space="preserve"> PAGEREF _Ref448228546 \h </w:instrText>
      </w:r>
      <w:r>
        <w:fldChar w:fldCharType="separate"/>
      </w:r>
      <w:r w:rsidR="0089025C">
        <w:rPr>
          <w:noProof/>
        </w:rPr>
        <w:t>561</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67CC0753"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89025C">
        <w:rPr>
          <w:noProof/>
          <w:lang w:val="en-GB"/>
        </w:rPr>
        <w:t>156</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094D996F"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89025C">
        <w:t>Psalm</w:t>
      </w:r>
      <w:r w:rsidR="0089025C" w:rsidRPr="00AB1781">
        <w:t xml:space="preserve"> 116</w:t>
      </w:r>
      <w:r w:rsidR="0089025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89025C">
        <w:rPr>
          <w:noProof/>
        </w:rPr>
        <w:t>264</w:t>
      </w:r>
      <w:r w:rsidR="003A78C2">
        <w:fldChar w:fldCharType="end"/>
      </w:r>
    </w:p>
    <w:p w14:paraId="10E2000F" w14:textId="3D0769EF"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89025C">
        <w:t>Psalm</w:t>
      </w:r>
      <w:r w:rsidR="0089025C" w:rsidRPr="00AB1781">
        <w:t xml:space="preserve"> 117</w:t>
      </w:r>
      <w:r w:rsidR="0089025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89025C">
        <w:rPr>
          <w:noProof/>
        </w:rPr>
        <w:t>265</w:t>
      </w:r>
      <w:r w:rsidR="003A78C2">
        <w:fldChar w:fldCharType="end"/>
      </w:r>
    </w:p>
    <w:p w14:paraId="4928E776" w14:textId="14FBDFEA"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89025C">
        <w:t>Psalm</w:t>
      </w:r>
      <w:r w:rsidR="0089025C" w:rsidRPr="00AB1781">
        <w:t xml:space="preserve"> 119</w:t>
      </w:r>
      <w:r w:rsidR="0089025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89025C">
        <w:rPr>
          <w:noProof/>
        </w:rPr>
        <w:t>283</w:t>
      </w:r>
      <w:r w:rsidR="003A78C2">
        <w:fldChar w:fldCharType="end"/>
      </w:r>
    </w:p>
    <w:p w14:paraId="4144738E" w14:textId="1FF42A4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89025C">
        <w:t>Psalm</w:t>
      </w:r>
      <w:r w:rsidR="0089025C" w:rsidRPr="00AB1781">
        <w:t xml:space="preserve"> 120</w:t>
      </w:r>
      <w:r w:rsidR="0089025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89025C">
        <w:rPr>
          <w:noProof/>
        </w:rPr>
        <w:t>284</w:t>
      </w:r>
      <w:r w:rsidR="003A78C2">
        <w:fldChar w:fldCharType="end"/>
      </w:r>
    </w:p>
    <w:p w14:paraId="7A11F8AE" w14:textId="2F05BBDB"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89025C">
        <w:t>Psalm</w:t>
      </w:r>
      <w:r w:rsidR="0089025C" w:rsidRPr="00AB1781">
        <w:t xml:space="preserve"> 121</w:t>
      </w:r>
      <w:r w:rsidR="0089025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89025C">
        <w:rPr>
          <w:noProof/>
        </w:rPr>
        <w:t>285</w:t>
      </w:r>
      <w:r w:rsidR="003A78C2">
        <w:fldChar w:fldCharType="end"/>
      </w:r>
    </w:p>
    <w:p w14:paraId="1E7E3335" w14:textId="3224EB8D"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89025C">
        <w:t>Psalm</w:t>
      </w:r>
      <w:r w:rsidR="0089025C" w:rsidRPr="00AB1781">
        <w:t xml:space="preserve"> 122</w:t>
      </w:r>
      <w:r w:rsidR="0089025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89025C">
        <w:rPr>
          <w:noProof/>
        </w:rPr>
        <w:t>286</w:t>
      </w:r>
      <w:r w:rsidR="003A78C2">
        <w:fldChar w:fldCharType="end"/>
      </w:r>
    </w:p>
    <w:p w14:paraId="6A7F45CD" w14:textId="6711A384"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89025C">
        <w:t>Psalm</w:t>
      </w:r>
      <w:r w:rsidR="0089025C" w:rsidRPr="00AB1781">
        <w:t xml:space="preserve"> 123</w:t>
      </w:r>
      <w:r w:rsidR="0089025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89025C">
        <w:rPr>
          <w:noProof/>
        </w:rPr>
        <w:t>287</w:t>
      </w:r>
      <w:r w:rsidR="003A78C2">
        <w:fldChar w:fldCharType="end"/>
      </w:r>
    </w:p>
    <w:p w14:paraId="2FA5C99A" w14:textId="398EED9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89025C">
        <w:t>Psalm</w:t>
      </w:r>
      <w:r w:rsidR="0089025C" w:rsidRPr="00AB1781">
        <w:t xml:space="preserve"> 124</w:t>
      </w:r>
      <w:r w:rsidR="0089025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89025C">
        <w:rPr>
          <w:noProof/>
        </w:rPr>
        <w:t>288</w:t>
      </w:r>
      <w:r w:rsidR="003A78C2">
        <w:fldChar w:fldCharType="end"/>
      </w:r>
    </w:p>
    <w:p w14:paraId="0633E3A7" w14:textId="666B88D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89025C">
        <w:t>Psalm</w:t>
      </w:r>
      <w:r w:rsidR="0089025C" w:rsidRPr="00AB1781">
        <w:t xml:space="preserve"> 125</w:t>
      </w:r>
      <w:r w:rsidR="0089025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89025C">
        <w:rPr>
          <w:noProof/>
        </w:rPr>
        <w:t>289</w:t>
      </w:r>
      <w:r w:rsidR="003A78C2">
        <w:fldChar w:fldCharType="end"/>
      </w:r>
    </w:p>
    <w:p w14:paraId="0FB134D2" w14:textId="30C1467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89025C">
        <w:t>Psalm</w:t>
      </w:r>
      <w:r w:rsidR="0089025C" w:rsidRPr="00AB1781">
        <w:t xml:space="preserve"> 126</w:t>
      </w:r>
      <w:r w:rsidR="0089025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89025C">
        <w:rPr>
          <w:noProof/>
        </w:rPr>
        <w:t>289</w:t>
      </w:r>
      <w:r w:rsidR="003A78C2">
        <w:fldChar w:fldCharType="end"/>
      </w:r>
    </w:p>
    <w:p w14:paraId="1C4403C7" w14:textId="321B8EE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89025C">
        <w:t>Psalm</w:t>
      </w:r>
      <w:r w:rsidR="0089025C" w:rsidRPr="00AB1781">
        <w:t xml:space="preserve"> 127</w:t>
      </w:r>
      <w:r w:rsidR="0089025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89025C">
        <w:rPr>
          <w:noProof/>
        </w:rPr>
        <w:t>290</w:t>
      </w:r>
      <w:r w:rsidR="003A78C2">
        <w:fldChar w:fldCharType="end"/>
      </w:r>
    </w:p>
    <w:p w14:paraId="7851B890" w14:textId="6945EC1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89025C">
        <w:t>Psalm</w:t>
      </w:r>
      <w:r w:rsidR="0089025C" w:rsidRPr="00AB1781">
        <w:t xml:space="preserve"> 128</w:t>
      </w:r>
      <w:r w:rsidR="0089025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89025C">
        <w:rPr>
          <w:noProof/>
        </w:rPr>
        <w:t>291</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62087ACA" w:rsidR="00A02728" w:rsidRPr="000D107E" w:rsidRDefault="006869EE" w:rsidP="006869EE">
      <w:pPr>
        <w:pStyle w:val="Body"/>
      </w:pPr>
      <w:r>
        <w:t xml:space="preserve">See </w:t>
      </w:r>
      <w:r>
        <w:fldChar w:fldCharType="begin"/>
      </w:r>
      <w:r>
        <w:instrText xml:space="preserve"> REF _Ref448227875 \h </w:instrText>
      </w:r>
      <w:r>
        <w:fldChar w:fldCharType="separate"/>
      </w:r>
      <w:r w:rsidR="0089025C">
        <w:t>The Raising of Incense</w:t>
      </w:r>
      <w:r>
        <w:fldChar w:fldCharType="end"/>
      </w:r>
      <w:r>
        <w:t xml:space="preserve">, page </w:t>
      </w:r>
      <w:r>
        <w:fldChar w:fldCharType="begin"/>
      </w:r>
      <w:r>
        <w:instrText xml:space="preserve"> PAGEREF _Ref448227880 \h </w:instrText>
      </w:r>
      <w:r>
        <w:fldChar w:fldCharType="separate"/>
      </w:r>
      <w:r w:rsidR="0089025C">
        <w:rPr>
          <w:noProof/>
        </w:rPr>
        <w:t>527</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59399178"/>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Ref435789575" w:displacedByCustomXml="next"/>
    <w:bookmarkStart w:id="75" w:name="_Ref435789570" w:displacedByCustomXml="next"/>
    <w:bookmarkStart w:id="76" w:name="_Ref435434300" w:displacedByCustomXml="next"/>
    <w:bookmarkStart w:id="77" w:name="_Ref435434294" w:displacedByCustomXml="next"/>
    <w:bookmarkStart w:id="78" w:name="_Toc410196910" w:displacedByCustomXml="next"/>
    <w:bookmarkStart w:id="79" w:name="_Toc410196408" w:displacedByCustomXml="next"/>
    <w:bookmarkStart w:id="80" w:name="_Toc410196176"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89025C">
              <w:rPr>
                <w:noProof/>
                <w:webHidden/>
              </w:rPr>
              <w:t>18</w:t>
            </w:r>
            <w:r w:rsidR="00513E2D">
              <w:rPr>
                <w:noProof/>
                <w:webHidden/>
              </w:rPr>
              <w:fldChar w:fldCharType="end"/>
            </w:r>
          </w:hyperlink>
        </w:p>
        <w:p w14:paraId="4FF057CF" w14:textId="0DB2C682" w:rsidR="00513E2D" w:rsidRDefault="002F6766">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89025C">
              <w:rPr>
                <w:noProof/>
                <w:webHidden/>
              </w:rPr>
              <w:t>23</w:t>
            </w:r>
            <w:r w:rsidR="00513E2D">
              <w:rPr>
                <w:noProof/>
                <w:webHidden/>
              </w:rPr>
              <w:fldChar w:fldCharType="end"/>
            </w:r>
          </w:hyperlink>
        </w:p>
        <w:p w14:paraId="52658B7F" w14:textId="374B93A1" w:rsidR="00513E2D" w:rsidRDefault="002F6766">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89025C">
              <w:rPr>
                <w:noProof/>
                <w:webHidden/>
              </w:rPr>
              <w:t>29</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143291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306C8546" w14:textId="59D7FDF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E41A6D8" w14:textId="73727DDA"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57B2BA25"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5C89ADF0" w14:textId="7634894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28E2C0BB" w14:textId="1A49312A"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1E089908" w14:textId="017F990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4AE38C3E" w14:textId="211C4D8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1687F32E" w14:textId="0D85140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7888D837" w14:textId="0F1F68F6"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34DBB223" w14:textId="1C5CD0C6"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6B4DC1CD" w14:textId="1271784E"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2110D48E" w14:textId="6A1619D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1DB70176" w14:textId="68EC3B54"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10BFD659" w14:textId="097BE97B"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2EE21E81"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FA51813" w14:textId="3212614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0B99716A" w14:textId="73D2327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E1B4394"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1B75A28D" w14:textId="32E401BB"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0AE9AF27" w14:textId="606518B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41F119EC" w14:textId="53255BC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597C59C2" w14:textId="3B3FEDCE"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128C5E51" w14:textId="42654456"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2E0B000D" w14:textId="16AF7A50"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770DB628" w14:textId="2D8A6BB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641208A7" w14:textId="2219045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22E2CCB4" w14:textId="4E5CBF60"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71D3EDA7" w14:textId="29EF2B4A"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6A511ED2" w14:textId="75278DE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8046C6E"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1C8B7C0A" w14:textId="7FDFA1BF"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2E223CF0" w14:textId="2DB0372A"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4ACB3980"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89025C">
        <w:t>Psalm</w:t>
      </w:r>
      <w:r w:rsidR="0089025C" w:rsidRPr="00AB1781">
        <w:t xml:space="preserve"> 4</w:t>
      </w:r>
      <w:r w:rsidR="0089025C">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89025C">
        <w:rPr>
          <w:noProof/>
        </w:rPr>
        <w:t>84</w:t>
      </w:r>
      <w:r w:rsidR="003A78C2">
        <w:fldChar w:fldCharType="end"/>
      </w:r>
    </w:p>
    <w:p w14:paraId="11005B88" w14:textId="0A6C01C2"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89025C">
        <w:rPr>
          <w:noProof/>
        </w:rPr>
        <w:t>86</w:t>
      </w:r>
      <w:r w:rsidR="003A78C2">
        <w:fldChar w:fldCharType="end"/>
      </w:r>
    </w:p>
    <w:p w14:paraId="55C4356A" w14:textId="47F2371D"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89025C">
        <w:rPr>
          <w:noProof/>
        </w:rPr>
        <w:t>95</w:t>
      </w:r>
      <w:r w:rsidR="003A78C2">
        <w:fldChar w:fldCharType="end"/>
      </w:r>
    </w:p>
    <w:p w14:paraId="63420882" w14:textId="48BEF64C"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89025C">
        <w:t>Psalm</w:t>
      </w:r>
      <w:r w:rsidR="0089025C" w:rsidRPr="00AB1781">
        <w:t xml:space="preserve"> 15</w:t>
      </w:r>
      <w:r w:rsidR="0089025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89025C">
        <w:rPr>
          <w:noProof/>
        </w:rPr>
        <w:t>97</w:t>
      </w:r>
      <w:r w:rsidR="003A78C2">
        <w:fldChar w:fldCharType="end"/>
      </w:r>
    </w:p>
    <w:p w14:paraId="774D5DBB" w14:textId="086F640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89025C">
        <w:t>Psalm</w:t>
      </w:r>
      <w:r w:rsidR="0089025C" w:rsidRPr="00AB1781">
        <w:t xml:space="preserve"> 24</w:t>
      </w:r>
      <w:r w:rsidR="0089025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89025C">
        <w:rPr>
          <w:noProof/>
        </w:rPr>
        <w:t>113</w:t>
      </w:r>
      <w:r w:rsidR="003A78C2">
        <w:fldChar w:fldCharType="end"/>
      </w:r>
    </w:p>
    <w:p w14:paraId="6E11CE76" w14:textId="04037BC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89025C">
        <w:t>Psalm</w:t>
      </w:r>
      <w:r w:rsidR="0089025C" w:rsidRPr="00AB1781">
        <w:t xml:space="preserve"> 26</w:t>
      </w:r>
      <w:r w:rsidR="0089025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89025C">
        <w:rPr>
          <w:noProof/>
        </w:rPr>
        <w:t>116</w:t>
      </w:r>
      <w:r w:rsidR="003A78C2">
        <w:fldChar w:fldCharType="end"/>
      </w:r>
    </w:p>
    <w:p w14:paraId="3C2A64B3" w14:textId="1B690A2D"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89025C">
        <w:rPr>
          <w:noProof/>
        </w:rPr>
        <w:t>177</w:t>
      </w:r>
      <w:r w:rsidR="003A78C2">
        <w:fldChar w:fldCharType="end"/>
      </w:r>
    </w:p>
    <w:p w14:paraId="41660D28" w14:textId="3954F1A2"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89025C">
        <w:rPr>
          <w:noProof/>
        </w:rPr>
        <w:t>184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3FC61135"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89025C">
        <w:t>Psalm</w:t>
      </w:r>
      <w:r w:rsidR="0089025C" w:rsidRPr="00AB1781">
        <w:t xml:space="preserve"> 22</w:t>
      </w:r>
      <w:r w:rsidR="0089025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89025C">
        <w:rPr>
          <w:noProof/>
        </w:rPr>
        <w:t>110</w:t>
      </w:r>
      <w:r w:rsidR="003A78C2">
        <w:fldChar w:fldCharType="end"/>
      </w:r>
    </w:p>
    <w:p w14:paraId="09B61132" w14:textId="661B1B9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89025C">
        <w:t>Psalm</w:t>
      </w:r>
      <w:r w:rsidR="0089025C" w:rsidRPr="00AB1781">
        <w:t xml:space="preserve"> 29</w:t>
      </w:r>
      <w:r w:rsidR="0089025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89025C">
        <w:rPr>
          <w:noProof/>
        </w:rPr>
        <w:t>120</w:t>
      </w:r>
      <w:r w:rsidR="003A78C2">
        <w:fldChar w:fldCharType="end"/>
      </w:r>
    </w:p>
    <w:p w14:paraId="28BE6576" w14:textId="0198C95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89025C">
        <w:t>Psalm</w:t>
      </w:r>
      <w:r w:rsidR="0089025C" w:rsidRPr="00AB1781">
        <w:t xml:space="preserve"> 42</w:t>
      </w:r>
      <w:r w:rsidR="0089025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89025C">
        <w:rPr>
          <w:noProof/>
        </w:rPr>
        <w:t>144</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9968561"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89025C">
        <w:t>Psalm</w:t>
      </w:r>
      <w:r w:rsidR="0089025C" w:rsidRPr="00AB1781">
        <w:t xml:space="preserve"> 56</w:t>
      </w:r>
      <w:r w:rsidR="0089025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89025C">
        <w:rPr>
          <w:noProof/>
        </w:rPr>
        <w:t>164</w:t>
      </w:r>
      <w:r w:rsidR="003A78C2">
        <w:fldChar w:fldCharType="end"/>
      </w:r>
    </w:p>
    <w:p w14:paraId="3921B741" w14:textId="76E76A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89025C">
        <w:rPr>
          <w:noProof/>
        </w:rPr>
        <w:t>212</w:t>
      </w:r>
      <w:r w:rsidR="003A78C2">
        <w:fldChar w:fldCharType="end"/>
      </w:r>
    </w:p>
    <w:p w14:paraId="5D801D2A" w14:textId="780472B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89025C">
        <w:rPr>
          <w:noProof/>
        </w:rPr>
        <w:t>221</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85F6448"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89025C">
        <w:t>Psalm</w:t>
      </w:r>
      <w:r w:rsidR="0089025C" w:rsidRPr="00AB1781">
        <w:t xml:space="preserve"> 96</w:t>
      </w:r>
      <w:r w:rsidR="0089025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89025C">
        <w:rPr>
          <w:noProof/>
        </w:rPr>
        <w:t>230</w:t>
      </w:r>
      <w:r w:rsidR="003A78C2">
        <w:fldChar w:fldCharType="end"/>
      </w:r>
    </w:p>
    <w:p w14:paraId="355504DD" w14:textId="006C9630"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89025C">
        <w:t>Psalm</w:t>
      </w:r>
      <w:r w:rsidR="0089025C" w:rsidRPr="00AB1781">
        <w:t xml:space="preserve"> 109</w:t>
      </w:r>
      <w:r w:rsidR="0089025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89025C">
        <w:rPr>
          <w:noProof/>
        </w:rPr>
        <w:t>256</w:t>
      </w:r>
      <w:r w:rsidR="003A78C2">
        <w:fldChar w:fldCharType="end"/>
      </w:r>
    </w:p>
    <w:p w14:paraId="19A8593F" w14:textId="34A548F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89025C">
        <w:t>Psalm</w:t>
      </w:r>
      <w:r w:rsidR="0089025C" w:rsidRPr="00AB1781">
        <w:t xml:space="preserve"> 114</w:t>
      </w:r>
      <w:r w:rsidR="0089025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89025C">
        <w:rPr>
          <w:noProof/>
        </w:rPr>
        <w:t>262</w:t>
      </w:r>
      <w:r w:rsidR="003A78C2">
        <w:fldChar w:fldCharType="end"/>
      </w:r>
    </w:p>
    <w:p w14:paraId="6A7479E2" w14:textId="79B4A8F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89025C">
        <w:t>Psalm</w:t>
      </w:r>
      <w:r w:rsidR="0089025C" w:rsidRPr="00AB1781">
        <w:t xml:space="preserve"> 115</w:t>
      </w:r>
      <w:r w:rsidR="0089025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89025C">
        <w:rPr>
          <w:noProof/>
        </w:rPr>
        <w:t>263</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32216F0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89025C">
        <w:rPr>
          <w:noProof/>
        </w:rPr>
        <w:t>292</w:t>
      </w:r>
      <w:r w:rsidR="003A78C2">
        <w:fldChar w:fldCharType="end"/>
      </w:r>
    </w:p>
    <w:p w14:paraId="640173D6" w14:textId="64F8C58B"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89025C">
        <w:rPr>
          <w:noProof/>
        </w:rPr>
        <w:t>293</w:t>
      </w:r>
      <w:r w:rsidR="003A78C2">
        <w:fldChar w:fldCharType="end"/>
      </w:r>
    </w:p>
    <w:p w14:paraId="26C5B235" w14:textId="75BD4E20"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89025C">
        <w:rPr>
          <w:noProof/>
        </w:rPr>
        <w:t>294</w:t>
      </w:r>
      <w:r w:rsidR="003A78C2">
        <w:fldChar w:fldCharType="end"/>
      </w:r>
    </w:p>
    <w:p w14:paraId="09527073" w14:textId="2B1D1352"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89025C">
        <w:rPr>
          <w:noProof/>
        </w:rPr>
        <w:t>295</w:t>
      </w:r>
      <w:r w:rsidR="003A78C2">
        <w:fldChar w:fldCharType="end"/>
      </w:r>
    </w:p>
    <w:p w14:paraId="3AB0B369" w14:textId="4F823D6C"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89025C">
        <w:rPr>
          <w:noProof/>
        </w:rPr>
        <w:t>296</w:t>
      </w:r>
      <w:r w:rsidR="003A78C2">
        <w:fldChar w:fldCharType="end"/>
      </w:r>
    </w:p>
    <w:p w14:paraId="27DF8F80" w14:textId="762CADB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89025C">
        <w:rPr>
          <w:noProof/>
        </w:rPr>
        <w:t>301</w:t>
      </w:r>
      <w:r w:rsidR="003A78C2">
        <w:fldChar w:fldCharType="end"/>
      </w:r>
    </w:p>
    <w:p w14:paraId="4690D87F" w14:textId="0E5A0DBC"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89025C">
        <w:rPr>
          <w:noProof/>
        </w:rPr>
        <w:t>306</w:t>
      </w:r>
      <w:r w:rsidR="003A78C2">
        <w:fldChar w:fldCharType="end"/>
      </w:r>
    </w:p>
    <w:p w14:paraId="3DCE666A" w14:textId="28DA1E7C"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89025C">
        <w:rPr>
          <w:noProof/>
        </w:rPr>
        <w:t>313</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86C7D10"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89025C">
        <w:t>Psalm 118 Part 20 (</w:t>
      </w:r>
      <w:r w:rsidR="0089025C" w:rsidRPr="0089025C">
        <w:rPr>
          <w:rFonts w:ascii="Times New Roman" w:hAnsi="Times New Roman"/>
          <w:rtl/>
          <w:lang w:bidi="he-IL"/>
        </w:rPr>
        <w:t>ר</w:t>
      </w:r>
      <w:r w:rsidR="0089025C">
        <w:t>): “See my humiliation and deliver me”</w:t>
      </w:r>
      <w:r>
        <w:fldChar w:fldCharType="end"/>
      </w:r>
      <w:r>
        <w:tab/>
      </w:r>
      <w:r>
        <w:fldChar w:fldCharType="begin"/>
      </w:r>
      <w:r>
        <w:instrText xml:space="preserve"> PAGEREF _Ref434579036 \h </w:instrText>
      </w:r>
      <w:r>
        <w:fldChar w:fldCharType="separate"/>
      </w:r>
      <w:r w:rsidR="0089025C">
        <w:rPr>
          <w:noProof/>
        </w:rPr>
        <w:t>281</w:t>
      </w:r>
      <w:r>
        <w:fldChar w:fldCharType="end"/>
      </w:r>
    </w:p>
    <w:p w14:paraId="460A4F24" w14:textId="4C47AA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89025C">
        <w:t>Psalm 118 Part 21 (</w:t>
      </w:r>
      <w:r w:rsidR="0089025C" w:rsidRPr="0089025C">
        <w:rPr>
          <w:rFonts w:ascii="Times New Roman" w:hAnsi="Times New Roman"/>
          <w:rtl/>
          <w:lang w:bidi="he-IL"/>
        </w:rPr>
        <w:t>ש</w:t>
      </w:r>
      <w:r w:rsidR="0089025C">
        <w:t>): “Rulers persecute me without cause”</w:t>
      </w:r>
      <w:r>
        <w:fldChar w:fldCharType="end"/>
      </w:r>
      <w:r>
        <w:tab/>
      </w:r>
      <w:r>
        <w:fldChar w:fldCharType="begin"/>
      </w:r>
      <w:r>
        <w:instrText xml:space="preserve"> PAGEREF _Ref434579051 \h </w:instrText>
      </w:r>
      <w:r>
        <w:fldChar w:fldCharType="separate"/>
      </w:r>
      <w:r w:rsidR="0089025C">
        <w:rPr>
          <w:noProof/>
        </w:rPr>
        <w:t>282</w:t>
      </w:r>
      <w:r>
        <w:fldChar w:fldCharType="end"/>
      </w:r>
    </w:p>
    <w:p w14:paraId="148B010E" w14:textId="7789085A"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89025C">
        <w:t>Psalm 118 Part 22 (</w:t>
      </w:r>
      <w:r w:rsidR="0089025C" w:rsidRPr="0089025C">
        <w:rPr>
          <w:rFonts w:ascii="Times New Roman" w:hAnsi="Times New Roman"/>
          <w:rtl/>
          <w:lang w:bidi="he-IL"/>
        </w:rPr>
        <w:t>ת</w:t>
      </w:r>
      <w:r w:rsidR="0089025C">
        <w:t>): “Let my supplication come before You, O Lord”</w:t>
      </w:r>
      <w:r>
        <w:fldChar w:fldCharType="end"/>
      </w:r>
      <w:r>
        <w:tab/>
      </w:r>
      <w:r>
        <w:fldChar w:fldCharType="begin"/>
      </w:r>
      <w:r>
        <w:instrText xml:space="preserve"> PAGEREF _Ref434579065 \h </w:instrText>
      </w:r>
      <w:r>
        <w:fldChar w:fldCharType="separate"/>
      </w:r>
      <w:r w:rsidR="0089025C">
        <w:rPr>
          <w:noProof/>
        </w:rPr>
        <w:t>283</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025C">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59399179"/>
      <w:bookmarkStart w:id="101" w:name="Midnight"/>
      <w:bookmarkEnd w:id="73"/>
      <w:r>
        <w:lastRenderedPageBreak/>
        <w:t>Midnight</w:t>
      </w:r>
      <w:bookmarkEnd w:id="97"/>
      <w:bookmarkEnd w:id="98"/>
      <w:bookmarkEnd w:id="99"/>
      <w:bookmarkEnd w:id="100"/>
    </w:p>
    <w:bookmarkStart w:id="102" w:name="_Toc410196913" w:displacedByCustomXml="next"/>
    <w:bookmarkStart w:id="103" w:name="_Toc410196411" w:displacedByCustomXml="next"/>
    <w:bookmarkStart w:id="104" w:name="_Toc410196179"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89025C">
              <w:rPr>
                <w:noProof/>
                <w:webHidden/>
              </w:rPr>
              <w:t>33</w:t>
            </w:r>
            <w:r w:rsidR="00513E2D">
              <w:rPr>
                <w:noProof/>
                <w:webHidden/>
              </w:rPr>
              <w:fldChar w:fldCharType="end"/>
            </w:r>
          </w:hyperlink>
        </w:p>
        <w:p w14:paraId="4B66B0BD" w14:textId="06645254" w:rsidR="00513E2D" w:rsidRDefault="002F6766">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89025C">
              <w:rPr>
                <w:noProof/>
                <w:webHidden/>
              </w:rPr>
              <w:t>36</w:t>
            </w:r>
            <w:r w:rsidR="00513E2D">
              <w:rPr>
                <w:noProof/>
                <w:webHidden/>
              </w:rPr>
              <w:fldChar w:fldCharType="end"/>
            </w:r>
          </w:hyperlink>
        </w:p>
        <w:p w14:paraId="3D971AA0" w14:textId="773C0C4E" w:rsidR="00513E2D" w:rsidRDefault="002F6766">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89025C">
              <w:rPr>
                <w:noProof/>
                <w:webHidden/>
              </w:rPr>
              <w:t>38</w:t>
            </w:r>
            <w:r w:rsidR="00513E2D">
              <w:rPr>
                <w:noProof/>
                <w:webHidden/>
              </w:rPr>
              <w:fldChar w:fldCharType="end"/>
            </w:r>
          </w:hyperlink>
        </w:p>
        <w:p w14:paraId="68E54F67" w14:textId="02F8EA5E" w:rsidR="00513E2D" w:rsidRDefault="002F6766">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89025C">
              <w:rPr>
                <w:noProof/>
                <w:webHidden/>
              </w:rPr>
              <w:t>42</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C1211BD"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89025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0C23CB7" w14:textId="7846A67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89025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76A01756" w14:textId="0E927A6A"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086C989"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89025C">
        <w:t>Psalm</w:t>
      </w:r>
      <w:r w:rsidR="0089025C" w:rsidRPr="00AB1781">
        <w:t xml:space="preserve"> 3</w:t>
      </w:r>
      <w:r w:rsidR="0089025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89025C">
        <w:rPr>
          <w:noProof/>
        </w:rPr>
        <w:t>83</w:t>
      </w:r>
      <w:r w:rsidR="003A78C2">
        <w:fldChar w:fldCharType="end"/>
      </w:r>
    </w:p>
    <w:p w14:paraId="065B6E4C" w14:textId="59485ADA"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89025C">
        <w:rPr>
          <w:noProof/>
        </w:rPr>
        <w:t>86</w:t>
      </w:r>
      <w:r w:rsidR="003A78C2">
        <w:fldChar w:fldCharType="end"/>
      </w:r>
    </w:p>
    <w:p w14:paraId="7CA30D28" w14:textId="54688F7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89025C">
        <w:rPr>
          <w:noProof/>
        </w:rPr>
        <w:t>95</w:t>
      </w:r>
      <w:r w:rsidR="003A78C2">
        <w:fldChar w:fldCharType="end"/>
      </w:r>
    </w:p>
    <w:p w14:paraId="163CB68A" w14:textId="7D8E0FD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89025C">
        <w:rPr>
          <w:noProof/>
        </w:rPr>
        <w:t>184</w:t>
      </w:r>
      <w:r w:rsidR="003A78C2">
        <w:fldChar w:fldCharType="end"/>
      </w:r>
    </w:p>
    <w:p w14:paraId="32337B1D" w14:textId="582C5732"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89025C">
        <w:rPr>
          <w:noProof/>
        </w:rPr>
        <w:t>212</w:t>
      </w:r>
      <w:r w:rsidR="003A78C2">
        <w:fldChar w:fldCharType="end"/>
      </w:r>
    </w:p>
    <w:p w14:paraId="7C06DD1A" w14:textId="4D74B72C"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89025C">
        <w:rPr>
          <w:noProof/>
        </w:rPr>
        <w:t>221</w:t>
      </w:r>
      <w:r w:rsidR="003A78C2">
        <w:fldChar w:fldCharType="end"/>
      </w:r>
    </w:p>
    <w:p w14:paraId="2E5D18EB" w14:textId="7D4E3CFB"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89025C">
        <w:t>Psalm</w:t>
      </w:r>
      <w:r w:rsidR="0089025C" w:rsidRPr="00AB1781">
        <w:t xml:space="preserve"> 116</w:t>
      </w:r>
      <w:r w:rsidR="0089025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89025C">
        <w:rPr>
          <w:noProof/>
        </w:rPr>
        <w:t>264</w:t>
      </w:r>
      <w:r w:rsidR="003A78C2">
        <w:fldChar w:fldCharType="end"/>
      </w:r>
    </w:p>
    <w:p w14:paraId="110463A5" w14:textId="442498FE"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89025C">
        <w:t>Psalm</w:t>
      </w:r>
      <w:r w:rsidR="0089025C" w:rsidRPr="00AB1781">
        <w:t xml:space="preserve"> 117</w:t>
      </w:r>
      <w:r w:rsidR="0089025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89025C">
        <w:rPr>
          <w:noProof/>
        </w:rPr>
        <w:t>265</w:t>
      </w:r>
      <w:r w:rsidR="003A78C2">
        <w:fldChar w:fldCharType="end"/>
      </w:r>
    </w:p>
    <w:p w14:paraId="2887A6CA" w14:textId="7C3B6FA2"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89025C">
        <w:t>Psalm</w:t>
      </w:r>
      <w:r w:rsidR="0089025C" w:rsidRPr="00AB1781">
        <w:t xml:space="preserve"> 118</w:t>
      </w:r>
      <w:r w:rsidR="0089025C">
        <w:t>: “Blessed are the blameless in the way”</w:t>
      </w:r>
      <w:r>
        <w:fldChar w:fldCharType="end"/>
      </w:r>
      <w:r w:rsidR="006A0403">
        <w:tab/>
      </w:r>
      <w:r>
        <w:fldChar w:fldCharType="begin"/>
      </w:r>
      <w:r w:rsidR="006A0403">
        <w:instrText xml:space="preserve"> PAGEREF _Ref412027139 \h </w:instrText>
      </w:r>
      <w:r>
        <w:fldChar w:fldCharType="separate"/>
      </w:r>
      <w:r w:rsidR="0089025C">
        <w:rPr>
          <w:noProof/>
        </w:rPr>
        <w:t>268</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89025C">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01FA817C"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89025C">
        <w:t>Psalm</w:t>
      </w:r>
      <w:r w:rsidR="0089025C" w:rsidRPr="00AB1781">
        <w:t xml:space="preserve"> 119</w:t>
      </w:r>
      <w:r w:rsidR="0089025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89025C">
        <w:rPr>
          <w:noProof/>
        </w:rPr>
        <w:t>283</w:t>
      </w:r>
      <w:r w:rsidR="003A78C2">
        <w:fldChar w:fldCharType="end"/>
      </w:r>
    </w:p>
    <w:p w14:paraId="49DCC6DD" w14:textId="78790C1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89025C">
        <w:t>Psalm</w:t>
      </w:r>
      <w:r w:rsidR="0089025C" w:rsidRPr="00AB1781">
        <w:t xml:space="preserve"> 120</w:t>
      </w:r>
      <w:r w:rsidR="0089025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89025C">
        <w:rPr>
          <w:noProof/>
        </w:rPr>
        <w:t>284</w:t>
      </w:r>
      <w:r w:rsidR="003A78C2">
        <w:fldChar w:fldCharType="end"/>
      </w:r>
    </w:p>
    <w:p w14:paraId="35C5E1C7" w14:textId="45E59382"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89025C">
        <w:t>Psalm</w:t>
      </w:r>
      <w:r w:rsidR="0089025C" w:rsidRPr="00AB1781">
        <w:t xml:space="preserve"> 121</w:t>
      </w:r>
      <w:r w:rsidR="0089025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89025C">
        <w:rPr>
          <w:noProof/>
        </w:rPr>
        <w:t>285</w:t>
      </w:r>
      <w:r w:rsidR="003A78C2">
        <w:fldChar w:fldCharType="end"/>
      </w:r>
    </w:p>
    <w:p w14:paraId="037372CD" w14:textId="721BBBF1"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89025C">
        <w:t>Psalm</w:t>
      </w:r>
      <w:r w:rsidR="0089025C" w:rsidRPr="00AB1781">
        <w:t xml:space="preserve"> 122</w:t>
      </w:r>
      <w:r w:rsidR="0089025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89025C">
        <w:rPr>
          <w:noProof/>
        </w:rPr>
        <w:t>286</w:t>
      </w:r>
      <w:r w:rsidR="003A78C2">
        <w:fldChar w:fldCharType="end"/>
      </w:r>
    </w:p>
    <w:p w14:paraId="7F07DE56" w14:textId="6F5045A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89025C">
        <w:t>Psalm</w:t>
      </w:r>
      <w:r w:rsidR="0089025C" w:rsidRPr="00AB1781">
        <w:t xml:space="preserve"> 123</w:t>
      </w:r>
      <w:r w:rsidR="0089025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89025C">
        <w:rPr>
          <w:noProof/>
        </w:rPr>
        <w:t>287</w:t>
      </w:r>
      <w:r w:rsidR="003A78C2">
        <w:fldChar w:fldCharType="end"/>
      </w:r>
    </w:p>
    <w:p w14:paraId="6BE98E76" w14:textId="4E81588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89025C">
        <w:t>Psalm</w:t>
      </w:r>
      <w:r w:rsidR="0089025C" w:rsidRPr="00AB1781">
        <w:t xml:space="preserve"> 124</w:t>
      </w:r>
      <w:r w:rsidR="0089025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89025C">
        <w:rPr>
          <w:noProof/>
        </w:rPr>
        <w:t>288</w:t>
      </w:r>
      <w:r w:rsidR="003A78C2">
        <w:fldChar w:fldCharType="end"/>
      </w:r>
    </w:p>
    <w:p w14:paraId="7A0B4391" w14:textId="50574FDA"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89025C">
        <w:t>Psalm</w:t>
      </w:r>
      <w:r w:rsidR="0089025C" w:rsidRPr="00AB1781">
        <w:t xml:space="preserve"> 125</w:t>
      </w:r>
      <w:r w:rsidR="0089025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89025C">
        <w:rPr>
          <w:noProof/>
        </w:rPr>
        <w:t>289</w:t>
      </w:r>
      <w:r w:rsidR="003A78C2">
        <w:fldChar w:fldCharType="end"/>
      </w:r>
    </w:p>
    <w:p w14:paraId="1D2C17E0" w14:textId="1DB83C71"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89025C">
        <w:t>Psalm</w:t>
      </w:r>
      <w:r w:rsidR="0089025C" w:rsidRPr="00AB1781">
        <w:t xml:space="preserve"> 126</w:t>
      </w:r>
      <w:r w:rsidR="0089025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89025C">
        <w:rPr>
          <w:noProof/>
        </w:rPr>
        <w:t>289</w:t>
      </w:r>
      <w:r w:rsidR="003A78C2">
        <w:fldChar w:fldCharType="end"/>
      </w:r>
    </w:p>
    <w:p w14:paraId="3F9CAC24" w14:textId="75831BA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89025C">
        <w:t>Psalm</w:t>
      </w:r>
      <w:r w:rsidR="0089025C" w:rsidRPr="00AB1781">
        <w:t xml:space="preserve"> 127</w:t>
      </w:r>
      <w:r w:rsidR="0089025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89025C">
        <w:rPr>
          <w:noProof/>
        </w:rPr>
        <w:t>290</w:t>
      </w:r>
      <w:r w:rsidR="003A78C2">
        <w:fldChar w:fldCharType="end"/>
      </w:r>
    </w:p>
    <w:p w14:paraId="7884AAA8" w14:textId="75977CA2"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89025C">
        <w:t>Psalm</w:t>
      </w:r>
      <w:r w:rsidR="0089025C" w:rsidRPr="00AB1781">
        <w:t xml:space="preserve"> 128</w:t>
      </w:r>
      <w:r w:rsidR="0089025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89025C">
        <w:rPr>
          <w:noProof/>
        </w:rPr>
        <w:t>291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89025C">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0E63773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15303FBF" w14:textId="0AB2F81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770A2C32" w14:textId="13BA90DE"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5C4E61A3" w14:textId="311AD2F3"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4604A493" w14:textId="7CFDCE9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3B2A66A2" w14:textId="53BD05F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64B01669" w14:textId="02D7C546"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5258B7E0" w14:textId="71A45E1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3092DE46" w14:textId="7C8657EB"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0D65EB5D" w14:textId="127AEFD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1A0310A6" w14:textId="7317BF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02A27D2F" w14:textId="282C5B2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075DA5A"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89025C">
        <w:t>The First Canticle</w:t>
      </w:r>
      <w:r>
        <w:fldChar w:fldCharType="end"/>
      </w:r>
      <w:r>
        <w:tab/>
      </w:r>
      <w:r>
        <w:fldChar w:fldCharType="begin"/>
      </w:r>
      <w:r>
        <w:instrText xml:space="preserve"> PAGEREF _Ref448228164 \h </w:instrText>
      </w:r>
      <w:r>
        <w:fldChar w:fldCharType="separate"/>
      </w:r>
      <w:r w:rsidR="0089025C">
        <w:rPr>
          <w:noProof/>
        </w:rPr>
        <w:t>321</w:t>
      </w:r>
      <w:r>
        <w:fldChar w:fldCharType="end"/>
      </w:r>
    </w:p>
    <w:p w14:paraId="5928D17A" w14:textId="489B0062" w:rsidR="00B102EF" w:rsidRDefault="00BC3E53" w:rsidP="00E97A49">
      <w:pPr>
        <w:pStyle w:val="EngHang"/>
        <w:tabs>
          <w:tab w:val="right" w:leader="dot" w:pos="8460"/>
        </w:tabs>
      </w:pPr>
      <w:r>
        <w:fldChar w:fldCharType="begin"/>
      </w:r>
      <w:r>
        <w:instrText xml:space="preserve"> REF _Ref449954885 \h </w:instrText>
      </w:r>
      <w:r>
        <w:fldChar w:fldCharType="separate"/>
      </w:r>
      <w:r w:rsidR="0089025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89025C">
        <w:rPr>
          <w:noProof/>
        </w:rPr>
        <w:t>332</w:t>
      </w:r>
      <w:r w:rsidR="00B102EF">
        <w:fldChar w:fldCharType="end"/>
      </w:r>
    </w:p>
    <w:p w14:paraId="3796AB97" w14:textId="7FD30F22" w:rsidR="00D9682B" w:rsidRDefault="00BC3E53" w:rsidP="00D9682B">
      <w:pPr>
        <w:pStyle w:val="EngHang"/>
        <w:tabs>
          <w:tab w:val="right" w:leader="dot" w:pos="8460"/>
        </w:tabs>
      </w:pPr>
      <w:r>
        <w:fldChar w:fldCharType="begin"/>
      </w:r>
      <w:r>
        <w:instrText xml:space="preserve"> REF _Ref449954950 \h </w:instrText>
      </w:r>
      <w:r>
        <w:fldChar w:fldCharType="separate"/>
      </w:r>
      <w:r w:rsidR="0089025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89025C">
        <w:rPr>
          <w:noProof/>
        </w:rPr>
        <w:t>338</w:t>
      </w:r>
      <w:r w:rsidR="00D9682B">
        <w:fldChar w:fldCharType="end"/>
      </w:r>
    </w:p>
    <w:p w14:paraId="3068653C" w14:textId="6273FE0C" w:rsidR="00D9682B" w:rsidRDefault="00D9682B" w:rsidP="00D9682B">
      <w:pPr>
        <w:pStyle w:val="EngHang"/>
        <w:tabs>
          <w:tab w:val="right" w:leader="dot" w:pos="8460"/>
        </w:tabs>
      </w:pPr>
      <w:r>
        <w:fldChar w:fldCharType="begin"/>
      </w:r>
      <w:r>
        <w:instrText xml:space="preserve"> REF _Ref450335240 \h </w:instrText>
      </w:r>
      <w:r>
        <w:fldChar w:fldCharType="separate"/>
      </w:r>
      <w:r w:rsidR="0089025C">
        <w:t>Additional Canticles for the Vigil of Joyous Saturday from the New Testament</w:t>
      </w:r>
      <w:r>
        <w:fldChar w:fldCharType="end"/>
      </w:r>
      <w:r>
        <w:tab/>
      </w:r>
      <w:r>
        <w:fldChar w:fldCharType="begin"/>
      </w:r>
      <w:r>
        <w:instrText xml:space="preserve"> PAGEREF _Ref450335240 \h </w:instrText>
      </w:r>
      <w:r>
        <w:fldChar w:fldCharType="separate"/>
      </w:r>
      <w:r w:rsidR="0089025C">
        <w:rPr>
          <w:noProof/>
        </w:rPr>
        <w:t>355</w:t>
      </w:r>
      <w:r>
        <w:fldChar w:fldCharType="end"/>
      </w:r>
    </w:p>
    <w:p w14:paraId="46EDCFEC" w14:textId="6F3307E4"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89025C">
        <w:t>The Communion of the Saints</w:t>
      </w:r>
      <w:r>
        <w:fldChar w:fldCharType="end"/>
      </w:r>
      <w:r>
        <w:tab/>
      </w:r>
      <w:r>
        <w:fldChar w:fldCharType="begin"/>
      </w:r>
      <w:r>
        <w:instrText xml:space="preserve"> PAGEREF _Ref448228224 \h </w:instrText>
      </w:r>
      <w:r>
        <w:fldChar w:fldCharType="separate"/>
      </w:r>
      <w:r w:rsidR="0089025C">
        <w:rPr>
          <w:noProof/>
        </w:rPr>
        <w:t>374</w:t>
      </w:r>
      <w:r>
        <w:fldChar w:fldCharType="end"/>
      </w:r>
    </w:p>
    <w:p w14:paraId="103CDB1E" w14:textId="76658364"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89025C">
        <w:t>The Doxologies</w:t>
      </w:r>
      <w:r>
        <w:fldChar w:fldCharType="end"/>
      </w:r>
      <w:r>
        <w:tab/>
      </w:r>
      <w:r>
        <w:fldChar w:fldCharType="begin"/>
      </w:r>
      <w:r>
        <w:instrText xml:space="preserve"> PAGEREF _Ref448228235 \h </w:instrText>
      </w:r>
      <w:r>
        <w:fldChar w:fldCharType="separate"/>
      </w:r>
      <w:r w:rsidR="0089025C">
        <w:rPr>
          <w:noProof/>
        </w:rPr>
        <w:t>393</w:t>
      </w:r>
      <w:r>
        <w:fldChar w:fldCharType="end"/>
      </w:r>
    </w:p>
    <w:p w14:paraId="661E2504" w14:textId="54DB1316" w:rsidR="00E97A49" w:rsidRDefault="00E97A49" w:rsidP="00E97A49">
      <w:pPr>
        <w:pStyle w:val="EngHang"/>
        <w:tabs>
          <w:tab w:val="right" w:leader="dot" w:pos="8460"/>
        </w:tabs>
      </w:pPr>
      <w:r>
        <w:fldChar w:fldCharType="begin"/>
      </w:r>
      <w:r>
        <w:instrText xml:space="preserve"> REF _Ref448471060 \h </w:instrText>
      </w:r>
      <w:r>
        <w:fldChar w:fldCharType="separate"/>
      </w:r>
      <w:r w:rsidR="0089025C">
        <w:t>The Conclusion of the Midnight Praise</w:t>
      </w:r>
      <w:r>
        <w:fldChar w:fldCharType="end"/>
      </w:r>
      <w:r>
        <w:tab/>
      </w:r>
      <w:r>
        <w:fldChar w:fldCharType="begin"/>
      </w:r>
      <w:r>
        <w:instrText xml:space="preserve"> PAGEREF _Ref448471060 \h </w:instrText>
      </w:r>
      <w:r>
        <w:fldChar w:fldCharType="separate"/>
      </w:r>
      <w:r w:rsidR="0089025C">
        <w:rPr>
          <w:noProof/>
        </w:rPr>
        <w:t>5</w:t>
      </w:r>
      <w:r>
        <w:fldChar w:fldCharType="end"/>
      </w:r>
    </w:p>
    <w:p w14:paraId="4AF2B63F" w14:textId="71506E6B"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89025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89025C">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59399180"/>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19840BE6" w:rsidR="00B102EF" w:rsidRPr="00B102EF" w:rsidRDefault="00B102EF" w:rsidP="00B102EF">
      <w:pPr>
        <w:pStyle w:val="Rubric"/>
      </w:pPr>
      <w:r>
        <w:t xml:space="preserve">See </w:t>
      </w:r>
      <w:r>
        <w:fldChar w:fldCharType="begin"/>
      </w:r>
      <w:r>
        <w:instrText xml:space="preserve"> REF _Ref448228969 \h </w:instrText>
      </w:r>
      <w:r>
        <w:fldChar w:fldCharType="separate"/>
      </w:r>
      <w:r w:rsidR="0089025C">
        <w:t>Vespers Praise</w:t>
      </w:r>
      <w:r>
        <w:fldChar w:fldCharType="end"/>
      </w:r>
      <w:r>
        <w:t xml:space="preserve">, page </w:t>
      </w:r>
      <w:r>
        <w:fldChar w:fldCharType="begin"/>
      </w:r>
      <w:r>
        <w:instrText xml:space="preserve"> PAGEREF _Ref448228965 \h </w:instrText>
      </w:r>
      <w:r>
        <w:fldChar w:fldCharType="separate"/>
      </w:r>
      <w:r w:rsidR="0089025C">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59399181"/>
      <w:bookmarkStart w:id="143" w:name="Prime"/>
      <w:r>
        <w:lastRenderedPageBreak/>
        <w:t>Early Morning: Prime (The First Hour)</w:t>
      </w:r>
      <w:bookmarkEnd w:id="139"/>
      <w:bookmarkEnd w:id="140"/>
      <w:bookmarkEnd w:id="141"/>
      <w:bookmarkEnd w:id="142"/>
    </w:p>
    <w:bookmarkStart w:id="144" w:name="_Ref435799261" w:displacedByCustomXml="next"/>
    <w:bookmarkStart w:id="145" w:name="_Ref435799254" w:displacedByCustomXml="next"/>
    <w:bookmarkStart w:id="146" w:name="_Ref435789629" w:displacedByCustomXml="next"/>
    <w:bookmarkStart w:id="147" w:name="_Ref435789623" w:displacedByCustomXml="next"/>
    <w:bookmarkStart w:id="148" w:name="_Ref435434342" w:displacedByCustomXml="next"/>
    <w:bookmarkStart w:id="149" w:name="_Ref435434336" w:displacedByCustomXml="next"/>
    <w:bookmarkStart w:id="150" w:name="_Toc410196930" w:displacedByCustomXml="next"/>
    <w:bookmarkStart w:id="151" w:name="_Toc410196428" w:displacedByCustomXml="next"/>
    <w:bookmarkStart w:id="152" w:name="_Toc410196186"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89025C">
              <w:rPr>
                <w:noProof/>
                <w:webHidden/>
              </w:rPr>
              <w:t>49</w:t>
            </w:r>
            <w:r w:rsidR="00513E2D">
              <w:rPr>
                <w:noProof/>
                <w:webHidden/>
              </w:rPr>
              <w:fldChar w:fldCharType="end"/>
            </w:r>
          </w:hyperlink>
        </w:p>
        <w:p w14:paraId="724FD87D" w14:textId="6D30AE6B" w:rsidR="00513E2D" w:rsidRDefault="002F6766">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89025C">
              <w:rPr>
                <w:noProof/>
                <w:webHidden/>
              </w:rPr>
              <w:t>55</w:t>
            </w:r>
            <w:r w:rsidR="00513E2D">
              <w:rPr>
                <w:noProof/>
                <w:webHidden/>
              </w:rPr>
              <w:fldChar w:fldCharType="end"/>
            </w:r>
          </w:hyperlink>
        </w:p>
        <w:p w14:paraId="7C31206D" w14:textId="3E3C74B5" w:rsidR="00513E2D" w:rsidRDefault="002F6766">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89025C">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F4FA52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89025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806E141" w14:textId="68AD9F7B"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89025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AFC4FF5" w14:textId="5CF220FE"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6F53AF2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89025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89025C">
        <w:rPr>
          <w:noProof/>
        </w:rPr>
        <w:t>81</w:t>
      </w:r>
      <w:r w:rsidR="003A78C2">
        <w:fldChar w:fldCharType="end"/>
      </w:r>
    </w:p>
    <w:p w14:paraId="7F06AC31" w14:textId="739B8CC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89025C">
        <w:t>Psalm</w:t>
      </w:r>
      <w:r w:rsidR="0089025C" w:rsidRPr="00AB1781">
        <w:t xml:space="preserve"> 2</w:t>
      </w:r>
      <w:r w:rsidR="0089025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89025C">
        <w:rPr>
          <w:noProof/>
        </w:rPr>
        <w:t>81</w:t>
      </w:r>
      <w:r w:rsidR="003A78C2">
        <w:fldChar w:fldCharType="end"/>
      </w:r>
    </w:p>
    <w:p w14:paraId="3E08DA39" w14:textId="053EF88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89025C">
        <w:t>Psalm</w:t>
      </w:r>
      <w:r w:rsidR="0089025C" w:rsidRPr="00AB1781">
        <w:t xml:space="preserve"> 3</w:t>
      </w:r>
      <w:r w:rsidR="0089025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89025C">
        <w:rPr>
          <w:noProof/>
        </w:rPr>
        <w:t>83</w:t>
      </w:r>
      <w:r w:rsidR="003A78C2">
        <w:fldChar w:fldCharType="end"/>
      </w:r>
    </w:p>
    <w:p w14:paraId="74A89173" w14:textId="4600D66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89025C">
        <w:t>Psalm</w:t>
      </w:r>
      <w:r w:rsidR="0089025C" w:rsidRPr="00AB1781">
        <w:t xml:space="preserve"> 4</w:t>
      </w:r>
      <w:r w:rsidR="0089025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89025C">
        <w:rPr>
          <w:noProof/>
        </w:rPr>
        <w:t>84</w:t>
      </w:r>
      <w:r w:rsidR="003A78C2">
        <w:fldChar w:fldCharType="end"/>
      </w:r>
    </w:p>
    <w:p w14:paraId="01E0D354" w14:textId="1979EA83"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89025C">
        <w:t>Psalm</w:t>
      </w:r>
      <w:r w:rsidR="0089025C" w:rsidRPr="00AB1781">
        <w:t xml:space="preserve"> 5</w:t>
      </w:r>
      <w:r w:rsidR="0089025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89025C">
        <w:rPr>
          <w:noProof/>
        </w:rPr>
        <w:t>85</w:t>
      </w:r>
      <w:r w:rsidR="003A78C2">
        <w:fldChar w:fldCharType="end"/>
      </w:r>
    </w:p>
    <w:p w14:paraId="2917FC62" w14:textId="6C203375"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89025C">
        <w:rPr>
          <w:noProof/>
        </w:rPr>
        <w:t>86</w:t>
      </w:r>
      <w:r w:rsidR="003A78C2">
        <w:fldChar w:fldCharType="end"/>
      </w:r>
    </w:p>
    <w:p w14:paraId="1839FE4B" w14:textId="66CC180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89025C">
        <w:t>Psalm</w:t>
      </w:r>
      <w:r w:rsidR="0089025C" w:rsidRPr="00AB1781">
        <w:t xml:space="preserve"> 8</w:t>
      </w:r>
      <w:r w:rsidR="0089025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89025C">
        <w:rPr>
          <w:noProof/>
        </w:rPr>
        <w:t>89</w:t>
      </w:r>
      <w:r w:rsidR="003A78C2">
        <w:fldChar w:fldCharType="end"/>
      </w:r>
    </w:p>
    <w:p w14:paraId="03DD40B1" w14:textId="0E33689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89025C">
        <w:t>Psalm</w:t>
      </w:r>
      <w:r w:rsidR="0089025C" w:rsidRPr="00AB1781">
        <w:t xml:space="preserve"> 11</w:t>
      </w:r>
      <w:r w:rsidR="0089025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89025C">
        <w:rPr>
          <w:noProof/>
        </w:rPr>
        <w:t>94</w:t>
      </w:r>
      <w:r w:rsidR="003A78C2">
        <w:fldChar w:fldCharType="end"/>
      </w:r>
    </w:p>
    <w:p w14:paraId="5A0777AD" w14:textId="4EBB123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89025C">
        <w:rPr>
          <w:noProof/>
        </w:rPr>
        <w:t>95</w:t>
      </w:r>
      <w:r w:rsidR="003A78C2">
        <w:fldChar w:fldCharType="end"/>
      </w:r>
    </w:p>
    <w:p w14:paraId="6B871C95" w14:textId="5595EB00"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89025C">
        <w:t>Psalm</w:t>
      </w:r>
      <w:r w:rsidR="0089025C" w:rsidRPr="00AB1781">
        <w:t xml:space="preserve"> 14</w:t>
      </w:r>
      <w:r w:rsidR="0089025C">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89025C">
        <w:rPr>
          <w:noProof/>
        </w:rPr>
        <w:t>96</w:t>
      </w:r>
      <w:r w:rsidR="003A78C2">
        <w:fldChar w:fldCharType="end"/>
      </w:r>
    </w:p>
    <w:p w14:paraId="3960802F" w14:textId="5019DAC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89025C">
        <w:t>Psalm</w:t>
      </w:r>
      <w:r w:rsidR="0089025C" w:rsidRPr="00AB1781">
        <w:t xml:space="preserve"> 15</w:t>
      </w:r>
      <w:r w:rsidR="0089025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89025C">
        <w:rPr>
          <w:noProof/>
        </w:rPr>
        <w:t>97</w:t>
      </w:r>
      <w:r w:rsidR="003A78C2">
        <w:fldChar w:fldCharType="end"/>
      </w:r>
    </w:p>
    <w:p w14:paraId="46224EE2" w14:textId="57C6D63F"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89025C">
        <w:t>Psalm</w:t>
      </w:r>
      <w:r w:rsidR="0089025C" w:rsidRPr="00AB1781">
        <w:t xml:space="preserve"> 18</w:t>
      </w:r>
      <w:r w:rsidR="0089025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89025C">
        <w:rPr>
          <w:noProof/>
        </w:rPr>
        <w:t>104</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BC85A7E"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89025C">
        <w:t>Psalm</w:t>
      </w:r>
      <w:r w:rsidR="0089025C" w:rsidRPr="00AB1781">
        <w:t xml:space="preserve"> 24</w:t>
      </w:r>
      <w:r w:rsidR="0089025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89025C">
        <w:rPr>
          <w:noProof/>
        </w:rPr>
        <w:t>113</w:t>
      </w:r>
      <w:r w:rsidR="003A78C2">
        <w:fldChar w:fldCharType="end"/>
      </w:r>
    </w:p>
    <w:p w14:paraId="6EE9E88E" w14:textId="65FCC5C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89025C">
        <w:t>Psalm</w:t>
      </w:r>
      <w:r w:rsidR="0089025C" w:rsidRPr="00AB1781">
        <w:t xml:space="preserve"> 26</w:t>
      </w:r>
      <w:r w:rsidR="0089025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89025C">
        <w:rPr>
          <w:noProof/>
        </w:rPr>
        <w:t>116</w:t>
      </w:r>
      <w:r w:rsidR="003A78C2">
        <w:fldChar w:fldCharType="end"/>
      </w:r>
    </w:p>
    <w:p w14:paraId="1E8B8142" w14:textId="1D37355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89025C">
        <w:t>Psalm</w:t>
      </w:r>
      <w:r w:rsidR="0089025C" w:rsidRPr="00AB1781">
        <w:t xml:space="preserve"> 62</w:t>
      </w:r>
      <w:r w:rsidR="0089025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89025C">
        <w:rPr>
          <w:noProof/>
        </w:rPr>
        <w:t>171</w:t>
      </w:r>
      <w:r w:rsidR="003A78C2">
        <w:fldChar w:fldCharType="end"/>
      </w:r>
    </w:p>
    <w:p w14:paraId="68EA7A25" w14:textId="5A3C6172"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89025C">
        <w:rPr>
          <w:noProof/>
        </w:rPr>
        <w:t>177</w:t>
      </w:r>
      <w:r w:rsidR="003A78C2">
        <w:fldChar w:fldCharType="end"/>
      </w:r>
    </w:p>
    <w:p w14:paraId="065CCDFD" w14:textId="33401C82"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89025C">
        <w:rPr>
          <w:noProof/>
        </w:rPr>
        <w:t>184</w:t>
      </w:r>
      <w:r w:rsidR="003A78C2">
        <w:fldChar w:fldCharType="end"/>
      </w:r>
    </w:p>
    <w:p w14:paraId="31570FA5" w14:textId="197C549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89025C">
        <w:t>Psalm</w:t>
      </w:r>
      <w:r w:rsidR="0089025C" w:rsidRPr="00AB1781">
        <w:t xml:space="preserve"> 112</w:t>
      </w:r>
      <w:r w:rsidR="0089025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89025C">
        <w:rPr>
          <w:noProof/>
        </w:rPr>
        <w:t>259</w:t>
      </w:r>
      <w:r w:rsidR="003A78C2">
        <w:fldChar w:fldCharType="end"/>
      </w:r>
    </w:p>
    <w:p w14:paraId="73FFF146" w14:textId="2C0D092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89025C">
        <w:t>Psalm</w:t>
      </w:r>
      <w:r w:rsidR="0089025C" w:rsidRPr="00AB1781">
        <w:t xml:space="preserve"> 142</w:t>
      </w:r>
      <w:r w:rsidR="0089025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89025C">
        <w:rPr>
          <w:noProof/>
        </w:rPr>
        <w:t>308</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89025C">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89025C">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6F87DF2B"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89025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89025C">
        <w:rPr>
          <w:noProof/>
        </w:rPr>
        <w:t>444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7027827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89025C" w:rsidRPr="0089025C">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89025C">
        <w:rPr>
          <w:i/>
          <w:noProof/>
        </w:rPr>
        <w:t>527</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59399182"/>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1EA8818"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6C931A86" w14:textId="35C4F38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626D6935" w14:textId="63F99329"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3C5DCE1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89025C">
        <w:t>Psalm</w:t>
      </w:r>
      <w:r w:rsidR="0089025C" w:rsidRPr="00AB1781">
        <w:t xml:space="preserve"> 19</w:t>
      </w:r>
      <w:r w:rsidR="0089025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89025C">
        <w:rPr>
          <w:noProof/>
        </w:rPr>
        <w:t>106</w:t>
      </w:r>
      <w:r w:rsidR="003A78C2">
        <w:fldChar w:fldCharType="end"/>
      </w:r>
    </w:p>
    <w:p w14:paraId="441D23D2" w14:textId="4A6DFC9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89025C">
        <w:t>Psalm</w:t>
      </w:r>
      <w:r w:rsidR="0089025C" w:rsidRPr="00AB1781">
        <w:t xml:space="preserve"> 22</w:t>
      </w:r>
      <w:r w:rsidR="0089025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89025C">
        <w:rPr>
          <w:noProof/>
        </w:rPr>
        <w:t>110</w:t>
      </w:r>
      <w:r w:rsidR="003A78C2">
        <w:fldChar w:fldCharType="end"/>
      </w:r>
    </w:p>
    <w:p w14:paraId="2CF3F8A5" w14:textId="4EA6D2F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89025C">
        <w:t>Psalm</w:t>
      </w:r>
      <w:r w:rsidR="0089025C" w:rsidRPr="00AB1781">
        <w:t xml:space="preserve"> 23</w:t>
      </w:r>
      <w:r w:rsidR="0089025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89025C">
        <w:rPr>
          <w:noProof/>
        </w:rPr>
        <w:t>111</w:t>
      </w:r>
      <w:r w:rsidR="003A78C2">
        <w:fldChar w:fldCharType="end"/>
      </w:r>
    </w:p>
    <w:p w14:paraId="2696A51D" w14:textId="6B6A078A"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89025C">
        <w:t>Psalm</w:t>
      </w:r>
      <w:r w:rsidR="0089025C" w:rsidRPr="00AB1781">
        <w:t xml:space="preserve"> 25</w:t>
      </w:r>
      <w:r w:rsidR="0089025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89025C">
        <w:rPr>
          <w:noProof/>
        </w:rPr>
        <w:t>115</w:t>
      </w:r>
      <w:r w:rsidR="003A78C2">
        <w:fldChar w:fldCharType="end"/>
      </w:r>
    </w:p>
    <w:p w14:paraId="7C4914D6" w14:textId="54D93E1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89025C">
        <w:t>Psalm</w:t>
      </w:r>
      <w:r w:rsidR="0089025C" w:rsidRPr="00AB1781">
        <w:t xml:space="preserve"> 28</w:t>
      </w:r>
      <w:r w:rsidR="0089025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89025C">
        <w:rPr>
          <w:noProof/>
        </w:rPr>
        <w:t>119</w:t>
      </w:r>
      <w:r w:rsidR="003A78C2">
        <w:fldChar w:fldCharType="end"/>
      </w:r>
    </w:p>
    <w:p w14:paraId="1AB144A3" w14:textId="790633A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89025C">
        <w:t>Psalm</w:t>
      </w:r>
      <w:r w:rsidR="0089025C" w:rsidRPr="00AB1781">
        <w:t xml:space="preserve"> 29</w:t>
      </w:r>
      <w:r w:rsidR="0089025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89025C">
        <w:rPr>
          <w:noProof/>
        </w:rPr>
        <w:t>120</w:t>
      </w:r>
      <w:r w:rsidR="003A78C2">
        <w:fldChar w:fldCharType="end"/>
      </w:r>
    </w:p>
    <w:p w14:paraId="1DA2F476" w14:textId="4BCA9FAD"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89025C">
        <w:t>Psalm</w:t>
      </w:r>
      <w:r w:rsidR="0089025C" w:rsidRPr="00AB1781">
        <w:t xml:space="preserve"> 33</w:t>
      </w:r>
      <w:r w:rsidR="0089025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89025C">
        <w:rPr>
          <w:noProof/>
        </w:rPr>
        <w:t>127</w:t>
      </w:r>
      <w:r w:rsidR="003A78C2">
        <w:fldChar w:fldCharType="end"/>
      </w:r>
    </w:p>
    <w:p w14:paraId="0F892524" w14:textId="05C0153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89025C">
        <w:t>Psalm</w:t>
      </w:r>
      <w:r w:rsidR="0089025C" w:rsidRPr="00AB1781">
        <w:t xml:space="preserve"> 40</w:t>
      </w:r>
      <w:r w:rsidR="0089025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89025C">
        <w:rPr>
          <w:noProof/>
        </w:rPr>
        <w:t>141</w:t>
      </w:r>
      <w:r w:rsidR="003A78C2">
        <w:fldChar w:fldCharType="end"/>
      </w:r>
    </w:p>
    <w:p w14:paraId="1B629A7D" w14:textId="3B83F7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89025C">
        <w:t>Psalm</w:t>
      </w:r>
      <w:r w:rsidR="0089025C" w:rsidRPr="00AB1781">
        <w:t xml:space="preserve"> 42</w:t>
      </w:r>
      <w:r w:rsidR="0089025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89025C">
        <w:rPr>
          <w:noProof/>
        </w:rPr>
        <w:t>144</w:t>
      </w:r>
      <w:r w:rsidR="003A78C2">
        <w:fldChar w:fldCharType="end"/>
      </w:r>
    </w:p>
    <w:p w14:paraId="30CD8108" w14:textId="09B6C71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89025C">
        <w:t>Psalm</w:t>
      </w:r>
      <w:r w:rsidR="0089025C" w:rsidRPr="00AB1781">
        <w:t xml:space="preserve"> 44</w:t>
      </w:r>
      <w:r w:rsidR="0089025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89025C">
        <w:rPr>
          <w:noProof/>
        </w:rPr>
        <w:t>147</w:t>
      </w:r>
      <w:r w:rsidR="003A78C2">
        <w:fldChar w:fldCharType="end"/>
      </w:r>
    </w:p>
    <w:p w14:paraId="56DBDEA8" w14:textId="271FE949"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89025C">
        <w:t>Psalm</w:t>
      </w:r>
      <w:r w:rsidR="0089025C" w:rsidRPr="00AB1781">
        <w:t xml:space="preserve"> 45</w:t>
      </w:r>
      <w:r w:rsidR="0089025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89025C">
        <w:rPr>
          <w:noProof/>
        </w:rPr>
        <w:t>149</w:t>
      </w:r>
      <w:r w:rsidR="003A78C2">
        <w:fldChar w:fldCharType="end"/>
      </w:r>
    </w:p>
    <w:p w14:paraId="4BF9A933" w14:textId="0EA1FC0F"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89025C">
        <w:t>Psalm</w:t>
      </w:r>
      <w:r w:rsidR="0089025C" w:rsidRPr="00AB1781">
        <w:t xml:space="preserve"> 46</w:t>
      </w:r>
      <w:r w:rsidR="0089025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89025C">
        <w:rPr>
          <w:noProof/>
        </w:rPr>
        <w:t>150</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59399183"/>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D3DCC9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B899AA0" w14:textId="255818DB"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78FDBE9E" w14:textId="2D4EC58E"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55D5534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89025C">
        <w:t>Psalm</w:t>
      </w:r>
      <w:r w:rsidR="0089025C" w:rsidRPr="00AB1781">
        <w:t xml:space="preserve"> 53</w:t>
      </w:r>
      <w:r w:rsidR="0089025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89025C">
        <w:rPr>
          <w:noProof/>
        </w:rPr>
        <w:t>160</w:t>
      </w:r>
      <w:r w:rsidR="003A78C2">
        <w:fldChar w:fldCharType="end"/>
      </w:r>
    </w:p>
    <w:p w14:paraId="196531E2" w14:textId="0215CC14"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89025C">
        <w:t>Psalm</w:t>
      </w:r>
      <w:r w:rsidR="0089025C" w:rsidRPr="00AB1781">
        <w:t xml:space="preserve"> 56</w:t>
      </w:r>
      <w:r w:rsidR="0089025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89025C">
        <w:rPr>
          <w:noProof/>
        </w:rPr>
        <w:t>164</w:t>
      </w:r>
      <w:r w:rsidR="003A78C2">
        <w:fldChar w:fldCharType="end"/>
      </w:r>
    </w:p>
    <w:p w14:paraId="5A377B80" w14:textId="71689D5C"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89025C">
        <w:t>Psalm</w:t>
      </w:r>
      <w:r w:rsidR="0089025C" w:rsidRPr="00AB1781">
        <w:t xml:space="preserve"> 60</w:t>
      </w:r>
      <w:r w:rsidR="0089025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89025C">
        <w:rPr>
          <w:noProof/>
        </w:rPr>
        <w:t>169</w:t>
      </w:r>
      <w:r w:rsidR="003A78C2">
        <w:fldChar w:fldCharType="end"/>
      </w:r>
    </w:p>
    <w:p w14:paraId="1D89B385" w14:textId="084E883D"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89025C">
        <w:t>Psalm</w:t>
      </w:r>
      <w:r w:rsidR="0089025C" w:rsidRPr="00AB1781">
        <w:t xml:space="preserve"> 62</w:t>
      </w:r>
      <w:r w:rsidR="0089025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89025C">
        <w:rPr>
          <w:noProof/>
        </w:rPr>
        <w:t>171</w:t>
      </w:r>
      <w:r w:rsidR="003A78C2">
        <w:fldChar w:fldCharType="end"/>
      </w:r>
    </w:p>
    <w:p w14:paraId="46B8BCDF" w14:textId="1307A4D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025C">
        <w:rPr>
          <w:noProof/>
        </w:rPr>
        <w:t>177</w:t>
      </w:r>
      <w:r w:rsidR="003A78C2">
        <w:fldChar w:fldCharType="end"/>
      </w:r>
    </w:p>
    <w:p w14:paraId="3832A2C2" w14:textId="258CE37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025C">
        <w:rPr>
          <w:noProof/>
        </w:rPr>
        <w:t>177</w:t>
      </w:r>
      <w:r w:rsidR="003A78C2">
        <w:fldChar w:fldCharType="end"/>
      </w:r>
    </w:p>
    <w:p w14:paraId="099ACDF6" w14:textId="5D07DA99"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89025C">
        <w:t>Psalm</w:t>
      </w:r>
      <w:r w:rsidR="0089025C" w:rsidRPr="00AB1781">
        <w:t xml:space="preserve"> 83</w:t>
      </w:r>
      <w:r w:rsidR="0089025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89025C">
        <w:rPr>
          <w:noProof/>
        </w:rPr>
        <w:t>209</w:t>
      </w:r>
      <w:r w:rsidR="003A78C2">
        <w:fldChar w:fldCharType="end"/>
      </w:r>
    </w:p>
    <w:p w14:paraId="12DC15E9" w14:textId="350D3F8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89025C">
        <w:t>Psalm</w:t>
      </w:r>
      <w:r w:rsidR="0089025C" w:rsidRPr="00AB1781">
        <w:t xml:space="preserve"> 84</w:t>
      </w:r>
      <w:r w:rsidR="0089025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89025C">
        <w:rPr>
          <w:noProof/>
        </w:rPr>
        <w:t>210</w:t>
      </w:r>
      <w:r w:rsidR="003A78C2">
        <w:fldChar w:fldCharType="end"/>
      </w:r>
    </w:p>
    <w:p w14:paraId="20414052" w14:textId="3B9C91E8"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89025C">
        <w:rPr>
          <w:noProof/>
        </w:rPr>
        <w:t>212</w:t>
      </w:r>
      <w:r w:rsidR="003A78C2">
        <w:fldChar w:fldCharType="end"/>
      </w:r>
    </w:p>
    <w:p w14:paraId="024D57DE" w14:textId="0786B24D"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89025C">
        <w:t>Psalm</w:t>
      </w:r>
      <w:r w:rsidR="0089025C" w:rsidRPr="00AB1781">
        <w:t xml:space="preserve"> 86</w:t>
      </w:r>
      <w:r w:rsidR="0089025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89025C">
        <w:rPr>
          <w:noProof/>
        </w:rPr>
        <w:t>213</w:t>
      </w:r>
      <w:r w:rsidR="003A78C2">
        <w:fldChar w:fldCharType="end"/>
      </w:r>
    </w:p>
    <w:p w14:paraId="6C309D76" w14:textId="7D5F76B8"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89025C">
        <w:rPr>
          <w:noProof/>
        </w:rPr>
        <w:t>221</w:t>
      </w:r>
      <w:r w:rsidR="003A78C2">
        <w:fldChar w:fldCharType="end"/>
      </w:r>
    </w:p>
    <w:p w14:paraId="2015B274" w14:textId="3D3C0F8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89025C">
        <w:t>Psalm</w:t>
      </w:r>
      <w:r w:rsidR="0089025C" w:rsidRPr="00AB1781">
        <w:t xml:space="preserve"> 92</w:t>
      </w:r>
      <w:r w:rsidR="0089025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89025C">
        <w:rPr>
          <w:noProof/>
        </w:rPr>
        <w:t>224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59399184"/>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781E068"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04BF2C4A" w14:textId="7F7140D0"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3512D80B" w14:textId="793D5A88"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048D5B3A"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89025C">
        <w:t>Psalm</w:t>
      </w:r>
      <w:r w:rsidR="0089025C" w:rsidRPr="00AB1781">
        <w:t xml:space="preserve"> 95</w:t>
      </w:r>
      <w:r w:rsidR="0089025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89025C">
        <w:rPr>
          <w:noProof/>
        </w:rPr>
        <w:t>228</w:t>
      </w:r>
      <w:r w:rsidR="003A78C2">
        <w:fldChar w:fldCharType="end"/>
      </w:r>
    </w:p>
    <w:p w14:paraId="70C04BAE" w14:textId="1A80BD49"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89025C">
        <w:t>Psalm</w:t>
      </w:r>
      <w:r w:rsidR="0089025C" w:rsidRPr="00AB1781">
        <w:t xml:space="preserve"> 96</w:t>
      </w:r>
      <w:r w:rsidR="0089025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89025C">
        <w:rPr>
          <w:noProof/>
        </w:rPr>
        <w:t>230</w:t>
      </w:r>
      <w:r w:rsidR="003A78C2">
        <w:fldChar w:fldCharType="end"/>
      </w:r>
    </w:p>
    <w:p w14:paraId="1C2440CF" w14:textId="2194090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89025C">
        <w:t>Psalm</w:t>
      </w:r>
      <w:r w:rsidR="0089025C" w:rsidRPr="00AB1781">
        <w:t xml:space="preserve"> 97</w:t>
      </w:r>
      <w:r w:rsidR="0089025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89025C">
        <w:rPr>
          <w:noProof/>
        </w:rPr>
        <w:t>231</w:t>
      </w:r>
      <w:r w:rsidR="003A78C2">
        <w:fldChar w:fldCharType="end"/>
      </w:r>
    </w:p>
    <w:p w14:paraId="35D6FC92" w14:textId="6CADFDE5"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89025C">
        <w:t>Psalm</w:t>
      </w:r>
      <w:r w:rsidR="0089025C" w:rsidRPr="00AB1781">
        <w:t xml:space="preserve"> 98</w:t>
      </w:r>
      <w:r w:rsidR="0089025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89025C">
        <w:rPr>
          <w:noProof/>
        </w:rPr>
        <w:t>232</w:t>
      </w:r>
      <w:r w:rsidR="003A78C2">
        <w:fldChar w:fldCharType="end"/>
      </w:r>
    </w:p>
    <w:p w14:paraId="13A44FCC" w14:textId="7876DCBE"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89025C">
        <w:t>Psalm</w:t>
      </w:r>
      <w:r w:rsidR="0089025C" w:rsidRPr="00AB1781">
        <w:t xml:space="preserve"> 99</w:t>
      </w:r>
      <w:r w:rsidR="0089025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89025C">
        <w:rPr>
          <w:noProof/>
        </w:rPr>
        <w:t>233</w:t>
      </w:r>
      <w:r w:rsidR="003A78C2">
        <w:fldChar w:fldCharType="end"/>
      </w:r>
    </w:p>
    <w:p w14:paraId="21960806" w14:textId="71A14319"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89025C">
        <w:t>Psalm</w:t>
      </w:r>
      <w:r w:rsidR="0089025C" w:rsidRPr="00AB1781">
        <w:t xml:space="preserve"> 100</w:t>
      </w:r>
      <w:r w:rsidR="0089025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89025C">
        <w:rPr>
          <w:noProof/>
        </w:rPr>
        <w:t>234</w:t>
      </w:r>
      <w:r w:rsidR="003A78C2">
        <w:fldChar w:fldCharType="end"/>
      </w:r>
    </w:p>
    <w:p w14:paraId="13BE8987" w14:textId="777B333A"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89025C">
        <w:t>Psalm</w:t>
      </w:r>
      <w:r w:rsidR="0089025C" w:rsidRPr="00AB1781">
        <w:t xml:space="preserve"> 109</w:t>
      </w:r>
      <w:r w:rsidR="0089025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89025C">
        <w:rPr>
          <w:noProof/>
        </w:rPr>
        <w:t>256</w:t>
      </w:r>
      <w:r w:rsidR="003A78C2">
        <w:fldChar w:fldCharType="end"/>
      </w:r>
    </w:p>
    <w:commentRangeStart w:id="214"/>
    <w:p w14:paraId="0FAEAE21" w14:textId="15F30448"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89025C">
        <w:t>Psalm</w:t>
      </w:r>
      <w:r w:rsidR="0089025C" w:rsidRPr="00AB1781">
        <w:t xml:space="preserve"> 110</w:t>
      </w:r>
      <w:r w:rsidR="0089025C">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89025C">
        <w:rPr>
          <w:noProof/>
        </w:rPr>
        <w:t>257</w:t>
      </w:r>
      <w:r>
        <w:fldChar w:fldCharType="end"/>
      </w:r>
    </w:p>
    <w:p w14:paraId="3B5AD04D" w14:textId="37443A33"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89025C">
        <w:t>Psalm</w:t>
      </w:r>
      <w:r w:rsidR="0089025C" w:rsidRPr="00AB1781">
        <w:t xml:space="preserve"> 111</w:t>
      </w:r>
      <w:r w:rsidR="0089025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89025C">
        <w:rPr>
          <w:noProof/>
        </w:rPr>
        <w:t>258</w:t>
      </w:r>
      <w:r w:rsidR="003A78C2">
        <w:fldChar w:fldCharType="end"/>
      </w:r>
    </w:p>
    <w:p w14:paraId="25F5E92C" w14:textId="00107CE3"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89025C">
        <w:t>Psalm</w:t>
      </w:r>
      <w:r w:rsidR="0089025C" w:rsidRPr="00AB1781">
        <w:t xml:space="preserve"> 112</w:t>
      </w:r>
      <w:r w:rsidR="0089025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89025C">
        <w:rPr>
          <w:noProof/>
        </w:rPr>
        <w:t>259</w:t>
      </w:r>
      <w:r w:rsidR="003A78C2">
        <w:fldChar w:fldCharType="end"/>
      </w:r>
    </w:p>
    <w:p w14:paraId="65FF1699" w14:textId="36F9A71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89025C">
        <w:t>Psalm</w:t>
      </w:r>
      <w:r w:rsidR="0089025C" w:rsidRPr="00AB1781">
        <w:t xml:space="preserve"> 114</w:t>
      </w:r>
      <w:r w:rsidR="0089025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89025C">
        <w:rPr>
          <w:noProof/>
        </w:rPr>
        <w:t>262</w:t>
      </w:r>
      <w:r w:rsidR="003A78C2">
        <w:fldChar w:fldCharType="end"/>
      </w:r>
    </w:p>
    <w:p w14:paraId="0612CEB7" w14:textId="25FE06D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89025C">
        <w:t>Psalm</w:t>
      </w:r>
      <w:r w:rsidR="0089025C" w:rsidRPr="00AB1781">
        <w:t xml:space="preserve"> 115</w:t>
      </w:r>
      <w:r w:rsidR="0089025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89025C">
        <w:rPr>
          <w:noProof/>
        </w:rPr>
        <w:t>263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59399185"/>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0DADF2" w:rsidR="00CB700D" w:rsidRDefault="00D44900" w:rsidP="00336170">
            <w:r>
              <w:fldChar w:fldCharType="begin"/>
            </w:r>
            <w:r>
              <w:instrText xml:space="preserve"> REF _Ref439535283 \h </w:instrText>
            </w:r>
            <w:r>
              <w:fldChar w:fldCharType="separate"/>
            </w:r>
            <w:r w:rsidR="0089025C">
              <w:t>Kathisma 1</w:t>
            </w:r>
            <w:r>
              <w:fldChar w:fldCharType="end"/>
            </w:r>
          </w:p>
        </w:tc>
        <w:tc>
          <w:tcPr>
            <w:tcW w:w="3024" w:type="dxa"/>
          </w:tcPr>
          <w:p w14:paraId="3E7DF9CE" w14:textId="0BF5B2B3"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89025C" w:rsidRPr="00AB1781">
              <w:t>K</w:t>
            </w:r>
            <w:r w:rsidR="0089025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89025C" w:rsidRPr="00AB1781">
              <w:t>K</w:t>
            </w:r>
            <w:r w:rsidR="0089025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89025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43DB6A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89025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89025C" w:rsidRPr="00AB1781">
              <w:t>K</w:t>
            </w:r>
            <w:r w:rsidR="0089025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32A26B0" w:rsidR="00CB700D" w:rsidRDefault="00CB700D" w:rsidP="0044639B">
            <w:r>
              <w:fldChar w:fldCharType="begin"/>
            </w:r>
            <w:r>
              <w:instrText xml:space="preserve"> REF _Ref435438548 \h </w:instrText>
            </w:r>
            <w:r w:rsidR="00336170">
              <w:instrText xml:space="preserve"> \* MERGEFORMAT </w:instrText>
            </w:r>
            <w:r>
              <w:fldChar w:fldCharType="separate"/>
            </w:r>
            <w:r w:rsidR="0089025C" w:rsidRPr="00AB1781">
              <w:t>K</w:t>
            </w:r>
            <w:r w:rsidR="0089025C">
              <w:t>athisma 6</w:t>
            </w:r>
            <w:r>
              <w:fldChar w:fldCharType="end"/>
            </w:r>
          </w:p>
        </w:tc>
        <w:tc>
          <w:tcPr>
            <w:tcW w:w="3024" w:type="dxa"/>
          </w:tcPr>
          <w:p w14:paraId="082B149A" w14:textId="0B147B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89025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89025C" w:rsidRPr="00AB1781">
              <w:t>K</w:t>
            </w:r>
            <w:r w:rsidR="0089025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F9DCAA1" w:rsidR="00CB700D" w:rsidRDefault="00CB700D" w:rsidP="0044639B">
            <w:r>
              <w:fldChar w:fldCharType="begin"/>
            </w:r>
            <w:r>
              <w:instrText xml:space="preserve"> REF _Ref435438574 \h </w:instrText>
            </w:r>
            <w:r w:rsidR="00336170">
              <w:instrText xml:space="preserve"> \* MERGEFORMAT </w:instrText>
            </w:r>
            <w:r>
              <w:fldChar w:fldCharType="separate"/>
            </w:r>
            <w:r w:rsidR="0089025C" w:rsidRPr="00AB1781">
              <w:t>K</w:t>
            </w:r>
            <w:r w:rsidR="0089025C">
              <w:t>athisma 9</w:t>
            </w:r>
            <w:r>
              <w:fldChar w:fldCharType="end"/>
            </w:r>
          </w:p>
        </w:tc>
        <w:tc>
          <w:tcPr>
            <w:tcW w:w="3024" w:type="dxa"/>
          </w:tcPr>
          <w:p w14:paraId="223BE2C2" w14:textId="347D33D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89025C" w:rsidRPr="00AB1781">
              <w:t>K</w:t>
            </w:r>
            <w:r w:rsidR="0089025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60D4BCA9"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89025C">
              <w:t>Kathisma 12</w:t>
            </w:r>
            <w:r w:rsidRPr="00926985">
              <w:fldChar w:fldCharType="end"/>
            </w:r>
          </w:p>
        </w:tc>
        <w:tc>
          <w:tcPr>
            <w:tcW w:w="3024" w:type="dxa"/>
          </w:tcPr>
          <w:p w14:paraId="353A9FDD" w14:textId="6A86792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0D1FB9B3" w:rsidR="00CB700D" w:rsidRDefault="00CB700D" w:rsidP="0044639B">
            <w:r>
              <w:fldChar w:fldCharType="begin"/>
            </w:r>
            <w:r>
              <w:instrText xml:space="preserve"> REF _Ref435438622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5</w:t>
            </w:r>
            <w:r>
              <w:fldChar w:fldCharType="end"/>
            </w:r>
          </w:p>
        </w:tc>
        <w:tc>
          <w:tcPr>
            <w:tcW w:w="3024" w:type="dxa"/>
          </w:tcPr>
          <w:p w14:paraId="6DD26E94" w14:textId="5CD8205D"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89025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89025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3E166405" w:rsidR="00CB700D" w:rsidRDefault="00D016DC" w:rsidP="0044639B">
            <w:r>
              <w:fldChar w:fldCharType="begin"/>
            </w:r>
            <w:r>
              <w:instrText xml:space="preserve"> REF _Ref435990063 \h </w:instrText>
            </w:r>
            <w:r w:rsidR="00336170">
              <w:instrText xml:space="preserve"> \* MERGEFORMAT </w:instrText>
            </w:r>
            <w:r>
              <w:fldChar w:fldCharType="separate"/>
            </w:r>
            <w:r w:rsidR="0089025C">
              <w:t>Kathisma 18</w:t>
            </w:r>
            <w:r>
              <w:fldChar w:fldCharType="end"/>
            </w:r>
          </w:p>
        </w:tc>
        <w:tc>
          <w:tcPr>
            <w:tcW w:w="3024" w:type="dxa"/>
          </w:tcPr>
          <w:p w14:paraId="0F5729C0" w14:textId="662EBD96"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89025C" w:rsidRPr="00AB1781">
              <w:t>K</w:t>
            </w:r>
            <w:r w:rsidR="0089025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BEAD590" w:rsidR="000B1D6D" w:rsidRDefault="00D44900" w:rsidP="00AB3348">
            <w:r>
              <w:fldChar w:fldCharType="begin"/>
            </w:r>
            <w:r>
              <w:instrText xml:space="preserve"> REF _Ref439535283 \h </w:instrText>
            </w:r>
            <w:r>
              <w:fldChar w:fldCharType="separate"/>
            </w:r>
            <w:r w:rsidR="0089025C">
              <w:t>Kathisma 1</w:t>
            </w:r>
            <w:r>
              <w:fldChar w:fldCharType="end"/>
            </w:r>
          </w:p>
        </w:tc>
        <w:tc>
          <w:tcPr>
            <w:tcW w:w="3024" w:type="dxa"/>
          </w:tcPr>
          <w:p w14:paraId="1C0C5D94" w14:textId="663F44BC"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89025C" w:rsidRPr="00AB1781">
              <w:t>K</w:t>
            </w:r>
            <w:r w:rsidR="0089025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89025C" w:rsidRPr="00AB1781">
              <w:t>K</w:t>
            </w:r>
            <w:r w:rsidR="0089025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28D479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89025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89025C" w:rsidRPr="00AB1781">
              <w:t>K</w:t>
            </w:r>
            <w:r w:rsidR="0089025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89025C" w:rsidRPr="00AB1781">
              <w:t>K</w:t>
            </w:r>
            <w:r w:rsidR="0089025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228EBAD"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14E6A0F7" w14:textId="486F0E0D"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89025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89025C" w:rsidRPr="00AB1781">
              <w:t>K</w:t>
            </w:r>
            <w:r w:rsidR="0089025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89025C" w:rsidRPr="00AB1781">
              <w:t>K</w:t>
            </w:r>
            <w:r w:rsidR="0089025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5945C66"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0EAD97E5" w14:textId="6E7AAAA7"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89025C" w:rsidRPr="00AB1781">
              <w:t>K</w:t>
            </w:r>
            <w:r w:rsidR="0089025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89025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CC74BE7"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14C76F95" w14:textId="408A6F41"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89025C" w:rsidRPr="00AB1781">
              <w:t>K</w:t>
            </w:r>
            <w:r w:rsidR="0089025C">
              <w:t>athisma</w:t>
            </w:r>
            <w:r w:rsidR="0089025C" w:rsidRPr="00AB1781">
              <w:t xml:space="preserve"> 1</w:t>
            </w:r>
            <w:r w:rsidR="0089025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57006D60"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23EDA40F" w14:textId="3603BA1E"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89025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89025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10C65670" w:rsidR="000B1D6D" w:rsidRDefault="000B1D6D"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0484B885" w14:textId="5B2FDD2C" w:rsidR="000B1D6D" w:rsidRDefault="000B1D6D" w:rsidP="00336170">
            <w:r>
              <w:fldChar w:fldCharType="begin"/>
            </w:r>
            <w:r>
              <w:instrText xml:space="preserve"> REF _Ref435438658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89025C" w:rsidRPr="00AB1781">
              <w:t>K</w:t>
            </w:r>
            <w:r w:rsidR="0089025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59399186"/>
      <w:r>
        <w:lastRenderedPageBreak/>
        <w:t>The Psalms</w:t>
      </w:r>
      <w:bookmarkEnd w:id="221"/>
    </w:p>
    <w:p w14:paraId="5D1E6FC7" w14:textId="06BF4D7B" w:rsidR="003A7286" w:rsidRDefault="003A7286" w:rsidP="003A7286">
      <w:pPr>
        <w:pStyle w:val="Heading3"/>
      </w:pPr>
      <w:bookmarkStart w:id="222" w:name="_Ref439535283"/>
      <w:r>
        <w:t>Kathisma 1</w:t>
      </w:r>
      <w:bookmarkEnd w:id="220"/>
      <w:bookmarkEnd w:id="222"/>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3" w:name="_Ref412098127"/>
      <w:r>
        <w:t xml:space="preserve">Psalm 1: </w:t>
      </w:r>
      <w:r w:rsidR="005A728E">
        <w:t>“</w:t>
      </w:r>
      <w:r>
        <w:t>Blessed is the ma</w:t>
      </w:r>
      <w:r w:rsidR="00F017CA">
        <w:t>n”</w:t>
      </w:r>
      <w:bookmarkEnd w:id="223"/>
    </w:p>
    <w:p w14:paraId="15BC72C9" w14:textId="77777777" w:rsidR="00980D99" w:rsidRDefault="00980D99" w:rsidP="00E54261">
      <w:pPr>
        <w:jc w:val="center"/>
        <w:rPr>
          <w:b/>
        </w:rPr>
      </w:pPr>
      <w:r w:rsidRPr="00E54261">
        <w:rPr>
          <w:b/>
        </w:rPr>
        <w:t>The Two Ways: Tree or Dust</w:t>
      </w:r>
    </w:p>
    <w:p w14:paraId="798C55E5" w14:textId="48D1AEFC" w:rsidR="00091E79" w:rsidRPr="00E54261" w:rsidRDefault="00F14AA6" w:rsidP="00091E79">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3CCAE1C0" w:rsidR="00091E79" w:rsidRPr="00980D99" w:rsidRDefault="00091E79" w:rsidP="00AC2F2D">
      <w:pPr>
        <w:pStyle w:val="EnglishHangNoCoptic"/>
      </w:pPr>
      <w:r w:rsidRPr="00980D99">
        <w:tab/>
      </w:r>
      <w:r>
        <w:t xml:space="preserve">who </w:t>
      </w:r>
      <w:r w:rsidR="00AE5580">
        <w:t>does not walk</w:t>
      </w:r>
      <w:r>
        <w:t xml:space="preserve"> in the counsel of the ungodly</w:t>
      </w:r>
      <w:r w:rsidRPr="00980D99">
        <w:t>,</w:t>
      </w:r>
    </w:p>
    <w:p w14:paraId="73EBB6B0" w14:textId="4E8DCCA6" w:rsidR="00091E79" w:rsidRPr="00980D99" w:rsidRDefault="00091E79" w:rsidP="00AC2F2D">
      <w:pPr>
        <w:pStyle w:val="EnglishHangNoCoptic"/>
      </w:pPr>
      <w:r w:rsidRPr="00980D99">
        <w:tab/>
      </w:r>
      <w:r w:rsidR="00FA1244">
        <w:t>nor</w:t>
      </w:r>
      <w:r w:rsidRPr="00980D99">
        <w:t xml:space="preserve"> </w:t>
      </w:r>
      <w:r w:rsidR="00AE5580">
        <w:t>stand</w:t>
      </w:r>
      <w:r w:rsidRPr="00980D99">
        <w:t xml:space="preserve"> in the way of sinners,</w:t>
      </w:r>
    </w:p>
    <w:p w14:paraId="34CC675D" w14:textId="3FEE2016" w:rsidR="00980D99" w:rsidRPr="00980D99" w:rsidRDefault="00AE5580" w:rsidP="00091E79">
      <w:pPr>
        <w:pStyle w:val="EnglishHangEndNoCoptic"/>
      </w:pPr>
      <w:r>
        <w:tab/>
        <w:t>nor sit</w:t>
      </w:r>
      <w:r w:rsidR="00091E79" w:rsidRPr="00980D99">
        <w:t xml:space="preserve">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6"/>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A6FF624"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_Ref412098168 \h </w:instrText>
      </w:r>
      <w:r>
        <w:fldChar w:fldCharType="separate"/>
      </w:r>
      <w:r w:rsidR="0089025C">
        <w:t>Psalm</w:t>
      </w:r>
      <w:r w:rsidR="0089025C" w:rsidRPr="00AB1781">
        <w:t xml:space="preserve"> 2</w:t>
      </w:r>
      <w:r w:rsidR="0089025C">
        <w:t>: “Why do the nations rage”</w:t>
      </w:r>
      <w:r>
        <w:fldChar w:fldCharType="end"/>
      </w:r>
      <w:r>
        <w:t xml:space="preserve">, on page </w:t>
      </w:r>
      <w:r>
        <w:fldChar w:fldCharType="begin"/>
      </w:r>
      <w:r>
        <w:instrText xml:space="preserve"> PAGEREF _Ref412098168 \h </w:instrText>
      </w:r>
      <w:r>
        <w:fldChar w:fldCharType="separate"/>
      </w:r>
      <w:r w:rsidR="0089025C">
        <w:rPr>
          <w:noProof/>
        </w:rPr>
        <w:t>81</w:t>
      </w:r>
      <w:r>
        <w:fldChar w:fldCharType="end"/>
      </w:r>
      <w:r>
        <w:t>.</w:t>
      </w:r>
    </w:p>
    <w:p w14:paraId="5D0E6F55" w14:textId="63E886AD" w:rsidR="00E54261" w:rsidRPr="009C1C97" w:rsidRDefault="009C1C97" w:rsidP="00BF0205">
      <w:pPr>
        <w:pStyle w:val="Heading4"/>
      </w:pPr>
      <w:bookmarkStart w:id="224" w:name="_Ref412098168"/>
      <w:r>
        <w:t>Psalm</w:t>
      </w:r>
      <w:r w:rsidR="00E54261" w:rsidRPr="00AB1781">
        <w:t xml:space="preserve"> 2</w:t>
      </w:r>
      <w:r>
        <w:t xml:space="preserve">: </w:t>
      </w:r>
      <w:r w:rsidR="005A728E">
        <w:t>“</w:t>
      </w:r>
      <w:r>
        <w:t>Why do the nations rag</w:t>
      </w:r>
      <w:r w:rsidR="00F017CA">
        <w:t>e”</w:t>
      </w:r>
      <w:bookmarkEnd w:id="224"/>
    </w:p>
    <w:p w14:paraId="0DD205F8" w14:textId="77777777" w:rsidR="00E54261" w:rsidRDefault="00E54261" w:rsidP="007A1A59">
      <w:pPr>
        <w:jc w:val="center"/>
        <w:rPr>
          <w:b/>
        </w:rPr>
      </w:pPr>
      <w:r w:rsidRPr="007A1A59">
        <w:rPr>
          <w:b/>
        </w:rPr>
        <w:t>The Messianic Drama: Warnings to Rulers and Nations</w:t>
      </w:r>
    </w:p>
    <w:p w14:paraId="4D3BB8C2" w14:textId="6877C0D0"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7"/>
      </w:r>
    </w:p>
    <w:p w14:paraId="739A5006" w14:textId="0108FA72" w:rsidR="00E54261" w:rsidRPr="00AB1781" w:rsidRDefault="00E54261" w:rsidP="009C1C97">
      <w:pPr>
        <w:pStyle w:val="EnglishHangNoCoptic"/>
      </w:pPr>
      <w:r w:rsidRPr="00AB1781">
        <w:t xml:space="preserve">2 The kings of the earth </w:t>
      </w:r>
      <w:r w:rsidR="00FA1244">
        <w:t>made</w:t>
      </w:r>
      <w:r w:rsidRPr="00AB1781">
        <w:t xml:space="preserve"> their stand</w:t>
      </w:r>
      <w:r w:rsidR="00AE5580">
        <w:t>,</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8"/>
      </w:r>
    </w:p>
    <w:p w14:paraId="0C796650" w14:textId="77777777" w:rsidR="00E54261" w:rsidRPr="00AB1781" w:rsidRDefault="00E54261" w:rsidP="009C1C97">
      <w:pPr>
        <w:pStyle w:val="EnglishHangNoCoptic"/>
      </w:pPr>
    </w:p>
    <w:p w14:paraId="2856B925" w14:textId="1EFF5456" w:rsidR="00E54261" w:rsidRPr="00AB1781" w:rsidRDefault="00AE5580" w:rsidP="009C1C97">
      <w:pPr>
        <w:pStyle w:val="EnglishHangNoCoptic"/>
      </w:pPr>
      <w:r>
        <w:t>7 p</w:t>
      </w:r>
      <w:r w:rsidR="00E54261" w:rsidRPr="00AB1781">
        <w:t>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9"/>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30"/>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1"/>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2"/>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5075CCB6"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_Ref448061339 \h </w:instrText>
      </w:r>
      <w:r>
        <w:fldChar w:fldCharType="separate"/>
      </w:r>
      <w:r w:rsidR="0089025C">
        <w:t>Psalm</w:t>
      </w:r>
      <w:r w:rsidR="0089025C" w:rsidRPr="00AB1781">
        <w:t xml:space="preserve"> 3</w:t>
      </w:r>
      <w:r w:rsidR="0089025C">
        <w:t>: “Lord, why have those that afflict me increased”</w:t>
      </w:r>
      <w:r>
        <w:fldChar w:fldCharType="end"/>
      </w:r>
      <w:r>
        <w:t xml:space="preserve">, on page </w:t>
      </w:r>
      <w:r>
        <w:fldChar w:fldCharType="begin"/>
      </w:r>
      <w:r>
        <w:instrText xml:space="preserve"> PAGEREF _Ref448061339 \h </w:instrText>
      </w:r>
      <w:r>
        <w:fldChar w:fldCharType="separate"/>
      </w:r>
      <w:r w:rsidR="0089025C">
        <w:rPr>
          <w:noProof/>
        </w:rPr>
        <w:t>83</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5" w:name="_Ref412026989"/>
      <w:bookmarkStart w:id="226"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5"/>
      <w:bookmarkEnd w:id="226"/>
    </w:p>
    <w:p w14:paraId="0B7C065B" w14:textId="77777777" w:rsidR="00E54261" w:rsidRPr="007A1A59" w:rsidRDefault="00E54261" w:rsidP="007A1A59">
      <w:pPr>
        <w:jc w:val="center"/>
        <w:rPr>
          <w:b/>
        </w:rPr>
      </w:pPr>
      <w:r w:rsidRPr="007A1A59">
        <w:rPr>
          <w:b/>
        </w:rPr>
        <w:t>A Morning Prayer for Protection and Salvation</w:t>
      </w:r>
    </w:p>
    <w:p w14:paraId="300C7A0C" w14:textId="494CCDA9"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3"/>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4F84FC96"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_Ref412025808 \h </w:instrText>
      </w:r>
      <w:r>
        <w:fldChar w:fldCharType="separate"/>
      </w:r>
      <w:r w:rsidR="0089025C">
        <w:t>Psalm</w:t>
      </w:r>
      <w:r w:rsidR="0089025C" w:rsidRPr="00AB1781">
        <w:t xml:space="preserve"> 4</w:t>
      </w:r>
      <w:r w:rsidR="0089025C">
        <w:t>: “You heard me when I called”</w:t>
      </w:r>
      <w:r>
        <w:fldChar w:fldCharType="end"/>
      </w:r>
      <w:r>
        <w:t xml:space="preserve">, page </w:t>
      </w:r>
      <w:r>
        <w:fldChar w:fldCharType="begin"/>
      </w:r>
      <w:r>
        <w:instrText xml:space="preserve"> PAGEREF _Ref412025808 \h </w:instrText>
      </w:r>
      <w:r>
        <w:fldChar w:fldCharType="separate"/>
      </w:r>
      <w:r w:rsidR="0089025C">
        <w:rPr>
          <w:noProof/>
        </w:rPr>
        <w:t>84</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89025C">
        <w:t>Psalm</w:t>
      </w:r>
      <w:r w:rsidR="0089025C" w:rsidRPr="00AB1781">
        <w:t xml:space="preserve"> 6</w:t>
      </w:r>
      <w:r w:rsidR="0089025C">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89025C">
        <w:rPr>
          <w:noProof/>
        </w:rPr>
        <w:t>86</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27"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7"/>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50DFB29E"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4"/>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5"/>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6"/>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7"/>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8"/>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9"/>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40"/>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1"/>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2"/>
      </w:r>
    </w:p>
    <w:p w14:paraId="30E2736C" w14:textId="42D3E874"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_Ref412098238 \h </w:instrText>
      </w:r>
      <w:r>
        <w:fldChar w:fldCharType="separate"/>
      </w:r>
      <w:r w:rsidR="0089025C">
        <w:t>Psalm</w:t>
      </w:r>
      <w:r w:rsidR="0089025C" w:rsidRPr="00AB1781">
        <w:t xml:space="preserve"> 5</w:t>
      </w:r>
      <w:r w:rsidR="0089025C">
        <w:t>: “Give ear to my words, O Lord”</w:t>
      </w:r>
      <w:r>
        <w:fldChar w:fldCharType="end"/>
      </w:r>
      <w:r>
        <w:t xml:space="preserve">, page </w:t>
      </w:r>
      <w:r>
        <w:fldChar w:fldCharType="begin"/>
      </w:r>
      <w:r>
        <w:instrText xml:space="preserve"> PAGEREF _Ref412098238 \h </w:instrText>
      </w:r>
      <w:r>
        <w:fldChar w:fldCharType="separate"/>
      </w:r>
      <w:r w:rsidR="0089025C">
        <w:rPr>
          <w:noProof/>
        </w:rPr>
        <w:t>85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89025C">
        <w:t>Psalm</w:t>
      </w:r>
      <w:r w:rsidR="0089025C" w:rsidRPr="00AB1781">
        <w:t xml:space="preserve"> 6</w:t>
      </w:r>
      <w:r w:rsidR="0089025C">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89025C">
        <w:rPr>
          <w:noProof/>
        </w:rPr>
        <w:t>86</w:t>
      </w:r>
      <w:r w:rsidR="00B35B25">
        <w:fldChar w:fldCharType="end"/>
      </w:r>
      <w:r w:rsidR="00B35B25">
        <w:t>.</w:t>
      </w:r>
    </w:p>
    <w:p w14:paraId="20A6142B" w14:textId="54175D5B" w:rsidR="00E54261" w:rsidRPr="009C1C97" w:rsidRDefault="009C1C97" w:rsidP="00BF0205">
      <w:pPr>
        <w:pStyle w:val="Heading4"/>
      </w:pPr>
      <w:bookmarkStart w:id="228" w:name="_Ref412098238"/>
      <w:r>
        <w:t>Psalm</w:t>
      </w:r>
      <w:r w:rsidR="00E54261" w:rsidRPr="00AB1781">
        <w:t xml:space="preserve"> 5</w:t>
      </w:r>
      <w:r>
        <w:t xml:space="preserve">: </w:t>
      </w:r>
      <w:r w:rsidR="005A728E">
        <w:t>“</w:t>
      </w:r>
      <w:r w:rsidR="00F017CA">
        <w:t>Give ear to my words, O Lord”</w:t>
      </w:r>
      <w:bookmarkEnd w:id="228"/>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406720F7"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3"/>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4"/>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5"/>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6"/>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ED4663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_Ref412025822 \h </w:instrText>
      </w:r>
      <w:r>
        <w:fldChar w:fldCharType="separate"/>
      </w:r>
      <w:r w:rsidR="0089025C">
        <w:t>Psalm</w:t>
      </w:r>
      <w:r w:rsidR="0089025C" w:rsidRPr="00AB1781">
        <w:t xml:space="preserve"> 6</w:t>
      </w:r>
      <w:r w:rsidR="0089025C">
        <w:t>: “O Lord, rebuke me, but not in Your anger”</w:t>
      </w:r>
      <w:r>
        <w:fldChar w:fldCharType="end"/>
      </w:r>
      <w:r>
        <w:t xml:space="preserve">, page </w:t>
      </w:r>
      <w:r>
        <w:fldChar w:fldCharType="begin"/>
      </w:r>
      <w:r>
        <w:instrText xml:space="preserve"> PAGEREF _Ref412025822 \h </w:instrText>
      </w:r>
      <w:r>
        <w:fldChar w:fldCharType="separate"/>
      </w:r>
      <w:r w:rsidR="0089025C">
        <w:rPr>
          <w:noProof/>
        </w:rPr>
        <w:t>86</w:t>
      </w:r>
      <w:r>
        <w:fldChar w:fldCharType="end"/>
      </w:r>
      <w:r>
        <w:t>.</w:t>
      </w:r>
    </w:p>
    <w:p w14:paraId="3514BA70" w14:textId="3F9FE953" w:rsidR="00E54261" w:rsidRPr="009C1C97" w:rsidRDefault="009C1C97" w:rsidP="00BF0205">
      <w:pPr>
        <w:pStyle w:val="Heading4"/>
      </w:pPr>
      <w:bookmarkStart w:id="229"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9"/>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DF43F54"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7"/>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8"/>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9"/>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50"/>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1"/>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5DA9F7E0"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_Ref412098295 \h </w:instrText>
      </w:r>
      <w:r>
        <w:fldChar w:fldCharType="separate"/>
      </w:r>
      <w:r w:rsidR="0089025C">
        <w:t>Psalm</w:t>
      </w:r>
      <w:r w:rsidR="0089025C" w:rsidRPr="00AB1781">
        <w:t xml:space="preserve"> 8</w:t>
      </w:r>
      <w:r w:rsidR="0089025C">
        <w:t>: “O Lord, our Lord, how wonderful is Your Name”</w:t>
      </w:r>
      <w:r>
        <w:fldChar w:fldCharType="end"/>
      </w:r>
      <w:r>
        <w:t xml:space="preserve">, page </w:t>
      </w:r>
      <w:r>
        <w:fldChar w:fldCharType="begin"/>
      </w:r>
      <w:r>
        <w:instrText xml:space="preserve"> PAGEREF _Ref412098295 \h </w:instrText>
      </w:r>
      <w:r>
        <w:fldChar w:fldCharType="separate"/>
      </w:r>
      <w:r w:rsidR="0089025C">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89025C">
        <w:t>Psalm</w:t>
      </w:r>
      <w:r w:rsidR="0089025C" w:rsidRPr="00AB1781">
        <w:t xml:space="preserve"> 12</w:t>
      </w:r>
      <w:r w:rsidR="0089025C">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89025C">
        <w:rPr>
          <w:noProof/>
        </w:rPr>
        <w:t>95</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2"/>
      </w:r>
      <w:r w:rsidRPr="00AB1781">
        <w:t xml:space="preserve"> seize my soul like a lion,</w:t>
      </w:r>
      <w:r w:rsidRPr="00AB1781">
        <w:rPr>
          <w:rStyle w:val="FootnoteReference"/>
        </w:rPr>
        <w:footnoteReference w:id="53"/>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2AA213F8" w:rsidR="00E54261" w:rsidRPr="00AB1781" w:rsidRDefault="00E54261" w:rsidP="009C1C97">
      <w:pPr>
        <w:pStyle w:val="EnglishHangEndNoCoptic"/>
      </w:pPr>
      <w:r w:rsidRPr="00AB1781">
        <w:tab/>
      </w:r>
      <w:r w:rsidR="00581458">
        <w:t xml:space="preserve">for their sakes, </w:t>
      </w:r>
      <w:r w:rsidRPr="00AB1781">
        <w:t>ascend on high.</w:t>
      </w:r>
      <w:r w:rsidR="008D6B7B">
        <w:rPr>
          <w:rStyle w:val="FootnoteReference"/>
        </w:rPr>
        <w:footnoteReference w:id="56"/>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0"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0"/>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6E5FA7AA"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60"/>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0A98957B"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_Ref412098310 \h </w:instrText>
      </w:r>
      <w:r>
        <w:fldChar w:fldCharType="separate"/>
      </w:r>
      <w:r w:rsidR="0089025C">
        <w:t>Psalm</w:t>
      </w:r>
      <w:r w:rsidR="0089025C" w:rsidRPr="00AB1781">
        <w:t xml:space="preserve"> 11</w:t>
      </w:r>
      <w:r w:rsidR="0089025C">
        <w:t>: “Save me, O Lord, for there is no saint left”</w:t>
      </w:r>
      <w:r>
        <w:fldChar w:fldCharType="end"/>
      </w:r>
      <w:r>
        <w:t xml:space="preserve">, page </w:t>
      </w:r>
      <w:r>
        <w:fldChar w:fldCharType="begin"/>
      </w:r>
      <w:r>
        <w:instrText xml:space="preserve"> PAGEREF _Ref412098310 \h </w:instrText>
      </w:r>
      <w:r>
        <w:fldChar w:fldCharType="separate"/>
      </w:r>
      <w:r w:rsidR="0089025C">
        <w:rPr>
          <w:noProof/>
        </w:rPr>
        <w:t>94</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1" w:name="_Ref435438475"/>
      <w:r w:rsidRPr="00AB1781">
        <w:t>K</w:t>
      </w:r>
      <w:r>
        <w:t>athisma 2</w:t>
      </w:r>
      <w:bookmarkEnd w:id="231"/>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2"/>
      </w:r>
      <w:r w:rsidRPr="00AB1781">
        <w:t xml:space="preserve"> </w:t>
      </w:r>
      <w:r w:rsidR="001040C8">
        <w:t>You</w:t>
      </w:r>
      <w:r w:rsidR="0019202B">
        <w:rPr>
          <w:rStyle w:val="FootnoteReference"/>
        </w:rPr>
        <w:footnoteReference w:id="6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7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2" w:name="_Ref412098310"/>
      <w:r>
        <w:t>Psalm</w:t>
      </w:r>
      <w:r w:rsidRPr="00AB1781">
        <w:t xml:space="preserve"> 11</w:t>
      </w:r>
      <w:r>
        <w:t xml:space="preserve">: </w:t>
      </w:r>
      <w:r w:rsidR="005A728E">
        <w:t>“</w:t>
      </w:r>
      <w:r>
        <w:t>Save me, O Lord, for there is no saint lef</w:t>
      </w:r>
      <w:r w:rsidR="005453DF">
        <w:t>t”</w:t>
      </w:r>
      <w:bookmarkEnd w:id="232"/>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5E89356A"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2F170FFE" w:rsidR="00435BD3" w:rsidRPr="00AB1781" w:rsidRDefault="00435BD3" w:rsidP="00435BD3">
      <w:pPr>
        <w:pStyle w:val="EnglishHangEndNoCoptic"/>
      </w:pPr>
      <w:r w:rsidRPr="00AB1781">
        <w:tab/>
      </w:r>
      <w:r w:rsidR="00E7123D">
        <w:t>“</w:t>
      </w:r>
      <w:r w:rsidRPr="00AB1781">
        <w:t xml:space="preserve">I will set him in safety and </w:t>
      </w:r>
      <w:r w:rsidR="007838C2">
        <w:t>manifest Myself in it</w:t>
      </w:r>
      <w:r w:rsidRPr="00AB1781">
        <w:t>.</w:t>
      </w:r>
      <w:r w:rsidR="00E7123D">
        <w:t>”</w:t>
      </w:r>
      <w:r w:rsidRPr="00AB1781">
        <w:rPr>
          <w:rStyle w:val="FootnoteReference"/>
        </w:rPr>
        <w:footnoteReference w:id="7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5397F607"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_Ref412025965 \h </w:instrText>
      </w:r>
      <w:r>
        <w:fldChar w:fldCharType="separate"/>
      </w:r>
      <w:r w:rsidR="0089025C">
        <w:t>Psalm</w:t>
      </w:r>
      <w:r w:rsidR="0089025C" w:rsidRPr="00AB1781">
        <w:t xml:space="preserve"> 12</w:t>
      </w:r>
      <w:r w:rsidR="0089025C">
        <w:t>: “How long, O Lord, will You forget me”</w:t>
      </w:r>
      <w:r>
        <w:fldChar w:fldCharType="end"/>
      </w:r>
      <w:r>
        <w:t xml:space="preserve">, page </w:t>
      </w:r>
      <w:r>
        <w:fldChar w:fldCharType="begin"/>
      </w:r>
      <w:r>
        <w:instrText xml:space="preserve"> PAGEREF _Ref412025965 \h </w:instrText>
      </w:r>
      <w:r>
        <w:fldChar w:fldCharType="separate"/>
      </w:r>
      <w:r w:rsidR="0089025C">
        <w:rPr>
          <w:noProof/>
        </w:rPr>
        <w:t>95</w:t>
      </w:r>
      <w:r>
        <w:fldChar w:fldCharType="end"/>
      </w:r>
      <w:r>
        <w:t>.</w:t>
      </w:r>
    </w:p>
    <w:p w14:paraId="14C73BB1" w14:textId="7218C759" w:rsidR="00435BD3" w:rsidRPr="00435BD3" w:rsidRDefault="00435BD3" w:rsidP="00BF0205">
      <w:pPr>
        <w:pStyle w:val="Heading4"/>
      </w:pPr>
      <w:bookmarkStart w:id="233"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3"/>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203D30C9"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184A1540"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_Ref412098343 \h </w:instrText>
      </w:r>
      <w:r>
        <w:fldChar w:fldCharType="separate"/>
      </w:r>
      <w:r w:rsidR="0089025C">
        <w:t>Psalm</w:t>
      </w:r>
      <w:r w:rsidR="0089025C" w:rsidRPr="00AB1781">
        <w:t xml:space="preserve"> 14</w:t>
      </w:r>
      <w:r w:rsidR="0089025C">
        <w:t>: “Lord, who can dwell in Your tabernacle”</w:t>
      </w:r>
      <w:r>
        <w:fldChar w:fldCharType="end"/>
      </w:r>
      <w:r>
        <w:t xml:space="preserve">, page </w:t>
      </w:r>
      <w:r>
        <w:fldChar w:fldCharType="begin"/>
      </w:r>
      <w:r>
        <w:instrText xml:space="preserve"> PAGEREF _Ref412098343 \h </w:instrText>
      </w:r>
      <w:r>
        <w:fldChar w:fldCharType="separate"/>
      </w:r>
      <w:r w:rsidR="0089025C">
        <w:rPr>
          <w:noProof/>
        </w:rPr>
        <w:t>96</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89025C">
        <w:t>Psalm</w:t>
      </w:r>
      <w:r w:rsidR="0089025C" w:rsidRPr="00AB1781">
        <w:t xml:space="preserve"> 15</w:t>
      </w:r>
      <w:r w:rsidR="0089025C">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89025C">
        <w:rPr>
          <w:noProof/>
        </w:rPr>
        <w:t>97</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89025C">
        <w:t>Psalm</w:t>
      </w:r>
      <w:r w:rsidR="0089025C" w:rsidRPr="00AB1781">
        <w:t xml:space="preserve"> 69</w:t>
      </w:r>
      <w:r w:rsidR="0089025C">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89025C">
        <w:rPr>
          <w:noProof/>
        </w:rPr>
        <w:t>184</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3"/>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4" w:name="_Ref412098343"/>
      <w:r>
        <w:t>Psalm</w:t>
      </w:r>
      <w:r w:rsidRPr="00AB1781">
        <w:t xml:space="preserve"> 14</w:t>
      </w:r>
      <w:r>
        <w:t xml:space="preserve">: </w:t>
      </w:r>
      <w:r w:rsidR="005A728E">
        <w:t>“</w:t>
      </w:r>
      <w:r>
        <w:t xml:space="preserve">Lord, who can dwell in </w:t>
      </w:r>
      <w:r w:rsidR="00E570CB">
        <w:t>You</w:t>
      </w:r>
      <w:r w:rsidR="005453DF">
        <w:t>r tabernacle”</w:t>
      </w:r>
      <w:bookmarkEnd w:id="234"/>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05358F47"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019FB7B7"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_Ref412025981 \h </w:instrText>
      </w:r>
      <w:r>
        <w:fldChar w:fldCharType="separate"/>
      </w:r>
      <w:r w:rsidR="0089025C">
        <w:t>Psalm</w:t>
      </w:r>
      <w:r w:rsidR="0089025C" w:rsidRPr="00AB1781">
        <w:t xml:space="preserve"> 15</w:t>
      </w:r>
      <w:r w:rsidR="0089025C">
        <w:t>: “Keep me, O Lord, I hope in You”</w:t>
      </w:r>
      <w:r>
        <w:fldChar w:fldCharType="end"/>
      </w:r>
      <w:r>
        <w:t xml:space="preserve">, page </w:t>
      </w:r>
      <w:r>
        <w:fldChar w:fldCharType="begin"/>
      </w:r>
      <w:r>
        <w:instrText xml:space="preserve"> PAGEREF _Ref412025981 \h </w:instrText>
      </w:r>
      <w:r>
        <w:fldChar w:fldCharType="separate"/>
      </w:r>
      <w:r w:rsidR="0089025C">
        <w:rPr>
          <w:noProof/>
        </w:rPr>
        <w:t>97</w:t>
      </w:r>
      <w:r>
        <w:fldChar w:fldCharType="end"/>
      </w:r>
      <w:r>
        <w:t>.</w:t>
      </w:r>
    </w:p>
    <w:p w14:paraId="7999CE77" w14:textId="36DDA5D9" w:rsidR="00435BD3" w:rsidRPr="00435BD3" w:rsidRDefault="00520302" w:rsidP="00BF0205">
      <w:pPr>
        <w:pStyle w:val="Heading4"/>
      </w:pPr>
      <w:bookmarkStart w:id="235" w:name="_Ref412025981"/>
      <w:r>
        <w:t>Psalm</w:t>
      </w:r>
      <w:r w:rsidR="00435BD3" w:rsidRPr="00AB1781">
        <w:t xml:space="preserve"> 15</w:t>
      </w:r>
      <w:r>
        <w:t xml:space="preserve">: </w:t>
      </w:r>
      <w:r w:rsidR="005A728E">
        <w:t>“</w:t>
      </w:r>
      <w:r>
        <w:t>Keep me, O Lord</w:t>
      </w:r>
      <w:r w:rsidR="00F017CA">
        <w:t>, I hope in You”</w:t>
      </w:r>
      <w:bookmarkEnd w:id="235"/>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BD5FB68"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5"/>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7"/>
      </w:r>
    </w:p>
    <w:p w14:paraId="501763F1" w14:textId="5AC21FE1" w:rsidR="00435BD3" w:rsidRDefault="00435BD3" w:rsidP="00435BD3">
      <w:pPr>
        <w:pStyle w:val="EnglishHangEndNoCoptic"/>
      </w:pPr>
      <w:r w:rsidRPr="00AB1781">
        <w:tab/>
        <w:t>At</w:t>
      </w:r>
      <w:r w:rsidRPr="00AB1781">
        <w:rPr>
          <w:rStyle w:val="FootnoteReference"/>
        </w:rPr>
        <w:footnoteReference w:id="78"/>
      </w:r>
      <w:r w:rsidRPr="00AB1781">
        <w:t xml:space="preserve"> </w:t>
      </w:r>
      <w:r w:rsidR="00E570CB">
        <w:t>Your</w:t>
      </w:r>
      <w:r w:rsidRPr="00AB1781">
        <w:t xml:space="preserve"> right hand are delights</w:t>
      </w:r>
      <w:r w:rsidR="003F1DDB">
        <w:t xml:space="preserve"> forevermore</w:t>
      </w:r>
      <w:r w:rsidRPr="00AB1781">
        <w:t>.</w:t>
      </w:r>
    </w:p>
    <w:p w14:paraId="0A2D3621" w14:textId="2479B71B"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_Ref412098373 \h </w:instrText>
      </w:r>
      <w:r>
        <w:fldChar w:fldCharType="separate"/>
      </w:r>
      <w:r w:rsidR="0089025C">
        <w:t>Psalm</w:t>
      </w:r>
      <w:r w:rsidR="0089025C" w:rsidRPr="00AB1781">
        <w:t xml:space="preserve"> 18</w:t>
      </w:r>
      <w:r w:rsidR="0089025C">
        <w:t>: “The heavens declare the glory of God”</w:t>
      </w:r>
      <w:r>
        <w:fldChar w:fldCharType="end"/>
      </w:r>
      <w:r>
        <w:t xml:space="preserve">, page </w:t>
      </w:r>
      <w:r>
        <w:fldChar w:fldCharType="begin"/>
      </w:r>
      <w:r>
        <w:instrText xml:space="preserve"> PAGEREF _Ref412098373 \h </w:instrText>
      </w:r>
      <w:r>
        <w:fldChar w:fldCharType="separate"/>
      </w:r>
      <w:r w:rsidR="0089025C">
        <w:rPr>
          <w:noProof/>
        </w:rPr>
        <w:t>104</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89025C">
        <w:t>Psalm</w:t>
      </w:r>
      <w:r w:rsidR="0089025C" w:rsidRPr="00AB1781">
        <w:t xml:space="preserve"> 24</w:t>
      </w:r>
      <w:r w:rsidR="0089025C">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89025C">
        <w:rPr>
          <w:noProof/>
        </w:rPr>
        <w:t>113</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8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1"/>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3"/>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6" w:name="_Ref435438484"/>
      <w:r w:rsidRPr="00AB1781">
        <w:t>K</w:t>
      </w:r>
      <w:r>
        <w:t>athisma 3</w:t>
      </w:r>
      <w:bookmarkEnd w:id="236"/>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5"/>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6"/>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7"/>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8"/>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9"/>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9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7"/>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7"/>
      <w:r w:rsidR="007F516C">
        <w:rPr>
          <w:rStyle w:val="CommentReference"/>
          <w:rFonts w:eastAsiaTheme="minorHAnsi" w:cstheme="minorBidi"/>
          <w:color w:val="auto"/>
          <w:lang w:val="en-CA"/>
        </w:rPr>
        <w:commentReference w:id="237"/>
      </w:r>
      <w:r w:rsidRPr="00AB1781">
        <w:t>.</w:t>
      </w:r>
      <w:r w:rsidRPr="00AB1781">
        <w:rPr>
          <w:rStyle w:val="FootnoteReference"/>
        </w:rPr>
        <w:footnoteReference w:id="9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2"/>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4"/>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5"/>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7"/>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8" w:name="_Ref412098373"/>
      <w:r>
        <w:t>Psalm</w:t>
      </w:r>
      <w:r w:rsidR="00CF35A1" w:rsidRPr="00AB1781">
        <w:t xml:space="preserve"> 18</w:t>
      </w:r>
      <w:r>
        <w:t xml:space="preserve">: </w:t>
      </w:r>
      <w:r w:rsidR="005A728E">
        <w:t>“</w:t>
      </w:r>
      <w:r>
        <w:t>The heavens declare the glory of Go</w:t>
      </w:r>
      <w:r w:rsidR="005453DF">
        <w:t>d”</w:t>
      </w:r>
      <w:bookmarkEnd w:id="238"/>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37FDD480" w:rsidR="00F14AA6" w:rsidRDefault="00F14AA6" w:rsidP="00CF35A1">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9"/>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10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1"/>
      </w:r>
      <w:r w:rsidRPr="00AB1781">
        <w:t xml:space="preserve"> in the sun;</w:t>
      </w:r>
      <w:r w:rsidRPr="00AB1781">
        <w:rPr>
          <w:rStyle w:val="FootnoteReference"/>
        </w:rPr>
        <w:footnoteReference w:id="10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6"/>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0FB8A42"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89025C">
        <w:t>Psalm</w:t>
      </w:r>
      <w:r w:rsidR="0089025C" w:rsidRPr="00AB1781">
        <w:t xml:space="preserve"> 24</w:t>
      </w:r>
      <w:r w:rsidR="0089025C">
        <w:t>: “To You, O Lord, I lift up my soul”</w:t>
      </w:r>
      <w:r>
        <w:fldChar w:fldCharType="end"/>
      </w:r>
      <w:r>
        <w:t xml:space="preserve">, page </w:t>
      </w:r>
      <w:r>
        <w:fldChar w:fldCharType="begin"/>
      </w:r>
      <w:r>
        <w:instrText xml:space="preserve"> PAGEREF _Ref412026003 \h </w:instrText>
      </w:r>
      <w:r>
        <w:fldChar w:fldCharType="separate"/>
      </w:r>
      <w:r w:rsidR="0089025C">
        <w:rPr>
          <w:noProof/>
        </w:rPr>
        <w:t>113</w:t>
      </w:r>
      <w:r>
        <w:fldChar w:fldCharType="end"/>
      </w:r>
      <w:r>
        <w:t>.</w:t>
      </w:r>
    </w:p>
    <w:p w14:paraId="2E6C9A8C" w14:textId="5A97DDA6" w:rsidR="00CF35A1" w:rsidRPr="00CF35A1" w:rsidRDefault="002D71F0" w:rsidP="00BF0205">
      <w:pPr>
        <w:pStyle w:val="Heading4"/>
      </w:pPr>
      <w:bookmarkStart w:id="239" w:name="_Ref412110716"/>
      <w:r>
        <w:lastRenderedPageBreak/>
        <w:t>Psalm</w:t>
      </w:r>
      <w:r w:rsidR="00CF35A1" w:rsidRPr="00AB1781">
        <w:t xml:space="preserve"> 19</w:t>
      </w:r>
      <w:r>
        <w:t xml:space="preserve">: </w:t>
      </w:r>
      <w:r w:rsidR="005A728E">
        <w:t>“</w:t>
      </w:r>
      <w:r>
        <w:t>May the Lord hear you in the day o</w:t>
      </w:r>
      <w:r w:rsidR="005453DF">
        <w:t>f affliction”</w:t>
      </w:r>
      <w:bookmarkEnd w:id="239"/>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4793B522" w:rsidR="00F14AA6" w:rsidRDefault="00F14AA6" w:rsidP="00CF35A1">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1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3D05509E"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_Ref412026111 \h </w:instrText>
      </w:r>
      <w:r>
        <w:fldChar w:fldCharType="separate"/>
      </w:r>
      <w:r w:rsidR="0089025C">
        <w:t>Psalm</w:t>
      </w:r>
      <w:r w:rsidR="0089025C" w:rsidRPr="00AB1781">
        <w:t xml:space="preserve"> 22</w:t>
      </w:r>
      <w:r w:rsidR="0089025C">
        <w:t>: “The Lord is my Shepherd, and I will lack nothing”</w:t>
      </w:r>
      <w:r>
        <w:fldChar w:fldCharType="end"/>
      </w:r>
      <w:r>
        <w:t xml:space="preserve">, page </w:t>
      </w:r>
      <w:r>
        <w:fldChar w:fldCharType="begin"/>
      </w:r>
      <w:r>
        <w:instrText xml:space="preserve"> PAGEREF _Ref412026111 \h </w:instrText>
      </w:r>
      <w:r>
        <w:fldChar w:fldCharType="separate"/>
      </w:r>
      <w:r w:rsidR="0089025C">
        <w:rPr>
          <w:noProof/>
        </w:rPr>
        <w:t>110</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11"/>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05B0EBEB" w:rsidR="00CF35A1" w:rsidRPr="00AB1781" w:rsidRDefault="00CF35A1" w:rsidP="00266A55">
      <w:pPr>
        <w:pStyle w:val="EnglishHangNoCoptic"/>
      </w:pPr>
      <w:r w:rsidRPr="00AB1781">
        <w:t xml:space="preserve">6 </w:t>
      </w:r>
      <w:r w:rsidR="00266A55">
        <w:t>His glory is g</w:t>
      </w:r>
      <w:r w:rsidRPr="00AB1781">
        <w:t xml:space="preserve">reat in </w:t>
      </w:r>
      <w:r w:rsidR="00E570CB">
        <w:t>Your</w:t>
      </w:r>
      <w:r w:rsidRPr="00AB1781">
        <w:t xml:space="preserve"> salvation;</w:t>
      </w:r>
      <w:r w:rsidR="00A10A86">
        <w:rPr>
          <w:rStyle w:val="FootnoteReference"/>
        </w:rPr>
        <w:footnoteReference w:id="112"/>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3"/>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4"/>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5"/>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6"/>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7"/>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75E58301" w:rsidR="00CF35A1" w:rsidRPr="00AB1781" w:rsidRDefault="00CF35A1" w:rsidP="00CF35A1">
      <w:pPr>
        <w:pStyle w:val="EnglishHangEndNoCoptic"/>
      </w:pPr>
      <w:r w:rsidRPr="00AB1781">
        <w:tab/>
        <w:t xml:space="preserve">they say with their lips </w:t>
      </w:r>
      <w:r w:rsidR="00830E10">
        <w:t>and</w:t>
      </w:r>
      <w:r w:rsidR="004B5519">
        <w:t xml:space="preserve"> </w:t>
      </w:r>
      <w:r w:rsidR="0017625A">
        <w:t>shake</w:t>
      </w:r>
      <w:r w:rsidR="004B5519">
        <w:t xml:space="preserve">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27E21962" w:rsidR="00CF35A1" w:rsidRPr="00AB1781" w:rsidRDefault="00CF35A1" w:rsidP="00830E10">
      <w:pPr>
        <w:pStyle w:val="EnglishHangEndNoCoptic"/>
      </w:pPr>
      <w:r w:rsidRPr="00AB1781">
        <w:tab/>
      </w:r>
      <w:r w:rsidR="004B5519">
        <w:t xml:space="preserve">let Him save him, </w:t>
      </w:r>
      <w:r w:rsidR="0017625A">
        <w:t>if</w:t>
      </w:r>
      <w:r w:rsidR="004B5519">
        <w:t xml:space="preserve"> He wanted</w:t>
      </w:r>
      <w:r w:rsidRPr="00AB1781">
        <w:t xml:space="preserve"> him.</w:t>
      </w:r>
      <w:r w:rsidR="00830E10">
        <w:t>”</w:t>
      </w:r>
      <w:r w:rsidRPr="00AB1781">
        <w:rPr>
          <w:rStyle w:val="FootnoteReference"/>
        </w:rPr>
        <w:footnoteReference w:id="118"/>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9"/>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20"/>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1"/>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2"/>
      </w:r>
      <w:r w:rsidRPr="00AB1781">
        <w:t xml:space="preserve"> from the power of the dog.</w:t>
      </w:r>
      <w:r w:rsidR="00ED0D70">
        <w:rPr>
          <w:rStyle w:val="FootnoteReference"/>
        </w:rPr>
        <w:footnoteReference w:id="123"/>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4"/>
      </w:r>
      <w:r w:rsidRPr="00AB1781">
        <w:t>.</w:t>
      </w:r>
    </w:p>
    <w:p w14:paraId="16587FC4" w14:textId="01B6A414" w:rsidR="00CF35A1" w:rsidRPr="00AB1781" w:rsidRDefault="00CF35A1" w:rsidP="00CF35A1">
      <w:pPr>
        <w:pStyle w:val="EnglishHangNoCoptic"/>
      </w:pPr>
      <w:r w:rsidRPr="00AB1781">
        <w:lastRenderedPageBreak/>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5"/>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6"/>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7"/>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8"/>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9"/>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30"/>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1"/>
      </w:r>
    </w:p>
    <w:p w14:paraId="3B6A8177" w14:textId="3FDB7992" w:rsidR="00CF35A1" w:rsidRPr="00CF35A1" w:rsidRDefault="002D71F0" w:rsidP="00BF0205">
      <w:pPr>
        <w:pStyle w:val="Heading4"/>
      </w:pPr>
      <w:bookmarkStart w:id="240" w:name="_Ref412026111"/>
      <w:r>
        <w:t>Psalm</w:t>
      </w:r>
      <w:r w:rsidR="00CF35A1" w:rsidRPr="00AB1781">
        <w:t xml:space="preserve"> 22</w:t>
      </w:r>
      <w:r>
        <w:t xml:space="preserve">: </w:t>
      </w:r>
      <w:r w:rsidR="009216DA">
        <w:t>“</w:t>
      </w:r>
      <w:r>
        <w:t>The Lord is my Shepherd, an</w:t>
      </w:r>
      <w:r w:rsidR="00F017CA">
        <w:t>d I will lack nothing”</w:t>
      </w:r>
      <w:bookmarkEnd w:id="240"/>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2F3345AE" w:rsidR="00F14AA6" w:rsidRDefault="00F14AA6" w:rsidP="00CF35A1">
      <w:pPr>
        <w:pStyle w:val="Rubric"/>
      </w:pPr>
      <w:r>
        <w:lastRenderedPageBreak/>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2"/>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3"/>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4"/>
      </w:r>
    </w:p>
    <w:p w14:paraId="26A7A53B" w14:textId="1154F2D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_Ref412110755 \h </w:instrText>
      </w:r>
      <w:r>
        <w:fldChar w:fldCharType="separate"/>
      </w:r>
      <w:r w:rsidR="0089025C">
        <w:t>Psalm</w:t>
      </w:r>
      <w:r w:rsidR="0089025C" w:rsidRPr="00AB1781">
        <w:t xml:space="preserve"> 23</w:t>
      </w:r>
      <w:r w:rsidR="0089025C">
        <w:t>: “The earth is the Lord's and all that is in it”</w:t>
      </w:r>
      <w:r>
        <w:fldChar w:fldCharType="end"/>
      </w:r>
      <w:r>
        <w:t xml:space="preserve">, page </w:t>
      </w:r>
      <w:r>
        <w:fldChar w:fldCharType="begin"/>
      </w:r>
      <w:r>
        <w:instrText xml:space="preserve"> PAGEREF _Ref412110755 \h </w:instrText>
      </w:r>
      <w:r>
        <w:fldChar w:fldCharType="separate"/>
      </w:r>
      <w:r w:rsidR="0089025C">
        <w:rPr>
          <w:noProof/>
        </w:rPr>
        <w:t>111</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_Ref412026124 \h </w:instrText>
      </w:r>
      <w:r>
        <w:fldChar w:fldCharType="separate"/>
      </w:r>
      <w:r w:rsidR="0089025C">
        <w:t>Psalm</w:t>
      </w:r>
      <w:r w:rsidR="0089025C" w:rsidRPr="00AB1781">
        <w:t xml:space="preserve"> 29</w:t>
      </w:r>
      <w:r w:rsidR="0089025C">
        <w:t>: “I will exalt You, O Lord”</w:t>
      </w:r>
      <w:r>
        <w:fldChar w:fldCharType="end"/>
      </w:r>
      <w:r>
        <w:t xml:space="preserve">, page </w:t>
      </w:r>
      <w:r>
        <w:fldChar w:fldCharType="begin"/>
      </w:r>
      <w:r>
        <w:instrText xml:space="preserve"> PAGEREF _Ref412026124 \h </w:instrText>
      </w:r>
      <w:r>
        <w:fldChar w:fldCharType="separate"/>
      </w:r>
      <w:r w:rsidR="0089025C">
        <w:rPr>
          <w:noProof/>
        </w:rPr>
        <w:t>120</w:t>
      </w:r>
      <w:r>
        <w:fldChar w:fldCharType="end"/>
      </w:r>
      <w:r>
        <w:t>.</w:t>
      </w:r>
    </w:p>
    <w:p w14:paraId="3DFD110A" w14:textId="645B1EB9" w:rsidR="00CF35A1" w:rsidRPr="00CF35A1" w:rsidRDefault="002D71F0" w:rsidP="00BF0205">
      <w:pPr>
        <w:pStyle w:val="Heading4"/>
      </w:pPr>
      <w:bookmarkStart w:id="241" w:name="_Ref412110755"/>
      <w:r>
        <w:t>Psalm</w:t>
      </w:r>
      <w:r w:rsidR="00CF35A1" w:rsidRPr="00AB1781">
        <w:t xml:space="preserve"> 23</w:t>
      </w:r>
      <w:r>
        <w:t xml:space="preserve">: </w:t>
      </w:r>
      <w:r w:rsidR="009216DA">
        <w:t>“</w:t>
      </w:r>
      <w:r>
        <w:t>The earth is the Lord's and all that is in i</w:t>
      </w:r>
      <w:r w:rsidR="005453DF">
        <w:t>t”</w:t>
      </w:r>
      <w:bookmarkEnd w:id="241"/>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E45DC8F" w:rsidR="00F14AA6" w:rsidRDefault="00F14AA6" w:rsidP="00CF35A1">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lastRenderedPageBreak/>
        <w:t xml:space="preserve">1 The earth is the Lord’s and all </w:t>
      </w:r>
      <w:r w:rsidR="00E06712">
        <w:t xml:space="preserve">that is in </w:t>
      </w:r>
      <w:r w:rsidR="00360CD6">
        <w:t>it</w:t>
      </w:r>
      <w:r w:rsidRPr="00AB1781">
        <w:t>,</w:t>
      </w:r>
      <w:r w:rsidRPr="00AB1781">
        <w:rPr>
          <w:rStyle w:val="FootnoteReference"/>
        </w:rPr>
        <w:footnoteReference w:id="135"/>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6"/>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7"/>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44FA2878" w:rsidR="00B35B25"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_Ref412110770 \h </w:instrText>
      </w:r>
      <w:r>
        <w:fldChar w:fldCharType="separate"/>
      </w:r>
      <w:r w:rsidR="0089025C">
        <w:t>Psalm</w:t>
      </w:r>
      <w:r w:rsidR="0089025C" w:rsidRPr="00AB1781">
        <w:t xml:space="preserve"> 25</w:t>
      </w:r>
      <w:r w:rsidR="0089025C">
        <w:t>: “Judge me, O Lord, for I have walked in my innocence”</w:t>
      </w:r>
      <w:r>
        <w:fldChar w:fldCharType="end"/>
      </w:r>
      <w:r>
        <w:t xml:space="preserve">, page </w:t>
      </w:r>
      <w:r>
        <w:fldChar w:fldCharType="begin"/>
      </w:r>
      <w:r>
        <w:instrText xml:space="preserve"> PAGEREF _Ref412110770 \h </w:instrText>
      </w:r>
      <w:r>
        <w:fldChar w:fldCharType="separate"/>
      </w:r>
      <w:r w:rsidR="0089025C">
        <w:rPr>
          <w:noProof/>
        </w:rPr>
        <w:t>115</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2" w:name="_Ref435989991"/>
      <w:r>
        <w:lastRenderedPageBreak/>
        <w:t>Kathisma 4</w:t>
      </w:r>
      <w:bookmarkEnd w:id="242"/>
    </w:p>
    <w:p w14:paraId="125C09B3" w14:textId="71EB341A" w:rsidR="002D71F0" w:rsidRPr="00AB1781" w:rsidRDefault="002D71F0" w:rsidP="00BF0205">
      <w:pPr>
        <w:pStyle w:val="Heading4"/>
      </w:pPr>
      <w:bookmarkStart w:id="243" w:name="_Ref412026003"/>
      <w:r>
        <w:t>Psalm</w:t>
      </w:r>
      <w:r w:rsidRPr="00AB1781">
        <w:t xml:space="preserve"> 24</w:t>
      </w:r>
      <w:r>
        <w:t xml:space="preserve">: </w:t>
      </w:r>
      <w:r w:rsidR="009216DA">
        <w:t>“</w:t>
      </w:r>
      <w:r>
        <w:t xml:space="preserve">To </w:t>
      </w:r>
      <w:r w:rsidR="001040C8">
        <w:t>You</w:t>
      </w:r>
      <w:r>
        <w:t>, O Lord, I lift up my sou</w:t>
      </w:r>
      <w:r w:rsidR="005453DF">
        <w:t>l”</w:t>
      </w:r>
      <w:bookmarkEnd w:id="243"/>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2F0A35F2" w:rsidR="002D71F0" w:rsidRP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tl/>
          <w:lang w:bidi="he-IL"/>
        </w:rPr>
        <w:t>א</w:t>
      </w:r>
      <w:r w:rsidR="0055185C" w:rsidRPr="005030F1">
        <w:t>)</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tl/>
          <w:lang w:bidi="he-IL"/>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8"/>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tl/>
          <w:lang w:bidi="he-IL"/>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tl/>
          <w:lang w:bidi="he-IL"/>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tl/>
          <w:lang w:bidi="he-IL"/>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tl/>
          <w:lang w:bidi="he-IL"/>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9"/>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tl/>
          <w:lang w:bidi="he-IL"/>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tl/>
          <w:lang w:bidi="he-IL"/>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40"/>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tl/>
          <w:lang w:bidi="he-IL"/>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tl/>
          <w:lang w:bidi="he-IL"/>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1"/>
      </w:r>
      <w:r w:rsidRPr="00AB1781">
        <w:t xml:space="preserve"> His covenant and His </w:t>
      </w:r>
      <w:r w:rsidR="00055722">
        <w:t>testimonies</w:t>
      </w:r>
      <w:r w:rsidRPr="00AB1781">
        <w:t>.</w:t>
      </w:r>
      <w:r w:rsidRPr="00AB1781">
        <w:rPr>
          <w:rStyle w:val="FootnoteReference"/>
        </w:rPr>
        <w:footnoteReference w:id="142"/>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tl/>
          <w:lang w:bidi="he-IL"/>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3"/>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tl/>
          <w:lang w:bidi="he-IL"/>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tl/>
          <w:lang w:bidi="he-IL"/>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4"/>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tl/>
          <w:lang w:bidi="he-IL"/>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5"/>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6"/>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tl/>
          <w:lang w:bidi="he-IL"/>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tl/>
          <w:lang w:bidi="he-IL"/>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7"/>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tl/>
          <w:lang w:bidi="he-IL"/>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8"/>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tl/>
          <w:lang w:bidi="he-IL"/>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tl/>
          <w:lang w:bidi="he-IL"/>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tl/>
          <w:lang w:bidi="he-IL"/>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tl/>
          <w:lang w:bidi="he-IL"/>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tl/>
          <w:lang w:bidi="he-IL"/>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E21E9A3" w:rsidR="00F35AEA" w:rsidRPr="00906079" w:rsidRDefault="00F35AEA" w:rsidP="00B35B25">
      <w:pPr>
        <w:pStyle w:val="Rubric"/>
      </w:pPr>
      <w:r>
        <w:lastRenderedPageBreak/>
        <w:t xml:space="preserve">Alleluia. </w:t>
      </w:r>
      <w:r>
        <w:fldChar w:fldCharType="begin"/>
      </w:r>
      <w:r>
        <w:instrText xml:space="preserve"> REF _Ref448061221 \h </w:instrText>
      </w:r>
      <w:r>
        <w:fldChar w:fldCharType="separate"/>
      </w:r>
      <w:r w:rsidR="0089025C">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89025C">
        <w:t>Psalm</w:t>
      </w:r>
      <w:r w:rsidR="0089025C" w:rsidRPr="00AB1781">
        <w:t xml:space="preserve"> 26</w:t>
      </w:r>
      <w:r w:rsidR="0089025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89025C">
        <w:rPr>
          <w:noProof/>
        </w:rPr>
        <w:t>116</w:t>
      </w:r>
      <w:r>
        <w:fldChar w:fldCharType="end"/>
      </w:r>
      <w:r>
        <w:t>.</w:t>
      </w:r>
    </w:p>
    <w:p w14:paraId="4F2251F9" w14:textId="2E14AC17" w:rsidR="002D71F0" w:rsidRPr="00906079" w:rsidRDefault="00906079" w:rsidP="00BF0205">
      <w:pPr>
        <w:pStyle w:val="Heading4"/>
      </w:pPr>
      <w:bookmarkStart w:id="244" w:name="_Ref412110770"/>
      <w:r>
        <w:t>Psalm</w:t>
      </w:r>
      <w:r w:rsidR="002D71F0" w:rsidRPr="00AB1781">
        <w:t xml:space="preserve"> 25</w:t>
      </w:r>
      <w:r>
        <w:t xml:space="preserve">: </w:t>
      </w:r>
      <w:r w:rsidR="009216DA">
        <w:t>“</w:t>
      </w:r>
      <w:r>
        <w:t>Judge me, O Lord, for I have walked in my innocenc</w:t>
      </w:r>
      <w:r w:rsidR="005453DF">
        <w:t>e”</w:t>
      </w:r>
      <w:bookmarkEnd w:id="244"/>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1DA5C545"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9"/>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50"/>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1"/>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lastRenderedPageBreak/>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2"/>
      </w:r>
    </w:p>
    <w:p w14:paraId="7BB9F7DC" w14:textId="63F058A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_Ref412110790 \h </w:instrText>
      </w:r>
      <w:r>
        <w:fldChar w:fldCharType="separate"/>
      </w:r>
      <w:r w:rsidR="0089025C">
        <w:t>Psalm</w:t>
      </w:r>
      <w:r w:rsidR="0089025C" w:rsidRPr="00AB1781">
        <w:t xml:space="preserve"> 28</w:t>
      </w:r>
      <w:r w:rsidR="0089025C">
        <w:t>: “Bring to the Lord, O sons of God”</w:t>
      </w:r>
      <w:r>
        <w:fldChar w:fldCharType="end"/>
      </w:r>
      <w:r>
        <w:t xml:space="preserve">, page </w:t>
      </w:r>
      <w:r>
        <w:fldChar w:fldCharType="begin"/>
      </w:r>
      <w:r>
        <w:instrText xml:space="preserve"> PAGEREF _Ref412110790 \h </w:instrText>
      </w:r>
      <w:r>
        <w:fldChar w:fldCharType="separate"/>
      </w:r>
      <w:r w:rsidR="0089025C">
        <w:rPr>
          <w:noProof/>
        </w:rPr>
        <w:t>119</w:t>
      </w:r>
      <w:r>
        <w:fldChar w:fldCharType="end"/>
      </w:r>
      <w:r>
        <w:t>.</w:t>
      </w:r>
    </w:p>
    <w:p w14:paraId="4B35662F" w14:textId="12BA05FF" w:rsidR="002D71F0" w:rsidRPr="00906079" w:rsidRDefault="00906079" w:rsidP="00BF0205">
      <w:pPr>
        <w:pStyle w:val="Heading4"/>
      </w:pPr>
      <w:bookmarkStart w:id="245" w:name="_Ref412026021"/>
      <w:r>
        <w:t>Psalm</w:t>
      </w:r>
      <w:r w:rsidR="002D71F0" w:rsidRPr="00AB1781">
        <w:t xml:space="preserve"> 26</w:t>
      </w:r>
      <w:r>
        <w:t xml:space="preserve"> </w:t>
      </w:r>
      <w:r w:rsidR="009216DA">
        <w:t>“</w:t>
      </w:r>
      <w:r>
        <w:t>The Lord is my light and my Saviour; whom shall I fea</w:t>
      </w:r>
      <w:r w:rsidR="005453DF">
        <w:t>r”</w:t>
      </w:r>
      <w:bookmarkEnd w:id="245"/>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3F0D4DF" w:rsidR="00F14AA6" w:rsidRDefault="00F14AA6" w:rsidP="00906079">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3"/>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4"/>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5"/>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422FDFD0"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_Ref412098429 \h </w:instrText>
      </w:r>
      <w:r>
        <w:fldChar w:fldCharType="separate"/>
      </w:r>
      <w:r w:rsidR="0089025C">
        <w:t>Psalm</w:t>
      </w:r>
      <w:r w:rsidR="0089025C" w:rsidRPr="00AB1781">
        <w:t xml:space="preserve"> 62</w:t>
      </w:r>
      <w:r w:rsidR="0089025C">
        <w:t>: “O God, my God, I rise early to be with You”</w:t>
      </w:r>
      <w:r>
        <w:fldChar w:fldCharType="end"/>
      </w:r>
      <w:r>
        <w:t xml:space="preserve">, page </w:t>
      </w:r>
      <w:r>
        <w:fldChar w:fldCharType="begin"/>
      </w:r>
      <w:r>
        <w:instrText xml:space="preserve"> PAGEREF _Ref412098429 \h </w:instrText>
      </w:r>
      <w:r>
        <w:fldChar w:fldCharType="separate"/>
      </w:r>
      <w:r w:rsidR="0089025C">
        <w:rPr>
          <w:noProof/>
        </w:rPr>
        <w:t>171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89025C">
        <w:t>Psalm</w:t>
      </w:r>
      <w:r w:rsidR="0089025C" w:rsidRPr="00AB1781">
        <w:t xml:space="preserve"> 66</w:t>
      </w:r>
      <w:r w:rsidR="0089025C">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89025C">
        <w:rPr>
          <w:noProof/>
        </w:rPr>
        <w:t>177</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1EB9974F" w:rsidR="002D71F0" w:rsidRPr="00AB1781" w:rsidRDefault="002D71F0" w:rsidP="00906079">
      <w:pPr>
        <w:pStyle w:val="EnglishHangNoCoptic"/>
      </w:pPr>
      <w:r w:rsidRPr="00AB1781">
        <w:tab/>
        <w:t xml:space="preserve">who speak peace with their </w:t>
      </w:r>
      <w:r w:rsidR="00F4017C">
        <w:t>neighbo</w:t>
      </w:r>
      <w:r w:rsidR="000106F6">
        <w:t>u</w:t>
      </w:r>
      <w:r w:rsidR="00F4017C">
        <w:t>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6"/>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lastRenderedPageBreak/>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7"/>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8"/>
      </w:r>
    </w:p>
    <w:p w14:paraId="74EB604D" w14:textId="1BE439E9" w:rsidR="002D71F0" w:rsidRPr="00906079" w:rsidRDefault="00906079" w:rsidP="00BF0205">
      <w:pPr>
        <w:pStyle w:val="Heading4"/>
      </w:pPr>
      <w:bookmarkStart w:id="246" w:name="_Ref412110790"/>
      <w:r>
        <w:t>Psalm</w:t>
      </w:r>
      <w:r w:rsidR="002D71F0" w:rsidRPr="00AB1781">
        <w:t xml:space="preserve"> 28</w:t>
      </w:r>
      <w:r>
        <w:t xml:space="preserve">: </w:t>
      </w:r>
      <w:r w:rsidR="009216DA">
        <w:t>“</w:t>
      </w:r>
      <w:r>
        <w:t>Bring to the Lord, O sons of Go</w:t>
      </w:r>
      <w:r w:rsidR="005453DF">
        <w:t>d”</w:t>
      </w:r>
      <w:bookmarkEnd w:id="246"/>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3491F7BB"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9"/>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lastRenderedPageBreak/>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60"/>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1"/>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54D9A395"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_Ref412026124 \h </w:instrText>
      </w:r>
      <w:r>
        <w:fldChar w:fldCharType="separate"/>
      </w:r>
      <w:r w:rsidR="0089025C">
        <w:t>Psalm</w:t>
      </w:r>
      <w:r w:rsidR="0089025C" w:rsidRPr="00AB1781">
        <w:t xml:space="preserve"> 29</w:t>
      </w:r>
      <w:r w:rsidR="0089025C">
        <w:t>: “I will exalt You, O Lord”</w:t>
      </w:r>
      <w:r>
        <w:fldChar w:fldCharType="end"/>
      </w:r>
      <w:r>
        <w:t xml:space="preserve">, page </w:t>
      </w:r>
      <w:r>
        <w:fldChar w:fldCharType="begin"/>
      </w:r>
      <w:r>
        <w:instrText xml:space="preserve"> PAGEREF _Ref412026124 \h </w:instrText>
      </w:r>
      <w:r>
        <w:fldChar w:fldCharType="separate"/>
      </w:r>
      <w:r w:rsidR="0089025C">
        <w:rPr>
          <w:noProof/>
        </w:rPr>
        <w:t>120</w:t>
      </w:r>
      <w:r>
        <w:fldChar w:fldCharType="end"/>
      </w:r>
      <w:r>
        <w:t>.</w:t>
      </w:r>
    </w:p>
    <w:p w14:paraId="511CF4D8" w14:textId="0112890B" w:rsidR="002D71F0" w:rsidRPr="00906079" w:rsidRDefault="00906079" w:rsidP="00BF0205">
      <w:pPr>
        <w:pStyle w:val="Heading4"/>
      </w:pPr>
      <w:bookmarkStart w:id="247"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7"/>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CAE38F6"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lastRenderedPageBreak/>
        <w:t xml:space="preserve">6 For </w:t>
      </w:r>
      <w:r w:rsidR="0065732B">
        <w:t xml:space="preserve">there is </w:t>
      </w:r>
      <w:r w:rsidRPr="00AB1781">
        <w:t>wrath is in His anger,</w:t>
      </w:r>
      <w:r w:rsidRPr="00AB1781">
        <w:rPr>
          <w:rStyle w:val="FootnoteReference"/>
        </w:rPr>
        <w:footnoteReference w:id="162"/>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4E0E9BAC" w:rsidR="002D71F0" w:rsidRPr="00AB1781" w:rsidRDefault="002D71F0" w:rsidP="00906079">
      <w:pPr>
        <w:pStyle w:val="EnglishHangNoCoptic"/>
      </w:pPr>
      <w:r w:rsidRPr="00AB1781">
        <w:t xml:space="preserve">8 O Lord, in </w:t>
      </w:r>
      <w:r w:rsidR="00E570CB">
        <w:t>Your</w:t>
      </w:r>
      <w:r w:rsidRPr="00AB1781">
        <w:t xml:space="preserve"> love grant</w:t>
      </w:r>
      <w:r w:rsidR="00BF6550">
        <w:rPr>
          <w:rStyle w:val="FootnoteReference"/>
        </w:rPr>
        <w:footnoteReference w:id="163"/>
      </w:r>
      <w:r w:rsidRPr="00AB1781">
        <w:t xml:space="preserve"> power to my beauty</w:t>
      </w:r>
      <w:r w:rsidR="0065732B">
        <w:t>;</w:t>
      </w:r>
      <w:r w:rsidRPr="00AB1781">
        <w:rPr>
          <w:rStyle w:val="FootnoteReference"/>
        </w:rPr>
        <w:footnoteReference w:id="164"/>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5"/>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6"/>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7"/>
      </w:r>
      <w:r w:rsidRPr="00AB1781">
        <w:t xml:space="preserve"> </w:t>
      </w:r>
      <w:r w:rsidR="001040C8">
        <w:t>You</w:t>
      </w:r>
      <w:r w:rsidRPr="00AB1781">
        <w:t xml:space="preserve"> </w:t>
      </w:r>
      <w:r w:rsidR="00A8396B">
        <w:t>forever</w:t>
      </w:r>
      <w:r w:rsidRPr="00AB1781">
        <w:t>.</w:t>
      </w:r>
    </w:p>
    <w:p w14:paraId="554C34EF" w14:textId="3405E66E"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_Ref412110815 \h </w:instrText>
      </w:r>
      <w:r>
        <w:fldChar w:fldCharType="separate"/>
      </w:r>
      <w:r w:rsidR="0089025C">
        <w:t>Psalm</w:t>
      </w:r>
      <w:r w:rsidR="0089025C" w:rsidRPr="00AB1781">
        <w:t xml:space="preserve"> 33</w:t>
      </w:r>
      <w:r w:rsidR="0089025C">
        <w:t>: “I will bless the Lord at all times”</w:t>
      </w:r>
      <w:r>
        <w:fldChar w:fldCharType="end"/>
      </w:r>
      <w:r>
        <w:t xml:space="preserve">, page </w:t>
      </w:r>
      <w:r>
        <w:fldChar w:fldCharType="begin"/>
      </w:r>
      <w:r>
        <w:instrText xml:space="preserve"> PAGEREF _Ref412110815 \h </w:instrText>
      </w:r>
      <w:r>
        <w:fldChar w:fldCharType="separate"/>
      </w:r>
      <w:r w:rsidR="0089025C">
        <w:rPr>
          <w:noProof/>
        </w:rPr>
        <w:t>127</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_Ref412026139 \h </w:instrText>
      </w:r>
      <w:r>
        <w:fldChar w:fldCharType="separate"/>
      </w:r>
      <w:r w:rsidR="0089025C">
        <w:t>Psalm</w:t>
      </w:r>
      <w:r w:rsidR="0089025C" w:rsidRPr="00AB1781">
        <w:t xml:space="preserve"> 42</w:t>
      </w:r>
      <w:r w:rsidR="0089025C">
        <w:t>: “Judge me, O God, and defend my cause”</w:t>
      </w:r>
      <w:r>
        <w:fldChar w:fldCharType="end"/>
      </w:r>
      <w:r>
        <w:t xml:space="preserve">, page </w:t>
      </w:r>
      <w:r>
        <w:fldChar w:fldCharType="begin"/>
      </w:r>
      <w:r>
        <w:instrText xml:space="preserve"> PAGEREF _Ref412026139 \h </w:instrText>
      </w:r>
      <w:r>
        <w:fldChar w:fldCharType="separate"/>
      </w:r>
      <w:r w:rsidR="0089025C">
        <w:rPr>
          <w:noProof/>
        </w:rPr>
        <w:t>144</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8"/>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9"/>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70"/>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lastRenderedPageBreak/>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71"/>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0FFAAE12" w:rsidR="002D71F0" w:rsidRPr="00AB1781" w:rsidRDefault="002D71F0" w:rsidP="00906079">
      <w:pPr>
        <w:pStyle w:val="EnglishHangNoCoptic"/>
      </w:pPr>
      <w:r w:rsidRPr="00AB1781">
        <w:t xml:space="preserve">17 </w:t>
      </w:r>
      <w:r w:rsidR="00480956">
        <w:t>S</w:t>
      </w:r>
      <w:r w:rsidR="00423B80">
        <w:t>h</w:t>
      </w:r>
      <w:r w:rsidR="00480956">
        <w:t>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lastRenderedPageBreak/>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5"/>
      </w:r>
      <w:r w:rsidRPr="00AB1781">
        <w:t xml:space="preserve"> truth</w:t>
      </w:r>
      <w:r w:rsidR="007F2564">
        <w:rPr>
          <w:rStyle w:val="FootnoteReference"/>
        </w:rPr>
        <w:footnoteReference w:id="176"/>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7"/>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9"/>
      </w:r>
      <w:r w:rsidRPr="00AB1781">
        <w:t xml:space="preserve"> my bones grew old</w:t>
      </w:r>
      <w:r w:rsidR="00DE3F89">
        <w:rPr>
          <w:rStyle w:val="FootnoteReference"/>
        </w:rPr>
        <w:footnoteReference w:id="180"/>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lastRenderedPageBreak/>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1"/>
      </w:r>
      <w:r w:rsidR="00E87C17">
        <w:t>,</w:t>
      </w:r>
      <w:r w:rsidRPr="00AB1781">
        <w:t xml:space="preserve"> all you </w:t>
      </w:r>
      <w:r w:rsidR="00121720">
        <w:t>upright in</w:t>
      </w:r>
      <w:r w:rsidRPr="00AB1781">
        <w:t xml:space="preserve"> heart.</w:t>
      </w:r>
      <w:r w:rsidRPr="00AB1781">
        <w:rPr>
          <w:rStyle w:val="FootnoteReference"/>
        </w:rPr>
        <w:footnoteReference w:id="182"/>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8" w:name="_Ref435438533"/>
      <w:r w:rsidRPr="00AB1781">
        <w:t>K</w:t>
      </w:r>
      <w:r>
        <w:t>athisma 5</w:t>
      </w:r>
      <w:bookmarkEnd w:id="248"/>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lastRenderedPageBreak/>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3"/>
      </w:r>
      <w:r w:rsidRPr="00AB1781">
        <w:t xml:space="preserve"> the Lord with the </w:t>
      </w:r>
      <w:r w:rsidR="00643986">
        <w:t>lyre</w:t>
      </w:r>
      <w:r w:rsidR="00643986">
        <w:rPr>
          <w:rStyle w:val="FootnoteReference"/>
        </w:rPr>
        <w:footnoteReference w:id="184"/>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5"/>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6"/>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7"/>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8"/>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9"/>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9" w:name="_Ref412110815"/>
      <w:r>
        <w:t>Psalm</w:t>
      </w:r>
      <w:r w:rsidRPr="00AB1781">
        <w:t xml:space="preserve"> 33</w:t>
      </w:r>
      <w:r>
        <w:t xml:space="preserve">: </w:t>
      </w:r>
      <w:r w:rsidR="009216DA">
        <w:t>“</w:t>
      </w:r>
      <w:r>
        <w:t>I will bless the Lord at all time</w:t>
      </w:r>
      <w:r w:rsidR="005453DF">
        <w:t>s”</w:t>
      </w:r>
      <w:bookmarkEnd w:id="249"/>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0FEEFD29" w:rsidR="00F14AA6" w:rsidRDefault="00F14AA6" w:rsidP="00950468">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tl/>
          <w:lang w:bidi="he-IL"/>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tl/>
          <w:lang w:bidi="he-IL"/>
        </w:rPr>
        <w:t>ב</w:t>
      </w:r>
      <w:r w:rsidR="004A623E">
        <w:t xml:space="preserve">) </w:t>
      </w:r>
      <w:r w:rsidRPr="00AB1781">
        <w:t>My soul will be praised in the Lord</w:t>
      </w:r>
      <w:r w:rsidR="00366380">
        <w:rPr>
          <w:rStyle w:val="FootnoteReference"/>
        </w:rPr>
        <w:footnoteReference w:id="190"/>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tl/>
          <w:lang w:bidi="he-IL"/>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tl/>
          <w:lang w:bidi="he-IL"/>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tl/>
          <w:lang w:bidi="he-IL"/>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tl/>
          <w:lang w:bidi="he-IL"/>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tl/>
          <w:lang w:bidi="he-IL"/>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tl/>
          <w:lang w:bidi="he-IL"/>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tl/>
          <w:lang w:bidi="he-IL"/>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tl/>
          <w:lang w:bidi="he-IL"/>
        </w:rPr>
        <w:t>י</w:t>
      </w:r>
      <w:r w:rsidR="00366380">
        <w:t xml:space="preserve">) </w:t>
      </w:r>
      <w:r w:rsidRPr="00AB1781">
        <w:t>The rich</w:t>
      </w:r>
      <w:r w:rsidRPr="00AB1781">
        <w:rPr>
          <w:rStyle w:val="FootnoteReference"/>
        </w:rPr>
        <w:footnoteReference w:id="191"/>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tl/>
          <w:lang w:bidi="he-IL"/>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tl/>
          <w:lang w:bidi="he-IL"/>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tl/>
          <w:lang w:bidi="he-IL"/>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tl/>
          <w:lang w:bidi="he-IL"/>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tl/>
          <w:lang w:bidi="he-IL"/>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tl/>
          <w:lang w:bidi="he-IL"/>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2"/>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tl/>
          <w:lang w:bidi="he-IL"/>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tl/>
          <w:lang w:bidi="he-IL"/>
        </w:rPr>
        <w:t>צ</w:t>
      </w:r>
      <w:r>
        <w:t>) The Lord is near the broken</w:t>
      </w:r>
      <w:r w:rsidR="00950468" w:rsidRPr="00AB1781">
        <w:t>hearted</w:t>
      </w:r>
      <w:r>
        <w:rPr>
          <w:rStyle w:val="FootnoteReference"/>
        </w:rPr>
        <w:footnoteReference w:id="193"/>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tl/>
          <w:lang w:bidi="he-IL"/>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tl/>
          <w:lang w:bidi="he-IL"/>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tl/>
          <w:lang w:bidi="he-IL"/>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4"/>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tl/>
          <w:lang w:bidi="he-IL"/>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5"/>
      </w:r>
      <w:r w:rsidRPr="00AB1781">
        <w:t>.</w:t>
      </w:r>
    </w:p>
    <w:p w14:paraId="77115137" w14:textId="7DCEB697"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_Ref412110829 \h </w:instrText>
      </w:r>
      <w:r>
        <w:fldChar w:fldCharType="separate"/>
      </w:r>
      <w:r w:rsidR="0089025C">
        <w:t>Psalm</w:t>
      </w:r>
      <w:r w:rsidR="0089025C" w:rsidRPr="00AB1781">
        <w:t xml:space="preserve"> 40</w:t>
      </w:r>
      <w:r w:rsidR="0089025C">
        <w:t>: “Blessed is he who considers the poor and needy”</w:t>
      </w:r>
      <w:r>
        <w:fldChar w:fldCharType="end"/>
      </w:r>
      <w:r>
        <w:t xml:space="preserve">, page </w:t>
      </w:r>
      <w:r>
        <w:fldChar w:fldCharType="begin"/>
      </w:r>
      <w:r>
        <w:instrText xml:space="preserve"> PAGEREF _Ref412110829 \h </w:instrText>
      </w:r>
      <w:r>
        <w:fldChar w:fldCharType="separate"/>
      </w:r>
      <w:r w:rsidR="0089025C">
        <w:rPr>
          <w:noProof/>
        </w:rPr>
        <w:t>141</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6"/>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lastRenderedPageBreak/>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7"/>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8"/>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9"/>
      </w:r>
      <w:r w:rsidR="00810FF2">
        <w:t xml:space="preserve"> from the lions.</w:t>
      </w:r>
    </w:p>
    <w:p w14:paraId="1C8A0325" w14:textId="54CEB760" w:rsidR="00950468" w:rsidRPr="00AB1781" w:rsidRDefault="00950468" w:rsidP="00950468">
      <w:pPr>
        <w:pStyle w:val="EnglishHangNoCoptic"/>
      </w:pPr>
      <w:r w:rsidRPr="00AB1781">
        <w:lastRenderedPageBreak/>
        <w:t xml:space="preserve">18 I will </w:t>
      </w:r>
      <w:r w:rsidR="00810FF2">
        <w:t>confess</w:t>
      </w:r>
      <w:r w:rsidR="004E0429">
        <w:rPr>
          <w:rStyle w:val="FootnoteReference"/>
        </w:rPr>
        <w:footnoteReference w:id="200"/>
      </w:r>
      <w:r w:rsidRPr="00AB1781">
        <w:t xml:space="preserve"> </w:t>
      </w:r>
      <w:r w:rsidR="001040C8">
        <w:t>You</w:t>
      </w:r>
      <w:r w:rsidR="00E14083">
        <w:t>[, O Lord]</w:t>
      </w:r>
      <w:r w:rsidR="00E14083">
        <w:rPr>
          <w:rStyle w:val="FootnoteReference"/>
        </w:rPr>
        <w:footnoteReference w:id="201"/>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2"/>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384E0236" w14:textId="79F8F585" w:rsidR="00950468" w:rsidRPr="00AB1781" w:rsidRDefault="00950468" w:rsidP="000106F6">
      <w:pPr>
        <w:pStyle w:val="EnglishHangEndNoCoptic"/>
      </w:pPr>
      <w:r w:rsidRPr="00AB1781">
        <w:tab/>
      </w:r>
      <w:r w:rsidR="00810FF2">
        <w:t>saying, “good, good!</w:t>
      </w:r>
      <w:r w:rsidR="004E0429">
        <w:rPr>
          <w:rStyle w:val="FootnoteReference"/>
        </w:rPr>
        <w:footnoteReference w:id="203"/>
      </w:r>
      <w:r w:rsidR="00810FF2">
        <w:t xml:space="preserve"> Our eyes have seen it.”</w:t>
      </w: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4"/>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lastRenderedPageBreak/>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5"/>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6"/>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7"/>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lastRenderedPageBreak/>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tl/>
          <w:lang w:bidi="he-IL"/>
        </w:rPr>
        <w:t>א</w:t>
      </w:r>
      <w:r w:rsidR="00402CB0">
        <w:t xml:space="preserve">) </w:t>
      </w:r>
      <w:r w:rsidRPr="00AB1781">
        <w:t>Do not fret because of evildoers,</w:t>
      </w:r>
      <w:r w:rsidRPr="00AB1781">
        <w:rPr>
          <w:rStyle w:val="FootnoteReference"/>
        </w:rPr>
        <w:footnoteReference w:id="21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tl/>
          <w:lang w:bidi="he-IL"/>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11"/>
      </w:r>
      <w:r w:rsidRPr="00AB1781">
        <w:t xml:space="preserve"> and be fed </w:t>
      </w:r>
      <w:r w:rsidR="00402CB0">
        <w:t>by</w:t>
      </w:r>
      <w:r w:rsidRPr="00AB1781">
        <w:t xml:space="preserve"> its wealth.</w:t>
      </w:r>
      <w:r w:rsidRPr="00AB1781">
        <w:rPr>
          <w:rStyle w:val="FootnoteReference"/>
        </w:rPr>
        <w:footnoteReference w:id="21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tl/>
          <w:lang w:bidi="he-IL"/>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4"/>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tl/>
          <w:lang w:bidi="he-IL"/>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tl/>
          <w:lang w:bidi="he-IL"/>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lastRenderedPageBreak/>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tl/>
          <w:lang w:bidi="he-IL"/>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tl/>
          <w:lang w:bidi="he-IL"/>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tl/>
          <w:lang w:bidi="he-IL"/>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tl/>
          <w:lang w:bidi="he-IL"/>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tl/>
          <w:lang w:bidi="he-IL"/>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tl/>
          <w:lang w:bidi="he-IL"/>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tl/>
          <w:lang w:bidi="he-IL"/>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lastRenderedPageBreak/>
        <w:t xml:space="preserve">23 </w:t>
      </w:r>
      <w:r w:rsidR="00402D26">
        <w:t>(</w:t>
      </w:r>
      <w:r w:rsidR="00402D26" w:rsidRPr="00402D26">
        <w:rPr>
          <w:rFonts w:ascii="Tahoma" w:eastAsia="Tahoma" w:hAnsi="Tahoma" w:cs="Tahoma"/>
          <w:rtl/>
          <w:lang w:bidi="he-IL"/>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tl/>
          <w:lang w:bidi="he-IL"/>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20"/>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tl/>
          <w:lang w:bidi="he-IL"/>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tl/>
          <w:lang w:bidi="he-IL"/>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tl/>
          <w:lang w:bidi="he-IL"/>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tl/>
          <w:lang w:bidi="he-IL"/>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tl/>
          <w:lang w:bidi="he-IL"/>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tl/>
          <w:lang w:bidi="he-IL"/>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lastRenderedPageBreak/>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2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tl/>
          <w:lang w:bidi="he-IL"/>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2"/>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tl/>
          <w:lang w:bidi="he-IL"/>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0" w:name="_Ref435438548"/>
      <w:r w:rsidRPr="00AB1781">
        <w:t>K</w:t>
      </w:r>
      <w:r>
        <w:t>athisma 6</w:t>
      </w:r>
      <w:bookmarkEnd w:id="250"/>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4"/>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22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5238F993" w:rsidR="0079572F" w:rsidRDefault="0079572F" w:rsidP="0079572F">
      <w:pPr>
        <w:pStyle w:val="EnglishHangEndNoCoptic"/>
        <w:ind w:left="864"/>
      </w:pPr>
      <w:r>
        <w:t xml:space="preserve">And they cast me off, </w:t>
      </w:r>
      <w:r w:rsidR="002538F7">
        <w:t>[</w:t>
      </w:r>
      <w:r>
        <w:t>I,</w:t>
      </w:r>
      <w:r w:rsidR="002538F7">
        <w:t>]</w:t>
      </w:r>
      <w:r>
        <w:t xml:space="preserve"> the beloved, like a horrid corpse</w:t>
      </w:r>
      <w:r w:rsidR="0017625A">
        <w:t>[</w:t>
      </w:r>
      <w:r>
        <w:t>.</w:t>
      </w:r>
    </w:p>
    <w:p w14:paraId="6ECB4EF9" w14:textId="6EC23ADA" w:rsidR="0017625A" w:rsidRPr="00AB1781" w:rsidRDefault="0017625A" w:rsidP="0079572F">
      <w:pPr>
        <w:pStyle w:val="EnglishHangEndNoCoptic"/>
        <w:ind w:left="864"/>
      </w:pPr>
      <w:r>
        <w:lastRenderedPageBreak/>
        <w:t>And they put nails in My flesh.]</w:t>
      </w:r>
      <w:r>
        <w:rPr>
          <w:rStyle w:val="FootnoteReference"/>
        </w:rPr>
        <w:footnoteReference w:id="226"/>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7"/>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8"/>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9"/>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lastRenderedPageBreak/>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30"/>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lastRenderedPageBreak/>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31"/>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32"/>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3"/>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4"/>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1" w:name="_Ref412110829"/>
      <w:r>
        <w:t>Psalm</w:t>
      </w:r>
      <w:r w:rsidR="00950468" w:rsidRPr="00AB1781">
        <w:t xml:space="preserve"> 40</w:t>
      </w:r>
      <w:r>
        <w:t xml:space="preserve">: </w:t>
      </w:r>
      <w:r w:rsidR="009216DA">
        <w:t>“</w:t>
      </w:r>
      <w:r>
        <w:t>Blessed is he who considers the poor and need</w:t>
      </w:r>
      <w:r w:rsidR="005453DF">
        <w:t>y”</w:t>
      </w:r>
      <w:bookmarkEnd w:id="251"/>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6D7569E"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8"/>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40"/>
      </w:r>
    </w:p>
    <w:p w14:paraId="3B07415D" w14:textId="0E5E73CB" w:rsidR="00B35B25"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_Ref412026139 \h </w:instrText>
      </w:r>
      <w:r>
        <w:fldChar w:fldCharType="separate"/>
      </w:r>
      <w:r w:rsidR="0089025C">
        <w:t>Psalm</w:t>
      </w:r>
      <w:r w:rsidR="0089025C" w:rsidRPr="00AB1781">
        <w:t xml:space="preserve"> 42</w:t>
      </w:r>
      <w:r w:rsidR="0089025C">
        <w:t>: “Judge me, O God, and defend my cause”</w:t>
      </w:r>
      <w:r>
        <w:fldChar w:fldCharType="end"/>
      </w:r>
      <w:r>
        <w:t xml:space="preserve">, page </w:t>
      </w:r>
      <w:r>
        <w:fldChar w:fldCharType="begin"/>
      </w:r>
      <w:r>
        <w:instrText xml:space="preserve"> PAGEREF _Ref412026139 \h </w:instrText>
      </w:r>
      <w:r>
        <w:fldChar w:fldCharType="separate"/>
      </w:r>
      <w:r w:rsidR="0089025C">
        <w:rPr>
          <w:noProof/>
        </w:rPr>
        <w:t>144</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lastRenderedPageBreak/>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4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4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43"/>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3A539D63" w:rsidR="00950468" w:rsidRPr="00AB1781" w:rsidRDefault="00950468" w:rsidP="004E0D33">
      <w:pPr>
        <w:pStyle w:val="EnglishHangNoCoptic"/>
      </w:pPr>
      <w:r w:rsidRPr="00AB1781">
        <w:tab/>
        <w:t>and in the night His song is with me</w:t>
      </w:r>
      <w:r w:rsidR="00423B80">
        <w:rPr>
          <w:rStyle w:val="FootnoteReference"/>
        </w:rPr>
        <w:footnoteReference w:id="244"/>
      </w:r>
      <w:r w:rsidRPr="00AB1781">
        <w:t>,</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lastRenderedPageBreak/>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310EB5EB" w:rsidR="00950468" w:rsidRPr="00AB1781" w:rsidRDefault="00950468" w:rsidP="004E0D33">
      <w:pPr>
        <w:pStyle w:val="EnglishHangNoCoptic"/>
      </w:pPr>
      <w:r w:rsidRPr="00AB1781">
        <w:tab/>
      </w:r>
      <w:r w:rsidR="008A1194">
        <w:t>Hope</w:t>
      </w:r>
      <w:r w:rsidRPr="00AB1781">
        <w:t xml:space="preserve"> in God, for I will </w:t>
      </w:r>
      <w:r w:rsidR="0054429F">
        <w:t>confess</w:t>
      </w:r>
      <w:r w:rsidRPr="00AB1781">
        <w:t xml:space="preserve"> Him</w:t>
      </w:r>
      <w:r w:rsidR="0054429F">
        <w:rPr>
          <w:rStyle w:val="FootnoteReference"/>
        </w:rPr>
        <w:footnoteReference w:id="245"/>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2" w:name="_Ref412026139"/>
      <w:r>
        <w:t>Psalm</w:t>
      </w:r>
      <w:r w:rsidR="00950468" w:rsidRPr="00AB1781">
        <w:t xml:space="preserve"> 42</w:t>
      </w:r>
      <w:r>
        <w:t xml:space="preserve">: </w:t>
      </w:r>
      <w:r w:rsidR="009216DA">
        <w:t>“</w:t>
      </w:r>
      <w:r>
        <w:t>Judge me, O God, and defend my caus</w:t>
      </w:r>
      <w:r w:rsidR="00F017CA">
        <w:t>e”</w:t>
      </w:r>
      <w:bookmarkEnd w:id="252"/>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5C689838"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6"/>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7"/>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8"/>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9"/>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18CFEA0A" w:rsidR="00B35B25" w:rsidRPr="004E0D33" w:rsidRDefault="00B35B25" w:rsidP="00B35B25">
      <w:pPr>
        <w:pStyle w:val="Rubric"/>
      </w:pPr>
      <w:r>
        <w:lastRenderedPageBreak/>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_Ref412110857 \h </w:instrText>
      </w:r>
      <w:r>
        <w:fldChar w:fldCharType="separate"/>
      </w:r>
      <w:r w:rsidR="0089025C">
        <w:t>Psalm</w:t>
      </w:r>
      <w:r w:rsidR="0089025C" w:rsidRPr="00AB1781">
        <w:t xml:space="preserve"> 44</w:t>
      </w:r>
      <w:r w:rsidR="0089025C">
        <w:t>: “My heart erupted with a good word”</w:t>
      </w:r>
      <w:r>
        <w:fldChar w:fldCharType="end"/>
      </w:r>
      <w:r>
        <w:t xml:space="preserve">, page </w:t>
      </w:r>
      <w:r>
        <w:fldChar w:fldCharType="begin"/>
      </w:r>
      <w:r>
        <w:instrText xml:space="preserve"> PAGEREF _Ref412110857 \h </w:instrText>
      </w:r>
      <w:r>
        <w:fldChar w:fldCharType="separate"/>
      </w:r>
      <w:r w:rsidR="0089025C">
        <w:rPr>
          <w:noProof/>
        </w:rPr>
        <w:t>147</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_Ref412026190 \h </w:instrText>
      </w:r>
      <w:r>
        <w:fldChar w:fldCharType="separate"/>
      </w:r>
      <w:r w:rsidR="0089025C">
        <w:t>Psalm</w:t>
      </w:r>
      <w:r w:rsidR="0089025C" w:rsidRPr="00AB1781">
        <w:t xml:space="preserve"> 56</w:t>
      </w:r>
      <w:r w:rsidR="0089025C">
        <w:t>: “Have mercy on me, O God, have mercy on me”</w:t>
      </w:r>
      <w:r>
        <w:fldChar w:fldCharType="end"/>
      </w:r>
      <w:r>
        <w:t xml:space="preserve">, page </w:t>
      </w:r>
      <w:r>
        <w:fldChar w:fldCharType="begin"/>
      </w:r>
      <w:r>
        <w:instrText xml:space="preserve"> PAGEREF _Ref412026190 \h </w:instrText>
      </w:r>
      <w:r>
        <w:fldChar w:fldCharType="separate"/>
      </w:r>
      <w:r w:rsidR="0089025C">
        <w:rPr>
          <w:noProof/>
        </w:rPr>
        <w:t>164</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50"/>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51"/>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52"/>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53"/>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54"/>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lastRenderedPageBreak/>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5"/>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3"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3"/>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A873140"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6"/>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7"/>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8"/>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lastRenderedPageBreak/>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9"/>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60"/>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61"/>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62"/>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63"/>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6D741CAD"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_Ref412110915 \h </w:instrText>
      </w:r>
      <w:r>
        <w:fldChar w:fldCharType="separate"/>
      </w:r>
      <w:r w:rsidR="0089025C">
        <w:t>Psalm</w:t>
      </w:r>
      <w:r w:rsidR="0089025C" w:rsidRPr="00AB1781">
        <w:t xml:space="preserve"> 45</w:t>
      </w:r>
      <w:r w:rsidR="0089025C">
        <w:t>: “God is our refuge and strength”</w:t>
      </w:r>
      <w:r>
        <w:fldChar w:fldCharType="end"/>
      </w:r>
      <w:r>
        <w:t xml:space="preserve">, page </w:t>
      </w:r>
      <w:r>
        <w:fldChar w:fldCharType="begin"/>
      </w:r>
      <w:r>
        <w:instrText xml:space="preserve"> PAGEREF _Ref412110915 \h </w:instrText>
      </w:r>
      <w:r>
        <w:fldChar w:fldCharType="separate"/>
      </w:r>
      <w:r w:rsidR="0089025C">
        <w:rPr>
          <w:noProof/>
        </w:rPr>
        <w:t>149</w:t>
      </w:r>
      <w:r>
        <w:fldChar w:fldCharType="end"/>
      </w:r>
      <w:r>
        <w:t>.</w:t>
      </w:r>
    </w:p>
    <w:p w14:paraId="5C84228E" w14:textId="1E068D83" w:rsidR="00950468" w:rsidRPr="008242AB" w:rsidRDefault="008242AB" w:rsidP="00BF0205">
      <w:pPr>
        <w:pStyle w:val="Heading4"/>
      </w:pPr>
      <w:bookmarkStart w:id="254" w:name="_Ref412110915"/>
      <w:r>
        <w:t>Psalm</w:t>
      </w:r>
      <w:r w:rsidR="00950468" w:rsidRPr="00AB1781">
        <w:t xml:space="preserve"> 45</w:t>
      </w:r>
      <w:r>
        <w:t xml:space="preserve">: </w:t>
      </w:r>
      <w:r w:rsidR="009216DA">
        <w:t>“</w:t>
      </w:r>
      <w:r>
        <w:t>God is our refuge and strengt</w:t>
      </w:r>
      <w:r w:rsidR="005453DF">
        <w:t>h”</w:t>
      </w:r>
      <w:bookmarkEnd w:id="254"/>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69A2F7F8" w:rsidR="00F14AA6" w:rsidRDefault="00F14AA6" w:rsidP="008242AB">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5"/>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8"/>
      </w:r>
    </w:p>
    <w:p w14:paraId="55C308DF" w14:textId="77777777" w:rsidR="00714A98" w:rsidRPr="00AB1781" w:rsidRDefault="00714A98" w:rsidP="00714A98">
      <w:pPr>
        <w:pStyle w:val="EnglishHangNoCoptic"/>
      </w:pPr>
      <w:r w:rsidRPr="00AB1781">
        <w:lastRenderedPageBreak/>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7A45699A" w:rsidR="00B35B25"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_Ref412110929 \h </w:instrText>
      </w:r>
      <w:r>
        <w:fldChar w:fldCharType="separate"/>
      </w:r>
      <w:r w:rsidR="0089025C">
        <w:t>Psalm</w:t>
      </w:r>
      <w:r w:rsidR="0089025C" w:rsidRPr="00AB1781">
        <w:t xml:space="preserve"> 46</w:t>
      </w:r>
      <w:r w:rsidR="0089025C">
        <w:t>: “Clap your hands, all you nations”</w:t>
      </w:r>
      <w:r>
        <w:fldChar w:fldCharType="end"/>
      </w:r>
      <w:r>
        <w:t xml:space="preserve">, page </w:t>
      </w:r>
      <w:r>
        <w:fldChar w:fldCharType="begin"/>
      </w:r>
      <w:r>
        <w:instrText xml:space="preserve"> PAGEREF _Ref412110929 \h </w:instrText>
      </w:r>
      <w:r>
        <w:fldChar w:fldCharType="separate"/>
      </w:r>
      <w:r w:rsidR="0089025C">
        <w:rPr>
          <w:noProof/>
        </w:rPr>
        <w:t>150</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5" w:name="_Ref435990010"/>
      <w:r>
        <w:t>Kathisma 7</w:t>
      </w:r>
      <w:bookmarkEnd w:id="255"/>
    </w:p>
    <w:p w14:paraId="3F629085" w14:textId="3F034B79" w:rsidR="00A6346F" w:rsidRPr="00A6346F" w:rsidRDefault="00A6346F" w:rsidP="00BF0205">
      <w:pPr>
        <w:pStyle w:val="Heading4"/>
      </w:pPr>
      <w:bookmarkStart w:id="256" w:name="_Ref412110929"/>
      <w:r>
        <w:t>Psalm</w:t>
      </w:r>
      <w:r w:rsidRPr="00AB1781">
        <w:t xml:space="preserve"> 46</w:t>
      </w:r>
      <w:r>
        <w:t xml:space="preserve">: </w:t>
      </w:r>
      <w:r w:rsidR="009216DA">
        <w:t>“C</w:t>
      </w:r>
      <w:r>
        <w:t>lap your hand</w:t>
      </w:r>
      <w:r w:rsidR="005453DF">
        <w:t>s, all you nations”</w:t>
      </w:r>
      <w:bookmarkEnd w:id="256"/>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BD3A5B2" w:rsidR="00F14AA6" w:rsidRDefault="00F14AA6" w:rsidP="00A6346F">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70"/>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71"/>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6483B2BB" w:rsidR="00A6346F" w:rsidRPr="00AB1781" w:rsidRDefault="00A6346F" w:rsidP="00A6346F">
      <w:pPr>
        <w:pStyle w:val="EnglishHangNoCoptic"/>
      </w:pPr>
      <w:r w:rsidRPr="00AB1781">
        <w:t xml:space="preserve">5 He </w:t>
      </w:r>
      <w:r w:rsidR="008E3BAC">
        <w:t xml:space="preserve">has </w:t>
      </w:r>
      <w:r w:rsidR="007C3F83">
        <w:t>chose</w:t>
      </w:r>
      <w:r w:rsidR="008E3BAC">
        <w:t>n</w:t>
      </w:r>
      <w:r w:rsidRPr="00AB1781">
        <w:t xml:space="preserve"> us </w:t>
      </w:r>
      <w:r w:rsidR="008E3BAC">
        <w:t xml:space="preserve">for </w:t>
      </w:r>
      <w:r w:rsidR="007C3F83">
        <w:t>His own inheritance</w:t>
      </w:r>
      <w:r w:rsidRPr="00AB1781">
        <w:t>,</w:t>
      </w:r>
      <w:r w:rsidRPr="00AB1781">
        <w:rPr>
          <w:rStyle w:val="FootnoteReference"/>
        </w:rPr>
        <w:footnoteReference w:id="272"/>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73"/>
      </w:r>
    </w:p>
    <w:p w14:paraId="262D1E8F" w14:textId="2022E06F"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74"/>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5"/>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lastRenderedPageBreak/>
        <w:t xml:space="preserve">8 </w:t>
      </w:r>
      <w:r w:rsidR="008C19B4">
        <w:t>You will wreck the ships of Tarshish</w:t>
      </w:r>
      <w:r w:rsidR="008C19B4" w:rsidRPr="00AB1781">
        <w:rPr>
          <w:rStyle w:val="FootnoteReference"/>
        </w:rPr>
        <w:footnoteReference w:id="276"/>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7"/>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8"/>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9"/>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80"/>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81"/>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lastRenderedPageBreak/>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82"/>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83"/>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84"/>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5"/>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lastRenderedPageBreak/>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7"/>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8"/>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9"/>
      </w:r>
    </w:p>
    <w:p w14:paraId="44987C5C" w14:textId="77777777" w:rsidR="00A6346F" w:rsidRPr="00AB1781" w:rsidRDefault="00A6346F" w:rsidP="00A6346F">
      <w:pPr>
        <w:pStyle w:val="EnglishHangNoCoptic"/>
      </w:pPr>
      <w:r>
        <w:lastRenderedPageBreak/>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7"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7"/>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2877A72" w:rsidR="00C06875" w:rsidRDefault="00C06875" w:rsidP="00336170">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89025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89025C">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89025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89025C">
        <w:rPr>
          <w:noProof/>
        </w:rPr>
        <w:t>48</w:t>
      </w:r>
      <w:r>
        <w:fldChar w:fldCharType="end"/>
      </w:r>
      <w:r>
        <w:t xml:space="preserve">; </w:t>
      </w:r>
      <w:r>
        <w:fldChar w:fldCharType="begin"/>
      </w:r>
      <w:r>
        <w:instrText xml:space="preserve"> REF _Ref435434353 \h </w:instrText>
      </w:r>
      <w:r>
        <w:fldChar w:fldCharType="separate"/>
      </w:r>
      <w:r w:rsidR="0089025C">
        <w:t>The Psalms of the Third Hour</w:t>
      </w:r>
      <w:r>
        <w:fldChar w:fldCharType="end"/>
      </w:r>
      <w:r>
        <w:t xml:space="preserve">, page </w:t>
      </w:r>
      <w:r>
        <w:fldChar w:fldCharType="begin"/>
      </w:r>
      <w:r>
        <w:instrText xml:space="preserve"> PAGEREF _Ref435434358 \h </w:instrText>
      </w:r>
      <w:r>
        <w:fldChar w:fldCharType="separate"/>
      </w:r>
      <w:r w:rsidR="0089025C">
        <w:rPr>
          <w:noProof/>
        </w:rPr>
        <w:t>67</w:t>
      </w:r>
      <w:r>
        <w:fldChar w:fldCharType="end"/>
      </w:r>
      <w:r>
        <w:t xml:space="preserve">; </w:t>
      </w:r>
      <w:r>
        <w:fldChar w:fldCharType="begin"/>
      </w:r>
      <w:r>
        <w:instrText xml:space="preserve"> REF _Ref435434365 \h </w:instrText>
      </w:r>
      <w:r>
        <w:fldChar w:fldCharType="separate"/>
      </w:r>
      <w:r w:rsidR="0089025C">
        <w:t>The Psalms of the Sixth Hour</w:t>
      </w:r>
      <w:r>
        <w:fldChar w:fldCharType="end"/>
      </w:r>
      <w:r>
        <w:t xml:space="preserve">, page </w:t>
      </w:r>
      <w:r>
        <w:fldChar w:fldCharType="begin"/>
      </w:r>
      <w:r>
        <w:instrText xml:space="preserve"> PAGEREF _Ref435434371 \p \h </w:instrText>
      </w:r>
      <w:r>
        <w:fldChar w:fldCharType="separate"/>
      </w:r>
      <w:r w:rsidR="0089025C">
        <w:rPr>
          <w:noProof/>
        </w:rPr>
        <w:t>on page 70</w:t>
      </w:r>
      <w:r>
        <w:fldChar w:fldCharType="end"/>
      </w:r>
      <w:r>
        <w:t xml:space="preserve">; </w:t>
      </w:r>
      <w:r>
        <w:fldChar w:fldCharType="begin"/>
      </w:r>
      <w:r>
        <w:instrText xml:space="preserve"> REF _Ref435434381 \h </w:instrText>
      </w:r>
      <w:r>
        <w:fldChar w:fldCharType="separate"/>
      </w:r>
      <w:r w:rsidR="0089025C">
        <w:t>The Psalms of the Ninth Hour</w:t>
      </w:r>
      <w:r>
        <w:fldChar w:fldCharType="end"/>
      </w:r>
      <w:r>
        <w:t xml:space="preserve">, page </w:t>
      </w:r>
      <w:r>
        <w:fldChar w:fldCharType="begin"/>
      </w:r>
      <w:r>
        <w:instrText xml:space="preserve"> PAGEREF _Ref435434387 \h </w:instrText>
      </w:r>
      <w:r>
        <w:fldChar w:fldCharType="separate"/>
      </w:r>
      <w:r w:rsidR="0089025C">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90"/>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lastRenderedPageBreak/>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91"/>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92"/>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93"/>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94"/>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5"/>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lastRenderedPageBreak/>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lastRenderedPageBreak/>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6"/>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8" w:name="_Ref412111187"/>
      <w:r>
        <w:lastRenderedPageBreak/>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8"/>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65529184" w:rsidR="00F14AA6" w:rsidRDefault="00F14AA6" w:rsidP="00FD3FDA">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7"/>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8"/>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9"/>
      </w:r>
      <w:r w:rsidRPr="00AB1781">
        <w:t xml:space="preserve"> </w:t>
      </w:r>
      <w:r w:rsidR="00E570CB">
        <w:t>Your</w:t>
      </w:r>
      <w:r w:rsidRPr="00AB1781">
        <w:t xml:space="preserve"> Name, O Lord, for it is good.</w:t>
      </w:r>
      <w:r w:rsidRPr="00AB1781">
        <w:rPr>
          <w:rStyle w:val="FootnoteReference"/>
        </w:rPr>
        <w:footnoteReference w:id="300"/>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301"/>
      </w:r>
    </w:p>
    <w:p w14:paraId="01F8EC09" w14:textId="73053269"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89025C">
        <w:t>Psalm</w:t>
      </w:r>
      <w:r w:rsidR="0089025C" w:rsidRPr="00AB1781">
        <w:t xml:space="preserve"> 56</w:t>
      </w:r>
      <w:r w:rsidR="0089025C">
        <w:t>: “Have mercy on me, O God, have mercy on me”</w:t>
      </w:r>
      <w:r>
        <w:fldChar w:fldCharType="end"/>
      </w:r>
      <w:r>
        <w:t xml:space="preserve">, page </w:t>
      </w:r>
      <w:r>
        <w:fldChar w:fldCharType="begin"/>
      </w:r>
      <w:r>
        <w:instrText xml:space="preserve"> PAGEREF _Ref412026190 \h </w:instrText>
      </w:r>
      <w:r>
        <w:fldChar w:fldCharType="separate"/>
      </w:r>
      <w:r w:rsidR="0089025C">
        <w:rPr>
          <w:noProof/>
        </w:rPr>
        <w:t>164</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302"/>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303"/>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304"/>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9" w:name="_Ref435438564"/>
      <w:r w:rsidRPr="00AB1781">
        <w:lastRenderedPageBreak/>
        <w:t>K</w:t>
      </w:r>
      <w:r>
        <w:t>athisma</w:t>
      </w:r>
      <w:r w:rsidR="0044639B">
        <w:t xml:space="preserve"> 8</w:t>
      </w:r>
      <w:bookmarkEnd w:id="259"/>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5"/>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6"/>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7"/>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lastRenderedPageBreak/>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0" w:name="_Ref412026190"/>
      <w:r>
        <w:t>Psalm</w:t>
      </w:r>
      <w:r w:rsidRPr="00AB1781">
        <w:t xml:space="preserve"> 56</w:t>
      </w:r>
      <w:r>
        <w:t xml:space="preserve">: </w:t>
      </w:r>
      <w:r w:rsidR="009216DA">
        <w:t>“</w:t>
      </w:r>
      <w:r>
        <w:t>Have mercy on me, O God, have mercy on m</w:t>
      </w:r>
      <w:r w:rsidR="00F017CA">
        <w:t>e”</w:t>
      </w:r>
      <w:bookmarkEnd w:id="260"/>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07EA2540" w:rsidR="00F14AA6" w:rsidRDefault="00F14AA6" w:rsidP="009E7111">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8"/>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lastRenderedPageBreak/>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9"/>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10"/>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11"/>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12"/>
      </w:r>
    </w:p>
    <w:p w14:paraId="46679648" w14:textId="18DEE8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89025C">
        <w:t>Psalm</w:t>
      </w:r>
      <w:r w:rsidR="0089025C" w:rsidRPr="00AB1781">
        <w:t xml:space="preserve"> 60</w:t>
      </w:r>
      <w:r w:rsidR="0089025C">
        <w:t>: “Hear my supplication, O God”</w:t>
      </w:r>
      <w:r>
        <w:fldChar w:fldCharType="end"/>
      </w:r>
      <w:r>
        <w:t xml:space="preserve">, page </w:t>
      </w:r>
      <w:r>
        <w:fldChar w:fldCharType="begin"/>
      </w:r>
      <w:r>
        <w:instrText xml:space="preserve"> PAGEREF _Ref412111219 \h </w:instrText>
      </w:r>
      <w:r>
        <w:fldChar w:fldCharType="separate"/>
      </w:r>
      <w:r w:rsidR="0089025C">
        <w:rPr>
          <w:noProof/>
        </w:rPr>
        <w:t>169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025C">
        <w:t>Psalm</w:t>
      </w:r>
      <w:r w:rsidR="0089025C" w:rsidRPr="00AB1781">
        <w:t xml:space="preserve"> 85</w:t>
      </w:r>
      <w:r w:rsidR="0089025C">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89025C">
        <w:rPr>
          <w:noProof/>
        </w:rPr>
        <w:t>212</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lastRenderedPageBreak/>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13"/>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14"/>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5"/>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lastRenderedPageBreak/>
        <w:t xml:space="preserve">10 Moab </w:t>
      </w:r>
      <w:r w:rsidR="00E76B49">
        <w:t>is the washbowl</w:t>
      </w:r>
      <w:r w:rsidRPr="00AB1781">
        <w:rPr>
          <w:rStyle w:val="FootnoteReference"/>
        </w:rPr>
        <w:footnoteReference w:id="316"/>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7"/>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8"/>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1" w:name="_Ref412111219"/>
      <w:r>
        <w:t>Psalm</w:t>
      </w:r>
      <w:r w:rsidR="009E7111" w:rsidRPr="00AB1781">
        <w:t xml:space="preserve"> 60</w:t>
      </w:r>
      <w:r>
        <w:t xml:space="preserve">: </w:t>
      </w:r>
      <w:r w:rsidR="009216DA">
        <w:t>“Hear</w:t>
      </w:r>
      <w:r>
        <w:t xml:space="preserve"> my supplicatio</w:t>
      </w:r>
      <w:r w:rsidR="005453DF">
        <w:t>n, O God”</w:t>
      </w:r>
      <w:bookmarkEnd w:id="261"/>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0E8E0786" w:rsidR="00F14AA6" w:rsidRDefault="00F14AA6" w:rsidP="00035647">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19ED0F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007C05E0">
        <w:t>d</w:t>
      </w:r>
      <w:r w:rsidRPr="00AB1781">
        <w:t xml:space="preserve"> my prayers;</w:t>
      </w:r>
    </w:p>
    <w:p w14:paraId="3021AF9E" w14:textId="3CFC8ED5" w:rsidR="009E7111" w:rsidRPr="00AB1781" w:rsidRDefault="009E7111" w:rsidP="00035647">
      <w:pPr>
        <w:pStyle w:val="EnglishHangNoCoptic"/>
      </w:pPr>
      <w:r w:rsidRPr="00AB1781">
        <w:tab/>
      </w:r>
      <w:r w:rsidR="001040C8">
        <w:t>You</w:t>
      </w:r>
      <w:r w:rsidRPr="00AB1781">
        <w:t xml:space="preserve"> </w:t>
      </w:r>
      <w:r w:rsidR="007C05E0">
        <w:t>ga</w:t>
      </w:r>
      <w:r w:rsidR="00DC4A15">
        <w:t>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7A7F21A5"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89025C">
        <w:t>Psalm</w:t>
      </w:r>
      <w:r w:rsidR="0089025C" w:rsidRPr="00AB1781">
        <w:t xml:space="preserve"> 62</w:t>
      </w:r>
      <w:r w:rsidR="0089025C">
        <w:t>: “O God, my God, I rise early to be with You”</w:t>
      </w:r>
      <w:r>
        <w:fldChar w:fldCharType="end"/>
      </w:r>
      <w:r>
        <w:t xml:space="preserve">, page </w:t>
      </w:r>
      <w:r>
        <w:fldChar w:fldCharType="begin"/>
      </w:r>
      <w:r>
        <w:instrText xml:space="preserve"> PAGEREF _Ref412098429 \h </w:instrText>
      </w:r>
      <w:r>
        <w:fldChar w:fldCharType="separate"/>
      </w:r>
      <w:r w:rsidR="0089025C">
        <w:rPr>
          <w:noProof/>
        </w:rPr>
        <w:t>171</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9"/>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lastRenderedPageBreak/>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2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2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2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2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2"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2"/>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49FD582B" w:rsidR="00F14AA6" w:rsidRDefault="00F14AA6" w:rsidP="00035647">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lastRenderedPageBreak/>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r w:rsidR="001040C8">
        <w:t>You</w:t>
      </w:r>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24"/>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5"/>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62F6BE19"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89025C">
        <w:t>Psalm</w:t>
      </w:r>
      <w:r w:rsidR="0089025C" w:rsidRPr="00AB1781">
        <w:t xml:space="preserve"> 66</w:t>
      </w:r>
      <w:r w:rsidR="0089025C">
        <w:t>: “May God have compassion on us and bless us”</w:t>
      </w:r>
      <w:r>
        <w:fldChar w:fldCharType="end"/>
      </w:r>
      <w:r>
        <w:t xml:space="preserve">, page </w:t>
      </w:r>
      <w:r>
        <w:fldChar w:fldCharType="begin"/>
      </w:r>
      <w:r>
        <w:instrText xml:space="preserve"> PAGEREF _Ref412026041 \h </w:instrText>
      </w:r>
      <w:r>
        <w:fldChar w:fldCharType="separate"/>
      </w:r>
      <w:r w:rsidR="0089025C">
        <w:rPr>
          <w:noProof/>
        </w:rPr>
        <w:t>177</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7"/>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3" w:name="_Ref435438574"/>
      <w:r w:rsidRPr="00AB1781">
        <w:lastRenderedPageBreak/>
        <w:t>K</w:t>
      </w:r>
      <w:r>
        <w:t>athisma 9</w:t>
      </w:r>
      <w:bookmarkEnd w:id="263"/>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8"/>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9"/>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30"/>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3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3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lastRenderedPageBreak/>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33"/>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34"/>
      </w:r>
    </w:p>
    <w:p w14:paraId="6FEEAA1A" w14:textId="44077CF4" w:rsidR="00C879D4" w:rsidRPr="00AB1781" w:rsidRDefault="000E01D1" w:rsidP="00C879D4">
      <w:pPr>
        <w:pStyle w:val="EnglishHangEndNoCoptic"/>
      </w:pPr>
      <w:r>
        <w:t>Make a joyful noise to God</w:t>
      </w:r>
      <w:r w:rsidR="00E91E78">
        <w:t>, all the earth!</w:t>
      </w:r>
      <w:r w:rsidR="00C879D4" w:rsidRPr="00AB1781">
        <w:rPr>
          <w:rStyle w:val="FootnoteReference"/>
        </w:rPr>
        <w:footnoteReference w:id="33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7"/>
      </w:r>
      <w:r w:rsidRPr="00AB1781">
        <w:t xml:space="preserve"> worship</w:t>
      </w:r>
      <w:r w:rsidR="000E01D1">
        <w:rPr>
          <w:rStyle w:val="FootnoteReference"/>
        </w:rPr>
        <w:footnoteReference w:id="33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lastRenderedPageBreak/>
        <w:t>5 Come and see the works of God,</w:t>
      </w:r>
      <w:r w:rsidRPr="00AB1781">
        <w:rPr>
          <w:rStyle w:val="FootnoteReference"/>
        </w:rPr>
        <w:footnoteReference w:id="33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4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4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4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4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lastRenderedPageBreak/>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4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4" w:name="_Ref412026041"/>
      <w:r>
        <w:t>Psalm</w:t>
      </w:r>
      <w:r w:rsidRPr="00AB1781">
        <w:t xml:space="preserve"> 66</w:t>
      </w:r>
      <w:r>
        <w:t xml:space="preserve">: </w:t>
      </w:r>
      <w:r w:rsidR="007D2678">
        <w:t>“</w:t>
      </w:r>
      <w:r>
        <w:t>M</w:t>
      </w:r>
      <w:r w:rsidR="007D2678">
        <w:t>a</w:t>
      </w:r>
      <w:r>
        <w:t>y God have compassion on us and bless u</w:t>
      </w:r>
      <w:r w:rsidR="005453DF">
        <w:t>s”</w:t>
      </w:r>
      <w:bookmarkEnd w:id="264"/>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0A22DE66" w:rsidR="00F14AA6" w:rsidRDefault="00F14AA6" w:rsidP="00C879D4">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5"/>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34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35F3E7A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89025C">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89025C">
        <w:t>Psalm</w:t>
      </w:r>
      <w:r w:rsidR="0089025C" w:rsidRPr="00AB1781">
        <w:t xml:space="preserve"> 69</w:t>
      </w:r>
      <w:r w:rsidR="0089025C">
        <w:t>: “O Lord, make haste to help me”</w:t>
      </w:r>
      <w:r>
        <w:fldChar w:fldCharType="end"/>
      </w:r>
      <w:r>
        <w:t xml:space="preserve">, page </w:t>
      </w:r>
      <w:r>
        <w:fldChar w:fldCharType="begin"/>
      </w:r>
      <w:r>
        <w:instrText xml:space="preserve"> PAGEREF _Ref412026055 \h </w:instrText>
      </w:r>
      <w:r>
        <w:fldChar w:fldCharType="separate"/>
      </w:r>
      <w:r w:rsidR="0089025C">
        <w:rPr>
          <w:noProof/>
        </w:rPr>
        <w:t>184</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5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lastRenderedPageBreak/>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5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52"/>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53"/>
      </w:r>
      <w:r w:rsidR="00C879D4" w:rsidRPr="00AB1781">
        <w:t xml:space="preserve"> of</w:t>
      </w:r>
      <w:r>
        <w:rPr>
          <w:rStyle w:val="FootnoteReference"/>
        </w:rPr>
        <w:footnoteReference w:id="354"/>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5"/>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6"/>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7"/>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lastRenderedPageBreak/>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9"/>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6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6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D77DC7D" w:rsidR="00C879D4" w:rsidRPr="00AB1781" w:rsidRDefault="00C879D4" w:rsidP="00C879D4">
      <w:pPr>
        <w:pStyle w:val="EnglishHangNoCoptic"/>
      </w:pPr>
      <w:r w:rsidRPr="00AB1781">
        <w:t>34 Sing to God</w:t>
      </w:r>
      <w:r w:rsidR="000C6C77">
        <w:t>,</w:t>
      </w:r>
      <w:r w:rsidRPr="00AB1781">
        <w:t xml:space="preserve"> Who </w:t>
      </w:r>
      <w:r w:rsidR="00E7566E">
        <w:t>ascended</w:t>
      </w:r>
      <w:r w:rsidR="00E7566E">
        <w:rPr>
          <w:rStyle w:val="FootnoteReference"/>
        </w:rPr>
        <w:footnoteReference w:id="362"/>
      </w:r>
      <w:r w:rsidRPr="00AB1781">
        <w:t xml:space="preserve"> </w:t>
      </w:r>
      <w:r w:rsidR="00E7566E">
        <w:t>to</w:t>
      </w:r>
      <w:r w:rsidRPr="00AB1781">
        <w:t xml:space="preserve">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6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2306410A" w:rsidR="00C879D4" w:rsidRPr="00AB1781" w:rsidRDefault="00C879D4" w:rsidP="00B139A8">
      <w:pPr>
        <w:pStyle w:val="EnglishHangNoCoptic"/>
      </w:pPr>
      <w:r w:rsidRPr="00AB1781">
        <w:t>3 I am stuck in deep mire</w:t>
      </w:r>
      <w:r w:rsidR="00B045F9">
        <w:rPr>
          <w:rStyle w:val="FootnoteReference"/>
        </w:rPr>
        <w:footnoteReference w:id="364"/>
      </w:r>
      <w:r w:rsidRPr="00AB1781">
        <w:t>, and there is no foothold;</w:t>
      </w:r>
      <w:r w:rsidRPr="00AB1781">
        <w:rPr>
          <w:rStyle w:val="FootnoteReference"/>
        </w:rPr>
        <w:footnoteReference w:id="36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66"/>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7"/>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8"/>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9"/>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lastRenderedPageBreak/>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70"/>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71"/>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72"/>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73"/>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74"/>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5"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5"/>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54C81155" w:rsidR="00F14AA6" w:rsidRDefault="00F14AA6" w:rsidP="00B139A8">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3F8535A1" w14:textId="39E4655C" w:rsidR="000618CE" w:rsidRPr="000618CE" w:rsidRDefault="00C879D4" w:rsidP="000618CE">
      <w:pPr>
        <w:pStyle w:val="EnglishHangNoCoptic"/>
      </w:pPr>
      <w:r w:rsidRPr="00AB1781">
        <w:t xml:space="preserve">2 </w:t>
      </w:r>
      <w:r w:rsidR="000618CE" w:rsidRPr="000618CE">
        <w:t>[O God, attend to my help</w:t>
      </w:r>
      <w:r w:rsidR="000618CE">
        <w:t>;</w:t>
      </w:r>
      <w:r w:rsidR="000618CE" w:rsidRPr="000618CE">
        <w:t>]</w:t>
      </w:r>
      <w:r w:rsidR="000618CE">
        <w:rPr>
          <w:rStyle w:val="FootnoteReference"/>
        </w:rPr>
        <w:footnoteReference w:id="375"/>
      </w:r>
    </w:p>
    <w:p w14:paraId="4D179F42" w14:textId="48F6CF8D" w:rsidR="00C879D4" w:rsidRPr="00AB1781" w:rsidRDefault="004F3DCD" w:rsidP="000618CE">
      <w:pPr>
        <w:pStyle w:val="EnglishHangEndNoCoptic"/>
        <w:ind w:firstLine="0"/>
      </w:pPr>
      <w:r>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76"/>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77"/>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lastRenderedPageBreak/>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1033458" w:rsidR="00F35AEA" w:rsidRDefault="00F35AEA" w:rsidP="00E611C7">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_Ref412098484 \h </w:instrText>
      </w:r>
      <w:r>
        <w:fldChar w:fldCharType="separate"/>
      </w:r>
      <w:r w:rsidR="0089025C">
        <w:t>Psalm</w:t>
      </w:r>
      <w:r w:rsidR="0089025C" w:rsidRPr="00AB1781">
        <w:t xml:space="preserve"> 112</w:t>
      </w:r>
      <w:r w:rsidR="0089025C">
        <w:t>: “Praise the Lord, you children”</w:t>
      </w:r>
      <w:r>
        <w:fldChar w:fldCharType="end"/>
      </w:r>
      <w:r>
        <w:t xml:space="preserve">, page </w:t>
      </w:r>
      <w:r>
        <w:fldChar w:fldCharType="begin"/>
      </w:r>
      <w:r>
        <w:instrText xml:space="preserve"> PAGEREF _Ref412098484 \h </w:instrText>
      </w:r>
      <w:r>
        <w:fldChar w:fldCharType="separate"/>
      </w:r>
      <w:r w:rsidR="0089025C">
        <w:rPr>
          <w:noProof/>
        </w:rPr>
        <w:t>259</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89025C">
        <w:t>Psalm</w:t>
      </w:r>
      <w:r w:rsidR="0089025C" w:rsidRPr="00AB1781">
        <w:t xml:space="preserve"> 83</w:t>
      </w:r>
      <w:r w:rsidR="0089025C">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89025C">
        <w:rPr>
          <w:noProof/>
        </w:rPr>
        <w:t>209</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89025C">
        <w:t>Psalm</w:t>
      </w:r>
      <w:r w:rsidR="0089025C" w:rsidRPr="00AB1781">
        <w:t xml:space="preserve"> 22</w:t>
      </w:r>
      <w:r w:rsidR="0089025C">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89025C">
        <w:rPr>
          <w:noProof/>
        </w:rPr>
        <w:t>110</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025C">
        <w:t>Psalm</w:t>
      </w:r>
      <w:r w:rsidR="0089025C" w:rsidRPr="00AB1781">
        <w:t xml:space="preserve"> 85</w:t>
      </w:r>
      <w:r w:rsidR="0089025C">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89025C">
        <w:rPr>
          <w:noProof/>
        </w:rPr>
        <w:t>212</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6" w:name="_Ref435438582"/>
      <w:r w:rsidRPr="00AB1781">
        <w:t>K</w:t>
      </w:r>
      <w:r>
        <w:t>athisma 10</w:t>
      </w:r>
      <w:bookmarkEnd w:id="266"/>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8"/>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9"/>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80"/>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lastRenderedPageBreak/>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81"/>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82"/>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83"/>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84"/>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lastRenderedPageBreak/>
        <w:t xml:space="preserve">4 He will do justice </w:t>
      </w:r>
      <w:r w:rsidR="00733705">
        <w:t>for</w:t>
      </w:r>
      <w:r w:rsidR="00733705">
        <w:rPr>
          <w:rStyle w:val="FootnoteReference"/>
        </w:rPr>
        <w:footnoteReference w:id="385"/>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86"/>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87"/>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8"/>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9"/>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90"/>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91"/>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lastRenderedPageBreak/>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92"/>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93"/>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94"/>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95"/>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96"/>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lastRenderedPageBreak/>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97"/>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lastRenderedPageBreak/>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8"/>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9"/>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400"/>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401"/>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lastRenderedPageBreak/>
        <w:t xml:space="preserve">2 Remember </w:t>
      </w:r>
      <w:r w:rsidR="00E570CB">
        <w:t>Your</w:t>
      </w:r>
      <w:r w:rsidRPr="00AB1781">
        <w:t xml:space="preserve"> </w:t>
      </w:r>
      <w:r w:rsidR="004B0577">
        <w:t>congregation</w:t>
      </w:r>
      <w:r w:rsidRPr="00AB1781">
        <w:rPr>
          <w:rStyle w:val="FootnoteReference"/>
        </w:rPr>
        <w:footnoteReference w:id="40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404"/>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405"/>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406"/>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lastRenderedPageBreak/>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407"/>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8"/>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9"/>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1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lastRenderedPageBreak/>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1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1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1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14"/>
      </w:r>
      <w:r w:rsidRPr="00AB1781">
        <w:t xml:space="preserve"> </w:t>
      </w:r>
      <w:r w:rsidRPr="00AB1781">
        <w:rPr>
          <w:i/>
        </w:rPr>
        <w:t>(Pause)</w:t>
      </w:r>
    </w:p>
    <w:p w14:paraId="2B4CE2FF" w14:textId="3E266809"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1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1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1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lastRenderedPageBreak/>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lastRenderedPageBreak/>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2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21"/>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22"/>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7" w:name="_Ref435438587"/>
      <w:r w:rsidRPr="00AB1781">
        <w:t>K</w:t>
      </w:r>
      <w:r>
        <w:t>athisma</w:t>
      </w:r>
      <w:r w:rsidRPr="00AB1781">
        <w:t xml:space="preserve"> 1</w:t>
      </w:r>
      <w:r>
        <w:t>1</w:t>
      </w:r>
      <w:bookmarkEnd w:id="267"/>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23"/>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24"/>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25"/>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lastRenderedPageBreak/>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26"/>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27"/>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8"/>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lastRenderedPageBreak/>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9"/>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lastRenderedPageBreak/>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lastRenderedPageBreak/>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30"/>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31"/>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lastRenderedPageBreak/>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32"/>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lastRenderedPageBreak/>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34"/>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35"/>
      </w:r>
      <w:r>
        <w:t xml:space="preserve">, </w:t>
      </w:r>
      <w:r w:rsidR="006B0A9B">
        <w:t>manifest Yourself</w:t>
      </w:r>
      <w:r w:rsidR="006B0A9B">
        <w:rPr>
          <w:rStyle w:val="FootnoteReference"/>
        </w:rPr>
        <w:footnoteReference w:id="436"/>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37"/>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8"/>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lastRenderedPageBreak/>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9"/>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lastRenderedPageBreak/>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40"/>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41"/>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42"/>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lastRenderedPageBreak/>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43"/>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44"/>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45"/>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46"/>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lastRenderedPageBreak/>
        <w:t>8 Arise, O God, judge the earth,</w:t>
      </w:r>
      <w:r w:rsidR="004A51E7" w:rsidRPr="00AB1781">
        <w:rPr>
          <w:rStyle w:val="FootnoteReference"/>
        </w:rPr>
        <w:footnoteReference w:id="447"/>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lastRenderedPageBreak/>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8"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8"/>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8EAC74" w:rsidR="00F14AA6" w:rsidRDefault="00F14AA6" w:rsidP="00A93CE8">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8"/>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lastRenderedPageBreak/>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9"/>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50"/>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51"/>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F5CE6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89025C">
        <w:t>Psalm</w:t>
      </w:r>
      <w:r w:rsidR="0089025C" w:rsidRPr="00AB1781">
        <w:t xml:space="preserve"> 84</w:t>
      </w:r>
      <w:r w:rsidR="0089025C">
        <w:t>:” O Lord, You were pleased with Your land”</w:t>
      </w:r>
      <w:r>
        <w:fldChar w:fldCharType="end"/>
      </w:r>
      <w:r>
        <w:t xml:space="preserve">, page </w:t>
      </w:r>
      <w:r>
        <w:fldChar w:fldCharType="begin"/>
      </w:r>
      <w:r>
        <w:instrText xml:space="preserve"> PAGEREF _Ref412111302 \h </w:instrText>
      </w:r>
      <w:r>
        <w:fldChar w:fldCharType="separate"/>
      </w:r>
      <w:r w:rsidR="0089025C">
        <w:rPr>
          <w:noProof/>
        </w:rPr>
        <w:t>210</w:t>
      </w:r>
      <w:r>
        <w:fldChar w:fldCharType="end"/>
      </w:r>
      <w:r>
        <w:t>.</w:t>
      </w:r>
    </w:p>
    <w:p w14:paraId="2EFF1703" w14:textId="35323D47" w:rsidR="004A51E7" w:rsidRPr="00AB1781" w:rsidRDefault="00A93CE8" w:rsidP="00BF0205">
      <w:pPr>
        <w:pStyle w:val="Heading4"/>
      </w:pPr>
      <w:bookmarkStart w:id="269"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69"/>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2F5A0B94" w:rsidR="00F14AA6" w:rsidRDefault="00F14AA6" w:rsidP="00A93CE8">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lastRenderedPageBreak/>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52"/>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53"/>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54"/>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55"/>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3F72BAA" w:rsidR="00B35B25"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89025C">
        <w:t>Psalm</w:t>
      </w:r>
      <w:r w:rsidR="0089025C" w:rsidRPr="00AB1781">
        <w:t xml:space="preserve"> 85</w:t>
      </w:r>
      <w:r w:rsidR="0089025C">
        <w:t>: “Incline Your ear, O Lord, and hear me”</w:t>
      </w:r>
      <w:r>
        <w:fldChar w:fldCharType="end"/>
      </w:r>
      <w:r>
        <w:t xml:space="preserve">, page </w:t>
      </w:r>
      <w:r>
        <w:fldChar w:fldCharType="begin"/>
      </w:r>
      <w:r>
        <w:instrText xml:space="preserve"> PAGEREF _Ref412026212 \h </w:instrText>
      </w:r>
      <w:r>
        <w:fldChar w:fldCharType="separate"/>
      </w:r>
      <w:r w:rsidR="0089025C">
        <w:rPr>
          <w:noProof/>
        </w:rPr>
        <w:t>212</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0" w:name="_Ref435990025"/>
      <w:r>
        <w:lastRenderedPageBreak/>
        <w:t>Kathisma 12</w:t>
      </w:r>
      <w:bookmarkEnd w:id="270"/>
    </w:p>
    <w:p w14:paraId="3C923651" w14:textId="0BCFC39C" w:rsidR="00935D4B" w:rsidRPr="00AB1781" w:rsidRDefault="00935D4B" w:rsidP="00BF0205">
      <w:pPr>
        <w:pStyle w:val="Heading4"/>
      </w:pPr>
      <w:bookmarkStart w:id="271"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1"/>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3752B43E"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56"/>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57"/>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8"/>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9"/>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60"/>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lastRenderedPageBreak/>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61"/>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62"/>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63"/>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64"/>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4EF48F8" w:rsidR="00B35B25" w:rsidRPr="00935D4B" w:rsidRDefault="00B35B25" w:rsidP="00E611C7">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w:t>
      </w:r>
      <w:r>
        <w:fldChar w:fldCharType="begin"/>
      </w:r>
      <w:r>
        <w:instrText xml:space="preserve"> REF _Ref412111328 \h </w:instrText>
      </w:r>
      <w:r>
        <w:fldChar w:fldCharType="separate"/>
      </w:r>
      <w:r w:rsidR="0089025C">
        <w:t>Psalm</w:t>
      </w:r>
      <w:r w:rsidR="0089025C" w:rsidRPr="00AB1781">
        <w:t xml:space="preserve"> 86</w:t>
      </w:r>
      <w:r w:rsidR="0089025C">
        <w:t>: “His foundations are on the holy mountains”</w:t>
      </w:r>
      <w:r>
        <w:fldChar w:fldCharType="end"/>
      </w:r>
      <w:r>
        <w:t xml:space="preserve">, page </w:t>
      </w:r>
      <w:r>
        <w:fldChar w:fldCharType="begin"/>
      </w:r>
      <w:r>
        <w:instrText xml:space="preserve"> PAGEREF _Ref412111328 \h </w:instrText>
      </w:r>
      <w:r>
        <w:fldChar w:fldCharType="separate"/>
      </w:r>
      <w:r w:rsidR="0089025C">
        <w:rPr>
          <w:noProof/>
        </w:rPr>
        <w:t>213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89025C">
        <w:t>Psalm</w:t>
      </w:r>
      <w:r w:rsidR="0089025C" w:rsidRPr="00AB1781">
        <w:t xml:space="preserve"> 90</w:t>
      </w:r>
      <w:r w:rsidR="0089025C">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89025C">
        <w:rPr>
          <w:noProof/>
        </w:rPr>
        <w:t>221</w:t>
      </w:r>
      <w:r w:rsidR="00E611C7">
        <w:fldChar w:fldCharType="end"/>
      </w:r>
      <w:r w:rsidR="00E611C7">
        <w:t>.</w:t>
      </w:r>
    </w:p>
    <w:p w14:paraId="45920DE7" w14:textId="6372A487" w:rsidR="00935D4B" w:rsidRPr="00AB1781" w:rsidRDefault="00935D4B" w:rsidP="00BF0205">
      <w:pPr>
        <w:pStyle w:val="Heading4"/>
      </w:pPr>
      <w:bookmarkStart w:id="272" w:name="_Ref412111328"/>
      <w:r>
        <w:t>Psalm</w:t>
      </w:r>
      <w:r w:rsidRPr="00AB1781">
        <w:t xml:space="preserve"> 86</w:t>
      </w:r>
      <w:r>
        <w:t xml:space="preserve">: </w:t>
      </w:r>
      <w:r w:rsidR="007D2678">
        <w:t>“</w:t>
      </w:r>
      <w:r>
        <w:t>His foundations are on the holy mountain</w:t>
      </w:r>
      <w:r w:rsidR="005453DF">
        <w:t>s”</w:t>
      </w:r>
      <w:bookmarkEnd w:id="272"/>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5250AD4F"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465"/>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66"/>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67"/>
      </w:r>
    </w:p>
    <w:p w14:paraId="41ECC6AA" w14:textId="04147FD6" w:rsidR="00935D4B" w:rsidRPr="00AB1781" w:rsidRDefault="00ED7AD3" w:rsidP="00935D4B">
      <w:pPr>
        <w:pStyle w:val="EnglishHangNoCoptic"/>
      </w:pPr>
      <w:r>
        <w:tab/>
        <w:t>and, “a man was born in her,”</w:t>
      </w:r>
      <w:r>
        <w:rPr>
          <w:rStyle w:val="FootnoteReference"/>
        </w:rPr>
        <w:footnoteReference w:id="468"/>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9"/>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70"/>
      </w:r>
    </w:p>
    <w:p w14:paraId="238BF1CD" w14:textId="780DE2E4"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89025C">
        <w:t>Psalm</w:t>
      </w:r>
      <w:r w:rsidR="0089025C" w:rsidRPr="00AB1781">
        <w:t xml:space="preserve"> 90</w:t>
      </w:r>
      <w:r w:rsidR="0089025C">
        <w:t>: “He who dwells in the help of the Most High”</w:t>
      </w:r>
      <w:r>
        <w:fldChar w:fldCharType="end"/>
      </w:r>
      <w:r>
        <w:t xml:space="preserve">, page </w:t>
      </w:r>
      <w:r>
        <w:fldChar w:fldCharType="begin"/>
      </w:r>
      <w:r>
        <w:instrText xml:space="preserve"> PAGEREF _Ref412026283 \h </w:instrText>
      </w:r>
      <w:r>
        <w:fldChar w:fldCharType="separate"/>
      </w:r>
      <w:r w:rsidR="0089025C">
        <w:rPr>
          <w:noProof/>
        </w:rPr>
        <w:t>221</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71"/>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72"/>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73"/>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74"/>
      </w:r>
      <w:r>
        <w:t xml:space="preserve"> confess</w:t>
      </w:r>
      <w:r w:rsidR="00F06A9C">
        <w:rPr>
          <w:rStyle w:val="FootnoteReference"/>
        </w:rPr>
        <w:footnoteReference w:id="475"/>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7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9"/>
      </w:r>
      <w:r w:rsidRPr="00AB1781">
        <w:t xml:space="preserve"> </w:t>
      </w:r>
      <w:r w:rsidR="006D6CF8">
        <w:t>forever</w:t>
      </w:r>
      <w:r w:rsidR="006D6CF8">
        <w:rPr>
          <w:rStyle w:val="FootnoteReference"/>
        </w:rPr>
        <w:footnoteReference w:id="48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81"/>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82"/>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83"/>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84"/>
      </w:r>
      <w:r w:rsidRPr="00AB1781">
        <w:t xml:space="preserve"> all those around Him.</w:t>
      </w:r>
    </w:p>
    <w:p w14:paraId="1D5F9D24" w14:textId="77777777" w:rsidR="00935D4B" w:rsidRPr="00AB1781" w:rsidRDefault="00935D4B" w:rsidP="00935D4B">
      <w:pPr>
        <w:pStyle w:val="EnglishHangNoCoptic"/>
      </w:pPr>
      <w:r w:rsidRPr="00AB1781">
        <w:lastRenderedPageBreak/>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85"/>
      </w:r>
      <w:r w:rsidR="001626CD">
        <w:t xml:space="preserve"> </w:t>
      </w:r>
      <w:r w:rsidRPr="00AB1781">
        <w:t>and the sea</w:t>
      </w:r>
      <w:r w:rsidR="001626CD">
        <w:t>s;</w:t>
      </w:r>
      <w:r w:rsidRPr="00AB1781">
        <w:rPr>
          <w:rStyle w:val="FootnoteReference"/>
        </w:rPr>
        <w:footnoteReference w:id="486"/>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87"/>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8"/>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9"/>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90"/>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lastRenderedPageBreak/>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91"/>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92"/>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93"/>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94"/>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95"/>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96"/>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97"/>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98"/>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9"/>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500"/>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501"/>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502"/>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lastRenderedPageBreak/>
        <w:t xml:space="preserve">7 For we </w:t>
      </w:r>
      <w:r w:rsidR="006236CC">
        <w:t>perished</w:t>
      </w:r>
      <w:r w:rsidR="006236CC">
        <w:rPr>
          <w:rStyle w:val="FootnoteReference"/>
        </w:rPr>
        <w:footnoteReference w:id="503"/>
      </w:r>
      <w:r w:rsidRPr="00AB1781">
        <w:t xml:space="preserve"> in </w:t>
      </w:r>
      <w:r w:rsidR="00E570CB">
        <w:t>Your</w:t>
      </w:r>
      <w:r w:rsidRPr="00AB1781">
        <w:t xml:space="preserve"> wrath,</w:t>
      </w:r>
      <w:r w:rsidRPr="00AB1781">
        <w:rPr>
          <w:rStyle w:val="FootnoteReference"/>
        </w:rPr>
        <w:footnoteReference w:id="504"/>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505"/>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506"/>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3" w:name="_Ref412026283"/>
      <w:r>
        <w:t>Psalm</w:t>
      </w:r>
      <w:r w:rsidRPr="00AB1781">
        <w:t xml:space="preserve"> 90</w:t>
      </w:r>
      <w:r>
        <w:t xml:space="preserve">: </w:t>
      </w:r>
      <w:r w:rsidR="007D2678">
        <w:t>“</w:t>
      </w:r>
      <w:r>
        <w:t>He who dwells in the help of the Most Hig</w:t>
      </w:r>
      <w:r w:rsidR="00F017CA">
        <w:t>h”</w:t>
      </w:r>
      <w:bookmarkEnd w:id="273"/>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Colloquy: Security of the Divine Protection</w:t>
      </w:r>
    </w:p>
    <w:p w14:paraId="1A626CA9" w14:textId="0D3BFCA8"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507"/>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8"/>
      </w:r>
    </w:p>
    <w:p w14:paraId="1B23CA1F" w14:textId="4FF9F69D" w:rsidR="00935D4B" w:rsidRPr="00AB1781" w:rsidRDefault="00935D4B" w:rsidP="00935D4B">
      <w:pPr>
        <w:pStyle w:val="EnglishHangNoCoptic"/>
      </w:pPr>
      <w:r w:rsidRPr="00AB1781">
        <w:lastRenderedPageBreak/>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9"/>
      </w:r>
      <w:r w:rsidR="00DB082B">
        <w:t xml:space="preserve"> </w:t>
      </w:r>
      <w:r w:rsidRPr="00AB1781">
        <w:t>the lion and the dragon</w:t>
      </w:r>
      <w:r w:rsidRPr="00AB1781">
        <w:rPr>
          <w:rStyle w:val="FootnoteReference"/>
        </w:rPr>
        <w:footnoteReference w:id="510"/>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907000C" w:rsidR="00935D4B" w:rsidRPr="00AB1781" w:rsidRDefault="00935D4B" w:rsidP="00423B80">
      <w:pPr>
        <w:pStyle w:val="EnglishHangEndNoCoptic"/>
      </w:pPr>
      <w:r w:rsidRPr="00AB1781">
        <w:tab/>
        <w:t>I will protec</w:t>
      </w:r>
      <w:r w:rsidR="00DB082B">
        <w:t xml:space="preserve">t him, because he </w:t>
      </w:r>
      <w:r w:rsidR="00423B80">
        <w:t>has known</w:t>
      </w:r>
      <w:r w:rsidR="00DB082B">
        <w:t xml:space="preserve">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43674AD3" w:rsidR="00B35B25"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89025C">
        <w:t>Psalm</w:t>
      </w:r>
      <w:r w:rsidR="0089025C" w:rsidRPr="00AB1781">
        <w:t xml:space="preserve"> 92</w:t>
      </w:r>
      <w:r w:rsidR="0089025C">
        <w:t>: “The Lord is reigns, He is robed in majesty”</w:t>
      </w:r>
      <w:r>
        <w:fldChar w:fldCharType="end"/>
      </w:r>
      <w:r>
        <w:t xml:space="preserve">, page </w:t>
      </w:r>
      <w:r>
        <w:fldChar w:fldCharType="begin"/>
      </w:r>
      <w:r>
        <w:instrText xml:space="preserve"> PAGEREF _Ref412111374 \h </w:instrText>
      </w:r>
      <w:r>
        <w:fldChar w:fldCharType="separate"/>
      </w:r>
      <w:r w:rsidR="0089025C">
        <w:rPr>
          <w:noProof/>
        </w:rPr>
        <w:t>224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89025C">
        <w:t>Psalm</w:t>
      </w:r>
      <w:r w:rsidR="0089025C" w:rsidRPr="00AB1781">
        <w:t xml:space="preserve"> 96</w:t>
      </w:r>
      <w:r w:rsidR="0089025C">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89025C">
        <w:rPr>
          <w:noProof/>
        </w:rPr>
        <w:t>230</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89025C">
        <w:t>Psalm</w:t>
      </w:r>
      <w:r w:rsidR="0089025C" w:rsidRPr="00AB1781">
        <w:t xml:space="preserve"> 116</w:t>
      </w:r>
      <w:r w:rsidR="0089025C">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89025C">
        <w:rPr>
          <w:noProof/>
        </w:rPr>
        <w:t>264</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4" w:name="_Ref435438606"/>
      <w:r w:rsidRPr="00AB1781">
        <w:t>K</w:t>
      </w:r>
      <w:r>
        <w:t>athisma</w:t>
      </w:r>
      <w:r w:rsidRPr="00AB1781">
        <w:t xml:space="preserve"> 1</w:t>
      </w:r>
      <w:r>
        <w:t>3</w:t>
      </w:r>
      <w:bookmarkEnd w:id="274"/>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11"/>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12"/>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lastRenderedPageBreak/>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13"/>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14"/>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15"/>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16"/>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17"/>
      </w:r>
      <w:r w:rsidRPr="00AB1781">
        <w:t xml:space="preserve"> in a ripe</w:t>
      </w:r>
      <w:r w:rsidR="00325B16">
        <w:rPr>
          <w:rStyle w:val="FootnoteReference"/>
        </w:rPr>
        <w:footnoteReference w:id="518"/>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5" w:name="_Ref412111374"/>
      <w:r>
        <w:t>Psalm</w:t>
      </w:r>
      <w:r w:rsidRPr="00AB1781">
        <w:t xml:space="preserve"> 92</w:t>
      </w:r>
      <w:r>
        <w:t xml:space="preserve">: </w:t>
      </w:r>
      <w:r w:rsidR="007D2678">
        <w:t>“The Lord is reigns</w:t>
      </w:r>
      <w:r>
        <w:t xml:space="preserve">, He is robed in </w:t>
      </w:r>
      <w:r w:rsidR="007D2678">
        <w:t>majesty”</w:t>
      </w:r>
      <w:bookmarkEnd w:id="275"/>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58ABB301" w:rsidR="00F14AA6" w:rsidRDefault="00F14AA6" w:rsidP="008016CF">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0F74A672" w14:textId="7974D1F2" w:rsidR="008016CF" w:rsidRPr="00AB1781" w:rsidRDefault="008016CF" w:rsidP="008016CF">
      <w:pPr>
        <w:pStyle w:val="Rubric"/>
      </w:pPr>
      <w:r w:rsidRPr="00AB1781">
        <w:lastRenderedPageBreak/>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20"/>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21"/>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22"/>
      </w:r>
      <w:r w:rsidRPr="00AB1781">
        <w:t>.</w:t>
      </w:r>
    </w:p>
    <w:p w14:paraId="4C593705" w14:textId="55071C0F"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2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lastRenderedPageBreak/>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2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2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lastRenderedPageBreak/>
        <w:t xml:space="preserve">20 Can </w:t>
      </w:r>
      <w:r w:rsidR="003E7D85">
        <w:t>wicked</w:t>
      </w:r>
      <w:r w:rsidR="003E7D85">
        <w:rPr>
          <w:rStyle w:val="FootnoteReference"/>
        </w:rPr>
        <w:footnoteReference w:id="52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27"/>
      </w:r>
      <w:r w:rsidRPr="00AB1781">
        <w:t xml:space="preserve"> with </w:t>
      </w:r>
      <w:r w:rsidR="00B513C1">
        <w:t>confession</w:t>
      </w:r>
      <w:r w:rsidR="000470D3">
        <w:rPr>
          <w:rStyle w:val="FootnoteReference"/>
        </w:rPr>
        <w:footnoteReference w:id="52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530"/>
      </w:r>
      <w:r w:rsidRPr="00AB1781">
        <w:t xml:space="preserve"> and fall down</w:t>
      </w:r>
      <w:r w:rsidR="002A2713">
        <w:rPr>
          <w:rStyle w:val="FootnoteReference"/>
        </w:rPr>
        <w:footnoteReference w:id="53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32"/>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3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3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3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36"/>
      </w:r>
    </w:p>
    <w:p w14:paraId="0D54EE54" w14:textId="754B1C97" w:rsidR="008016CF" w:rsidRPr="00AB1781" w:rsidRDefault="008016CF" w:rsidP="00BF0205">
      <w:pPr>
        <w:pStyle w:val="Heading4"/>
      </w:pPr>
      <w:bookmarkStart w:id="276"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6"/>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48DAB83E" w:rsidR="00F14AA6" w:rsidRDefault="00F14AA6" w:rsidP="008016C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lastRenderedPageBreak/>
        <w:t>5 f</w:t>
      </w:r>
      <w:r w:rsidR="008016CF" w:rsidRPr="00AB1781">
        <w:t>or all the</w:t>
      </w:r>
      <w:r>
        <w:t xml:space="preserve"> gods of the nations are demons,</w:t>
      </w:r>
      <w:r w:rsidR="008016CF" w:rsidRPr="00AB1781">
        <w:rPr>
          <w:rStyle w:val="FootnoteReference"/>
        </w:rPr>
        <w:footnoteReference w:id="53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9"/>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4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4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4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4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4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4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4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2268D7F1"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89025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89025C">
        <w:t>Psalm</w:t>
      </w:r>
      <w:r w:rsidR="0089025C" w:rsidRPr="00AB1781">
        <w:t xml:space="preserve"> 96</w:t>
      </w:r>
      <w:r w:rsidR="0089025C">
        <w:t>: “The Lord reigns, let the earth rejoice”</w:t>
      </w:r>
      <w:r>
        <w:fldChar w:fldCharType="end"/>
      </w:r>
      <w:r>
        <w:t xml:space="preserve">, page </w:t>
      </w:r>
      <w:r>
        <w:fldChar w:fldCharType="begin"/>
      </w:r>
      <w:r>
        <w:instrText xml:space="preserve"> PAGEREF _Ref412026313 \h </w:instrText>
      </w:r>
      <w:r>
        <w:fldChar w:fldCharType="separate"/>
      </w:r>
      <w:r w:rsidR="0089025C">
        <w:rPr>
          <w:noProof/>
        </w:rPr>
        <w:t>230</w:t>
      </w:r>
      <w:r>
        <w:fldChar w:fldCharType="end"/>
      </w:r>
      <w:r>
        <w:t>.</w:t>
      </w:r>
    </w:p>
    <w:p w14:paraId="27826D3E" w14:textId="51F45D77" w:rsidR="008016CF" w:rsidRPr="00AB1781" w:rsidRDefault="00A0015F" w:rsidP="00BF0205">
      <w:pPr>
        <w:pStyle w:val="Heading4"/>
      </w:pPr>
      <w:bookmarkStart w:id="277"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7"/>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1D62F06"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4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5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5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lastRenderedPageBreak/>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52"/>
      </w:r>
      <w:r w:rsidRPr="00AB1781">
        <w:t xml:space="preserve"> at the remembrance of His holiness.</w:t>
      </w:r>
    </w:p>
    <w:p w14:paraId="087C431E" w14:textId="09CB90DE" w:rsidR="00B35B25"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89025C">
        <w:t>Psalm</w:t>
      </w:r>
      <w:r w:rsidR="0089025C" w:rsidRPr="00AB1781">
        <w:t xml:space="preserve"> 97</w:t>
      </w:r>
      <w:r w:rsidR="0089025C">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89025C">
        <w:rPr>
          <w:noProof/>
        </w:rPr>
        <w:t>231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89025C">
        <w:t>Psalm</w:t>
      </w:r>
      <w:r w:rsidR="0089025C" w:rsidRPr="00AB1781">
        <w:t xml:space="preserve"> 109</w:t>
      </w:r>
      <w:r w:rsidR="0089025C">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89025C">
        <w:rPr>
          <w:noProof/>
        </w:rPr>
        <w:t>256</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78"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8"/>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227AC6D7"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5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03486D6B"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89025C">
        <w:t>Psalm</w:t>
      </w:r>
      <w:r w:rsidR="0089025C" w:rsidRPr="00AB1781">
        <w:t xml:space="preserve"> 98</w:t>
      </w:r>
      <w:r w:rsidR="0089025C">
        <w:t>: “The Lord reigns, let the peoples rage”</w:t>
      </w:r>
      <w:r>
        <w:fldChar w:fldCharType="end"/>
      </w:r>
      <w:r>
        <w:t xml:space="preserve">, page </w:t>
      </w:r>
      <w:r>
        <w:fldChar w:fldCharType="begin"/>
      </w:r>
      <w:r>
        <w:instrText xml:space="preserve"> PAGEREF _Ref412111731 \h </w:instrText>
      </w:r>
      <w:r>
        <w:fldChar w:fldCharType="separate"/>
      </w:r>
      <w:r w:rsidR="0089025C">
        <w:rPr>
          <w:noProof/>
        </w:rPr>
        <w:t>232</w:t>
      </w:r>
      <w:r>
        <w:fldChar w:fldCharType="end"/>
      </w:r>
      <w:r>
        <w:t>.</w:t>
      </w:r>
    </w:p>
    <w:p w14:paraId="45190D05" w14:textId="5690E2E2" w:rsidR="008016CF" w:rsidRPr="00A0015F" w:rsidRDefault="00A0015F" w:rsidP="00BF0205">
      <w:pPr>
        <w:pStyle w:val="Heading4"/>
      </w:pPr>
      <w:bookmarkStart w:id="279" w:name="_Ref412111731"/>
      <w:r>
        <w:t>Psalm</w:t>
      </w:r>
      <w:r w:rsidR="008016CF" w:rsidRPr="00AB1781">
        <w:t xml:space="preserve"> 98</w:t>
      </w:r>
      <w:r>
        <w:t xml:space="preserve">: </w:t>
      </w:r>
      <w:r w:rsidR="007D2678">
        <w:t>“The Lord reigns</w:t>
      </w:r>
      <w:r>
        <w:t>, let the peoples rag</w:t>
      </w:r>
      <w:r w:rsidR="007D2678">
        <w:t>e”</w:t>
      </w:r>
      <w:bookmarkEnd w:id="279"/>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4F88F4A2"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5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5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5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5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8"/>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404FF4B6"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89025C">
        <w:t>Psalm</w:t>
      </w:r>
      <w:r w:rsidR="0089025C" w:rsidRPr="00AB1781">
        <w:t xml:space="preserve"> 99</w:t>
      </w:r>
      <w:r w:rsidR="0089025C">
        <w:t>: “Shout for joy to the Lord, all the earth”</w:t>
      </w:r>
      <w:r>
        <w:fldChar w:fldCharType="end"/>
      </w:r>
      <w:r>
        <w:t xml:space="preserve">, page </w:t>
      </w:r>
      <w:r>
        <w:fldChar w:fldCharType="begin"/>
      </w:r>
      <w:r>
        <w:instrText xml:space="preserve"> PAGEREF _Ref412111741 \h </w:instrText>
      </w:r>
      <w:r>
        <w:fldChar w:fldCharType="separate"/>
      </w:r>
      <w:r w:rsidR="0089025C">
        <w:rPr>
          <w:noProof/>
        </w:rPr>
        <w:t>233</w:t>
      </w:r>
      <w:r>
        <w:fldChar w:fldCharType="end"/>
      </w:r>
      <w:r>
        <w:t>.</w:t>
      </w:r>
    </w:p>
    <w:p w14:paraId="03F16376" w14:textId="0C4C7F9B" w:rsidR="008016CF" w:rsidRPr="00A0015F" w:rsidRDefault="00A0015F" w:rsidP="00BF0205">
      <w:pPr>
        <w:pStyle w:val="Heading4"/>
      </w:pPr>
      <w:bookmarkStart w:id="280" w:name="_Ref412111741"/>
      <w:r>
        <w:t>Psalm</w:t>
      </w:r>
      <w:r w:rsidR="008016CF" w:rsidRPr="00AB1781">
        <w:t xml:space="preserve"> 99</w:t>
      </w:r>
      <w:r>
        <w:t xml:space="preserve">: </w:t>
      </w:r>
      <w:r w:rsidR="007D2678">
        <w:t>“</w:t>
      </w:r>
      <w:r>
        <w:t>Shout for joy to the Lord, all the eart</w:t>
      </w:r>
      <w:r w:rsidR="007D2678">
        <w:t>h”</w:t>
      </w:r>
      <w:bookmarkEnd w:id="280"/>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7CFE25F"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6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6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6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443D23B"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89025C">
        <w:t>Psalm</w:t>
      </w:r>
      <w:r w:rsidR="0089025C" w:rsidRPr="00AB1781">
        <w:t xml:space="preserve"> 100</w:t>
      </w:r>
      <w:r w:rsidR="0089025C">
        <w:t>: “I will sing to You of mercy and judgment, O Lord”</w:t>
      </w:r>
      <w:r>
        <w:fldChar w:fldCharType="end"/>
      </w:r>
      <w:r>
        <w:t xml:space="preserve">, page </w:t>
      </w:r>
      <w:r>
        <w:fldChar w:fldCharType="begin"/>
      </w:r>
      <w:r>
        <w:instrText xml:space="preserve"> PAGEREF _Ref412111752 \h </w:instrText>
      </w:r>
      <w:r>
        <w:fldChar w:fldCharType="separate"/>
      </w:r>
      <w:r w:rsidR="0089025C">
        <w:rPr>
          <w:noProof/>
        </w:rPr>
        <w:t>234</w:t>
      </w:r>
      <w:r>
        <w:fldChar w:fldCharType="end"/>
      </w:r>
      <w:r>
        <w:t>.</w:t>
      </w:r>
    </w:p>
    <w:p w14:paraId="1FF767BE" w14:textId="1FAD1E5E" w:rsidR="008016CF" w:rsidRPr="00A0015F" w:rsidRDefault="00A0015F" w:rsidP="00BF0205">
      <w:pPr>
        <w:pStyle w:val="Heading4"/>
      </w:pPr>
      <w:bookmarkStart w:id="281"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1"/>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53447DDC"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6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6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56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BD1912A" w:rsidR="00B35B25"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89025C">
        <w:t>Psalm</w:t>
      </w:r>
      <w:r w:rsidR="0089025C" w:rsidRPr="00AB1781">
        <w:t xml:space="preserve"> 109</w:t>
      </w:r>
      <w:r w:rsidR="0089025C">
        <w:t>: “The Lord said to my Lord, “Sit at My right hand’”</w:t>
      </w:r>
      <w:r>
        <w:fldChar w:fldCharType="end"/>
      </w:r>
      <w:r>
        <w:t xml:space="preserve">, page </w:t>
      </w:r>
      <w:r>
        <w:fldChar w:fldCharType="begin"/>
      </w:r>
      <w:r>
        <w:instrText xml:space="preserve"> PAGEREF _Ref412026343 \h </w:instrText>
      </w:r>
      <w:r>
        <w:fldChar w:fldCharType="separate"/>
      </w:r>
      <w:r w:rsidR="0089025C">
        <w:rPr>
          <w:noProof/>
        </w:rPr>
        <w:t>256</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2" w:name="_Ref435438613"/>
      <w:r w:rsidRPr="00AB1781">
        <w:t>K</w:t>
      </w:r>
      <w:r>
        <w:t>athisma</w:t>
      </w:r>
      <w:r w:rsidRPr="00AB1781">
        <w:t xml:space="preserve"> 1</w:t>
      </w:r>
      <w:r>
        <w:t>4</w:t>
      </w:r>
      <w:bookmarkEnd w:id="282"/>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66"/>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6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lastRenderedPageBreak/>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7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72"/>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73"/>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74"/>
      </w:r>
      <w:r w:rsidRPr="00AB1781">
        <w:t xml:space="preserve"> from us.</w:t>
      </w:r>
      <w:r w:rsidRPr="00AB1781">
        <w:rPr>
          <w:rStyle w:val="FootnoteReference"/>
        </w:rPr>
        <w:footnoteReference w:id="575"/>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76"/>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77"/>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8"/>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9"/>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80"/>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81"/>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82"/>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83"/>
      </w:r>
      <w:r w:rsidR="00342E73">
        <w:t xml:space="preserve"> flames of fire.</w:t>
      </w:r>
      <w:r w:rsidRPr="00AB1781">
        <w:rPr>
          <w:rStyle w:val="FootnoteReference"/>
        </w:rPr>
        <w:footnoteReference w:id="584"/>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85"/>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86"/>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lastRenderedPageBreak/>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87"/>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8"/>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lastRenderedPageBreak/>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9"/>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90"/>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91"/>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92"/>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93"/>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94"/>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95"/>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96"/>
      </w:r>
    </w:p>
    <w:p w14:paraId="52913E58" w14:textId="0923678B" w:rsidR="00F60F42" w:rsidRPr="00DA6717" w:rsidRDefault="00F60F42" w:rsidP="00F60F42">
      <w:pPr>
        <w:pStyle w:val="EnglishHangEndNoCoptic"/>
        <w:ind w:firstLine="0"/>
      </w:pPr>
      <w:r>
        <w:t>[and walk after Him.]</w:t>
      </w:r>
      <w:r>
        <w:rPr>
          <w:rStyle w:val="FootnoteReference"/>
        </w:rPr>
        <w:footnoteReference w:id="597"/>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8"/>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9"/>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600"/>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601"/>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602"/>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lastRenderedPageBreak/>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603"/>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604"/>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605"/>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606"/>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60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3" w:name="_Ref435438622"/>
      <w:r w:rsidRPr="00AB1781">
        <w:t>K</w:t>
      </w:r>
      <w:r>
        <w:t>athisma</w:t>
      </w:r>
      <w:r w:rsidRPr="00AB1781">
        <w:t xml:space="preserve"> 1</w:t>
      </w:r>
      <w:r>
        <w:t>5</w:t>
      </w:r>
      <w:bookmarkEnd w:id="283"/>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8"/>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9"/>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10"/>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11"/>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12"/>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13"/>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14"/>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15"/>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16"/>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17"/>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8"/>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9"/>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20"/>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21"/>
      </w:r>
      <w:r w:rsidRPr="00AB1781">
        <w:t>.</w:t>
      </w:r>
    </w:p>
    <w:p w14:paraId="31A890CD" w14:textId="107536E9" w:rsidR="00510795" w:rsidRPr="00AB1781" w:rsidRDefault="00510795" w:rsidP="00510795">
      <w:pPr>
        <w:pStyle w:val="EnglishHangNoCoptic"/>
      </w:pPr>
      <w:r w:rsidRPr="00AB1781">
        <w:lastRenderedPageBreak/>
        <w:t xml:space="preserve">31 And this </w:t>
      </w:r>
      <w:r w:rsidR="00335B68">
        <w:t>was</w:t>
      </w:r>
      <w:r w:rsidRPr="00AB1781">
        <w:t xml:space="preserve"> counted</w:t>
      </w:r>
      <w:r w:rsidR="00335B68">
        <w:rPr>
          <w:rStyle w:val="FootnoteReference"/>
        </w:rPr>
        <w:footnoteReference w:id="622"/>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23"/>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24"/>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25"/>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26"/>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27"/>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55D3FACB" w:rsidR="00510795" w:rsidRPr="00AB1781" w:rsidRDefault="00510795" w:rsidP="00423B80">
      <w:pPr>
        <w:pStyle w:val="EnglishHangEndNoCoptic"/>
      </w:pPr>
      <w:r w:rsidRPr="00AB1781">
        <w:tab/>
        <w:t xml:space="preserve">from the east and the west and the north and the </w:t>
      </w:r>
      <w:r w:rsidR="00423B80">
        <w:t>sea</w:t>
      </w:r>
      <w:r w:rsidR="005843FD">
        <w:rPr>
          <w:rStyle w:val="FootnoteReference"/>
        </w:rPr>
        <w:footnoteReference w:id="628"/>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lastRenderedPageBreak/>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9"/>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30"/>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31"/>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32"/>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33"/>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34"/>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35"/>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lastRenderedPageBreak/>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36"/>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37"/>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8"/>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9"/>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40"/>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41"/>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lastRenderedPageBreak/>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42"/>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43"/>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lastRenderedPageBreak/>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4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4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4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lastRenderedPageBreak/>
        <w:t>Glory…</w:t>
      </w:r>
    </w:p>
    <w:p w14:paraId="295A0AE6" w14:textId="7E60D7BE" w:rsidR="003A7286" w:rsidRDefault="003A7286" w:rsidP="003A7286">
      <w:pPr>
        <w:pStyle w:val="Heading3"/>
      </w:pPr>
      <w:bookmarkStart w:id="284" w:name="_Ref435990041"/>
      <w:r>
        <w:t>Kathisma 16</w:t>
      </w:r>
      <w:bookmarkEnd w:id="284"/>
    </w:p>
    <w:p w14:paraId="10F0C415" w14:textId="0AB078EF" w:rsidR="00510795" w:rsidRPr="00267F42" w:rsidRDefault="00267F42" w:rsidP="00BF0205">
      <w:pPr>
        <w:pStyle w:val="Heading4"/>
      </w:pPr>
      <w:bookmarkStart w:id="285" w:name="_Ref412026343"/>
      <w:r>
        <w:t>Psalm</w:t>
      </w:r>
      <w:r w:rsidR="00510795" w:rsidRPr="00AB1781">
        <w:t xml:space="preserve"> 109</w:t>
      </w:r>
      <w:r>
        <w:t xml:space="preserve">: </w:t>
      </w:r>
      <w:r w:rsidR="00E67F94">
        <w:t>“The Lord said to my Lord, “</w:t>
      </w:r>
      <w:r>
        <w:t>Sit at My right han</w:t>
      </w:r>
      <w:r w:rsidR="00E67F94">
        <w:t>d’”</w:t>
      </w:r>
      <w:bookmarkEnd w:id="285"/>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679572EA"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47"/>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5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51"/>
      </w:r>
      <w:r w:rsidRPr="00AB1781">
        <w:t>.</w:t>
      </w:r>
      <w:r w:rsidRPr="00AB1781">
        <w:rPr>
          <w:rStyle w:val="FootnoteReference"/>
        </w:rPr>
        <w:footnoteReference w:id="65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5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5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55"/>
      </w:r>
    </w:p>
    <w:p w14:paraId="3ABB1A49" w14:textId="0D3B2A62"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89025C">
        <w:t>Psalm</w:t>
      </w:r>
      <w:r w:rsidR="0089025C" w:rsidRPr="00AB1781">
        <w:t xml:space="preserve"> 110</w:t>
      </w:r>
      <w:r w:rsidR="0089025C">
        <w:t>: “I will confess You, O Lord, with my whole heart”</w:t>
      </w:r>
      <w:r>
        <w:fldChar w:fldCharType="end"/>
      </w:r>
      <w:r>
        <w:t xml:space="preserve">, page </w:t>
      </w:r>
      <w:r>
        <w:fldChar w:fldCharType="begin"/>
      </w:r>
      <w:r>
        <w:instrText xml:space="preserve"> PAGEREF _Ref412111792 \h </w:instrText>
      </w:r>
      <w:r>
        <w:fldChar w:fldCharType="separate"/>
      </w:r>
      <w:r w:rsidR="0089025C">
        <w:rPr>
          <w:noProof/>
        </w:rPr>
        <w:t>257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89025C">
        <w:t>Psalm</w:t>
      </w:r>
      <w:r w:rsidR="0089025C" w:rsidRPr="00AB1781">
        <w:t xml:space="preserve"> 114</w:t>
      </w:r>
      <w:r w:rsidR="0089025C">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89025C">
        <w:rPr>
          <w:noProof/>
        </w:rPr>
        <w:t>262</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6"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6"/>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4C0050BD"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56"/>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tl/>
          <w:lang w:bidi="he-IL"/>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57"/>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tl/>
          <w:lang w:bidi="he-IL"/>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ד</w:t>
      </w:r>
      <w:r w:rsidR="00680987">
        <w:t>) all His wishes are sought out</w:t>
      </w:r>
      <w:r w:rsidR="00680987">
        <w:rPr>
          <w:rStyle w:val="FootnoteReference"/>
        </w:rPr>
        <w:footnoteReference w:id="658"/>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tl/>
          <w:lang w:bidi="he-IL"/>
        </w:rPr>
        <w:t>ה</w:t>
      </w:r>
      <w:r w:rsidR="00680987">
        <w:t xml:space="preserve">) </w:t>
      </w:r>
      <w:r w:rsidR="001F0BA8">
        <w:t>Confession</w:t>
      </w:r>
      <w:r w:rsidR="003C200D">
        <w:rPr>
          <w:rStyle w:val="FootnoteReference"/>
        </w:rPr>
        <w:footnoteReference w:id="659"/>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tl/>
          <w:lang w:bidi="he-IL"/>
        </w:rPr>
        <w:t>ז</w:t>
      </w:r>
      <w:r w:rsidR="00680987">
        <w:t xml:space="preserve">) </w:t>
      </w:r>
      <w:r w:rsidRPr="00AB1781">
        <w:t>He made a memorial of His wonders;</w:t>
      </w:r>
      <w:r w:rsidRPr="00AB1781">
        <w:rPr>
          <w:rStyle w:val="FootnoteReference"/>
        </w:rPr>
        <w:footnoteReference w:id="660"/>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tl/>
          <w:lang w:bidi="he-IL"/>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tl/>
          <w:lang w:bidi="he-IL"/>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61"/>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tl/>
          <w:lang w:bidi="he-IL"/>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tl/>
          <w:lang w:bidi="he-IL"/>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tl/>
          <w:lang w:bidi="he-IL"/>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tl/>
          <w:lang w:bidi="he-IL"/>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tl/>
          <w:lang w:bidi="he-IL"/>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ע</w:t>
      </w:r>
      <w:r w:rsidR="001F0BA8">
        <w:t>) [</w:t>
      </w:r>
      <w:r w:rsidRPr="00AB1781">
        <w:t>they are</w:t>
      </w:r>
      <w:r w:rsidR="001F0BA8">
        <w:t>]</w:t>
      </w:r>
      <w:r w:rsidRPr="00AB1781">
        <w:t xml:space="preserve"> made in truth and </w:t>
      </w:r>
      <w:r w:rsidR="001F0BA8">
        <w:t>uprightness</w:t>
      </w:r>
      <w:r w:rsidRPr="00AB1781">
        <w:t>.</w:t>
      </w:r>
    </w:p>
    <w:p w14:paraId="2F0F12C7" w14:textId="342B6CE0"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tl/>
          <w:lang w:bidi="he-IL"/>
        </w:rPr>
        <w:t>פ</w:t>
      </w:r>
      <w:r w:rsidR="001F0BA8">
        <w:t xml:space="preserve">) </w:t>
      </w:r>
      <w:r w:rsidRPr="00AB1781">
        <w:t>He</w:t>
      </w:r>
      <w:r w:rsidR="00354F65">
        <w:t xml:space="preserve"> has</w:t>
      </w:r>
      <w:r w:rsidRPr="00AB1781">
        <w:t xml:space="preserve"> sent redemption to His people;</w:t>
      </w:r>
    </w:p>
    <w:p w14:paraId="705038C0" w14:textId="00FC989B"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צ</w:t>
      </w:r>
      <w:r w:rsidR="001F0BA8">
        <w:t xml:space="preserve">) </w:t>
      </w:r>
      <w:r w:rsidRPr="00AB1781">
        <w:t xml:space="preserve">He </w:t>
      </w:r>
      <w:r w:rsidR="00354F65">
        <w:t xml:space="preserve">has </w:t>
      </w:r>
      <w:r w:rsidRPr="00AB1781">
        <w:t>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ק</w:t>
      </w:r>
      <w:r w:rsidR="001F0BA8">
        <w:t>) His Name is h</w:t>
      </w:r>
      <w:r w:rsidRPr="00AB1781">
        <w:t xml:space="preserve">oly and </w:t>
      </w:r>
      <w:r w:rsidR="001F0BA8">
        <w:t>fearful</w:t>
      </w:r>
      <w:r w:rsidR="001F0BA8">
        <w:rPr>
          <w:rStyle w:val="FootnoteReference"/>
        </w:rPr>
        <w:footnoteReference w:id="662"/>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tl/>
          <w:lang w:bidi="he-IL"/>
        </w:rPr>
        <w:t>ר</w:t>
      </w:r>
      <w:r w:rsidR="001F0BA8">
        <w:t xml:space="preserve">) </w:t>
      </w:r>
      <w:r w:rsidRPr="00AB1781">
        <w:t>The fear of the Lord is the beginning</w:t>
      </w:r>
      <w:r w:rsidRPr="00AB1781">
        <w:rPr>
          <w:rStyle w:val="FootnoteReference"/>
        </w:rPr>
        <w:footnoteReference w:id="663"/>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64"/>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tl/>
          <w:lang w:bidi="he-IL"/>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6EC957AA"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89025C">
        <w:t>Psalm</w:t>
      </w:r>
      <w:r w:rsidR="0089025C" w:rsidRPr="00AB1781">
        <w:t xml:space="preserve"> 111</w:t>
      </w:r>
      <w:r w:rsidR="0089025C">
        <w:t>: “Blessed is the man who fears the Lord”</w:t>
      </w:r>
      <w:r>
        <w:fldChar w:fldCharType="end"/>
      </w:r>
      <w:r>
        <w:t xml:space="preserve">, page </w:t>
      </w:r>
      <w:r>
        <w:fldChar w:fldCharType="begin"/>
      </w:r>
      <w:r>
        <w:instrText xml:space="preserve"> PAGEREF _Ref412111806 \h </w:instrText>
      </w:r>
      <w:r>
        <w:fldChar w:fldCharType="separate"/>
      </w:r>
      <w:r w:rsidR="0089025C">
        <w:rPr>
          <w:noProof/>
        </w:rPr>
        <w:t>258</w:t>
      </w:r>
      <w:r>
        <w:fldChar w:fldCharType="end"/>
      </w:r>
      <w:r>
        <w:t>.</w:t>
      </w:r>
    </w:p>
    <w:p w14:paraId="15C2806A" w14:textId="7A8D6D1E" w:rsidR="00510795" w:rsidRPr="00267F42" w:rsidRDefault="00267F42" w:rsidP="00BF0205">
      <w:pPr>
        <w:pStyle w:val="Heading4"/>
      </w:pPr>
      <w:bookmarkStart w:id="287" w:name="_Ref412111806"/>
      <w:r>
        <w:t>Psalm</w:t>
      </w:r>
      <w:r w:rsidR="00510795" w:rsidRPr="00AB1781">
        <w:t xml:space="preserve"> 111</w:t>
      </w:r>
      <w:r>
        <w:t xml:space="preserve">: </w:t>
      </w:r>
      <w:r w:rsidR="00E67F94">
        <w:t>“</w:t>
      </w:r>
      <w:r>
        <w:t>Blessed is the man who fears the Lor</w:t>
      </w:r>
      <w:r w:rsidR="00E67F94">
        <w:t>d”</w:t>
      </w:r>
      <w:bookmarkEnd w:id="287"/>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6EBF67DB"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tl/>
          <w:lang w:bidi="he-IL"/>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tl/>
          <w:lang w:bidi="he-IL"/>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tl/>
          <w:lang w:bidi="he-IL"/>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ו</w:t>
      </w:r>
      <w:r w:rsidR="0071249B">
        <w:t xml:space="preserve">) </w:t>
      </w:r>
      <w:r w:rsidRPr="00AB1781">
        <w:t xml:space="preserve">and his righteousness endures </w:t>
      </w:r>
      <w:r w:rsidR="009717D4">
        <w:t>unto ages of ages</w:t>
      </w:r>
      <w:r w:rsidR="009717D4">
        <w:rPr>
          <w:rStyle w:val="FootnoteReference"/>
        </w:rPr>
        <w:footnoteReference w:id="665"/>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tl/>
          <w:lang w:bidi="he-IL"/>
        </w:rPr>
        <w:t>ז</w:t>
      </w:r>
      <w:r w:rsidR="0071249B">
        <w:t xml:space="preserve">) </w:t>
      </w:r>
      <w:r w:rsidR="009717D4">
        <w:t>A light has risen</w:t>
      </w:r>
      <w:r w:rsidR="009717D4">
        <w:rPr>
          <w:rStyle w:val="FootnoteReference"/>
        </w:rPr>
        <w:footnoteReference w:id="666"/>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tl/>
          <w:lang w:bidi="he-IL"/>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tl/>
          <w:lang w:bidi="he-IL"/>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tl/>
          <w:lang w:bidi="he-IL"/>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tl/>
          <w:lang w:bidi="he-IL"/>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tl/>
          <w:lang w:bidi="he-IL"/>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tl/>
          <w:lang w:bidi="he-IL"/>
        </w:rPr>
        <w:t>פ</w:t>
      </w:r>
      <w:r w:rsidR="0071249B">
        <w:t xml:space="preserve">) </w:t>
      </w:r>
      <w:r w:rsidR="00081087">
        <w:t>He distributed</w:t>
      </w:r>
      <w:r w:rsidR="00081087">
        <w:rPr>
          <w:rStyle w:val="FootnoteReference"/>
        </w:rPr>
        <w:footnoteReference w:id="667"/>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8"/>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9"/>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tl/>
          <w:lang w:bidi="he-IL"/>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tl/>
          <w:lang w:bidi="he-IL"/>
        </w:rPr>
        <w:t>ת</w:t>
      </w:r>
      <w:r w:rsidR="0071249B">
        <w:t xml:space="preserve">) </w:t>
      </w:r>
      <w:r w:rsidRPr="00AB1781">
        <w:t>the desire of the sinner</w:t>
      </w:r>
      <w:r w:rsidR="00081087">
        <w:t>s</w:t>
      </w:r>
      <w:r w:rsidRPr="00AB1781">
        <w:t xml:space="preserve"> will perish.</w:t>
      </w:r>
      <w:r w:rsidRPr="00AB1781">
        <w:rPr>
          <w:rStyle w:val="FootnoteReference"/>
        </w:rPr>
        <w:footnoteReference w:id="670"/>
      </w:r>
    </w:p>
    <w:p w14:paraId="6BACCBFA" w14:textId="258B71B5" w:rsidR="00B35B25"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89025C">
        <w:t>Psalm</w:t>
      </w:r>
      <w:r w:rsidR="0089025C" w:rsidRPr="00AB1781">
        <w:t xml:space="preserve"> 112</w:t>
      </w:r>
      <w:r w:rsidR="0089025C">
        <w:t>: “Praise the Lord, you children”</w:t>
      </w:r>
      <w:r>
        <w:fldChar w:fldCharType="end"/>
      </w:r>
      <w:r>
        <w:t xml:space="preserve">, page </w:t>
      </w:r>
      <w:r>
        <w:fldChar w:fldCharType="begin"/>
      </w:r>
      <w:r>
        <w:instrText xml:space="preserve"> PAGEREF _Ref412098484 \h </w:instrText>
      </w:r>
      <w:r>
        <w:fldChar w:fldCharType="separate"/>
      </w:r>
      <w:r w:rsidR="0089025C">
        <w:rPr>
          <w:noProof/>
        </w:rPr>
        <w:t>259</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8"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71"/>
      </w:r>
      <w:r w:rsidR="00267F42">
        <w:t xml:space="preserve">: </w:t>
      </w:r>
      <w:r w:rsidR="00E67F94">
        <w:t>“</w:t>
      </w:r>
      <w:r w:rsidR="00267F42">
        <w:t>Praise the Lord, you childre</w:t>
      </w:r>
      <w:r w:rsidR="00E67F94">
        <w:t>n”</w:t>
      </w:r>
      <w:bookmarkEnd w:id="288"/>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3A1EDCBF" w:rsidR="00F14AA6" w:rsidRDefault="00F14AA6" w:rsidP="00267F42">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72"/>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21E309FD"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_Ref412098508 \h </w:instrText>
      </w:r>
      <w:r>
        <w:fldChar w:fldCharType="separate"/>
      </w:r>
      <w:r w:rsidR="0089025C">
        <w:t>Psalm</w:t>
      </w:r>
      <w:r w:rsidR="0089025C" w:rsidRPr="00AB1781">
        <w:t xml:space="preserve"> 142</w:t>
      </w:r>
      <w:r w:rsidR="0089025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89025C">
        <w:rPr>
          <w:noProof/>
        </w:rPr>
        <w:t>308</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89025C">
        <w:t>Psalm</w:t>
      </w:r>
      <w:r w:rsidR="0089025C" w:rsidRPr="00AB1781">
        <w:t xml:space="preserve"> 114</w:t>
      </w:r>
      <w:r w:rsidR="0089025C">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89025C">
        <w:rPr>
          <w:noProof/>
        </w:rPr>
        <w:t>262</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73"/>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74"/>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75"/>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76"/>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77"/>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8"/>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9"/>
      </w:r>
      <w:r w:rsidR="00510795" w:rsidRPr="00AB1781">
        <w:t>.</w:t>
      </w:r>
    </w:p>
    <w:p w14:paraId="397629CE" w14:textId="75AE80C9" w:rsidR="00510795" w:rsidRPr="00267F42" w:rsidRDefault="00267F42" w:rsidP="00BF0205">
      <w:pPr>
        <w:pStyle w:val="Heading4"/>
      </w:pPr>
      <w:bookmarkStart w:id="289"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89"/>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0EF124DF"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80"/>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81"/>
      </w:r>
      <w:r w:rsidRPr="00AB1781">
        <w:t xml:space="preserve"> of my </w:t>
      </w:r>
      <w:r w:rsidR="00D27B1F">
        <w:t>supplication</w:t>
      </w:r>
      <w:r w:rsidRPr="00AB1781">
        <w:t>,</w:t>
      </w:r>
    </w:p>
    <w:p w14:paraId="0E88DC2A" w14:textId="7578AC1A" w:rsidR="00510795" w:rsidRPr="00AB1781" w:rsidRDefault="00D27B1F" w:rsidP="00267F42">
      <w:pPr>
        <w:pStyle w:val="EnglishHangNoCoptic"/>
      </w:pPr>
      <w:r>
        <w:t xml:space="preserve">2 because He </w:t>
      </w:r>
      <w:r w:rsidR="00F17F4F">
        <w:t xml:space="preserve">has </w:t>
      </w:r>
      <w:r>
        <w:t>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340A14B5" w:rsidR="00510795" w:rsidRPr="00AB1781" w:rsidRDefault="00D27B1F" w:rsidP="00267F42">
      <w:pPr>
        <w:pStyle w:val="EnglishHangEndNoCoptic"/>
      </w:pPr>
      <w:r>
        <w:tab/>
        <w:t>“O Lord, save</w:t>
      </w:r>
      <w:r>
        <w:rPr>
          <w:rStyle w:val="FootnoteReference"/>
        </w:rPr>
        <w:footnoteReference w:id="682"/>
      </w:r>
      <w:r>
        <w:t xml:space="preserve"> my soul</w:t>
      </w:r>
      <w:r w:rsidR="00C01007">
        <w:rPr>
          <w:rStyle w:val="FootnoteReference"/>
        </w:rPr>
        <w:footnoteReference w:id="683"/>
      </w:r>
      <w:r>
        <w:t>!”</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84"/>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85"/>
      </w:r>
    </w:p>
    <w:p w14:paraId="30D31F28" w14:textId="11F59766" w:rsidR="00510795" w:rsidRDefault="00510795" w:rsidP="00267F42">
      <w:pPr>
        <w:pStyle w:val="EnglishHangEndNoCoptic"/>
      </w:pPr>
      <w:r w:rsidRPr="00AB1781">
        <w:tab/>
        <w:t>in the land of the living.</w:t>
      </w:r>
    </w:p>
    <w:p w14:paraId="15BDDE6D" w14:textId="2D04712B" w:rsidR="00B35B25"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89025C">
        <w:t>Psalm</w:t>
      </w:r>
      <w:r w:rsidR="0089025C" w:rsidRPr="00AB1781">
        <w:t xml:space="preserve"> 115</w:t>
      </w:r>
      <w:r w:rsidR="0089025C">
        <w:t>: “I believed; therefore I spoke; but I was greatly humbled”</w:t>
      </w:r>
      <w:r>
        <w:fldChar w:fldCharType="end"/>
      </w:r>
      <w:r>
        <w:t xml:space="preserve">, page </w:t>
      </w:r>
      <w:r>
        <w:fldChar w:fldCharType="begin"/>
      </w:r>
      <w:r>
        <w:instrText xml:space="preserve"> PAGEREF _Ref412026376 \h </w:instrText>
      </w:r>
      <w:r>
        <w:fldChar w:fldCharType="separate"/>
      </w:r>
      <w:r w:rsidR="0089025C">
        <w:rPr>
          <w:noProof/>
        </w:rPr>
        <w:t>263</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0"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0"/>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1E2600B"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lastRenderedPageBreak/>
        <w:t>I believed</w:t>
      </w:r>
      <w:r w:rsidR="00040C56">
        <w:t>;</w:t>
      </w:r>
      <w:r w:rsidRPr="00AB1781">
        <w:t xml:space="preserve"> </w:t>
      </w:r>
      <w:r w:rsidR="00040C56">
        <w:t>therefore</w:t>
      </w:r>
      <w:r w:rsidRPr="00AB1781">
        <w:t xml:space="preserve"> I spoke;</w:t>
      </w:r>
      <w:r w:rsidRPr="00AB1781">
        <w:rPr>
          <w:rStyle w:val="FootnoteReference"/>
        </w:rPr>
        <w:footnoteReference w:id="686"/>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87"/>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88"/>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9"/>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90"/>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91"/>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92"/>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93"/>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6E94B761"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89025C">
        <w:t>Psalm</w:t>
      </w:r>
      <w:r w:rsidR="0089025C" w:rsidRPr="00AB1781">
        <w:t xml:space="preserve"> 120</w:t>
      </w:r>
      <w:r w:rsidR="0089025C">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89025C">
        <w:rPr>
          <w:noProof/>
        </w:rPr>
        <w:t>284</w:t>
      </w:r>
      <w:r w:rsidR="00E611C7">
        <w:fldChar w:fldCharType="end"/>
      </w:r>
      <w:r w:rsidR="00E611C7">
        <w:t>.</w:t>
      </w:r>
    </w:p>
    <w:p w14:paraId="2E64A8D8" w14:textId="4F0384A6" w:rsidR="00510795" w:rsidRPr="00267F42" w:rsidRDefault="00267F42" w:rsidP="00BF0205">
      <w:pPr>
        <w:pStyle w:val="Heading4"/>
      </w:pPr>
      <w:bookmarkStart w:id="291" w:name="_Ref411967180"/>
      <w:r>
        <w:t>Psalm</w:t>
      </w:r>
      <w:r w:rsidR="00510795" w:rsidRPr="00AB1781">
        <w:t xml:space="preserve"> 116</w:t>
      </w:r>
      <w:r>
        <w:t xml:space="preserve">: </w:t>
      </w:r>
      <w:r w:rsidR="00E67F94">
        <w:t xml:space="preserve">“Praise the Lord, all </w:t>
      </w:r>
      <w:r>
        <w:t>you nations</w:t>
      </w:r>
      <w:r w:rsidR="00E67F94">
        <w:t>”</w:t>
      </w:r>
      <w:bookmarkEnd w:id="291"/>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2A241CE7" w:rsidR="00F14AA6" w:rsidRDefault="00F14AA6" w:rsidP="00267F42">
      <w:pPr>
        <w:pStyle w:val="Rubric"/>
      </w:pPr>
      <w:r>
        <w:lastRenderedPageBreak/>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94"/>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95"/>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E5BA79B"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89025C">
        <w:t>Psalm</w:t>
      </w:r>
      <w:r w:rsidR="0089025C" w:rsidRPr="00AB1781">
        <w:t xml:space="preserve"> 117</w:t>
      </w:r>
      <w:r w:rsidR="0089025C">
        <w:t>: “Confess the Lord, He is good”</w:t>
      </w:r>
      <w:r>
        <w:fldChar w:fldCharType="end"/>
      </w:r>
      <w:r>
        <w:t xml:space="preserve">, page </w:t>
      </w:r>
      <w:r>
        <w:fldChar w:fldCharType="begin"/>
      </w:r>
      <w:r>
        <w:instrText xml:space="preserve"> PAGEREF _Ref411967211 \h </w:instrText>
      </w:r>
      <w:r>
        <w:fldChar w:fldCharType="separate"/>
      </w:r>
      <w:r w:rsidR="0089025C">
        <w:rPr>
          <w:noProof/>
        </w:rPr>
        <w:t>265</w:t>
      </w:r>
      <w:r>
        <w:fldChar w:fldCharType="end"/>
      </w:r>
      <w:r>
        <w:t>.</w:t>
      </w:r>
    </w:p>
    <w:p w14:paraId="0CBD83A7" w14:textId="74CB9E6B" w:rsidR="00510795" w:rsidRPr="00267F42" w:rsidRDefault="00267F42" w:rsidP="00BF0205">
      <w:pPr>
        <w:pStyle w:val="Heading4"/>
      </w:pPr>
      <w:bookmarkStart w:id="292" w:name="_Ref411967211"/>
      <w:r>
        <w:t>Psalm</w:t>
      </w:r>
      <w:r w:rsidR="00510795" w:rsidRPr="00AB1781">
        <w:t xml:space="preserve"> 117</w:t>
      </w:r>
      <w:r>
        <w:t xml:space="preserve">: </w:t>
      </w:r>
      <w:r w:rsidR="00E67F94">
        <w:t>“Confess</w:t>
      </w:r>
      <w:r>
        <w:t xml:space="preserve"> the Lord, He is goo</w:t>
      </w:r>
      <w:r w:rsidR="00E67F94">
        <w:t>d”</w:t>
      </w:r>
      <w:bookmarkEnd w:id="292"/>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4C0AAC20" w:rsidR="00F14AA6" w:rsidRDefault="00F14AA6" w:rsidP="00267F42">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96"/>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97"/>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lastRenderedPageBreak/>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98"/>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9"/>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700"/>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701"/>
      </w:r>
      <w:r w:rsidRPr="00AB1781">
        <w:t xml:space="preserve"> the Lord.</w:t>
      </w:r>
    </w:p>
    <w:p w14:paraId="6E6F43E9" w14:textId="77777777" w:rsidR="00510795" w:rsidRPr="00AB1781" w:rsidRDefault="00510795" w:rsidP="00267F42">
      <w:pPr>
        <w:pStyle w:val="EnglishHangNoCoptic"/>
      </w:pPr>
      <w:r w:rsidRPr="00AB1781">
        <w:lastRenderedPageBreak/>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702"/>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703"/>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704"/>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705"/>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706"/>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707"/>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708"/>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9"/>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58F16FB4" w:rsidR="00550889" w:rsidRDefault="00550889" w:rsidP="00E611C7">
      <w:pPr>
        <w:pStyle w:val="Rubric"/>
      </w:pPr>
      <w:r>
        <w:lastRenderedPageBreak/>
        <w:t xml:space="preserve">Alleluia. </w:t>
      </w:r>
      <w:r>
        <w:fldChar w:fldCharType="begin"/>
      </w:r>
      <w:r>
        <w:instrText xml:space="preserve"> REF _Ref445106453 \h </w:instrText>
      </w:r>
      <w:r>
        <w:fldChar w:fldCharType="separate"/>
      </w:r>
      <w:r w:rsidR="0089025C">
        <w:t>The Psalms of the Eleventh Hour (Little Vespers)</w:t>
      </w:r>
      <w:r>
        <w:fldChar w:fldCharType="end"/>
      </w:r>
      <w:r>
        <w:t xml:space="preserve"> continue with </w:t>
      </w:r>
      <w:r>
        <w:fldChar w:fldCharType="begin"/>
      </w:r>
      <w:r>
        <w:instrText xml:space="preserve"> REF _Ref411967235 \h </w:instrText>
      </w:r>
      <w:r>
        <w:fldChar w:fldCharType="separate"/>
      </w:r>
      <w:r w:rsidR="0089025C">
        <w:t>Psalm</w:t>
      </w:r>
      <w:r w:rsidR="0089025C" w:rsidRPr="00AB1781">
        <w:t xml:space="preserve"> 119</w:t>
      </w:r>
      <w:r w:rsidR="0089025C">
        <w:t>: “When I was afflicted, I cried out to the Lord”</w:t>
      </w:r>
      <w:r>
        <w:fldChar w:fldCharType="end"/>
      </w:r>
      <w:r>
        <w:t xml:space="preserve">, page </w:t>
      </w:r>
      <w:r>
        <w:fldChar w:fldCharType="begin"/>
      </w:r>
      <w:r>
        <w:instrText xml:space="preserve"> PAGEREF _Ref411967235 \h </w:instrText>
      </w:r>
      <w:r>
        <w:fldChar w:fldCharType="separate"/>
      </w:r>
      <w:r w:rsidR="0089025C">
        <w:rPr>
          <w:noProof/>
        </w:rPr>
        <w:t>283</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89025C">
        <w:t>Psalm</w:t>
      </w:r>
      <w:r w:rsidR="0089025C" w:rsidRPr="00AB1781">
        <w:t xml:space="preserve"> 118</w:t>
      </w:r>
      <w:r w:rsidR="0089025C">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89025C">
        <w:rPr>
          <w:noProof/>
        </w:rPr>
        <w:t>268</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3" w:name="_Ref435990049"/>
      <w:r>
        <w:t>Kathisma 17</w:t>
      </w:r>
      <w:bookmarkEnd w:id="293"/>
    </w:p>
    <w:p w14:paraId="5D7D7323" w14:textId="4F44AF1E" w:rsidR="00385CB8" w:rsidRPr="00385CB8" w:rsidRDefault="00385CB8" w:rsidP="00BF0205">
      <w:pPr>
        <w:pStyle w:val="Heading4"/>
      </w:pPr>
      <w:bookmarkStart w:id="294"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4"/>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430F4B00" w:rsidR="00EE2E1D" w:rsidRDefault="00EE2E1D" w:rsidP="00385CB8">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szCs w:val="28"/>
          <w:rtl/>
          <w:lang w:bidi="he-IL"/>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584DE33" w:rsidR="006D2FE5" w:rsidRPr="006D2FE5" w:rsidRDefault="00EE2E1D" w:rsidP="006D2FE5">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10"/>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11"/>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12"/>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13"/>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14"/>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lastRenderedPageBreak/>
        <w:t xml:space="preserve">7 I will </w:t>
      </w:r>
      <w:r w:rsidR="00E869A6">
        <w:t>confess</w:t>
      </w:r>
      <w:r w:rsidR="00E869A6">
        <w:rPr>
          <w:rStyle w:val="FootnoteReference"/>
        </w:rPr>
        <w:footnoteReference w:id="715"/>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szCs w:val="28"/>
          <w:rtl/>
          <w:lang w:bidi="he-IL"/>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0BE0154B"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16"/>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szCs w:val="28"/>
          <w:rtl/>
          <w:lang w:bidi="he-IL"/>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172B2E5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17"/>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lastRenderedPageBreak/>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718"/>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9"/>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20"/>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szCs w:val="28"/>
          <w:rtl/>
          <w:lang w:bidi="he-IL"/>
        </w:rPr>
        <w:t>ד</w:t>
      </w:r>
      <w:r w:rsidR="00F224C9">
        <w:t>)</w:t>
      </w:r>
      <w:r w:rsidR="00494693">
        <w:t xml:space="preserve">: </w:t>
      </w:r>
      <w:r w:rsidR="00E67F94">
        <w:t>“</w:t>
      </w:r>
      <w:r w:rsidR="00494693">
        <w:t xml:space="preserve">My soul clings to the </w:t>
      </w:r>
      <w:r w:rsidR="005E7419">
        <w:t>groun</w:t>
      </w:r>
      <w:r w:rsidR="00E67F94">
        <w:t>d”</w:t>
      </w:r>
    </w:p>
    <w:p w14:paraId="7911DE84" w14:textId="050B714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21"/>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22"/>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lastRenderedPageBreak/>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szCs w:val="28"/>
          <w:rtl/>
          <w:lang w:bidi="he-IL"/>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60EE3DD6"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23"/>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24"/>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25"/>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26"/>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27"/>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lastRenderedPageBreak/>
        <w:t>Psalm 118 Part 6</w:t>
      </w:r>
      <w:r w:rsidR="00F224C9">
        <w:t xml:space="preserve"> (</w:t>
      </w:r>
      <w:r w:rsidR="00F224C9" w:rsidRPr="005A5E13">
        <w:rPr>
          <w:rFonts w:ascii="Tahoma" w:eastAsia="Tahoma" w:hAnsi="Tahoma" w:cs="Tahoma"/>
          <w:szCs w:val="28"/>
          <w:rtl/>
          <w:lang w:bidi="he-IL"/>
        </w:rPr>
        <w:t>ו</w:t>
      </w:r>
      <w:r w:rsidR="00F224C9">
        <w:t>)</w:t>
      </w:r>
      <w:r w:rsidR="00494693">
        <w:t xml:space="preserve">: </w:t>
      </w:r>
      <w:r w:rsidR="00E67F94">
        <w:t>“</w:t>
      </w:r>
      <w:r w:rsidR="00494693">
        <w:t>And let Your mercy come upon me, O Lor</w:t>
      </w:r>
      <w:r w:rsidR="00E67F94">
        <w:t>d”</w:t>
      </w:r>
    </w:p>
    <w:p w14:paraId="24B3CEAD" w14:textId="7FD7E05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szCs w:val="28"/>
          <w:rtl/>
          <w:lang w:bidi="he-IL"/>
        </w:rPr>
        <w:t>ז</w:t>
      </w:r>
      <w:r w:rsidR="00F224C9">
        <w:t>)</w:t>
      </w:r>
      <w:r w:rsidR="00494693">
        <w:t xml:space="preserve">: </w:t>
      </w:r>
      <w:r w:rsidR="00E67F94">
        <w:t>“Remember Your word</w:t>
      </w:r>
      <w:r w:rsidR="00494693">
        <w:t xml:space="preserve"> to Your s</w:t>
      </w:r>
      <w:r w:rsidR="00CB069B">
        <w:t>ervan</w:t>
      </w:r>
      <w:r w:rsidR="00E67F94">
        <w:t>t”</w:t>
      </w:r>
    </w:p>
    <w:p w14:paraId="23B9D164" w14:textId="7D10E10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lastRenderedPageBreak/>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szCs w:val="28"/>
          <w:rtl/>
          <w:lang w:bidi="he-IL"/>
        </w:rPr>
        <w:t>ח</w:t>
      </w:r>
      <w:r w:rsidR="00F224C9">
        <w:t>)</w:t>
      </w:r>
      <w:r w:rsidR="00494693">
        <w:t xml:space="preserve">: </w:t>
      </w:r>
      <w:r w:rsidR="00E67F94">
        <w:t>“</w:t>
      </w:r>
      <w:r w:rsidR="00494693">
        <w:t>You are my portion, O Lor</w:t>
      </w:r>
      <w:r w:rsidR="00E67F94">
        <w:t>d”</w:t>
      </w:r>
    </w:p>
    <w:p w14:paraId="078F6BD3" w14:textId="41FFA058"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28"/>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9"/>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30"/>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lastRenderedPageBreak/>
        <w:t>Psalm 118 Part 9</w:t>
      </w:r>
      <w:r w:rsidR="00F224C9">
        <w:t xml:space="preserve"> (</w:t>
      </w:r>
      <w:r w:rsidR="00F224C9" w:rsidRPr="00055722">
        <w:rPr>
          <w:rFonts w:ascii="Tahoma" w:eastAsia="Tahoma" w:hAnsi="Tahoma" w:cs="Tahoma"/>
          <w:szCs w:val="28"/>
          <w:rtl/>
          <w:lang w:bidi="he-IL"/>
        </w:rPr>
        <w:t>ט</w:t>
      </w:r>
      <w:r w:rsidR="00F224C9">
        <w:t>):</w:t>
      </w:r>
      <w:r w:rsidR="00494693">
        <w:t xml:space="preserve"> </w:t>
      </w:r>
      <w:r w:rsidR="00E67F94">
        <w:t>“</w:t>
      </w:r>
      <w:r w:rsidR="00494693">
        <w:t>You have shown kindness to Your s</w:t>
      </w:r>
      <w:r w:rsidR="00B24F7C">
        <w:t>ervan</w:t>
      </w:r>
      <w:r w:rsidR="00E67F94">
        <w:t>t”</w:t>
      </w:r>
    </w:p>
    <w:p w14:paraId="58C9685F" w14:textId="2CD04D1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31"/>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32"/>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szCs w:val="28"/>
          <w:rtl/>
          <w:lang w:bidi="he-IL"/>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7A42EE93"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lastRenderedPageBreak/>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szCs w:val="28"/>
          <w:rtl/>
          <w:lang w:bidi="he-IL"/>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4B900D7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33"/>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34"/>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35"/>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36"/>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37"/>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lastRenderedPageBreak/>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szCs w:val="28"/>
          <w:rtl/>
          <w:lang w:bidi="he-IL"/>
        </w:rPr>
        <w:t>ל</w:t>
      </w:r>
      <w:r w:rsidR="00F224C9">
        <w:t>)</w:t>
      </w:r>
      <w:r w:rsidR="00494693">
        <w:t xml:space="preserve">: </w:t>
      </w:r>
      <w:r w:rsidR="00E67F94">
        <w:t>“</w:t>
      </w:r>
      <w:r w:rsidR="00494693">
        <w:t>Your word, O Lord, continues forever in Heave</w:t>
      </w:r>
      <w:r w:rsidR="00E67F94">
        <w:t>n”</w:t>
      </w:r>
    </w:p>
    <w:p w14:paraId="17E2AE4E" w14:textId="6725AF58"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38"/>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FD11073" w:rsidR="00385CB8" w:rsidRPr="00AB1781" w:rsidRDefault="00385CB8" w:rsidP="00423B80">
      <w:pPr>
        <w:pStyle w:val="EnglishHangNoCoptic"/>
      </w:pPr>
      <w:r w:rsidRPr="00AB1781">
        <w:t xml:space="preserve">96 I </w:t>
      </w:r>
      <w:r w:rsidR="00423B80">
        <w:t>have seen</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9"/>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szCs w:val="28"/>
          <w:rtl/>
          <w:lang w:bidi="he-IL"/>
        </w:rPr>
        <w:t>מ</w:t>
      </w:r>
      <w:r w:rsidR="00F224C9">
        <w:t>)</w:t>
      </w:r>
      <w:r>
        <w:t xml:space="preserve">: </w:t>
      </w:r>
      <w:r w:rsidR="00E67F94">
        <w:t>“</w:t>
      </w:r>
      <w:r>
        <w:t>O how I love Your law, O Lord</w:t>
      </w:r>
      <w:r w:rsidR="00E67F94">
        <w:t>”</w:t>
      </w:r>
    </w:p>
    <w:p w14:paraId="416E23D5" w14:textId="7B37AD4D"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lastRenderedPageBreak/>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40"/>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szCs w:val="28"/>
          <w:rtl/>
          <w:lang w:bidi="he-IL"/>
        </w:rPr>
        <w:t>נ</w:t>
      </w:r>
      <w:r w:rsidR="00F224C9">
        <w:t>)</w:t>
      </w:r>
      <w:r>
        <w:t xml:space="preserve">: </w:t>
      </w:r>
      <w:r w:rsidR="00E67F94">
        <w:t>“</w:t>
      </w:r>
      <w:r>
        <w:t>Your law is a lamp to my fee</w:t>
      </w:r>
      <w:r w:rsidR="00E67F94">
        <w:t>t”</w:t>
      </w:r>
    </w:p>
    <w:p w14:paraId="3EB6C368" w14:textId="4346962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41"/>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42"/>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lastRenderedPageBreak/>
        <w:t>Psalm 118 Part 15</w:t>
      </w:r>
      <w:r w:rsidR="00F224C9">
        <w:t xml:space="preserve"> (</w:t>
      </w:r>
      <w:r w:rsidR="00F224C9" w:rsidRPr="003B7D97">
        <w:rPr>
          <w:rFonts w:ascii="Tahoma" w:eastAsia="Tahoma" w:hAnsi="Tahoma" w:cs="Tahoma"/>
          <w:szCs w:val="28"/>
          <w:rtl/>
          <w:lang w:bidi="he-IL"/>
        </w:rPr>
        <w:t>ס</w:t>
      </w:r>
      <w:r w:rsidR="00F224C9">
        <w:t>)</w:t>
      </w:r>
      <w:r>
        <w:t xml:space="preserve">: </w:t>
      </w:r>
      <w:r w:rsidR="00E67F94">
        <w:t>“</w:t>
      </w:r>
      <w:r>
        <w:t xml:space="preserve">I hate </w:t>
      </w:r>
      <w:r w:rsidR="004D36A2">
        <w:t>transgressors</w:t>
      </w:r>
      <w:r>
        <w:t>, but I love Your la</w:t>
      </w:r>
      <w:r w:rsidR="00E67F94">
        <w:t>w”</w:t>
      </w:r>
    </w:p>
    <w:p w14:paraId="4F0B3E2F" w14:textId="54C79955"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43"/>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44"/>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szCs w:val="28"/>
          <w:rtl/>
          <w:lang w:bidi="he-IL"/>
        </w:rPr>
        <w:t>ע</w:t>
      </w:r>
      <w:r w:rsidR="00F224C9">
        <w:t>)</w:t>
      </w:r>
      <w:r>
        <w:t xml:space="preserve">: </w:t>
      </w:r>
      <w:r w:rsidR="00E67F94">
        <w:t>“</w:t>
      </w:r>
      <w:r>
        <w:t>I have done what is right and jus</w:t>
      </w:r>
      <w:r w:rsidR="00E67F94">
        <w:t>t”</w:t>
      </w:r>
    </w:p>
    <w:p w14:paraId="0CDF1709" w14:textId="5ACD361B"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45"/>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lastRenderedPageBreak/>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46"/>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47"/>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48"/>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szCs w:val="28"/>
          <w:rtl/>
          <w:lang w:bidi="he-IL"/>
        </w:rPr>
        <w:t>פ</w:t>
      </w:r>
      <w:r w:rsidR="00F224C9">
        <w:t>)</w:t>
      </w:r>
      <w:r>
        <w:t xml:space="preserve">: </w:t>
      </w:r>
      <w:r w:rsidR="00E67F94">
        <w:t>“</w:t>
      </w:r>
      <w:r>
        <w:t>Your testimonies are wonderfu</w:t>
      </w:r>
      <w:r w:rsidR="00E67F94">
        <w:t>l”</w:t>
      </w:r>
    </w:p>
    <w:p w14:paraId="614D9386" w14:textId="24940F2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9"/>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50"/>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51"/>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lastRenderedPageBreak/>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szCs w:val="28"/>
          <w:rtl/>
          <w:lang w:bidi="he-IL"/>
        </w:rPr>
        <w:t>צ</w:t>
      </w:r>
      <w:r w:rsidR="00F224C9">
        <w:t>)</w:t>
      </w:r>
      <w:r w:rsidR="00A7568A">
        <w:t xml:space="preserve">: </w:t>
      </w:r>
      <w:r w:rsidR="00E67F94">
        <w:t>“</w:t>
      </w:r>
      <w:r w:rsidR="00A7568A">
        <w:t>You are Righteou</w:t>
      </w:r>
      <w:r>
        <w:t>, O Lor</w:t>
      </w:r>
      <w:r w:rsidR="00E67F94">
        <w:t>d”</w:t>
      </w:r>
    </w:p>
    <w:p w14:paraId="35F317C0" w14:textId="2D1A7162"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5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53"/>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szCs w:val="28"/>
          <w:rtl/>
          <w:lang w:bidi="he-IL"/>
        </w:rPr>
        <w:t>ק</w:t>
      </w:r>
      <w:r w:rsidR="00F224C9">
        <w:t>)</w:t>
      </w:r>
      <w:r>
        <w:t xml:space="preserve">: </w:t>
      </w:r>
      <w:r w:rsidR="00E67F94">
        <w:t>“</w:t>
      </w:r>
      <w:r>
        <w:t>I cry with my whole heart; hear me, O Lor</w:t>
      </w:r>
      <w:r w:rsidR="00E67F94">
        <w:t>d”</w:t>
      </w:r>
    </w:p>
    <w:p w14:paraId="640D1B93" w14:textId="238686D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lastRenderedPageBreak/>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54"/>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5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56"/>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5" w:name="_Ref434579036"/>
      <w:r>
        <w:t xml:space="preserve">Psalm 118 Part 20 </w:t>
      </w:r>
      <w:r w:rsidR="00F224C9">
        <w:t>(</w:t>
      </w:r>
      <w:r w:rsidR="00F224C9" w:rsidRPr="0082523C">
        <w:rPr>
          <w:rFonts w:ascii="Tahoma" w:eastAsia="Tahoma" w:hAnsi="Tahoma" w:cs="Tahoma"/>
          <w:szCs w:val="28"/>
          <w:rtl/>
          <w:lang w:bidi="he-IL"/>
        </w:rPr>
        <w:t>ר</w:t>
      </w:r>
      <w:r w:rsidR="00F224C9">
        <w:t xml:space="preserve">): </w:t>
      </w:r>
      <w:r w:rsidR="00E67F94">
        <w:t>“</w:t>
      </w:r>
      <w:r>
        <w:t xml:space="preserve">See my </w:t>
      </w:r>
      <w:r w:rsidR="00806AA6">
        <w:t>humiliation</w:t>
      </w:r>
      <w:r w:rsidR="00E67F94">
        <w:t xml:space="preserve"> and deliver me”</w:t>
      </w:r>
      <w:bookmarkEnd w:id="295"/>
    </w:p>
    <w:p w14:paraId="1B546F80" w14:textId="51C992EF"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lastRenderedPageBreak/>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57"/>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3AF0E6A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_Ref434579051 \h </w:instrText>
      </w:r>
      <w:r>
        <w:fldChar w:fldCharType="separate"/>
      </w:r>
      <w:r w:rsidR="0089025C">
        <w:t>Psalm 118 Part 21 (</w:t>
      </w:r>
      <w:r w:rsidR="0089025C" w:rsidRPr="0082523C">
        <w:rPr>
          <w:rFonts w:ascii="Tahoma" w:eastAsia="Tahoma" w:hAnsi="Tahoma" w:cs="Tahoma"/>
          <w:szCs w:val="28"/>
          <w:rtl/>
          <w:lang w:bidi="he-IL"/>
        </w:rPr>
        <w:t>ש</w:t>
      </w:r>
      <w:r w:rsidR="0089025C">
        <w:t>): “Rulers persecute me without cause”</w:t>
      </w:r>
      <w:r>
        <w:fldChar w:fldCharType="end"/>
      </w:r>
      <w:r>
        <w:t>.</w:t>
      </w:r>
    </w:p>
    <w:p w14:paraId="4DDA1B57" w14:textId="1B122AC3" w:rsidR="00494693" w:rsidRPr="00494693" w:rsidRDefault="00494693" w:rsidP="00BF0205">
      <w:pPr>
        <w:pStyle w:val="Heading5"/>
      </w:pPr>
      <w:bookmarkStart w:id="296" w:name="_Ref434579051"/>
      <w:r>
        <w:t>Psalm 118 Part 21</w:t>
      </w:r>
      <w:r w:rsidR="00F224C9">
        <w:t xml:space="preserve"> (</w:t>
      </w:r>
      <w:r w:rsidR="00F224C9" w:rsidRPr="0082523C">
        <w:rPr>
          <w:rFonts w:ascii="Tahoma" w:eastAsia="Tahoma" w:hAnsi="Tahoma" w:cs="Tahoma"/>
          <w:szCs w:val="28"/>
          <w:rtl/>
          <w:lang w:bidi="he-IL"/>
        </w:rPr>
        <w:t>ש</w:t>
      </w:r>
      <w:r w:rsidR="00F224C9">
        <w:t>)</w:t>
      </w:r>
      <w:r>
        <w:t xml:space="preserve">: </w:t>
      </w:r>
      <w:r w:rsidR="00E67F94">
        <w:t>“</w:t>
      </w:r>
      <w:r>
        <w:t>Rulers persecute me without caus</w:t>
      </w:r>
      <w:r w:rsidR="00E67F94">
        <w:t>e”</w:t>
      </w:r>
      <w:bookmarkEnd w:id="296"/>
    </w:p>
    <w:p w14:paraId="4357BBBC" w14:textId="62532884"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58"/>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9"/>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6566059A"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_Ref434579065 \h </w:instrText>
      </w:r>
      <w:r>
        <w:fldChar w:fldCharType="separate"/>
      </w:r>
      <w:r w:rsidR="0089025C">
        <w:t>Psalm 118 Part 22 (</w:t>
      </w:r>
      <w:r w:rsidR="0089025C" w:rsidRPr="0082523C">
        <w:rPr>
          <w:rFonts w:ascii="Tahoma" w:eastAsia="Tahoma" w:hAnsi="Tahoma" w:cs="Tahoma"/>
          <w:szCs w:val="28"/>
          <w:rtl/>
          <w:lang w:bidi="he-IL"/>
        </w:rPr>
        <w:t>ת</w:t>
      </w:r>
      <w:r w:rsidR="0089025C">
        <w:t>): “Let my supplication come before You, O Lord”</w:t>
      </w:r>
      <w:r>
        <w:fldChar w:fldCharType="end"/>
      </w:r>
      <w:r>
        <w:t>.</w:t>
      </w:r>
    </w:p>
    <w:p w14:paraId="473F235B" w14:textId="730800CE" w:rsidR="00494693" w:rsidRPr="00AB1781" w:rsidRDefault="00494693" w:rsidP="00BF0205">
      <w:pPr>
        <w:pStyle w:val="Heading5"/>
      </w:pPr>
      <w:bookmarkStart w:id="297" w:name="_Ref434579065"/>
      <w:r>
        <w:lastRenderedPageBreak/>
        <w:t>Psalm 118 Part 22</w:t>
      </w:r>
      <w:r w:rsidR="00F224C9">
        <w:t xml:space="preserve"> (</w:t>
      </w:r>
      <w:r w:rsidR="00F224C9" w:rsidRPr="0082523C">
        <w:rPr>
          <w:rFonts w:ascii="Tahoma" w:eastAsia="Tahoma" w:hAnsi="Tahoma" w:cs="Tahoma"/>
          <w:szCs w:val="28"/>
          <w:rtl/>
          <w:lang w:bidi="he-IL"/>
        </w:rPr>
        <w:t>ת</w:t>
      </w:r>
      <w:r w:rsidR="00F224C9">
        <w:t>)</w:t>
      </w:r>
      <w:r>
        <w:t xml:space="preserve">: </w:t>
      </w:r>
      <w:r w:rsidR="00E67F94">
        <w:t>“</w:t>
      </w:r>
      <w:r>
        <w:t xml:space="preserve">Let my </w:t>
      </w:r>
      <w:r w:rsidR="00922B79">
        <w:t>supplication</w:t>
      </w:r>
      <w:r>
        <w:t xml:space="preserve"> come before You, O Lor</w:t>
      </w:r>
      <w:r w:rsidR="00E67F94">
        <w:t>d”</w:t>
      </w:r>
      <w:bookmarkEnd w:id="297"/>
    </w:p>
    <w:p w14:paraId="5C3C407C" w14:textId="7BB0CA9E"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60"/>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47FF56BB" w:rsidR="00E611C7" w:rsidRDefault="00E611C7" w:rsidP="00E611C7">
      <w:pPr>
        <w:pStyle w:val="Rubric"/>
      </w:pPr>
      <w:r>
        <w:t xml:space="preserve">Alleluia. </w:t>
      </w:r>
      <w:r>
        <w:fldChar w:fldCharType="begin"/>
      </w:r>
      <w:r>
        <w:instrText xml:space="preserve"> REF _Ref434578449 \h </w:instrText>
      </w:r>
      <w:r>
        <w:fldChar w:fldCharType="separate"/>
      </w:r>
      <w:r w:rsidR="0089025C">
        <w:rPr>
          <w:lang w:val="en-GB"/>
        </w:rPr>
        <w:t>The Psalms of the Veil</w:t>
      </w:r>
      <w:r>
        <w:fldChar w:fldCharType="end"/>
      </w:r>
      <w:r>
        <w:t xml:space="preserve"> and </w:t>
      </w:r>
      <w:r>
        <w:fldChar w:fldCharType="begin"/>
      </w:r>
      <w:r>
        <w:instrText xml:space="preserve"> REF _Ref448127130 \h </w:instrText>
      </w:r>
      <w:r>
        <w:fldChar w:fldCharType="separate"/>
      </w:r>
      <w:r w:rsidR="0089025C">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298" w:name="_Ref435990063"/>
      <w:r>
        <w:t>Kathisma 18</w:t>
      </w:r>
      <w:bookmarkEnd w:id="298"/>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9" w:name="_Ref411967235"/>
      <w:r>
        <w:t>Psalm</w:t>
      </w:r>
      <w:r w:rsidRPr="00AB1781">
        <w:t xml:space="preserve"> 119</w:t>
      </w:r>
      <w:r>
        <w:t xml:space="preserve">: </w:t>
      </w:r>
      <w:r w:rsidR="00E67F94">
        <w:t>“When I was afflicted, I cried out to the Lord”</w:t>
      </w:r>
      <w:bookmarkEnd w:id="299"/>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43BEF566" w:rsidR="00F14AA6" w:rsidRDefault="00F14AA6" w:rsidP="00550889">
      <w:pPr>
        <w:pStyle w:val="Rubric"/>
      </w:pPr>
      <w:r>
        <w:lastRenderedPageBreak/>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61"/>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62"/>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63"/>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61ED6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89025C">
        <w:t>Psalm</w:t>
      </w:r>
      <w:r w:rsidR="0089025C" w:rsidRPr="00AB1781">
        <w:t xml:space="preserve"> 120</w:t>
      </w:r>
      <w:r w:rsidR="0089025C">
        <w:t>: “I lifted up my eyes to the mountains”</w:t>
      </w:r>
      <w:r>
        <w:fldChar w:fldCharType="end"/>
      </w:r>
      <w:r>
        <w:t xml:space="preserve">, page </w:t>
      </w:r>
      <w:r>
        <w:fldChar w:fldCharType="begin"/>
      </w:r>
      <w:r>
        <w:instrText xml:space="preserve"> PAGEREF _Ref411967252 \h </w:instrText>
      </w:r>
      <w:r>
        <w:fldChar w:fldCharType="separate"/>
      </w:r>
      <w:r w:rsidR="0089025C">
        <w:rPr>
          <w:noProof/>
        </w:rPr>
        <w:t>284</w:t>
      </w:r>
      <w:r>
        <w:fldChar w:fldCharType="end"/>
      </w:r>
      <w:r>
        <w:t>.</w:t>
      </w:r>
      <w:r w:rsidR="00C61C1A">
        <w:t xml:space="preserve"> </w:t>
      </w:r>
    </w:p>
    <w:p w14:paraId="75788234" w14:textId="63941554" w:rsidR="00FD25B7" w:rsidRPr="00FD25B7" w:rsidRDefault="00FD25B7" w:rsidP="00BF0205">
      <w:pPr>
        <w:pStyle w:val="Heading4"/>
      </w:pPr>
      <w:bookmarkStart w:id="300"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0"/>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545CACEC" w:rsidR="00F14AA6" w:rsidRDefault="00F14AA6" w:rsidP="00FD25B7">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64"/>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lastRenderedPageBreak/>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65"/>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088A7382"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89025C">
        <w:t>Psalm</w:t>
      </w:r>
      <w:r w:rsidR="0089025C" w:rsidRPr="00AB1781">
        <w:t xml:space="preserve"> 121</w:t>
      </w:r>
      <w:r w:rsidR="0089025C">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89025C">
        <w:rPr>
          <w:noProof/>
        </w:rPr>
        <w:t>285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89025C">
        <w:t>Psalm</w:t>
      </w:r>
      <w:r w:rsidR="0089025C" w:rsidRPr="00AB1781">
        <w:t xml:space="preserve"> 128</w:t>
      </w:r>
      <w:r w:rsidR="0089025C">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89025C">
        <w:rPr>
          <w:noProof/>
        </w:rPr>
        <w:t>291</w:t>
      </w:r>
      <w:r w:rsidR="00E611C7">
        <w:fldChar w:fldCharType="end"/>
      </w:r>
      <w:r w:rsidR="00E611C7">
        <w:t>.</w:t>
      </w:r>
    </w:p>
    <w:p w14:paraId="7438C3A4" w14:textId="55B00F2C" w:rsidR="00FD25B7" w:rsidRPr="00FD25B7" w:rsidRDefault="00FD25B7" w:rsidP="00BF0205">
      <w:pPr>
        <w:pStyle w:val="Heading4"/>
      </w:pPr>
      <w:bookmarkStart w:id="301" w:name="_Ref411967283"/>
      <w:r>
        <w:t>Psalm</w:t>
      </w:r>
      <w:r w:rsidRPr="00AB1781">
        <w:t xml:space="preserve"> 121</w:t>
      </w:r>
      <w:r>
        <w:t xml:space="preserve">: </w:t>
      </w:r>
      <w:r w:rsidR="00E67F94">
        <w:t>“I was glad when they said to me, ‘we will</w:t>
      </w:r>
      <w:r>
        <w:t xml:space="preserve"> go to the house of the Lord</w:t>
      </w:r>
      <w:r w:rsidR="00E67F94">
        <w:t>’”</w:t>
      </w:r>
      <w:bookmarkEnd w:id="301"/>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3FFBF337" w:rsidR="00F14AA6" w:rsidRDefault="00F14AA6" w:rsidP="00FD25B7">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lastRenderedPageBreak/>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66"/>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67"/>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68"/>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9"/>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70"/>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126FF1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89025C">
        <w:t>Psalm</w:t>
      </w:r>
      <w:r w:rsidR="0089025C" w:rsidRPr="00AB1781">
        <w:t xml:space="preserve"> 122</w:t>
      </w:r>
      <w:r w:rsidR="0089025C">
        <w:t>: “I lift up my eyes to You, Who dwells in heaven”</w:t>
      </w:r>
      <w:r>
        <w:fldChar w:fldCharType="end"/>
      </w:r>
      <w:r>
        <w:t xml:space="preserve">, page </w:t>
      </w:r>
      <w:r>
        <w:fldChar w:fldCharType="begin"/>
      </w:r>
      <w:r>
        <w:instrText xml:space="preserve"> PAGEREF _Ref411967299 \h </w:instrText>
      </w:r>
      <w:r>
        <w:fldChar w:fldCharType="separate"/>
      </w:r>
      <w:r w:rsidR="0089025C">
        <w:rPr>
          <w:noProof/>
        </w:rPr>
        <w:t>286</w:t>
      </w:r>
      <w:r>
        <w:fldChar w:fldCharType="end"/>
      </w:r>
      <w:r>
        <w:t>.</w:t>
      </w:r>
    </w:p>
    <w:p w14:paraId="3D506578" w14:textId="0E4C1AE7" w:rsidR="00FD25B7" w:rsidRPr="00FD25B7" w:rsidRDefault="00FD25B7" w:rsidP="00BF0205">
      <w:pPr>
        <w:pStyle w:val="Heading4"/>
      </w:pPr>
      <w:bookmarkStart w:id="302"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2"/>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5CBE0F09"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72"/>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4F913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89025C">
        <w:t>Psalm</w:t>
      </w:r>
      <w:r w:rsidR="0089025C" w:rsidRPr="00AB1781">
        <w:t xml:space="preserve"> 123</w:t>
      </w:r>
      <w:r w:rsidR="0089025C">
        <w:t>: “‘if the Lord had not been among us,”—let Israel now say”</w:t>
      </w:r>
      <w:r>
        <w:fldChar w:fldCharType="end"/>
      </w:r>
      <w:r>
        <w:t xml:space="preserve">, page </w:t>
      </w:r>
      <w:r>
        <w:fldChar w:fldCharType="begin"/>
      </w:r>
      <w:r>
        <w:instrText xml:space="preserve"> PAGEREF _Ref411967321 \h </w:instrText>
      </w:r>
      <w:r>
        <w:fldChar w:fldCharType="separate"/>
      </w:r>
      <w:r w:rsidR="0089025C">
        <w:rPr>
          <w:noProof/>
        </w:rPr>
        <w:t>287</w:t>
      </w:r>
      <w:r>
        <w:fldChar w:fldCharType="end"/>
      </w:r>
      <w:r>
        <w:t>.</w:t>
      </w:r>
    </w:p>
    <w:p w14:paraId="0C3917C8" w14:textId="7B98D177" w:rsidR="00FD25B7" w:rsidRPr="00FD25B7" w:rsidRDefault="00FD25B7" w:rsidP="00BF0205">
      <w:pPr>
        <w:pStyle w:val="Heading4"/>
      </w:pPr>
      <w:bookmarkStart w:id="303"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3"/>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4DEF5740" w:rsidR="00FD25B7" w:rsidRP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73"/>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76320231"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89025C">
        <w:t>Psalm</w:t>
      </w:r>
      <w:r w:rsidR="0089025C" w:rsidRPr="00AB1781">
        <w:t xml:space="preserve"> 124</w:t>
      </w:r>
      <w:r w:rsidR="0089025C">
        <w:t>: “Those who trust in the Lord are like Mount Zion”</w:t>
      </w:r>
      <w:r>
        <w:fldChar w:fldCharType="end"/>
      </w:r>
      <w:r>
        <w:t xml:space="preserve">, page </w:t>
      </w:r>
      <w:r>
        <w:fldChar w:fldCharType="begin"/>
      </w:r>
      <w:r>
        <w:instrText xml:space="preserve"> PAGEREF _Ref411967338 \h </w:instrText>
      </w:r>
      <w:r>
        <w:fldChar w:fldCharType="separate"/>
      </w:r>
      <w:r w:rsidR="0089025C">
        <w:rPr>
          <w:noProof/>
        </w:rPr>
        <w:t>288</w:t>
      </w:r>
      <w:r>
        <w:fldChar w:fldCharType="end"/>
      </w:r>
      <w:r>
        <w:t>.</w:t>
      </w:r>
    </w:p>
    <w:p w14:paraId="5C7DBE57" w14:textId="3EE91A95" w:rsidR="00FD25B7" w:rsidRPr="00FD25B7" w:rsidRDefault="003A7286" w:rsidP="00BF0205">
      <w:pPr>
        <w:pStyle w:val="Heading4"/>
      </w:pPr>
      <w:bookmarkStart w:id="304"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4"/>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4C80C219"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74"/>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9B29AF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89025C">
        <w:t>Psalm</w:t>
      </w:r>
      <w:r w:rsidR="0089025C" w:rsidRPr="00AB1781">
        <w:t xml:space="preserve"> 125</w:t>
      </w:r>
      <w:r w:rsidR="0089025C">
        <w:t>: “When the Lord brought back the captivy of Zion”</w:t>
      </w:r>
      <w:r>
        <w:fldChar w:fldCharType="end"/>
      </w:r>
      <w:r>
        <w:t xml:space="preserve">, page </w:t>
      </w:r>
      <w:r>
        <w:fldChar w:fldCharType="begin"/>
      </w:r>
      <w:r>
        <w:instrText xml:space="preserve"> PAGEREF _Ref411967353 \h </w:instrText>
      </w:r>
      <w:r>
        <w:fldChar w:fldCharType="separate"/>
      </w:r>
      <w:r w:rsidR="0089025C">
        <w:rPr>
          <w:noProof/>
        </w:rPr>
        <w:t>289</w:t>
      </w:r>
      <w:r>
        <w:fldChar w:fldCharType="end"/>
      </w:r>
      <w:r>
        <w:t>.</w:t>
      </w:r>
    </w:p>
    <w:p w14:paraId="29D5D02A" w14:textId="734D2AA5" w:rsidR="00FD25B7" w:rsidRPr="00FD25B7" w:rsidRDefault="00FD25B7" w:rsidP="00BF0205">
      <w:pPr>
        <w:pStyle w:val="Heading4"/>
      </w:pPr>
      <w:bookmarkStart w:id="305"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5"/>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3D89E611"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75"/>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76"/>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C8AA21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89025C">
        <w:t>Psalm</w:t>
      </w:r>
      <w:r w:rsidR="0089025C" w:rsidRPr="00AB1781">
        <w:t xml:space="preserve"> 126</w:t>
      </w:r>
      <w:r w:rsidR="0089025C">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89025C">
        <w:rPr>
          <w:noProof/>
        </w:rPr>
        <w:t>289</w:t>
      </w:r>
      <w:r>
        <w:fldChar w:fldCharType="end"/>
      </w:r>
      <w:r>
        <w:t>.</w:t>
      </w:r>
    </w:p>
    <w:p w14:paraId="7ABE7E2A" w14:textId="57E0B25A" w:rsidR="00FD25B7" w:rsidRPr="00FD25B7" w:rsidRDefault="00FD25B7" w:rsidP="00BF0205">
      <w:pPr>
        <w:pStyle w:val="Heading4"/>
      </w:pPr>
      <w:bookmarkStart w:id="306"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6"/>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51462D7D"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77"/>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78"/>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9"/>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80"/>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1BB2347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89025C">
        <w:t>Psalm</w:t>
      </w:r>
      <w:r w:rsidR="0089025C" w:rsidRPr="00AB1781">
        <w:t xml:space="preserve"> 127</w:t>
      </w:r>
      <w:r w:rsidR="0089025C">
        <w:t>: “Blessed are all who fear the Lord, who walk in His ways”</w:t>
      </w:r>
      <w:r>
        <w:fldChar w:fldCharType="end"/>
      </w:r>
      <w:r>
        <w:t xml:space="preserve">, page </w:t>
      </w:r>
      <w:r>
        <w:fldChar w:fldCharType="begin"/>
      </w:r>
      <w:r>
        <w:instrText xml:space="preserve"> PAGEREF _Ref411967385 \h </w:instrText>
      </w:r>
      <w:r>
        <w:fldChar w:fldCharType="separate"/>
      </w:r>
      <w:r w:rsidR="0089025C">
        <w:rPr>
          <w:noProof/>
        </w:rPr>
        <w:t>290</w:t>
      </w:r>
      <w:r>
        <w:fldChar w:fldCharType="end"/>
      </w:r>
      <w:r>
        <w:t>.</w:t>
      </w:r>
    </w:p>
    <w:p w14:paraId="3AAB1DE2" w14:textId="063F50A4" w:rsidR="00FD25B7" w:rsidRPr="00FD25B7" w:rsidRDefault="00FD25B7" w:rsidP="00BF0205">
      <w:pPr>
        <w:pStyle w:val="Heading4"/>
      </w:pPr>
      <w:bookmarkStart w:id="307"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7"/>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27E79F2F"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81"/>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82"/>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83"/>
      </w:r>
    </w:p>
    <w:p w14:paraId="2D925D0C" w14:textId="3CAA3245" w:rsidR="00FD25B7" w:rsidRDefault="00FD25B7" w:rsidP="00FD25B7">
      <w:pPr>
        <w:pStyle w:val="EnglishHangEndNoCoptic"/>
      </w:pPr>
      <w:r w:rsidRPr="00AB1781">
        <w:tab/>
      </w:r>
      <w:r w:rsidR="00087D9B">
        <w:t>Peace be upon Israel!</w:t>
      </w:r>
    </w:p>
    <w:p w14:paraId="0FE658EC" w14:textId="12C7533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89025C">
        <w:t>Psalm</w:t>
      </w:r>
      <w:r w:rsidR="0089025C" w:rsidRPr="00AB1781">
        <w:t xml:space="preserve"> 128</w:t>
      </w:r>
      <w:r w:rsidR="0089025C">
        <w:t>: “Many times have they warred against me from my youth”</w:t>
      </w:r>
      <w:r>
        <w:fldChar w:fldCharType="end"/>
      </w:r>
      <w:r>
        <w:t xml:space="preserve">, page </w:t>
      </w:r>
      <w:r>
        <w:fldChar w:fldCharType="begin"/>
      </w:r>
      <w:r>
        <w:instrText xml:space="preserve"> PAGEREF _Ref411967400 \h </w:instrText>
      </w:r>
      <w:r>
        <w:fldChar w:fldCharType="separate"/>
      </w:r>
      <w:r w:rsidR="0089025C">
        <w:rPr>
          <w:noProof/>
        </w:rPr>
        <w:t>291</w:t>
      </w:r>
      <w:r>
        <w:fldChar w:fldCharType="end"/>
      </w:r>
      <w:r>
        <w:t>.</w:t>
      </w:r>
    </w:p>
    <w:p w14:paraId="63084F0D" w14:textId="6A0EE63A" w:rsidR="00FD25B7" w:rsidRPr="00AB1781" w:rsidRDefault="00FD25B7" w:rsidP="00BF0205">
      <w:pPr>
        <w:pStyle w:val="Heading4"/>
      </w:pPr>
      <w:bookmarkStart w:id="308" w:name="_Ref411967400"/>
      <w:r>
        <w:t>Psalm</w:t>
      </w:r>
      <w:r w:rsidRPr="00AB1781">
        <w:t xml:space="preserve"> 128</w:t>
      </w:r>
      <w:r>
        <w:t xml:space="preserve">: </w:t>
      </w:r>
      <w:r w:rsidR="00BB3B58">
        <w:t xml:space="preserve">“Many times have </w:t>
      </w:r>
      <w:r>
        <w:t>they warred against me from my yout</w:t>
      </w:r>
      <w:r w:rsidR="00BB3B58">
        <w:t>h”</w:t>
      </w:r>
      <w:bookmarkEnd w:id="308"/>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3089D088"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8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8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5775BB4" w:rsidR="00550889" w:rsidRDefault="00550889" w:rsidP="00E611C7">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89025C">
        <w:t>Psalm</w:t>
      </w:r>
      <w:r w:rsidR="0089025C" w:rsidRPr="00AB1781">
        <w:t xml:space="preserve"> 129</w:t>
      </w:r>
      <w:r w:rsidR="0089025C">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89025C">
        <w:rPr>
          <w:noProof/>
        </w:rPr>
        <w:t>292</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9" w:name="_Ref411968046"/>
      <w:r>
        <w:t>Psalm</w:t>
      </w:r>
      <w:r w:rsidRPr="00AB1781">
        <w:t xml:space="preserve"> 129</w:t>
      </w:r>
      <w:r>
        <w:t xml:space="preserve">: </w:t>
      </w:r>
      <w:r w:rsidR="00BB3B58">
        <w:t>“I cried to You, O Lord, out of the depths”</w:t>
      </w:r>
      <w:bookmarkEnd w:id="309"/>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6DE83636"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86"/>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87"/>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88"/>
      </w:r>
      <w:r w:rsidR="00714F88">
        <w:t xml:space="preserve"> </w:t>
      </w:r>
      <w:r w:rsidRPr="00AB1781">
        <w:t xml:space="preserve">with </w:t>
      </w:r>
      <w:r w:rsidR="001040C8">
        <w:t>You</w:t>
      </w:r>
      <w:r w:rsidRPr="00AB1781">
        <w:t>.</w:t>
      </w:r>
    </w:p>
    <w:p w14:paraId="7CE56A59" w14:textId="4F31A8F0" w:rsidR="00FD25B7" w:rsidRPr="00AB1781" w:rsidRDefault="00FD25B7" w:rsidP="00FD25B7">
      <w:pPr>
        <w:pStyle w:val="EnglishHangNoCoptic"/>
      </w:pPr>
      <w:r w:rsidRPr="00AB1781">
        <w:lastRenderedPageBreak/>
        <w:t xml:space="preserve">5 For </w:t>
      </w:r>
      <w:r w:rsidR="00E570CB">
        <w:t>Your</w:t>
      </w:r>
      <w:r w:rsidR="00714F88">
        <w:t xml:space="preserve"> Name’s sake I </w:t>
      </w:r>
      <w:r w:rsidR="00E91E78">
        <w:t xml:space="preserve">have </w:t>
      </w:r>
      <w:r w:rsidR="00714F88">
        <w:t xml:space="preserve">waited </w:t>
      </w:r>
      <w:r w:rsidRPr="00AB1781">
        <w:t xml:space="preserve">for </w:t>
      </w:r>
      <w:r w:rsidR="001040C8">
        <w:t>You</w:t>
      </w:r>
      <w:r w:rsidRPr="00AB1781">
        <w:t>, O Lord;</w:t>
      </w:r>
      <w:r w:rsidRPr="00AB1781">
        <w:rPr>
          <w:rStyle w:val="FootnoteReference"/>
        </w:rPr>
        <w:footnoteReference w:id="78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90"/>
      </w:r>
    </w:p>
    <w:p w14:paraId="5BFD100E" w14:textId="3DFD510C"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89025C">
        <w:t>Psalm</w:t>
      </w:r>
      <w:r w:rsidR="0089025C" w:rsidRPr="00AB1781">
        <w:t xml:space="preserve"> 130</w:t>
      </w:r>
      <w:r w:rsidR="0089025C">
        <w:t>: “O Lord, my heart is not exalted, nor my eyes raised up”</w:t>
      </w:r>
      <w:r>
        <w:fldChar w:fldCharType="end"/>
      </w:r>
      <w:r>
        <w:t xml:space="preserve">, page </w:t>
      </w:r>
      <w:r>
        <w:fldChar w:fldCharType="begin"/>
      </w:r>
      <w:r>
        <w:instrText xml:space="preserve"> PAGEREF _Ref411968066 \h </w:instrText>
      </w:r>
      <w:r>
        <w:fldChar w:fldCharType="separate"/>
      </w:r>
      <w:r w:rsidR="0089025C">
        <w:rPr>
          <w:noProof/>
        </w:rPr>
        <w:t>293</w:t>
      </w:r>
      <w:r>
        <w:fldChar w:fldCharType="end"/>
      </w:r>
      <w:r>
        <w:t>.</w:t>
      </w:r>
      <w:r w:rsidR="00E611C7">
        <w:t xml:space="preserve"> </w:t>
      </w:r>
    </w:p>
    <w:p w14:paraId="0B5F9423" w14:textId="010EE6E6" w:rsidR="00FD25B7" w:rsidRPr="00FD25B7" w:rsidRDefault="00FD25B7" w:rsidP="00BF0205">
      <w:pPr>
        <w:pStyle w:val="Heading4"/>
      </w:pPr>
      <w:bookmarkStart w:id="310"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0"/>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7C49B46"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9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4326AA46"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89025C">
        <w:t>Psalm</w:t>
      </w:r>
      <w:r w:rsidR="0089025C" w:rsidRPr="00AB1781">
        <w:t xml:space="preserve"> 131</w:t>
      </w:r>
      <w:r w:rsidR="0089025C">
        <w:t>: “O Lord, remember David and all his meekness”</w:t>
      </w:r>
      <w:r>
        <w:fldChar w:fldCharType="end"/>
      </w:r>
      <w:r>
        <w:t xml:space="preserve">, page </w:t>
      </w:r>
      <w:r>
        <w:fldChar w:fldCharType="begin"/>
      </w:r>
      <w:r>
        <w:instrText xml:space="preserve"> PAGEREF _Ref411968081 \h </w:instrText>
      </w:r>
      <w:r>
        <w:fldChar w:fldCharType="separate"/>
      </w:r>
      <w:r w:rsidR="0089025C">
        <w:rPr>
          <w:noProof/>
        </w:rPr>
        <w:t>294</w:t>
      </w:r>
      <w:r>
        <w:fldChar w:fldCharType="end"/>
      </w:r>
      <w:r>
        <w:t>.</w:t>
      </w:r>
    </w:p>
    <w:p w14:paraId="43A0FD26" w14:textId="359FA4AA" w:rsidR="00FD25B7" w:rsidRPr="00F431B1" w:rsidRDefault="00F431B1" w:rsidP="00BF0205">
      <w:pPr>
        <w:pStyle w:val="Heading4"/>
      </w:pPr>
      <w:bookmarkStart w:id="311" w:name="_Ref411968081"/>
      <w:r>
        <w:t>Psalm</w:t>
      </w:r>
      <w:r w:rsidR="00FD25B7" w:rsidRPr="00AB1781">
        <w:t xml:space="preserve"> 131</w:t>
      </w:r>
      <w:r>
        <w:t xml:space="preserve">: </w:t>
      </w:r>
      <w:r w:rsidR="00BB3B58">
        <w:t>“</w:t>
      </w:r>
      <w:r>
        <w:t>O Lord, remember David and all his meeknes</w:t>
      </w:r>
      <w:r w:rsidR="00BB3B58">
        <w:t>s”</w:t>
      </w:r>
      <w:bookmarkEnd w:id="311"/>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56768BE2" w:rsidR="00F14AA6" w:rsidRDefault="00F14AA6" w:rsidP="00F431B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92"/>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3D49195A" w:rsidR="00FD25B7" w:rsidRPr="00AB1781" w:rsidRDefault="00FD25B7" w:rsidP="00F431B1">
      <w:pPr>
        <w:pStyle w:val="EnglishHangNoCoptic"/>
      </w:pPr>
      <w:r w:rsidRPr="00AB1781">
        <w:t xml:space="preserve">4 I will </w:t>
      </w:r>
      <w:r w:rsidR="00423B80">
        <w:t>not give</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9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94"/>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9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9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9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9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800"/>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80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80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80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408FF2E4"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89025C">
        <w:rPr>
          <w:noProof/>
        </w:rPr>
        <w:t>295</w:t>
      </w:r>
      <w:r>
        <w:fldChar w:fldCharType="end"/>
      </w:r>
      <w:r>
        <w:t>.</w:t>
      </w:r>
    </w:p>
    <w:p w14:paraId="359E6A39" w14:textId="3D6C3CDC" w:rsidR="00FD25B7" w:rsidRPr="00F431B1" w:rsidRDefault="00F431B1" w:rsidP="00BF0205">
      <w:pPr>
        <w:pStyle w:val="Heading4"/>
      </w:pPr>
      <w:bookmarkStart w:id="312"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2"/>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5F65E20E" w:rsidR="00F14AA6" w:rsidRDefault="00F14AA6" w:rsidP="00F431B1">
      <w:pPr>
        <w:pStyle w:val="Rubric"/>
      </w:pPr>
      <w:r>
        <w:lastRenderedPageBreak/>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80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80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7DCDACCB"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89025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89025C">
        <w:t>Psalm</w:t>
      </w:r>
      <w:r w:rsidR="0089025C" w:rsidRPr="00AB1781">
        <w:t xml:space="preserve"> 133</w:t>
      </w:r>
      <w:r w:rsidR="0089025C">
        <w:t>: “Behold now, bless the Lord, all you servants of the Lord”</w:t>
      </w:r>
      <w:r>
        <w:fldChar w:fldCharType="end"/>
      </w:r>
      <w:r>
        <w:t xml:space="preserve">, page </w:t>
      </w:r>
      <w:r>
        <w:fldChar w:fldCharType="begin"/>
      </w:r>
      <w:r>
        <w:instrText xml:space="preserve"> PAGEREF _Ref411968119 \h </w:instrText>
      </w:r>
      <w:r>
        <w:fldChar w:fldCharType="separate"/>
      </w:r>
      <w:r w:rsidR="0089025C">
        <w:rPr>
          <w:noProof/>
        </w:rPr>
        <w:t>296</w:t>
      </w:r>
      <w:r>
        <w:fldChar w:fldCharType="end"/>
      </w:r>
      <w:r>
        <w:t>.</w:t>
      </w:r>
    </w:p>
    <w:p w14:paraId="2852ED99" w14:textId="4294FF84" w:rsidR="00FD25B7" w:rsidRPr="00AB1781" w:rsidRDefault="00FD25B7" w:rsidP="00BF0205">
      <w:pPr>
        <w:pStyle w:val="Heading4"/>
      </w:pPr>
      <w:bookmarkStart w:id="313"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3"/>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41BB4AA9"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80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45645F95"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89025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89025C">
        <w:t>Psalm</w:t>
      </w:r>
      <w:r w:rsidR="0089025C" w:rsidRPr="00AB1781">
        <w:t xml:space="preserve"> 136</w:t>
      </w:r>
      <w:r w:rsidR="0089025C">
        <w:t>: “By the rivers of Babylon—we sat down, and wept”</w:t>
      </w:r>
      <w:r>
        <w:fldChar w:fldCharType="end"/>
      </w:r>
      <w:r>
        <w:t xml:space="preserve">, page </w:t>
      </w:r>
      <w:r>
        <w:fldChar w:fldCharType="begin"/>
      </w:r>
      <w:r>
        <w:instrText xml:space="preserve"> PAGEREF _Ref411968136 \h </w:instrText>
      </w:r>
      <w:r>
        <w:fldChar w:fldCharType="separate"/>
      </w:r>
      <w:r w:rsidR="0089025C">
        <w:rPr>
          <w:noProof/>
        </w:rPr>
        <w:t>301</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4" w:name="_Ref435438658"/>
      <w:r w:rsidRPr="00AB1781">
        <w:t>K</w:t>
      </w:r>
      <w:r>
        <w:t>athisma</w:t>
      </w:r>
      <w:r w:rsidRPr="00AB1781">
        <w:t xml:space="preserve"> 1</w:t>
      </w:r>
      <w:r>
        <w:t>9</w:t>
      </w:r>
      <w:bookmarkEnd w:id="314"/>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807"/>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80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1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183366B" w:rsidR="00086B05" w:rsidRDefault="00086B05" w:rsidP="00E276C1">
      <w:pPr>
        <w:pStyle w:val="Rubric"/>
      </w:pPr>
      <w:r>
        <w:fldChar w:fldCharType="begin"/>
      </w:r>
      <w:r>
        <w:instrText xml:space="preserve"> REF _Ref434580757 \h </w:instrText>
      </w:r>
      <w:r>
        <w:fldChar w:fldCharType="separate"/>
      </w:r>
      <w:r w:rsidR="0089025C">
        <w:t>The Second Canticle: Psalm 135</w:t>
      </w:r>
      <w:r>
        <w:fldChar w:fldCharType="end"/>
      </w:r>
      <w:r>
        <w:t xml:space="preserve">, page </w:t>
      </w:r>
      <w:r>
        <w:fldChar w:fldCharType="begin"/>
      </w:r>
      <w:r>
        <w:instrText xml:space="preserve"> PAGEREF _Ref434580763 \h </w:instrText>
      </w:r>
      <w:r>
        <w:fldChar w:fldCharType="separate"/>
      </w:r>
      <w:r w:rsidR="0089025C">
        <w:rPr>
          <w:noProof/>
        </w:rPr>
        <w:t>332</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12"/>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1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14"/>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15"/>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16"/>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5"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5"/>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597BCED" w:rsidR="00F14AA6" w:rsidRDefault="00F14AA6" w:rsidP="00F14AA6">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1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20"/>
      </w:r>
    </w:p>
    <w:p w14:paraId="0078B0CE" w14:textId="1102F340" w:rsidR="003E6DC3"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89025C">
        <w:t>Psalm</w:t>
      </w:r>
      <w:r w:rsidR="0089025C" w:rsidRPr="00AB1781">
        <w:t xml:space="preserve"> 137</w:t>
      </w:r>
      <w:r w:rsidR="0089025C">
        <w:t>: “I will confess You, O Lord, with all my heart”</w:t>
      </w:r>
      <w:r>
        <w:fldChar w:fldCharType="end"/>
      </w:r>
      <w:r>
        <w:t xml:space="preserve">, page </w:t>
      </w:r>
      <w:r>
        <w:fldChar w:fldCharType="begin"/>
      </w:r>
      <w:r>
        <w:instrText xml:space="preserve"> PAGEREF _Ref411968152 \h </w:instrText>
      </w:r>
      <w:r>
        <w:fldChar w:fldCharType="separate"/>
      </w:r>
      <w:r w:rsidR="0089025C">
        <w:rPr>
          <w:noProof/>
        </w:rPr>
        <w:t>302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89025C">
        <w:t>Psalm</w:t>
      </w:r>
      <w:r w:rsidR="0089025C" w:rsidRPr="00AB1781">
        <w:t xml:space="preserve"> 140</w:t>
      </w:r>
      <w:r w:rsidR="0089025C">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89025C">
        <w:rPr>
          <w:noProof/>
        </w:rPr>
        <w:t>306</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6"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6"/>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15DA15CC"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2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2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FA2A039" w:rsidR="00E276C1" w:rsidRPr="00AB1781" w:rsidRDefault="00E276C1" w:rsidP="00E276C1">
      <w:pPr>
        <w:pStyle w:val="EnglishHangEndNoCoptic"/>
      </w:pPr>
      <w:r w:rsidRPr="00AB1781">
        <w:tab/>
        <w:t xml:space="preserve">for </w:t>
      </w:r>
      <w:r w:rsidR="001040C8">
        <w:t>You</w:t>
      </w:r>
      <w:r w:rsidRPr="00AB1781">
        <w:t xml:space="preserve"> </w:t>
      </w:r>
      <w:r w:rsidR="00D03414">
        <w:t xml:space="preserve">have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23"/>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24"/>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2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26"/>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2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2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49757862"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89025C">
        <w:t>Psalm</w:t>
      </w:r>
      <w:r w:rsidR="0089025C" w:rsidRPr="00AB1781">
        <w:t xml:space="preserve"> 140</w:t>
      </w:r>
      <w:r w:rsidR="0089025C">
        <w:t>: “O Lord, I have cried to You, hear me”</w:t>
      </w:r>
      <w:r>
        <w:fldChar w:fldCharType="end"/>
      </w:r>
      <w:r>
        <w:t xml:space="preserve">, page </w:t>
      </w:r>
      <w:r>
        <w:fldChar w:fldCharType="begin"/>
      </w:r>
      <w:r>
        <w:instrText xml:space="preserve"> PAGEREF _Ref411968172 \h </w:instrText>
      </w:r>
      <w:r>
        <w:fldChar w:fldCharType="separate"/>
      </w:r>
      <w:r w:rsidR="0089025C">
        <w:rPr>
          <w:noProof/>
        </w:rPr>
        <w:t>306</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3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33"/>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34"/>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35"/>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37"/>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38"/>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17"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7"/>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A1E65F"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9"/>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40"/>
      </w:r>
    </w:p>
    <w:p w14:paraId="7853C3F1" w14:textId="106DE7A8"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89025C">
        <w:t>Psalm</w:t>
      </w:r>
      <w:r w:rsidR="0089025C" w:rsidRPr="00AB1781">
        <w:t xml:space="preserve"> 141</w:t>
      </w:r>
      <w:r w:rsidR="0089025C">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89025C">
        <w:rPr>
          <w:noProof/>
        </w:rPr>
        <w:t>307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89025C">
        <w:t>Psalm</w:t>
      </w:r>
      <w:r w:rsidR="0089025C" w:rsidRPr="00AB1781">
        <w:t xml:space="preserve"> 145</w:t>
      </w:r>
      <w:r w:rsidR="0089025C">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89025C">
        <w:rPr>
          <w:noProof/>
        </w:rPr>
        <w:t>313</w:t>
      </w:r>
      <w:r w:rsidR="00E611C7">
        <w:fldChar w:fldCharType="end"/>
      </w:r>
      <w:r w:rsidR="00E611C7">
        <w:t>.</w:t>
      </w:r>
    </w:p>
    <w:p w14:paraId="51E1BFBF" w14:textId="48E35753" w:rsidR="00E276C1" w:rsidRPr="00E276C1" w:rsidRDefault="00E276C1" w:rsidP="00BF0205">
      <w:pPr>
        <w:pStyle w:val="Heading4"/>
      </w:pPr>
      <w:bookmarkStart w:id="318"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8"/>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60BD4630"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41"/>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42"/>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564F3AEC"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89025C">
        <w:t>Psalm</w:t>
      </w:r>
      <w:r w:rsidR="0089025C" w:rsidRPr="00AB1781">
        <w:t xml:space="preserve"> 145</w:t>
      </w:r>
      <w:r w:rsidR="0089025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89025C">
        <w:rPr>
          <w:noProof/>
        </w:rPr>
        <w:t>313</w:t>
      </w:r>
      <w:r>
        <w:fldChar w:fldCharType="end"/>
      </w:r>
      <w:r>
        <w:t>.</w:t>
      </w:r>
    </w:p>
    <w:p w14:paraId="1BBA4A8E" w14:textId="3A53A20E" w:rsidR="00E276C1" w:rsidRPr="00E276C1" w:rsidRDefault="00E276C1" w:rsidP="00BF0205">
      <w:pPr>
        <w:pStyle w:val="Heading4"/>
      </w:pPr>
      <w:bookmarkStart w:id="319"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9"/>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07D62847" w:rsidR="00F14AA6" w:rsidRDefault="00F14AA6" w:rsidP="00E276C1">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43"/>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15BEFCAC"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0" w:name="_Ref435438665"/>
      <w:r w:rsidRPr="00AB1781">
        <w:lastRenderedPageBreak/>
        <w:t>K</w:t>
      </w:r>
      <w:r>
        <w:t>athisma 20</w:t>
      </w:r>
      <w:bookmarkEnd w:id="320"/>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44"/>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45"/>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46"/>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tl/>
          <w:lang w:bidi="he-IL"/>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47"/>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tl/>
          <w:lang w:bidi="he-IL"/>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tl/>
          <w:lang w:bidi="he-IL"/>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tl/>
          <w:lang w:bidi="he-IL"/>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tl/>
          <w:lang w:bidi="he-IL"/>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tl/>
          <w:lang w:bidi="he-IL"/>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tl/>
          <w:lang w:bidi="he-IL"/>
        </w:rPr>
        <w:t>ז</w:t>
      </w:r>
      <w:r w:rsidR="008D3680">
        <w:t xml:space="preserve">) </w:t>
      </w:r>
      <w:r w:rsidRPr="00AB1781">
        <w:t>They will spread</w:t>
      </w:r>
      <w:r w:rsidR="00F53108">
        <w:rPr>
          <w:rStyle w:val="FootnoteReference"/>
        </w:rPr>
        <w:footnoteReference w:id="848"/>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tl/>
          <w:lang w:bidi="he-IL"/>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tl/>
          <w:lang w:bidi="he-IL"/>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tl/>
          <w:lang w:bidi="he-IL"/>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9"/>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50"/>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tl/>
          <w:lang w:bidi="he-IL"/>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tl/>
          <w:lang w:bidi="he-IL"/>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tl/>
          <w:lang w:bidi="he-IL"/>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tl/>
          <w:lang w:bidi="he-IL"/>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tl/>
          <w:lang w:bidi="he-IL"/>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tl/>
          <w:lang w:bidi="he-IL"/>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tl/>
          <w:lang w:bidi="he-IL"/>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tl/>
          <w:lang w:bidi="he-IL"/>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tl/>
          <w:lang w:bidi="he-IL"/>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tl/>
          <w:lang w:bidi="he-IL"/>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tl/>
          <w:lang w:bidi="he-IL"/>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tl/>
          <w:lang w:bidi="he-IL"/>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51"/>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1"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1"/>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3205FBF5"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52"/>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53"/>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54"/>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55"/>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56"/>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57"/>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58"/>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9"/>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14475AD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89025C">
        <w:t>Psalm</w:t>
      </w:r>
      <w:r w:rsidR="0089025C" w:rsidRPr="00AB1781">
        <w:t xml:space="preserve"> 146</w:t>
      </w:r>
      <w:r w:rsidR="0089025C">
        <w:t>: “Praise the Lord, for psalmody a is good thing”</w:t>
      </w:r>
      <w:r>
        <w:fldChar w:fldCharType="end"/>
      </w:r>
      <w:r>
        <w:t xml:space="preserve">, page </w:t>
      </w:r>
      <w:r>
        <w:fldChar w:fldCharType="begin"/>
      </w:r>
      <w:r>
        <w:instrText xml:space="preserve"> PAGEREF _Ref411968226 \h </w:instrText>
      </w:r>
      <w:r>
        <w:fldChar w:fldCharType="separate"/>
      </w:r>
      <w:r w:rsidR="0089025C">
        <w:rPr>
          <w:noProof/>
        </w:rPr>
        <w:t>314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89025C">
        <w:t>Psalm 118 Part 20 (</w:t>
      </w:r>
      <w:r w:rsidR="0089025C" w:rsidRPr="0082523C">
        <w:rPr>
          <w:rFonts w:ascii="Tahoma" w:eastAsia="Tahoma" w:hAnsi="Tahoma" w:cs="Tahoma"/>
          <w:szCs w:val="28"/>
          <w:rtl/>
          <w:lang w:bidi="he-IL"/>
        </w:rPr>
        <w:t>ר</w:t>
      </w:r>
      <w:r w:rsidR="0089025C">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89025C">
        <w:rPr>
          <w:noProof/>
        </w:rPr>
        <w:t>281</w:t>
      </w:r>
      <w:r w:rsidR="00E611C7">
        <w:fldChar w:fldCharType="end"/>
      </w:r>
      <w:r w:rsidR="00E611C7">
        <w:t>.</w:t>
      </w:r>
    </w:p>
    <w:p w14:paraId="16732583" w14:textId="68D0A344" w:rsidR="00E276C1" w:rsidRPr="002A0A20" w:rsidRDefault="002A0A20" w:rsidP="00BF0205">
      <w:pPr>
        <w:pStyle w:val="Heading4"/>
      </w:pPr>
      <w:bookmarkStart w:id="322"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2"/>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B4BCB76"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60"/>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61"/>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62"/>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7A9DC0BC"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89025C">
        <w:t>Psalm</w:t>
      </w:r>
      <w:r w:rsidR="0089025C" w:rsidRPr="00AB1781">
        <w:t xml:space="preserve"> 147</w:t>
      </w:r>
      <w:r w:rsidR="0089025C">
        <w:t>: “Praise the Lord, O Jerusalem! Praise your God, O Zion”</w:t>
      </w:r>
      <w:r>
        <w:fldChar w:fldCharType="end"/>
      </w:r>
      <w:r>
        <w:t xml:space="preserve"> Page </w:t>
      </w:r>
      <w:r>
        <w:fldChar w:fldCharType="begin"/>
      </w:r>
      <w:r>
        <w:instrText xml:space="preserve"> PAGEREF _Ref411968245 \h </w:instrText>
      </w:r>
      <w:r>
        <w:fldChar w:fldCharType="separate"/>
      </w:r>
      <w:r w:rsidR="0089025C">
        <w:rPr>
          <w:noProof/>
        </w:rPr>
        <w:t>315</w:t>
      </w:r>
      <w:r>
        <w:fldChar w:fldCharType="end"/>
      </w:r>
      <w:r>
        <w:t>.</w:t>
      </w:r>
    </w:p>
    <w:p w14:paraId="1D6C58E5" w14:textId="2704929F" w:rsidR="00E276C1" w:rsidRPr="002A0A20" w:rsidRDefault="002A0A20" w:rsidP="00BF0205">
      <w:pPr>
        <w:pStyle w:val="Heading4"/>
      </w:pPr>
      <w:bookmarkStart w:id="323" w:name="_Ref411968245"/>
      <w:r>
        <w:t>Psalm</w:t>
      </w:r>
      <w:r w:rsidR="00E276C1" w:rsidRPr="00AB1781">
        <w:t xml:space="preserve"> 147</w:t>
      </w:r>
      <w:r>
        <w:t xml:space="preserve">: </w:t>
      </w:r>
      <w:r w:rsidR="00BB3B58">
        <w:t>“</w:t>
      </w:r>
      <w:r>
        <w:t>Praise the Lord, O Jerusalem! Praise your God, O Zion</w:t>
      </w:r>
      <w:r w:rsidR="00BB3B58">
        <w:t>”</w:t>
      </w:r>
      <w:bookmarkEnd w:id="323"/>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5EE3020D"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63"/>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651FAFD8"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BF2C294" w:rsidR="00086B05" w:rsidRDefault="00086B05" w:rsidP="002A0A20">
      <w:pPr>
        <w:pStyle w:val="Rubric"/>
      </w:pPr>
      <w:r>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64"/>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65"/>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66"/>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67"/>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68"/>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30868AAC" w:rsidR="00086B05" w:rsidRPr="00AB1781" w:rsidRDefault="00086B05" w:rsidP="00086B05">
      <w:pPr>
        <w:pStyle w:val="Rubric"/>
      </w:pPr>
      <w:r>
        <w:lastRenderedPageBreak/>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9"/>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70"/>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71"/>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72"/>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73"/>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D4E66FA" w:rsidR="00086B05" w:rsidRDefault="00086B05" w:rsidP="002A0A20">
      <w:pPr>
        <w:pStyle w:val="Rubric"/>
      </w:pPr>
      <w:r>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74"/>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75"/>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76"/>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4" w:name="_Toc410196196"/>
      <w:bookmarkStart w:id="325" w:name="_Toc410196438"/>
      <w:bookmarkStart w:id="326" w:name="_Toc410196940"/>
    </w:p>
    <w:p w14:paraId="5AB6630A" w14:textId="7A71FD45" w:rsidR="00D31F38" w:rsidRDefault="00D31F38" w:rsidP="00D31F38">
      <w:pPr>
        <w:pStyle w:val="Heading2"/>
      </w:pPr>
      <w:bookmarkStart w:id="327" w:name="_Toc459399187"/>
      <w:r>
        <w:lastRenderedPageBreak/>
        <w:t>The Canticles</w:t>
      </w:r>
      <w:bookmarkEnd w:id="327"/>
    </w:p>
    <w:p w14:paraId="020E29B8" w14:textId="562B7E1E" w:rsidR="00D31F38" w:rsidRDefault="00D31F38" w:rsidP="00D31F38">
      <w:pPr>
        <w:pStyle w:val="Heading3"/>
      </w:pPr>
      <w:bookmarkStart w:id="328" w:name="_Ref448228164"/>
      <w:r>
        <w:t>The First Canticle</w:t>
      </w:r>
      <w:bookmarkEnd w:id="328"/>
    </w:p>
    <w:p w14:paraId="396134CA" w14:textId="3A8C8F71" w:rsidR="00D16E1F" w:rsidRPr="00D16E1F" w:rsidRDefault="00D31F38" w:rsidP="00D16E1F">
      <w:pPr>
        <w:pStyle w:val="Heading4"/>
        <w:rPr>
          <w:lang w:val="en-US"/>
        </w:rPr>
      </w:pPr>
      <w:bookmarkStart w:id="329" w:name="_Ref452619306"/>
      <w:r>
        <w:rPr>
          <w:lang w:val="en-US"/>
        </w:rPr>
        <w:t>The Beginning of the Midnight Praise</w:t>
      </w:r>
      <w:bookmarkEnd w:id="3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0"/>
            <w:r>
              <w:t>Arise</w:t>
            </w:r>
            <w:commentRangeEnd w:id="330"/>
            <w:r>
              <w:rPr>
                <w:rStyle w:val="CommentReference"/>
              </w:rPr>
              <w:commentReference w:id="330"/>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1"/>
            <w:r>
              <w:t>flesh</w:t>
            </w:r>
            <w:commentRangeEnd w:id="331"/>
            <w:r>
              <w:rPr>
                <w:rStyle w:val="CommentReference"/>
              </w:rPr>
              <w:commentReference w:id="331"/>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2"/>
            <w:r w:rsidRPr="004E04E2">
              <w:t xml:space="preserve">send up </w:t>
            </w:r>
            <w:commentRangeEnd w:id="332"/>
            <w:r>
              <w:rPr>
                <w:rStyle w:val="CommentReference"/>
              </w:rPr>
              <w:commentReference w:id="332"/>
            </w:r>
            <w:r>
              <w:t>to</w:t>
            </w:r>
            <w:r w:rsidRPr="004E04E2">
              <w:t xml:space="preserve"> </w:t>
            </w:r>
            <w:r>
              <w:t>You</w:t>
            </w:r>
            <w:r w:rsidRPr="004E04E2">
              <w:t xml:space="preserve"> a befitting </w:t>
            </w:r>
            <w:commentRangeStart w:id="333"/>
            <w:r w:rsidRPr="004E04E2">
              <w:t>doxology</w:t>
            </w:r>
            <w:commentRangeEnd w:id="333"/>
            <w:r>
              <w:rPr>
                <w:rStyle w:val="CommentReference"/>
              </w:rPr>
              <w:commentReference w:id="333"/>
            </w:r>
            <w:r w:rsidRPr="004E04E2">
              <w:t xml:space="preserve">, and win the forgiveness of our many sins: </w:t>
            </w:r>
            <w:commentRangeStart w:id="334"/>
            <w:r w:rsidRPr="004E04E2">
              <w:t xml:space="preserve">Glory to </w:t>
            </w:r>
            <w:r>
              <w:t>You</w:t>
            </w:r>
            <w:r w:rsidRPr="004E04E2">
              <w:t xml:space="preserve"> </w:t>
            </w:r>
            <w:commentRangeEnd w:id="334"/>
            <w:r>
              <w:rPr>
                <w:rStyle w:val="CommentReference"/>
              </w:rPr>
              <w:commentReference w:id="334"/>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5"/>
            <w:r w:rsidRPr="004E04E2">
              <w:t xml:space="preserve">Who </w:t>
            </w:r>
            <w:commentRangeEnd w:id="335"/>
            <w:r>
              <w:rPr>
                <w:rStyle w:val="CommentReference"/>
              </w:rPr>
              <w:commentReference w:id="335"/>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6"/>
            <w:r w:rsidRPr="004E04E2">
              <w:t>to</w:t>
            </w:r>
            <w:r w:rsidR="00985EC5">
              <w:t>wards</w:t>
            </w:r>
            <w:r w:rsidRPr="004E04E2">
              <w:t xml:space="preserve"> the sanctuary</w:t>
            </w:r>
            <w:commentRangeEnd w:id="336"/>
            <w:r>
              <w:rPr>
                <w:rStyle w:val="CommentReference"/>
              </w:rPr>
              <w:commentReference w:id="336"/>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7"/>
            <w:r w:rsidRPr="004E04E2">
              <w:t xml:space="preserve">you out </w:t>
            </w:r>
            <w:commentRangeEnd w:id="337"/>
            <w:r>
              <w:rPr>
                <w:rStyle w:val="CommentReference"/>
              </w:rPr>
              <w:commentReference w:id="337"/>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8"/>
            <w:r w:rsidRPr="004E04E2">
              <w:t xml:space="preserve">supplication </w:t>
            </w:r>
            <w:commentRangeEnd w:id="338"/>
            <w:r>
              <w:rPr>
                <w:rStyle w:val="CommentReference"/>
              </w:rPr>
              <w:commentReference w:id="338"/>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39"/>
            <w:r w:rsidRPr="004E04E2">
              <w:t xml:space="preserve">petition </w:t>
            </w:r>
            <w:commentRangeEnd w:id="339"/>
            <w:r>
              <w:rPr>
                <w:rStyle w:val="CommentReference"/>
              </w:rPr>
              <w:commentReference w:id="339"/>
            </w:r>
            <w:r w:rsidR="00985EC5">
              <w:t>will</w:t>
            </w:r>
            <w:r w:rsidRPr="004E04E2">
              <w:t xml:space="preserve"> come in before </w:t>
            </w:r>
            <w:r>
              <w:t>You</w:t>
            </w:r>
            <w:r w:rsidR="00985EC5">
              <w:t xml:space="preserve">; </w:t>
            </w:r>
            <w:commentRangeStart w:id="340"/>
            <w:r w:rsidRPr="004E04E2">
              <w:t xml:space="preserve">revive </w:t>
            </w:r>
            <w:commentRangeEnd w:id="340"/>
            <w:r>
              <w:rPr>
                <w:rStyle w:val="CommentReference"/>
              </w:rPr>
              <w:commentReference w:id="340"/>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1"/>
            <w:r w:rsidRPr="004E04E2">
              <w:t>pour forth</w:t>
            </w:r>
            <w:commentRangeEnd w:id="341"/>
            <w:r>
              <w:rPr>
                <w:rStyle w:val="CommentReference"/>
              </w:rPr>
              <w:commentReference w:id="341"/>
            </w:r>
            <w:r w:rsidRPr="004E04E2">
              <w:t xml:space="preserve"> </w:t>
            </w:r>
            <w:commentRangeStart w:id="342"/>
            <w:r w:rsidRPr="004E04E2">
              <w:t>blessing</w:t>
            </w:r>
            <w:commentRangeEnd w:id="342"/>
            <w:r>
              <w:rPr>
                <w:rStyle w:val="CommentReference"/>
              </w:rPr>
              <w:commentReference w:id="342"/>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3"/>
            <w:r w:rsidRPr="004E04E2">
              <w:t xml:space="preserve">respond </w:t>
            </w:r>
            <w:commentRangeEnd w:id="343"/>
            <w:r>
              <w:rPr>
                <w:rStyle w:val="CommentReference"/>
              </w:rPr>
              <w:commentReference w:id="343"/>
            </w:r>
            <w:r w:rsidRPr="004E04E2">
              <w:t xml:space="preserve">with </w:t>
            </w:r>
            <w:r>
              <w:t>Your</w:t>
            </w:r>
            <w:r w:rsidR="00985EC5">
              <w:t xml:space="preserve"> words,</w:t>
            </w:r>
            <w:r w:rsidRPr="004E04E2">
              <w:t xml:space="preserve"> for all </w:t>
            </w:r>
            <w:r>
              <w:t>Your</w:t>
            </w:r>
            <w:r w:rsidRPr="004E04E2">
              <w:t xml:space="preserve"> commandments are </w:t>
            </w:r>
            <w:commentRangeStart w:id="344"/>
            <w:r w:rsidRPr="004E04E2">
              <w:t>righteous</w:t>
            </w:r>
            <w:commentRangeEnd w:id="344"/>
            <w:r>
              <w:rPr>
                <w:rStyle w:val="CommentReference"/>
              </w:rPr>
              <w:commentReference w:id="344"/>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5"/>
            <w:r w:rsidRPr="004E04E2">
              <w:t>meditation</w:t>
            </w:r>
            <w:commentRangeEnd w:id="345"/>
            <w:r>
              <w:rPr>
                <w:rStyle w:val="CommentReference"/>
              </w:rPr>
              <w:commentReference w:id="345"/>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6"/>
            <w:r w:rsidRPr="004E04E2">
              <w:t>always</w:t>
            </w:r>
            <w:commentRangeEnd w:id="346"/>
            <w:r>
              <w:rPr>
                <w:rStyle w:val="CommentReference"/>
              </w:rPr>
              <w:commentReference w:id="346"/>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7"/>
            <w:r w:rsidRPr="004E04E2">
              <w:rPr>
                <w:rFonts w:eastAsia="@MingLiU"/>
              </w:rPr>
              <w:t xml:space="preserve">and </w:t>
            </w:r>
            <w:commentRangeEnd w:id="347"/>
            <w:r>
              <w:rPr>
                <w:rStyle w:val="CommentReference"/>
              </w:rPr>
              <w:commentReference w:id="347"/>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8"/>
            <w:r w:rsidRPr="004E04E2">
              <w:rPr>
                <w:rFonts w:eastAsia="@MingLiU"/>
              </w:rPr>
              <w:t xml:space="preserve">to </w:t>
            </w:r>
            <w:commentRangeEnd w:id="348"/>
            <w:r>
              <w:rPr>
                <w:rStyle w:val="CommentReference"/>
              </w:rPr>
              <w:commentReference w:id="348"/>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9"/>
            <w:r w:rsidRPr="004E04E2">
              <w:t xml:space="preserve">to </w:t>
            </w:r>
            <w:commentRangeEnd w:id="349"/>
            <w:r>
              <w:rPr>
                <w:rStyle w:val="CommentReference"/>
              </w:rPr>
              <w:commentReference w:id="349"/>
            </w:r>
            <w:r>
              <w:t>You</w:t>
            </w:r>
            <w:r w:rsidRPr="004E04E2">
              <w:t>, O Only</w:t>
            </w:r>
            <w:r w:rsidRPr="004E04E2">
              <w:noBreakHyphen/>
            </w:r>
            <w:commentRangeStart w:id="350"/>
            <w:r w:rsidRPr="004E04E2">
              <w:t>Begotten</w:t>
            </w:r>
            <w:commentRangeEnd w:id="350"/>
            <w:r>
              <w:rPr>
                <w:rStyle w:val="CommentReference"/>
              </w:rPr>
              <w:commentReference w:id="350"/>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1"/>
            <w:r w:rsidRPr="004E04E2">
              <w:t xml:space="preserve">utter </w:t>
            </w:r>
            <w:commentRangeEnd w:id="351"/>
            <w:r>
              <w:rPr>
                <w:rStyle w:val="CommentReference"/>
              </w:rPr>
              <w:commentReference w:id="351"/>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650DB37"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89025C">
        <w:rPr>
          <w:noProof/>
        </w:rPr>
        <w:t>915</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2" w:name="_Ref452619365"/>
      <w:bookmarkStart w:id="353" w:name="_Toc297322053"/>
      <w:bookmarkStart w:id="354" w:name="_Toc297407698"/>
      <w:bookmarkStart w:id="355" w:name="_Toc298445750"/>
      <w:bookmarkStart w:id="356" w:name="_Toc298681233"/>
      <w:bookmarkStart w:id="357" w:name="_Toc298447475"/>
      <w:bookmarkStart w:id="358" w:name="_Toc308441894"/>
      <w:r>
        <w:t>The Hymn for the Resurrection</w:t>
      </w:r>
      <w:bookmarkEnd w:id="352"/>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9"/>
            <w:r>
              <w:t xml:space="preserve">consider </w:t>
            </w:r>
            <w:commentRangeEnd w:id="359"/>
            <w:r>
              <w:rPr>
                <w:rStyle w:val="CommentReference"/>
                <w:lang w:val="en-CA"/>
              </w:rPr>
              <w:commentReference w:id="359"/>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0"/>
            <w:r>
              <w:t xml:space="preserve">none </w:t>
            </w:r>
            <w:commentRangeEnd w:id="360"/>
            <w:r>
              <w:rPr>
                <w:rStyle w:val="CommentReference"/>
                <w:lang w:val="en-CA"/>
              </w:rPr>
              <w:commentReference w:id="360"/>
            </w:r>
            <w:r>
              <w:t>but You.</w:t>
            </w:r>
          </w:p>
          <w:p w14:paraId="45BFA942" w14:textId="77777777" w:rsidR="00D31F38" w:rsidRDefault="00D31F38" w:rsidP="00E35F1F">
            <w:pPr>
              <w:pStyle w:val="EngHangEnd"/>
            </w:pPr>
            <w:commentRangeStart w:id="361"/>
            <w:r>
              <w:t xml:space="preserve">After </w:t>
            </w:r>
            <w:commentRangeEnd w:id="361"/>
            <w:r>
              <w:rPr>
                <w:rStyle w:val="CommentReference"/>
                <w:lang w:val="en-CA"/>
              </w:rPr>
              <w:commentReference w:id="361"/>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2"/>
            <w:r>
              <w:t xml:space="preserve">to </w:t>
            </w:r>
            <w:commentRangeEnd w:id="362"/>
            <w:r>
              <w:rPr>
                <w:rStyle w:val="CommentReference"/>
                <w:lang w:val="en-CA"/>
              </w:rPr>
              <w:commentReference w:id="362"/>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3"/>
            <w:r>
              <w:t>joyful</w:t>
            </w:r>
            <w:commentRangeEnd w:id="363"/>
            <w:r>
              <w:rPr>
                <w:rStyle w:val="CommentReference"/>
                <w:lang w:val="en-CA"/>
              </w:rPr>
              <w:commentReference w:id="363"/>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4"/>
            <w:r>
              <w:t xml:space="preserve">perfect </w:t>
            </w:r>
            <w:commentRangeEnd w:id="364"/>
            <w:r>
              <w:rPr>
                <w:rStyle w:val="CommentReference"/>
                <w:lang w:val="en-CA"/>
              </w:rPr>
              <w:commentReference w:id="364"/>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5"/>
            <w:r>
              <w:t xml:space="preserve">sealed </w:t>
            </w:r>
            <w:commentRangeEnd w:id="365"/>
            <w:r>
              <w:rPr>
                <w:rStyle w:val="CommentReference"/>
                <w:lang w:val="en-CA"/>
              </w:rPr>
              <w:commentReference w:id="365"/>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6"/>
            <w:r>
              <w:t xml:space="preserve">fragrant </w:t>
            </w:r>
            <w:commentRangeEnd w:id="366"/>
            <w:r>
              <w:rPr>
                <w:rStyle w:val="CommentReference"/>
                <w:lang w:val="en-CA"/>
              </w:rPr>
              <w:commentReference w:id="366"/>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7"/>
            <w:r>
              <w:t>spices</w:t>
            </w:r>
            <w:commentRangeEnd w:id="367"/>
            <w:r>
              <w:rPr>
                <w:rStyle w:val="CommentReference"/>
                <w:lang w:val="en-CA"/>
              </w:rPr>
              <w:commentReference w:id="367"/>
            </w:r>
            <w:r>
              <w:t>,</w:t>
            </w:r>
          </w:p>
          <w:p w14:paraId="2BF4322B" w14:textId="77777777" w:rsidR="00D31F38" w:rsidRDefault="00D31F38" w:rsidP="00E35F1F">
            <w:pPr>
              <w:pStyle w:val="EngHangEnd"/>
            </w:pPr>
            <w:r>
              <w:t xml:space="preserve">"Behold and see that the Saviour </w:t>
            </w:r>
            <w:commentRangeStart w:id="368"/>
            <w:r>
              <w:t xml:space="preserve">is risen </w:t>
            </w:r>
            <w:commentRangeEnd w:id="368"/>
            <w:r>
              <w:rPr>
                <w:rStyle w:val="CommentReference"/>
                <w:lang w:val="en-CA"/>
              </w:rPr>
              <w:commentReference w:id="368"/>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9"/>
            <w:r>
              <w:t>A</w:t>
            </w:r>
            <w:commentRangeEnd w:id="369"/>
            <w:r>
              <w:rPr>
                <w:rStyle w:val="CommentReference"/>
                <w:lang w:val="en-CA"/>
              </w:rPr>
              <w:commentReference w:id="369"/>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0"/>
            <w:r>
              <w:t xml:space="preserve">We </w:t>
            </w:r>
            <w:commentRangeEnd w:id="370"/>
            <w:r>
              <w:rPr>
                <w:rStyle w:val="CommentReference"/>
                <w:lang w:val="en-CA"/>
              </w:rPr>
              <w:commentReference w:id="370"/>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1"/>
            <w:r>
              <w:t>alteration</w:t>
            </w:r>
            <w:commentRangeEnd w:id="371"/>
            <w:r>
              <w:rPr>
                <w:rStyle w:val="CommentReference"/>
                <w:lang w:val="en-CA"/>
              </w:rPr>
              <w:commentReference w:id="371"/>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2" w:name="_Ref452619450"/>
      <w:r>
        <w:lastRenderedPageBreak/>
        <w:t xml:space="preserve">The First Canticle: The </w:t>
      </w:r>
      <w:r w:rsidR="00F970EE">
        <w:t>First Song</w:t>
      </w:r>
      <w:r>
        <w:t xml:space="preserve"> of Moses the Prophet</w:t>
      </w:r>
      <w:bookmarkEnd w:id="353"/>
      <w:bookmarkEnd w:id="354"/>
      <w:bookmarkEnd w:id="355"/>
      <w:bookmarkEnd w:id="356"/>
      <w:bookmarkEnd w:id="357"/>
      <w:bookmarkEnd w:id="358"/>
      <w:bookmarkEnd w:id="372"/>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3"/>
            <w:r>
              <w:t>glorify Him</w:t>
            </w:r>
            <w:commentRangeEnd w:id="373"/>
            <w:r>
              <w:rPr>
                <w:rStyle w:val="CommentReference"/>
                <w:lang w:val="en-CA"/>
              </w:rPr>
              <w:commentReference w:id="373"/>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4"/>
            <w:r>
              <w:t xml:space="preserve">when he shatters </w:t>
            </w:r>
            <w:commentRangeEnd w:id="374"/>
            <w:r>
              <w:rPr>
                <w:rStyle w:val="CommentReference"/>
                <w:lang w:val="en-CA"/>
              </w:rPr>
              <w:commentReference w:id="374"/>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5"/>
            <w:r w:rsidR="00D31F38">
              <w:t xml:space="preserve">chosen </w:t>
            </w:r>
            <w:commentRangeEnd w:id="375"/>
            <w:r w:rsidR="00D31F38">
              <w:rPr>
                <w:rStyle w:val="CommentReference"/>
                <w:lang w:val="en-CA"/>
              </w:rPr>
              <w:commentReference w:id="375"/>
            </w:r>
            <w:r w:rsidR="00D31F38">
              <w:t xml:space="preserve">mounted </w:t>
            </w:r>
            <w:commentRangeStart w:id="376"/>
            <w:r w:rsidR="00D31F38">
              <w:t xml:space="preserve">captains </w:t>
            </w:r>
            <w:commentRangeEnd w:id="376"/>
            <w:r w:rsidR="00D31F38">
              <w:rPr>
                <w:rStyle w:val="CommentReference"/>
                <w:lang w:val="en-CA"/>
              </w:rPr>
              <w:commentReference w:id="376"/>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7"/>
            <w:r>
              <w:t xml:space="preserve"> </w:t>
            </w:r>
            <w:commentRangeEnd w:id="377"/>
            <w:r>
              <w:rPr>
                <w:rStyle w:val="CommentReference"/>
                <w:lang w:val="en-CA"/>
              </w:rPr>
              <w:commentReference w:id="377"/>
            </w:r>
            <w:r>
              <w:t xml:space="preserve">glorified in </w:t>
            </w:r>
            <w:r w:rsidR="00865C59">
              <w:t>strength</w:t>
            </w:r>
            <w:r>
              <w:t xml:space="preserve">. Your right hand, O Lord, </w:t>
            </w:r>
            <w:commentRangeStart w:id="378"/>
            <w:r>
              <w:t xml:space="preserve">crushed </w:t>
            </w:r>
            <w:commentRangeEnd w:id="378"/>
            <w:r>
              <w:rPr>
                <w:rStyle w:val="CommentReference"/>
                <w:lang w:val="en-CA"/>
              </w:rPr>
              <w:commentReference w:id="378"/>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9"/>
            <w:r w:rsidR="00D31F38">
              <w:t xml:space="preserve">shattered </w:t>
            </w:r>
            <w:commentRangeEnd w:id="379"/>
            <w:r w:rsidR="00D31F38">
              <w:rPr>
                <w:rStyle w:val="CommentReference"/>
                <w:lang w:val="en-CA"/>
              </w:rPr>
              <w:commentReference w:id="379"/>
            </w:r>
            <w:r>
              <w:t>the</w:t>
            </w:r>
            <w:r w:rsidR="00D31F38">
              <w:t xml:space="preserve"> </w:t>
            </w:r>
            <w:r>
              <w:t>adversaries</w:t>
            </w:r>
            <w:r w:rsidR="00D31F38">
              <w:t xml:space="preserve">; You </w:t>
            </w:r>
            <w:commentRangeStart w:id="380"/>
            <w:r w:rsidR="00D31F38">
              <w:t xml:space="preserve">sent </w:t>
            </w:r>
            <w:commentRangeEnd w:id="380"/>
            <w:r w:rsidR="00D31F38">
              <w:rPr>
                <w:rStyle w:val="CommentReference"/>
                <w:lang w:val="en-CA"/>
              </w:rPr>
              <w:commentReference w:id="380"/>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1"/>
            <w:r w:rsidR="00D31F38">
              <w:t>holy</w:t>
            </w:r>
            <w:commentRangeEnd w:id="381"/>
            <w:r w:rsidR="00D31F38">
              <w:rPr>
                <w:rStyle w:val="CommentReference"/>
                <w:lang w:val="en-CA"/>
              </w:rPr>
              <w:commentReference w:id="381"/>
            </w:r>
            <w:r w:rsidR="00D31F38">
              <w:t xml:space="preserve">, awesome in </w:t>
            </w:r>
            <w:commentRangeStart w:id="382"/>
            <w:r w:rsidR="00D31F38">
              <w:t>glorious deeds</w:t>
            </w:r>
            <w:commentRangeEnd w:id="382"/>
            <w:r w:rsidR="00D31F38">
              <w:rPr>
                <w:rStyle w:val="CommentReference"/>
                <w:lang w:val="en-CA"/>
              </w:rPr>
              <w:commentReference w:id="382"/>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383"/>
            <w:r>
              <w:t>redeemed</w:t>
            </w:r>
            <w:commentRangeEnd w:id="383"/>
            <w:r>
              <w:rPr>
                <w:rStyle w:val="CommentReference"/>
                <w:lang w:val="en-CA"/>
              </w:rPr>
              <w:commentReference w:id="383"/>
            </w:r>
            <w:r>
              <w:t xml:space="preserve">; You called them by Your power into Your holy </w:t>
            </w:r>
            <w:commentRangeStart w:id="384"/>
            <w:r>
              <w:t>abode</w:t>
            </w:r>
            <w:commentRangeEnd w:id="384"/>
            <w:r>
              <w:rPr>
                <w:rStyle w:val="CommentReference"/>
                <w:lang w:val="en-CA"/>
              </w:rPr>
              <w:commentReference w:id="384"/>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5"/>
            <w:r>
              <w:t xml:space="preserve">Sorrow </w:t>
            </w:r>
            <w:commentRangeEnd w:id="385"/>
            <w:r>
              <w:rPr>
                <w:rStyle w:val="CommentReference"/>
                <w:lang w:val="en-CA"/>
              </w:rPr>
              <w:commentReference w:id="385"/>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86"/>
            <w:r>
              <w:t>May</w:t>
            </w:r>
            <w:commentRangeEnd w:id="386"/>
            <w:r>
              <w:rPr>
                <w:rStyle w:val="CommentReference"/>
                <w:lang w:val="en-CA"/>
              </w:rPr>
              <w:commentReference w:id="386"/>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bookmarkStart w:id="387" w:name="_GoBack"/>
            <w:bookmarkEnd w:id="387"/>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8"/>
            <w:r>
              <w:t xml:space="preserve">reigning </w:t>
            </w:r>
            <w:commentRangeEnd w:id="388"/>
            <w:r>
              <w:rPr>
                <w:rStyle w:val="CommentReference"/>
                <w:lang w:val="en-CA"/>
              </w:rPr>
              <w:commentReference w:id="388"/>
            </w:r>
            <w:r>
              <w:t xml:space="preserve">as King forever and ever </w:t>
            </w:r>
            <w:commentRangeStart w:id="389"/>
            <w:r>
              <w:t>and beyond</w:t>
            </w:r>
            <w:commentRangeEnd w:id="389"/>
            <w:r>
              <w:rPr>
                <w:rStyle w:val="CommentReference"/>
                <w:lang w:val="en-CA"/>
              </w:rPr>
              <w:commentReference w:id="389"/>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0"/>
            <w:r w:rsidR="00D31F38">
              <w:t xml:space="preserve"> </w:t>
            </w:r>
            <w:commentRangeEnd w:id="390"/>
            <w:r w:rsidR="00D31F38">
              <w:rPr>
                <w:rStyle w:val="CommentReference"/>
                <w:lang w:val="en-CA"/>
              </w:rPr>
              <w:commentReference w:id="390"/>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1"/>
            <w:r w:rsidR="00D31F38">
              <w:t>praises</w:t>
            </w:r>
            <w:commentRangeEnd w:id="391"/>
            <w:r w:rsidR="00D31F38">
              <w:rPr>
                <w:rStyle w:val="CommentReference"/>
                <w:lang w:val="en-CA"/>
              </w:rPr>
              <w:commentReference w:id="391"/>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2"/>
            <w:r>
              <w:t>glorified</w:t>
            </w:r>
            <w:commentRangeEnd w:id="392"/>
            <w:r>
              <w:rPr>
                <w:rStyle w:val="CommentReference"/>
                <w:rFonts w:eastAsiaTheme="minorHAnsi" w:cstheme="minorBidi"/>
                <w:color w:val="auto"/>
                <w:lang w:val="en-CA"/>
              </w:rPr>
              <w:commentReference w:id="392"/>
            </w:r>
            <w:r>
              <w:t>.</w:t>
            </w:r>
            <w:r w:rsidR="00D31F38">
              <w:rPr>
                <w:rStyle w:val="CommentReference"/>
                <w:lang w:val="en-CA"/>
              </w:rPr>
              <w:commentReference w:id="393"/>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4" w:name="_Toc297322054"/>
      <w:bookmarkStart w:id="395" w:name="_Toc297407699"/>
      <w:bookmarkStart w:id="396" w:name="_Toc298445751"/>
      <w:bookmarkStart w:id="397" w:name="_Toc298681234"/>
      <w:bookmarkStart w:id="398" w:name="_Toc298447476"/>
      <w:bookmarkStart w:id="399" w:name="_Ref452619541"/>
      <w:r>
        <w:t>Psali Adam</w:t>
      </w:r>
      <w:bookmarkEnd w:id="394"/>
      <w:bookmarkEnd w:id="395"/>
      <w:bookmarkEnd w:id="396"/>
      <w:bookmarkEnd w:id="397"/>
      <w:bookmarkEnd w:id="398"/>
      <w:r w:rsidR="009E143A">
        <w:t xml:space="preserve"> on the First Canticle</w:t>
      </w:r>
      <w:bookmarkEnd w:id="399"/>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0"/>
            <w:r>
              <w:t xml:space="preserve">The </w:t>
            </w:r>
            <w:commentRangeEnd w:id="400"/>
            <w:r>
              <w:rPr>
                <w:rStyle w:val="CommentReference"/>
                <w:lang w:val="en-CA"/>
              </w:rPr>
              <w:commentReference w:id="400"/>
            </w:r>
            <w:r>
              <w:t xml:space="preserve">water of the sea was parted into parts, And the great deep became a </w:t>
            </w:r>
            <w:commentRangeStart w:id="401"/>
            <w:r>
              <w:t>path</w:t>
            </w:r>
            <w:commentRangeEnd w:id="401"/>
            <w:r>
              <w:rPr>
                <w:rStyle w:val="CommentReference"/>
                <w:lang w:val="en-CA"/>
              </w:rPr>
              <w:commentReference w:id="401"/>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2"/>
            <w:r w:rsidRPr="00D33B3C">
              <w:rPr>
                <w:rFonts w:ascii="Times New Roman" w:hAnsi="Times New Roman" w:cs="Times New Roman"/>
              </w:rPr>
              <w:t>Ϧ</w:t>
            </w:r>
            <w:r w:rsidRPr="00D33B3C">
              <w:t>ⲉⲛ</w:t>
            </w:r>
            <w:commentRangeEnd w:id="402"/>
            <w:r>
              <w:rPr>
                <w:rStyle w:val="CommentReference"/>
                <w:rFonts w:ascii="Garamond" w:hAnsi="Garamond" w:cstheme="minorBidi"/>
                <w:noProof w:val="0"/>
                <w:lang w:val="en-CA"/>
              </w:rPr>
              <w:commentReference w:id="40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3"/>
            <w:r>
              <w:t xml:space="preserve">miraculous </w:t>
            </w:r>
            <w:commentRangeEnd w:id="403"/>
            <w:r>
              <w:rPr>
                <w:rStyle w:val="CommentReference"/>
                <w:lang w:val="en-CA"/>
              </w:rPr>
              <w:commentReference w:id="403"/>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4"/>
            <w:r>
              <w:t xml:space="preserve">passed </w:t>
            </w:r>
            <w:commentRangeEnd w:id="404"/>
            <w:r>
              <w:rPr>
                <w:rStyle w:val="CommentReference"/>
                <w:lang w:val="en-CA"/>
              </w:rPr>
              <w:commentReference w:id="404"/>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5"/>
            <w:r>
              <w:t xml:space="preserve">praising </w:t>
            </w:r>
            <w:commentRangeEnd w:id="405"/>
            <w:r>
              <w:rPr>
                <w:rStyle w:val="CommentReference"/>
                <w:lang w:val="en-CA"/>
              </w:rPr>
              <w:commentReference w:id="405"/>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06"/>
            <w:r>
              <w:t xml:space="preserve"> </w:t>
            </w:r>
            <w:commentRangeEnd w:id="406"/>
            <w:r>
              <w:rPr>
                <w:rStyle w:val="CommentReference"/>
                <w:lang w:val="en-CA"/>
              </w:rPr>
              <w:commentReference w:id="406"/>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89025C">
        <w:rPr>
          <w:noProof/>
        </w:rPr>
        <w:t>426</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89025C">
        <w:rPr>
          <w:noProof/>
        </w:rPr>
        <w:t>930</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89025C">
        <w:rPr>
          <w:noProof/>
        </w:rPr>
        <w:t>338</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07" w:name="_Ref449954885"/>
      <w:bookmarkStart w:id="408" w:name="_Ref448228178"/>
      <w:r>
        <w:t>The Second Canticle</w:t>
      </w:r>
      <w:bookmarkEnd w:id="407"/>
    </w:p>
    <w:p w14:paraId="31599D65" w14:textId="003E6D1A"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89025C">
        <w:rPr>
          <w:noProof/>
        </w:rPr>
        <w:t>934</w:t>
      </w:r>
      <w:r w:rsidR="007F3F25">
        <w:fldChar w:fldCharType="end"/>
      </w:r>
      <w:r>
        <w:t>, is said.</w:t>
      </w:r>
    </w:p>
    <w:p w14:paraId="55F7FEC9" w14:textId="77777777" w:rsidR="00344A59" w:rsidRDefault="00344A59" w:rsidP="00344A59">
      <w:pPr>
        <w:pStyle w:val="Heading4"/>
      </w:pPr>
      <w:bookmarkStart w:id="409" w:name="_Toc297322055"/>
      <w:bookmarkStart w:id="410" w:name="_Toc297407700"/>
      <w:bookmarkStart w:id="411" w:name="_Ref297493889"/>
      <w:bookmarkStart w:id="412" w:name="_Toc298445752"/>
      <w:bookmarkStart w:id="413" w:name="_Toc298681235"/>
      <w:bookmarkStart w:id="414" w:name="_Toc298447477"/>
      <w:bookmarkStart w:id="415" w:name="_Toc308441895"/>
      <w:bookmarkStart w:id="416" w:name="_Ref434580757"/>
      <w:bookmarkStart w:id="417" w:name="_Ref434580763"/>
      <w:bookmarkStart w:id="418" w:name="_Ref452619873"/>
      <w:bookmarkStart w:id="419" w:name="_Ref452619877"/>
      <w:r>
        <w:t>The Second Canticle: Psalm 135</w:t>
      </w:r>
      <w:bookmarkEnd w:id="409"/>
      <w:bookmarkEnd w:id="410"/>
      <w:bookmarkEnd w:id="411"/>
      <w:bookmarkEnd w:id="412"/>
      <w:bookmarkEnd w:id="413"/>
      <w:bookmarkEnd w:id="414"/>
      <w:bookmarkEnd w:id="415"/>
      <w:bookmarkEnd w:id="416"/>
      <w:bookmarkEnd w:id="417"/>
      <w:bookmarkEnd w:id="418"/>
      <w:bookmarkEnd w:id="419"/>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0"/>
            <w:r w:rsidRPr="00FC3604">
              <w:t>Ⲉⲩⲕ̀ⲗⲏⲣⲟⲛⲟⲙⲓⲁ̀ ⲙ̀ⲡⲉϥⲃⲱⲕ ⲡⲓⲥ̅ⲗ̅</w:t>
            </w:r>
            <w:r w:rsidRPr="00597158">
              <w:t xml:space="preserve"> </w:t>
            </w:r>
            <w:commentRangeEnd w:id="420"/>
            <w:r>
              <w:rPr>
                <w:rStyle w:val="CommentReference"/>
                <w:rFonts w:ascii="Garamond" w:hAnsi="Garamond" w:cstheme="minorBidi"/>
                <w:noProof w:val="0"/>
                <w:lang w:val="en-CA"/>
              </w:rPr>
              <w:commentReference w:id="420"/>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1" w:name="_Toc297322056"/>
      <w:bookmarkStart w:id="422" w:name="_Toc297407701"/>
      <w:bookmarkStart w:id="423" w:name="_Toc298445753"/>
      <w:bookmarkStart w:id="424" w:name="_Toc298681236"/>
      <w:bookmarkStart w:id="425" w:name="_Toc298447478"/>
      <w:bookmarkStart w:id="426" w:name="_Ref452619883"/>
      <w:r>
        <w:t>Psali Adam</w:t>
      </w:r>
      <w:bookmarkEnd w:id="421"/>
      <w:bookmarkEnd w:id="422"/>
      <w:bookmarkEnd w:id="423"/>
      <w:bookmarkEnd w:id="424"/>
      <w:bookmarkEnd w:id="425"/>
      <w:r>
        <w:t xml:space="preserve"> on the Second Canticle</w:t>
      </w:r>
      <w:bookmarkEnd w:id="426"/>
    </w:p>
    <w:p w14:paraId="20E92FDC" w14:textId="77777777" w:rsidR="00344A59" w:rsidRDefault="00344A59" w:rsidP="00344A59">
      <w:pPr>
        <w:pStyle w:val="Heading5non-TOC"/>
      </w:pPr>
      <w:r w:rsidRPr="00D175BB">
        <w:t>Ⲯⲁⲗⲓ Ⲁ̀ⲇⲁⲙ</w:t>
      </w:r>
    </w:p>
    <w:p w14:paraId="2CDDD4E1" w14:textId="0097842C"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89025C">
        <w:rPr>
          <w:noProof/>
        </w:rPr>
        <w:t>938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7"/>
            <w:r w:rsidRPr="004C0CA2">
              <w:t xml:space="preserve">brought </w:t>
            </w:r>
            <w:commentRangeEnd w:id="427"/>
            <w:r>
              <w:rPr>
                <w:rStyle w:val="CommentReference"/>
                <w:rFonts w:eastAsiaTheme="minorHAnsi" w:cstheme="minorBidi"/>
                <w:color w:val="auto"/>
                <w:lang w:val="en-CA"/>
              </w:rPr>
              <w:commentReference w:id="427"/>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89025C">
        <w:rPr>
          <w:noProof/>
        </w:rPr>
        <w:t>989</w:t>
      </w:r>
      <w:r>
        <w:fldChar w:fldCharType="end"/>
      </w:r>
      <w:r>
        <w:t>.</w:t>
      </w:r>
    </w:p>
    <w:bookmarkEnd w:id="408"/>
    <w:p w14:paraId="2E7A68B9" w14:textId="4BEF5E0D" w:rsidR="00D31F38" w:rsidRDefault="00D31F38" w:rsidP="00D31F38">
      <w:pPr>
        <w:jc w:val="left"/>
      </w:pPr>
    </w:p>
    <w:p w14:paraId="2CF40924" w14:textId="6307B7EC" w:rsidR="00A7333E" w:rsidRDefault="00A7333E" w:rsidP="00A7333E">
      <w:pPr>
        <w:pStyle w:val="Heading3"/>
      </w:pPr>
      <w:bookmarkStart w:id="428" w:name="_Ref449954950"/>
      <w:bookmarkStart w:id="429" w:name="_Ref448228188"/>
      <w:r>
        <w:t>Additional Canticles for the Vigil of Joyous Saturday from the Old Testament</w:t>
      </w:r>
      <w:bookmarkEnd w:id="428"/>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lastRenderedPageBreak/>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81"/>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lastRenderedPageBreak/>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5"/>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6"/>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7"/>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8"/>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7D92FC10" w:rsidR="00A7333E" w:rsidRDefault="00A7333E" w:rsidP="00F71B79">
      <w:pPr>
        <w:pStyle w:val="Rubric"/>
      </w:pPr>
      <w:r>
        <w:t>(</w:t>
      </w:r>
      <w:r w:rsidR="00F71B79">
        <w:t>Isaias</w:t>
      </w:r>
      <w:r>
        <w:t xml:space="preserve"> 26:9-20.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lastRenderedPageBreak/>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9"/>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30"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90"/>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1"/>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1" w:name="_Ref450335240"/>
      <w:bookmarkEnd w:id="430"/>
      <w:r>
        <w:t>Additional Canticles for the Vigil of Joyous Saturday from the New Testament</w:t>
      </w:r>
      <w:r w:rsidR="00680B91">
        <w:rPr>
          <w:rStyle w:val="FootnoteReference"/>
        </w:rPr>
        <w:footnoteReference w:id="892"/>
      </w:r>
      <w:bookmarkEnd w:id="431"/>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lastRenderedPageBreak/>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3"/>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2" w:name="_Ref452620197"/>
      <w:r>
        <w:t>The Third Canticle</w:t>
      </w:r>
      <w:bookmarkStart w:id="433" w:name="_Toc297322057"/>
      <w:bookmarkStart w:id="434" w:name="_Toc297407702"/>
      <w:bookmarkStart w:id="435" w:name="_Toc298445754"/>
      <w:bookmarkStart w:id="436" w:name="_Toc298681237"/>
      <w:bookmarkStart w:id="437" w:name="_Toc298447479"/>
      <w:bookmarkStart w:id="438" w:name="_Toc308441896"/>
      <w:bookmarkEnd w:id="429"/>
      <w:bookmarkEnd w:id="432"/>
    </w:p>
    <w:bookmarkEnd w:id="433"/>
    <w:bookmarkEnd w:id="434"/>
    <w:bookmarkEnd w:id="435"/>
    <w:bookmarkEnd w:id="436"/>
    <w:bookmarkEnd w:id="437"/>
    <w:bookmarkEnd w:id="438"/>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w:t>
      </w:r>
      <w:r>
        <w:lastRenderedPageBreak/>
        <w:t xml:space="preserve">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lastRenderedPageBreak/>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9"/>
            <w:r w:rsidRPr="00BE273A">
              <w:t xml:space="preserve">Blessed </w:t>
            </w:r>
            <w:commentRangeEnd w:id="439"/>
            <w:r w:rsidRPr="00BE273A">
              <w:rPr>
                <w:rStyle w:val="CommentReference"/>
                <w:rFonts w:eastAsiaTheme="minorHAnsi"/>
                <w:sz w:val="24"/>
              </w:rPr>
              <w:commentReference w:id="439"/>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4"/>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0"/>
            <w:r w:rsidRPr="00BE273A">
              <w:t>heaven</w:t>
            </w:r>
            <w:commentRangeEnd w:id="440"/>
            <w:r w:rsidRPr="00BE273A">
              <w:rPr>
                <w:rStyle w:val="CommentReference"/>
                <w:rFonts w:eastAsiaTheme="minorHAnsi"/>
                <w:sz w:val="24"/>
              </w:rPr>
              <w:commentReference w:id="440"/>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1"/>
            <w:r w:rsidRPr="00BE273A">
              <w:t xml:space="preserve">clouds </w:t>
            </w:r>
            <w:commentRangeEnd w:id="441"/>
            <w:r w:rsidRPr="00BE273A">
              <w:rPr>
                <w:rStyle w:val="CommentReference"/>
                <w:rFonts w:eastAsiaTheme="minorHAnsi"/>
                <w:sz w:val="24"/>
              </w:rPr>
              <w:commentReference w:id="441"/>
            </w:r>
            <w:r w:rsidRPr="00BE273A">
              <w:t>and winds: Praise Him and exalt Him above all forever.</w:t>
            </w:r>
            <w:r w:rsidR="00426715">
              <w:rPr>
                <w:rStyle w:val="FootnoteReference"/>
              </w:rPr>
              <w:footnoteReference w:id="895"/>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2"/>
            <w:r w:rsidRPr="00BE273A">
              <w:t xml:space="preserve">Bless </w:t>
            </w:r>
            <w:commentRangeEnd w:id="442"/>
            <w:r w:rsidRPr="00BE273A">
              <w:rPr>
                <w:rStyle w:val="CommentReference"/>
                <w:rFonts w:eastAsiaTheme="minorHAnsi"/>
                <w:sz w:val="24"/>
              </w:rPr>
              <w:commentReference w:id="442"/>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3"/>
            <w:r w:rsidRPr="00BE273A">
              <w:t>falling snow</w:t>
            </w:r>
            <w:commentRangeEnd w:id="443"/>
            <w:r w:rsidRPr="00BE273A">
              <w:rPr>
                <w:rStyle w:val="CommentReference"/>
                <w:rFonts w:eastAsiaTheme="minorHAnsi"/>
                <w:sz w:val="24"/>
              </w:rPr>
              <w:commentReference w:id="443"/>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4"/>
            <w:r w:rsidRPr="00BE273A">
              <w:t xml:space="preserve">Bless </w:t>
            </w:r>
            <w:commentRangeEnd w:id="444"/>
            <w:r w:rsidRPr="00BE273A">
              <w:rPr>
                <w:rStyle w:val="CommentReference"/>
                <w:rFonts w:eastAsiaTheme="minorHAnsi"/>
                <w:sz w:val="24"/>
              </w:rPr>
              <w:commentReference w:id="444"/>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6"/>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45"/>
            <w:r w:rsidRPr="00BE273A">
              <w:t xml:space="preserve">Bless </w:t>
            </w:r>
            <w:commentRangeEnd w:id="445"/>
            <w:r w:rsidRPr="00BE273A">
              <w:rPr>
                <w:rStyle w:val="CommentReference"/>
                <w:rFonts w:eastAsiaTheme="minorHAnsi"/>
                <w:sz w:val="24"/>
              </w:rPr>
              <w:commentReference w:id="445"/>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46"/>
            <w:r w:rsidRPr="00BE273A">
              <w:t xml:space="preserve">ye </w:t>
            </w:r>
            <w:commentRangeEnd w:id="446"/>
            <w:r>
              <w:rPr>
                <w:rStyle w:val="CommentReference"/>
                <w:rFonts w:eastAsiaTheme="minorHAnsi" w:cstheme="minorBidi"/>
                <w:color w:val="auto"/>
                <w:lang w:val="en-CA"/>
              </w:rPr>
              <w:commentReference w:id="446"/>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7"/>
            <w:r w:rsidRPr="00BE273A">
              <w:t>whales</w:t>
            </w:r>
            <w:r w:rsidR="007757C9">
              <w:rPr>
                <w:rStyle w:val="FootnoteReference"/>
              </w:rPr>
              <w:footnoteReference w:id="897"/>
            </w:r>
            <w:r w:rsidRPr="00BE273A">
              <w:t xml:space="preserve"> </w:t>
            </w:r>
            <w:commentRangeEnd w:id="447"/>
            <w:r w:rsidRPr="00BE273A">
              <w:rPr>
                <w:rStyle w:val="CommentReference"/>
                <w:rFonts w:eastAsiaTheme="minorHAnsi"/>
                <w:sz w:val="24"/>
              </w:rPr>
              <w:commentReference w:id="447"/>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8"/>
            <w:r w:rsidRPr="00BE273A">
              <w:t xml:space="preserve"> </w:t>
            </w:r>
            <w:commentRangeEnd w:id="448"/>
            <w:r w:rsidRPr="00BE273A">
              <w:rPr>
                <w:rStyle w:val="CommentReference"/>
                <w:rFonts w:eastAsiaTheme="minorHAnsi"/>
                <w:sz w:val="24"/>
              </w:rPr>
              <w:commentReference w:id="448"/>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9"/>
            <w:r w:rsidRPr="00BE273A">
              <w:t xml:space="preserve"> </w:t>
            </w:r>
            <w:commentRangeEnd w:id="449"/>
            <w:r w:rsidRPr="00BE273A">
              <w:rPr>
                <w:rStyle w:val="CommentReference"/>
                <w:rFonts w:eastAsiaTheme="minorHAnsi"/>
                <w:sz w:val="24"/>
              </w:rPr>
              <w:commentReference w:id="449"/>
            </w:r>
            <w:r w:rsidRPr="00BE273A">
              <w:t xml:space="preserve">of men; </w:t>
            </w:r>
            <w:r w:rsidR="007757C9">
              <w:t>[</w:t>
            </w:r>
            <w:r w:rsidRPr="00BE273A">
              <w:t>worship the Lord</w:t>
            </w:r>
            <w:r w:rsidR="007757C9">
              <w:t>]</w:t>
            </w:r>
            <w:r w:rsidR="007757C9">
              <w:rPr>
                <w:rStyle w:val="FootnoteReference"/>
              </w:rPr>
              <w:footnoteReference w:id="898"/>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0"/>
            <w:r w:rsidR="00D31F38" w:rsidRPr="00BE273A">
              <w:t xml:space="preserve">of </w:t>
            </w:r>
            <w:commentRangeEnd w:id="450"/>
            <w:r w:rsidR="00D31F38" w:rsidRPr="00BE273A">
              <w:rPr>
                <w:rStyle w:val="CommentReference"/>
                <w:rFonts w:eastAsiaTheme="minorHAnsi"/>
                <w:sz w:val="24"/>
              </w:rPr>
              <w:commentReference w:id="450"/>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lastRenderedPageBreak/>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9"/>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1"/>
            <w:r w:rsidRPr="00BE273A">
              <w:t xml:space="preserve">Bless </w:t>
            </w:r>
            <w:commentRangeEnd w:id="451"/>
            <w:r w:rsidRPr="00BE273A">
              <w:rPr>
                <w:rStyle w:val="CommentReference"/>
                <w:rFonts w:eastAsiaTheme="minorHAnsi"/>
                <w:sz w:val="24"/>
              </w:rPr>
              <w:commentReference w:id="451"/>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2" w:name="_Toc297322058"/>
      <w:bookmarkStart w:id="453" w:name="_Toc297407703"/>
      <w:bookmarkStart w:id="454" w:name="_Toc298445755"/>
      <w:bookmarkStart w:id="455" w:name="_Toc298681238"/>
      <w:bookmarkStart w:id="456" w:name="_Toc298447480"/>
      <w:r>
        <w:t>The Third Canticle: The Song of the Three Children—Abridged</w:t>
      </w:r>
      <w:r w:rsidR="003641E3">
        <w:rPr>
          <w:rStyle w:val="FootnoteReference"/>
        </w:rPr>
        <w:footnoteReference w:id="90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7"/>
            <w:r w:rsidRPr="00BE273A">
              <w:t xml:space="preserve">Blessed </w:t>
            </w:r>
            <w:commentRangeEnd w:id="457"/>
            <w:r w:rsidRPr="00BE273A">
              <w:rPr>
                <w:rStyle w:val="CommentReference"/>
                <w:rFonts w:eastAsiaTheme="minorHAnsi"/>
                <w:sz w:val="24"/>
              </w:rPr>
              <w:commentReference w:id="457"/>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lastRenderedPageBreak/>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1"/>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8"/>
            <w:r w:rsidRPr="00BE273A">
              <w:t>heaven</w:t>
            </w:r>
            <w:commentRangeEnd w:id="458"/>
            <w:r w:rsidRPr="00BE273A">
              <w:rPr>
                <w:rStyle w:val="CommentReference"/>
                <w:rFonts w:eastAsiaTheme="minorHAnsi"/>
                <w:sz w:val="24"/>
              </w:rPr>
              <w:commentReference w:id="458"/>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9"/>
            <w:r w:rsidRPr="00BE273A">
              <w:t>falling snow</w:t>
            </w:r>
            <w:commentRangeEnd w:id="459"/>
            <w:r w:rsidRPr="00BE273A">
              <w:rPr>
                <w:rStyle w:val="CommentReference"/>
                <w:rFonts w:eastAsiaTheme="minorHAnsi"/>
                <w:sz w:val="24"/>
              </w:rPr>
              <w:commentReference w:id="459"/>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0"/>
            <w:r w:rsidRPr="00BE273A">
              <w:t xml:space="preserve">Bless </w:t>
            </w:r>
            <w:commentRangeEnd w:id="460"/>
            <w:r w:rsidRPr="00BE273A">
              <w:rPr>
                <w:rStyle w:val="CommentReference"/>
                <w:rFonts w:eastAsiaTheme="minorHAnsi"/>
                <w:sz w:val="24"/>
              </w:rPr>
              <w:commentReference w:id="460"/>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2"/>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61"/>
            <w:r w:rsidRPr="00BE273A">
              <w:t xml:space="preserve">Bless </w:t>
            </w:r>
            <w:commentRangeEnd w:id="461"/>
            <w:r w:rsidRPr="00BE273A">
              <w:rPr>
                <w:rStyle w:val="CommentReference"/>
                <w:rFonts w:eastAsiaTheme="minorHAnsi"/>
                <w:sz w:val="24"/>
              </w:rPr>
              <w:commentReference w:id="461"/>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lastRenderedPageBreak/>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2"/>
            <w:r w:rsidRPr="00BE273A">
              <w:t xml:space="preserve"> </w:t>
            </w:r>
            <w:commentRangeEnd w:id="462"/>
            <w:r w:rsidRPr="00BE273A">
              <w:rPr>
                <w:rStyle w:val="CommentReference"/>
                <w:rFonts w:eastAsiaTheme="minorHAnsi"/>
                <w:sz w:val="24"/>
              </w:rPr>
              <w:commentReference w:id="462"/>
            </w:r>
            <w:r w:rsidRPr="00BE273A">
              <w:t xml:space="preserve">of men; </w:t>
            </w:r>
            <w:r>
              <w:t>[</w:t>
            </w:r>
            <w:r w:rsidRPr="00BE273A">
              <w:t>worship the Lord</w:t>
            </w:r>
            <w:r>
              <w:t>]</w:t>
            </w:r>
            <w:r>
              <w:rPr>
                <w:rStyle w:val="FootnoteReference"/>
              </w:rPr>
              <w:footnoteReference w:id="903"/>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3"/>
            <w:r w:rsidR="003758F4" w:rsidRPr="00BE273A">
              <w:t xml:space="preserve">of </w:t>
            </w:r>
            <w:commentRangeEnd w:id="463"/>
            <w:r w:rsidR="003758F4" w:rsidRPr="00BE273A">
              <w:rPr>
                <w:rStyle w:val="CommentReference"/>
                <w:rFonts w:eastAsiaTheme="minorHAnsi"/>
                <w:sz w:val="24"/>
              </w:rPr>
              <w:commentReference w:id="463"/>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4"/>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65" w:name="_Ref452620282"/>
      <w:r>
        <w:t>Psali Batos</w:t>
      </w:r>
      <w:bookmarkEnd w:id="452"/>
      <w:bookmarkEnd w:id="453"/>
      <w:bookmarkEnd w:id="454"/>
      <w:bookmarkEnd w:id="455"/>
      <w:bookmarkEnd w:id="456"/>
      <w:r w:rsidR="009E143A">
        <w:t xml:space="preserve"> on the Third Canticle</w:t>
      </w:r>
      <w:bookmarkEnd w:id="465"/>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66"/>
            <w:r>
              <w:t>Giver</w:t>
            </w:r>
            <w:r w:rsidRPr="00C05A5B">
              <w:t xml:space="preserve"> </w:t>
            </w:r>
            <w:commentRangeEnd w:id="466"/>
            <w:r>
              <w:rPr>
                <w:rStyle w:val="CommentReference"/>
                <w:rFonts w:eastAsiaTheme="minorHAnsi" w:cstheme="minorBidi"/>
                <w:color w:val="auto"/>
                <w:lang w:val="en-CA"/>
              </w:rPr>
              <w:commentReference w:id="466"/>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67"/>
            <w:r w:rsidRPr="00C05A5B">
              <w:t>nanias</w:t>
            </w:r>
            <w:commentRangeEnd w:id="467"/>
            <w:r>
              <w:rPr>
                <w:rStyle w:val="CommentReference"/>
                <w:rFonts w:eastAsiaTheme="minorHAnsi" w:cstheme="minorBidi"/>
                <w:color w:val="auto"/>
                <w:lang w:val="en-CA"/>
              </w:rPr>
              <w:commentReference w:id="467"/>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8"/>
            <w:r w:rsidRPr="00C05A5B">
              <w:t>Morning</w:t>
            </w:r>
            <w:commentRangeEnd w:id="468"/>
            <w:r>
              <w:rPr>
                <w:rStyle w:val="CommentReference"/>
                <w:rFonts w:eastAsiaTheme="minorHAnsi" w:cstheme="minorBidi"/>
                <w:color w:val="auto"/>
                <w:lang w:val="en-CA"/>
              </w:rPr>
              <w:commentReference w:id="468"/>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9"/>
            <w:r w:rsidRPr="00C05A5B">
              <w:t>Emmanuel</w:t>
            </w:r>
            <w:commentRangeEnd w:id="469"/>
            <w:r>
              <w:rPr>
                <w:rStyle w:val="CommentReference"/>
                <w:rFonts w:eastAsiaTheme="minorHAnsi" w:cstheme="minorBidi"/>
                <w:color w:val="auto"/>
                <w:lang w:val="en-CA"/>
              </w:rPr>
              <w:commentReference w:id="469"/>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0"/>
            <w:r w:rsidRPr="00C05A5B">
              <w:t xml:space="preserve">Proclaim </w:t>
            </w:r>
            <w:commentRangeEnd w:id="470"/>
            <w:r>
              <w:rPr>
                <w:rStyle w:val="CommentReference"/>
                <w:rFonts w:eastAsiaTheme="minorHAnsi" w:cstheme="minorBidi"/>
                <w:color w:val="auto"/>
                <w:lang w:val="en-CA"/>
              </w:rPr>
              <w:commentReference w:id="470"/>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lastRenderedPageBreak/>
              <w:t>¿</w:t>
            </w:r>
          </w:p>
        </w:tc>
        <w:tc>
          <w:tcPr>
            <w:tcW w:w="3960" w:type="dxa"/>
          </w:tcPr>
          <w:p w14:paraId="7E8DDB61" w14:textId="77777777" w:rsidR="00D31F38" w:rsidRPr="00C05A5B" w:rsidRDefault="00D31F38" w:rsidP="00E35F1F">
            <w:pPr>
              <w:pStyle w:val="EngHang"/>
              <w:rPr>
                <w:szCs w:val="20"/>
              </w:rPr>
            </w:pPr>
            <w:r>
              <w:t xml:space="preserve">Gather and </w:t>
            </w:r>
            <w:commentRangeStart w:id="471"/>
            <w:r>
              <w:t>persevere</w:t>
            </w:r>
            <w:commentRangeEnd w:id="471"/>
            <w:r>
              <w:rPr>
                <w:rStyle w:val="CommentReference"/>
                <w:rFonts w:eastAsiaTheme="minorHAnsi" w:cstheme="minorBidi"/>
                <w:color w:val="auto"/>
                <w:lang w:val="en-CA"/>
              </w:rPr>
              <w:commentReference w:id="471"/>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2"/>
            <w:r>
              <w:t>presbyters</w:t>
            </w:r>
            <w:commentRangeEnd w:id="472"/>
            <w:r>
              <w:rPr>
                <w:rStyle w:val="CommentReference"/>
                <w:rFonts w:eastAsiaTheme="minorHAnsi" w:cstheme="minorBidi"/>
                <w:color w:val="auto"/>
                <w:lang w:val="en-CA"/>
              </w:rPr>
              <w:commentReference w:id="472"/>
            </w:r>
            <w:r w:rsidRPr="00C05A5B">
              <w:t>:</w:t>
            </w:r>
          </w:p>
          <w:p w14:paraId="0639E799" w14:textId="42F5BA8C" w:rsidR="00D31F38" w:rsidRDefault="00985EC5" w:rsidP="00E35F1F">
            <w:pPr>
              <w:pStyle w:val="EngHang"/>
            </w:pPr>
            <w:r>
              <w:t>“</w:t>
            </w:r>
            <w:commentRangeStart w:id="473"/>
            <w:r w:rsidR="00D31F38">
              <w:t>Bless</w:t>
            </w:r>
            <w:commentRangeEnd w:id="473"/>
            <w:r w:rsidR="00D31F38">
              <w:rPr>
                <w:rStyle w:val="CommentReference"/>
                <w:rFonts w:eastAsiaTheme="minorHAnsi" w:cstheme="minorBidi"/>
                <w:color w:val="auto"/>
                <w:lang w:val="en-CA"/>
              </w:rPr>
              <w:commentReference w:id="473"/>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4"/>
            <w:r>
              <w:t>day</w:t>
            </w:r>
            <w:commentRangeEnd w:id="474"/>
            <w:r>
              <w:rPr>
                <w:rStyle w:val="CommentReference"/>
                <w:rFonts w:eastAsiaTheme="minorHAnsi" w:cstheme="minorBidi"/>
                <w:color w:val="auto"/>
                <w:lang w:val="en-CA"/>
              </w:rPr>
              <w:commentReference w:id="474"/>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75"/>
            <w:r w:rsidRPr="00C05A5B">
              <w:t xml:space="preserve">souls </w:t>
            </w:r>
            <w:commentRangeEnd w:id="475"/>
            <w:r>
              <w:rPr>
                <w:rStyle w:val="CommentReference"/>
                <w:rFonts w:eastAsiaTheme="minorHAnsi" w:cstheme="minorBidi"/>
                <w:color w:val="auto"/>
                <w:lang w:val="en-CA"/>
              </w:rPr>
              <w:commentReference w:id="475"/>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76"/>
            <w:r w:rsidRPr="00C05A5B">
              <w:t>sea</w:t>
            </w:r>
            <w:commentRangeEnd w:id="476"/>
            <w:r>
              <w:rPr>
                <w:rStyle w:val="CommentReference"/>
                <w:rFonts w:eastAsiaTheme="minorHAnsi" w:cstheme="minorBidi"/>
                <w:color w:val="auto"/>
                <w:lang w:val="en-CA"/>
              </w:rPr>
              <w:commentReference w:id="476"/>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lastRenderedPageBreak/>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77"/>
            <w:r w:rsidR="00D31F38" w:rsidRPr="00C05A5B">
              <w:t xml:space="preserve">all </w:t>
            </w:r>
            <w:commentRangeEnd w:id="477"/>
            <w:r w:rsidR="00D31F38">
              <w:rPr>
                <w:rStyle w:val="CommentReference"/>
                <w:rFonts w:eastAsiaTheme="minorHAnsi" w:cstheme="minorBidi"/>
                <w:color w:val="auto"/>
                <w:lang w:val="en-CA"/>
              </w:rPr>
              <w:commentReference w:id="477"/>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8"/>
            <w:r w:rsidRPr="00C05A5B">
              <w:t>heretics</w:t>
            </w:r>
            <w:commentRangeEnd w:id="478"/>
            <w:r>
              <w:rPr>
                <w:rStyle w:val="CommentReference"/>
                <w:rFonts w:eastAsiaTheme="minorHAnsi" w:cstheme="minorBidi"/>
                <w:color w:val="auto"/>
                <w:lang w:val="en-CA"/>
              </w:rPr>
              <w:commentReference w:id="478"/>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9"/>
            <w:r w:rsidRPr="00C05A5B">
              <w:t xml:space="preserve">spirits </w:t>
            </w:r>
            <w:commentRangeEnd w:id="479"/>
            <w:r>
              <w:rPr>
                <w:rStyle w:val="CommentReference"/>
                <w:rFonts w:eastAsiaTheme="minorHAnsi" w:cstheme="minorBidi"/>
                <w:color w:val="auto"/>
                <w:lang w:val="en-CA"/>
              </w:rPr>
              <w:commentReference w:id="479"/>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0"/>
            <w:r>
              <w:t>contrite</w:t>
            </w:r>
            <w:r w:rsidRPr="00C05A5B">
              <w:t xml:space="preserve"> </w:t>
            </w:r>
            <w:commentRangeEnd w:id="480"/>
            <w:r>
              <w:rPr>
                <w:rStyle w:val="CommentReference"/>
                <w:rFonts w:eastAsiaTheme="minorHAnsi" w:cstheme="minorBidi"/>
                <w:color w:val="auto"/>
                <w:lang w:val="en-CA"/>
              </w:rPr>
              <w:commentReference w:id="480"/>
            </w:r>
            <w:commentRangeStart w:id="481"/>
            <w:r w:rsidRPr="00C05A5B">
              <w:t>hearts</w:t>
            </w:r>
            <w:commentRangeEnd w:id="481"/>
            <w:r>
              <w:rPr>
                <w:rStyle w:val="CommentReference"/>
                <w:rFonts w:eastAsiaTheme="minorHAnsi" w:cstheme="minorBidi"/>
                <w:color w:val="auto"/>
                <w:lang w:val="en-CA"/>
              </w:rPr>
              <w:commentReference w:id="481"/>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2"/>
            <w:r w:rsidRPr="00C05A5B">
              <w:t>Make haste and be very attentive</w:t>
            </w:r>
            <w:commentRangeEnd w:id="482"/>
            <w:r>
              <w:rPr>
                <w:rStyle w:val="CommentReference"/>
                <w:rFonts w:eastAsiaTheme="minorHAnsi" w:cstheme="minorBidi"/>
                <w:color w:val="auto"/>
                <w:lang w:val="en-CA"/>
              </w:rPr>
              <w:commentReference w:id="482"/>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3"/>
            <w:r w:rsidRPr="00C05A5B">
              <w:t xml:space="preserve">righteous </w:t>
            </w:r>
            <w:commentRangeEnd w:id="483"/>
            <w:r>
              <w:rPr>
                <w:rStyle w:val="CommentReference"/>
                <w:rFonts w:eastAsiaTheme="minorHAnsi" w:cstheme="minorBidi"/>
                <w:color w:val="auto"/>
                <w:lang w:val="en-CA"/>
              </w:rPr>
              <w:commentReference w:id="483"/>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4"/>
            <w:r w:rsidR="00D31F38">
              <w:t>condemned</w:t>
            </w:r>
            <w:commentRangeEnd w:id="484"/>
            <w:r w:rsidR="00D31F38">
              <w:rPr>
                <w:rStyle w:val="CommentReference"/>
                <w:rFonts w:eastAsiaTheme="minorHAnsi" w:cstheme="minorBidi"/>
                <w:color w:val="auto"/>
                <w:lang w:val="en-CA"/>
              </w:rPr>
              <w:commentReference w:id="484"/>
            </w:r>
            <w:r w:rsidR="00D31F38" w:rsidRPr="00C05A5B">
              <w:t xml:space="preserve">, </w:t>
            </w:r>
          </w:p>
          <w:p w14:paraId="25CD9610" w14:textId="77777777" w:rsidR="00D31F38" w:rsidRDefault="00D31F38" w:rsidP="00E35F1F">
            <w:pPr>
              <w:pStyle w:val="EngHang"/>
            </w:pPr>
            <w:r w:rsidRPr="00C05A5B">
              <w:t xml:space="preserve">That he may </w:t>
            </w:r>
            <w:commentRangeStart w:id="485"/>
            <w:r w:rsidRPr="00C05A5B">
              <w:t xml:space="preserve">join </w:t>
            </w:r>
            <w:commentRangeEnd w:id="485"/>
            <w:r>
              <w:rPr>
                <w:rStyle w:val="CommentReference"/>
                <w:rFonts w:eastAsiaTheme="minorHAnsi" w:cstheme="minorBidi"/>
                <w:color w:val="auto"/>
                <w:lang w:val="en-CA"/>
              </w:rPr>
              <w:commentReference w:id="485"/>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5B13C13F" w:rsidR="00D31F38" w:rsidRDefault="00D31F38" w:rsidP="00D31F38">
      <w:pPr>
        <w:pStyle w:val="Rubric"/>
      </w:pPr>
      <w:r>
        <w:lastRenderedPageBreak/>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89025C">
        <w:rPr>
          <w:noProof/>
        </w:rPr>
        <w:t>942</w:t>
      </w:r>
      <w:r>
        <w:fldChar w:fldCharType="end"/>
      </w:r>
      <w:r>
        <w:t>.</w:t>
      </w:r>
    </w:p>
    <w:p w14:paraId="1CC85704" w14:textId="77777777" w:rsidR="00D31F38" w:rsidRDefault="00D31F38" w:rsidP="00F4219E">
      <w:pPr>
        <w:pStyle w:val="Heading3"/>
      </w:pPr>
      <w:bookmarkStart w:id="486" w:name="_Toc297322059"/>
      <w:bookmarkStart w:id="487" w:name="_Toc297407704"/>
      <w:bookmarkStart w:id="488" w:name="_Toc298445756"/>
      <w:bookmarkStart w:id="489" w:name="_Toc298681239"/>
      <w:bookmarkStart w:id="490" w:name="_Toc298447481"/>
      <w:bookmarkStart w:id="491" w:name="_Ref452620367"/>
      <w:bookmarkStart w:id="492" w:name="_Ref452620370"/>
      <w:r>
        <w:t>We Follow You</w:t>
      </w:r>
      <w:bookmarkEnd w:id="486"/>
      <w:bookmarkEnd w:id="487"/>
      <w:bookmarkEnd w:id="488"/>
      <w:bookmarkEnd w:id="489"/>
      <w:bookmarkEnd w:id="490"/>
      <w:bookmarkEnd w:id="491"/>
      <w:bookmarkEnd w:id="492"/>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lastRenderedPageBreak/>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3" w:name="_Toc297322060"/>
      <w:bookmarkStart w:id="494" w:name="_Toc297407705"/>
      <w:bookmarkStart w:id="495" w:name="_Toc298445757"/>
      <w:bookmarkStart w:id="496" w:name="_Toc298681240"/>
      <w:bookmarkStart w:id="497" w:name="_Toc298447482"/>
      <w:bookmarkStart w:id="498" w:name="_Toc308441897"/>
      <w:bookmarkStart w:id="499" w:name="_Ref448228216"/>
      <w:bookmarkStart w:id="500" w:name="_Ref448228224"/>
      <w:bookmarkStart w:id="501" w:name="_Ref452620378"/>
      <w:bookmarkStart w:id="502" w:name="_Ref452620382"/>
      <w:r>
        <w:lastRenderedPageBreak/>
        <w:t>The Communion of the Saints</w:t>
      </w:r>
      <w:bookmarkEnd w:id="493"/>
      <w:bookmarkEnd w:id="494"/>
      <w:bookmarkEnd w:id="495"/>
      <w:bookmarkEnd w:id="496"/>
      <w:bookmarkEnd w:id="497"/>
      <w:bookmarkEnd w:id="498"/>
      <w:bookmarkEnd w:id="499"/>
      <w:bookmarkEnd w:id="500"/>
      <w:bookmarkEnd w:id="501"/>
      <w:bookmarkEnd w:id="502"/>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3"/>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3"/>
            <w:r>
              <w:rPr>
                <w:rStyle w:val="CommentReference"/>
                <w:rFonts w:ascii="Garamond" w:hAnsi="Garamond" w:cstheme="minorBidi"/>
                <w:noProof w:val="0"/>
                <w:lang w:val="en-CA"/>
              </w:rPr>
              <w:commentReference w:id="503"/>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lastRenderedPageBreak/>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4"/>
            <w:r w:rsidRPr="00006239">
              <w:t>My</w:t>
            </w:r>
            <w:commentRangeEnd w:id="504"/>
            <w:r>
              <w:rPr>
                <w:rStyle w:val="CommentReference"/>
                <w:rFonts w:eastAsiaTheme="minorHAnsi" w:cstheme="minorBidi"/>
                <w:color w:val="auto"/>
                <w:lang w:val="en-CA"/>
              </w:rPr>
              <w:commentReference w:id="504"/>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05"/>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05"/>
            <w:r>
              <w:rPr>
                <w:rStyle w:val="CommentReference"/>
                <w:rFonts w:ascii="Garamond" w:hAnsi="Garamond" w:cstheme="minorBidi"/>
                <w:noProof w:val="0"/>
                <w:lang w:val="en-CA"/>
              </w:rPr>
              <w:commentReference w:id="505"/>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lastRenderedPageBreak/>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lastRenderedPageBreak/>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06"/>
            <w:r w:rsidRPr="00FC3604">
              <w:t>ⲡⲓϣⲟⲙⲧ ϣⲉ ⲙⲏⲧ ϣ̀ⲙⲏⲛ</w:t>
            </w:r>
            <w:commentRangeEnd w:id="506"/>
            <w:r>
              <w:rPr>
                <w:rStyle w:val="CommentReference"/>
                <w:rFonts w:ascii="Garamond" w:hAnsi="Garamond" w:cstheme="minorBidi"/>
                <w:noProof w:val="0"/>
                <w:lang w:val="en-CA"/>
              </w:rPr>
              <w:commentReference w:id="506"/>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07"/>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07"/>
            <w:r>
              <w:rPr>
                <w:rStyle w:val="CommentReference"/>
                <w:rFonts w:eastAsiaTheme="minorHAnsi" w:cstheme="minorBidi"/>
                <w:color w:val="auto"/>
                <w:lang w:val="en-CA"/>
              </w:rPr>
              <w:commentReference w:id="507"/>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08"/>
            <w:r w:rsidRPr="00645C3A">
              <w:t xml:space="preserve">Pray </w:t>
            </w:r>
            <w:commentRangeEnd w:id="508"/>
            <w:r>
              <w:rPr>
                <w:rStyle w:val="CommentReference"/>
                <w:rFonts w:eastAsiaTheme="minorHAnsi" w:cstheme="minorBidi"/>
                <w:color w:val="auto"/>
                <w:lang w:val="en-CA"/>
              </w:rPr>
              <w:commentReference w:id="508"/>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09"/>
            </w:r>
          </w:p>
        </w:tc>
      </w:tr>
    </w:tbl>
    <w:p w14:paraId="38417DCC" w14:textId="77777777" w:rsidR="00D31F38" w:rsidRDefault="00D31F38" w:rsidP="00D31F38">
      <w:pPr>
        <w:pStyle w:val="Heading4"/>
      </w:pPr>
      <w:bookmarkStart w:id="510" w:name="_Toc298681241"/>
      <w:bookmarkStart w:id="511" w:name="_Toc308441898"/>
      <w:r>
        <w:t xml:space="preserve">A </w:t>
      </w:r>
      <w:commentRangeStart w:id="512"/>
      <w:r>
        <w:t xml:space="preserve">Short </w:t>
      </w:r>
      <w:commentRangeEnd w:id="512"/>
      <w:r>
        <w:rPr>
          <w:rStyle w:val="CommentReference"/>
          <w:rFonts w:eastAsiaTheme="minorHAnsi" w:cstheme="minorBidi"/>
          <w:b w:val="0"/>
          <w:bCs w:val="0"/>
        </w:rPr>
        <w:commentReference w:id="512"/>
      </w:r>
      <w:commentRangeStart w:id="513"/>
      <w:r>
        <w:t xml:space="preserve">Communion </w:t>
      </w:r>
      <w:commentRangeEnd w:id="513"/>
      <w:r>
        <w:rPr>
          <w:rStyle w:val="CommentReference"/>
          <w:rFonts w:eastAsiaTheme="minorHAnsi" w:cstheme="minorBidi"/>
          <w:b w:val="0"/>
          <w:bCs w:val="0"/>
        </w:rPr>
        <w:commentReference w:id="513"/>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4"/>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4"/>
            <w:r>
              <w:rPr>
                <w:rStyle w:val="CommentReference"/>
                <w:rFonts w:ascii="Garamond" w:hAnsi="Garamond" w:cstheme="minorBidi"/>
                <w:noProof w:val="0"/>
                <w:lang w:val="en-CA"/>
              </w:rPr>
              <w:commentReference w:id="514"/>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15"/>
            <w:r w:rsidRPr="00006239">
              <w:t>My</w:t>
            </w:r>
            <w:commentRangeEnd w:id="515"/>
            <w:r>
              <w:rPr>
                <w:rStyle w:val="CommentReference"/>
                <w:rFonts w:eastAsiaTheme="minorHAnsi" w:cstheme="minorBidi"/>
                <w:color w:val="auto"/>
                <w:lang w:val="en-CA"/>
              </w:rPr>
              <w:commentReference w:id="515"/>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16"/>
            <w:r w:rsidRPr="00FC3604">
              <w:t>ⲡⲓϣⲟⲙⲧ ϣⲉ ⲙⲏⲧ ϣ̀ⲙⲏⲛ</w:t>
            </w:r>
            <w:commentRangeEnd w:id="516"/>
            <w:r>
              <w:rPr>
                <w:rStyle w:val="CommentReference"/>
                <w:rFonts w:ascii="Garamond" w:hAnsi="Garamond" w:cstheme="minorBidi"/>
                <w:noProof w:val="0"/>
                <w:lang w:val="en-CA"/>
              </w:rPr>
              <w:commentReference w:id="516"/>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17"/>
            <w:r w:rsidRPr="000100FF">
              <w:t xml:space="preserve">Pray </w:t>
            </w:r>
            <w:commentRangeEnd w:id="517"/>
            <w:r>
              <w:rPr>
                <w:rStyle w:val="CommentReference"/>
                <w:rFonts w:eastAsiaTheme="minorHAnsi" w:cstheme="minorBidi"/>
                <w:color w:val="auto"/>
                <w:lang w:val="en-CA"/>
              </w:rPr>
              <w:commentReference w:id="517"/>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18"/>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18"/>
            <w:r>
              <w:rPr>
                <w:rStyle w:val="CommentReference"/>
                <w:rFonts w:eastAsiaTheme="minorHAnsi" w:cstheme="minorBidi"/>
                <w:color w:val="auto"/>
                <w:lang w:val="en-CA"/>
              </w:rPr>
              <w:commentReference w:id="518"/>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19" w:name="_Ref448228235"/>
      <w:r>
        <w:rPr>
          <w:lang w:val="en-US"/>
        </w:rPr>
        <w:t>The Doxologies</w:t>
      </w:r>
      <w:bookmarkEnd w:id="510"/>
      <w:bookmarkEnd w:id="511"/>
      <w:bookmarkEnd w:id="519"/>
    </w:p>
    <w:p w14:paraId="04E32178" w14:textId="149795CE" w:rsidR="00D31F38" w:rsidRDefault="00D31F38" w:rsidP="00266A55">
      <w:pPr>
        <w:pStyle w:val="Rubric"/>
        <w:rPr>
          <w:lang w:val="en-US"/>
        </w:rPr>
      </w:pPr>
      <w:bookmarkStart w:id="520"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89025C">
        <w:rPr>
          <w:noProof/>
          <w:lang w:val="en-US"/>
        </w:rPr>
        <w:t>561</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21" w:name="_Toc308441900"/>
      <w:bookmarkStart w:id="522" w:name="_Ref434487886"/>
      <w:bookmarkStart w:id="523" w:name="_Ref434487891"/>
      <w:r>
        <w:rPr>
          <w:lang w:val="en-US"/>
        </w:rPr>
        <w:t>The Doxology of the Virgin for Midnight Praise</w:t>
      </w:r>
      <w:bookmarkEnd w:id="521"/>
      <w:bookmarkEnd w:id="522"/>
      <w:bookmarkEnd w:id="523"/>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4"/>
            <w:r>
              <w:t>Godhead</w:t>
            </w:r>
            <w:commentRangeEnd w:id="524"/>
            <w:r>
              <w:rPr>
                <w:rStyle w:val="CommentReference"/>
                <w:rFonts w:eastAsiaTheme="minorHAnsi" w:cstheme="minorBidi"/>
                <w:color w:val="auto"/>
                <w:lang w:val="en-CA"/>
              </w:rPr>
              <w:commentReference w:id="524"/>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lastRenderedPageBreak/>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25"/>
            <w:r>
              <w:t xml:space="preserve">to </w:t>
            </w:r>
            <w:commentRangeEnd w:id="525"/>
            <w:r>
              <w:rPr>
                <w:rStyle w:val="CommentReference"/>
                <w:rFonts w:eastAsiaTheme="minorHAnsi" w:cstheme="minorBidi"/>
                <w:color w:val="auto"/>
                <w:lang w:val="en-CA"/>
              </w:rPr>
              <w:commentReference w:id="525"/>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5"/>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26"/>
            <w:r>
              <w:t xml:space="preserve">faithful </w:t>
            </w:r>
            <w:commentRangeEnd w:id="526"/>
            <w:r>
              <w:rPr>
                <w:rStyle w:val="CommentReference"/>
                <w:rFonts w:eastAsiaTheme="minorHAnsi" w:cstheme="minorBidi"/>
                <w:color w:val="auto"/>
                <w:lang w:val="en-CA"/>
              </w:rPr>
              <w:commentReference w:id="526"/>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89025C">
        <w:rPr>
          <w:noProof/>
          <w:lang w:val="en-US"/>
        </w:rPr>
        <w:t>1090</w:t>
      </w:r>
      <w:r>
        <w:rPr>
          <w:lang w:val="en-US"/>
        </w:rPr>
        <w:fldChar w:fldCharType="end"/>
      </w:r>
      <w:r>
        <w:rPr>
          <w:lang w:val="en-US"/>
        </w:rPr>
        <w:t>.</w:t>
      </w:r>
    </w:p>
    <w:p w14:paraId="367F23ED" w14:textId="77777777" w:rsidR="00D31F38" w:rsidRDefault="00D31F38" w:rsidP="00D31F38">
      <w:pPr>
        <w:pStyle w:val="Heading4"/>
        <w:rPr>
          <w:lang w:val="en-US"/>
        </w:rPr>
      </w:pPr>
      <w:bookmarkStart w:id="527" w:name="_Toc308441901"/>
      <w:r>
        <w:rPr>
          <w:lang w:val="en-US"/>
        </w:rPr>
        <w:t>The Conclusion of the Doxologies</w:t>
      </w:r>
      <w:bookmarkEnd w:id="520"/>
      <w:bookmarkEnd w:id="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6"/>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lastRenderedPageBreak/>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28" w:name="_Ref448228501"/>
      <w:bookmarkStart w:id="529" w:name="_Ref448228505"/>
      <w:r>
        <w:t>The Fourth Canticle</w:t>
      </w:r>
      <w:bookmarkEnd w:id="528"/>
      <w:bookmarkEnd w:id="529"/>
    </w:p>
    <w:p w14:paraId="575FD42E" w14:textId="77777777" w:rsidR="00D31F38" w:rsidRDefault="00D31F38" w:rsidP="00D31F38">
      <w:pPr>
        <w:pStyle w:val="Heading4"/>
      </w:pPr>
      <w:bookmarkStart w:id="530" w:name="_Toc410196423"/>
      <w:bookmarkStart w:id="531" w:name="_Toc410196925"/>
      <w:bookmarkStart w:id="532" w:name="_Ref434580708"/>
      <w:bookmarkStart w:id="533" w:name="_Ref434580714"/>
      <w:r>
        <w:t>The Fourth Canticle</w:t>
      </w:r>
      <w:bookmarkEnd w:id="530"/>
      <w:bookmarkEnd w:id="531"/>
      <w:bookmarkEnd w:id="532"/>
      <w:bookmarkEnd w:id="533"/>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4" w:name="_Toc297322062"/>
      <w:bookmarkStart w:id="535" w:name="_Toc297407707"/>
      <w:bookmarkStart w:id="536" w:name="_Toc298445759"/>
      <w:bookmarkStart w:id="537" w:name="_Toc298681245"/>
      <w:bookmarkStart w:id="538" w:name="_Toc298447484"/>
      <w:r>
        <w:rPr>
          <w:lang w:val="en-US"/>
        </w:rPr>
        <w:t>Psalm 148</w:t>
      </w:r>
      <w:bookmarkEnd w:id="534"/>
      <w:bookmarkEnd w:id="535"/>
      <w:bookmarkEnd w:id="536"/>
      <w:bookmarkEnd w:id="537"/>
      <w:bookmarkEnd w:id="538"/>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7"/>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lastRenderedPageBreak/>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39"/>
            <w:commentRangeStart w:id="540"/>
            <w:r w:rsidRPr="00FC3604">
              <w:t>For</w:t>
            </w:r>
            <w:commentRangeEnd w:id="539"/>
            <w:r w:rsidRPr="00FC3604">
              <w:rPr>
                <w:rStyle w:val="CommentReference"/>
                <w:rFonts w:cstheme="minorBidi"/>
                <w:color w:val="auto"/>
                <w:lang w:val="en-CA"/>
              </w:rPr>
              <w:commentReference w:id="539"/>
            </w:r>
            <w:r w:rsidRPr="00FC3604">
              <w:t xml:space="preserve"> He spoke and </w:t>
            </w:r>
            <w:r w:rsidRPr="00FC3604">
              <w:rPr>
                <w:color w:val="auto"/>
              </w:rPr>
              <w:t>they</w:t>
            </w:r>
            <w:r w:rsidRPr="00FC3604">
              <w:t xml:space="preserve"> came to be!</w:t>
            </w:r>
            <w:commentRangeEnd w:id="540"/>
            <w:r>
              <w:rPr>
                <w:rStyle w:val="CommentReference"/>
                <w:rFonts w:cstheme="minorBidi"/>
                <w:color w:val="auto"/>
                <w:lang w:val="en-CA"/>
              </w:rPr>
              <w:commentReference w:id="540"/>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1"/>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1"/>
            <w:r w:rsidR="00D31F38">
              <w:rPr>
                <w:rStyle w:val="CommentReference"/>
                <w:rFonts w:eastAsiaTheme="minorHAnsi" w:cstheme="minorBidi"/>
                <w:color w:val="auto"/>
                <w:lang w:val="en-CA"/>
              </w:rPr>
              <w:commentReference w:id="541"/>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2"/>
            <w:r w:rsidRPr="00FC3604">
              <w:t>Praise the Lord from the earth!</w:t>
            </w:r>
            <w:commentRangeEnd w:id="542"/>
            <w:r>
              <w:rPr>
                <w:rStyle w:val="CommentReference"/>
                <w:rFonts w:cstheme="minorBidi"/>
                <w:color w:val="auto"/>
                <w:lang w:val="en-CA"/>
              </w:rPr>
              <w:commentReference w:id="542"/>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3"/>
            <w:r w:rsidRPr="007425E1">
              <w:rPr>
                <w:rFonts w:eastAsiaTheme="minorHAnsi"/>
              </w:rPr>
              <w:t xml:space="preserve">His </w:t>
            </w:r>
            <w:commentRangeEnd w:id="543"/>
            <w:r>
              <w:rPr>
                <w:rStyle w:val="CommentReference"/>
                <w:rFonts w:eastAsiaTheme="minorHAnsi" w:cstheme="minorBidi"/>
                <w:color w:val="auto"/>
                <w:lang w:val="en-CA"/>
              </w:rPr>
              <w:commentReference w:id="543"/>
            </w:r>
            <w:r w:rsidRPr="007425E1">
              <w:rPr>
                <w:rFonts w:eastAsiaTheme="minorHAnsi"/>
              </w:rPr>
              <w:t>glory is above the earth and heaven</w:t>
            </w:r>
            <w:r w:rsidR="00A17656">
              <w:rPr>
                <w:rStyle w:val="FootnoteReference"/>
                <w:rFonts w:eastAsiaTheme="minorHAnsi"/>
              </w:rPr>
              <w:footnoteReference w:id="908"/>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9"/>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4" w:name="_Toc297322063"/>
      <w:bookmarkStart w:id="545" w:name="_Toc297407708"/>
      <w:bookmarkStart w:id="546" w:name="_Toc298445760"/>
      <w:bookmarkStart w:id="547" w:name="_Toc298681246"/>
      <w:bookmarkStart w:id="548" w:name="_Toc298447485"/>
      <w:r>
        <w:rPr>
          <w:lang w:val="en-US"/>
        </w:rPr>
        <w:t>Psalm 149</w:t>
      </w:r>
      <w:bookmarkEnd w:id="544"/>
      <w:bookmarkEnd w:id="545"/>
      <w:bookmarkEnd w:id="546"/>
      <w:bookmarkEnd w:id="547"/>
      <w:bookmarkEnd w:id="548"/>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49"/>
            <w:r w:rsidRPr="007425E1">
              <w:rPr>
                <w:rFonts w:eastAsiaTheme="minorHAnsi"/>
              </w:rPr>
              <w:t>chorus</w:t>
            </w:r>
            <w:commentRangeEnd w:id="549"/>
            <w:r>
              <w:rPr>
                <w:rStyle w:val="CommentReference"/>
                <w:rFonts w:eastAsiaTheme="minorHAnsi" w:cstheme="minorBidi"/>
                <w:color w:val="auto"/>
                <w:lang w:val="en-CA"/>
              </w:rPr>
              <w:commentReference w:id="549"/>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lastRenderedPageBreak/>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0"/>
            <w:r w:rsidRPr="007425E1">
              <w:rPr>
                <w:rFonts w:eastAsiaTheme="minorHAnsi"/>
              </w:rPr>
              <w:t xml:space="preserve"> </w:t>
            </w:r>
            <w:commentRangeEnd w:id="550"/>
            <w:r>
              <w:rPr>
                <w:rStyle w:val="CommentReference"/>
                <w:rFonts w:eastAsiaTheme="minorHAnsi" w:cstheme="minorBidi"/>
                <w:color w:val="auto"/>
                <w:lang w:val="en-CA"/>
              </w:rPr>
              <w:commentReference w:id="550"/>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1"/>
            <w:r w:rsidR="00D31F38">
              <w:t>rejoice</w:t>
            </w:r>
            <w:r w:rsidR="00D31F38" w:rsidRPr="007425E1">
              <w:t xml:space="preserve"> </w:t>
            </w:r>
            <w:commentRangeEnd w:id="551"/>
            <w:r w:rsidR="00D31F38">
              <w:rPr>
                <w:rStyle w:val="CommentReference"/>
                <w:rFonts w:cstheme="minorBidi"/>
                <w:color w:val="auto"/>
                <w:lang w:val="en-CA"/>
              </w:rPr>
              <w:commentReference w:id="551"/>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2"/>
            <w:r w:rsidRPr="007425E1">
              <w:rPr>
                <w:rFonts w:eastAsiaTheme="minorHAnsi"/>
              </w:rPr>
              <w:t>mouth</w:t>
            </w:r>
            <w:commentRangeEnd w:id="552"/>
            <w:r w:rsidR="002275C0">
              <w:rPr>
                <w:rFonts w:eastAsiaTheme="minorHAnsi"/>
              </w:rPr>
              <w:t>s</w:t>
            </w:r>
            <w:r>
              <w:rPr>
                <w:rStyle w:val="CommentReference"/>
                <w:rFonts w:eastAsiaTheme="minorHAnsi" w:cstheme="minorBidi"/>
                <w:color w:val="auto"/>
                <w:lang w:val="en-CA"/>
              </w:rPr>
              <w:commentReference w:id="552"/>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3"/>
            <w:r>
              <w:t>rebukes</w:t>
            </w:r>
            <w:r w:rsidRPr="007425E1">
              <w:t xml:space="preserve"> </w:t>
            </w:r>
            <w:commentRangeEnd w:id="553"/>
            <w:r>
              <w:rPr>
                <w:rStyle w:val="CommentReference"/>
                <w:rFonts w:cstheme="minorBidi"/>
                <w:color w:val="auto"/>
                <w:lang w:val="en-CA"/>
              </w:rPr>
              <w:commentReference w:id="553"/>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4" w:name="_Toc297322064"/>
      <w:bookmarkStart w:id="555" w:name="_Toc297407709"/>
      <w:bookmarkStart w:id="556" w:name="_Toc298445761"/>
      <w:bookmarkStart w:id="557" w:name="_Toc298681247"/>
      <w:bookmarkStart w:id="558" w:name="_Toc298447486"/>
      <w:r>
        <w:rPr>
          <w:lang w:val="en-US"/>
        </w:rPr>
        <w:t>Psalm 150</w:t>
      </w:r>
      <w:bookmarkEnd w:id="554"/>
      <w:bookmarkEnd w:id="555"/>
      <w:bookmarkEnd w:id="556"/>
      <w:bookmarkEnd w:id="557"/>
      <w:bookmarkEnd w:id="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lastRenderedPageBreak/>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59"/>
            <w:r w:rsidRPr="007425E1">
              <w:t xml:space="preserve">psaltery </w:t>
            </w:r>
            <w:commentRangeEnd w:id="559"/>
            <w:r>
              <w:rPr>
                <w:rStyle w:val="CommentReference"/>
                <w:rFonts w:cstheme="minorBidi"/>
                <w:color w:val="auto"/>
                <w:lang w:val="en-CA"/>
              </w:rPr>
              <w:commentReference w:id="559"/>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89025C">
        <w:rPr>
          <w:noProof/>
        </w:rPr>
        <w:t>404</w:t>
      </w:r>
      <w:r>
        <w:fldChar w:fldCharType="end"/>
      </w:r>
      <w:r>
        <w:t xml:space="preserve">, or Seasonal Psali (see </w:t>
      </w:r>
      <w:r>
        <w:fldChar w:fldCharType="begin"/>
      </w:r>
      <w:r>
        <w:instrText xml:space="preserve"> PAGEREF _Ref448471804 \h </w:instrText>
      </w:r>
      <w:r>
        <w:fldChar w:fldCharType="separate"/>
      </w:r>
      <w:r w:rsidR="0089025C">
        <w:rPr>
          <w:noProof/>
        </w:rPr>
        <w:t>561</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w:t>
      </w:r>
      <w:r w:rsidR="00823768" w:rsidRPr="00924E6C">
        <w:lastRenderedPageBreak/>
        <w:t>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 xml:space="preserve">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w:t>
      </w:r>
      <w:r>
        <w:lastRenderedPageBreak/>
        <w:t>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w:t>
      </w:r>
      <w:r>
        <w:lastRenderedPageBreak/>
        <w:t xml:space="preserve">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0" w:name="_Ref448228521"/>
      <w:bookmarkStart w:id="561" w:name="_Ref448228524"/>
      <w:bookmarkStart w:id="562" w:name="_Ref448471720"/>
      <w:bookmarkStart w:id="563" w:name="_Toc459399188"/>
      <w:r>
        <w:lastRenderedPageBreak/>
        <w:t>The Annual Psalis and Theotokia</w:t>
      </w:r>
      <w:bookmarkEnd w:id="560"/>
      <w:bookmarkEnd w:id="561"/>
      <w:bookmarkEnd w:id="562"/>
      <w:bookmarkEnd w:id="563"/>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4" w:name="_Toc459399189"/>
      <w:r>
        <w:lastRenderedPageBreak/>
        <w:t>Sunday</w:t>
      </w:r>
      <w:bookmarkEnd w:id="564"/>
    </w:p>
    <w:p w14:paraId="45726092" w14:textId="77777777" w:rsidR="00E35F1F" w:rsidRDefault="00E35F1F" w:rsidP="00E35F1F">
      <w:pPr>
        <w:pStyle w:val="Heading3"/>
        <w:rPr>
          <w:lang w:val="en-US"/>
        </w:rPr>
      </w:pPr>
      <w:bookmarkStart w:id="565" w:name="_Toc297322066"/>
      <w:bookmarkStart w:id="566" w:name="_Toc297407711"/>
      <w:bookmarkStart w:id="567" w:name="_Toc298445763"/>
      <w:bookmarkStart w:id="568" w:name="_Toc298447488"/>
      <w:bookmarkStart w:id="569" w:name="_Toc308441905"/>
      <w:bookmarkStart w:id="570" w:name="_Ref452620816"/>
      <w:bookmarkStart w:id="571" w:name="_Ref452620821"/>
      <w:r>
        <w:rPr>
          <w:lang w:val="en-US"/>
        </w:rPr>
        <w:t>The Sunday Psali for the Lord</w:t>
      </w:r>
      <w:bookmarkEnd w:id="565"/>
      <w:bookmarkEnd w:id="566"/>
      <w:bookmarkEnd w:id="567"/>
      <w:bookmarkEnd w:id="568"/>
      <w:bookmarkEnd w:id="569"/>
      <w:bookmarkEnd w:id="570"/>
      <w:bookmarkEnd w:id="571"/>
    </w:p>
    <w:p w14:paraId="136558CF" w14:textId="2DAE99D4" w:rsidR="006F0694" w:rsidRPr="00CE3852" w:rsidRDefault="00E35F1F" w:rsidP="006F0694">
      <w:pPr>
        <w:pStyle w:val="Heading5non-TOC"/>
        <w:rPr>
          <w:lang w:val="en-US"/>
        </w:rPr>
      </w:pPr>
      <w:commentRangeStart w:id="572"/>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2"/>
      <w:r>
        <w:rPr>
          <w:rStyle w:val="CommentReference"/>
          <w:rFonts w:ascii="Garamond" w:eastAsiaTheme="minorHAnsi" w:hAnsi="Garamond" w:cstheme="minorBidi"/>
        </w:rPr>
        <w:commentReference w:id="57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3"/>
            <w:r w:rsidRPr="00FC3604">
              <w:t>ⲛⲏⲓ</w:t>
            </w:r>
            <w:commentRangeEnd w:id="573"/>
            <w:r>
              <w:rPr>
                <w:rStyle w:val="CommentReference"/>
                <w:rFonts w:ascii="Garamond" w:hAnsi="Garamond" w:cstheme="minorBidi"/>
                <w:noProof w:val="0"/>
                <w:lang w:val="en-CA"/>
              </w:rPr>
              <w:commentReference w:id="573"/>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4"/>
            <w:r w:rsidRPr="005832A1">
              <w:t xml:space="preserve">praise </w:t>
            </w:r>
            <w:commentRangeEnd w:id="574"/>
            <w:r w:rsidRPr="005832A1">
              <w:rPr>
                <w:rStyle w:val="CommentReference"/>
                <w:rFonts w:eastAsiaTheme="minorHAnsi"/>
                <w:sz w:val="24"/>
              </w:rPr>
              <w:commentReference w:id="574"/>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75"/>
            <w:r w:rsidRPr="005832A1">
              <w:t>Earth</w:t>
            </w:r>
            <w:commentRangeEnd w:id="575"/>
            <w:r w:rsidRPr="005832A1">
              <w:rPr>
                <w:rStyle w:val="CommentReference"/>
                <w:rFonts w:eastAsiaTheme="minorHAnsi"/>
                <w:sz w:val="24"/>
              </w:rPr>
              <w:commentReference w:id="575"/>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76"/>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76"/>
            <w:r>
              <w:rPr>
                <w:rStyle w:val="CommentReference"/>
                <w:rFonts w:ascii="Garamond" w:hAnsi="Garamond" w:cstheme="minorBidi"/>
                <w:noProof w:val="0"/>
                <w:lang w:val="en-CA"/>
              </w:rPr>
              <w:commentReference w:id="576"/>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77"/>
            <w:r w:rsidRPr="005832A1">
              <w:t xml:space="preserve">Make haste </w:t>
            </w:r>
            <w:commentRangeEnd w:id="577"/>
            <w:r w:rsidRPr="005832A1">
              <w:rPr>
                <w:rStyle w:val="CommentReference"/>
                <w:rFonts w:eastAsiaTheme="minorHAnsi"/>
                <w:sz w:val="24"/>
              </w:rPr>
              <w:commentReference w:id="577"/>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78"/>
            <w:r w:rsidRPr="005832A1">
              <w:rPr>
                <w:rFonts w:eastAsiaTheme="minorHAnsi"/>
              </w:rPr>
              <w:t xml:space="preserve">different </w:t>
            </w:r>
            <w:commentRangeEnd w:id="578"/>
            <w:r w:rsidRPr="005832A1">
              <w:rPr>
                <w:rStyle w:val="CommentReference"/>
                <w:rFonts w:eastAsiaTheme="minorHAnsi"/>
                <w:sz w:val="24"/>
              </w:rPr>
              <w:commentReference w:id="578"/>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79"/>
            <w:r w:rsidRPr="005832A1">
              <w:t>truth</w:t>
            </w:r>
            <w:commentRangeEnd w:id="579"/>
            <w:r w:rsidRPr="005832A1">
              <w:rPr>
                <w:rStyle w:val="CommentReference"/>
                <w:rFonts w:eastAsiaTheme="minorHAnsi"/>
                <w:sz w:val="24"/>
              </w:rPr>
              <w:commentReference w:id="579"/>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0"/>
            <w:r w:rsidRPr="005832A1">
              <w:t xml:space="preserve">longsuffering </w:t>
            </w:r>
            <w:commentRangeEnd w:id="580"/>
            <w:r w:rsidRPr="005832A1">
              <w:rPr>
                <w:rStyle w:val="CommentReference"/>
                <w:rFonts w:eastAsiaTheme="minorHAnsi"/>
                <w:sz w:val="24"/>
              </w:rPr>
              <w:commentReference w:id="580"/>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1"/>
            <w:r w:rsidRPr="005832A1">
              <w:t xml:space="preserve">I rise </w:t>
            </w:r>
            <w:commentRangeEnd w:id="581"/>
            <w:r w:rsidRPr="005832A1">
              <w:rPr>
                <w:rStyle w:val="CommentReference"/>
                <w:rFonts w:eastAsiaTheme="minorHAnsi"/>
                <w:sz w:val="24"/>
              </w:rPr>
              <w:commentReference w:id="581"/>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2"/>
            <w:r w:rsidRPr="005832A1">
              <w:t>sweet</w:t>
            </w:r>
            <w:commentRangeEnd w:id="582"/>
            <w:r w:rsidRPr="005832A1">
              <w:rPr>
                <w:rStyle w:val="CommentReference"/>
                <w:rFonts w:eastAsiaTheme="minorHAnsi"/>
                <w:sz w:val="24"/>
              </w:rPr>
              <w:commentReference w:id="582"/>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3"/>
            <w:r w:rsidRPr="005832A1">
              <w:rPr>
                <w:rFonts w:eastAsiaTheme="minorHAnsi"/>
              </w:rPr>
              <w:t>Oh, how I love</w:t>
            </w:r>
            <w:commentRangeEnd w:id="583"/>
            <w:r w:rsidRPr="005832A1">
              <w:rPr>
                <w:rStyle w:val="CommentReference"/>
                <w:rFonts w:eastAsiaTheme="minorHAnsi"/>
                <w:sz w:val="24"/>
              </w:rPr>
              <w:commentReference w:id="583"/>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4"/>
            <w:r w:rsidRPr="005832A1">
              <w:rPr>
                <w:rFonts w:eastAsiaTheme="minorHAnsi"/>
              </w:rPr>
              <w:t xml:space="preserve">of </w:t>
            </w:r>
            <w:commentRangeEnd w:id="584"/>
            <w:r w:rsidRPr="005832A1">
              <w:rPr>
                <w:rStyle w:val="CommentReference"/>
                <w:rFonts w:eastAsiaTheme="minorHAnsi"/>
                <w:sz w:val="24"/>
              </w:rPr>
              <w:commentReference w:id="584"/>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85"/>
            <w:r w:rsidRPr="005832A1">
              <w:t>truth</w:t>
            </w:r>
            <w:commentRangeEnd w:id="585"/>
            <w:r w:rsidRPr="005832A1">
              <w:rPr>
                <w:rStyle w:val="CommentReference"/>
                <w:rFonts w:eastAsiaTheme="minorHAnsi"/>
                <w:sz w:val="24"/>
              </w:rPr>
              <w:commentReference w:id="585"/>
            </w:r>
            <w:r w:rsidR="008A107E">
              <w:rPr>
                <w:rStyle w:val="FootnoteReference"/>
              </w:rPr>
              <w:footnoteReference w:id="910"/>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86"/>
            <w:r w:rsidRPr="005832A1">
              <w:t xml:space="preserve">true </w:t>
            </w:r>
            <w:commentRangeEnd w:id="586"/>
            <w:r w:rsidRPr="005832A1">
              <w:rPr>
                <w:rStyle w:val="CommentReference"/>
                <w:rFonts w:eastAsiaTheme="minorHAnsi"/>
                <w:sz w:val="24"/>
              </w:rPr>
              <w:commentReference w:id="586"/>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87"/>
            <w:r>
              <w:t xml:space="preserve">Whenever </w:t>
            </w:r>
            <w:commentRangeEnd w:id="587"/>
            <w:r>
              <w:rPr>
                <w:rStyle w:val="CommentReference"/>
                <w:rFonts w:eastAsiaTheme="minorHAnsi" w:cstheme="minorBidi"/>
                <w:color w:val="auto"/>
                <w:lang w:val="en-CA"/>
              </w:rPr>
              <w:commentReference w:id="587"/>
            </w:r>
            <w:r>
              <w:t>we</w:t>
            </w:r>
          </w:p>
          <w:p w14:paraId="1820B153" w14:textId="77777777" w:rsidR="00E35F1F" w:rsidRDefault="00E35F1F" w:rsidP="00E35F1F">
            <w:pPr>
              <w:pStyle w:val="EngHang"/>
            </w:pPr>
            <w:commentRangeStart w:id="588"/>
            <w:r>
              <w:t xml:space="preserve">Gather </w:t>
            </w:r>
            <w:commentRangeEnd w:id="588"/>
            <w:r>
              <w:rPr>
                <w:rStyle w:val="CommentReference"/>
                <w:rFonts w:eastAsiaTheme="minorHAnsi" w:cstheme="minorBidi"/>
                <w:color w:val="auto"/>
                <w:lang w:val="en-CA"/>
              </w:rPr>
              <w:commentReference w:id="588"/>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89"/>
            <w:r>
              <w:t xml:space="preserve">will </w:t>
            </w:r>
            <w:commentRangeEnd w:id="589"/>
            <w:r>
              <w:rPr>
                <w:rStyle w:val="CommentReference"/>
                <w:rFonts w:eastAsiaTheme="minorHAnsi" w:cstheme="minorBidi"/>
                <w:color w:val="auto"/>
                <w:lang w:val="en-CA"/>
              </w:rPr>
              <w:commentReference w:id="589"/>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0"/>
            <w:r>
              <w:t xml:space="preserve">Deliver </w:t>
            </w:r>
            <w:commentRangeEnd w:id="590"/>
            <w:r>
              <w:rPr>
                <w:rStyle w:val="CommentReference"/>
                <w:rFonts w:eastAsiaTheme="minorHAnsi" w:cstheme="minorBidi"/>
                <w:color w:val="auto"/>
                <w:lang w:val="en-CA"/>
              </w:rPr>
              <w:commentReference w:id="590"/>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1"/>
            <w:r w:rsidRPr="00A16DFE">
              <w:rPr>
                <w:rFonts w:eastAsiaTheme="minorHAnsi"/>
              </w:rPr>
              <w:t xml:space="preserve">come </w:t>
            </w:r>
            <w:commentRangeEnd w:id="591"/>
            <w:r>
              <w:rPr>
                <w:rStyle w:val="CommentReference"/>
                <w:rFonts w:eastAsiaTheme="minorHAnsi" w:cstheme="minorBidi"/>
                <w:color w:val="auto"/>
                <w:lang w:val="en-CA"/>
              </w:rPr>
              <w:commentReference w:id="591"/>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2"/>
            <w:r>
              <w:rPr>
                <w:rFonts w:eastAsiaTheme="minorHAnsi"/>
              </w:rPr>
              <w:t>be</w:t>
            </w:r>
            <w:r w:rsidRPr="00A16DFE">
              <w:rPr>
                <w:rFonts w:eastAsiaTheme="minorHAnsi"/>
              </w:rPr>
              <w:t xml:space="preserve"> </w:t>
            </w:r>
            <w:commentRangeEnd w:id="592"/>
            <w:r>
              <w:rPr>
                <w:rStyle w:val="CommentReference"/>
                <w:rFonts w:eastAsiaTheme="minorHAnsi" w:cstheme="minorBidi"/>
                <w:color w:val="auto"/>
                <w:lang w:val="en-CA"/>
              </w:rPr>
              <w:commentReference w:id="592"/>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3" w:name="_Toc297322067"/>
      <w:bookmarkStart w:id="594" w:name="_Toc297407712"/>
      <w:bookmarkStart w:id="595" w:name="_Toc298445764"/>
      <w:bookmarkStart w:id="596" w:name="_Toc298681249"/>
      <w:bookmarkStart w:id="597" w:name="_Toc298447489"/>
      <w:bookmarkStart w:id="598" w:name="_Toc308441906"/>
      <w:bookmarkStart w:id="599" w:name="_Ref452620835"/>
      <w:bookmarkStart w:id="600" w:name="_Ref452620839"/>
      <w:r>
        <w:rPr>
          <w:lang w:val="en-US"/>
        </w:rPr>
        <w:lastRenderedPageBreak/>
        <w:t>The Sunday Theotokia</w:t>
      </w:r>
      <w:bookmarkEnd w:id="593"/>
      <w:bookmarkEnd w:id="594"/>
      <w:bookmarkEnd w:id="595"/>
      <w:bookmarkEnd w:id="596"/>
      <w:bookmarkEnd w:id="597"/>
      <w:bookmarkEnd w:id="598"/>
      <w:bookmarkEnd w:id="599"/>
      <w:bookmarkEnd w:id="600"/>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1" w:name="_Toc298445765"/>
      <w:bookmarkStart w:id="602" w:name="_Toc298681250"/>
      <w:bookmarkStart w:id="603" w:name="_Toc298447490"/>
      <w:r>
        <w:rPr>
          <w:lang w:val="en-US"/>
        </w:rPr>
        <w:t>Part One</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4"/>
            <w:r w:rsidRPr="007425E1">
              <w:rPr>
                <w:rFonts w:eastAsiaTheme="minorHAnsi"/>
              </w:rPr>
              <w:t>Of the Covenant</w:t>
            </w:r>
            <w:commentRangeEnd w:id="604"/>
            <w:r>
              <w:rPr>
                <w:rStyle w:val="CommentReference"/>
                <w:rFonts w:eastAsiaTheme="minorHAnsi" w:cstheme="minorBidi"/>
                <w:color w:val="auto"/>
                <w:lang w:val="en-CA"/>
              </w:rPr>
              <w:commentReference w:id="604"/>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05"/>
            <w:r>
              <w:rPr>
                <w:rFonts w:eastAsiaTheme="minorHAnsi"/>
              </w:rPr>
              <w:t>sprinkling</w:t>
            </w:r>
            <w:commentRangeEnd w:id="605"/>
            <w:r>
              <w:rPr>
                <w:rStyle w:val="CommentReference"/>
                <w:rFonts w:eastAsiaTheme="minorHAnsi" w:cstheme="minorBidi"/>
                <w:color w:val="auto"/>
                <w:lang w:val="en-CA"/>
              </w:rPr>
              <w:commentReference w:id="605"/>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06"/>
            <w:r>
              <w:rPr>
                <w:rFonts w:eastAsiaTheme="minorHAnsi"/>
              </w:rPr>
              <w:t>dwelt</w:t>
            </w:r>
            <w:commentRangeEnd w:id="606"/>
            <w:r>
              <w:rPr>
                <w:rStyle w:val="CommentReference"/>
                <w:rFonts w:eastAsiaTheme="minorHAnsi" w:cstheme="minorBidi"/>
                <w:color w:val="auto"/>
                <w:lang w:val="en-CA"/>
              </w:rPr>
              <w:commentReference w:id="606"/>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07"/>
            <w:r>
              <w:t xml:space="preserve">Magnify </w:t>
            </w:r>
            <w:commentRangeEnd w:id="607"/>
            <w:r>
              <w:rPr>
                <w:rStyle w:val="CommentReference"/>
                <w:rFonts w:eastAsiaTheme="minorHAnsi" w:cstheme="minorBidi"/>
                <w:color w:val="auto"/>
                <w:lang w:val="en-CA"/>
              </w:rPr>
              <w:commentReference w:id="607"/>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08"/>
            <w:r>
              <w:t xml:space="preserve">obtain </w:t>
            </w:r>
            <w:commentRangeEnd w:id="608"/>
            <w:r>
              <w:rPr>
                <w:rStyle w:val="CommentReference"/>
                <w:rFonts w:eastAsiaTheme="minorHAnsi" w:cstheme="minorBidi"/>
                <w:color w:val="auto"/>
                <w:lang w:val="en-CA"/>
              </w:rPr>
              <w:commentReference w:id="608"/>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09" w:name="_Toc298445766"/>
      <w:bookmarkStart w:id="610" w:name="_Toc298681251"/>
      <w:bookmarkStart w:id="611"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09"/>
      <w:bookmarkEnd w:id="610"/>
      <w:bookmarkEnd w:id="611"/>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2"/>
            <w:r>
              <w:rPr>
                <w:rFonts w:eastAsiaTheme="minorHAnsi"/>
              </w:rPr>
              <w:t xml:space="preserve">type </w:t>
            </w:r>
            <w:commentRangeEnd w:id="612"/>
            <w:r>
              <w:rPr>
                <w:rStyle w:val="CommentReference"/>
                <w:rFonts w:eastAsiaTheme="minorHAnsi" w:cstheme="minorBidi"/>
                <w:color w:val="auto"/>
                <w:lang w:val="en-CA"/>
              </w:rPr>
              <w:commentReference w:id="612"/>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3"/>
            <w:r>
              <w:t xml:space="preserve">one </w:t>
            </w:r>
            <w:commentRangeEnd w:id="613"/>
            <w:r>
              <w:rPr>
                <w:rStyle w:val="CommentReference"/>
                <w:rFonts w:eastAsiaTheme="minorHAnsi" w:cstheme="minorBidi"/>
                <w:color w:val="auto"/>
                <w:lang w:val="en-CA"/>
              </w:rPr>
              <w:commentReference w:id="613"/>
            </w:r>
            <w:r>
              <w:t>from two,</w:t>
            </w:r>
          </w:p>
          <w:p w14:paraId="12509199" w14:textId="77777777" w:rsidR="00E35F1F" w:rsidRDefault="00E35F1F" w:rsidP="00E35F1F">
            <w:pPr>
              <w:pStyle w:val="EngHang"/>
            </w:pPr>
            <w:r>
              <w:t xml:space="preserve">A </w:t>
            </w:r>
            <w:commentRangeStart w:id="614"/>
            <w:r>
              <w:t xml:space="preserve">Holy </w:t>
            </w:r>
            <w:commentRangeEnd w:id="614"/>
            <w:r>
              <w:rPr>
                <w:rStyle w:val="CommentReference"/>
                <w:rFonts w:eastAsiaTheme="minorHAnsi" w:cstheme="minorBidi"/>
                <w:color w:val="auto"/>
                <w:lang w:val="en-CA"/>
              </w:rPr>
              <w:commentReference w:id="614"/>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15"/>
            <w:r>
              <w:rPr>
                <w:rFonts w:eastAsiaTheme="minorHAnsi"/>
              </w:rPr>
              <w:t xml:space="preserve">Begotten </w:t>
            </w:r>
            <w:commentRangeEnd w:id="615"/>
            <w:r>
              <w:rPr>
                <w:rStyle w:val="CommentReference"/>
                <w:rFonts w:eastAsiaTheme="minorHAnsi" w:cstheme="minorBidi"/>
                <w:color w:val="auto"/>
                <w:lang w:val="en-CA"/>
              </w:rPr>
              <w:commentReference w:id="615"/>
            </w:r>
            <w:r>
              <w:rPr>
                <w:rFonts w:eastAsiaTheme="minorHAnsi"/>
              </w:rPr>
              <w:t>without seed,</w:t>
            </w:r>
          </w:p>
          <w:p w14:paraId="47914132" w14:textId="77777777" w:rsidR="00E35F1F" w:rsidRDefault="00E35F1F" w:rsidP="00E35F1F">
            <w:pPr>
              <w:pStyle w:val="EngHang"/>
              <w:rPr>
                <w:rFonts w:eastAsiaTheme="minorHAnsi"/>
              </w:rPr>
            </w:pPr>
            <w:commentRangeStart w:id="616"/>
            <w:r>
              <w:rPr>
                <w:rFonts w:eastAsiaTheme="minorHAnsi"/>
              </w:rPr>
              <w:t xml:space="preserve">Consubstantial </w:t>
            </w:r>
            <w:commentRangeEnd w:id="616"/>
            <w:r>
              <w:rPr>
                <w:rStyle w:val="CommentReference"/>
                <w:rFonts w:eastAsiaTheme="minorHAnsi" w:cstheme="minorBidi"/>
                <w:color w:val="auto"/>
                <w:lang w:val="en-CA"/>
              </w:rPr>
              <w:commentReference w:id="616"/>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17"/>
            <w:r>
              <w:rPr>
                <w:rFonts w:eastAsiaTheme="minorHAnsi"/>
              </w:rPr>
              <w:t xml:space="preserve">made one </w:t>
            </w:r>
            <w:commentRangeEnd w:id="617"/>
            <w:r>
              <w:rPr>
                <w:rStyle w:val="CommentReference"/>
                <w:rFonts w:eastAsiaTheme="minorHAnsi" w:cstheme="minorBidi"/>
                <w:color w:val="auto"/>
                <w:lang w:val="en-CA"/>
              </w:rPr>
              <w:commentReference w:id="617"/>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18"/>
            <w:r>
              <w:t xml:space="preserve">The </w:t>
            </w:r>
            <w:commentRangeEnd w:id="618"/>
            <w:r>
              <w:rPr>
                <w:rStyle w:val="CommentReference"/>
                <w:rFonts w:eastAsiaTheme="minorHAnsi" w:cstheme="minorBidi"/>
                <w:color w:val="auto"/>
                <w:lang w:val="en-CA"/>
              </w:rPr>
              <w:commentReference w:id="618"/>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19"/>
            <w:r>
              <w:rPr>
                <w:rFonts w:eastAsiaTheme="minorHAnsi"/>
              </w:rPr>
              <w:t xml:space="preserve">Purple </w:t>
            </w:r>
            <w:commentRangeEnd w:id="619"/>
            <w:r>
              <w:rPr>
                <w:rStyle w:val="CommentReference"/>
                <w:rFonts w:eastAsiaTheme="minorHAnsi" w:cstheme="minorBidi"/>
                <w:color w:val="auto"/>
                <w:lang w:val="en-CA"/>
              </w:rPr>
              <w:commentReference w:id="619"/>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0"/>
            <w:r>
              <w:rPr>
                <w:rFonts w:eastAsiaTheme="minorHAnsi"/>
              </w:rPr>
              <w:t xml:space="preserve">fine </w:t>
            </w:r>
            <w:commentRangeEnd w:id="620"/>
            <w:r>
              <w:rPr>
                <w:rStyle w:val="CommentReference"/>
                <w:rFonts w:eastAsiaTheme="minorHAnsi" w:cstheme="minorBidi"/>
                <w:color w:val="auto"/>
                <w:lang w:val="en-CA"/>
              </w:rPr>
              <w:commentReference w:id="620"/>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1"/>
            <w:r>
              <w:rPr>
                <w:rFonts w:eastAsiaTheme="minorHAnsi"/>
              </w:rPr>
              <w:t xml:space="preserve">wood </w:t>
            </w:r>
            <w:commentRangeEnd w:id="621"/>
            <w:r>
              <w:rPr>
                <w:rStyle w:val="CommentReference"/>
                <w:rFonts w:eastAsiaTheme="minorHAnsi" w:cstheme="minorBidi"/>
                <w:color w:val="auto"/>
                <w:lang w:val="en-CA"/>
              </w:rPr>
              <w:commentReference w:id="621"/>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2"/>
            <w:r>
              <w:t xml:space="preserve">Magnify </w:t>
            </w:r>
            <w:commentRangeEnd w:id="622"/>
            <w:r>
              <w:rPr>
                <w:rStyle w:val="CommentReference"/>
                <w:rFonts w:eastAsiaTheme="minorHAnsi" w:cstheme="minorBidi"/>
                <w:color w:val="auto"/>
                <w:lang w:val="en-CA"/>
              </w:rPr>
              <w:commentReference w:id="622"/>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3"/>
            <w:r>
              <w:t xml:space="preserve">obtain </w:t>
            </w:r>
            <w:commentRangeEnd w:id="623"/>
            <w:r>
              <w:rPr>
                <w:rStyle w:val="CommentReference"/>
                <w:rFonts w:eastAsiaTheme="minorHAnsi" w:cstheme="minorBidi"/>
                <w:color w:val="auto"/>
                <w:lang w:val="en-CA"/>
              </w:rPr>
              <w:commentReference w:id="623"/>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4" w:name="_Toc298445767"/>
      <w:bookmarkStart w:id="625" w:name="_Toc298681252"/>
      <w:bookmarkStart w:id="626"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4"/>
      <w:bookmarkEnd w:id="625"/>
      <w:bookmarkEnd w:id="626"/>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27"/>
            <w:r>
              <w:rPr>
                <w:rFonts w:eastAsiaTheme="minorHAnsi"/>
              </w:rPr>
              <w:t>Cherubs</w:t>
            </w:r>
            <w:commentRangeEnd w:id="627"/>
            <w:r>
              <w:rPr>
                <w:rStyle w:val="CommentReference"/>
                <w:rFonts w:eastAsiaTheme="minorHAnsi" w:cstheme="minorBidi"/>
                <w:color w:val="auto"/>
                <w:lang w:val="en-CA"/>
              </w:rPr>
              <w:commentReference w:id="627"/>
            </w:r>
          </w:p>
          <w:p w14:paraId="338C43D3" w14:textId="65EF4612" w:rsidR="00E35F1F" w:rsidRPr="001A0083" w:rsidRDefault="00E35F1F" w:rsidP="00E35F1F">
            <w:pPr>
              <w:pStyle w:val="EngHangEnd"/>
            </w:pPr>
            <w:commentRangeStart w:id="628"/>
            <w:r>
              <w:rPr>
                <w:rFonts w:eastAsiaTheme="minorHAnsi"/>
              </w:rPr>
              <w:t xml:space="preserve">Forged </w:t>
            </w:r>
            <w:commentRangeEnd w:id="628"/>
            <w:r>
              <w:rPr>
                <w:rStyle w:val="CommentReference"/>
                <w:rFonts w:eastAsiaTheme="minorHAnsi" w:cstheme="minorBidi"/>
                <w:color w:val="auto"/>
                <w:lang w:val="en-CA"/>
              </w:rPr>
              <w:commentReference w:id="628"/>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29"/>
            <w:r>
              <w:t xml:space="preserve">Always </w:t>
            </w:r>
            <w:commentRangeEnd w:id="629"/>
            <w:r>
              <w:rPr>
                <w:rStyle w:val="CommentReference"/>
                <w:rFonts w:eastAsiaTheme="minorHAnsi" w:cstheme="minorBidi"/>
                <w:color w:val="auto"/>
                <w:lang w:val="en-CA"/>
              </w:rPr>
              <w:commentReference w:id="629"/>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0"/>
            <w:r>
              <w:rPr>
                <w:rFonts w:eastAsiaTheme="minorHAnsi"/>
              </w:rPr>
              <w:t xml:space="preserve">Overshadowed </w:t>
            </w:r>
            <w:commentRangeEnd w:id="630"/>
            <w:r>
              <w:rPr>
                <w:rStyle w:val="CommentReference"/>
                <w:rFonts w:eastAsiaTheme="minorHAnsi" w:cstheme="minorBidi"/>
                <w:color w:val="auto"/>
                <w:lang w:val="en-CA"/>
              </w:rPr>
              <w:commentReference w:id="630"/>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1"/>
            <w:r>
              <w:rPr>
                <w:rFonts w:eastAsiaTheme="minorHAnsi"/>
              </w:rPr>
              <w:t xml:space="preserve">sin </w:t>
            </w:r>
            <w:commentRangeEnd w:id="631"/>
            <w:r>
              <w:rPr>
                <w:rStyle w:val="CommentReference"/>
                <w:rFonts w:eastAsiaTheme="minorHAnsi" w:cstheme="minorBidi"/>
                <w:color w:val="auto"/>
                <w:lang w:val="en-CA"/>
              </w:rPr>
              <w:commentReference w:id="631"/>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2"/>
            <w:r>
              <w:t xml:space="preserve">Magnify </w:t>
            </w:r>
            <w:commentRangeEnd w:id="632"/>
            <w:r>
              <w:rPr>
                <w:rStyle w:val="CommentReference"/>
                <w:rFonts w:eastAsiaTheme="minorHAnsi" w:cstheme="minorBidi"/>
                <w:color w:val="auto"/>
                <w:lang w:val="en-CA"/>
              </w:rPr>
              <w:commentReference w:id="632"/>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3"/>
            <w:r>
              <w:t xml:space="preserve">obtain </w:t>
            </w:r>
            <w:commentRangeEnd w:id="633"/>
            <w:r>
              <w:rPr>
                <w:rStyle w:val="CommentReference"/>
                <w:rFonts w:eastAsiaTheme="minorHAnsi" w:cstheme="minorBidi"/>
                <w:color w:val="auto"/>
                <w:lang w:val="en-CA"/>
              </w:rPr>
              <w:commentReference w:id="633"/>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4" w:name="_Toc298445768"/>
      <w:bookmarkStart w:id="635" w:name="_Toc298681253"/>
      <w:bookmarkStart w:id="636"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4"/>
      <w:bookmarkEnd w:id="635"/>
      <w:bookmarkEnd w:id="636"/>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37"/>
            <w:r>
              <w:t xml:space="preserve">you </w:t>
            </w:r>
            <w:commentRangeEnd w:id="637"/>
            <w:r>
              <w:rPr>
                <w:rStyle w:val="CommentReference"/>
                <w:rFonts w:eastAsiaTheme="minorHAnsi" w:cstheme="minorBidi"/>
                <w:color w:val="auto"/>
                <w:lang w:val="en-CA"/>
              </w:rPr>
              <w:commentReference w:id="637"/>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38"/>
            <w:r>
              <w:rPr>
                <w:rFonts w:eastAsiaTheme="minorHAnsi"/>
              </w:rPr>
              <w:t xml:space="preserve">for </w:t>
            </w:r>
            <w:commentRangeEnd w:id="638"/>
            <w:r>
              <w:rPr>
                <w:rStyle w:val="CommentReference"/>
                <w:rFonts w:eastAsiaTheme="minorHAnsi" w:cstheme="minorBidi"/>
                <w:color w:val="auto"/>
                <w:lang w:val="en-CA"/>
              </w:rPr>
              <w:commentReference w:id="638"/>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39"/>
            <w:r>
              <w:t xml:space="preserve">Magnify </w:t>
            </w:r>
            <w:commentRangeEnd w:id="639"/>
            <w:r>
              <w:rPr>
                <w:rStyle w:val="CommentReference"/>
                <w:rFonts w:eastAsiaTheme="minorHAnsi" w:cstheme="minorBidi"/>
                <w:color w:val="auto"/>
                <w:lang w:val="en-CA"/>
              </w:rPr>
              <w:commentReference w:id="639"/>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0"/>
            <w:r>
              <w:t xml:space="preserve">obtain </w:t>
            </w:r>
            <w:commentRangeEnd w:id="640"/>
            <w:r>
              <w:rPr>
                <w:rStyle w:val="CommentReference"/>
                <w:rFonts w:eastAsiaTheme="minorHAnsi" w:cstheme="minorBidi"/>
                <w:color w:val="auto"/>
                <w:lang w:val="en-CA"/>
              </w:rPr>
              <w:commentReference w:id="640"/>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1" w:name="_Toc298445769"/>
      <w:bookmarkStart w:id="642" w:name="_Toc298681254"/>
      <w:bookmarkStart w:id="643"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1"/>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1"/>
      <w:bookmarkEnd w:id="642"/>
      <w:bookmarkEnd w:id="643"/>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4"/>
            <w:r w:rsidR="00E35F1F">
              <w:rPr>
                <w:rFonts w:eastAsiaTheme="minorHAnsi"/>
              </w:rPr>
              <w:t xml:space="preserve">burning </w:t>
            </w:r>
            <w:commentRangeEnd w:id="644"/>
            <w:r w:rsidR="00E35F1F">
              <w:rPr>
                <w:rStyle w:val="CommentReference"/>
                <w:rFonts w:eastAsiaTheme="minorHAnsi" w:cstheme="minorBidi"/>
                <w:color w:val="auto"/>
                <w:lang w:val="en-CA"/>
              </w:rPr>
              <w:commentReference w:id="644"/>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45"/>
            <w:r>
              <w:rPr>
                <w:rFonts w:eastAsiaTheme="minorHAnsi"/>
              </w:rPr>
              <w:t>manifestation</w:t>
            </w:r>
            <w:commentRangeEnd w:id="645"/>
            <w:r>
              <w:rPr>
                <w:rStyle w:val="CommentReference"/>
                <w:rFonts w:eastAsiaTheme="minorHAnsi" w:cstheme="minorBidi"/>
                <w:color w:val="auto"/>
                <w:lang w:val="en-CA"/>
              </w:rPr>
              <w:commentReference w:id="645"/>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46"/>
            <w:r>
              <w:rPr>
                <w:rFonts w:eastAsiaTheme="minorHAnsi"/>
              </w:rPr>
              <w:t xml:space="preserve">carried </w:t>
            </w:r>
            <w:commentRangeEnd w:id="646"/>
            <w:r>
              <w:rPr>
                <w:rStyle w:val="CommentReference"/>
                <w:rFonts w:eastAsiaTheme="minorHAnsi" w:cstheme="minorBidi"/>
                <w:color w:val="auto"/>
                <w:lang w:val="en-CA"/>
              </w:rPr>
              <w:commentReference w:id="646"/>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47"/>
            <w:r>
              <w:rPr>
                <w:rFonts w:eastAsiaTheme="minorHAnsi"/>
              </w:rPr>
              <w:t xml:space="preserve">Gives light to </w:t>
            </w:r>
            <w:commentRangeEnd w:id="647"/>
            <w:r>
              <w:rPr>
                <w:rStyle w:val="CommentReference"/>
                <w:rFonts w:eastAsiaTheme="minorHAnsi" w:cstheme="minorBidi"/>
                <w:color w:val="auto"/>
                <w:lang w:val="en-CA"/>
              </w:rPr>
              <w:commentReference w:id="647"/>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48"/>
            <w:r>
              <w:t xml:space="preserve">Magnify </w:t>
            </w:r>
            <w:commentRangeEnd w:id="648"/>
            <w:r>
              <w:rPr>
                <w:rStyle w:val="CommentReference"/>
                <w:rFonts w:eastAsiaTheme="minorHAnsi" w:cstheme="minorBidi"/>
                <w:color w:val="auto"/>
                <w:lang w:val="en-CA"/>
              </w:rPr>
              <w:commentReference w:id="648"/>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49"/>
            <w:r>
              <w:t xml:space="preserve">obtain </w:t>
            </w:r>
            <w:commentRangeEnd w:id="649"/>
            <w:r>
              <w:rPr>
                <w:rStyle w:val="CommentReference"/>
                <w:rFonts w:eastAsiaTheme="minorHAnsi" w:cstheme="minorBidi"/>
                <w:color w:val="auto"/>
                <w:lang w:val="en-CA"/>
              </w:rPr>
              <w:commentReference w:id="649"/>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0" w:name="_Toc298445770"/>
      <w:bookmarkStart w:id="651" w:name="_Toc298681255"/>
      <w:bookmarkStart w:id="652"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0"/>
      <w:bookmarkEnd w:id="651"/>
      <w:bookmarkEnd w:id="652"/>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3"/>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3"/>
            <w:r>
              <w:rPr>
                <w:rStyle w:val="CommentReference"/>
                <w:rFonts w:eastAsiaTheme="minorHAnsi" w:cstheme="minorBidi"/>
                <w:color w:val="auto"/>
                <w:lang w:val="en-CA"/>
              </w:rPr>
              <w:commentReference w:id="653"/>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4"/>
            <w:r>
              <w:rPr>
                <w:rFonts w:eastAsiaTheme="minorHAnsi"/>
              </w:rPr>
              <w:t xml:space="preserve">Upon </w:t>
            </w:r>
            <w:commentRangeEnd w:id="654"/>
            <w:r>
              <w:rPr>
                <w:rStyle w:val="CommentReference"/>
                <w:rFonts w:eastAsiaTheme="minorHAnsi" w:cstheme="minorBidi"/>
                <w:color w:val="auto"/>
                <w:lang w:val="en-CA"/>
              </w:rPr>
              <w:commentReference w:id="654"/>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55"/>
            <w:r>
              <w:t xml:space="preserve">Magnify </w:t>
            </w:r>
            <w:commentRangeEnd w:id="655"/>
            <w:r>
              <w:rPr>
                <w:rStyle w:val="CommentReference"/>
                <w:rFonts w:eastAsiaTheme="minorHAnsi" w:cstheme="minorBidi"/>
                <w:color w:val="auto"/>
                <w:lang w:val="en-CA"/>
              </w:rPr>
              <w:commentReference w:id="655"/>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56"/>
            <w:r>
              <w:t xml:space="preserve">obtain </w:t>
            </w:r>
            <w:commentRangeEnd w:id="656"/>
            <w:r>
              <w:rPr>
                <w:rStyle w:val="CommentReference"/>
                <w:rFonts w:eastAsiaTheme="minorHAnsi" w:cstheme="minorBidi"/>
                <w:color w:val="auto"/>
                <w:lang w:val="en-CA"/>
              </w:rPr>
              <w:commentReference w:id="656"/>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57" w:name="_Toc298445771"/>
      <w:bookmarkStart w:id="658" w:name="_Toc298681256"/>
      <w:bookmarkStart w:id="659" w:name="_Toc298447496"/>
      <w:bookmarkStart w:id="660" w:name="_Ref299211949"/>
      <w:r>
        <w:t>The Gospel According the St. Luke</w:t>
      </w:r>
      <w:bookmarkEnd w:id="657"/>
      <w:bookmarkEnd w:id="658"/>
      <w:bookmarkEnd w:id="659"/>
      <w:bookmarkEnd w:id="660"/>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1" w:name="_Toc298445772"/>
      <w:bookmarkStart w:id="662" w:name="_Toc298681257"/>
      <w:bookmarkStart w:id="663" w:name="_Toc298447497"/>
      <w:r>
        <w:t xml:space="preserve">Part </w:t>
      </w:r>
      <w:bookmarkEnd w:id="661"/>
      <w:bookmarkEnd w:id="662"/>
      <w:bookmarkEnd w:id="663"/>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4"/>
            <w:r>
              <w:rPr>
                <w:rFonts w:eastAsiaTheme="minorHAnsi"/>
              </w:rPr>
              <w:t>truth</w:t>
            </w:r>
            <w:commentRangeEnd w:id="664"/>
            <w:r>
              <w:rPr>
                <w:rStyle w:val="CommentReference"/>
                <w:rFonts w:eastAsiaTheme="minorHAnsi" w:cstheme="minorBidi"/>
                <w:color w:val="auto"/>
                <w:lang w:val="en-CA"/>
              </w:rPr>
              <w:commentReference w:id="664"/>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65"/>
            <w:r>
              <w:rPr>
                <w:rFonts w:eastAsiaTheme="minorHAnsi"/>
              </w:rPr>
              <w:t xml:space="preserve">a </w:t>
            </w:r>
            <w:commentRangeEnd w:id="665"/>
            <w:r>
              <w:rPr>
                <w:rStyle w:val="CommentReference"/>
                <w:rFonts w:eastAsiaTheme="minorHAnsi" w:cstheme="minorBidi"/>
                <w:color w:val="auto"/>
                <w:lang w:val="en-CA"/>
              </w:rPr>
              <w:commentReference w:id="665"/>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66"/>
            <w:r>
              <w:rPr>
                <w:rFonts w:eastAsiaTheme="minorHAnsi"/>
              </w:rPr>
              <w:t xml:space="preserve">holy </w:t>
            </w:r>
            <w:commentRangeEnd w:id="666"/>
            <w:r>
              <w:rPr>
                <w:rStyle w:val="CommentReference"/>
                <w:rFonts w:eastAsiaTheme="minorHAnsi" w:cstheme="minorBidi"/>
                <w:color w:val="auto"/>
                <w:lang w:val="en-CA"/>
              </w:rPr>
              <w:commentReference w:id="666"/>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67"/>
            <w:r>
              <w:rPr>
                <w:rFonts w:eastAsiaTheme="minorHAnsi"/>
              </w:rPr>
              <w:t xml:space="preserve">abode </w:t>
            </w:r>
            <w:commentRangeEnd w:id="667"/>
            <w:r>
              <w:rPr>
                <w:rStyle w:val="CommentReference"/>
                <w:rFonts w:eastAsiaTheme="minorHAnsi" w:cstheme="minorBidi"/>
                <w:color w:val="auto"/>
                <w:lang w:val="en-CA"/>
              </w:rPr>
              <w:commentReference w:id="667"/>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68"/>
            <w:r>
              <w:t xml:space="preserve">Magnify </w:t>
            </w:r>
            <w:commentRangeEnd w:id="668"/>
            <w:r>
              <w:rPr>
                <w:rStyle w:val="CommentReference"/>
                <w:rFonts w:eastAsiaTheme="minorHAnsi" w:cstheme="minorBidi"/>
                <w:color w:val="auto"/>
                <w:lang w:val="en-CA"/>
              </w:rPr>
              <w:commentReference w:id="668"/>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69"/>
            <w:r>
              <w:t xml:space="preserve">obtain </w:t>
            </w:r>
            <w:commentRangeEnd w:id="669"/>
            <w:r>
              <w:rPr>
                <w:rStyle w:val="CommentReference"/>
                <w:rFonts w:eastAsiaTheme="minorHAnsi" w:cstheme="minorBidi"/>
                <w:color w:val="auto"/>
                <w:lang w:val="en-CA"/>
              </w:rPr>
              <w:commentReference w:id="669"/>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0" w:name="_Toc298445773"/>
      <w:bookmarkStart w:id="671" w:name="_Toc298681258"/>
      <w:bookmarkStart w:id="672" w:name="_Toc298447498"/>
      <w:r>
        <w:lastRenderedPageBreak/>
        <w:t>Part Seven (Modern Part Eight)</w:t>
      </w:r>
      <w:bookmarkEnd w:id="670"/>
      <w:bookmarkEnd w:id="671"/>
      <w:bookmarkEnd w:id="672"/>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3"/>
            <w:r>
              <w:rPr>
                <w:rFonts w:eastAsiaTheme="minorHAnsi"/>
              </w:rPr>
              <w:t>O Lord of all.</w:t>
            </w:r>
            <w:commentRangeEnd w:id="673"/>
            <w:r>
              <w:rPr>
                <w:rStyle w:val="CommentReference"/>
                <w:rFonts w:eastAsiaTheme="minorHAnsi" w:cstheme="minorBidi"/>
                <w:color w:val="auto"/>
                <w:lang w:val="en-CA"/>
              </w:rPr>
              <w:commentReference w:id="673"/>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4"/>
            <w:r>
              <w:rPr>
                <w:rFonts w:eastAsiaTheme="minorHAnsi"/>
              </w:rPr>
              <w:t>The True One who came</w:t>
            </w:r>
            <w:commentRangeEnd w:id="674"/>
            <w:r>
              <w:rPr>
                <w:rStyle w:val="CommentReference"/>
                <w:rFonts w:eastAsiaTheme="minorHAnsi" w:cstheme="minorBidi"/>
                <w:color w:val="auto"/>
                <w:lang w:val="en-CA"/>
              </w:rPr>
              <w:commentReference w:id="674"/>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75"/>
            <w:r>
              <w:rPr>
                <w:rFonts w:eastAsiaTheme="minorHAnsi"/>
              </w:rPr>
              <w:t>And perfect rejoicing.</w:t>
            </w:r>
            <w:commentRangeEnd w:id="675"/>
            <w:r>
              <w:rPr>
                <w:rStyle w:val="CommentReference"/>
                <w:rFonts w:eastAsiaTheme="minorHAnsi" w:cstheme="minorBidi"/>
                <w:color w:val="auto"/>
                <w:lang w:val="en-CA"/>
              </w:rPr>
              <w:commentReference w:id="675"/>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76"/>
            <w:r>
              <w:rPr>
                <w:rFonts w:eastAsiaTheme="minorHAnsi"/>
              </w:rPr>
              <w:t>about</w:t>
            </w:r>
            <w:commentRangeEnd w:id="676"/>
            <w:r>
              <w:rPr>
                <w:rStyle w:val="CommentReference"/>
                <w:rFonts w:eastAsiaTheme="minorHAnsi" w:cstheme="minorBidi"/>
                <w:color w:val="auto"/>
                <w:lang w:val="en-CA"/>
              </w:rPr>
              <w:commentReference w:id="676"/>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77"/>
            <w:r>
              <w:rPr>
                <w:rFonts w:eastAsiaTheme="minorHAnsi"/>
              </w:rPr>
              <w:t>proclaim</w:t>
            </w:r>
            <w:commentRangeEnd w:id="677"/>
            <w:r>
              <w:rPr>
                <w:rStyle w:val="CommentReference"/>
                <w:rFonts w:eastAsiaTheme="minorHAnsi" w:cstheme="minorBidi"/>
                <w:color w:val="auto"/>
                <w:lang w:val="en-CA"/>
              </w:rPr>
              <w:commentReference w:id="677"/>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78"/>
            <w:r w:rsidR="00E35F1F">
              <w:t>generations</w:t>
            </w:r>
            <w:commentRangeEnd w:id="678"/>
            <w:r w:rsidR="00E35F1F">
              <w:rPr>
                <w:rStyle w:val="CommentReference"/>
                <w:rFonts w:eastAsiaTheme="minorHAnsi" w:cstheme="minorBidi"/>
                <w:color w:val="auto"/>
                <w:lang w:val="en-CA"/>
              </w:rPr>
              <w:commentReference w:id="678"/>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79"/>
            <w:r w:rsidR="00E35F1F">
              <w:t xml:space="preserve">just </w:t>
            </w:r>
            <w:commentRangeEnd w:id="679"/>
            <w:r w:rsidR="00E35F1F">
              <w:rPr>
                <w:rStyle w:val="CommentReference"/>
                <w:rFonts w:eastAsiaTheme="minorHAnsi" w:cstheme="minorBidi"/>
                <w:color w:val="auto"/>
                <w:lang w:val="en-CA"/>
              </w:rPr>
              <w:commentReference w:id="679"/>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0"/>
            <w:r w:rsidR="00E35F1F">
              <w:t xml:space="preserve">chaste </w:t>
            </w:r>
            <w:commentRangeEnd w:id="680"/>
            <w:r w:rsidR="00E35F1F">
              <w:rPr>
                <w:rStyle w:val="CommentReference"/>
                <w:rFonts w:eastAsiaTheme="minorHAnsi" w:cstheme="minorBidi"/>
                <w:color w:val="auto"/>
                <w:lang w:val="en-CA"/>
              </w:rPr>
              <w:commentReference w:id="680"/>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1"/>
            <w:r w:rsidR="00E35F1F">
              <w:t>Isaac</w:t>
            </w:r>
            <w:commentRangeEnd w:id="681"/>
            <w:r w:rsidR="00E35F1F">
              <w:rPr>
                <w:rStyle w:val="CommentReference"/>
                <w:rFonts w:eastAsiaTheme="minorHAnsi" w:cstheme="minorBidi"/>
                <w:color w:val="auto"/>
                <w:lang w:val="en-CA"/>
              </w:rPr>
              <w:commentReference w:id="681"/>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2"/>
            <w:r w:rsidR="00E35F1F">
              <w:t>myriads of myriads.</w:t>
            </w:r>
            <w:commentRangeEnd w:id="682"/>
            <w:r w:rsidR="00E35F1F">
              <w:rPr>
                <w:rStyle w:val="CommentReference"/>
                <w:rFonts w:eastAsiaTheme="minorHAnsi" w:cstheme="minorBidi"/>
                <w:color w:val="auto"/>
                <w:lang w:val="en-CA"/>
              </w:rPr>
              <w:commentReference w:id="682"/>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3"/>
            <w:r w:rsidR="00E35F1F">
              <w:t>Master</w:t>
            </w:r>
            <w:commentRangeEnd w:id="683"/>
            <w:r w:rsidR="00E35F1F">
              <w:rPr>
                <w:rStyle w:val="CommentReference"/>
                <w:rFonts w:eastAsiaTheme="minorHAnsi" w:cstheme="minorBidi"/>
                <w:color w:val="auto"/>
                <w:lang w:val="en-CA"/>
              </w:rPr>
              <w:commentReference w:id="683"/>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4"/>
            <w:r w:rsidR="00E35F1F">
              <w:t xml:space="preserve">honour </w:t>
            </w:r>
            <w:commentRangeEnd w:id="684"/>
            <w:r w:rsidR="00E35F1F">
              <w:rPr>
                <w:rStyle w:val="CommentReference"/>
                <w:rFonts w:eastAsiaTheme="minorHAnsi" w:cstheme="minorBidi"/>
                <w:color w:val="auto"/>
                <w:lang w:val="en-CA"/>
              </w:rPr>
              <w:commentReference w:id="684"/>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5"/>
            <w:r w:rsidR="00E35F1F">
              <w:t xml:space="preserve">spouse </w:t>
            </w:r>
            <w:commentRangeEnd w:id="685"/>
            <w:r w:rsidR="00E35F1F">
              <w:rPr>
                <w:rStyle w:val="CommentReference"/>
                <w:rFonts w:eastAsiaTheme="minorHAnsi" w:cstheme="minorBidi"/>
                <w:color w:val="auto"/>
                <w:lang w:val="en-CA"/>
              </w:rPr>
              <w:commentReference w:id="685"/>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6"/>
            <w:r w:rsidR="00E35F1F">
              <w:t xml:space="preserve">health </w:t>
            </w:r>
            <w:commentRangeEnd w:id="686"/>
            <w:r w:rsidR="00E35F1F">
              <w:rPr>
                <w:rStyle w:val="CommentReference"/>
                <w:rFonts w:eastAsiaTheme="minorHAnsi" w:cstheme="minorBidi"/>
                <w:color w:val="auto"/>
                <w:lang w:val="en-CA"/>
              </w:rPr>
              <w:commentReference w:id="686"/>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87"/>
            <w:r>
              <w:t>indescribable</w:t>
            </w:r>
            <w:commentRangeEnd w:id="687"/>
            <w:r>
              <w:rPr>
                <w:rStyle w:val="CommentReference"/>
                <w:rFonts w:eastAsiaTheme="minorHAnsi" w:cstheme="minorBidi"/>
                <w:color w:val="auto"/>
                <w:lang w:val="en-CA"/>
              </w:rPr>
              <w:commentReference w:id="687"/>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88"/>
            <w:r>
              <w:t>Without mingling of substance</w:t>
            </w:r>
            <w:commentRangeEnd w:id="688"/>
            <w:r>
              <w:rPr>
                <w:rStyle w:val="CommentReference"/>
                <w:rFonts w:eastAsiaTheme="minorHAnsi" w:cstheme="minorBidi"/>
                <w:color w:val="auto"/>
                <w:lang w:val="en-CA"/>
              </w:rPr>
              <w:commentReference w:id="688"/>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689"/>
            <w:r w:rsidRPr="008D3689">
              <w:rPr>
                <w:highlight w:val="yellow"/>
              </w:rPr>
              <w:t>Ϯϯϩⲟ</w:t>
            </w:r>
            <w:commentRangeEnd w:id="689"/>
            <w:r w:rsidR="00F71B79">
              <w:rPr>
                <w:rStyle w:val="CommentReference"/>
                <w:rFonts w:ascii="Garamond" w:hAnsi="Garamond" w:cstheme="minorBidi"/>
                <w:noProof w:val="0"/>
                <w:lang w:val="en-CA"/>
              </w:rPr>
              <w:commentReference w:id="689"/>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0"/>
            <w:r>
              <w:t xml:space="preserve">intercede </w:t>
            </w:r>
            <w:commentRangeEnd w:id="690"/>
            <w:r>
              <w:rPr>
                <w:rStyle w:val="CommentReference"/>
                <w:rFonts w:eastAsiaTheme="minorHAnsi" w:cstheme="minorBidi"/>
                <w:color w:val="auto"/>
                <w:lang w:val="en-CA"/>
              </w:rPr>
              <w:commentReference w:id="690"/>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1" w:name="_Toc298445774"/>
      <w:bookmarkStart w:id="692" w:name="_Toc298681259"/>
      <w:bookmarkStart w:id="693" w:name="_Toc298447499"/>
      <w:r>
        <w:t>Part Nine</w:t>
      </w:r>
      <w:bookmarkEnd w:id="691"/>
      <w:bookmarkEnd w:id="692"/>
      <w:bookmarkEnd w:id="693"/>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r w:rsidR="002F6766">
        <w:fldChar w:fldCharType="begin"/>
      </w:r>
      <w:r w:rsidR="002F6766">
        <w:instrText xml:space="preserve"> PAGEREF _Ref297493889 </w:instrText>
      </w:r>
      <w:r w:rsidR="002F6766">
        <w:fldChar w:fldCharType="separate"/>
      </w:r>
      <w:r w:rsidR="0089025C">
        <w:rPr>
          <w:noProof/>
        </w:rPr>
        <w:t>332</w:t>
      </w:r>
      <w:r w:rsidR="002F6766">
        <w:rPr>
          <w:noProof/>
        </w:rPr>
        <w:fldChar w:fldCharType="end"/>
      </w:r>
      <w:r>
        <w:t>.</w:t>
      </w:r>
    </w:p>
    <w:p w14:paraId="7308305D" w14:textId="17DB14E7" w:rsidR="00E35F1F" w:rsidRDefault="00E35F1F" w:rsidP="00E35F1F">
      <w:pPr>
        <w:pStyle w:val="Heading6"/>
      </w:pPr>
      <w:bookmarkStart w:id="694" w:name="_Toc298445775"/>
      <w:bookmarkStart w:id="695" w:name="_Toc298681260"/>
      <w:bookmarkStart w:id="696" w:name="_Toc298447500"/>
      <w:r>
        <w:t>Part Ten</w:t>
      </w:r>
      <w:bookmarkEnd w:id="694"/>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97"/>
            <w:r>
              <w:t>honoured</w:t>
            </w:r>
            <w:r w:rsidRPr="007425E1">
              <w:t xml:space="preserve"> </w:t>
            </w:r>
            <w:commentRangeEnd w:id="697"/>
            <w:r>
              <w:rPr>
                <w:rStyle w:val="CommentReference"/>
                <w:rFonts w:eastAsiaTheme="minorHAnsi" w:cstheme="minorBidi"/>
                <w:color w:val="auto"/>
                <w:lang w:val="en-CA"/>
              </w:rPr>
              <w:commentReference w:id="697"/>
            </w:r>
            <w:commentRangeStart w:id="698"/>
            <w:r w:rsidRPr="007425E1">
              <w:t xml:space="preserve">more </w:t>
            </w:r>
            <w:commentRangeEnd w:id="698"/>
            <w:r>
              <w:rPr>
                <w:rStyle w:val="CommentReference"/>
                <w:rFonts w:eastAsiaTheme="minorHAnsi" w:cstheme="minorBidi"/>
                <w:color w:val="auto"/>
                <w:lang w:val="en-CA"/>
              </w:rPr>
              <w:commentReference w:id="698"/>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99"/>
            <w:r w:rsidRPr="007425E1">
              <w:t>means</w:t>
            </w:r>
            <w:commentRangeEnd w:id="699"/>
            <w:r>
              <w:rPr>
                <w:rStyle w:val="CommentReference"/>
                <w:rFonts w:eastAsiaTheme="minorHAnsi" w:cstheme="minorBidi"/>
                <w:color w:val="auto"/>
                <w:lang w:val="en-CA"/>
              </w:rPr>
              <w:commentReference w:id="699"/>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0" w:name="_Toc298445776"/>
      <w:bookmarkStart w:id="701" w:name="_Toc298681261"/>
      <w:bookmarkStart w:id="702" w:name="_Toc298447501"/>
      <w:r w:rsidRPr="00D24FE1">
        <w:t>Part</w:t>
      </w:r>
      <w:r>
        <w:t xml:space="preserve"> Eleven</w:t>
      </w:r>
      <w:bookmarkEnd w:id="700"/>
      <w:bookmarkEnd w:id="701"/>
      <w:bookmarkEnd w:id="702"/>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3" w:name="_Toc298445777"/>
      <w:bookmarkStart w:id="704" w:name="_Toc298681262"/>
      <w:bookmarkStart w:id="705" w:name="_Toc298447502"/>
      <w:r>
        <w:lastRenderedPageBreak/>
        <w:t>Part Twelve</w:t>
      </w:r>
      <w:bookmarkEnd w:id="703"/>
      <w:bookmarkEnd w:id="704"/>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06"/>
            <w:r w:rsidRPr="007425E1">
              <w:t>heaven</w:t>
            </w:r>
            <w:commentRangeEnd w:id="706"/>
            <w:r>
              <w:rPr>
                <w:rStyle w:val="CommentReference"/>
                <w:rFonts w:eastAsiaTheme="minorHAnsi" w:cstheme="minorBidi"/>
                <w:color w:val="auto"/>
                <w:lang w:val="en-CA"/>
              </w:rPr>
              <w:commentReference w:id="706"/>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07"/>
            <w:r w:rsidRPr="007425E1">
              <w:t xml:space="preserve">true </w:t>
            </w:r>
            <w:commentRangeEnd w:id="707"/>
            <w:r>
              <w:rPr>
                <w:rStyle w:val="CommentReference"/>
                <w:rFonts w:eastAsiaTheme="minorHAnsi" w:cstheme="minorBidi"/>
                <w:color w:val="auto"/>
                <w:lang w:val="en-CA"/>
              </w:rPr>
              <w:commentReference w:id="707"/>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08" w:name="_Toc298445778"/>
      <w:bookmarkStart w:id="709" w:name="_Toc298681263"/>
      <w:bookmarkStart w:id="710" w:name="_Toc298447503"/>
      <w:r>
        <w:t>Part Thirteen</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1"/>
            <w:r>
              <w:rPr>
                <w:rFonts w:eastAsiaTheme="minorHAnsi"/>
              </w:rPr>
              <w:t xml:space="preserve">Virgin Mary </w:t>
            </w:r>
            <w:commentRangeEnd w:id="711"/>
            <w:r>
              <w:rPr>
                <w:rStyle w:val="CommentReference"/>
                <w:rFonts w:eastAsiaTheme="minorHAnsi" w:cstheme="minorBidi"/>
                <w:color w:val="auto"/>
                <w:lang w:val="en-CA"/>
              </w:rPr>
              <w:commentReference w:id="711"/>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2"/>
            <w:r w:rsidRPr="007425E1">
              <w:t>And the Cherubic,</w:t>
            </w:r>
          </w:p>
          <w:p w14:paraId="317A08CE" w14:textId="77777777" w:rsidR="00E35F1F" w:rsidRPr="001A0083" w:rsidRDefault="00E35F1F" w:rsidP="00E35F1F">
            <w:pPr>
              <w:pStyle w:val="EngHangEnd"/>
            </w:pPr>
            <w:r>
              <w:t>Mercy Seat</w:t>
            </w:r>
            <w:commentRangeEnd w:id="712"/>
            <w:r>
              <w:t>.</w:t>
            </w:r>
            <w:r>
              <w:rPr>
                <w:rStyle w:val="CommentReference"/>
                <w:rFonts w:eastAsiaTheme="minorHAnsi" w:cstheme="minorBidi"/>
                <w:color w:val="auto"/>
                <w:lang w:val="en-CA"/>
              </w:rPr>
              <w:commentReference w:id="712"/>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3"/>
            <w:r w:rsidRPr="007425E1">
              <w:t>pot</w:t>
            </w:r>
            <w:commentRangeEnd w:id="713"/>
            <w:r>
              <w:rPr>
                <w:rStyle w:val="CommentReference"/>
                <w:rFonts w:eastAsiaTheme="minorHAnsi" w:cstheme="minorBidi"/>
                <w:color w:val="auto"/>
                <w:lang w:val="en-CA"/>
              </w:rPr>
              <w:commentReference w:id="713"/>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4"/>
            <w:r w:rsidRPr="007425E1">
              <w:t>l</w:t>
            </w:r>
            <w:r>
              <w:t>ampstand</w:t>
            </w:r>
            <w:commentRangeEnd w:id="714"/>
            <w:r>
              <w:rPr>
                <w:rStyle w:val="CommentReference"/>
                <w:rFonts w:eastAsiaTheme="minorHAnsi" w:cstheme="minorBidi"/>
                <w:color w:val="auto"/>
                <w:lang w:val="en-CA"/>
              </w:rPr>
              <w:commentReference w:id="714"/>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5" w:name="_Toc298445779"/>
      <w:bookmarkStart w:id="716" w:name="_Toc298681264"/>
      <w:bookmarkStart w:id="717" w:name="_Toc298447504"/>
      <w:r>
        <w:lastRenderedPageBreak/>
        <w:t>Part Fourteen</w:t>
      </w:r>
      <w:bookmarkEnd w:id="715"/>
      <w:bookmarkEnd w:id="716"/>
      <w:bookmarkEnd w:id="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18"/>
            <w:r w:rsidRPr="007425E1">
              <w:t>t</w:t>
            </w:r>
            <w:commentRangeEnd w:id="718"/>
            <w:r>
              <w:rPr>
                <w:rStyle w:val="CommentReference"/>
                <w:rFonts w:eastAsiaTheme="minorHAnsi" w:cstheme="minorBidi"/>
                <w:color w:val="auto"/>
                <w:lang w:val="en-CA"/>
              </w:rPr>
              <w:commentReference w:id="718"/>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19"/>
            <w:r>
              <w:t xml:space="preserve">The </w:t>
            </w:r>
            <w:commentRangeEnd w:id="719"/>
            <w:r>
              <w:rPr>
                <w:rStyle w:val="CommentReference"/>
                <w:rFonts w:eastAsiaTheme="minorHAnsi" w:cstheme="minorBidi"/>
                <w:color w:val="auto"/>
                <w:lang w:val="en-CA"/>
              </w:rPr>
              <w:commentReference w:id="719"/>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0"/>
            <w:r w:rsidRPr="007425E1">
              <w:t xml:space="preserve">And </w:t>
            </w:r>
            <w:commentRangeEnd w:id="720"/>
            <w:r>
              <w:rPr>
                <w:rStyle w:val="CommentReference"/>
                <w:rFonts w:eastAsiaTheme="minorHAnsi" w:cstheme="minorBidi"/>
                <w:color w:val="auto"/>
                <w:lang w:val="en-CA"/>
              </w:rPr>
              <w:commentReference w:id="720"/>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1" w:name="_Toc298445780"/>
      <w:bookmarkStart w:id="722" w:name="_Toc298681265"/>
      <w:bookmarkStart w:id="723" w:name="_Toc298447505"/>
      <w:r>
        <w:t>Part Fifteen</w:t>
      </w:r>
      <w:bookmarkEnd w:id="721"/>
      <w:bookmarkEnd w:id="722"/>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4"/>
            <w:r>
              <w:t>Which</w:t>
            </w:r>
            <w:r w:rsidRPr="007425E1">
              <w:t xml:space="preserve"> </w:t>
            </w:r>
            <w:commentRangeEnd w:id="724"/>
            <w:r>
              <w:rPr>
                <w:rStyle w:val="CommentReference"/>
                <w:rFonts w:eastAsiaTheme="minorHAnsi" w:cstheme="minorBidi"/>
                <w:color w:val="auto"/>
                <w:lang w:val="en-CA"/>
              </w:rPr>
              <w:commentReference w:id="724"/>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5"/>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5"/>
            <w:r>
              <w:rPr>
                <w:rStyle w:val="CommentReference"/>
                <w:rFonts w:ascii="Garamond" w:hAnsi="Garamond" w:cstheme="minorBidi"/>
                <w:noProof w:val="0"/>
                <w:lang w:val="en-CA"/>
              </w:rPr>
              <w:commentReference w:id="725"/>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26"/>
            <w:r w:rsidRPr="007425E1">
              <w:t>savour</w:t>
            </w:r>
            <w:commentRangeEnd w:id="726"/>
            <w:r>
              <w:rPr>
                <w:rStyle w:val="CommentReference"/>
                <w:rFonts w:eastAsiaTheme="minorHAnsi" w:cstheme="minorBidi"/>
                <w:color w:val="auto"/>
                <w:lang w:val="en-CA"/>
              </w:rPr>
              <w:commentReference w:id="726"/>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27"/>
            <w:r w:rsidRPr="007425E1">
              <w:t>estate</w:t>
            </w:r>
            <w:commentRangeEnd w:id="727"/>
            <w:r>
              <w:rPr>
                <w:rStyle w:val="CommentReference"/>
                <w:rFonts w:eastAsiaTheme="minorHAnsi" w:cstheme="minorBidi"/>
                <w:color w:val="auto"/>
                <w:lang w:val="en-CA"/>
              </w:rPr>
              <w:commentReference w:id="727"/>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28" w:name="_Toc298445781"/>
      <w:bookmarkStart w:id="729" w:name="_Toc298681266"/>
      <w:bookmarkStart w:id="730" w:name="_Toc298447506"/>
      <w:r>
        <w:rPr>
          <w:lang w:val="en-GB"/>
        </w:rPr>
        <w:lastRenderedPageBreak/>
        <w:t>Part Sixteen</w:t>
      </w:r>
      <w:bookmarkEnd w:id="728"/>
      <w:bookmarkEnd w:id="729"/>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1" w:name="_Toc298445782"/>
      <w:bookmarkStart w:id="732" w:name="_Toc298681267"/>
      <w:bookmarkStart w:id="733" w:name="_Toc298447507"/>
      <w:r w:rsidRPr="00D24FE1">
        <w:t>Part</w:t>
      </w:r>
      <w:r>
        <w:t xml:space="preserve"> Seventeen</w:t>
      </w:r>
      <w:bookmarkEnd w:id="731"/>
      <w:bookmarkEnd w:id="732"/>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4" w:name="_Toc298445783"/>
      <w:bookmarkStart w:id="735" w:name="_Toc298681268"/>
      <w:bookmarkStart w:id="736" w:name="_Toc298447508"/>
      <w:r>
        <w:t>Part Eighteen</w:t>
      </w:r>
      <w:bookmarkEnd w:id="734"/>
      <w:bookmarkEnd w:id="735"/>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37"/>
            <w:r>
              <w:t>care</w:t>
            </w:r>
            <w:commentRangeEnd w:id="737"/>
            <w:r>
              <w:rPr>
                <w:rStyle w:val="CommentReference"/>
                <w:rFonts w:eastAsiaTheme="minorHAnsi" w:cstheme="minorBidi"/>
                <w:color w:val="auto"/>
                <w:lang w:val="en-CA"/>
              </w:rPr>
              <w:commentReference w:id="737"/>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38"/>
            <w:r w:rsidRPr="007425E1">
              <w:t xml:space="preserve">Sabbath </w:t>
            </w:r>
            <w:commentRangeEnd w:id="738"/>
            <w:r>
              <w:rPr>
                <w:rStyle w:val="CommentReference"/>
                <w:rFonts w:eastAsiaTheme="minorHAnsi" w:cstheme="minorBidi"/>
                <w:color w:val="auto"/>
                <w:lang w:val="en-CA"/>
              </w:rPr>
              <w:commentReference w:id="738"/>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39" w:name="_Toc298445784"/>
      <w:bookmarkStart w:id="740" w:name="_Toc298681269"/>
      <w:bookmarkStart w:id="741" w:name="_Toc298447509"/>
      <w:bookmarkStart w:id="742" w:name="_Ref299212037"/>
      <w:bookmarkStart w:id="743" w:name="_Ref299212071"/>
      <w:bookmarkStart w:id="744" w:name="_Toc308441907"/>
      <w:r>
        <w:t>The Antiphonarium is read.</w:t>
      </w:r>
    </w:p>
    <w:p w14:paraId="220BAA57" w14:textId="77777777" w:rsidR="00E35F1F" w:rsidRDefault="00E35F1F" w:rsidP="00E35F1F">
      <w:pPr>
        <w:pStyle w:val="Heading2"/>
      </w:pPr>
      <w:bookmarkStart w:id="745" w:name="_Ref434564976"/>
      <w:bookmarkStart w:id="746" w:name="_Toc459399190"/>
      <w:r>
        <w:lastRenderedPageBreak/>
        <w:t>The Conclusion of the Adam Theotokias</w:t>
      </w:r>
      <w:bookmarkEnd w:id="739"/>
      <w:bookmarkEnd w:id="740"/>
      <w:bookmarkEnd w:id="741"/>
      <w:bookmarkEnd w:id="742"/>
      <w:bookmarkEnd w:id="743"/>
      <w:bookmarkEnd w:id="744"/>
      <w:bookmarkEnd w:id="745"/>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47"/>
            <w:r w:rsidRPr="007425E1">
              <w:rPr>
                <w:rFonts w:eastAsiaTheme="minorHAnsi"/>
              </w:rPr>
              <w:t xml:space="preserve">too </w:t>
            </w:r>
            <w:commentRangeEnd w:id="747"/>
            <w:r>
              <w:rPr>
                <w:rStyle w:val="CommentReference"/>
                <w:rFonts w:eastAsiaTheme="minorHAnsi" w:cstheme="minorBidi"/>
                <w:color w:val="auto"/>
                <w:lang w:val="en-CA"/>
              </w:rPr>
              <w:commentReference w:id="747"/>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48"/>
            <w:r>
              <w:rPr>
                <w:rFonts w:eastAsiaTheme="minorHAnsi"/>
              </w:rPr>
              <w:t>I</w:t>
            </w:r>
            <w:r w:rsidRPr="007425E1">
              <w:rPr>
                <w:rFonts w:eastAsiaTheme="minorHAnsi"/>
              </w:rPr>
              <w:t xml:space="preserve"> </w:t>
            </w:r>
            <w:commentRangeEnd w:id="748"/>
            <w:r>
              <w:rPr>
                <w:rStyle w:val="CommentReference"/>
                <w:rFonts w:eastAsiaTheme="minorHAnsi" w:cstheme="minorBidi"/>
                <w:color w:val="auto"/>
                <w:lang w:val="en-CA"/>
              </w:rPr>
              <w:commentReference w:id="748"/>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49"/>
            <w:r w:rsidRPr="007425E1">
              <w:rPr>
                <w:rFonts w:eastAsiaTheme="minorHAnsi"/>
              </w:rPr>
              <w:t>To offer repentance</w:t>
            </w:r>
            <w:commentRangeEnd w:id="749"/>
            <w:r>
              <w:rPr>
                <w:rStyle w:val="CommentReference"/>
                <w:rFonts w:eastAsiaTheme="minorHAnsi" w:cstheme="minorBidi"/>
                <w:color w:val="auto"/>
                <w:lang w:val="en-CA"/>
              </w:rPr>
              <w:commentReference w:id="749"/>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0"/>
            <w:r w:rsidRPr="007425E1">
              <w:rPr>
                <w:rFonts w:eastAsiaTheme="minorHAnsi"/>
              </w:rPr>
              <w:t>The death of a sinner</w:t>
            </w:r>
            <w:commentRangeEnd w:id="750"/>
            <w:r>
              <w:rPr>
                <w:rStyle w:val="CommentReference"/>
                <w:rFonts w:eastAsiaTheme="minorHAnsi" w:cstheme="minorBidi"/>
                <w:color w:val="auto"/>
                <w:lang w:val="en-CA"/>
              </w:rPr>
              <w:commentReference w:id="750"/>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1"/>
            <w:r>
              <w:t>kind-hearted</w:t>
            </w:r>
            <w:commentRangeEnd w:id="751"/>
            <w:r>
              <w:rPr>
                <w:rStyle w:val="CommentReference"/>
                <w:rFonts w:eastAsiaTheme="minorHAnsi" w:cstheme="minorBidi"/>
                <w:color w:val="auto"/>
                <w:lang w:val="en-CA"/>
              </w:rPr>
              <w:commentReference w:id="751"/>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2"/>
            <w:r>
              <w:t>compassions</w:t>
            </w:r>
            <w:commentRangeEnd w:id="752"/>
            <w:r>
              <w:rPr>
                <w:rStyle w:val="CommentReference"/>
                <w:rFonts w:eastAsiaTheme="minorHAnsi" w:cstheme="minorBidi"/>
                <w:color w:val="auto"/>
                <w:lang w:val="en-CA"/>
              </w:rPr>
              <w:commentReference w:id="752"/>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3"/>
            <w:r w:rsidRPr="007425E1">
              <w:t xml:space="preserve">May </w:t>
            </w:r>
            <w:commentRangeEnd w:id="753"/>
            <w:r>
              <w:rPr>
                <w:rStyle w:val="CommentReference"/>
                <w:rFonts w:eastAsiaTheme="minorHAnsi" w:cstheme="minorBidi"/>
                <w:color w:val="auto"/>
                <w:lang w:val="en-CA"/>
              </w:rPr>
              <w:commentReference w:id="753"/>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4" w:name="_Toc298445791"/>
      <w:bookmarkStart w:id="755" w:name="_Toc298681276"/>
      <w:bookmarkStart w:id="756" w:name="_Toc298447516"/>
      <w:bookmarkStart w:id="757" w:name="_Toc308441914"/>
      <w:bookmarkStart w:id="758" w:name="_Toc459399191"/>
      <w:r>
        <w:lastRenderedPageBreak/>
        <w:t>Monday</w:t>
      </w:r>
      <w:bookmarkEnd w:id="754"/>
      <w:bookmarkEnd w:id="755"/>
      <w:bookmarkEnd w:id="756"/>
      <w:bookmarkEnd w:id="757"/>
      <w:bookmarkEnd w:id="758"/>
    </w:p>
    <w:p w14:paraId="47BF983A" w14:textId="77777777" w:rsidR="00E35F1F" w:rsidRDefault="00E35F1F" w:rsidP="00E35F1F">
      <w:pPr>
        <w:pStyle w:val="Heading3"/>
      </w:pPr>
      <w:bookmarkStart w:id="759" w:name="_Toc298445792"/>
      <w:bookmarkStart w:id="760" w:name="_Toc298681277"/>
      <w:bookmarkStart w:id="761" w:name="_Toc298447517"/>
      <w:bookmarkStart w:id="762" w:name="_Toc308441915"/>
      <w:bookmarkStart w:id="763" w:name="_Ref452619611"/>
      <w:bookmarkStart w:id="764" w:name="_Ref452619614"/>
      <w:r>
        <w:t>The Monday Psali Adam</w:t>
      </w:r>
      <w:bookmarkEnd w:id="759"/>
      <w:bookmarkEnd w:id="760"/>
      <w:bookmarkEnd w:id="761"/>
      <w:bookmarkEnd w:id="762"/>
      <w:bookmarkEnd w:id="763"/>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65"/>
            <w:r>
              <w:t>G</w:t>
            </w:r>
            <w:r w:rsidRPr="007425E1">
              <w:t xml:space="preserve">reatly </w:t>
            </w:r>
            <w:commentRangeEnd w:id="765"/>
            <w:r>
              <w:rPr>
                <w:rStyle w:val="CommentReference"/>
                <w:rFonts w:ascii="Times New Roman" w:eastAsiaTheme="minorHAnsi" w:hAnsi="Times New Roman" w:cstheme="minorBidi"/>
                <w:color w:val="auto"/>
              </w:rPr>
              <w:commentReference w:id="765"/>
            </w:r>
            <w:r w:rsidRPr="007425E1">
              <w:t>exalted</w:t>
            </w:r>
            <w:r>
              <w:t>,</w:t>
            </w:r>
          </w:p>
          <w:p w14:paraId="5F0EBDF2" w14:textId="77777777" w:rsidR="00E35F1F" w:rsidRDefault="00E35F1F" w:rsidP="00E35F1F">
            <w:pPr>
              <w:pStyle w:val="EngHang"/>
              <w:spacing w:before="2"/>
            </w:pPr>
            <w:commentRangeStart w:id="766"/>
            <w:r>
              <w:t>B</w:t>
            </w:r>
            <w:r w:rsidRPr="007425E1">
              <w:t xml:space="preserve">eyond </w:t>
            </w:r>
            <w:commentRangeEnd w:id="766"/>
            <w:r>
              <w:rPr>
                <w:rStyle w:val="CommentReference"/>
                <w:rFonts w:ascii="Times New Roman" w:eastAsiaTheme="minorHAnsi" w:hAnsi="Times New Roman" w:cstheme="minorBidi"/>
                <w:color w:val="auto"/>
              </w:rPr>
              <w:commentReference w:id="766"/>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67"/>
            <w:r>
              <w:t>righteous</w:t>
            </w:r>
            <w:commentRangeEnd w:id="767"/>
            <w:r>
              <w:rPr>
                <w:rStyle w:val="CommentReference"/>
                <w:rFonts w:ascii="Times New Roman" w:eastAsiaTheme="minorHAnsi" w:hAnsi="Times New Roman" w:cstheme="minorBidi"/>
                <w:color w:val="auto"/>
              </w:rPr>
              <w:commentReference w:id="767"/>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68"/>
            <w:r>
              <w:t>M</w:t>
            </w:r>
            <w:r w:rsidRPr="007425E1">
              <w:t xml:space="preserve">editate </w:t>
            </w:r>
            <w:commentRangeEnd w:id="768"/>
            <w:r>
              <w:rPr>
                <w:rStyle w:val="CommentReference"/>
                <w:rFonts w:ascii="Times New Roman" w:eastAsiaTheme="minorHAnsi" w:hAnsi="Times New Roman" w:cstheme="minorBidi"/>
                <w:color w:val="auto"/>
              </w:rPr>
              <w:commentReference w:id="768"/>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69"/>
            <w:r>
              <w:t>lips</w:t>
            </w:r>
            <w:commentRangeEnd w:id="769"/>
            <w:r>
              <w:rPr>
                <w:rStyle w:val="CommentReference"/>
              </w:rPr>
              <w:commentReference w:id="769"/>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70"/>
            <w:r w:rsidR="00E35F1F" w:rsidRPr="007425E1">
              <w:t>f</w:t>
            </w:r>
            <w:commentRangeEnd w:id="770"/>
            <w:r w:rsidR="00E35F1F">
              <w:rPr>
                <w:rStyle w:val="CommentReference"/>
              </w:rPr>
              <w:commentReference w:id="770"/>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71"/>
            <w:r w:rsidRPr="007425E1">
              <w:t>praise</w:t>
            </w:r>
            <w:r>
              <w:t xml:space="preserve"> </w:t>
            </w:r>
            <w:commentRangeEnd w:id="771"/>
            <w:r>
              <w:rPr>
                <w:rStyle w:val="CommentReference"/>
                <w:rFonts w:ascii="Times New Roman" w:eastAsiaTheme="minorHAnsi" w:hAnsi="Times New Roman" w:cstheme="minorBidi"/>
                <w:color w:val="auto"/>
              </w:rPr>
              <w:commentReference w:id="771"/>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2"/>
            <w:r>
              <w:t>set</w:t>
            </w:r>
            <w:r w:rsidRPr="007425E1">
              <w:t xml:space="preserve"> </w:t>
            </w:r>
            <w:commentRangeEnd w:id="772"/>
            <w:r>
              <w:rPr>
                <w:rStyle w:val="CommentReference"/>
                <w:rFonts w:ascii="Times New Roman" w:eastAsiaTheme="minorHAnsi" w:hAnsi="Times New Roman" w:cstheme="minorBidi"/>
                <w:color w:val="auto"/>
              </w:rPr>
              <w:commentReference w:id="772"/>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3"/>
            <w:r w:rsidRPr="007425E1">
              <w:t xml:space="preserve"> </w:t>
            </w:r>
            <w:commentRangeEnd w:id="773"/>
            <w:r>
              <w:rPr>
                <w:rStyle w:val="CommentReference"/>
                <w:rFonts w:ascii="Times New Roman" w:eastAsiaTheme="minorHAnsi" w:hAnsi="Times New Roman" w:cstheme="minorBidi"/>
                <w:color w:val="auto"/>
              </w:rPr>
              <w:commentReference w:id="773"/>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4"/>
            <w:r>
              <w:t xml:space="preserve">similitudes </w:t>
            </w:r>
            <w:commentRangeEnd w:id="774"/>
            <w:r>
              <w:rPr>
                <w:rStyle w:val="CommentReference"/>
                <w:rFonts w:ascii="Times New Roman" w:eastAsiaTheme="minorHAnsi" w:hAnsi="Times New Roman" w:cstheme="minorBidi"/>
                <w:color w:val="auto"/>
              </w:rPr>
              <w:commentReference w:id="774"/>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75" w:name="_Toc298445793"/>
      <w:bookmarkStart w:id="776" w:name="_Toc298681278"/>
      <w:bookmarkStart w:id="777" w:name="_Toc298447518"/>
      <w:bookmarkStart w:id="778" w:name="_Toc308441916"/>
      <w:r w:rsidRPr="00FD2E69">
        <w:t>The Conclusion of the Adam Psali</w:t>
      </w:r>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79" w:name="_Ref452619708"/>
      <w:r>
        <w:t>The Monday Theotokia</w:t>
      </w:r>
      <w:bookmarkEnd w:id="779"/>
    </w:p>
    <w:p w14:paraId="709F76CB" w14:textId="77777777" w:rsidR="00E35F1F" w:rsidRDefault="00E35F1F" w:rsidP="00E35F1F">
      <w:pPr>
        <w:pStyle w:val="Heading6"/>
      </w:pPr>
      <w:bookmarkStart w:id="780" w:name="_Toc298445794"/>
      <w:bookmarkStart w:id="781" w:name="_Toc298681279"/>
      <w:bookmarkStart w:id="782" w:name="_Toc298447519"/>
      <w:r>
        <w:t>Part One</w:t>
      </w:r>
      <w:bookmarkEnd w:id="780"/>
      <w:bookmarkEnd w:id="781"/>
      <w:bookmarkEnd w:id="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3"/>
            <w:r>
              <w:t xml:space="preserve">his </w:t>
            </w:r>
            <w:commentRangeEnd w:id="783"/>
            <w:r>
              <w:rPr>
                <w:rStyle w:val="CommentReference"/>
              </w:rPr>
              <w:commentReference w:id="783"/>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784"/>
            <w:r w:rsidRPr="007425E1">
              <w:t xml:space="preserve"> </w:t>
            </w:r>
            <w:commentRangeEnd w:id="784"/>
            <w:r>
              <w:rPr>
                <w:rStyle w:val="CommentReference"/>
                <w:rFonts w:ascii="Times New Roman" w:eastAsiaTheme="minorHAnsi" w:hAnsi="Times New Roman" w:cstheme="minorBidi"/>
                <w:color w:val="auto"/>
              </w:rPr>
              <w:commentReference w:id="784"/>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85" w:name="_Toc298445795"/>
      <w:bookmarkStart w:id="786" w:name="_Toc298681280"/>
      <w:bookmarkStart w:id="787" w:name="_Toc298447520"/>
      <w:r>
        <w:t>Part Two</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788"/>
            <w:r w:rsidRPr="007425E1">
              <w:t xml:space="preserve"> </w:t>
            </w:r>
            <w:commentRangeEnd w:id="788"/>
            <w:r>
              <w:rPr>
                <w:rStyle w:val="CommentReference"/>
                <w:rFonts w:ascii="Times New Roman" w:eastAsiaTheme="minorHAnsi" w:hAnsi="Times New Roman" w:cstheme="minorBidi"/>
                <w:color w:val="auto"/>
              </w:rPr>
              <w:commentReference w:id="788"/>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89" w:name="_Toc298445796"/>
      <w:bookmarkStart w:id="790" w:name="_Toc298681281"/>
      <w:bookmarkStart w:id="791" w:name="_Toc298447521"/>
      <w:r>
        <w:t>Part Three</w:t>
      </w:r>
      <w:bookmarkEnd w:id="789"/>
      <w:bookmarkEnd w:id="790"/>
      <w:bookmarkEnd w:id="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2"/>
            <w:r w:rsidRPr="007425E1">
              <w:t xml:space="preserve">only </w:t>
            </w:r>
            <w:commentRangeEnd w:id="792"/>
            <w:r>
              <w:rPr>
                <w:rStyle w:val="CommentReference"/>
                <w:rFonts w:ascii="Times New Roman" w:eastAsiaTheme="minorHAnsi" w:hAnsi="Times New Roman" w:cstheme="minorBidi"/>
                <w:color w:val="auto"/>
              </w:rPr>
              <w:commentReference w:id="792"/>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3"/>
            <w:r w:rsidRPr="007425E1">
              <w:t xml:space="preserve">save </w:t>
            </w:r>
            <w:commentRangeEnd w:id="793"/>
            <w:r>
              <w:rPr>
                <w:rStyle w:val="CommentReference"/>
              </w:rPr>
              <w:commentReference w:id="793"/>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794"/>
            <w:r w:rsidRPr="007425E1">
              <w:t xml:space="preserve"> </w:t>
            </w:r>
            <w:commentRangeEnd w:id="794"/>
            <w:r>
              <w:rPr>
                <w:rStyle w:val="CommentReference"/>
                <w:rFonts w:ascii="Times New Roman" w:eastAsiaTheme="minorHAnsi" w:hAnsi="Times New Roman" w:cstheme="minorBidi"/>
                <w:color w:val="auto"/>
              </w:rPr>
              <w:commentReference w:id="794"/>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5" w:name="_Toc298445797"/>
      <w:bookmarkStart w:id="796" w:name="_Toc298681282"/>
      <w:bookmarkStart w:id="797" w:name="_Toc298447522"/>
      <w:r>
        <w:lastRenderedPageBreak/>
        <w:t>Part Four</w:t>
      </w:r>
      <w:bookmarkEnd w:id="795"/>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98"/>
            <w:r w:rsidRPr="007425E1">
              <w:t>counsel</w:t>
            </w:r>
            <w:commentRangeEnd w:id="798"/>
            <w:r>
              <w:rPr>
                <w:rStyle w:val="CommentReference"/>
              </w:rPr>
              <w:commentReference w:id="798"/>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799"/>
            <w:r w:rsidRPr="007425E1">
              <w:t xml:space="preserve"> </w:t>
            </w:r>
            <w:commentRangeEnd w:id="799"/>
            <w:r>
              <w:rPr>
                <w:rStyle w:val="CommentReference"/>
                <w:rFonts w:ascii="Times New Roman" w:eastAsiaTheme="minorHAnsi" w:hAnsi="Times New Roman" w:cstheme="minorBidi"/>
                <w:color w:val="auto"/>
              </w:rPr>
              <w:commentReference w:id="799"/>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0" w:name="_Toc298445798"/>
      <w:bookmarkStart w:id="801" w:name="_Toc298681283"/>
      <w:bookmarkStart w:id="802" w:name="_Toc298447523"/>
      <w:r>
        <w:t>Part Five</w:t>
      </w:r>
      <w:bookmarkEnd w:id="800"/>
      <w:bookmarkEnd w:id="801"/>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3"/>
            <w:r w:rsidRPr="007425E1">
              <w:t>overcome</w:t>
            </w:r>
            <w:commentRangeEnd w:id="803"/>
            <w:r>
              <w:rPr>
                <w:rStyle w:val="CommentReference"/>
                <w:rFonts w:ascii="Times New Roman" w:eastAsiaTheme="minorHAnsi" w:hAnsi="Times New Roman" w:cstheme="minorBidi"/>
                <w:color w:val="auto"/>
              </w:rPr>
              <w:commentReference w:id="803"/>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04"/>
            <w:r w:rsidRPr="007425E1">
              <w:t xml:space="preserve"> </w:t>
            </w:r>
            <w:commentRangeEnd w:id="804"/>
            <w:r>
              <w:rPr>
                <w:rStyle w:val="CommentReference"/>
                <w:rFonts w:ascii="Times New Roman" w:eastAsiaTheme="minorHAnsi" w:hAnsi="Times New Roman" w:cstheme="minorBidi"/>
                <w:color w:val="auto"/>
              </w:rPr>
              <w:commentReference w:id="804"/>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5" w:name="_Toc298445799"/>
      <w:bookmarkStart w:id="806" w:name="_Toc298681284"/>
      <w:bookmarkStart w:id="807" w:name="_Toc298447524"/>
      <w:r>
        <w:t>Part Six</w:t>
      </w:r>
      <w:bookmarkEnd w:id="805"/>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08"/>
            <w:r>
              <w:t>A</w:t>
            </w:r>
            <w:r w:rsidRPr="007425E1">
              <w:t xml:space="preserve">nd became </w:t>
            </w:r>
            <w:r w:rsidR="00DA1843">
              <w:t>man perfectly</w:t>
            </w:r>
            <w:commentRangeEnd w:id="808"/>
            <w:r>
              <w:rPr>
                <w:rStyle w:val="CommentReference"/>
              </w:rPr>
              <w:commentReference w:id="808"/>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09"/>
            <w:r w:rsidRPr="007425E1">
              <w:t xml:space="preserve">Without </w:t>
            </w:r>
            <w:commentRangeEnd w:id="809"/>
            <w:r>
              <w:rPr>
                <w:rStyle w:val="CommentReference"/>
                <w:rFonts w:ascii="Times New Roman" w:eastAsiaTheme="minorHAnsi" w:hAnsi="Times New Roman" w:cstheme="minorBidi"/>
                <w:color w:val="auto"/>
              </w:rPr>
              <w:commentReference w:id="809"/>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10"/>
            <w:r w:rsidRPr="007425E1">
              <w:t xml:space="preserve"> </w:t>
            </w:r>
            <w:commentRangeEnd w:id="810"/>
            <w:r>
              <w:rPr>
                <w:rStyle w:val="CommentReference"/>
                <w:rFonts w:ascii="Times New Roman" w:eastAsiaTheme="minorHAnsi" w:hAnsi="Times New Roman" w:cstheme="minorBidi"/>
                <w:color w:val="auto"/>
              </w:rPr>
              <w:commentReference w:id="810"/>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1" w:name="_Toc298445800"/>
      <w:bookmarkStart w:id="812" w:name="_Toc298681285"/>
      <w:bookmarkStart w:id="813" w:name="_Toc298447525"/>
      <w:r>
        <w:t>Part Seven</w:t>
      </w:r>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14"/>
            <w:r w:rsidRPr="007425E1">
              <w:t xml:space="preserve"> </w:t>
            </w:r>
            <w:commentRangeEnd w:id="814"/>
            <w:r>
              <w:rPr>
                <w:rStyle w:val="CommentReference"/>
                <w:rFonts w:ascii="Times New Roman" w:eastAsiaTheme="minorHAnsi" w:hAnsi="Times New Roman" w:cstheme="minorBidi"/>
                <w:color w:val="auto"/>
              </w:rPr>
              <w:commentReference w:id="814"/>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5" w:name="_Toc298445801"/>
      <w:bookmarkStart w:id="816" w:name="_Toc298681286"/>
      <w:bookmarkStart w:id="817" w:name="_Toc298447526"/>
      <w:r>
        <w:t>Part Eight</w:t>
      </w:r>
      <w:bookmarkEnd w:id="815"/>
      <w:bookmarkEnd w:id="816"/>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18"/>
            <w:r w:rsidRPr="007425E1">
              <w:t xml:space="preserve"> </w:t>
            </w:r>
            <w:commentRangeEnd w:id="818"/>
            <w:r>
              <w:rPr>
                <w:rStyle w:val="CommentReference"/>
                <w:rFonts w:ascii="Times New Roman" w:eastAsiaTheme="minorHAnsi" w:hAnsi="Times New Roman" w:cstheme="minorBidi"/>
                <w:color w:val="auto"/>
              </w:rPr>
              <w:commentReference w:id="818"/>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19"/>
            <w:r w:rsidRPr="007425E1">
              <w:t xml:space="preserve"> </w:t>
            </w:r>
            <w:commentRangeEnd w:id="819"/>
            <w:r>
              <w:rPr>
                <w:rStyle w:val="CommentReference"/>
                <w:rFonts w:ascii="Times New Roman" w:eastAsiaTheme="minorHAnsi" w:hAnsi="Times New Roman" w:cstheme="minorBidi"/>
                <w:color w:val="auto"/>
              </w:rPr>
              <w:commentReference w:id="819"/>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0" w:name="_Toc298445802"/>
      <w:bookmarkStart w:id="821" w:name="_Toc298681287"/>
      <w:bookmarkStart w:id="822" w:name="_Toc298447527"/>
      <w:r>
        <w:t>Part Nine</w:t>
      </w:r>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3"/>
            <w:r>
              <w:t>A</w:t>
            </w:r>
            <w:r w:rsidRPr="007425E1">
              <w:t>ngels</w:t>
            </w:r>
            <w:commentRangeEnd w:id="823"/>
            <w:r>
              <w:rPr>
                <w:rStyle w:val="CommentReference"/>
                <w:rFonts w:ascii="Times New Roman" w:eastAsiaTheme="minorHAnsi" w:hAnsi="Times New Roman" w:cstheme="minorBidi"/>
                <w:color w:val="auto"/>
              </w:rPr>
              <w:commentReference w:id="823"/>
            </w:r>
            <w:r w:rsidRPr="007425E1">
              <w:t xml:space="preserve"> of light </w:t>
            </w:r>
          </w:p>
          <w:p w14:paraId="63D00661" w14:textId="77777777" w:rsidR="00E35F1F" w:rsidRDefault="00E35F1F" w:rsidP="00E35F1F">
            <w:pPr>
              <w:pStyle w:val="EngHangEnd"/>
            </w:pPr>
            <w:commentRangeStart w:id="824"/>
            <w:r>
              <w:t>P</w:t>
            </w:r>
            <w:r w:rsidRPr="007425E1">
              <w:t xml:space="preserve">raise </w:t>
            </w:r>
            <w:commentRangeEnd w:id="824"/>
            <w:r>
              <w:rPr>
                <w:rStyle w:val="CommentReference"/>
              </w:rPr>
              <w:commentReference w:id="82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5"/>
            <w:r>
              <w:t>shone</w:t>
            </w:r>
            <w:commentRangeEnd w:id="825"/>
            <w:r>
              <w:rPr>
                <w:rStyle w:val="CommentReference"/>
                <w:rFonts w:ascii="Times New Roman" w:eastAsiaTheme="minorHAnsi" w:hAnsi="Times New Roman" w:cstheme="minorBidi"/>
                <w:color w:val="auto"/>
              </w:rPr>
              <w:commentReference w:id="82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6"/>
            <w:r w:rsidRPr="007425E1">
              <w:t xml:space="preserve">In </w:t>
            </w:r>
            <w:commentRangeEnd w:id="826"/>
            <w:r>
              <w:rPr>
                <w:rStyle w:val="CommentReference"/>
                <w:rFonts w:ascii="Times New Roman" w:eastAsiaTheme="minorHAnsi" w:hAnsi="Times New Roman" w:cstheme="minorBidi"/>
                <w:color w:val="auto"/>
              </w:rPr>
              <w:commentReference w:id="82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7"/>
            <w:r>
              <w:t>W</w:t>
            </w:r>
            <w:r w:rsidRPr="007425E1">
              <w:t xml:space="preserve">ho </w:t>
            </w:r>
            <w:commentRangeEnd w:id="827"/>
            <w:r>
              <w:rPr>
                <w:rStyle w:val="CommentReference"/>
                <w:rFonts w:ascii="Times New Roman" w:eastAsiaTheme="minorHAnsi" w:hAnsi="Times New Roman" w:cstheme="minorBidi"/>
                <w:color w:val="auto"/>
              </w:rPr>
              <w:commentReference w:id="82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8"/>
            <w:r w:rsidRPr="007425E1">
              <w:t xml:space="preserve">we bless </w:t>
            </w:r>
            <w:r>
              <w:t>You</w:t>
            </w:r>
            <w:r w:rsidRPr="007425E1">
              <w:t xml:space="preserve"> </w:t>
            </w:r>
            <w:commentRangeEnd w:id="828"/>
            <w:r>
              <w:rPr>
                <w:rStyle w:val="CommentReference"/>
                <w:rFonts w:ascii="Times New Roman" w:eastAsiaTheme="minorHAnsi" w:hAnsi="Times New Roman" w:cstheme="minorBidi"/>
                <w:color w:val="auto"/>
              </w:rPr>
              <w:commentReference w:id="82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29"/>
            <w:r w:rsidRPr="007425E1">
              <w:t xml:space="preserve"> </w:t>
            </w:r>
            <w:commentRangeEnd w:id="829"/>
            <w:r>
              <w:rPr>
                <w:rStyle w:val="CommentReference"/>
                <w:rFonts w:ascii="Times New Roman" w:eastAsiaTheme="minorHAnsi" w:hAnsi="Times New Roman" w:cstheme="minorBidi"/>
                <w:color w:val="auto"/>
              </w:rPr>
              <w:commentReference w:id="829"/>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89025C">
        <w:rPr>
          <w:noProof/>
        </w:rPr>
        <w:t>443</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59399192"/>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2" w:name="_Toc298681297"/>
      <w:bookmarkStart w:id="873" w:name="_Toc298447537"/>
      <w:r>
        <w:t>Part Five</w:t>
      </w:r>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4"/>
            <w:r>
              <w:t>unlimited</w:t>
            </w:r>
            <w:commentRangeEnd w:id="874"/>
            <w:r>
              <w:rPr>
                <w:rStyle w:val="CommentReference"/>
                <w:rFonts w:ascii="Times New Roman" w:eastAsiaTheme="minorHAnsi" w:hAnsi="Times New Roman" w:cstheme="minorBidi"/>
                <w:color w:val="auto"/>
              </w:rPr>
              <w:commentReference w:id="874"/>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5" w:name="_Toc298681298"/>
      <w:bookmarkStart w:id="876" w:name="_Toc298447538"/>
      <w:r>
        <w:t>Part Six</w:t>
      </w:r>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7"/>
            <w:r>
              <w:t xml:space="preserve"> </w:t>
            </w:r>
            <w:commentRangeEnd w:id="877"/>
            <w:r>
              <w:rPr>
                <w:rStyle w:val="CommentReference"/>
              </w:rPr>
              <w:commentReference w:id="877"/>
            </w:r>
            <w:r>
              <w:t>f</w:t>
            </w:r>
            <w:commentRangeStart w:id="878"/>
            <w:r>
              <w:t>aith</w:t>
            </w:r>
            <w:commentRangeEnd w:id="878"/>
            <w:r>
              <w:rPr>
                <w:rStyle w:val="CommentReference"/>
              </w:rPr>
              <w:commentReference w:id="878"/>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79" w:name="_Toc298681299"/>
      <w:bookmarkStart w:id="880" w:name="_Toc298447539"/>
      <w:r>
        <w:lastRenderedPageBreak/>
        <w:t>Part Seven</w:t>
      </w:r>
      <w:bookmarkEnd w:id="879"/>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1"/>
            <w:r>
              <w:t xml:space="preserve">a </w:t>
            </w:r>
            <w:commentRangeEnd w:id="881"/>
            <w:r>
              <w:rPr>
                <w:rStyle w:val="CommentReference"/>
                <w:rFonts w:ascii="Times New Roman" w:eastAsiaTheme="minorHAnsi" w:hAnsi="Times New Roman" w:cstheme="minorBidi"/>
                <w:color w:val="auto"/>
              </w:rPr>
              <w:commentReference w:id="881"/>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2" w:name="_Toc298681300"/>
      <w:bookmarkStart w:id="883" w:name="_Toc298447540"/>
      <w:bookmarkStart w:id="884" w:name="_Toc308441922"/>
      <w:r>
        <w:t>The Crown Adam</w:t>
      </w:r>
      <w:bookmarkEnd w:id="882"/>
      <w:bookmarkEnd w:id="883"/>
      <w:bookmarkEnd w:id="884"/>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5"/>
            <w:r>
              <w:t>He</w:t>
            </w:r>
            <w:r w:rsidRPr="007425E1">
              <w:t xml:space="preserve"> </w:t>
            </w:r>
            <w:commentRangeEnd w:id="885"/>
            <w:r>
              <w:rPr>
                <w:rStyle w:val="CommentReference"/>
                <w:rFonts w:ascii="Times New Roman" w:eastAsiaTheme="minorHAnsi" w:hAnsi="Times New Roman" w:cstheme="minorBidi"/>
                <w:color w:val="auto"/>
              </w:rPr>
              <w:commentReference w:id="885"/>
            </w:r>
            <w:r w:rsidRPr="007425E1">
              <w:t xml:space="preserve">who is carried </w:t>
            </w:r>
          </w:p>
          <w:p w14:paraId="05DA09F2" w14:textId="04037ECB" w:rsidR="00E35F1F" w:rsidRDefault="00557D05" w:rsidP="00E35F1F">
            <w:pPr>
              <w:pStyle w:val="EngHangEnd"/>
            </w:pPr>
            <w:r>
              <w:t>Upon</w:t>
            </w:r>
            <w:commentRangeStart w:id="886"/>
            <w:r w:rsidR="00E35F1F" w:rsidRPr="007425E1">
              <w:t xml:space="preserve"> </w:t>
            </w:r>
            <w:commentRangeEnd w:id="886"/>
            <w:r w:rsidR="00E35F1F">
              <w:rPr>
                <w:rStyle w:val="CommentReference"/>
              </w:rPr>
              <w:commentReference w:id="886"/>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7"/>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7"/>
            <w:r>
              <w:rPr>
                <w:rStyle w:val="CommentReference"/>
                <w:rFonts w:ascii="Garamond" w:hAnsi="Garamond" w:cstheme="minorBidi"/>
                <w:noProof w:val="0"/>
                <w:lang w:val="en-CA"/>
              </w:rPr>
              <w:commentReference w:id="887"/>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89025C">
        <w:rPr>
          <w:noProof/>
        </w:rPr>
        <w:t>443</w:t>
      </w:r>
      <w:r>
        <w:fldChar w:fldCharType="end"/>
      </w:r>
      <w:r>
        <w:t>.</w:t>
      </w:r>
    </w:p>
    <w:p w14:paraId="55A2AE2E" w14:textId="77777777" w:rsidR="00E35F1F" w:rsidRDefault="00E35F1F" w:rsidP="00E35F1F">
      <w:pPr>
        <w:pStyle w:val="Heading2"/>
      </w:pPr>
      <w:bookmarkStart w:id="888" w:name="_Toc298681301"/>
      <w:bookmarkStart w:id="889" w:name="_Toc308441923"/>
      <w:bookmarkStart w:id="890" w:name="_Toc459399193"/>
      <w:r>
        <w:lastRenderedPageBreak/>
        <w:t>Wednesday</w:t>
      </w:r>
      <w:bookmarkEnd w:id="888"/>
      <w:bookmarkEnd w:id="889"/>
      <w:bookmarkEnd w:id="890"/>
    </w:p>
    <w:p w14:paraId="5D01081B" w14:textId="77777777" w:rsidR="00E35F1F" w:rsidRDefault="00E35F1F" w:rsidP="00E35F1F">
      <w:pPr>
        <w:pStyle w:val="Heading3"/>
      </w:pPr>
      <w:bookmarkStart w:id="891" w:name="_Toc298681302"/>
      <w:bookmarkStart w:id="892" w:name="_Toc308441924"/>
      <w:bookmarkStart w:id="893" w:name="_Ref452619950"/>
      <w:bookmarkStart w:id="894" w:name="_Ref452619954"/>
      <w:r>
        <w:t>The Wednesday Psali Batos</w:t>
      </w:r>
      <w:bookmarkEnd w:id="891"/>
      <w:bookmarkEnd w:id="892"/>
      <w:bookmarkEnd w:id="893"/>
      <w:bookmarkEnd w:id="894"/>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5"/>
            <w:r>
              <w:t xml:space="preserve">breaths </w:t>
            </w:r>
            <w:commentRangeEnd w:id="895"/>
            <w:r>
              <w:rPr>
                <w:rStyle w:val="CommentReference"/>
                <w:rFonts w:ascii="Times New Roman" w:eastAsiaTheme="minorHAnsi" w:hAnsi="Times New Roman" w:cstheme="minorBidi"/>
                <w:color w:val="auto"/>
              </w:rPr>
              <w:commentReference w:id="895"/>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6"/>
            <w:r>
              <w:t xml:space="preserve">When </w:t>
            </w:r>
            <w:commentRangeEnd w:id="896"/>
            <w:r>
              <w:rPr>
                <w:rStyle w:val="CommentReference"/>
                <w:rFonts w:ascii="Times New Roman" w:eastAsiaTheme="minorHAnsi" w:hAnsi="Times New Roman" w:cstheme="minorBidi"/>
                <w:color w:val="auto"/>
              </w:rPr>
              <w:commentReference w:id="896"/>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7"/>
            <w:r>
              <w:t>tribulations</w:t>
            </w:r>
            <w:commentRangeEnd w:id="897"/>
            <w:r>
              <w:rPr>
                <w:rStyle w:val="CommentReference"/>
                <w:rFonts w:ascii="Times New Roman" w:eastAsiaTheme="minorHAnsi" w:hAnsi="Times New Roman" w:cstheme="minorBidi"/>
                <w:color w:val="auto"/>
              </w:rPr>
              <w:commentReference w:id="897"/>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8" w:name="_Toc298681303"/>
      <w:bookmarkStart w:id="899" w:name="_Toc308441925"/>
      <w:r w:rsidRPr="00FD2E69">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0" w:name="_Toc298681304"/>
      <w:bookmarkStart w:id="901" w:name="_Toc308441926"/>
      <w:bookmarkStart w:id="902" w:name="_Ref452619983"/>
      <w:bookmarkStart w:id="903" w:name="_Ref452619987"/>
      <w:r>
        <w:t>The Wednesday Theotokia</w:t>
      </w:r>
      <w:bookmarkEnd w:id="900"/>
      <w:bookmarkEnd w:id="901"/>
      <w:bookmarkEnd w:id="902"/>
      <w:bookmarkEnd w:id="90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4" w:name="_Toc298681305"/>
      <w:r>
        <w:t>Part One</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5" w:name="_Toc298681306"/>
      <w:r>
        <w:t>Part Two</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6"/>
            <w:r w:rsidRPr="00FA5B8C">
              <w:t>ⲥⲉⲙⲟϣⲓ ϧⲉⲛ ⲛ̀ⲧⲉ ⲡ̀ⲕⲁϩⲓ ⲥⲉⲙⲟϣⲓ ϧⲉⲛ ⲡⲉⲟⲩⲱⲓⲛⲓ</w:t>
            </w:r>
            <w:r w:rsidRPr="00F6464C">
              <w:t xml:space="preserve"> </w:t>
            </w:r>
            <w:commentRangeEnd w:id="906"/>
            <w:r>
              <w:rPr>
                <w:rStyle w:val="CommentReference"/>
                <w:rFonts w:ascii="Garamond" w:hAnsi="Garamond" w:cstheme="minorBidi"/>
                <w:noProof w:val="0"/>
                <w:lang w:val="en-CA"/>
              </w:rPr>
              <w:commentReference w:id="90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7" w:name="_Toc298681307"/>
      <w:r>
        <w:lastRenderedPageBreak/>
        <w:t>Part Three</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8"/>
            <w:r w:rsidRPr="007425E1">
              <w:t>For you brought forth</w:t>
            </w:r>
            <w:commentRangeEnd w:id="908"/>
            <w:r>
              <w:rPr>
                <w:rStyle w:val="CommentReference"/>
                <w:rFonts w:ascii="Times New Roman" w:eastAsiaTheme="minorHAnsi" w:hAnsi="Times New Roman" w:cstheme="minorBidi"/>
                <w:color w:val="auto"/>
              </w:rPr>
              <w:commentReference w:id="90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09" w:name="_Toc298681308"/>
      <w:r>
        <w:t>Part Four</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0" w:name="_Toc298681309"/>
      <w:r>
        <w:t>Part Five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1"/>
            <w:r>
              <w:t>He</w:t>
            </w:r>
            <w:r w:rsidRPr="007425E1">
              <w:t xml:space="preserve"> </w:t>
            </w:r>
            <w:commentRangeEnd w:id="911"/>
            <w:r>
              <w:rPr>
                <w:rStyle w:val="CommentReference"/>
              </w:rPr>
              <w:commentReference w:id="911"/>
            </w:r>
            <w:r w:rsidRPr="007425E1">
              <w:t xml:space="preserve">Who </w:t>
            </w:r>
            <w:commentRangeStart w:id="912"/>
            <w:r w:rsidRPr="007425E1">
              <w:t xml:space="preserve">is </w:t>
            </w:r>
            <w:commentRangeEnd w:id="912"/>
            <w:r>
              <w:rPr>
                <w:rStyle w:val="CommentReference"/>
              </w:rPr>
              <w:commentReference w:id="91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13"/>
            <w:r w:rsidRPr="007425E1">
              <w:t>He to Whom is due the glory forever</w:t>
            </w:r>
            <w:commentRangeEnd w:id="913"/>
            <w:r>
              <w:rPr>
                <w:rStyle w:val="CommentReference"/>
                <w:rFonts w:ascii="Times New Roman" w:eastAsiaTheme="minorHAnsi" w:hAnsi="Times New Roman" w:cstheme="minorBidi"/>
                <w:color w:val="auto"/>
              </w:rPr>
              <w:commentReference w:id="91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4" w:name="_Toc298681310"/>
      <w:r>
        <w:t>Part Six</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15"/>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15"/>
            <w:r>
              <w:rPr>
                <w:rStyle w:val="CommentReference"/>
              </w:rPr>
              <w:commentReference w:id="91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6"/>
            <w:r w:rsidRPr="00FA5B8C">
              <w:t>ⲙⲁⲣⲓⲁ</w:t>
            </w:r>
            <w:r w:rsidRPr="002147AA">
              <w:t xml:space="preserve"> </w:t>
            </w:r>
            <w:commentRangeEnd w:id="916"/>
            <w:r>
              <w:rPr>
                <w:rStyle w:val="CommentReference"/>
                <w:rFonts w:ascii="Garamond" w:hAnsi="Garamond" w:cstheme="minorBidi"/>
                <w:noProof w:val="0"/>
                <w:lang w:val="en-CA"/>
              </w:rPr>
              <w:commentReference w:id="91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7"/>
            <w:r w:rsidRPr="00FA5B8C">
              <w:t>ⲥⲧⲁⲓⲏⲟⲩⲧ ̀</w:t>
            </w:r>
            <w:commentRangeEnd w:id="917"/>
            <w:r>
              <w:rPr>
                <w:rStyle w:val="CommentReference"/>
                <w:rFonts w:ascii="Garamond" w:hAnsi="Garamond" w:cstheme="minorBidi"/>
                <w:noProof w:val="0"/>
                <w:lang w:val="en-CA"/>
              </w:rPr>
              <w:commentReference w:id="91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8"/>
            <w:r w:rsidRPr="00FA5B8C">
              <w:t>ⲙⲡⲓⲟⲩⲁⲓ ̀</w:t>
            </w:r>
            <w:commentRangeEnd w:id="918"/>
            <w:r>
              <w:rPr>
                <w:rStyle w:val="CommentReference"/>
                <w:rFonts w:ascii="Garamond" w:hAnsi="Garamond" w:cstheme="minorBidi"/>
                <w:noProof w:val="0"/>
                <w:lang w:val="en-CA"/>
              </w:rPr>
              <w:commentReference w:id="91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19"/>
            <w:r w:rsidRPr="00FA5B8C">
              <w:t>ⲉⲣⲉ ̀</w:t>
            </w:r>
            <w:commentRangeEnd w:id="919"/>
            <w:r>
              <w:rPr>
                <w:rStyle w:val="CommentReference"/>
                <w:rFonts w:ascii="Garamond" w:hAnsi="Garamond" w:cstheme="minorBidi"/>
                <w:noProof w:val="0"/>
                <w:lang w:val="en-CA"/>
              </w:rPr>
              <w:commentReference w:id="91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0" w:name="_Toc298681311"/>
      <w:r>
        <w:t>Part Seven</w:t>
      </w:r>
      <w:bookmarkEnd w:id="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1"/>
            <w:r>
              <w:t xml:space="preserve">sits </w:t>
            </w:r>
            <w:commentRangeEnd w:id="921"/>
            <w:r>
              <w:rPr>
                <w:rStyle w:val="CommentReference"/>
                <w:rFonts w:ascii="Times New Roman" w:eastAsiaTheme="minorHAnsi" w:hAnsi="Times New Roman" w:cstheme="minorBidi"/>
                <w:color w:val="auto"/>
              </w:rPr>
              <w:commentReference w:id="92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2"/>
            <w:r w:rsidRPr="00FA5B8C">
              <w:t>ⲉⲧⲁϥⲟⲩⲱⲛϩ</w:t>
            </w:r>
            <w:r w:rsidRPr="002147AA">
              <w:t xml:space="preserve"> </w:t>
            </w:r>
            <w:commentRangeEnd w:id="922"/>
            <w:r>
              <w:rPr>
                <w:rStyle w:val="CommentReference"/>
                <w:rFonts w:ascii="Garamond" w:hAnsi="Garamond" w:cstheme="minorBidi"/>
                <w:noProof w:val="0"/>
                <w:lang w:val="en-CA"/>
              </w:rPr>
              <w:commentReference w:id="92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3"/>
            <w:r w:rsidRPr="00FA5B8C">
              <w:t>Ϫⲉ ⲡⲓⲁⲧⲥⲁⲣⲝ</w:t>
            </w:r>
            <w:commentRangeEnd w:id="923"/>
            <w:r>
              <w:rPr>
                <w:rStyle w:val="CommentReference"/>
                <w:rFonts w:ascii="Garamond" w:hAnsi="Garamond" w:cstheme="minorBidi"/>
                <w:noProof w:val="0"/>
                <w:lang w:val="en-CA"/>
              </w:rPr>
              <w:commentReference w:id="92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4" w:name="_Toc298681312"/>
      <w:bookmarkStart w:id="925" w:name="_Toc308441927"/>
      <w:r>
        <w:t>The Crown Batos</w:t>
      </w:r>
      <w:bookmarkEnd w:id="924"/>
      <w:bookmarkEnd w:id="92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6"/>
            <w:r w:rsidRPr="007425E1">
              <w:t>has entered and come forth</w:t>
            </w:r>
            <w:commentRangeEnd w:id="926"/>
            <w:r>
              <w:rPr>
                <w:rStyle w:val="CommentReference"/>
                <w:rFonts w:ascii="Times New Roman" w:eastAsiaTheme="minorHAnsi" w:hAnsi="Times New Roman" w:cstheme="minorBidi"/>
                <w:color w:val="auto"/>
              </w:rPr>
              <w:commentReference w:id="92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7"/>
            <w:r w:rsidRPr="007425E1">
              <w:t>manifestation</w:t>
            </w:r>
            <w:commentRangeEnd w:id="927"/>
            <w:r>
              <w:rPr>
                <w:rStyle w:val="CommentReference"/>
              </w:rPr>
              <w:commentReference w:id="92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8"/>
            <w:r>
              <w:t>and</w:t>
            </w:r>
            <w:r w:rsidRPr="007425E1">
              <w:t xml:space="preserve"> </w:t>
            </w:r>
            <w:commentRangeEnd w:id="928"/>
            <w:r>
              <w:rPr>
                <w:rStyle w:val="CommentReference"/>
              </w:rPr>
              <w:commentReference w:id="92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2"/>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89025C">
        <w:rPr>
          <w:noProof/>
        </w:rPr>
        <w:t>525</w:t>
      </w:r>
      <w:r>
        <w:fldChar w:fldCharType="end"/>
      </w:r>
      <w:r>
        <w:t>.</w:t>
      </w:r>
    </w:p>
    <w:p w14:paraId="6C2803B6" w14:textId="77777777" w:rsidR="00E35F1F" w:rsidRDefault="00E35F1F" w:rsidP="00E35F1F">
      <w:pPr>
        <w:pStyle w:val="Heading2"/>
      </w:pPr>
      <w:bookmarkStart w:id="929" w:name="_Toc298681313"/>
      <w:bookmarkStart w:id="930" w:name="_Toc308441928"/>
      <w:bookmarkStart w:id="931" w:name="_Toc459399194"/>
      <w:r>
        <w:lastRenderedPageBreak/>
        <w:t>Thursday</w:t>
      </w:r>
      <w:bookmarkEnd w:id="929"/>
      <w:bookmarkEnd w:id="930"/>
      <w:bookmarkEnd w:id="931"/>
    </w:p>
    <w:p w14:paraId="562349E9" w14:textId="453ED52C" w:rsidR="00E35F1F" w:rsidRDefault="00E35F1F" w:rsidP="00E35F1F">
      <w:pPr>
        <w:pStyle w:val="Heading3"/>
      </w:pPr>
      <w:bookmarkStart w:id="932" w:name="_Toc298681314"/>
      <w:bookmarkStart w:id="933" w:name="_Toc308441929"/>
      <w:bookmarkStart w:id="934" w:name="_Ref452620057"/>
      <w:r>
        <w:t xml:space="preserve">The Psali Batos for </w:t>
      </w:r>
      <w:bookmarkEnd w:id="932"/>
      <w:bookmarkEnd w:id="933"/>
      <w:r w:rsidR="00CF15BA">
        <w:t>Thursday</w:t>
      </w:r>
      <w:bookmarkEnd w:id="93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5"/>
            <w:r w:rsidRPr="007425E1">
              <w:t xml:space="preserve">on </w:t>
            </w:r>
            <w:commentRangeEnd w:id="935"/>
            <w:r>
              <w:rPr>
                <w:rStyle w:val="CommentReference"/>
              </w:rPr>
              <w:commentReference w:id="93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36"/>
            <w:r w:rsidR="00E35F1F" w:rsidRPr="007425E1">
              <w:t xml:space="preserve"> </w:t>
            </w:r>
            <w:commentRangeEnd w:id="936"/>
            <w:r w:rsidR="00E1284B">
              <w:rPr>
                <w:rStyle w:val="CommentReference"/>
                <w:rFonts w:eastAsiaTheme="minorHAnsi" w:cstheme="minorBidi"/>
                <w:color w:val="auto"/>
                <w:lang w:val="en-CA"/>
              </w:rPr>
              <w:commentReference w:id="936"/>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7"/>
            <w:r w:rsidRPr="007425E1">
              <w:t xml:space="preserve">Crush </w:t>
            </w:r>
            <w:r w:rsidR="00CF15BA" w:rsidRPr="00CF15BA">
              <w:t xml:space="preserve">beneath </w:t>
            </w:r>
            <w:r w:rsidRPr="007425E1">
              <w:t>us</w:t>
            </w:r>
            <w:commentRangeEnd w:id="937"/>
            <w:r>
              <w:rPr>
                <w:rStyle w:val="CommentReference"/>
                <w:rFonts w:ascii="Times New Roman" w:eastAsiaTheme="minorHAnsi" w:hAnsi="Times New Roman" w:cstheme="minorBidi"/>
                <w:color w:val="auto"/>
              </w:rPr>
              <w:commentReference w:id="93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8" w:name="_Toc298681315"/>
      <w:bookmarkStart w:id="939" w:name="_Toc308441930"/>
      <w:r w:rsidRPr="00FD2E69">
        <w:lastRenderedPageBreak/>
        <w:t xml:space="preserve">The Conclusion of the </w:t>
      </w:r>
      <w:r>
        <w:t>Batos</w:t>
      </w:r>
      <w:r w:rsidRPr="00FD2E69">
        <w:t xml:space="preserve"> Psali</w:t>
      </w:r>
      <w:bookmarkEnd w:id="938"/>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0" w:name="_Toc298681316"/>
      <w:bookmarkStart w:id="941" w:name="_Toc308441931"/>
      <w:bookmarkStart w:id="942" w:name="_Ref452620072"/>
      <w:bookmarkStart w:id="943" w:name="_Ref452620076"/>
      <w:r>
        <w:t>The Thursday Theotokia</w:t>
      </w:r>
      <w:bookmarkEnd w:id="940"/>
      <w:bookmarkEnd w:id="941"/>
      <w:bookmarkEnd w:id="942"/>
      <w:bookmarkEnd w:id="94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4" w:name="_Toc298681317"/>
      <w:r>
        <w:t>Part One</w:t>
      </w:r>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5"/>
            <w:r w:rsidRPr="007425E1">
              <w:t>virgin</w:t>
            </w:r>
            <w:commentRangeEnd w:id="945"/>
            <w:r>
              <w:rPr>
                <w:rStyle w:val="CommentReference"/>
                <w:rFonts w:ascii="Times New Roman" w:eastAsiaTheme="minorHAnsi" w:hAnsi="Times New Roman" w:cstheme="minorBidi"/>
                <w:color w:val="auto"/>
              </w:rPr>
              <w:commentReference w:id="94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6" w:name="_Toc298681318"/>
      <w:r>
        <w:t>Part Two</w:t>
      </w:r>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7"/>
            <w:r>
              <w:t>abolished</w:t>
            </w:r>
            <w:commentRangeEnd w:id="947"/>
            <w:r>
              <w:rPr>
                <w:rStyle w:val="CommentReference"/>
                <w:rFonts w:ascii="Times New Roman" w:eastAsiaTheme="minorHAnsi" w:hAnsi="Times New Roman" w:cstheme="minorBidi"/>
                <w:color w:val="auto"/>
              </w:rPr>
              <w:commentReference w:id="94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8" w:name="_Toc298681319"/>
      <w:r>
        <w:t>Part Three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3"/>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49" w:name="_Toc298681320"/>
      <w:r>
        <w:t>Part Four</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50"/>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1"/>
            <w:r>
              <w:t xml:space="preserve">appeared </w:t>
            </w:r>
            <w:commentRangeEnd w:id="951"/>
            <w:r>
              <w:rPr>
                <w:rStyle w:val="CommentReference"/>
                <w:rFonts w:ascii="Times New Roman" w:eastAsiaTheme="minorHAnsi" w:hAnsi="Times New Roman" w:cstheme="minorBidi"/>
                <w:color w:val="auto"/>
              </w:rPr>
              <w:commentReference w:id="95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3"/>
            <w:r w:rsidRPr="007425E1">
              <w:t>strength</w:t>
            </w:r>
            <w:commentRangeEnd w:id="953"/>
            <w:r>
              <w:rPr>
                <w:rStyle w:val="CommentReference"/>
                <w:rFonts w:ascii="Times New Roman" w:eastAsiaTheme="minorHAnsi" w:hAnsi="Times New Roman" w:cstheme="minorBidi"/>
                <w:color w:val="auto"/>
              </w:rPr>
              <w:commentReference w:id="95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4"/>
            <w:r>
              <w:t>N</w:t>
            </w:r>
            <w:r w:rsidRPr="007425E1">
              <w:t xml:space="preserve">ow </w:t>
            </w:r>
            <w:commentRangeEnd w:id="954"/>
            <w:r>
              <w:rPr>
                <w:rStyle w:val="CommentReference"/>
                <w:rFonts w:ascii="Times New Roman" w:eastAsiaTheme="minorHAnsi" w:hAnsi="Times New Roman" w:cstheme="minorBidi"/>
                <w:color w:val="auto"/>
              </w:rPr>
              <w:commentReference w:id="95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5" w:name="_Toc298681321"/>
      <w:r>
        <w:t>Part Five</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6"/>
            <w:r>
              <w:t>Theotokos</w:t>
            </w:r>
            <w:commentRangeEnd w:id="956"/>
            <w:r>
              <w:rPr>
                <w:rStyle w:val="CommentReference"/>
                <w:rFonts w:ascii="Times New Roman" w:eastAsiaTheme="minorHAnsi" w:hAnsi="Times New Roman" w:cstheme="minorBidi"/>
                <w:color w:val="auto"/>
              </w:rPr>
              <w:commentReference w:id="95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7"/>
            <w:r>
              <w:t xml:space="preserve">of </w:t>
            </w:r>
            <w:commentRangeEnd w:id="957"/>
            <w:r>
              <w:rPr>
                <w:rStyle w:val="CommentReference"/>
                <w:rFonts w:ascii="Times New Roman" w:eastAsiaTheme="minorHAnsi" w:hAnsi="Times New Roman" w:cstheme="minorBidi"/>
                <w:color w:val="auto"/>
              </w:rPr>
              <w:commentReference w:id="95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8" w:name="_Toc298681322"/>
      <w:r>
        <w:t>Part Six</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59"/>
            <w:r>
              <w:t xml:space="preserve">The </w:t>
            </w:r>
            <w:commentRangeEnd w:id="959"/>
            <w:r>
              <w:rPr>
                <w:rStyle w:val="CommentReference"/>
                <w:rFonts w:ascii="Times New Roman" w:eastAsiaTheme="minorHAnsi" w:hAnsi="Times New Roman" w:cstheme="minorBidi"/>
                <w:color w:val="auto"/>
              </w:rPr>
              <w:commentReference w:id="95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60"/>
            <w:r>
              <w:t>would</w:t>
            </w:r>
            <w:r w:rsidRPr="007425E1">
              <w:t xml:space="preserve"> </w:t>
            </w:r>
            <w:commentRangeEnd w:id="960"/>
            <w:r>
              <w:rPr>
                <w:rStyle w:val="CommentReference"/>
              </w:rPr>
              <w:commentReference w:id="96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1" w:name="_Toc298681323"/>
      <w:r>
        <w:t>Part Seven</w:t>
      </w:r>
      <w:bookmarkEnd w:id="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2"/>
            <w:r>
              <w:t>David</w:t>
            </w:r>
            <w:commentRangeEnd w:id="962"/>
            <w:r>
              <w:rPr>
                <w:rStyle w:val="CommentReference"/>
                <w:rFonts w:ascii="Times New Roman" w:eastAsiaTheme="minorHAnsi" w:hAnsi="Times New Roman" w:cstheme="minorBidi"/>
                <w:color w:val="auto"/>
              </w:rPr>
              <w:commentReference w:id="96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3"/>
            <w:r w:rsidRPr="00E03CD4">
              <w:t xml:space="preserve">deemed </w:t>
            </w:r>
            <w:commentRangeEnd w:id="963"/>
            <w:r>
              <w:rPr>
                <w:rStyle w:val="CommentReference"/>
                <w:rFonts w:ascii="Times New Roman" w:eastAsiaTheme="minorHAnsi" w:hAnsi="Times New Roman" w:cstheme="minorBidi"/>
                <w:color w:val="auto"/>
              </w:rPr>
              <w:commentReference w:id="96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4" w:name="_Toc298681324"/>
      <w:r>
        <w:t>Part Eight</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5"/>
            <w:r>
              <w:t>heaven</w:t>
            </w:r>
            <w:r w:rsidRPr="007425E1">
              <w:t xml:space="preserve"> </w:t>
            </w:r>
            <w:commentRangeEnd w:id="965"/>
            <w:r>
              <w:rPr>
                <w:rStyle w:val="CommentReference"/>
                <w:rFonts w:ascii="Times New Roman" w:eastAsiaTheme="minorHAnsi" w:hAnsi="Times New Roman" w:cstheme="minorBidi"/>
                <w:color w:val="auto"/>
              </w:rPr>
              <w:commentReference w:id="96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6" w:name="_Toc298681325"/>
      <w:r>
        <w:lastRenderedPageBreak/>
        <w:t>Part Nine</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7"/>
            <w:r w:rsidRPr="007425E1">
              <w:t>Rises</w:t>
            </w:r>
            <w:commentRangeEnd w:id="967"/>
            <w:r>
              <w:rPr>
                <w:rStyle w:val="CommentReference"/>
              </w:rPr>
              <w:commentReference w:id="96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8" w:name="_Toc298681326"/>
      <w:bookmarkStart w:id="969" w:name="_Toc308441932"/>
      <w:r>
        <w:lastRenderedPageBreak/>
        <w:t xml:space="preserve">The </w:t>
      </w:r>
      <w:r w:rsidRPr="007C4181">
        <w:t>Crown</w:t>
      </w:r>
      <w:bookmarkEnd w:id="968"/>
      <w:bookmarkEnd w:id="96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0"/>
            <w:r w:rsidRPr="007425E1">
              <w:t>destroyed</w:t>
            </w:r>
            <w:commentRangeEnd w:id="970"/>
            <w:r>
              <w:rPr>
                <w:rStyle w:val="CommentReference"/>
                <w:rFonts w:ascii="Times New Roman" w:eastAsiaTheme="minorHAnsi" w:hAnsi="Times New Roman" w:cstheme="minorBidi"/>
                <w:color w:val="auto"/>
              </w:rPr>
              <w:commentReference w:id="97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4"/>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89025C">
        <w:rPr>
          <w:noProof/>
        </w:rPr>
        <w:t>525</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1" w:name="_Toc298681327"/>
      <w:bookmarkStart w:id="972" w:name="_Toc308441933"/>
      <w:bookmarkStart w:id="973" w:name="_Toc459399195"/>
      <w:r>
        <w:lastRenderedPageBreak/>
        <w:t>Friday</w:t>
      </w:r>
      <w:bookmarkEnd w:id="971"/>
      <w:bookmarkEnd w:id="972"/>
      <w:bookmarkEnd w:id="973"/>
    </w:p>
    <w:p w14:paraId="05EA9798" w14:textId="77777777" w:rsidR="00E35F1F" w:rsidRDefault="00E35F1F" w:rsidP="00E35F1F">
      <w:pPr>
        <w:pStyle w:val="Heading3"/>
      </w:pPr>
      <w:bookmarkStart w:id="974" w:name="_Toc298681328"/>
      <w:bookmarkStart w:id="975" w:name="_Toc308441934"/>
      <w:bookmarkStart w:id="976" w:name="_Ref452620428"/>
      <w:bookmarkStart w:id="977" w:name="_Ref452620435"/>
      <w:r>
        <w:t>The Psali Batos for Friday</w:t>
      </w:r>
      <w:bookmarkEnd w:id="974"/>
      <w:bookmarkEnd w:id="975"/>
      <w:bookmarkEnd w:id="976"/>
      <w:bookmarkEnd w:id="97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8"/>
            <w:r w:rsidRPr="007425E1">
              <w:t>servants</w:t>
            </w:r>
            <w:commentRangeEnd w:id="978"/>
            <w:r>
              <w:rPr>
                <w:rStyle w:val="CommentReference"/>
                <w:rFonts w:ascii="Times New Roman" w:eastAsiaTheme="minorHAnsi" w:hAnsi="Times New Roman" w:cstheme="minorBidi"/>
                <w:color w:val="auto"/>
              </w:rPr>
              <w:commentReference w:id="97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79"/>
            <w:r w:rsidRPr="007425E1">
              <w:t>To escape the face of the bows.</w:t>
            </w:r>
            <w:commentRangeEnd w:id="979"/>
            <w:r>
              <w:rPr>
                <w:rStyle w:val="CommentReference"/>
              </w:rPr>
              <w:commentReference w:id="97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0"/>
            <w:r w:rsidRPr="00FA5B8C">
              <w:t>ⲉⲑⲣⲟⲩⲱ̀ϣⲉⲙ ⲛ̀ⲧ̀ϫⲟⲙ ⲛ̀ⲧⲉ ⲡⲓⲭ̀ⲣⲱⲙ</w:t>
            </w:r>
            <w:commentRangeEnd w:id="980"/>
            <w:r>
              <w:rPr>
                <w:rStyle w:val="CommentReference"/>
                <w:rFonts w:ascii="Garamond" w:hAnsi="Garamond" w:cstheme="minorBidi"/>
                <w:noProof w:val="0"/>
                <w:lang w:val="en-CA"/>
              </w:rPr>
              <w:commentReference w:id="980"/>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1" w:name="_Toc298681329"/>
      <w:bookmarkStart w:id="982" w:name="_Toc308441935"/>
      <w:r w:rsidRPr="00FD2E69">
        <w:lastRenderedPageBreak/>
        <w:t xml:space="preserve">The Conclusion of the </w:t>
      </w:r>
      <w:r>
        <w:t>Batos</w:t>
      </w:r>
      <w:r w:rsidRPr="00FD2E69">
        <w:t xml:space="preserve"> Psali</w:t>
      </w:r>
      <w:bookmarkEnd w:id="981"/>
      <w:bookmarkEnd w:id="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3" w:name="_Toc298681330"/>
      <w:bookmarkStart w:id="984" w:name="_Toc308441936"/>
      <w:bookmarkStart w:id="985" w:name="_Ref452620452"/>
      <w:bookmarkStart w:id="986" w:name="_Ref452620455"/>
      <w:r>
        <w:t>The Friday Theotokia</w:t>
      </w:r>
      <w:bookmarkEnd w:id="983"/>
      <w:bookmarkEnd w:id="984"/>
      <w:bookmarkEnd w:id="985"/>
      <w:bookmarkEnd w:id="98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7" w:name="_Toc298681331"/>
      <w:r>
        <w:t>Part One</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8"/>
            <w:r>
              <w:t>the fruit of your womb</w:t>
            </w:r>
            <w:commentRangeEnd w:id="988"/>
            <w:r>
              <w:rPr>
                <w:rStyle w:val="CommentReference"/>
                <w:rFonts w:ascii="Times New Roman" w:eastAsiaTheme="minorHAnsi" w:hAnsi="Times New Roman" w:cstheme="minorBidi"/>
                <w:color w:val="auto"/>
              </w:rPr>
              <w:commentReference w:id="98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89" w:name="_Toc298681332"/>
      <w:r>
        <w:lastRenderedPageBreak/>
        <w:t>Part Two</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0"/>
            <w:r>
              <w:t xml:space="preserve">incarnate </w:t>
            </w:r>
            <w:commentRangeEnd w:id="990"/>
            <w:r>
              <w:rPr>
                <w:rStyle w:val="CommentReference"/>
                <w:rFonts w:ascii="Times New Roman" w:eastAsiaTheme="minorHAnsi" w:hAnsi="Times New Roman" w:cstheme="minorBidi"/>
                <w:color w:val="auto"/>
              </w:rPr>
              <w:commentReference w:id="990"/>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1" w:name="_Toc298681333"/>
      <w:r>
        <w:t>Part Three</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2" w:name="_Toc298681334"/>
      <w:r>
        <w:t>Part Four</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3" w:name="_Toc298681335"/>
      <w:r>
        <w:t>Part Five</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4" w:name="_Toc298681336"/>
      <w:r>
        <w:lastRenderedPageBreak/>
        <w:t>Part Six</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5" w:name="_Toc298681337"/>
      <w:r>
        <w:t>Part Seven</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6"/>
            <w:r>
              <w:t>temple</w:t>
            </w:r>
            <w:commentRangeEnd w:id="996"/>
            <w:r>
              <w:rPr>
                <w:rStyle w:val="CommentReference"/>
                <w:rFonts w:ascii="Times New Roman" w:eastAsiaTheme="minorHAnsi" w:hAnsi="Times New Roman" w:cstheme="minorBidi"/>
                <w:color w:val="auto"/>
              </w:rPr>
              <w:commentReference w:id="996"/>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7" w:name="_Toc298681338"/>
      <w:bookmarkStart w:id="998" w:name="_Toc308441937"/>
      <w:r>
        <w:lastRenderedPageBreak/>
        <w:t>The Crown</w:t>
      </w:r>
      <w:bookmarkEnd w:id="997"/>
      <w:bookmarkEnd w:id="998"/>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99"/>
            <w:r w:rsidRPr="00F0646D">
              <w:t xml:space="preserve">Infinite </w:t>
            </w:r>
            <w:commentRangeEnd w:id="999"/>
            <w:r>
              <w:rPr>
                <w:rStyle w:val="CommentReference"/>
                <w:rFonts w:ascii="Times New Roman" w:eastAsiaTheme="minorHAnsi" w:hAnsi="Times New Roman" w:cstheme="minorBidi"/>
                <w:color w:val="auto"/>
              </w:rPr>
              <w:commentReference w:id="999"/>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0"/>
            <w:r w:rsidRPr="007425E1">
              <w:t>hook</w:t>
            </w:r>
            <w:commentRangeEnd w:id="1000"/>
            <w:r>
              <w:rPr>
                <w:rStyle w:val="CommentReference"/>
                <w:rFonts w:ascii="Times New Roman" w:eastAsiaTheme="minorHAnsi" w:hAnsi="Times New Roman" w:cstheme="minorBidi"/>
                <w:color w:val="auto"/>
              </w:rPr>
              <w:commentReference w:id="1000"/>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1"/>
            <w:r w:rsidRPr="007425E1">
              <w:t xml:space="preserve">Teaching </w:t>
            </w:r>
            <w:commentRangeEnd w:id="1001"/>
            <w:r>
              <w:rPr>
                <w:rStyle w:val="CommentReference"/>
                <w:rFonts w:ascii="Times New Roman" w:eastAsiaTheme="minorHAnsi" w:hAnsi="Times New Roman" w:cstheme="minorBidi"/>
                <w:color w:val="auto"/>
              </w:rPr>
              <w:commentReference w:id="1001"/>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2"/>
            <w:r w:rsidRPr="007425E1">
              <w:t>a cause</w:t>
            </w:r>
            <w:r>
              <w:t xml:space="preserve"> for us</w:t>
            </w:r>
            <w:r w:rsidRPr="007425E1">
              <w:t>,</w:t>
            </w:r>
            <w:commentRangeEnd w:id="1002"/>
            <w:r>
              <w:rPr>
                <w:rStyle w:val="CommentReference"/>
                <w:rFonts w:ascii="Times New Roman" w:eastAsiaTheme="minorHAnsi" w:hAnsi="Times New Roman" w:cstheme="minorBidi"/>
                <w:color w:val="auto"/>
              </w:rPr>
              <w:commentReference w:id="1002"/>
            </w:r>
          </w:p>
          <w:p w14:paraId="18A8A756" w14:textId="77777777" w:rsidR="00E35F1F" w:rsidRDefault="00E35F1F" w:rsidP="00E35F1F">
            <w:pPr>
              <w:pStyle w:val="EngHangEnd"/>
            </w:pPr>
            <w:r w:rsidRPr="007425E1">
              <w:t xml:space="preserve">To ascend the </w:t>
            </w:r>
            <w:commentRangeStart w:id="1003"/>
            <w:r w:rsidRPr="007425E1">
              <w:t xml:space="preserve">path </w:t>
            </w:r>
            <w:commentRangeEnd w:id="1003"/>
            <w:r>
              <w:rPr>
                <w:rStyle w:val="CommentReference"/>
                <w:rFonts w:ascii="Times New Roman" w:eastAsiaTheme="minorHAnsi" w:hAnsi="Times New Roman" w:cstheme="minorBidi"/>
                <w:color w:val="auto"/>
              </w:rPr>
              <w:commentReference w:id="1003"/>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04"/>
            </w:r>
            <w:r w:rsidR="00E35F1F">
              <w:t>,</w:t>
            </w:r>
          </w:p>
          <w:p w14:paraId="51E3C73A" w14:textId="77777777" w:rsidR="00E35F1F" w:rsidRDefault="00E35F1F" w:rsidP="00E35F1F">
            <w:pPr>
              <w:pStyle w:val="EngHangEnd"/>
            </w:pPr>
            <w:r>
              <w:t>With</w:t>
            </w:r>
            <w:r w:rsidRPr="007425E1">
              <w:t xml:space="preserve"> joy and </w:t>
            </w:r>
            <w:commentRangeStart w:id="1005"/>
            <w:r w:rsidRPr="007425E1">
              <w:t>rejoicing</w:t>
            </w:r>
            <w:commentRangeEnd w:id="1005"/>
            <w:r>
              <w:rPr>
                <w:rStyle w:val="CommentReference"/>
                <w:rFonts w:ascii="Times New Roman" w:eastAsiaTheme="minorHAnsi" w:hAnsi="Times New Roman" w:cstheme="minorBidi"/>
                <w:color w:val="auto"/>
              </w:rPr>
              <w:commentReference w:id="1005"/>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89025C">
        <w:rPr>
          <w:noProof/>
        </w:rPr>
        <w:t>525</w:t>
      </w:r>
      <w:r>
        <w:fldChar w:fldCharType="end"/>
      </w:r>
      <w:r>
        <w:t>.</w:t>
      </w:r>
    </w:p>
    <w:p w14:paraId="38557AE9" w14:textId="77777777" w:rsidR="00E35F1F" w:rsidRDefault="00E35F1F" w:rsidP="00E35F1F">
      <w:pPr>
        <w:pStyle w:val="Heading2"/>
      </w:pPr>
      <w:bookmarkStart w:id="1006" w:name="_Toc298681339"/>
      <w:bookmarkStart w:id="1007" w:name="_Toc308441938"/>
      <w:bookmarkStart w:id="1008" w:name="_Toc459399196"/>
      <w:r>
        <w:lastRenderedPageBreak/>
        <w:t>Saturday</w:t>
      </w:r>
      <w:bookmarkEnd w:id="1006"/>
      <w:bookmarkEnd w:id="1007"/>
      <w:bookmarkEnd w:id="1008"/>
    </w:p>
    <w:p w14:paraId="425920E6" w14:textId="77777777" w:rsidR="00E35F1F" w:rsidRDefault="00E35F1F" w:rsidP="00E35F1F">
      <w:pPr>
        <w:pStyle w:val="Heading3"/>
      </w:pPr>
      <w:bookmarkStart w:id="1009" w:name="_Toc298681340"/>
      <w:bookmarkStart w:id="1010" w:name="_Toc308441939"/>
      <w:bookmarkStart w:id="1011" w:name="_Ref452620561"/>
      <w:bookmarkStart w:id="1012" w:name="_Ref452620564"/>
      <w:r>
        <w:t>The Saturday Psali Batos</w:t>
      </w:r>
      <w:bookmarkEnd w:id="1009"/>
      <w:bookmarkEnd w:id="1010"/>
      <w:bookmarkEnd w:id="1011"/>
      <w:bookmarkEnd w:id="1012"/>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3"/>
            <w:r w:rsidRPr="007425E1">
              <w:rPr>
                <w:rFonts w:eastAsiaTheme="minorHAnsi"/>
              </w:rPr>
              <w:t xml:space="preserve">All </w:t>
            </w:r>
            <w:commentRangeEnd w:id="1013"/>
            <w:r>
              <w:rPr>
                <w:rStyle w:val="CommentReference"/>
                <w:rFonts w:ascii="Times New Roman" w:eastAsiaTheme="minorHAnsi" w:hAnsi="Times New Roman" w:cstheme="minorBidi"/>
                <w:color w:val="auto"/>
              </w:rPr>
              <w:commentReference w:id="1013"/>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4"/>
            <w:r w:rsidRPr="007425E1">
              <w:rPr>
                <w:rFonts w:eastAsiaTheme="minorHAnsi"/>
              </w:rPr>
              <w:t>every</w:t>
            </w:r>
            <w:r>
              <w:rPr>
                <w:rFonts w:eastAsiaTheme="minorHAnsi"/>
              </w:rPr>
              <w:t xml:space="preserve"> </w:t>
            </w:r>
            <w:r w:rsidRPr="007425E1">
              <w:rPr>
                <w:rFonts w:eastAsiaTheme="minorHAnsi"/>
              </w:rPr>
              <w:t>day</w:t>
            </w:r>
            <w:commentRangeEnd w:id="1014"/>
            <w:r>
              <w:rPr>
                <w:rStyle w:val="CommentReference"/>
                <w:rFonts w:ascii="Times New Roman" w:eastAsiaTheme="minorHAnsi" w:hAnsi="Times New Roman" w:cstheme="minorBidi"/>
                <w:color w:val="auto"/>
              </w:rPr>
              <w:commentReference w:id="1014"/>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5"/>
            <w:r>
              <w:rPr>
                <w:rFonts w:eastAsiaTheme="minorHAnsi"/>
              </w:rPr>
              <w:t>ecstasy</w:t>
            </w:r>
            <w:commentRangeEnd w:id="1015"/>
            <w:r>
              <w:rPr>
                <w:rStyle w:val="CommentReference"/>
                <w:rFonts w:ascii="Times New Roman" w:eastAsiaTheme="minorHAnsi" w:hAnsi="Times New Roman" w:cstheme="minorBidi"/>
                <w:color w:val="auto"/>
              </w:rPr>
              <w:commentReference w:id="1015"/>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6"/>
            <w:r w:rsidRPr="007425E1">
              <w:rPr>
                <w:color w:val="000000"/>
              </w:rPr>
              <w:t xml:space="preserve">glory </w:t>
            </w:r>
            <w:commentRangeEnd w:id="1016"/>
            <w:r>
              <w:rPr>
                <w:rStyle w:val="CommentReference"/>
              </w:rPr>
              <w:commentReference w:id="1016"/>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7"/>
            <w:r>
              <w:rPr>
                <w:rFonts w:eastAsiaTheme="minorHAnsi"/>
              </w:rPr>
              <w:t xml:space="preserve">From </w:t>
            </w:r>
            <w:commentRangeEnd w:id="1017"/>
            <w:r>
              <w:rPr>
                <w:rStyle w:val="CommentReference"/>
                <w:rFonts w:ascii="Times New Roman" w:eastAsiaTheme="minorHAnsi" w:hAnsi="Times New Roman" w:cstheme="minorBidi"/>
                <w:color w:val="auto"/>
              </w:rPr>
              <w:commentReference w:id="1017"/>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18"/>
            <w:r>
              <w:rPr>
                <w:rFonts w:eastAsiaTheme="minorHAnsi"/>
              </w:rPr>
              <w:t>prophet</w:t>
            </w:r>
            <w:commentRangeEnd w:id="1018"/>
            <w:r>
              <w:rPr>
                <w:rStyle w:val="CommentReference"/>
                <w:rFonts w:ascii="Times New Roman" w:eastAsiaTheme="minorHAnsi" w:hAnsi="Times New Roman" w:cstheme="minorBidi"/>
                <w:color w:val="auto"/>
              </w:rPr>
              <w:commentReference w:id="1018"/>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19"/>
            <w:r w:rsidRPr="007425E1">
              <w:rPr>
                <w:rFonts w:eastAsiaTheme="minorHAnsi"/>
              </w:rPr>
              <w:t>everyone</w:t>
            </w:r>
            <w:commentRangeEnd w:id="1019"/>
            <w:r>
              <w:rPr>
                <w:rStyle w:val="CommentReference"/>
                <w:rFonts w:ascii="Times New Roman" w:eastAsiaTheme="minorHAnsi" w:hAnsi="Times New Roman" w:cstheme="minorBidi"/>
                <w:color w:val="auto"/>
              </w:rPr>
              <w:commentReference w:id="1019"/>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0"/>
            <w:r>
              <w:rPr>
                <w:rFonts w:eastAsiaTheme="minorHAnsi"/>
              </w:rPr>
              <w:t xml:space="preserve">never </w:t>
            </w:r>
            <w:commentRangeEnd w:id="1020"/>
            <w:r>
              <w:rPr>
                <w:rStyle w:val="CommentReference"/>
                <w:rFonts w:ascii="Times New Roman" w:eastAsiaTheme="minorHAnsi" w:hAnsi="Times New Roman" w:cstheme="minorBidi"/>
                <w:color w:val="auto"/>
              </w:rPr>
              <w:commentReference w:id="1020"/>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1"/>
            <w:r w:rsidRPr="007425E1">
              <w:rPr>
                <w:rFonts w:eastAsiaTheme="minorHAnsi"/>
              </w:rPr>
              <w:t xml:space="preserve">and </w:t>
            </w:r>
            <w:commentRangeEnd w:id="1021"/>
            <w:r>
              <w:rPr>
                <w:rStyle w:val="CommentReference"/>
                <w:rFonts w:ascii="Times New Roman" w:eastAsiaTheme="minorHAnsi" w:hAnsi="Times New Roman" w:cstheme="minorBidi"/>
                <w:color w:val="auto"/>
              </w:rPr>
              <w:commentReference w:id="1021"/>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2"/>
            <w:r w:rsidRPr="007425E1">
              <w:rPr>
                <w:rFonts w:eastAsiaTheme="minorHAnsi"/>
              </w:rPr>
              <w:t xml:space="preserve">praises </w:t>
            </w:r>
            <w:commentRangeEnd w:id="1022"/>
            <w:r>
              <w:rPr>
                <w:rStyle w:val="CommentReference"/>
                <w:rFonts w:ascii="Times New Roman" w:eastAsiaTheme="minorHAnsi" w:hAnsi="Times New Roman" w:cstheme="minorBidi"/>
                <w:color w:val="auto"/>
              </w:rPr>
              <w:commentReference w:id="1022"/>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3"/>
            <w:r w:rsidRPr="007425E1">
              <w:rPr>
                <w:rFonts w:eastAsiaTheme="minorHAnsi"/>
              </w:rPr>
              <w:t>blessing</w:t>
            </w:r>
            <w:commentRangeEnd w:id="1023"/>
            <w:r>
              <w:rPr>
                <w:rStyle w:val="CommentReference"/>
                <w:rFonts w:ascii="Times New Roman" w:eastAsiaTheme="minorHAnsi" w:hAnsi="Times New Roman" w:cstheme="minorBidi"/>
                <w:color w:val="auto"/>
              </w:rPr>
              <w:commentReference w:id="1023"/>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4"/>
            <w:r w:rsidRPr="007425E1">
              <w:rPr>
                <w:rFonts w:eastAsiaTheme="minorHAnsi"/>
              </w:rPr>
              <w:t xml:space="preserve">we'll </w:t>
            </w:r>
            <w:commentRangeEnd w:id="1024"/>
            <w:r>
              <w:rPr>
                <w:rStyle w:val="CommentReference"/>
                <w:rFonts w:ascii="Times New Roman" w:eastAsiaTheme="minorHAnsi" w:hAnsi="Times New Roman" w:cstheme="minorBidi"/>
                <w:color w:val="auto"/>
              </w:rPr>
              <w:commentReference w:id="1024"/>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5"/>
            <w:r w:rsidRPr="007425E1">
              <w:rPr>
                <w:rFonts w:eastAsiaTheme="minorHAnsi"/>
              </w:rPr>
              <w:t xml:space="preserve">perfect </w:t>
            </w:r>
            <w:commentRangeEnd w:id="1025"/>
            <w:r>
              <w:rPr>
                <w:rStyle w:val="CommentReference"/>
                <w:rFonts w:ascii="Times New Roman" w:eastAsiaTheme="minorHAnsi" w:hAnsi="Times New Roman" w:cstheme="minorBidi"/>
                <w:color w:val="auto"/>
              </w:rPr>
              <w:commentReference w:id="1025"/>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6" w:name="_Toc298681341"/>
      <w:bookmarkStart w:id="1027" w:name="_Toc308441940"/>
      <w:r w:rsidRPr="00FD2E69">
        <w:lastRenderedPageBreak/>
        <w:t xml:space="preserve">The Conclusion of the </w:t>
      </w:r>
      <w:r>
        <w:t>Batos</w:t>
      </w:r>
      <w:r w:rsidRPr="00FD2E69">
        <w:t xml:space="preserve"> Psali</w:t>
      </w:r>
      <w:bookmarkEnd w:id="1026"/>
      <w:bookmarkEnd w:id="10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2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28"/>
            <w:r>
              <w:rPr>
                <w:rStyle w:val="CommentReference"/>
                <w:rFonts w:ascii="Garamond" w:hAnsi="Garamond" w:cstheme="minorBidi"/>
                <w:noProof w:val="0"/>
                <w:lang w:val="en-CA"/>
              </w:rPr>
              <w:commentReference w:id="1028"/>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29" w:name="_Toc298681342"/>
      <w:bookmarkStart w:id="1030" w:name="_Toc308441941"/>
      <w:bookmarkStart w:id="1031" w:name="_Ref452620570"/>
      <w:bookmarkStart w:id="1032" w:name="_Ref452620573"/>
      <w:r>
        <w:t>The Saturday Theotokia</w:t>
      </w:r>
      <w:bookmarkEnd w:id="1029"/>
      <w:bookmarkEnd w:id="1030"/>
      <w:bookmarkEnd w:id="1031"/>
      <w:bookmarkEnd w:id="1032"/>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3" w:name="_Toc298681343"/>
      <w:r>
        <w:t>Part One</w:t>
      </w:r>
      <w:bookmarkEnd w:id="1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4" w:name="_Toc298681344"/>
      <w:r w:rsidRPr="00D24FE1">
        <w:lastRenderedPageBreak/>
        <w:t>Part</w:t>
      </w:r>
      <w:r>
        <w:t xml:space="preserve"> Two</w:t>
      </w:r>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5"/>
            <w:r w:rsidRPr="007425E1">
              <w:rPr>
                <w:rFonts w:eastAsiaTheme="minorHAnsi"/>
              </w:rPr>
              <w:t xml:space="preserve">honour </w:t>
            </w:r>
            <w:commentRangeEnd w:id="1035"/>
            <w:r>
              <w:rPr>
                <w:rStyle w:val="CommentReference"/>
                <w:rFonts w:ascii="Times New Roman" w:eastAsiaTheme="minorHAnsi" w:hAnsi="Times New Roman" w:cstheme="minorBidi"/>
                <w:color w:val="auto"/>
              </w:rPr>
              <w:commentReference w:id="1035"/>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6"/>
            <w:r w:rsidRPr="007425E1">
              <w:rPr>
                <w:rFonts w:eastAsiaTheme="minorHAnsi"/>
              </w:rPr>
              <w:t xml:space="preserve">prudent </w:t>
            </w:r>
            <w:commentRangeEnd w:id="1036"/>
            <w:r>
              <w:rPr>
                <w:rStyle w:val="CommentReference"/>
                <w:rFonts w:ascii="Times New Roman" w:eastAsiaTheme="minorHAnsi" w:hAnsi="Times New Roman" w:cstheme="minorBidi"/>
                <w:color w:val="auto"/>
              </w:rPr>
              <w:commentReference w:id="1036"/>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7" w:name="_Toc298681345"/>
      <w:r>
        <w:t>Part Three</w:t>
      </w:r>
      <w:bookmarkEnd w:id="1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38"/>
            <w:r w:rsidRPr="007425E1">
              <w:rPr>
                <w:rFonts w:eastAsiaTheme="minorHAnsi"/>
              </w:rPr>
              <w:t>bride</w:t>
            </w:r>
            <w:commentRangeEnd w:id="1038"/>
            <w:r>
              <w:rPr>
                <w:rStyle w:val="CommentReference"/>
                <w:rFonts w:ascii="Times New Roman" w:eastAsiaTheme="minorHAnsi" w:hAnsi="Times New Roman" w:cstheme="minorBidi"/>
                <w:color w:val="auto"/>
              </w:rPr>
              <w:commentReference w:id="1038"/>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39"/>
            <w:r w:rsidRPr="007425E1">
              <w:rPr>
                <w:rFonts w:eastAsiaTheme="minorHAnsi"/>
              </w:rPr>
              <w:t xml:space="preserve">rue </w:t>
            </w:r>
            <w:commentRangeEnd w:id="1039"/>
            <w:r>
              <w:rPr>
                <w:rStyle w:val="CommentReference"/>
                <w:rFonts w:ascii="Times New Roman" w:eastAsiaTheme="minorHAnsi" w:hAnsi="Times New Roman" w:cstheme="minorBidi"/>
                <w:color w:val="auto"/>
              </w:rPr>
              <w:commentReference w:id="1039"/>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0"/>
            <w:r w:rsidRPr="007425E1">
              <w:rPr>
                <w:rFonts w:eastAsiaTheme="minorHAnsi"/>
              </w:rPr>
              <w:t xml:space="preserve">ed </w:t>
            </w:r>
            <w:commentRangeEnd w:id="1040"/>
            <w:r>
              <w:rPr>
                <w:rStyle w:val="CommentReference"/>
                <w:rFonts w:ascii="Times New Roman" w:eastAsiaTheme="minorHAnsi" w:hAnsi="Times New Roman" w:cstheme="minorBidi"/>
                <w:color w:val="auto"/>
              </w:rPr>
              <w:commentReference w:id="1040"/>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1" w:name="_Toc298681346"/>
      <w:r w:rsidRPr="00D24FE1">
        <w:lastRenderedPageBreak/>
        <w:t>Part</w:t>
      </w:r>
      <w:r>
        <w:t xml:space="preserve"> Four</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42"/>
            <w:r>
              <w:rPr>
                <w:rFonts w:eastAsiaTheme="minorHAnsi"/>
              </w:rPr>
              <w:t xml:space="preserve">unto </w:t>
            </w:r>
            <w:commentRangeEnd w:id="1042"/>
            <w:r>
              <w:rPr>
                <w:rStyle w:val="CommentReference"/>
                <w:rFonts w:ascii="Times New Roman" w:eastAsiaTheme="minorHAnsi" w:hAnsi="Times New Roman" w:cstheme="minorBidi"/>
                <w:color w:val="auto"/>
              </w:rPr>
              <w:commentReference w:id="1042"/>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3" w:name="_Toc298681347"/>
      <w:r w:rsidRPr="00D24FE1">
        <w:t>Part</w:t>
      </w:r>
      <w:r>
        <w:t xml:space="preserve"> Five</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4" w:name="_Toc298681348"/>
      <w:r>
        <w:lastRenderedPageBreak/>
        <w:t>Part Six</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45"/>
            <w:r w:rsidRPr="007425E1">
              <w:t>rejoice</w:t>
            </w:r>
            <w:r>
              <w:t>d</w:t>
            </w:r>
            <w:commentRangeEnd w:id="1045"/>
            <w:r>
              <w:rPr>
                <w:rStyle w:val="CommentReference"/>
                <w:rFonts w:ascii="Times New Roman" w:eastAsiaTheme="minorHAnsi" w:hAnsi="Times New Roman" w:cstheme="minorBidi"/>
                <w:color w:val="auto"/>
              </w:rPr>
              <w:commentReference w:id="1045"/>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6"/>
            <w:r>
              <w:t>save</w:t>
            </w:r>
            <w:r w:rsidRPr="007425E1">
              <w:t xml:space="preserve"> </w:t>
            </w:r>
            <w:commentRangeEnd w:id="1046"/>
            <w:r>
              <w:rPr>
                <w:rStyle w:val="CommentReference"/>
              </w:rPr>
              <w:commentReference w:id="1046"/>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7" w:name="_Toc298681349"/>
      <w:r>
        <w:lastRenderedPageBreak/>
        <w:t>Part Seven</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48"/>
            <w:r>
              <w:t>Paradoxically</w:t>
            </w:r>
            <w:commentRangeEnd w:id="1048"/>
            <w:r>
              <w:rPr>
                <w:rStyle w:val="CommentReference"/>
                <w:rFonts w:ascii="Times New Roman" w:eastAsiaTheme="minorHAnsi" w:hAnsi="Times New Roman" w:cstheme="minorBidi"/>
                <w:color w:val="auto"/>
              </w:rPr>
              <w:commentReference w:id="1048"/>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49"/>
            <w:r>
              <w:t xml:space="preserve">is </w:t>
            </w:r>
            <w:commentRangeEnd w:id="1049"/>
            <w:r>
              <w:rPr>
                <w:rStyle w:val="CommentReference"/>
                <w:rFonts w:ascii="Times New Roman" w:eastAsiaTheme="minorHAnsi" w:hAnsi="Times New Roman" w:cstheme="minorBidi"/>
                <w:color w:val="auto"/>
              </w:rPr>
              <w:commentReference w:id="1049"/>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0" w:name="_Toc298681350"/>
      <w:r>
        <w:t>Part Eight</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1"/>
            <w:r w:rsidRPr="007425E1">
              <w:t>from all sides</w:t>
            </w:r>
            <w:commentRangeEnd w:id="1051"/>
            <w:r>
              <w:rPr>
                <w:rStyle w:val="CommentReference"/>
                <w:rFonts w:ascii="Times New Roman" w:eastAsiaTheme="minorHAnsi" w:hAnsi="Times New Roman" w:cstheme="minorBidi"/>
                <w:color w:val="auto"/>
              </w:rPr>
              <w:commentReference w:id="1051"/>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2"/>
            <w:r>
              <w:t>Saviour</w:t>
            </w:r>
            <w:commentRangeEnd w:id="1052"/>
            <w:r>
              <w:rPr>
                <w:rStyle w:val="CommentReference"/>
                <w:rFonts w:ascii="Times New Roman" w:eastAsiaTheme="minorHAnsi" w:hAnsi="Times New Roman" w:cstheme="minorBidi"/>
                <w:color w:val="auto"/>
              </w:rPr>
              <w:commentReference w:id="1052"/>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3" w:name="_Toc298681351"/>
      <w:r>
        <w:t>Part Nine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4"/>
            <w:r>
              <w:t>compassion</w:t>
            </w:r>
            <w:commentRangeEnd w:id="1054"/>
            <w:r>
              <w:rPr>
                <w:rStyle w:val="CommentReference"/>
                <w:rFonts w:ascii="Times New Roman" w:eastAsiaTheme="minorHAnsi" w:hAnsi="Times New Roman" w:cstheme="minorBidi"/>
                <w:color w:val="auto"/>
              </w:rPr>
              <w:commentReference w:id="1054"/>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5" w:name="_Toc298681352"/>
      <w:bookmarkStart w:id="1056" w:name="_Toc308441942"/>
      <w:r>
        <w:t>The Crown Batos</w:t>
      </w:r>
      <w:bookmarkEnd w:id="1055"/>
      <w:bookmarkEnd w:id="1056"/>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7"/>
            <w:r>
              <w:t>Sanctuary</w:t>
            </w:r>
            <w:commentRangeEnd w:id="1057"/>
            <w:r>
              <w:rPr>
                <w:rStyle w:val="CommentReference"/>
                <w:rFonts w:ascii="Times New Roman" w:eastAsiaTheme="minorHAnsi" w:hAnsi="Times New Roman" w:cstheme="minorBidi"/>
                <w:color w:val="auto"/>
              </w:rPr>
              <w:commentReference w:id="1057"/>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58"/>
            <w:r>
              <w:t>lampstand</w:t>
            </w:r>
            <w:commentRangeEnd w:id="1058"/>
            <w:r>
              <w:rPr>
                <w:rStyle w:val="CommentReference"/>
                <w:rFonts w:ascii="Times New Roman" w:eastAsiaTheme="minorHAnsi" w:hAnsi="Times New Roman" w:cstheme="minorBidi"/>
                <w:color w:val="auto"/>
              </w:rPr>
              <w:commentReference w:id="1058"/>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59"/>
            <w:r>
              <w:t>Greeted</w:t>
            </w:r>
            <w:commentRangeEnd w:id="1059"/>
            <w:r>
              <w:rPr>
                <w:rStyle w:val="CommentReference"/>
                <w:rFonts w:ascii="Times New Roman" w:eastAsiaTheme="minorHAnsi" w:hAnsi="Times New Roman" w:cstheme="minorBidi"/>
                <w:color w:val="auto"/>
              </w:rPr>
              <w:commentReference w:id="1059"/>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0"/>
            <w:r w:rsidRPr="007425E1">
              <w:t xml:space="preserve">For </w:t>
            </w:r>
            <w:commentRangeEnd w:id="1060"/>
            <w:r>
              <w:rPr>
                <w:rStyle w:val="CommentReference"/>
                <w:rFonts w:ascii="Times New Roman" w:eastAsiaTheme="minorHAnsi" w:hAnsi="Times New Roman" w:cstheme="minorBidi"/>
                <w:color w:val="auto"/>
              </w:rPr>
              <w:commentReference w:id="1060"/>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1"/>
            <w:r>
              <w:t>coming</w:t>
            </w:r>
            <w:r w:rsidRPr="007425E1">
              <w:t xml:space="preserve"> </w:t>
            </w:r>
            <w:commentRangeEnd w:id="1061"/>
            <w:r>
              <w:rPr>
                <w:rStyle w:val="CommentReference"/>
                <w:rFonts w:ascii="Times New Roman" w:eastAsiaTheme="minorHAnsi" w:hAnsi="Times New Roman" w:cstheme="minorBidi"/>
                <w:color w:val="auto"/>
              </w:rPr>
              <w:commentReference w:id="1061"/>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2"/>
            <w:r w:rsidRPr="00582AD7">
              <w:t>ⲧⲉⲥⲱⲙⲁ</w:t>
            </w:r>
            <w:commentRangeEnd w:id="1062"/>
            <w:r>
              <w:rPr>
                <w:rStyle w:val="CommentReference"/>
                <w:rFonts w:ascii="Garamond" w:hAnsi="Garamond" w:cstheme="minorBidi"/>
                <w:noProof w:val="0"/>
                <w:lang w:val="en-CA"/>
              </w:rPr>
              <w:commentReference w:id="1062"/>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3"/>
            <w:r w:rsidRPr="007425E1">
              <w:t>you</w:t>
            </w:r>
            <w:commentRangeEnd w:id="1063"/>
            <w:r>
              <w:rPr>
                <w:rStyle w:val="CommentReference"/>
                <w:rFonts w:ascii="Times New Roman" w:eastAsiaTheme="minorHAnsi" w:hAnsi="Times New Roman" w:cstheme="minorBidi"/>
                <w:color w:val="auto"/>
              </w:rPr>
              <w:commentReference w:id="1063"/>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4" w:name="_Toc298681353"/>
      <w:bookmarkStart w:id="1065" w:name="_Toc308441943"/>
      <w:r>
        <w:t>The Second Crown Batos</w:t>
      </w:r>
      <w:bookmarkEnd w:id="1064"/>
      <w:bookmarkEnd w:id="1065"/>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6"/>
            <w:r>
              <w:t>evangelized</w:t>
            </w:r>
            <w:r w:rsidRPr="007425E1">
              <w:t xml:space="preserve"> </w:t>
            </w:r>
            <w:commentRangeEnd w:id="1066"/>
            <w:r>
              <w:rPr>
                <w:rStyle w:val="CommentReference"/>
                <w:rFonts w:ascii="Times New Roman" w:eastAsiaTheme="minorHAnsi" w:hAnsi="Times New Roman" w:cstheme="minorBidi"/>
                <w:color w:val="auto"/>
              </w:rPr>
              <w:commentReference w:id="1066"/>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7"/>
            <w:r w:rsidRPr="007425E1">
              <w:t>thereof</w:t>
            </w:r>
            <w:commentRangeEnd w:id="1067"/>
            <w:r>
              <w:rPr>
                <w:rStyle w:val="CommentReference"/>
                <w:rFonts w:ascii="Times New Roman" w:eastAsiaTheme="minorHAnsi" w:hAnsi="Times New Roman" w:cstheme="minorBidi"/>
                <w:color w:val="auto"/>
              </w:rPr>
              <w:commentReference w:id="1067"/>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68"/>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68"/>
            <w:r>
              <w:rPr>
                <w:rStyle w:val="CommentReference"/>
                <w:rFonts w:ascii="Garamond" w:hAnsi="Garamond" w:cstheme="minorBidi"/>
                <w:noProof w:val="0"/>
                <w:lang w:val="en-CA"/>
              </w:rPr>
              <w:commentReference w:id="1068"/>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5"/>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69" w:name="_Toc298681354"/>
      <w:bookmarkStart w:id="1070" w:name="_Ref299212102"/>
      <w:bookmarkStart w:id="1071" w:name="_Ref299212144"/>
      <w:bookmarkStart w:id="1072" w:name="_Ref299212161"/>
      <w:bookmarkStart w:id="1073" w:name="_Toc308441944"/>
      <w:bookmarkStart w:id="1074" w:name="_Ref452620758"/>
      <w:bookmarkStart w:id="1075" w:name="_Ref452620761"/>
      <w:bookmarkStart w:id="1076" w:name="_Toc459399197"/>
      <w:r>
        <w:lastRenderedPageBreak/>
        <w:t>The Ending of the Batos Theotokias</w:t>
      </w:r>
      <w:bookmarkEnd w:id="1069"/>
      <w:bookmarkEnd w:id="1070"/>
      <w:bookmarkEnd w:id="1071"/>
      <w:bookmarkEnd w:id="1072"/>
      <w:bookmarkEnd w:id="1073"/>
      <w:bookmarkEnd w:id="1074"/>
      <w:bookmarkEnd w:id="1075"/>
      <w:bookmarkEnd w:id="1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7"/>
            <w:r w:rsidRPr="007425E1">
              <w:rPr>
                <w:rFonts w:eastAsiaTheme="minorHAnsi"/>
              </w:rPr>
              <w:t>Awesome and full of glory</w:t>
            </w:r>
            <w:commentRangeEnd w:id="1077"/>
            <w:r>
              <w:rPr>
                <w:rStyle w:val="CommentReference"/>
                <w:rFonts w:ascii="Times New Roman" w:eastAsiaTheme="minorHAnsi" w:hAnsi="Times New Roman" w:cstheme="minorBidi"/>
                <w:color w:val="auto"/>
              </w:rPr>
              <w:commentReference w:id="1077"/>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78"/>
            <w:r w:rsidRPr="007425E1">
              <w:rPr>
                <w:rFonts w:eastAsiaTheme="minorHAnsi"/>
              </w:rPr>
              <w:t>works</w:t>
            </w:r>
            <w:commentRangeEnd w:id="1078"/>
            <w:r>
              <w:rPr>
                <w:rStyle w:val="CommentReference"/>
                <w:rFonts w:ascii="Times New Roman" w:eastAsiaTheme="minorHAnsi" w:hAnsi="Times New Roman" w:cstheme="minorBidi"/>
                <w:color w:val="auto"/>
              </w:rPr>
              <w:commentReference w:id="1078"/>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79"/>
            <w:r w:rsidRPr="00582AD7">
              <w:t>ϥ̀ⲛⲁϯ ⲙ̀ⲡⲓⲟⲩⲁⲓ</w:t>
            </w:r>
            <w:commentRangeEnd w:id="1079"/>
            <w:r>
              <w:rPr>
                <w:rStyle w:val="CommentReference"/>
                <w:rFonts w:ascii="Garamond" w:hAnsi="Garamond" w:cstheme="minorBidi"/>
                <w:noProof w:val="0"/>
                <w:lang w:val="en-CA"/>
              </w:rPr>
              <w:commentReference w:id="1079"/>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0"/>
            <w:r w:rsidRPr="007425E1">
              <w:rPr>
                <w:rFonts w:eastAsiaTheme="minorHAnsi"/>
              </w:rPr>
              <w:t xml:space="preserve">with </w:t>
            </w:r>
            <w:commentRangeEnd w:id="1080"/>
            <w:r>
              <w:rPr>
                <w:rStyle w:val="CommentReference"/>
                <w:rFonts w:ascii="Times New Roman" w:eastAsiaTheme="minorHAnsi" w:hAnsi="Times New Roman" w:cstheme="minorBidi"/>
                <w:color w:val="auto"/>
              </w:rPr>
              <w:commentReference w:id="1080"/>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1"/>
            <w:r w:rsidRPr="00582AD7">
              <w:t>ⲡⲁⲓ ⲉ̀ϩⲟⲟⲩ</w:t>
            </w:r>
            <w:commentRangeEnd w:id="1081"/>
            <w:r>
              <w:rPr>
                <w:rStyle w:val="CommentReference"/>
                <w:rFonts w:ascii="Garamond" w:hAnsi="Garamond" w:cstheme="minorBidi"/>
                <w:noProof w:val="0"/>
                <w:lang w:val="en-CA"/>
              </w:rPr>
              <w:commentReference w:id="1081"/>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2"/>
            <w:r w:rsidRPr="007425E1">
              <w:rPr>
                <w:rFonts w:eastAsiaTheme="minorHAnsi"/>
              </w:rPr>
              <w:t xml:space="preserve">bless </w:t>
            </w:r>
            <w:commentRangeEnd w:id="1082"/>
            <w:r>
              <w:rPr>
                <w:rStyle w:val="CommentReference"/>
                <w:rFonts w:ascii="Times New Roman" w:eastAsiaTheme="minorHAnsi" w:hAnsi="Times New Roman" w:cstheme="minorBidi"/>
                <w:color w:val="auto"/>
              </w:rPr>
              <w:commentReference w:id="1082"/>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89025C">
        <w:rPr>
          <w:noProof/>
        </w:rPr>
        <w:t>5</w:t>
      </w:r>
      <w:r>
        <w:fldChar w:fldCharType="end"/>
      </w:r>
      <w:r>
        <w:t>.</w:t>
      </w:r>
    </w:p>
    <w:p w14:paraId="0F571DA3" w14:textId="41F2142E" w:rsidR="006869EE" w:rsidRDefault="006869EE" w:rsidP="006869EE">
      <w:pPr>
        <w:pStyle w:val="Heading1"/>
      </w:pPr>
      <w:bookmarkStart w:id="1083" w:name="_Ref448227875"/>
      <w:bookmarkStart w:id="1084" w:name="_Ref448227880"/>
      <w:bookmarkStart w:id="1085" w:name="_Toc459399198"/>
      <w:r>
        <w:lastRenderedPageBreak/>
        <w:t>The Raising of Incense</w:t>
      </w:r>
      <w:bookmarkEnd w:id="1083"/>
      <w:bookmarkEnd w:id="1084"/>
      <w:bookmarkEnd w:id="1085"/>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086"/>
      <w:r>
        <w:t>Morning</w:t>
      </w:r>
      <w:commentRangeEnd w:id="1086"/>
      <w:r>
        <w:rPr>
          <w:rStyle w:val="CommentReference"/>
          <w:rFonts w:eastAsiaTheme="minorHAnsi" w:cstheme="minorBidi"/>
          <w:b w:val="0"/>
          <w:bCs w:val="0"/>
        </w:rPr>
        <w:commentReference w:id="1086"/>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87" w:name="ThanksgivingIncense"/>
      <w:r>
        <w:lastRenderedPageBreak/>
        <w:t>The Prayer of Thanksgiving</w:t>
      </w:r>
    </w:p>
    <w:bookmarkEnd w:id="1087"/>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1E412E8" w14:textId="0F5305D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89025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89025C">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088" w:name="_Ref435789344"/>
      <w:bookmarkStart w:id="1089" w:name="VersesCymbals"/>
      <w:r>
        <w:t>The Verses of the Cymbals</w:t>
      </w:r>
      <w:bookmarkEnd w:id="1088"/>
    </w:p>
    <w:bookmarkEnd w:id="1089"/>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6"/>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7"/>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0"/>
            <w:r w:rsidRPr="007425E1">
              <w:t xml:space="preserve">May </w:t>
            </w:r>
            <w:commentRangeEnd w:id="1090"/>
            <w:r>
              <w:rPr>
                <w:rStyle w:val="CommentReference"/>
                <w:rFonts w:eastAsiaTheme="minorHAnsi" w:cstheme="minorBidi"/>
                <w:color w:val="auto"/>
                <w:lang w:val="en-CA"/>
              </w:rPr>
              <w:commentReference w:id="1090"/>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091" w:name="PrayerDeparted"/>
      <w:r>
        <w:t>The Prayer for the Departed</w:t>
      </w:r>
    </w:p>
    <w:bookmarkEnd w:id="1091"/>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8"/>
      </w:r>
      <w:commentRangeStart w:id="1092"/>
      <w:r>
        <w:t xml:space="preserve"> </w:t>
      </w:r>
      <w:commentRangeEnd w:id="1092"/>
      <w:r>
        <w:rPr>
          <w:rStyle w:val="CommentReference"/>
          <w:lang w:val="en-CA"/>
        </w:rPr>
        <w:commentReference w:id="1092"/>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3"/>
      <w:r>
        <w:t xml:space="preserve"> </w:t>
      </w:r>
      <w:commentRangeEnd w:id="1093"/>
      <w:r>
        <w:rPr>
          <w:rStyle w:val="CommentReference"/>
          <w:lang w:val="en-CA"/>
        </w:rPr>
        <w:commentReference w:id="1093"/>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4"/>
      <w:r>
        <w:t>You</w:t>
      </w:r>
      <w:commentRangeEnd w:id="1094"/>
      <w:r>
        <w:rPr>
          <w:rStyle w:val="CommentReference"/>
          <w:lang w:val="en-CA"/>
        </w:rPr>
        <w:commentReference w:id="1094"/>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89025C">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5" w:name="_Ref435789903"/>
      <w:r>
        <w:rPr>
          <w:lang w:val="en-GB"/>
        </w:rPr>
        <w:t>Graciously Accord</w:t>
      </w:r>
      <w:bookmarkEnd w:id="1095"/>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6" w:name="_Ref435789927"/>
      <w:bookmarkStart w:id="1097"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98"/>
      <w:r>
        <w:rPr>
          <w:lang w:val="en-GB"/>
        </w:rPr>
        <w:t xml:space="preserve">to </w:t>
      </w:r>
      <w:commentRangeEnd w:id="1098"/>
      <w:r>
        <w:rPr>
          <w:rStyle w:val="CommentReference"/>
          <w:lang w:val="en-CA"/>
        </w:rPr>
        <w:commentReference w:id="1098"/>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99" w:name="_Ref442856274"/>
      <w:r>
        <w:t>The Gloria</w:t>
      </w:r>
      <w:bookmarkEnd w:id="1096"/>
      <w:bookmarkEnd w:id="1099"/>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0" w:name="_Ref435789969"/>
      <w:bookmarkEnd w:id="109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1" w:name="_Ref442856358"/>
      <w:r>
        <w:t>The Trisagion</w:t>
      </w:r>
      <w:bookmarkEnd w:id="1100"/>
      <w:bookmarkEnd w:id="1101"/>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2" w:name="_Ref442856453"/>
      <w:r>
        <w:t>Hail to You</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3" w:name="_Ref434477171"/>
      <w:r>
        <w:t>The Introduction to the Doxologies</w:t>
      </w:r>
      <w:bookmarkEnd w:id="1103"/>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9"/>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4" w:name="_Ref435799700"/>
      <w:r>
        <w:lastRenderedPageBreak/>
        <w:t>The Doxologies</w:t>
      </w:r>
      <w:bookmarkEnd w:id="1104"/>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5" w:name="_Ref434487836"/>
      <w:r>
        <w:t>The Evening Doxology of the Virgin</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0"/>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6" w:name="_Ref434487846"/>
      <w:r>
        <w:t>The Morning Doxology of the Virgin</w:t>
      </w:r>
      <w:bookmarkEnd w:id="1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07"/>
            <w:r>
              <w:t xml:space="preserve">declared </w:t>
            </w:r>
            <w:commentRangeEnd w:id="1107"/>
            <w:r>
              <w:rPr>
                <w:rStyle w:val="CommentReference"/>
                <w:rFonts w:ascii="Times New Roman" w:eastAsiaTheme="minorHAnsi" w:hAnsi="Times New Roman" w:cstheme="minorBidi"/>
                <w:color w:val="auto"/>
              </w:rPr>
              <w:commentReference w:id="1107"/>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08"/>
            <w:r>
              <w:t xml:space="preserve">Good New </w:t>
            </w:r>
            <w:commentRangeEnd w:id="1108"/>
            <w:r>
              <w:rPr>
                <w:rStyle w:val="CommentReference"/>
                <w:rFonts w:ascii="Times New Roman" w:eastAsiaTheme="minorHAnsi" w:hAnsi="Times New Roman" w:cstheme="minorBidi"/>
                <w:color w:val="auto"/>
              </w:rPr>
              <w:commentReference w:id="1108"/>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1"/>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09"/>
            <w:r>
              <w:t>Be our advocate</w:t>
            </w:r>
            <w:commentRangeEnd w:id="1109"/>
            <w:r>
              <w:rPr>
                <w:rStyle w:val="CommentReference"/>
                <w:rFonts w:ascii="Times New Roman" w:eastAsiaTheme="minorHAnsi" w:hAnsi="Times New Roman" w:cstheme="minorBidi"/>
                <w:color w:val="auto"/>
              </w:rPr>
              <w:commentReference w:id="1109"/>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0"/>
            <w:r>
              <w:t>Mary</w:t>
            </w:r>
            <w:commentRangeEnd w:id="1110"/>
            <w:r>
              <w:rPr>
                <w:rStyle w:val="CommentReference"/>
                <w:rFonts w:ascii="Times New Roman" w:eastAsiaTheme="minorHAnsi" w:hAnsi="Times New Roman" w:cstheme="minorBidi"/>
                <w:color w:val="auto"/>
              </w:rPr>
              <w:commentReference w:id="1110"/>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2"/>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1" w:name="_Ref435799710"/>
      <w:r>
        <w:lastRenderedPageBreak/>
        <w:t>The Orthodox Creed</w:t>
      </w:r>
      <w:bookmarkEnd w:id="1111"/>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2" w:name="_Ref442856751"/>
      <w:r>
        <w:t>God Have mercy upon us</w:t>
      </w:r>
      <w:bookmarkEnd w:id="1112"/>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3"/>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3"/>
      <w:r>
        <w:t>God</w:t>
      </w:r>
      <w:commentRangeEnd w:id="1113"/>
      <w:r>
        <w:rPr>
          <w:rStyle w:val="CommentReference"/>
          <w:lang w:val="en-CA"/>
        </w:rPr>
        <w:commentReference w:id="1113"/>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4"/>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4" w:name="_Ref442856856"/>
      <w:r>
        <w:lastRenderedPageBreak/>
        <w:t>The Prayer for the Gospel</w:t>
      </w:r>
      <w:bookmarkEnd w:id="1114"/>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5" w:name="_Ref442870575"/>
      <w:r>
        <w:t>The Gospel Response</w:t>
      </w:r>
      <w:bookmarkEnd w:id="1115"/>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w:t>
      </w:r>
      <w:r>
        <w:lastRenderedPageBreak/>
        <w:t>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6" w:name="_Ref442870289"/>
      <w:r>
        <w:t>The Absolutions</w:t>
      </w:r>
      <w:bookmarkEnd w:id="1116"/>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w:t>
      </w:r>
      <w:r>
        <w:lastRenderedPageBreak/>
        <w:t xml:space="preserve">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17" w:name="_Ref448228543"/>
      <w:bookmarkStart w:id="1118" w:name="_Ref448228546"/>
      <w:bookmarkStart w:id="1119" w:name="_Ref448471804"/>
      <w:bookmarkStart w:id="1120" w:name="_Toc459399199"/>
      <w:r>
        <w:lastRenderedPageBreak/>
        <w:t>The Book of Psalis and Doxologies</w:t>
      </w:r>
      <w:bookmarkEnd w:id="324"/>
      <w:bookmarkEnd w:id="325"/>
      <w:bookmarkEnd w:id="326"/>
      <w:bookmarkEnd w:id="1117"/>
      <w:bookmarkEnd w:id="1118"/>
      <w:bookmarkEnd w:id="1119"/>
      <w:bookmarkEnd w:id="1120"/>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1" w:name="_Toc459399200"/>
      <w:bookmarkStart w:id="1122" w:name="_Toc410196197"/>
      <w:bookmarkStart w:id="1123" w:name="_Toc410196439"/>
      <w:bookmarkStart w:id="1124" w:name="_Toc410196941"/>
      <w:r>
        <w:lastRenderedPageBreak/>
        <w:t>General and Common Doxologies</w:t>
      </w:r>
      <w:bookmarkEnd w:id="1121"/>
    </w:p>
    <w:p w14:paraId="1B082926" w14:textId="77777777" w:rsidR="009C13E9" w:rsidRDefault="009C13E9" w:rsidP="009C13E9">
      <w:pPr>
        <w:pStyle w:val="Heading3"/>
      </w:pPr>
      <w:bookmarkStart w:id="1125" w:name="_Ref434488390"/>
      <w:r>
        <w:t>The Doxology of the Heavenly</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26"/>
            <w:r>
              <w:t>The great and holy luminaries,</w:t>
            </w:r>
            <w:commentRangeEnd w:id="1126"/>
            <w:r>
              <w:rPr>
                <w:rStyle w:val="CommentReference"/>
                <w:rFonts w:ascii="Times New Roman" w:hAnsi="Times New Roman"/>
              </w:rPr>
              <w:commentReference w:id="112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2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27"/>
            <w:r>
              <w:rPr>
                <w:rStyle w:val="CommentReference"/>
                <w:rFonts w:ascii="Times New Roman" w:hAnsi="Times New Roman"/>
              </w:rPr>
              <w:commentReference w:id="112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28"/>
            <w:r w:rsidRPr="00602B0F">
              <w:t xml:space="preserve">O Lord, </w:t>
            </w:r>
            <w:commentRangeEnd w:id="1128"/>
            <w:r>
              <w:rPr>
                <w:rStyle w:val="CommentReference"/>
                <w:rFonts w:ascii="Times New Roman" w:hAnsi="Times New Roman"/>
              </w:rPr>
              <w:commentReference w:id="112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29" w:name="_Ref434488524"/>
      <w:r>
        <w:t>The Doxology of St. John the Baptist</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0" w:name="_Ref434488546"/>
      <w:r>
        <w:t>Another Doxology of St. John the Baptist</w:t>
      </w:r>
      <w:bookmarkEnd w:id="1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1" w:name="_Ref434488644"/>
      <w:r>
        <w:lastRenderedPageBreak/>
        <w:t>A Doxology for the Apostles</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2"/>
            <w:r>
              <w:t xml:space="preserve">called </w:t>
            </w:r>
            <w:commentRangeEnd w:id="1132"/>
            <w:r>
              <w:rPr>
                <w:rStyle w:val="CommentReference"/>
                <w:rFonts w:ascii="Times New Roman" w:eastAsiaTheme="minorHAnsi" w:hAnsi="Times New Roman" w:cstheme="minorBidi"/>
                <w:color w:val="auto"/>
              </w:rPr>
              <w:commentReference w:id="113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33"/>
            <w:r>
              <w:t>Who loved him greatly.</w:t>
            </w:r>
            <w:commentRangeEnd w:id="1133"/>
            <w:r>
              <w:rPr>
                <w:rStyle w:val="CommentReference"/>
                <w:rFonts w:ascii="Times New Roman" w:eastAsiaTheme="minorHAnsi" w:hAnsi="Times New Roman" w:cstheme="minorBidi"/>
                <w:color w:val="auto"/>
              </w:rPr>
              <w:commentReference w:id="113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34" w:name="_Ref434488657"/>
      <w:r>
        <w:t>Another Doxology for the Apostles</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35"/>
            <w:r>
              <w:t xml:space="preserve">Our </w:t>
            </w:r>
            <w:commentRangeEnd w:id="1135"/>
            <w:r>
              <w:rPr>
                <w:rStyle w:val="CommentReference"/>
                <w:rFonts w:ascii="Times New Roman" w:eastAsiaTheme="minorHAnsi" w:hAnsi="Times New Roman" w:cstheme="minorBidi"/>
                <w:color w:val="auto"/>
              </w:rPr>
              <w:commentReference w:id="113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36"/>
            <w:r>
              <w:t xml:space="preserve">And </w:t>
            </w:r>
            <w:commentRangeEnd w:id="1136"/>
            <w:r>
              <w:rPr>
                <w:rStyle w:val="CommentReference"/>
                <w:rFonts w:ascii="Times New Roman" w:eastAsiaTheme="minorHAnsi" w:hAnsi="Times New Roman" w:cstheme="minorBidi"/>
                <w:color w:val="auto"/>
              </w:rPr>
              <w:commentReference w:id="113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37"/>
            <w:r>
              <w:t>And was numbered with</w:t>
            </w:r>
          </w:p>
          <w:p w14:paraId="5527B3A6" w14:textId="77777777" w:rsidR="004C7F73" w:rsidRDefault="004C7F73" w:rsidP="004C7F73">
            <w:pPr>
              <w:pStyle w:val="EngHangEnd"/>
            </w:pPr>
            <w:r>
              <w:t>The rest of the Apostles.</w:t>
            </w:r>
            <w:commentRangeEnd w:id="1137"/>
            <w:r>
              <w:rPr>
                <w:rStyle w:val="CommentReference"/>
                <w:rFonts w:ascii="Times New Roman" w:eastAsiaTheme="minorHAnsi" w:hAnsi="Times New Roman" w:cstheme="minorBidi"/>
                <w:color w:val="auto"/>
              </w:rPr>
              <w:commentReference w:id="113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38"/>
            <w:r>
              <w:t xml:space="preserve">sound </w:t>
            </w:r>
            <w:commentRangeEnd w:id="1138"/>
            <w:r>
              <w:rPr>
                <w:rStyle w:val="CommentReference"/>
                <w:rFonts w:ascii="Times New Roman" w:eastAsiaTheme="minorHAnsi" w:hAnsi="Times New Roman" w:cstheme="minorBidi"/>
                <w:color w:val="auto"/>
              </w:rPr>
              <w:commentReference w:id="113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39" w:name="_Ref434488814"/>
      <w:r>
        <w:t>The Doxology of St. Mark</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0"/>
            <w:r>
              <w:t>Beholder of God</w:t>
            </w:r>
            <w:commentRangeEnd w:id="1140"/>
            <w:r>
              <w:rPr>
                <w:rStyle w:val="CommentReference"/>
                <w:rFonts w:ascii="Times New Roman" w:eastAsiaTheme="minorHAnsi" w:hAnsi="Times New Roman" w:cstheme="minorBidi"/>
                <w:color w:val="auto"/>
              </w:rPr>
              <w:commentReference w:id="1140"/>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1" w:name="_Ref434488992"/>
      <w:r>
        <w:t>The Doxology of Any Apostle</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2"/>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2"/>
            <w:r>
              <w:rPr>
                <w:rStyle w:val="CommentReference"/>
                <w:rFonts w:ascii="Times New Roman" w:eastAsiaTheme="minorHAnsi" w:hAnsi="Times New Roman" w:cstheme="minorBidi"/>
                <w:color w:val="auto"/>
              </w:rPr>
              <w:commentReference w:id="1142"/>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43"/>
            <w:r>
              <w:t>compatriots</w:t>
            </w:r>
            <w:commentRangeEnd w:id="1143"/>
            <w:r>
              <w:rPr>
                <w:rStyle w:val="CommentReference"/>
                <w:rFonts w:ascii="Times New Roman" w:eastAsiaTheme="minorHAnsi" w:hAnsi="Times New Roman" w:cstheme="minorBidi"/>
                <w:color w:val="auto"/>
              </w:rPr>
              <w:commentReference w:id="1143"/>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44" w:name="_Ref434489014"/>
      <w:r>
        <w:t>The Doxology of St. Stephen</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45" w:name="_Ref434489170"/>
      <w:r>
        <w:t>The Doxology of St. George</w:t>
      </w:r>
      <w:bookmarkEnd w:id="1145"/>
    </w:p>
    <w:p w14:paraId="066A4290" w14:textId="597AC7CD"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89025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89025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89025C">
        <w:rPr>
          <w:noProof/>
        </w:rPr>
        <w:t>820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46" w:name="_Ref434490082"/>
      <w:r>
        <w:t>The Doxology of St. Demiana</w:t>
      </w:r>
      <w:bookmarkEnd w:id="1146"/>
    </w:p>
    <w:p w14:paraId="10DFBB59" w14:textId="68FFE57B"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89025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89025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89025C">
        <w:rPr>
          <w:noProof/>
        </w:rPr>
        <w:t>782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47" w:name="_Ref434489950"/>
      <w:r>
        <w:t>The Doxology of the Martyrs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48"/>
            <w:r>
              <w:t>Akrash</w:t>
            </w:r>
            <w:commentRangeEnd w:id="1148"/>
            <w:r>
              <w:rPr>
                <w:rStyle w:val="CommentReference"/>
              </w:rPr>
              <w:commentReference w:id="1148"/>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49" w:name="_Ref434490311"/>
      <w:r>
        <w:t>The Doxology of St. Anthony and St. Paul</w:t>
      </w:r>
      <w:bookmarkEnd w:id="1149"/>
    </w:p>
    <w:p w14:paraId="716265E5" w14:textId="0116387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89025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89025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89025C">
        <w:rPr>
          <w:noProof/>
        </w:rPr>
        <w:t>788</w:t>
      </w:r>
      <w:r w:rsidR="00191A26">
        <w:fldChar w:fldCharType="end"/>
      </w:r>
      <w:r>
        <w:t xml:space="preserve">, and </w:t>
      </w:r>
      <w:r w:rsidR="00191A26">
        <w:fldChar w:fldCharType="begin"/>
      </w:r>
      <w:r w:rsidR="00191A26">
        <w:instrText xml:space="preserve"> REF _Ref434490368 \h </w:instrText>
      </w:r>
      <w:r w:rsidR="00191A26">
        <w:fldChar w:fldCharType="separate"/>
      </w:r>
      <w:r w:rsidR="0089025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89025C">
        <w:rPr>
          <w:noProof/>
        </w:rPr>
        <w:t>790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0"/>
            <w:r w:rsidRPr="004764BD">
              <w:t>give light to</w:t>
            </w:r>
            <w:commentRangeEnd w:id="1150"/>
            <w:r>
              <w:rPr>
                <w:rStyle w:val="CommentReference"/>
                <w:rFonts w:ascii="Times New Roman" w:eastAsiaTheme="minorHAnsi" w:hAnsi="Times New Roman" w:cstheme="minorBidi"/>
                <w:color w:val="auto"/>
              </w:rPr>
              <w:commentReference w:id="1150"/>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1" w:name="_Ref434490826"/>
      <w:r>
        <w:lastRenderedPageBreak/>
        <w:t>The Doxology of St. Pishoy and St. Paul of Tammah</w:t>
      </w:r>
      <w:bookmarkEnd w:id="1151"/>
    </w:p>
    <w:p w14:paraId="204E33B1" w14:textId="1FAF050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89025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89025C">
        <w:rPr>
          <w:lang w:val="en-US"/>
        </w:rPr>
        <w:t>July 2 / Epip 8: St. Pishoy</w:t>
      </w:r>
      <w:r>
        <w:fldChar w:fldCharType="end"/>
      </w:r>
      <w:r>
        <w:t xml:space="preserve">, page </w:t>
      </w:r>
      <w:r>
        <w:fldChar w:fldCharType="begin"/>
      </w:r>
      <w:r>
        <w:instrText xml:space="preserve"> PAGEREF _Ref434490783 \h </w:instrText>
      </w:r>
      <w:r>
        <w:fldChar w:fldCharType="separate"/>
      </w:r>
      <w:r w:rsidR="0089025C">
        <w:rPr>
          <w:noProof/>
        </w:rPr>
        <w:t>877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2" w:name="_Ref434492161"/>
      <w:r>
        <w:lastRenderedPageBreak/>
        <w:t>The Doxology of St. Athanasius the Apostolic</w:t>
      </w:r>
      <w:bookmarkEnd w:id="1152"/>
      <w:r w:rsidR="00B52F78">
        <w:rPr>
          <w:rStyle w:val="FootnoteReference"/>
        </w:rPr>
        <w:footnoteReference w:id="927"/>
      </w:r>
    </w:p>
    <w:p w14:paraId="1BC7DA79" w14:textId="4E82A5D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89025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89025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89025C">
        <w:rPr>
          <w:noProof/>
        </w:rPr>
        <w:t>825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89025C">
        <w:rPr>
          <w:noProof/>
        </w:rPr>
        <w:t>827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53" w:name="_Ref434492536"/>
      <w:r>
        <w:t xml:space="preserve">The Doxology of </w:t>
      </w:r>
      <w:r w:rsidR="00231798">
        <w:t>the</w:t>
      </w:r>
      <w:r>
        <w:t xml:space="preserve"> Cross Bearers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54" w:name="_Ref434492645"/>
      <w:r>
        <w:t>The Doxology for a Hierarch Who is Present</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2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64"/>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64"/>
            <w:r>
              <w:rPr>
                <w:rStyle w:val="CommentReference"/>
                <w:rFonts w:ascii="Times New Roman" w:eastAsiaTheme="minorHAnsi" w:hAnsi="Times New Roman" w:cstheme="minorBidi"/>
                <w:color w:val="auto"/>
              </w:rPr>
              <w:commentReference w:id="1164"/>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68" w:name="_Toc459399201"/>
      <w:bookmarkStart w:id="1169" w:name="September"/>
      <w:r>
        <w:lastRenderedPageBreak/>
        <w:t>September</w:t>
      </w:r>
      <w:bookmarkEnd w:id="1122"/>
      <w:bookmarkEnd w:id="1123"/>
      <w:bookmarkEnd w:id="112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68"/>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89025C">
              <w:rPr>
                <w:noProof/>
                <w:webHidden/>
              </w:rPr>
              <w:t>584</w:t>
            </w:r>
            <w:r w:rsidR="00513E2D">
              <w:rPr>
                <w:noProof/>
                <w:webHidden/>
              </w:rPr>
              <w:fldChar w:fldCharType="end"/>
            </w:r>
          </w:hyperlink>
        </w:p>
        <w:p w14:paraId="09704F3F" w14:textId="19C530F9" w:rsidR="00513E2D" w:rsidRDefault="002F6766">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349CC707" w14:textId="0A71F998" w:rsidR="00513E2D" w:rsidRDefault="002F6766">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7D8C38A6" w14:textId="592DC035" w:rsidR="00513E2D" w:rsidRDefault="002F6766">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076621BC" w14:textId="1562F2C3" w:rsidR="00513E2D" w:rsidRDefault="002F6766">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7428CC49" w14:textId="18CC868E" w:rsidR="00513E2D" w:rsidRDefault="002F6766">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5C32060D" w14:textId="767116D9" w:rsidR="00513E2D" w:rsidRDefault="002F6766">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061F128B" w14:textId="20D113DE" w:rsidR="00513E2D" w:rsidRDefault="002F6766">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89025C">
              <w:rPr>
                <w:noProof/>
                <w:webHidden/>
              </w:rPr>
              <w:t>602</w:t>
            </w:r>
            <w:r w:rsidR="00513E2D">
              <w:rPr>
                <w:noProof/>
                <w:webHidden/>
              </w:rPr>
              <w:fldChar w:fldCharType="end"/>
            </w:r>
          </w:hyperlink>
        </w:p>
        <w:p w14:paraId="71170E99" w14:textId="19BDE08F" w:rsidR="00513E2D" w:rsidRDefault="002F6766">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89025C">
              <w:rPr>
                <w:noProof/>
                <w:webHidden/>
              </w:rPr>
              <w:t>603</w:t>
            </w:r>
            <w:r w:rsidR="00513E2D">
              <w:rPr>
                <w:noProof/>
                <w:webHidden/>
              </w:rPr>
              <w:fldChar w:fldCharType="end"/>
            </w:r>
          </w:hyperlink>
        </w:p>
        <w:p w14:paraId="1C97F4F3" w14:textId="0D08F6D3" w:rsidR="00513E2D" w:rsidRDefault="002F6766">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89025C">
              <w:rPr>
                <w:noProof/>
                <w:webHidden/>
              </w:rPr>
              <w:t>603</w:t>
            </w:r>
            <w:r w:rsidR="00513E2D">
              <w:rPr>
                <w:noProof/>
                <w:webHidden/>
              </w:rPr>
              <w:fldChar w:fldCharType="end"/>
            </w:r>
          </w:hyperlink>
        </w:p>
        <w:p w14:paraId="0C9CE160" w14:textId="70F07FD0" w:rsidR="00513E2D" w:rsidRDefault="002F6766">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797EE435" w14:textId="04AD0143" w:rsidR="00513E2D" w:rsidRDefault="002F6766">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1405B846" w14:textId="799C183D" w:rsidR="00513E2D" w:rsidRDefault="002F6766">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3A7B0203" w14:textId="5A8007A8" w:rsidR="00513E2D" w:rsidRDefault="002F6766">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89025C">
              <w:rPr>
                <w:noProof/>
                <w:webHidden/>
              </w:rPr>
              <w:t>621</w:t>
            </w:r>
            <w:r w:rsidR="00513E2D">
              <w:rPr>
                <w:noProof/>
                <w:webHidden/>
              </w:rPr>
              <w:fldChar w:fldCharType="end"/>
            </w:r>
          </w:hyperlink>
        </w:p>
        <w:p w14:paraId="1C0909DB" w14:textId="68D53238" w:rsidR="00513E2D" w:rsidRDefault="002F6766">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89025C">
              <w:rPr>
                <w:noProof/>
                <w:webHidden/>
              </w:rPr>
              <w:t>621</w:t>
            </w:r>
            <w:r w:rsidR="00513E2D">
              <w:rPr>
                <w:noProof/>
                <w:webHidden/>
              </w:rPr>
              <w:fldChar w:fldCharType="end"/>
            </w:r>
          </w:hyperlink>
        </w:p>
        <w:p w14:paraId="21CBC517" w14:textId="1CC09F93" w:rsidR="00513E2D" w:rsidRDefault="002F6766">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89025C">
              <w:rPr>
                <w:noProof/>
                <w:webHidden/>
              </w:rPr>
              <w:t>630</w:t>
            </w:r>
            <w:r w:rsidR="00513E2D">
              <w:rPr>
                <w:noProof/>
                <w:webHidden/>
              </w:rPr>
              <w:fldChar w:fldCharType="end"/>
            </w:r>
          </w:hyperlink>
        </w:p>
        <w:p w14:paraId="2154D57B" w14:textId="0C0184A2" w:rsidR="00513E2D" w:rsidRDefault="002F6766">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89025C">
              <w:rPr>
                <w:noProof/>
                <w:webHidden/>
              </w:rPr>
              <w:t>631</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0" w:name="_Toc410196198"/>
      <w:bookmarkStart w:id="1171" w:name="_Toc410196440"/>
      <w:bookmarkStart w:id="1172" w:name="_Toc410196942"/>
      <w:r>
        <w:br w:type="page"/>
      </w:r>
    </w:p>
    <w:p w14:paraId="3B77A2B2" w14:textId="6F99453D" w:rsidR="00495F1A" w:rsidRDefault="0092592B" w:rsidP="00495F1A">
      <w:pPr>
        <w:pStyle w:val="Heading3"/>
      </w:pPr>
      <w:bookmarkStart w:id="1173" w:name="_Toc459399235"/>
      <w:r>
        <w:lastRenderedPageBreak/>
        <w:t xml:space="preserve">August 29 (30) / Tho-out 1: </w:t>
      </w:r>
      <w:r w:rsidR="00495F1A">
        <w:t>Ecclesiastical New Year: Nairouz</w:t>
      </w:r>
      <w:bookmarkEnd w:id="1170"/>
      <w:bookmarkEnd w:id="1171"/>
      <w:bookmarkEnd w:id="1172"/>
      <w:bookmarkEnd w:id="1173"/>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74"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75" w:name="_Ref459398951"/>
      <w:r>
        <w:t>The Doxolog</w:t>
      </w:r>
      <w:r w:rsidR="00E21EA3">
        <w:t>y for Ecclesiastical New Year</w:t>
      </w:r>
      <w:bookmarkEnd w:id="1174"/>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76"/>
            <w:r>
              <w:t xml:space="preserve">wiles </w:t>
            </w:r>
            <w:commentRangeEnd w:id="1176"/>
            <w:r>
              <w:rPr>
                <w:rStyle w:val="CommentReference"/>
                <w:rFonts w:ascii="Times New Roman" w:eastAsiaTheme="minorHAnsi" w:hAnsi="Times New Roman" w:cstheme="minorBidi"/>
                <w:color w:val="auto"/>
              </w:rPr>
              <w:commentReference w:id="1176"/>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77" w:name="_Ref434473482"/>
      <w:r>
        <w:t>The Psali Adam</w:t>
      </w:r>
      <w:r w:rsidR="00B411C9">
        <w:t xml:space="preserve"> for the Ecclesiastical New Year</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78"/>
            <w:r>
              <w:t xml:space="preserve">Ϯⲛⲁⲟⲩⲱϣⲧ </w:t>
            </w:r>
            <w:commentRangeEnd w:id="1178"/>
            <w:r>
              <w:rPr>
                <w:rStyle w:val="CommentReference"/>
                <w:rFonts w:ascii="Times New Roman" w:hAnsi="Times New Roman"/>
              </w:rPr>
              <w:commentReference w:id="1178"/>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79"/>
            <w:r>
              <w:t>reign</w:t>
            </w:r>
            <w:commentRangeEnd w:id="1179"/>
            <w:r>
              <w:rPr>
                <w:rStyle w:val="CommentReference"/>
              </w:rPr>
              <w:commentReference w:id="1179"/>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0" w:name="_Ref434473530"/>
      <w:r>
        <w:t xml:space="preserve">The Psali </w:t>
      </w:r>
      <w:r w:rsidR="004E71A7">
        <w:t>Batos for the Ecclesiastical New Year</w:t>
      </w:r>
      <w:bookmarkEnd w:id="11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1"/>
            <w:r>
              <w:t xml:space="preserve">be </w:t>
            </w:r>
            <w:commentRangeEnd w:id="1181"/>
            <w:r>
              <w:rPr>
                <w:rStyle w:val="CommentReference"/>
              </w:rPr>
              <w:commentReference w:id="1181"/>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2"/>
            <w:r>
              <w:t xml:space="preserve">Ⲁⲙⲱⲛⲓ </w:t>
            </w:r>
            <w:commentRangeEnd w:id="1182"/>
            <w:r>
              <w:rPr>
                <w:rStyle w:val="CommentReference"/>
                <w:rFonts w:ascii="Times New Roman" w:hAnsi="Times New Roman"/>
              </w:rPr>
              <w:commentReference w:id="1182"/>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3"/>
            <w:r>
              <w:t xml:space="preserve">the </w:t>
            </w:r>
            <w:commentRangeEnd w:id="1183"/>
            <w:r>
              <w:rPr>
                <w:rStyle w:val="CommentReference"/>
              </w:rPr>
              <w:commentReference w:id="1183"/>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84"/>
            <w:r>
              <w:t xml:space="preserve">entreat </w:t>
            </w:r>
            <w:commentRangeEnd w:id="1184"/>
            <w:r>
              <w:rPr>
                <w:rStyle w:val="CommentReference"/>
              </w:rPr>
              <w:commentReference w:id="1184"/>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85" w:name="_Toc459399236"/>
      <w:r>
        <w:t xml:space="preserve">August 29 (30) / Tho-out 1: </w:t>
      </w:r>
      <w:r w:rsidRPr="00646349">
        <w:t xml:space="preserve">Also </w:t>
      </w:r>
      <w:r>
        <w:t>the Martyrdom of St. Bartholomew the Apostle</w:t>
      </w:r>
      <w:bookmarkEnd w:id="1185"/>
    </w:p>
    <w:p w14:paraId="18F26E46" w14:textId="4BA49D3F"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77D452E" w14:textId="77777777" w:rsidR="0092592B" w:rsidRDefault="0092592B" w:rsidP="0092592B">
      <w:pPr>
        <w:pStyle w:val="Heading3"/>
      </w:pPr>
      <w:bookmarkStart w:id="1186" w:name="_Toc459399237"/>
      <w:r>
        <w:t xml:space="preserve">August 30 (31) / Tho-out 2: </w:t>
      </w:r>
      <w:r w:rsidR="005242D1">
        <w:t xml:space="preserve">Martyrdom of </w:t>
      </w:r>
      <w:r>
        <w:t>St. John the Baptist</w:t>
      </w:r>
      <w:bookmarkEnd w:id="1186"/>
    </w:p>
    <w:p w14:paraId="0BD3AFB5" w14:textId="36A882E5"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025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89025C">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025C">
        <w:rPr>
          <w:noProof/>
        </w:rPr>
        <w:t>564</w:t>
      </w:r>
      <w:r w:rsidR="00191A26">
        <w:fldChar w:fldCharType="end"/>
      </w:r>
      <w:r>
        <w:t>.</w:t>
      </w:r>
    </w:p>
    <w:p w14:paraId="53087CDB" w14:textId="77777777" w:rsidR="00C46B09" w:rsidRDefault="00C46B09" w:rsidP="0039635A">
      <w:pPr>
        <w:pStyle w:val="Heading3"/>
      </w:pPr>
      <w:bookmarkStart w:id="1187" w:name="_Toc459399238"/>
      <w:r>
        <w:t>September 1 (2) / Tho-out 4: St. Verena</w:t>
      </w:r>
      <w:bookmarkEnd w:id="1187"/>
    </w:p>
    <w:p w14:paraId="593C8957" w14:textId="505B2827" w:rsidR="00DB5470" w:rsidRDefault="00296539" w:rsidP="00DB5470">
      <w:pPr>
        <w:pStyle w:val="Heading4"/>
      </w:pPr>
      <w:bookmarkStart w:id="1188"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189" w:name="_Ref459401476"/>
      <w:r>
        <w:t>The Doxology</w:t>
      </w:r>
      <w:r w:rsidR="00B46E6E">
        <w:t xml:space="preserve"> for St. Verena</w:t>
      </w:r>
      <w:bookmarkEnd w:id="1188"/>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190" w:name="_Toc459399239"/>
      <w:r>
        <w:t>September 3 (4) / Tho-out 6: St. Phoebe the Protodeaconess</w:t>
      </w:r>
      <w:r w:rsidR="008C4D26">
        <w:rPr>
          <w:rStyle w:val="FootnoteReference"/>
        </w:rPr>
        <w:footnoteReference w:id="932"/>
      </w:r>
      <w:bookmarkEnd w:id="1190"/>
    </w:p>
    <w:p w14:paraId="47E3028B" w14:textId="77777777" w:rsidR="0039635A" w:rsidRDefault="0039635A" w:rsidP="0039635A">
      <w:pPr>
        <w:pStyle w:val="Heading3"/>
      </w:pPr>
      <w:bookmarkStart w:id="1191" w:name="_Toc459399240"/>
      <w:r>
        <w:t>September 4 (5) / Tho-out 7: St. Dioscorus</w:t>
      </w:r>
      <w:bookmarkEnd w:id="1191"/>
    </w:p>
    <w:p w14:paraId="6AE56346" w14:textId="2D840D17" w:rsidR="0039635A" w:rsidRDefault="00191A26" w:rsidP="0039635A">
      <w:pPr>
        <w:pStyle w:val="Rubric"/>
      </w:pPr>
      <w:r>
        <w:fldChar w:fldCharType="begin"/>
      </w:r>
      <w:r>
        <w:instrText xml:space="preserve"> REF _Ref434492249 \h </w:instrText>
      </w:r>
      <w:r>
        <w:fldChar w:fldCharType="separate"/>
      </w:r>
      <w:r w:rsidR="0089025C">
        <w:t>The Doxology for St. Severus</w:t>
      </w:r>
      <w:r>
        <w:fldChar w:fldCharType="end"/>
      </w:r>
      <w:r>
        <w:t xml:space="preserve">, </w:t>
      </w:r>
      <w:r>
        <w:fldChar w:fldCharType="begin"/>
      </w:r>
      <w:r>
        <w:instrText xml:space="preserve"> REF _Ref434561058 \h </w:instrText>
      </w:r>
      <w:r>
        <w:fldChar w:fldCharType="separate"/>
      </w:r>
      <w:r w:rsidR="0089025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89025C">
        <w:rPr>
          <w:noProof/>
        </w:rPr>
        <w:t>631</w:t>
      </w:r>
      <w:r>
        <w:fldChar w:fldCharType="end"/>
      </w:r>
      <w:r w:rsidR="0039635A">
        <w:t xml:space="preserve"> can be adapted.</w:t>
      </w:r>
    </w:p>
    <w:p w14:paraId="7D1E759A" w14:textId="77777777" w:rsidR="0046481B" w:rsidRDefault="0046481B" w:rsidP="0046481B">
      <w:pPr>
        <w:pStyle w:val="Heading3"/>
      </w:pPr>
      <w:bookmarkStart w:id="1192" w:name="_Toc459399241"/>
      <w:r>
        <w:t>September 4 (5) / Tho-out 7: Also St. Rebecca and her Children</w:t>
      </w:r>
      <w:bookmarkEnd w:id="1192"/>
    </w:p>
    <w:p w14:paraId="51FECB60" w14:textId="7CDB2FBF" w:rsidR="00BD6485" w:rsidRDefault="00BD6485" w:rsidP="00BD6485">
      <w:pPr>
        <w:pStyle w:val="Heading4"/>
      </w:pPr>
      <w:bookmarkStart w:id="1193"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194" w:name="_Ref459401387"/>
      <w:r>
        <w:t>The Doxology</w:t>
      </w:r>
      <w:r w:rsidR="00B46E6E">
        <w:t xml:space="preserve"> for St. Rebecca and her Children</w:t>
      </w:r>
      <w:bookmarkEnd w:id="1193"/>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195" w:name="_Toc459399242"/>
      <w:r>
        <w:t>September 9 (10) / Tho-out 12: Commemoration of Archangel Michael</w:t>
      </w:r>
      <w:bookmarkEnd w:id="1195"/>
    </w:p>
    <w:p w14:paraId="06EE9188" w14:textId="77777777" w:rsidR="0089025C"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354229B" w14:textId="77777777" w:rsidTr="0082304E">
        <w:trPr>
          <w:cantSplit/>
          <w:jc w:val="center"/>
        </w:trPr>
        <w:tc>
          <w:tcPr>
            <w:tcW w:w="288" w:type="dxa"/>
          </w:tcPr>
          <w:p w14:paraId="0951B812" w14:textId="77777777" w:rsidR="0089025C" w:rsidRDefault="0089025C" w:rsidP="0082304E">
            <w:pPr>
              <w:pStyle w:val="CopticCross"/>
            </w:pPr>
          </w:p>
        </w:tc>
        <w:tc>
          <w:tcPr>
            <w:tcW w:w="3960" w:type="dxa"/>
          </w:tcPr>
          <w:p w14:paraId="1F0F3DB8" w14:textId="77777777" w:rsidR="0089025C" w:rsidRDefault="0089025C" w:rsidP="00C83ECE">
            <w:pPr>
              <w:pStyle w:val="EngHang"/>
            </w:pPr>
            <w:r>
              <w:t>Through the intercessions</w:t>
            </w:r>
          </w:p>
          <w:p w14:paraId="26BF71A5" w14:textId="77777777" w:rsidR="0089025C" w:rsidRDefault="0089025C" w:rsidP="00C83ECE">
            <w:pPr>
              <w:pStyle w:val="EngHang"/>
            </w:pPr>
            <w:r>
              <w:t>Of the Four Incorporeal Beasts,</w:t>
            </w:r>
          </w:p>
          <w:p w14:paraId="19778A74" w14:textId="77777777" w:rsidR="0089025C" w:rsidRDefault="0089025C" w:rsidP="00C83ECE">
            <w:pPr>
              <w:pStyle w:val="EngHang"/>
            </w:pPr>
            <w:r>
              <w:t>The ministering flames of fire,</w:t>
            </w:r>
          </w:p>
          <w:p w14:paraId="1A0750DF" w14:textId="77777777" w:rsidR="0089025C" w:rsidRDefault="0089025C" w:rsidP="0082304E">
            <w:pPr>
              <w:pStyle w:val="EngHangEnd"/>
            </w:pPr>
            <w:r>
              <w:t>O Lord, grant us the forgiveness of our sins.</w:t>
            </w:r>
          </w:p>
        </w:tc>
        <w:tc>
          <w:tcPr>
            <w:tcW w:w="288" w:type="dxa"/>
          </w:tcPr>
          <w:p w14:paraId="25B62E7D" w14:textId="77777777" w:rsidR="0089025C" w:rsidRDefault="0089025C" w:rsidP="0082304E"/>
        </w:tc>
        <w:tc>
          <w:tcPr>
            <w:tcW w:w="288" w:type="dxa"/>
          </w:tcPr>
          <w:p w14:paraId="59224315" w14:textId="77777777" w:rsidR="0089025C" w:rsidRDefault="0089025C" w:rsidP="0082304E">
            <w:pPr>
              <w:pStyle w:val="CopticCross"/>
            </w:pPr>
          </w:p>
        </w:tc>
        <w:tc>
          <w:tcPr>
            <w:tcW w:w="3960" w:type="dxa"/>
          </w:tcPr>
          <w:p w14:paraId="12745605" w14:textId="77777777" w:rsidR="0089025C" w:rsidRDefault="0089025C" w:rsidP="00C83ECE">
            <w:pPr>
              <w:pStyle w:val="CopticVersemulti-line"/>
            </w:pPr>
            <w:r>
              <w:t>Ϩⲓⲧⲉⲛ ⲛⲓⲡ̀ⲣⲉⲥⲃⲓⲁ̀</w:t>
            </w:r>
          </w:p>
          <w:p w14:paraId="1414CC0B" w14:textId="77777777" w:rsidR="0089025C" w:rsidRDefault="0089025C" w:rsidP="00C83ECE">
            <w:pPr>
              <w:pStyle w:val="CopticVersemulti-line"/>
            </w:pPr>
            <w:r>
              <w:t>ⲛ̀ⲧⲉ ⲡⲓϥ̀ⲧⲟⲩ ⲛ̀ⲍⲱⲟⲛ ⲛ̀ⲁⲥⲱⲙⲁⲧⲟⲥ</w:t>
            </w:r>
          </w:p>
          <w:p w14:paraId="7CE48DBF" w14:textId="77777777" w:rsidR="0089025C" w:rsidRDefault="0089025C" w:rsidP="00C83ECE">
            <w:pPr>
              <w:pStyle w:val="CopticVersemulti-line"/>
            </w:pPr>
            <w:r>
              <w:t>ⲛ̀ⲗⲓⲧⲟⲩⲣⲅⲟⲥ ⲛ̀ϣⲁϩ ⲛ̀ⲭ̀ⲣⲟⲙ:</w:t>
            </w:r>
          </w:p>
          <w:p w14:paraId="671ECABA" w14:textId="77777777" w:rsidR="0089025C" w:rsidRPr="00C35319" w:rsidRDefault="0089025C" w:rsidP="00C83ECE">
            <w:pPr>
              <w:pStyle w:val="CopticHangingVerse"/>
            </w:pPr>
            <w:r>
              <w:t>Ⲡϭⲟⲓⲥ ⲁⲣⲓϩ̀ⲙⲟⲧ ⲛⲁⲛ ⲙ̀ⲡⲓⲭⲱ ⲉ̀ⲃⲟⲗ ⲛ̀ⲧⲉ ⲛⲉⲛⲛⲟⲃⲓ.</w:t>
            </w:r>
          </w:p>
        </w:tc>
      </w:tr>
    </w:tbl>
    <w:p w14:paraId="6DC05066"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F5B9E3B" w14:textId="77777777" w:rsidTr="00C83ECE">
        <w:trPr>
          <w:cantSplit/>
          <w:jc w:val="center"/>
        </w:trPr>
        <w:tc>
          <w:tcPr>
            <w:tcW w:w="288" w:type="dxa"/>
          </w:tcPr>
          <w:p w14:paraId="05D94CD3" w14:textId="77777777" w:rsidR="0089025C" w:rsidRDefault="0089025C" w:rsidP="00C83ECE">
            <w:pPr>
              <w:pStyle w:val="CopticCross"/>
            </w:pPr>
          </w:p>
        </w:tc>
        <w:tc>
          <w:tcPr>
            <w:tcW w:w="3960" w:type="dxa"/>
          </w:tcPr>
          <w:p w14:paraId="7C64E030" w14:textId="77777777" w:rsidR="0089025C" w:rsidRDefault="0089025C" w:rsidP="00C83ECE">
            <w:pPr>
              <w:pStyle w:val="EngHang"/>
            </w:pPr>
            <w:r>
              <w:t>Hail to the four incorporeal living beasts,</w:t>
            </w:r>
          </w:p>
          <w:p w14:paraId="44F991B7" w14:textId="77777777" w:rsidR="0089025C" w:rsidRDefault="0089025C" w:rsidP="00C83ECE">
            <w:pPr>
              <w:pStyle w:val="EngHang"/>
            </w:pPr>
            <w:r>
              <w:t>Carrying the throne of God,</w:t>
            </w:r>
          </w:p>
          <w:p w14:paraId="3557F21F" w14:textId="77777777" w:rsidR="0089025C" w:rsidRDefault="0089025C" w:rsidP="00C83ECE">
            <w:pPr>
              <w:pStyle w:val="EngHang"/>
            </w:pPr>
            <w:r>
              <w:t>A lion’s face, and a calf’s face,</w:t>
            </w:r>
          </w:p>
          <w:p w14:paraId="09F06489" w14:textId="77777777" w:rsidR="0089025C" w:rsidRDefault="0089025C" w:rsidP="00C83ECE">
            <w:pPr>
              <w:pStyle w:val="EngHangEnd"/>
            </w:pPr>
            <w:r>
              <w:t>A man’s face, and an eagle’s face.</w:t>
            </w:r>
          </w:p>
        </w:tc>
        <w:tc>
          <w:tcPr>
            <w:tcW w:w="288" w:type="dxa"/>
          </w:tcPr>
          <w:p w14:paraId="664D8401" w14:textId="77777777" w:rsidR="0089025C" w:rsidRDefault="0089025C" w:rsidP="00C83ECE"/>
        </w:tc>
        <w:tc>
          <w:tcPr>
            <w:tcW w:w="288" w:type="dxa"/>
          </w:tcPr>
          <w:p w14:paraId="46CE08F5" w14:textId="77777777" w:rsidR="0089025C" w:rsidRDefault="0089025C" w:rsidP="00C83ECE">
            <w:pPr>
              <w:pStyle w:val="CopticCross"/>
            </w:pPr>
          </w:p>
        </w:tc>
        <w:tc>
          <w:tcPr>
            <w:tcW w:w="3960" w:type="dxa"/>
          </w:tcPr>
          <w:p w14:paraId="693A7CBD" w14:textId="77777777" w:rsidR="0089025C" w:rsidRDefault="0089025C" w:rsidP="00C83ECE">
            <w:pPr>
              <w:pStyle w:val="CopticVersemulti-line"/>
            </w:pPr>
            <w:r>
              <w:t>Ⲭⲉⲣⲉ ⲡⲓϥ̀ⲧⲟⲩ ⲛ̀ⲍⲱⲟⲛ ⲛ̀ⲁ̀ⲥⲱⲙⲁⲧⲟⲥ:</w:t>
            </w:r>
          </w:p>
          <w:p w14:paraId="03D0416B" w14:textId="77777777" w:rsidR="0089025C" w:rsidRDefault="0089025C" w:rsidP="00C83ECE">
            <w:pPr>
              <w:pStyle w:val="CopticVersemulti-line"/>
            </w:pPr>
            <w:r>
              <w:t>ⲉⲧϥⲁⲓ ϧⲁ ⲡⲓϩⲁⲣⲙⲁ ⲛ̀ⲧⲉ Ⲫϯ:</w:t>
            </w:r>
          </w:p>
          <w:p w14:paraId="676A68C8" w14:textId="77777777" w:rsidR="0089025C" w:rsidRDefault="0089025C" w:rsidP="00C83ECE">
            <w:pPr>
              <w:pStyle w:val="CopticVersemulti-line"/>
            </w:pPr>
            <w:r>
              <w:t>ⲟⲩϩⲟ ⲙ̀ⲙⲟⲩⲓ̀ ⲛⲉⲙ ⲟⲩϩⲟ ⲙ̀ⲙⲁⲥⲓ:</w:t>
            </w:r>
          </w:p>
          <w:p w14:paraId="7842A25C" w14:textId="77777777" w:rsidR="0089025C" w:rsidRPr="00C35319" w:rsidRDefault="0089025C" w:rsidP="00C83ECE">
            <w:pPr>
              <w:pStyle w:val="CopticHangingVerse"/>
            </w:pPr>
            <w:r>
              <w:t>ⲛⲉⲙ ⲟⲩϩⲟ ⲛ̀ⲣⲱⲙⲓ ⲛⲉⲙ ⲟⲩϩⲟ ⲛ̀ⲁ̀ⲏ̀ⲧⲟⲥ.</w:t>
            </w:r>
          </w:p>
        </w:tc>
      </w:tr>
    </w:tbl>
    <w:p w14:paraId="68D20C2E" w14:textId="77777777" w:rsidR="0089025C" w:rsidRDefault="0089025C" w:rsidP="0082304E">
      <w:pPr>
        <w:pStyle w:val="Heading4"/>
      </w:pPr>
      <w:r>
        <w:lastRenderedPageBreak/>
        <w:t>The Gospel Response for the Four Incorporeal Beasts</w:t>
      </w:r>
    </w:p>
    <w:p w14:paraId="5D2A3D3E" w14:textId="77777777" w:rsidR="0089025C" w:rsidRPr="00C14556" w:rsidRDefault="0089025C" w:rsidP="00C14556">
      <w:pPr>
        <w:pStyle w:val="Rubric"/>
      </w:pPr>
      <w:r>
        <w:t>The last verse of the Doxology may be inserted into the Annual Gospel Response.</w:t>
      </w:r>
    </w:p>
    <w:p w14:paraId="3D3E8225" w14:textId="76D0853A" w:rsidR="00B637D8" w:rsidRPr="00B637D8" w:rsidRDefault="0089025C"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221393BE" w14:textId="77777777" w:rsidR="0092592B" w:rsidRDefault="006E370D" w:rsidP="006E370D">
      <w:pPr>
        <w:pStyle w:val="Heading3"/>
      </w:pPr>
      <w:bookmarkStart w:id="1196" w:name="_Toc459399243"/>
      <w:r>
        <w:t xml:space="preserve">September 12 (13) / Tho-out 15: </w:t>
      </w:r>
      <w:r w:rsidR="00191A26">
        <w:t xml:space="preserve">Translocation of the Relics of </w:t>
      </w:r>
      <w:r>
        <w:t>St. Stephen</w:t>
      </w:r>
      <w:bookmarkEnd w:id="1196"/>
    </w:p>
    <w:p w14:paraId="6417B2BE" w14:textId="46CD69E1"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89025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89025C">
        <w:rPr>
          <w:noProof/>
        </w:rPr>
        <w:t>726</w:t>
      </w:r>
      <w:r w:rsidR="00191A26">
        <w:fldChar w:fldCharType="end"/>
      </w:r>
      <w:r>
        <w:t>.</w:t>
      </w:r>
    </w:p>
    <w:p w14:paraId="7C31113D" w14:textId="77777777" w:rsidR="00495F1A" w:rsidRDefault="0092592B" w:rsidP="00495F1A">
      <w:pPr>
        <w:pStyle w:val="Heading3"/>
      </w:pPr>
      <w:bookmarkStart w:id="1197" w:name="_Toc410196199"/>
      <w:bookmarkStart w:id="1198" w:name="_Toc410196441"/>
      <w:bookmarkStart w:id="1199" w:name="_Toc410196943"/>
      <w:bookmarkStart w:id="1200" w:name="_Ref434563524"/>
      <w:bookmarkStart w:id="1201" w:name="_Ref434563530"/>
      <w:bookmarkStart w:id="1202" w:name="_Toc459399244"/>
      <w:r>
        <w:t xml:space="preserve">September 14 (15) / Tho-out 17: </w:t>
      </w:r>
      <w:r w:rsidR="00495F1A">
        <w:t>The Dedication of the Church of the Holy Cross</w:t>
      </w:r>
      <w:bookmarkEnd w:id="1197"/>
      <w:bookmarkEnd w:id="1198"/>
      <w:bookmarkEnd w:id="1199"/>
      <w:bookmarkEnd w:id="1200"/>
      <w:bookmarkEnd w:id="1201"/>
      <w:bookmarkEnd w:id="120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3"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04" w:name="_Ref459399000"/>
      <w:r>
        <w:t>The Doxology</w:t>
      </w:r>
      <w:r w:rsidR="00E21EA3">
        <w:t xml:space="preserve"> for the Feast of the Cross</w:t>
      </w:r>
      <w:bookmarkEnd w:id="1203"/>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5" w:name="_Ref434474964"/>
      <w:r>
        <w:t>The Psali Ada</w:t>
      </w:r>
      <w:r w:rsidR="006C1B94">
        <w:t>m for the Feast of the Cross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6"/>
            <w:r>
              <w:rPr>
                <w:rStyle w:val="CommentReference"/>
              </w:rPr>
              <w:commentReference w:id="120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07" w:name="_Ref434474992"/>
      <w:r>
        <w:t>The Psali Bato</w:t>
      </w:r>
      <w:r w:rsidR="006C1B94">
        <w:t>s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08" w:name="_Toc459399245"/>
      <w:r>
        <w:t>September 18 (19) / Tho-out 21: Commemoration of the Theotokos</w:t>
      </w:r>
      <w:bookmarkEnd w:id="1208"/>
    </w:p>
    <w:p w14:paraId="5E6BB9BD" w14:textId="3EECE7E0"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5C17FB1" w14:textId="77777777" w:rsidR="00160DE3" w:rsidRDefault="00160DE3" w:rsidP="00160DE3">
      <w:pPr>
        <w:pStyle w:val="Heading3"/>
      </w:pPr>
      <w:bookmarkStart w:id="1209" w:name="_Toc459399246"/>
      <w:r>
        <w:t>September 21 (22) / Tho-out 24: Martyrdom of St. Quandratus, One of the Seventy Two</w:t>
      </w:r>
      <w:bookmarkEnd w:id="1209"/>
    </w:p>
    <w:p w14:paraId="4B4CA90E" w14:textId="2732CC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89025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89025C">
        <w:rPr>
          <w:noProof/>
        </w:rPr>
        <w:t>565</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89025C">
        <w:rPr>
          <w:noProof/>
        </w:rPr>
        <w:t>565</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89025C">
        <w:rPr>
          <w:noProof/>
        </w:rPr>
        <w:t>567</w:t>
      </w:r>
      <w:r w:rsidR="00191A26">
        <w:fldChar w:fldCharType="end"/>
      </w:r>
      <w:r>
        <w:t>.</w:t>
      </w:r>
    </w:p>
    <w:p w14:paraId="56FE4C4F" w14:textId="77777777" w:rsidR="00D54A29" w:rsidRDefault="00D54A29" w:rsidP="00D54A29">
      <w:pPr>
        <w:pStyle w:val="Heading3"/>
      </w:pPr>
      <w:bookmarkStart w:id="1210" w:name="_Toc459399247"/>
      <w:r>
        <w:t xml:space="preserve">September 22 (23) / </w:t>
      </w:r>
      <w:commentRangeStart w:id="1211"/>
      <w:r>
        <w:t>Tho-out 24</w:t>
      </w:r>
      <w:commentRangeEnd w:id="1211"/>
      <w:r w:rsidR="00C46B09">
        <w:rPr>
          <w:rStyle w:val="CommentReference"/>
          <w:rFonts w:eastAsiaTheme="minorHAnsi" w:cstheme="minorBidi"/>
          <w:b w:val="0"/>
          <w:bCs w:val="0"/>
        </w:rPr>
        <w:commentReference w:id="1211"/>
      </w:r>
      <w:r>
        <w:t>: St. Maurice and the Theban Legion</w:t>
      </w:r>
      <w:bookmarkEnd w:id="1210"/>
    </w:p>
    <w:p w14:paraId="74C264D0" w14:textId="77777777" w:rsidR="00D54A29" w:rsidRDefault="00B46E6E" w:rsidP="00D54A29">
      <w:pPr>
        <w:pStyle w:val="Heading4"/>
      </w:pPr>
      <w:bookmarkStart w:id="1212" w:name="_Ref434489859"/>
      <w:r>
        <w:t>The Doxology for</w:t>
      </w:r>
      <w:r w:rsidR="00D54A29">
        <w:t xml:space="preserve"> St. Maurice and the Theban Legion</w:t>
      </w:r>
      <w:bookmarkEnd w:id="12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3" w:name="_Ref434489873"/>
      <w:r>
        <w:lastRenderedPageBreak/>
        <w:t>Another Doxology of St. Maurice</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4" w:name="_Toc459399248"/>
      <w:r>
        <w:t>September 23 (24) / Tho-out 26: Annunciation of St. John the Baptist to Zacharias</w:t>
      </w:r>
      <w:bookmarkEnd w:id="1214"/>
    </w:p>
    <w:p w14:paraId="2D6418E3" w14:textId="48476818"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025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89025C">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025C">
        <w:rPr>
          <w:noProof/>
        </w:rPr>
        <w:t>564</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5" w:name="_Ref435003974"/>
      <w:bookmarkStart w:id="1216"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5"/>
      <w:bookmarkEnd w:id="1216"/>
    </w:p>
    <w:p w14:paraId="0A0A7EC3" w14:textId="08992E6A" w:rsidR="00C0205C" w:rsidRDefault="00C0205C" w:rsidP="00C0205C">
      <w:pPr>
        <w:pStyle w:val="Heading4"/>
      </w:pPr>
      <w:bookmarkStart w:id="1217" w:name="_Ref435003845"/>
      <w:r>
        <w:t>The Psali Adam for the 29</w:t>
      </w:r>
      <w:r w:rsidRPr="00C0205C">
        <w:rPr>
          <w:vertAlign w:val="superscript"/>
        </w:rPr>
        <w:t>th</w:t>
      </w:r>
      <w:r>
        <w:t xml:space="preserve"> of Every </w:t>
      </w:r>
      <w:r w:rsidR="004246C3">
        <w:t xml:space="preserve">Coptic </w:t>
      </w:r>
      <w:r>
        <w:t>Month</w:t>
      </w:r>
      <w:bookmarkEnd w:id="12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18"/>
            <w:r>
              <w:t>At the end of times.</w:t>
            </w:r>
            <w:commentRangeEnd w:id="1218"/>
            <w:r>
              <w:rPr>
                <w:rStyle w:val="CommentReference"/>
                <w:rFonts w:ascii="Times New Roman" w:eastAsiaTheme="minorHAnsi" w:hAnsi="Times New Roman" w:cstheme="minorBidi"/>
                <w:color w:val="auto"/>
              </w:rPr>
              <w:commentReference w:id="121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19" w:name="_Ref435003860"/>
      <w:r>
        <w:lastRenderedPageBreak/>
        <w:t>The Psali Batos for the 29</w:t>
      </w:r>
      <w:r w:rsidRPr="00C0205C">
        <w:rPr>
          <w:vertAlign w:val="superscript"/>
        </w:rPr>
        <w:t>th</w:t>
      </w:r>
      <w:r>
        <w:t xml:space="preserve"> of Every Month</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0"/>
            <w:r>
              <w:rPr>
                <w:rStyle w:val="CommentReference"/>
                <w:rFonts w:ascii="Times New Roman" w:eastAsiaTheme="minorHAnsi" w:hAnsi="Times New Roman" w:cstheme="minorBidi"/>
                <w:color w:val="auto"/>
              </w:rPr>
              <w:commentReference w:id="122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1"/>
            <w:r>
              <w:t xml:space="preserve"> Lord God</w:t>
            </w:r>
            <w:commentRangeEnd w:id="1221"/>
            <w:r>
              <w:rPr>
                <w:rStyle w:val="CommentReference"/>
                <w:rFonts w:ascii="Times New Roman" w:eastAsiaTheme="minorHAnsi" w:hAnsi="Times New Roman" w:cstheme="minorBidi"/>
                <w:color w:val="auto"/>
              </w:rPr>
              <w:commentReference w:id="122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2" w:name="_Toc459399250"/>
      <w:r>
        <w:t>September 27 (28) / Tho-out 30: Miracle performed by St. Athanasius the Apostolic</w:t>
      </w:r>
      <w:bookmarkEnd w:id="122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3" w:name="_Ref434561058"/>
      <w:bookmarkStart w:id="1224" w:name="_Toc459399251"/>
      <w:r>
        <w:lastRenderedPageBreak/>
        <w:t xml:space="preserve">September 29 (30) / Paopi 2: </w:t>
      </w:r>
      <w:r w:rsidR="000274A5">
        <w:t xml:space="preserve">The Coming of </w:t>
      </w:r>
      <w:r>
        <w:t>St. Severus</w:t>
      </w:r>
      <w:r w:rsidR="000274A5">
        <w:t xml:space="preserve"> to Egypt</w:t>
      </w:r>
      <w:bookmarkEnd w:id="1223"/>
      <w:bookmarkEnd w:id="1224"/>
    </w:p>
    <w:p w14:paraId="1B16436A" w14:textId="77777777" w:rsidR="0039635A" w:rsidRDefault="0039635A" w:rsidP="0039635A">
      <w:pPr>
        <w:pStyle w:val="Heading4"/>
      </w:pPr>
      <w:bookmarkStart w:id="1225" w:name="_Ref434492249"/>
      <w:r>
        <w:t>The Doxology</w:t>
      </w:r>
      <w:r w:rsidR="00B82753">
        <w:t xml:space="preserve"> for St. Severus</w:t>
      </w:r>
      <w:bookmarkEnd w:id="12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6"/>
            <w:r w:rsidRPr="004764BD">
              <w:t xml:space="preserve">confirmed </w:t>
            </w:r>
            <w:commentRangeEnd w:id="1226"/>
            <w:r>
              <w:rPr>
                <w:rStyle w:val="CommentReference"/>
                <w:rFonts w:ascii="Times New Roman" w:eastAsiaTheme="minorHAnsi" w:hAnsi="Times New Roman" w:cstheme="minorBidi"/>
                <w:color w:val="auto"/>
              </w:rPr>
              <w:commentReference w:id="122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27" w:name="_Toc410196200"/>
      <w:bookmarkStart w:id="1228" w:name="_Toc410196442"/>
      <w:bookmarkStart w:id="1229" w:name="_Toc410196944"/>
      <w:bookmarkStart w:id="1230" w:name="October"/>
      <w:bookmarkEnd w:id="1169"/>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31" w:name="_Toc459399202"/>
      <w:r>
        <w:lastRenderedPageBreak/>
        <w:t>October</w:t>
      </w:r>
      <w:bookmarkEnd w:id="1227"/>
      <w:bookmarkEnd w:id="1228"/>
      <w:bookmarkEnd w:id="1229"/>
      <w:r w:rsidR="006E370D">
        <w:t xml:space="preserve"> or </w:t>
      </w:r>
      <w:r w:rsidR="006E370D">
        <w:rPr>
          <w:rFonts w:ascii="FreeSerifAvvaShenouda" w:hAnsi="FreeSerifAvvaShenouda" w:cs="FreeSerifAvvaShenouda"/>
        </w:rPr>
        <w:t>Ⲡⲁⲱⲡⲉ</w:t>
      </w:r>
      <w:bookmarkEnd w:id="1231"/>
    </w:p>
    <w:bookmarkStart w:id="1232"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89025C">
              <w:rPr>
                <w:noProof/>
                <w:webHidden/>
              </w:rPr>
              <w:t>634</w:t>
            </w:r>
            <w:r w:rsidR="00513E2D">
              <w:rPr>
                <w:noProof/>
                <w:webHidden/>
              </w:rPr>
              <w:fldChar w:fldCharType="end"/>
            </w:r>
          </w:hyperlink>
        </w:p>
        <w:p w14:paraId="0FA54436" w14:textId="4F8EB486" w:rsidR="00513E2D" w:rsidRDefault="002F6766">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52367859" w14:textId="75F33A27" w:rsidR="00513E2D" w:rsidRDefault="002F6766">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0EB3D909" w14:textId="2D7296DA" w:rsidR="00513E2D" w:rsidRDefault="002F6766">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2499D48F" w14:textId="6EA95AD3" w:rsidR="00513E2D" w:rsidRDefault="002F6766">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89025C">
              <w:rPr>
                <w:noProof/>
                <w:webHidden/>
              </w:rPr>
              <w:t>637</w:t>
            </w:r>
            <w:r w:rsidR="00513E2D">
              <w:rPr>
                <w:noProof/>
                <w:webHidden/>
              </w:rPr>
              <w:fldChar w:fldCharType="end"/>
            </w:r>
          </w:hyperlink>
        </w:p>
        <w:p w14:paraId="3C7C44D2" w14:textId="2AB68DEE" w:rsidR="00513E2D" w:rsidRDefault="002F6766">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89025C">
              <w:rPr>
                <w:noProof/>
                <w:webHidden/>
              </w:rPr>
              <w:t>638</w:t>
            </w:r>
            <w:r w:rsidR="00513E2D">
              <w:rPr>
                <w:noProof/>
                <w:webHidden/>
              </w:rPr>
              <w:fldChar w:fldCharType="end"/>
            </w:r>
          </w:hyperlink>
        </w:p>
        <w:p w14:paraId="06690216" w14:textId="2F5CA010" w:rsidR="00513E2D" w:rsidRDefault="002F6766">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89025C">
              <w:rPr>
                <w:noProof/>
                <w:webHidden/>
              </w:rPr>
              <w:t>639</w:t>
            </w:r>
            <w:r w:rsidR="00513E2D">
              <w:rPr>
                <w:noProof/>
                <w:webHidden/>
              </w:rPr>
              <w:fldChar w:fldCharType="end"/>
            </w:r>
          </w:hyperlink>
        </w:p>
        <w:p w14:paraId="0581B8A6" w14:textId="2384AB1F" w:rsidR="00513E2D" w:rsidRDefault="002F6766">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89025C">
              <w:rPr>
                <w:noProof/>
                <w:webHidden/>
              </w:rPr>
              <w:t>641</w:t>
            </w:r>
            <w:r w:rsidR="00513E2D">
              <w:rPr>
                <w:noProof/>
                <w:webHidden/>
              </w:rPr>
              <w:fldChar w:fldCharType="end"/>
            </w:r>
          </w:hyperlink>
        </w:p>
        <w:p w14:paraId="5C9563B0" w14:textId="6E79591F" w:rsidR="00513E2D" w:rsidRDefault="002F6766">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89025C">
              <w:rPr>
                <w:noProof/>
                <w:webHidden/>
              </w:rPr>
              <w:t>642</w:t>
            </w:r>
            <w:r w:rsidR="00513E2D">
              <w:rPr>
                <w:noProof/>
                <w:webHidden/>
              </w:rPr>
              <w:fldChar w:fldCharType="end"/>
            </w:r>
          </w:hyperlink>
        </w:p>
        <w:p w14:paraId="6A1E374B" w14:textId="490A4419" w:rsidR="00513E2D" w:rsidRDefault="002F6766">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89025C">
              <w:rPr>
                <w:noProof/>
                <w:webHidden/>
              </w:rPr>
              <w:t>642</w:t>
            </w:r>
            <w:r w:rsidR="00513E2D">
              <w:rPr>
                <w:noProof/>
                <w:webHidden/>
              </w:rPr>
              <w:fldChar w:fldCharType="end"/>
            </w:r>
          </w:hyperlink>
        </w:p>
        <w:p w14:paraId="243C28B7" w14:textId="12639061" w:rsidR="00513E2D" w:rsidRDefault="002F6766">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32F2C09C" w14:textId="63879696" w:rsidR="00513E2D" w:rsidRDefault="002F6766">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25D3E921" w14:textId="612C1AEF" w:rsidR="00513E2D" w:rsidRDefault="002F6766">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3" w:name="_Ref436250096"/>
      <w:bookmarkStart w:id="1234" w:name="_Ref436250168"/>
      <w:bookmarkStart w:id="1235" w:name="_Toc459399252"/>
      <w:r>
        <w:lastRenderedPageBreak/>
        <w:t>October 1 (2) / Paopi 4: St. Bacchus</w:t>
      </w:r>
      <w:bookmarkEnd w:id="1232"/>
      <w:bookmarkEnd w:id="1233"/>
      <w:bookmarkEnd w:id="1234"/>
      <w:bookmarkEnd w:id="1235"/>
    </w:p>
    <w:p w14:paraId="5652177B" w14:textId="579A358D" w:rsidR="003037B8" w:rsidRDefault="003037B8" w:rsidP="003037B8">
      <w:pPr>
        <w:pStyle w:val="Heading4"/>
      </w:pPr>
      <w:bookmarkStart w:id="1236"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37" w:name="_Ref459401216"/>
      <w:r>
        <w:t>The Doxology</w:t>
      </w:r>
      <w:r w:rsidR="00B46E6E">
        <w:t xml:space="preserve"> for Sts. Sergius and Bacchus</w:t>
      </w:r>
      <w:bookmarkEnd w:id="1236"/>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38"/>
            <w:r>
              <w:t>heroes</w:t>
            </w:r>
            <w:commentRangeEnd w:id="1238"/>
            <w:r>
              <w:rPr>
                <w:rStyle w:val="CommentReference"/>
                <w:rFonts w:ascii="Times New Roman" w:eastAsiaTheme="minorHAnsi" w:hAnsi="Times New Roman" w:cstheme="minorBidi"/>
                <w:color w:val="auto"/>
              </w:rPr>
              <w:commentReference w:id="123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39" w:name="_Toc459399253"/>
      <w:r>
        <w:t>October 4 (5) / Paopi 7: St. Paul of Tammoh</w:t>
      </w:r>
      <w:bookmarkEnd w:id="1239"/>
    </w:p>
    <w:p w14:paraId="307B5F3B" w14:textId="77777777" w:rsidR="0039635A" w:rsidRDefault="0039635A" w:rsidP="0039635A">
      <w:pPr>
        <w:pStyle w:val="Heading4"/>
      </w:pPr>
      <w:r>
        <w:t>The Doxology</w:t>
      </w:r>
    </w:p>
    <w:p w14:paraId="08012657" w14:textId="7DCA12DC" w:rsidR="00FB36D8" w:rsidRPr="00FB36D8" w:rsidRDefault="00191A26" w:rsidP="00FB36D8">
      <w:pPr>
        <w:pStyle w:val="Rubric"/>
      </w:pPr>
      <w:r>
        <w:t xml:space="preserve">See </w:t>
      </w:r>
      <w:r>
        <w:fldChar w:fldCharType="begin"/>
      </w:r>
      <w:r>
        <w:instrText xml:space="preserve"> REF _Ref434490826 \h </w:instrText>
      </w:r>
      <w:r>
        <w:fldChar w:fldCharType="separate"/>
      </w:r>
      <w:r w:rsidR="0089025C">
        <w:t>The Doxology of St. Pishoy and St. Paul of Tammah</w:t>
      </w:r>
      <w:r>
        <w:fldChar w:fldCharType="end"/>
      </w:r>
      <w:r>
        <w:t xml:space="preserve">, page </w:t>
      </w:r>
      <w:r>
        <w:fldChar w:fldCharType="begin"/>
      </w:r>
      <w:r>
        <w:instrText xml:space="preserve"> PAGEREF _Ref434490826 \h </w:instrText>
      </w:r>
      <w:r>
        <w:fldChar w:fldCharType="separate"/>
      </w:r>
      <w:r w:rsidR="0089025C">
        <w:rPr>
          <w:noProof/>
        </w:rPr>
        <w:t>579</w:t>
      </w:r>
      <w:r>
        <w:fldChar w:fldCharType="end"/>
      </w:r>
      <w:r w:rsidR="00FB36D8">
        <w:t>.</w:t>
      </w:r>
    </w:p>
    <w:p w14:paraId="2F2896A9" w14:textId="77777777" w:rsidR="0081710C" w:rsidRDefault="0081710C" w:rsidP="0081710C">
      <w:pPr>
        <w:pStyle w:val="Heading3"/>
      </w:pPr>
      <w:bookmarkStart w:id="1240" w:name="_Toc459399254"/>
      <w:r>
        <w:t>October 7 (8) / Paopi 10: St. Sergius</w:t>
      </w:r>
      <w:bookmarkEnd w:id="1240"/>
    </w:p>
    <w:p w14:paraId="43289252" w14:textId="205C2CF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89025C">
        <w:t>October 1 (2) / Paopi 4: St. Bacchus</w:t>
      </w:r>
      <w:r w:rsidR="00336170">
        <w:fldChar w:fldCharType="end"/>
      </w:r>
      <w:r>
        <w:t xml:space="preserve">, page </w:t>
      </w:r>
      <w:r>
        <w:fldChar w:fldCharType="begin"/>
      </w:r>
      <w:r>
        <w:instrText xml:space="preserve"> PAGEREF _Ref434561633 \h </w:instrText>
      </w:r>
      <w:r>
        <w:fldChar w:fldCharType="separate"/>
      </w:r>
      <w:r w:rsidR="0089025C">
        <w:rPr>
          <w:noProof/>
        </w:rPr>
        <w:t>633</w:t>
      </w:r>
      <w:r>
        <w:fldChar w:fldCharType="end"/>
      </w:r>
      <w:r w:rsidR="0081710C">
        <w:t>.</w:t>
      </w:r>
    </w:p>
    <w:p w14:paraId="0CF66909" w14:textId="39F79845" w:rsidR="008B74E6" w:rsidRDefault="008B74E6" w:rsidP="008B74E6">
      <w:pPr>
        <w:pStyle w:val="Heading3"/>
      </w:pPr>
      <w:bookmarkStart w:id="1241" w:name="_Toc459399255"/>
      <w:r>
        <w:t>October 8 (9) / Paopi 11: St. Pelagia</w:t>
      </w:r>
    </w:p>
    <w:p w14:paraId="6BEB9A40" w14:textId="6BC176D9" w:rsidR="008B74E6" w:rsidRDefault="008B74E6" w:rsidP="008B74E6">
      <w:pPr>
        <w:pStyle w:val="Heading4"/>
      </w:pPr>
      <w:bookmarkStart w:id="1242" w:name="_Ref465591664"/>
      <w:r>
        <w:t>The Doxology for St. Pelagia</w:t>
      </w:r>
      <w:r>
        <w:rPr>
          <w:rStyle w:val="FootnoteReference"/>
        </w:rPr>
        <w:footnoteReference w:id="936"/>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lastRenderedPageBreak/>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lastRenderedPageBreak/>
        <w:t>October 9 (10) / Paopi 12: Commemoration of Archangel Michael</w:t>
      </w:r>
      <w:bookmarkEnd w:id="1241"/>
    </w:p>
    <w:p w14:paraId="77234650"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629A7FC" w14:textId="77777777" w:rsidTr="0082304E">
        <w:trPr>
          <w:cantSplit/>
          <w:jc w:val="center"/>
        </w:trPr>
        <w:tc>
          <w:tcPr>
            <w:tcW w:w="288" w:type="dxa"/>
          </w:tcPr>
          <w:p w14:paraId="1F4D6054" w14:textId="77777777" w:rsidR="0089025C" w:rsidRDefault="0089025C" w:rsidP="0082304E">
            <w:pPr>
              <w:pStyle w:val="CopticCross"/>
            </w:pPr>
          </w:p>
        </w:tc>
        <w:tc>
          <w:tcPr>
            <w:tcW w:w="3960" w:type="dxa"/>
          </w:tcPr>
          <w:p w14:paraId="76753454" w14:textId="77777777" w:rsidR="0089025C" w:rsidRDefault="0089025C" w:rsidP="00C83ECE">
            <w:pPr>
              <w:pStyle w:val="EngHang"/>
            </w:pPr>
            <w:r>
              <w:t>Through the intercessions</w:t>
            </w:r>
          </w:p>
          <w:p w14:paraId="0965751A" w14:textId="77777777" w:rsidR="0089025C" w:rsidRDefault="0089025C" w:rsidP="00C83ECE">
            <w:pPr>
              <w:pStyle w:val="EngHang"/>
            </w:pPr>
            <w:r>
              <w:t>Of the Four Incorporeal Beasts,</w:t>
            </w:r>
          </w:p>
          <w:p w14:paraId="144A2038" w14:textId="77777777" w:rsidR="0089025C" w:rsidRDefault="0089025C" w:rsidP="00C83ECE">
            <w:pPr>
              <w:pStyle w:val="EngHang"/>
            </w:pPr>
            <w:r>
              <w:t>The ministering flames of fire,</w:t>
            </w:r>
          </w:p>
          <w:p w14:paraId="7AC2B98A" w14:textId="77777777" w:rsidR="0089025C" w:rsidRDefault="0089025C" w:rsidP="0082304E">
            <w:pPr>
              <w:pStyle w:val="EngHangEnd"/>
            </w:pPr>
            <w:r>
              <w:t>O Lord, grant us the forgiveness of our sins.</w:t>
            </w:r>
          </w:p>
        </w:tc>
        <w:tc>
          <w:tcPr>
            <w:tcW w:w="288" w:type="dxa"/>
          </w:tcPr>
          <w:p w14:paraId="1B54E1FD" w14:textId="77777777" w:rsidR="0089025C" w:rsidRDefault="0089025C" w:rsidP="0082304E"/>
        </w:tc>
        <w:tc>
          <w:tcPr>
            <w:tcW w:w="288" w:type="dxa"/>
          </w:tcPr>
          <w:p w14:paraId="226E6E52" w14:textId="77777777" w:rsidR="0089025C" w:rsidRDefault="0089025C" w:rsidP="0082304E">
            <w:pPr>
              <w:pStyle w:val="CopticCross"/>
            </w:pPr>
          </w:p>
        </w:tc>
        <w:tc>
          <w:tcPr>
            <w:tcW w:w="3960" w:type="dxa"/>
          </w:tcPr>
          <w:p w14:paraId="018AF73D" w14:textId="77777777" w:rsidR="0089025C" w:rsidRDefault="0089025C" w:rsidP="00C83ECE">
            <w:pPr>
              <w:pStyle w:val="CopticVersemulti-line"/>
            </w:pPr>
            <w:r>
              <w:t>Ϩⲓⲧⲉⲛ ⲛⲓⲡ̀ⲣⲉⲥⲃⲓⲁ̀</w:t>
            </w:r>
          </w:p>
          <w:p w14:paraId="4B3BA285" w14:textId="77777777" w:rsidR="0089025C" w:rsidRDefault="0089025C" w:rsidP="00C83ECE">
            <w:pPr>
              <w:pStyle w:val="CopticVersemulti-line"/>
            </w:pPr>
            <w:r>
              <w:t>ⲛ̀ⲧⲉ ⲡⲓϥ̀ⲧⲟⲩ ⲛ̀ⲍⲱⲟⲛ ⲛ̀ⲁⲥⲱⲙⲁⲧⲟⲥ</w:t>
            </w:r>
          </w:p>
          <w:p w14:paraId="49D6AD78" w14:textId="77777777" w:rsidR="0089025C" w:rsidRDefault="0089025C" w:rsidP="00C83ECE">
            <w:pPr>
              <w:pStyle w:val="CopticVersemulti-line"/>
            </w:pPr>
            <w:r>
              <w:t>ⲛ̀ⲗⲓⲧⲟⲩⲣⲅⲟⲥ ⲛ̀ϣⲁϩ ⲛ̀ⲭ̀ⲣⲟⲙ:</w:t>
            </w:r>
          </w:p>
          <w:p w14:paraId="4BC9C223" w14:textId="77777777" w:rsidR="0089025C" w:rsidRPr="00C35319" w:rsidRDefault="0089025C" w:rsidP="00C83ECE">
            <w:pPr>
              <w:pStyle w:val="CopticHangingVerse"/>
            </w:pPr>
            <w:r>
              <w:t>Ⲡϭⲟⲓⲥ ⲁⲣⲓϩ̀ⲙⲟⲧ ⲛⲁⲛ ⲙ̀ⲡⲓⲭⲱ ⲉ̀ⲃⲟⲗ ⲛ̀ⲧⲉ ⲛⲉⲛⲛⲟⲃⲓ.</w:t>
            </w:r>
          </w:p>
        </w:tc>
      </w:tr>
    </w:tbl>
    <w:p w14:paraId="571E3E4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4889668E" w14:textId="77777777" w:rsidTr="00C83ECE">
        <w:trPr>
          <w:cantSplit/>
          <w:jc w:val="center"/>
        </w:trPr>
        <w:tc>
          <w:tcPr>
            <w:tcW w:w="288" w:type="dxa"/>
          </w:tcPr>
          <w:p w14:paraId="3E47C119" w14:textId="77777777" w:rsidR="0089025C" w:rsidRDefault="0089025C" w:rsidP="00C83ECE">
            <w:pPr>
              <w:pStyle w:val="CopticCross"/>
            </w:pPr>
          </w:p>
        </w:tc>
        <w:tc>
          <w:tcPr>
            <w:tcW w:w="3960" w:type="dxa"/>
          </w:tcPr>
          <w:p w14:paraId="61C7A25D" w14:textId="77777777" w:rsidR="0089025C" w:rsidRDefault="0089025C" w:rsidP="00C83ECE">
            <w:pPr>
              <w:pStyle w:val="EngHang"/>
            </w:pPr>
            <w:r>
              <w:t>Hail to the four incorporeal living beasts,</w:t>
            </w:r>
          </w:p>
          <w:p w14:paraId="42ACB229" w14:textId="77777777" w:rsidR="0089025C" w:rsidRDefault="0089025C" w:rsidP="00C83ECE">
            <w:pPr>
              <w:pStyle w:val="EngHang"/>
            </w:pPr>
            <w:r>
              <w:t>Carrying the throne of God,</w:t>
            </w:r>
          </w:p>
          <w:p w14:paraId="763BA9B4" w14:textId="77777777" w:rsidR="0089025C" w:rsidRDefault="0089025C" w:rsidP="00C83ECE">
            <w:pPr>
              <w:pStyle w:val="EngHang"/>
            </w:pPr>
            <w:r>
              <w:t>A lion’s face, and a calf’s face,</w:t>
            </w:r>
          </w:p>
          <w:p w14:paraId="69EA6449" w14:textId="77777777" w:rsidR="0089025C" w:rsidRDefault="0089025C" w:rsidP="00C83ECE">
            <w:pPr>
              <w:pStyle w:val="EngHangEnd"/>
            </w:pPr>
            <w:r>
              <w:t>A man’s face, and an eagle’s face.</w:t>
            </w:r>
          </w:p>
        </w:tc>
        <w:tc>
          <w:tcPr>
            <w:tcW w:w="288" w:type="dxa"/>
          </w:tcPr>
          <w:p w14:paraId="60163523" w14:textId="77777777" w:rsidR="0089025C" w:rsidRDefault="0089025C" w:rsidP="00C83ECE"/>
        </w:tc>
        <w:tc>
          <w:tcPr>
            <w:tcW w:w="288" w:type="dxa"/>
          </w:tcPr>
          <w:p w14:paraId="4F0159C7" w14:textId="77777777" w:rsidR="0089025C" w:rsidRDefault="0089025C" w:rsidP="00C83ECE">
            <w:pPr>
              <w:pStyle w:val="CopticCross"/>
            </w:pPr>
          </w:p>
        </w:tc>
        <w:tc>
          <w:tcPr>
            <w:tcW w:w="3960" w:type="dxa"/>
          </w:tcPr>
          <w:p w14:paraId="01DE0DE0" w14:textId="77777777" w:rsidR="0089025C" w:rsidRDefault="0089025C" w:rsidP="00C83ECE">
            <w:pPr>
              <w:pStyle w:val="CopticVersemulti-line"/>
            </w:pPr>
            <w:r>
              <w:t>Ⲭⲉⲣⲉ ⲡⲓϥ̀ⲧⲟⲩ ⲛ̀ⲍⲱⲟⲛ ⲛ̀ⲁ̀ⲥⲱⲙⲁⲧⲟⲥ:</w:t>
            </w:r>
          </w:p>
          <w:p w14:paraId="3EC6F10A" w14:textId="77777777" w:rsidR="0089025C" w:rsidRDefault="0089025C" w:rsidP="00C83ECE">
            <w:pPr>
              <w:pStyle w:val="CopticVersemulti-line"/>
            </w:pPr>
            <w:r>
              <w:t>ⲉⲧϥⲁⲓ ϧⲁ ⲡⲓϩⲁⲣⲙⲁ ⲛ̀ⲧⲉ Ⲫϯ:</w:t>
            </w:r>
          </w:p>
          <w:p w14:paraId="7119DBFB" w14:textId="77777777" w:rsidR="0089025C" w:rsidRDefault="0089025C" w:rsidP="00C83ECE">
            <w:pPr>
              <w:pStyle w:val="CopticVersemulti-line"/>
            </w:pPr>
            <w:r>
              <w:t>ⲟⲩϩⲟ ⲙ̀ⲙⲟⲩⲓ̀ ⲛⲉⲙ ⲟⲩϩⲟ ⲙ̀ⲙⲁⲥⲓ:</w:t>
            </w:r>
          </w:p>
          <w:p w14:paraId="08192ABE" w14:textId="77777777" w:rsidR="0089025C" w:rsidRPr="00C35319" w:rsidRDefault="0089025C" w:rsidP="00C83ECE">
            <w:pPr>
              <w:pStyle w:val="CopticHangingVerse"/>
            </w:pPr>
            <w:r>
              <w:t>ⲛⲉⲙ ⲟⲩϩⲟ ⲛ̀ⲣⲱⲙⲓ ⲛⲉⲙ ⲟⲩϩⲟ ⲛ̀ⲁ̀ⲏ̀ⲧⲟⲥ.</w:t>
            </w:r>
          </w:p>
        </w:tc>
      </w:tr>
    </w:tbl>
    <w:p w14:paraId="5A3043E1" w14:textId="77777777" w:rsidR="0089025C" w:rsidRDefault="0089025C" w:rsidP="0082304E">
      <w:pPr>
        <w:pStyle w:val="Heading4"/>
      </w:pPr>
      <w:r>
        <w:t>The Gospel Response for the Four Incorporeal Beasts</w:t>
      </w:r>
    </w:p>
    <w:p w14:paraId="08A8F6F8" w14:textId="77777777" w:rsidR="0089025C" w:rsidRPr="00C14556" w:rsidRDefault="0089025C" w:rsidP="00C14556">
      <w:pPr>
        <w:pStyle w:val="Rubric"/>
      </w:pPr>
      <w:r>
        <w:t>The last verse of the Doxology may be inserted into the Annual Gospel Response.</w:t>
      </w:r>
    </w:p>
    <w:p w14:paraId="4A7DC24D" w14:textId="3F80515B"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3626890A" w14:textId="2671041E" w:rsidR="008B74E6" w:rsidRDefault="008B74E6" w:rsidP="008B74E6">
      <w:pPr>
        <w:pStyle w:val="Heading3"/>
      </w:pPr>
      <w:bookmarkStart w:id="1243" w:name="_Ref434564830"/>
      <w:bookmarkStart w:id="1244" w:name="_Toc459399256"/>
      <w:r>
        <w:t>October 11 (12) / Paopi 14: St. Philip the Deacon, One of the 72</w:t>
      </w:r>
    </w:p>
    <w:p w14:paraId="604ECA2E" w14:textId="7C4F7F00" w:rsidR="008B74E6" w:rsidRDefault="008B74E6" w:rsidP="008B74E6">
      <w:pPr>
        <w:pStyle w:val="Heading4"/>
      </w:pPr>
      <w:bookmarkStart w:id="1245" w:name="_Ref465591592"/>
      <w:r>
        <w:t>The Doxology for St. Philip the Deacon</w:t>
      </w:r>
      <w:r>
        <w:rPr>
          <w:rStyle w:val="FootnoteReference"/>
        </w:rPr>
        <w:footnoteReference w:id="937"/>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lastRenderedPageBreak/>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77777777" w:rsidR="008B74E6" w:rsidRDefault="008B74E6" w:rsidP="008B74E6">
            <w:pPr>
              <w:pStyle w:val="EngHang"/>
            </w:pPr>
            <w:r>
              <w:t>O beholder of God, the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243"/>
      <w:bookmarkEnd w:id="1244"/>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47" w:name="_Ref459401434"/>
      <w:r>
        <w:lastRenderedPageBreak/>
        <w:t>The Doxology</w:t>
      </w:r>
      <w:r w:rsidR="00B46E6E">
        <w:t xml:space="preserve"> for St. John the Short</w:t>
      </w:r>
      <w:bookmarkEnd w:id="1246"/>
      <w:bookmarkEnd w:id="12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4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lastRenderedPageBreak/>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48" w:name="_Toc459399257"/>
      <w:r>
        <w:t>October 18 (19) / Paopi</w:t>
      </w:r>
      <w:r w:rsidR="00FE0AE4">
        <w:t xml:space="preserve"> </w:t>
      </w:r>
      <w:r>
        <w:t>21: Commemoration of the Theotokos</w:t>
      </w:r>
      <w:bookmarkEnd w:id="1248"/>
    </w:p>
    <w:p w14:paraId="60A7D882" w14:textId="6D4BF2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2229EA11" w14:textId="1FAF6C37" w:rsidR="00BF2674" w:rsidRDefault="00BF2674" w:rsidP="00BF2674">
      <w:pPr>
        <w:pStyle w:val="Heading3"/>
      </w:pPr>
      <w:bookmarkStart w:id="1249" w:name="_Toc459399258"/>
      <w:r>
        <w:t>October 18 (19) / Paopi</w:t>
      </w:r>
      <w:r w:rsidR="00FE0AE4">
        <w:t xml:space="preserve"> </w:t>
      </w:r>
      <w:r>
        <w:t>21: Also St. Teji (Reweiss)</w:t>
      </w:r>
      <w:bookmarkEnd w:id="1249"/>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50" w:name="_Ref434491337"/>
      <w:r>
        <w:t>The Doxology</w:t>
      </w:r>
      <w:r w:rsidR="00810F04">
        <w:t xml:space="preserve"> for St. Teji (Reweiss)</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lastRenderedPageBreak/>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1"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52" w:name="_Toc459399259"/>
      <w:r>
        <w:t>October 23 (24) / Paopi</w:t>
      </w:r>
      <w:r w:rsidR="00FE0AE4">
        <w:t xml:space="preserve"> </w:t>
      </w:r>
      <w:r>
        <w:t>26: St. Apip the Friend of St. Apollo</w:t>
      </w:r>
      <w:bookmarkEnd w:id="1251"/>
      <w:bookmarkEnd w:id="1252"/>
    </w:p>
    <w:p w14:paraId="69CDA95A" w14:textId="77777777" w:rsidR="00E30E2D" w:rsidRPr="00137929" w:rsidRDefault="00E30E2D" w:rsidP="00E30E2D">
      <w:pPr>
        <w:pStyle w:val="Heading4"/>
      </w:pPr>
      <w:bookmarkStart w:id="1253" w:name="_Ref434492837"/>
      <w:r>
        <w:t>The Doxology</w:t>
      </w:r>
      <w:r w:rsidR="00B82753">
        <w:t xml:space="preserve"> for Sts. Apollo and Apip</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4" w:name="_Toc459399260"/>
      <w:r>
        <w:t>October 23 (24) / Paopi</w:t>
      </w:r>
      <w:r w:rsidR="00FE0AE4">
        <w:t xml:space="preserve"> </w:t>
      </w:r>
      <w:r>
        <w:t>26: The Martyrdom of St. Timothy the Apostle</w:t>
      </w:r>
      <w:bookmarkEnd w:id="1254"/>
    </w:p>
    <w:p w14:paraId="4D4E33D6" w14:textId="6E1F4082" w:rsidR="00013EB0"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C276672" w14:textId="77777777" w:rsidR="00137929" w:rsidRDefault="00137929" w:rsidP="00137929">
      <w:pPr>
        <w:pStyle w:val="Heading3"/>
      </w:pPr>
      <w:bookmarkStart w:id="1255" w:name="_Toc459399261"/>
      <w:r>
        <w:t>October 24 (25) / Paopi</w:t>
      </w:r>
      <w:r w:rsidR="00FE0AE4">
        <w:t xml:space="preserve"> </w:t>
      </w:r>
      <w:r>
        <w:t>27: St. Macarius the Bishop of Edkow</w:t>
      </w:r>
      <w:bookmarkEnd w:id="1255"/>
    </w:p>
    <w:p w14:paraId="1E91FBC2" w14:textId="74F8FE2B" w:rsidR="00137929" w:rsidRPr="00137929" w:rsidRDefault="00137929" w:rsidP="00137929">
      <w:pPr>
        <w:pStyle w:val="Heading4"/>
      </w:pPr>
      <w:bookmarkStart w:id="1256" w:name="_Ref434490474"/>
      <w:r>
        <w:t>The Doxology</w:t>
      </w:r>
      <w:r w:rsidR="00B46E6E">
        <w:t xml:space="preserve"> for St. Macarius the Bishop of Edkow</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lastRenderedPageBreak/>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57" w:name="_Toc459399262"/>
      <w:r>
        <w:t>October 26 (27) / Paopi 29: Commemoration of the Annunciation, Nativity, and Resurrection on the 29</w:t>
      </w:r>
      <w:r w:rsidRPr="00C0205C">
        <w:rPr>
          <w:vertAlign w:val="superscript"/>
        </w:rPr>
        <w:t>th</w:t>
      </w:r>
      <w:r>
        <w:t xml:space="preserve"> of Every Month</w:t>
      </w:r>
      <w:bookmarkEnd w:id="1257"/>
    </w:p>
    <w:p w14:paraId="7511E0D5" w14:textId="52DF6598"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49EB3135" w14:textId="77777777" w:rsidR="00205EA4" w:rsidRDefault="00205EA4" w:rsidP="00205EA4">
      <w:pPr>
        <w:pStyle w:val="Heading3"/>
      </w:pPr>
      <w:bookmarkStart w:id="1258" w:name="_Toc459399263"/>
      <w:r>
        <w:t>October 27 (28) / Paopi 30: St. Mark</w:t>
      </w:r>
      <w:r w:rsidR="00F20BBD">
        <w:t xml:space="preserve"> (Consecration and Appearance of Head)</w:t>
      </w:r>
      <w:bookmarkEnd w:id="1258"/>
    </w:p>
    <w:p w14:paraId="5ECB9266" w14:textId="308779CA"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89025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89025C">
        <w:rPr>
          <w:noProof/>
        </w:rPr>
        <w:t>821</w:t>
      </w:r>
      <w:r w:rsidR="00191A26">
        <w:fldChar w:fldCharType="end"/>
      </w:r>
      <w:r>
        <w:t>.</w:t>
      </w:r>
    </w:p>
    <w:p w14:paraId="42BC2C38" w14:textId="77777777" w:rsidR="006E370D" w:rsidRPr="007F571C" w:rsidRDefault="007F571C" w:rsidP="007F571C">
      <w:pPr>
        <w:pStyle w:val="Heading3"/>
      </w:pPr>
      <w:bookmarkStart w:id="1259" w:name="_Toc459399264"/>
      <w:r>
        <w:t>October 28 (29) / Athor 1: St. Cleopas and His Companion, Two of the Seventy Two Apostles</w:t>
      </w:r>
      <w:bookmarkEnd w:id="1259"/>
    </w:p>
    <w:p w14:paraId="47F94007" w14:textId="0A09D503" w:rsidR="006E370D" w:rsidRPr="006E370D"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60" w:name="_Toc410196201"/>
      <w:bookmarkStart w:id="1261" w:name="_Toc410196443"/>
      <w:bookmarkStart w:id="1262" w:name="_Toc410196945"/>
      <w:bookmarkStart w:id="1263" w:name="_Toc459399203"/>
      <w:bookmarkStart w:id="1264" w:name="November"/>
      <w:bookmarkEnd w:id="1230"/>
      <w:r>
        <w:lastRenderedPageBreak/>
        <w:t>November</w:t>
      </w:r>
      <w:r w:rsidR="00495F1A">
        <w:t xml:space="preserve"> or </w:t>
      </w:r>
      <w:bookmarkEnd w:id="1260"/>
      <w:bookmarkEnd w:id="1261"/>
      <w:bookmarkEnd w:id="1262"/>
      <w:r w:rsidRPr="00FB5E62">
        <w:rPr>
          <w:rFonts w:ascii="FreeSerifAvvaShenouda" w:eastAsia="Arial Unicode MS" w:hAnsi="FreeSerifAvvaShenouda" w:cs="FreeSerifAvvaShenouda"/>
        </w:rPr>
        <w:t>Ⲁⲑⲟⲣ</w:t>
      </w:r>
      <w:bookmarkEnd w:id="1263"/>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0CBA593C" w14:textId="2C8DE3DE" w:rsidR="00513E2D" w:rsidRDefault="002F6766">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63FE1D59" w14:textId="6BA355F8" w:rsidR="00513E2D" w:rsidRDefault="002F6766">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89025C">
              <w:rPr>
                <w:noProof/>
                <w:webHidden/>
              </w:rPr>
              <w:t>646</w:t>
            </w:r>
            <w:r w:rsidR="00513E2D">
              <w:rPr>
                <w:noProof/>
                <w:webHidden/>
              </w:rPr>
              <w:fldChar w:fldCharType="end"/>
            </w:r>
          </w:hyperlink>
        </w:p>
        <w:p w14:paraId="26B8D545" w14:textId="6FE8B2AC" w:rsidR="00513E2D" w:rsidRDefault="002F6766">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89025C">
              <w:rPr>
                <w:noProof/>
                <w:webHidden/>
              </w:rPr>
              <w:t>650</w:t>
            </w:r>
            <w:r w:rsidR="00513E2D">
              <w:rPr>
                <w:noProof/>
                <w:webHidden/>
              </w:rPr>
              <w:fldChar w:fldCharType="end"/>
            </w:r>
          </w:hyperlink>
        </w:p>
        <w:p w14:paraId="1BDA8E29" w14:textId="2C581462" w:rsidR="00513E2D" w:rsidRDefault="002F6766">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89025C">
              <w:rPr>
                <w:noProof/>
                <w:webHidden/>
              </w:rPr>
              <w:t>652</w:t>
            </w:r>
            <w:r w:rsidR="00513E2D">
              <w:rPr>
                <w:noProof/>
                <w:webHidden/>
              </w:rPr>
              <w:fldChar w:fldCharType="end"/>
            </w:r>
          </w:hyperlink>
        </w:p>
        <w:p w14:paraId="2A8C896C" w14:textId="4A3B8972" w:rsidR="00513E2D" w:rsidRDefault="002F6766">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6C80B57F" w14:textId="582EEBFC" w:rsidR="00513E2D" w:rsidRDefault="002F6766">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20BFAAFF" w14:textId="380AB224" w:rsidR="00513E2D" w:rsidRDefault="002F6766">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740FB4CD" w14:textId="5AC8A60D" w:rsidR="00513E2D" w:rsidRDefault="002F6766">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19981735" w14:textId="6511016C" w:rsidR="00513E2D" w:rsidRDefault="002F6766">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7ABF141B" w14:textId="6FCE619C" w:rsidR="00513E2D" w:rsidRDefault="002F6766">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0F73576F" w14:textId="5F78384C" w:rsidR="00513E2D" w:rsidRDefault="002F6766">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89025C">
              <w:rPr>
                <w:noProof/>
                <w:webHidden/>
              </w:rPr>
              <w:t>656</w:t>
            </w:r>
            <w:r w:rsidR="00513E2D">
              <w:rPr>
                <w:noProof/>
                <w:webHidden/>
              </w:rPr>
              <w:fldChar w:fldCharType="end"/>
            </w:r>
          </w:hyperlink>
        </w:p>
        <w:p w14:paraId="56EDE81B" w14:textId="0A9C4F9E" w:rsidR="00513E2D" w:rsidRDefault="002F6766">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89025C">
              <w:rPr>
                <w:noProof/>
                <w:webHidden/>
              </w:rPr>
              <w:t>656</w:t>
            </w:r>
            <w:r w:rsidR="00513E2D">
              <w:rPr>
                <w:noProof/>
                <w:webHidden/>
              </w:rPr>
              <w:fldChar w:fldCharType="end"/>
            </w:r>
          </w:hyperlink>
        </w:p>
        <w:p w14:paraId="7FEE4925" w14:textId="09702D06" w:rsidR="00513E2D" w:rsidRDefault="002F6766">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89025C">
              <w:rPr>
                <w:noProof/>
                <w:webHidden/>
              </w:rPr>
              <w:t>658</w:t>
            </w:r>
            <w:r w:rsidR="00513E2D">
              <w:rPr>
                <w:noProof/>
                <w:webHidden/>
              </w:rPr>
              <w:fldChar w:fldCharType="end"/>
            </w:r>
          </w:hyperlink>
        </w:p>
        <w:p w14:paraId="7378FB83" w14:textId="43BC6A50" w:rsidR="00513E2D" w:rsidRDefault="002F6766">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89025C">
              <w:rPr>
                <w:noProof/>
                <w:webHidden/>
              </w:rPr>
              <w:t>660</w:t>
            </w:r>
            <w:r w:rsidR="00513E2D">
              <w:rPr>
                <w:noProof/>
                <w:webHidden/>
              </w:rPr>
              <w:fldChar w:fldCharType="end"/>
            </w:r>
          </w:hyperlink>
        </w:p>
        <w:p w14:paraId="0355C029" w14:textId="00B1D889" w:rsidR="00513E2D" w:rsidRDefault="002F6766">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0BB9AA35" w14:textId="655E658C" w:rsidR="00513E2D" w:rsidRDefault="002F6766">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6CC36767" w14:textId="24187655" w:rsidR="00513E2D" w:rsidRDefault="002F6766">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1F62C472" w14:textId="2C503374" w:rsidR="00513E2D" w:rsidRDefault="002F6766">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265" w:name="_Toc459399266"/>
      <w:r>
        <w:t>November 4 (5) / Athor 8</w:t>
      </w:r>
      <w:r w:rsidR="00205EA4">
        <w:t>: The Four Incorporeal Beasts</w:t>
      </w:r>
      <w:bookmarkEnd w:id="1265"/>
    </w:p>
    <w:p w14:paraId="2682F152" w14:textId="5FCB5172" w:rsidR="0082304E" w:rsidRDefault="0082304E" w:rsidP="0082304E">
      <w:pPr>
        <w:pStyle w:val="Heading4"/>
      </w:pPr>
      <w:bookmarkStart w:id="12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67" w:name="_Ref459400553"/>
      <w:r>
        <w:lastRenderedPageBreak/>
        <w:t>The Doxology</w:t>
      </w:r>
      <w:r w:rsidR="00B46E6E">
        <w:t xml:space="preserve"> for the Four Incorporeal Beasts</w:t>
      </w:r>
      <w:bookmarkEnd w:id="1266"/>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8"/>
            <w:r>
              <w:t>Bea</w:t>
            </w:r>
            <w:r w:rsidR="001D2DF6">
              <w:t>s</w:t>
            </w:r>
            <w:r>
              <w:t>ts</w:t>
            </w:r>
            <w:commentRangeEnd w:id="1268"/>
            <w:r>
              <w:rPr>
                <w:rStyle w:val="CommentReference"/>
                <w:rFonts w:ascii="Times New Roman" w:eastAsiaTheme="minorHAnsi" w:hAnsi="Times New Roman" w:cstheme="minorBidi"/>
                <w:color w:val="auto"/>
              </w:rPr>
              <w:commentReference w:id="1268"/>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4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9"/>
            <w:r>
              <w:t xml:space="preserve">incessant </w:t>
            </w:r>
            <w:commentRangeEnd w:id="1269"/>
            <w:r>
              <w:rPr>
                <w:rStyle w:val="CommentReference"/>
                <w:rFonts w:ascii="Times New Roman" w:eastAsiaTheme="minorHAnsi" w:hAnsi="Times New Roman" w:cstheme="minorBidi"/>
                <w:color w:val="auto"/>
              </w:rPr>
              <w:commentReference w:id="1269"/>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70"/>
            <w:r>
              <w:t>The ministering flames of fire,</w:t>
            </w:r>
            <w:commentRangeEnd w:id="1270"/>
            <w:r>
              <w:rPr>
                <w:rStyle w:val="CommentReference"/>
                <w:rFonts w:ascii="Times New Roman" w:eastAsiaTheme="minorHAnsi" w:hAnsi="Times New Roman" w:cstheme="minorBidi"/>
                <w:color w:val="auto"/>
              </w:rPr>
              <w:commentReference w:id="1270"/>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1"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72" w:name="_Toc459399267"/>
      <w:r>
        <w:t>November 8 (9) / Athor 12: Archangel Michael</w:t>
      </w:r>
      <w:bookmarkEnd w:id="1271"/>
      <w:bookmarkEnd w:id="1272"/>
    </w:p>
    <w:p w14:paraId="7E078728" w14:textId="77777777" w:rsidR="004750F8" w:rsidRDefault="004750F8" w:rsidP="004750F8">
      <w:pPr>
        <w:pStyle w:val="Heading4"/>
      </w:pPr>
      <w:bookmarkStart w:id="1273" w:name="_Ref434487967"/>
      <w:r>
        <w:t>The Doxology</w:t>
      </w:r>
      <w:r w:rsidR="009D0B24">
        <w:t xml:space="preserve"> for Archangel Michael</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4"/>
            <w:r w:rsidRPr="004764BD">
              <w:t xml:space="preserve">before </w:t>
            </w:r>
            <w:commentRangeEnd w:id="1274"/>
            <w:r>
              <w:rPr>
                <w:rStyle w:val="CommentReference"/>
                <w:rFonts w:ascii="Times New Roman" w:eastAsiaTheme="minorHAnsi" w:hAnsi="Times New Roman" w:cstheme="minorBidi"/>
                <w:color w:val="auto"/>
              </w:rPr>
              <w:commentReference w:id="1274"/>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4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3" w:name="_Ref434487984"/>
      <w:r>
        <w:t>The Doxology for Michael and Gabriel</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284" w:name="_Toc459399268"/>
      <w:r>
        <w:lastRenderedPageBreak/>
        <w:t>November 10 (11) / Athor 14: St. Martin of Tours</w:t>
      </w:r>
      <w:bookmarkEnd w:id="1284"/>
    </w:p>
    <w:p w14:paraId="098FEB00" w14:textId="77777777" w:rsidR="00056020" w:rsidRDefault="00056020" w:rsidP="00056020">
      <w:pPr>
        <w:pStyle w:val="Heading4"/>
      </w:pPr>
      <w:bookmarkStart w:id="1285" w:name="_Ref439518461"/>
      <w:r>
        <w:t>The Doxology for St. Martin of Tours</w:t>
      </w:r>
      <w:r>
        <w:rPr>
          <w:rStyle w:val="FootnoteReference"/>
        </w:rPr>
        <w:footnoteReference w:id="945"/>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6" w:name="_Toc459399269"/>
      <w:r>
        <w:lastRenderedPageBreak/>
        <w:t>November 11 (12) / Athor 15: St</w:t>
      </w:r>
      <w:r w:rsidR="004750F8">
        <w:t>. Me</w:t>
      </w:r>
      <w:r>
        <w:t>na the Martyr</w:t>
      </w:r>
      <w:bookmarkEnd w:id="1286"/>
    </w:p>
    <w:p w14:paraId="685781D4" w14:textId="246C52D9" w:rsidR="00E102A0" w:rsidRDefault="00E102A0" w:rsidP="00E102A0">
      <w:pPr>
        <w:pStyle w:val="Heading4"/>
      </w:pPr>
      <w:bookmarkStart w:id="1287"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288" w:name="_Ref465591760"/>
      <w:r>
        <w:t>The Doxology</w:t>
      </w:r>
      <w:r w:rsidR="00B46E6E">
        <w:t xml:space="preserve"> for St. Mena</w:t>
      </w:r>
      <w:bookmarkEnd w:id="1287"/>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9"/>
            <w:r w:rsidRPr="004764BD">
              <w:t>Voice Divine</w:t>
            </w:r>
            <w:commentRangeEnd w:id="1289"/>
            <w:r>
              <w:rPr>
                <w:rStyle w:val="CommentReference"/>
                <w:rFonts w:ascii="Times New Roman" w:eastAsiaTheme="minorHAnsi" w:hAnsi="Times New Roman" w:cstheme="minorBidi"/>
                <w:color w:val="auto"/>
              </w:rPr>
              <w:commentReference w:id="1289"/>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90"/>
            <w:r w:rsidRPr="004764BD">
              <w:t xml:space="preserve">received </w:t>
            </w:r>
            <w:commentRangeEnd w:id="1290"/>
            <w:r>
              <w:rPr>
                <w:rStyle w:val="CommentReference"/>
                <w:rFonts w:ascii="Times New Roman" w:eastAsiaTheme="minorHAnsi" w:hAnsi="Times New Roman" w:cstheme="minorBidi"/>
                <w:color w:val="auto"/>
              </w:rPr>
              <w:commentReference w:id="1290"/>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291" w:name="_Toc459399270"/>
      <w:r>
        <w:lastRenderedPageBreak/>
        <w:t>November 13 (14) / Athor 17</w:t>
      </w:r>
      <w:r w:rsidR="00072CB8">
        <w:t>: St</w:t>
      </w:r>
      <w:r>
        <w:t>. John Chrysostom</w:t>
      </w:r>
    </w:p>
    <w:p w14:paraId="3EC5F863" w14:textId="3E5F9225" w:rsidR="00E64404" w:rsidRDefault="00E64404" w:rsidP="00E64404">
      <w:pPr>
        <w:pStyle w:val="Heading4"/>
      </w:pPr>
      <w:bookmarkStart w:id="1292" w:name="_Ref467356854"/>
      <w:r>
        <w:t>The Doxology for St. John Chrysostom</w:t>
      </w:r>
      <w:r>
        <w:rPr>
          <w:rStyle w:val="FootnoteReference"/>
        </w:rPr>
        <w:footnoteReference w:id="946"/>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291"/>
    </w:p>
    <w:p w14:paraId="0DF27E19" w14:textId="207C4D41"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ADC4A64" w14:textId="77777777" w:rsidR="007F571C" w:rsidRDefault="007F571C" w:rsidP="007F571C">
      <w:pPr>
        <w:pStyle w:val="Heading3"/>
      </w:pPr>
      <w:bookmarkStart w:id="1293" w:name="_Toc459399271"/>
      <w:r>
        <w:t>November 15 (16) / Athor 19: The Preaching of St. Bartholomew</w:t>
      </w:r>
      <w:bookmarkEnd w:id="1293"/>
    </w:p>
    <w:p w14:paraId="601EB8D7" w14:textId="49CC4E90"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5A5FA22" w14:textId="77777777" w:rsidR="009F6E07" w:rsidRDefault="009F6E07" w:rsidP="009F6E07">
      <w:pPr>
        <w:pStyle w:val="Heading3"/>
      </w:pPr>
      <w:bookmarkStart w:id="1294" w:name="_Toc459399272"/>
      <w:r>
        <w:lastRenderedPageBreak/>
        <w:t>November 15 (16) / Athor 19: Also the Consecration of the Church of Sts. Sergius and Bacchus.</w:t>
      </w:r>
      <w:bookmarkEnd w:id="1294"/>
    </w:p>
    <w:p w14:paraId="1B799EA7" w14:textId="27614E4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89025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89025C">
        <w:rPr>
          <w:noProof/>
        </w:rPr>
        <w:t>633</w:t>
      </w:r>
      <w:r w:rsidR="00191A26">
        <w:fldChar w:fldCharType="end"/>
      </w:r>
      <w:r>
        <w:t>.</w:t>
      </w:r>
    </w:p>
    <w:p w14:paraId="23C83E44" w14:textId="77777777" w:rsidR="002F1988" w:rsidRDefault="002F1988" w:rsidP="002F1988">
      <w:pPr>
        <w:pStyle w:val="Heading3"/>
      </w:pPr>
      <w:bookmarkStart w:id="1295" w:name="_Toc459399273"/>
      <w:r>
        <w:t>November 16 (17) / Athor 20: Consecration of Sts. Theodore and Theodore</w:t>
      </w:r>
      <w:bookmarkEnd w:id="1295"/>
    </w:p>
    <w:p w14:paraId="54098920" w14:textId="11E07FF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89025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89025C">
        <w:rPr>
          <w:noProof/>
        </w:rPr>
        <w:t>880</w:t>
      </w:r>
      <w:r w:rsidR="00191A26">
        <w:fldChar w:fldCharType="end"/>
      </w:r>
      <w:r>
        <w:t xml:space="preserve">, and </w:t>
      </w:r>
      <w:commentRangeStart w:id="1296"/>
      <w:r w:rsidR="00191A26">
        <w:fldChar w:fldCharType="begin"/>
      </w:r>
      <w:r w:rsidR="00191A26">
        <w:instrText xml:space="preserve"> REF _Ref434562461 \h </w:instrText>
      </w:r>
      <w:r w:rsidR="00191A26">
        <w:fldChar w:fldCharType="separate"/>
      </w:r>
      <w:r w:rsidR="0089025C">
        <w:t>January 7 (8) / Tobi 12: Also St. Theodore Anatoly</w:t>
      </w:r>
      <w:r w:rsidR="00191A26">
        <w:fldChar w:fldCharType="end"/>
      </w:r>
      <w:r w:rsidR="00191A26">
        <w:t>,</w:t>
      </w:r>
      <w:commentRangeEnd w:id="1296"/>
      <w:r w:rsidR="00191A26">
        <w:rPr>
          <w:rStyle w:val="CommentReference"/>
          <w:i w:val="0"/>
        </w:rPr>
        <w:commentReference w:id="1296"/>
      </w:r>
      <w:r w:rsidR="00191A26">
        <w:t xml:space="preserve"> page </w:t>
      </w:r>
      <w:r w:rsidR="00191A26">
        <w:fldChar w:fldCharType="begin"/>
      </w:r>
      <w:r w:rsidR="00191A26">
        <w:instrText xml:space="preserve"> PAGEREF _Ref434562461 \h </w:instrText>
      </w:r>
      <w:r w:rsidR="00191A26">
        <w:fldChar w:fldCharType="separate"/>
      </w:r>
      <w:r w:rsidR="0089025C">
        <w:rPr>
          <w:noProof/>
        </w:rPr>
        <w:t>772</w:t>
      </w:r>
      <w:r w:rsidR="00191A26">
        <w:fldChar w:fldCharType="end"/>
      </w:r>
      <w:r>
        <w:t>.</w:t>
      </w:r>
    </w:p>
    <w:p w14:paraId="0CDE62FA" w14:textId="77777777" w:rsidR="005329C1" w:rsidRDefault="005329C1" w:rsidP="005329C1">
      <w:pPr>
        <w:pStyle w:val="Heading3"/>
      </w:pPr>
      <w:bookmarkStart w:id="1297" w:name="_Toc459399274"/>
      <w:r>
        <w:t>November 17 (18) / Athor 21: Commemoration of the Theotokos</w:t>
      </w:r>
      <w:bookmarkEnd w:id="1297"/>
    </w:p>
    <w:p w14:paraId="4A87B5D6" w14:textId="3864A4B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3BF60EE" w14:textId="1B5D8139" w:rsidR="001D43EE" w:rsidRDefault="00F56CDE" w:rsidP="00F56CDE">
      <w:pPr>
        <w:pStyle w:val="Heading3"/>
      </w:pPr>
      <w:bookmarkStart w:id="1298" w:name="_Ref434562715"/>
      <w:bookmarkStart w:id="1299" w:name="_Toc459399275"/>
      <w:r>
        <w:t>November 17 (18) / Athor 21</w:t>
      </w:r>
      <w:r w:rsidR="001D43EE">
        <w:t xml:space="preserve">: </w:t>
      </w:r>
      <w:r>
        <w:t>St. Gregory the Wonderworker</w:t>
      </w:r>
    </w:p>
    <w:p w14:paraId="4F4390B3" w14:textId="66533991" w:rsidR="00325E43" w:rsidRDefault="00325E43" w:rsidP="00DA4B37">
      <w:pPr>
        <w:pStyle w:val="Heading4"/>
      </w:pPr>
      <w:bookmarkStart w:id="1300" w:name="_Ref468134316"/>
      <w:r>
        <w:t xml:space="preserve">The Doxology for St. </w:t>
      </w:r>
      <w:r w:rsidR="00DA4B37">
        <w:t>Gregory the Wonderworker</w:t>
      </w:r>
      <w:r>
        <w:rPr>
          <w:rStyle w:val="FootnoteReference"/>
        </w:rPr>
        <w:footnoteReference w:id="947"/>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lastRenderedPageBreak/>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t>November 18 (19) / Athor 22: Martyrdom of Sts. Cosmas, Damian, and their Brothers</w:t>
      </w:r>
      <w:bookmarkEnd w:id="1298"/>
      <w:bookmarkEnd w:id="1299"/>
    </w:p>
    <w:p w14:paraId="4E7F190E" w14:textId="7450EC22" w:rsidR="00935F13" w:rsidRDefault="00935F13" w:rsidP="00935F13">
      <w:pPr>
        <w:pStyle w:val="Heading4"/>
      </w:pPr>
      <w:bookmarkStart w:id="1301"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02" w:name="_Ref459401259"/>
      <w:r>
        <w:t>The Doxology</w:t>
      </w:r>
      <w:r w:rsidR="00B46E6E">
        <w:t xml:space="preserve"> for Sts. Cosmas, Damian, their Brothers and their Mother</w:t>
      </w:r>
      <w:bookmarkEnd w:id="1301"/>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03"/>
            <w:r>
              <w:t>Prabioc</w:t>
            </w:r>
            <w:commentRangeEnd w:id="1303"/>
            <w:r>
              <w:rPr>
                <w:rStyle w:val="CommentReference"/>
                <w:rFonts w:ascii="Times New Roman" w:eastAsiaTheme="minorHAnsi" w:hAnsi="Times New Roman" w:cstheme="minorBidi"/>
                <w:color w:val="auto"/>
              </w:rPr>
              <w:commentReference w:id="1303"/>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04"/>
            <w:r>
              <w:t xml:space="preserve">confirming </w:t>
            </w:r>
            <w:commentRangeEnd w:id="1304"/>
            <w:r>
              <w:rPr>
                <w:rStyle w:val="CommentReference"/>
                <w:rFonts w:ascii="Times New Roman" w:eastAsiaTheme="minorHAnsi" w:hAnsi="Times New Roman" w:cstheme="minorBidi"/>
                <w:color w:val="auto"/>
              </w:rPr>
              <w:commentReference w:id="1304"/>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05" w:name="_Toc459399276"/>
      <w:r>
        <w:t>November 19 (20) / Athor 23: Consecration of the Church of St. Marina</w:t>
      </w:r>
      <w:bookmarkEnd w:id="1305"/>
    </w:p>
    <w:p w14:paraId="793F580E" w14:textId="0CAC9D4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89025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89025C">
        <w:rPr>
          <w:noProof/>
        </w:rPr>
        <w:t>882</w:t>
      </w:r>
      <w:r w:rsidR="00191A26">
        <w:fldChar w:fldCharType="end"/>
      </w:r>
      <w:r>
        <w:t>.</w:t>
      </w:r>
    </w:p>
    <w:p w14:paraId="0E22041B" w14:textId="77777777" w:rsidR="00205EA4" w:rsidRDefault="00205EA4" w:rsidP="00205EA4">
      <w:pPr>
        <w:pStyle w:val="Heading3"/>
      </w:pPr>
      <w:bookmarkStart w:id="1306" w:name="_Toc459399277"/>
      <w:r>
        <w:t>November 20 (21) / Athor 24: The Twenty Four Presbyters</w:t>
      </w:r>
      <w:bookmarkEnd w:id="1306"/>
    </w:p>
    <w:p w14:paraId="253EB9EC" w14:textId="431DB748" w:rsidR="00935F13" w:rsidRDefault="00935F13" w:rsidP="00935F13">
      <w:pPr>
        <w:pStyle w:val="Heading4"/>
      </w:pPr>
      <w:bookmarkStart w:id="1307"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08" w:name="_Ref459400916"/>
      <w:r>
        <w:t>The Doxology</w:t>
      </w:r>
      <w:r w:rsidR="00B46E6E">
        <w:t xml:space="preserve"> for the Twenty Four Presbyters</w:t>
      </w:r>
      <w:bookmarkEnd w:id="1307"/>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lastRenderedPageBreak/>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09" w:name="_Toc459399278"/>
      <w:r>
        <w:t>November 21 (22) / Athor 25: St. Philopater Mercurius</w:t>
      </w:r>
      <w:bookmarkEnd w:id="1309"/>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10"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11" w:name="_Ref459400991"/>
      <w:r>
        <w:t>The Doxology</w:t>
      </w:r>
      <w:r w:rsidR="00B46E6E">
        <w:t xml:space="preserve"> for St. Philopater Mercurius</w:t>
      </w:r>
      <w:bookmarkEnd w:id="1310"/>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5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16"/>
            <w:r>
              <w:t>Placed</w:t>
            </w:r>
            <w:commentRangeEnd w:id="1316"/>
            <w:r>
              <w:rPr>
                <w:rStyle w:val="CommentReference"/>
                <w:rFonts w:ascii="Times New Roman" w:eastAsiaTheme="minorHAnsi" w:hAnsi="Times New Roman" w:cstheme="minorBidi"/>
                <w:color w:val="auto"/>
              </w:rPr>
              <w:commentReference w:id="131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7"/>
            <w:r>
              <w:t>emperate</w:t>
            </w:r>
            <w:r w:rsidRPr="004764BD">
              <w:t xml:space="preserve"> </w:t>
            </w:r>
            <w:r>
              <w:t>with</w:t>
            </w:r>
            <w:commentRangeEnd w:id="1317"/>
            <w:r>
              <w:rPr>
                <w:rStyle w:val="CommentReference"/>
                <w:rFonts w:ascii="Times New Roman" w:eastAsiaTheme="minorHAnsi" w:hAnsi="Times New Roman" w:cstheme="minorBidi"/>
                <w:color w:val="auto"/>
              </w:rPr>
              <w:commentReference w:id="131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5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lastRenderedPageBreak/>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21" w:name="_Toc459399279"/>
      <w:r>
        <w:t>November 22 (23) / Athor 26: St. Gregory of Nyssa</w:t>
      </w:r>
    </w:p>
    <w:p w14:paraId="73B16A55" w14:textId="22D2F64C" w:rsidR="00F4564C" w:rsidRDefault="00F4564C" w:rsidP="00F4564C">
      <w:pPr>
        <w:pStyle w:val="Heading4"/>
      </w:pPr>
      <w:bookmarkStart w:id="1322" w:name="_Ref468565896"/>
      <w:r>
        <w:t>The Doxology for St. Gregory of Nyssa</w:t>
      </w:r>
      <w:r>
        <w:rPr>
          <w:rStyle w:val="FootnoteReference"/>
        </w:rPr>
        <w:footnoteReference w:id="952"/>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C67094">
        <w:trPr>
          <w:cantSplit/>
          <w:jc w:val="center"/>
        </w:trPr>
        <w:tc>
          <w:tcPr>
            <w:tcW w:w="288" w:type="dxa"/>
          </w:tcPr>
          <w:p w14:paraId="78493590" w14:textId="77777777" w:rsidR="00F4564C" w:rsidRDefault="00F4564C" w:rsidP="00C67094">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C67094"/>
        </w:tc>
      </w:tr>
      <w:tr w:rsidR="00F4564C" w14:paraId="371A4CE2" w14:textId="77777777" w:rsidTr="00C67094">
        <w:trPr>
          <w:cantSplit/>
          <w:jc w:val="center"/>
        </w:trPr>
        <w:tc>
          <w:tcPr>
            <w:tcW w:w="288" w:type="dxa"/>
          </w:tcPr>
          <w:p w14:paraId="45894ECD" w14:textId="77777777" w:rsidR="00F4564C" w:rsidRDefault="00F4564C" w:rsidP="00C67094">
            <w:pPr>
              <w:pStyle w:val="CopticCross"/>
            </w:pPr>
            <w:r w:rsidRPr="00FB5ACB">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C67094"/>
        </w:tc>
      </w:tr>
      <w:tr w:rsidR="00F4564C" w14:paraId="19D3D1F1" w14:textId="77777777" w:rsidTr="00C67094">
        <w:trPr>
          <w:cantSplit/>
          <w:jc w:val="center"/>
        </w:trPr>
        <w:tc>
          <w:tcPr>
            <w:tcW w:w="288" w:type="dxa"/>
          </w:tcPr>
          <w:p w14:paraId="0704385F" w14:textId="77777777" w:rsidR="00F4564C" w:rsidRDefault="00F4564C" w:rsidP="00C67094">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C67094"/>
        </w:tc>
      </w:tr>
      <w:tr w:rsidR="00F4564C" w14:paraId="1F6B1B01" w14:textId="77777777" w:rsidTr="00C67094">
        <w:trPr>
          <w:cantSplit/>
          <w:jc w:val="center"/>
        </w:trPr>
        <w:tc>
          <w:tcPr>
            <w:tcW w:w="288" w:type="dxa"/>
          </w:tcPr>
          <w:p w14:paraId="6E29DB79" w14:textId="77777777" w:rsidR="00F4564C" w:rsidRDefault="00F4564C" w:rsidP="00C67094">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C67094"/>
        </w:tc>
      </w:tr>
      <w:tr w:rsidR="00F4564C" w14:paraId="782B4847" w14:textId="77777777" w:rsidTr="00C67094">
        <w:trPr>
          <w:cantSplit/>
          <w:jc w:val="center"/>
        </w:trPr>
        <w:tc>
          <w:tcPr>
            <w:tcW w:w="288" w:type="dxa"/>
          </w:tcPr>
          <w:p w14:paraId="6AF7A6AA" w14:textId="77777777" w:rsidR="00F4564C" w:rsidRDefault="00F4564C" w:rsidP="00C67094">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C67094"/>
        </w:tc>
      </w:tr>
      <w:tr w:rsidR="00F4564C" w14:paraId="358039C0" w14:textId="77777777" w:rsidTr="00C67094">
        <w:trPr>
          <w:cantSplit/>
          <w:jc w:val="center"/>
        </w:trPr>
        <w:tc>
          <w:tcPr>
            <w:tcW w:w="288" w:type="dxa"/>
          </w:tcPr>
          <w:p w14:paraId="79ADC098" w14:textId="49153783" w:rsidR="00F4564C" w:rsidRDefault="00F4564C" w:rsidP="00C67094">
            <w:pPr>
              <w:pStyle w:val="CopticCross"/>
            </w:pPr>
            <w:r w:rsidRPr="00FB5ACB">
              <w:lastRenderedPageBreak/>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C67094"/>
        </w:tc>
      </w:tr>
    </w:tbl>
    <w:p w14:paraId="6F4C76EB" w14:textId="73C96F50" w:rsidR="00F4564C" w:rsidRDefault="00F4564C" w:rsidP="00F4564C">
      <w:pPr>
        <w:pStyle w:val="Heading3"/>
      </w:pPr>
      <w:r>
        <w:t>November 23 (24) / Athor 27: St. James the Sawn-Asunder</w:t>
      </w:r>
    </w:p>
    <w:p w14:paraId="0184B841" w14:textId="4D67CB19" w:rsidR="00F4564C" w:rsidRDefault="00F4564C" w:rsidP="00F4564C">
      <w:pPr>
        <w:pStyle w:val="Heading4"/>
      </w:pPr>
      <w:bookmarkStart w:id="1323" w:name="_Ref468565824"/>
      <w:r>
        <w:t>The Doxology for St. James the Sawn-Asunder</w:t>
      </w:r>
      <w:r>
        <w:rPr>
          <w:rStyle w:val="FootnoteReference"/>
        </w:rPr>
        <w:footnoteReference w:id="953"/>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C67094">
        <w:trPr>
          <w:cantSplit/>
          <w:jc w:val="center"/>
        </w:trPr>
        <w:tc>
          <w:tcPr>
            <w:tcW w:w="288" w:type="dxa"/>
          </w:tcPr>
          <w:p w14:paraId="5B9D480A" w14:textId="77777777" w:rsidR="00F4564C" w:rsidRDefault="00F4564C" w:rsidP="00C67094">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C67094"/>
        </w:tc>
      </w:tr>
      <w:tr w:rsidR="00F4564C" w14:paraId="4E24B15C" w14:textId="77777777" w:rsidTr="00C67094">
        <w:trPr>
          <w:cantSplit/>
          <w:jc w:val="center"/>
        </w:trPr>
        <w:tc>
          <w:tcPr>
            <w:tcW w:w="288" w:type="dxa"/>
          </w:tcPr>
          <w:p w14:paraId="4C27CD0E" w14:textId="77777777" w:rsidR="00F4564C" w:rsidRDefault="00F4564C" w:rsidP="00C67094">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C67094"/>
        </w:tc>
      </w:tr>
      <w:tr w:rsidR="00F4564C" w14:paraId="1B46250C" w14:textId="77777777" w:rsidTr="00C67094">
        <w:trPr>
          <w:cantSplit/>
          <w:jc w:val="center"/>
        </w:trPr>
        <w:tc>
          <w:tcPr>
            <w:tcW w:w="288" w:type="dxa"/>
          </w:tcPr>
          <w:p w14:paraId="70B4FF2B" w14:textId="77777777" w:rsidR="00F4564C" w:rsidRDefault="00F4564C" w:rsidP="00C67094">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C67094"/>
        </w:tc>
      </w:tr>
      <w:tr w:rsidR="00F4564C" w14:paraId="0298B73E" w14:textId="77777777" w:rsidTr="00C67094">
        <w:trPr>
          <w:cantSplit/>
          <w:jc w:val="center"/>
        </w:trPr>
        <w:tc>
          <w:tcPr>
            <w:tcW w:w="288" w:type="dxa"/>
          </w:tcPr>
          <w:p w14:paraId="6D07FE3F" w14:textId="77777777" w:rsidR="00F4564C" w:rsidRDefault="00F4564C" w:rsidP="00C67094">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C67094"/>
        </w:tc>
      </w:tr>
      <w:tr w:rsidR="00F4564C" w14:paraId="56D9E87B" w14:textId="77777777" w:rsidTr="00C67094">
        <w:trPr>
          <w:cantSplit/>
          <w:jc w:val="center"/>
        </w:trPr>
        <w:tc>
          <w:tcPr>
            <w:tcW w:w="288" w:type="dxa"/>
          </w:tcPr>
          <w:p w14:paraId="37BA7D45" w14:textId="77777777" w:rsidR="00F4564C" w:rsidRDefault="00F4564C" w:rsidP="00C67094">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C67094"/>
        </w:tc>
      </w:tr>
      <w:tr w:rsidR="00F4564C" w14:paraId="5D8D41CB" w14:textId="77777777" w:rsidTr="00C67094">
        <w:trPr>
          <w:cantSplit/>
          <w:jc w:val="center"/>
        </w:trPr>
        <w:tc>
          <w:tcPr>
            <w:tcW w:w="288" w:type="dxa"/>
          </w:tcPr>
          <w:p w14:paraId="00B8970C" w14:textId="77777777" w:rsidR="00F4564C" w:rsidRDefault="00F4564C" w:rsidP="00C67094">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C67094"/>
        </w:tc>
      </w:tr>
    </w:tbl>
    <w:p w14:paraId="176E1CAE" w14:textId="04611FE6" w:rsidR="00DF43CA" w:rsidRDefault="00DF43CA" w:rsidP="00DF43CA">
      <w:pPr>
        <w:pStyle w:val="Heading3"/>
      </w:pPr>
      <w:r>
        <w:t>November 24 (25) / Athor 28: Martyrdom of St. Serapamon, the bishop of Nikiou</w:t>
      </w:r>
      <w:bookmarkEnd w:id="1321"/>
    </w:p>
    <w:p w14:paraId="31266C94" w14:textId="74CE43E4" w:rsidR="00F76CFB" w:rsidRPr="00F76CFB" w:rsidRDefault="00F76CFB" w:rsidP="00F76CFB">
      <w:pPr>
        <w:pStyle w:val="Heading4"/>
      </w:pPr>
      <w:bookmarkStart w:id="1324"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25" w:name="_Ref459401310"/>
      <w:r>
        <w:t>The Doxology</w:t>
      </w:r>
      <w:r w:rsidR="00B46E6E">
        <w:t xml:space="preserve"> for St. Serapamon</w:t>
      </w:r>
      <w:bookmarkEnd w:id="1324"/>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26"/>
            <w:r>
              <w:t>sprang forth</w:t>
            </w:r>
            <w:commentRangeEnd w:id="1326"/>
            <w:r>
              <w:rPr>
                <w:rStyle w:val="CommentReference"/>
                <w:rFonts w:ascii="Times New Roman" w:eastAsiaTheme="minorHAnsi" w:hAnsi="Times New Roman" w:cstheme="minorBidi"/>
                <w:color w:val="auto"/>
              </w:rPr>
              <w:commentReference w:id="132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27" w:name="_Toc459399280"/>
      <w:r>
        <w:t>November 25 (26) / Athor 29: Commemoration of the Annunciation, Nativity, and Resurrection on the 29</w:t>
      </w:r>
      <w:r w:rsidRPr="00C0205C">
        <w:rPr>
          <w:vertAlign w:val="superscript"/>
        </w:rPr>
        <w:t>th</w:t>
      </w:r>
      <w:r>
        <w:t xml:space="preserve"> of Every Month</w:t>
      </w:r>
      <w:bookmarkEnd w:id="1327"/>
    </w:p>
    <w:p w14:paraId="38FF89F6" w14:textId="45012C90"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3E5C7085" w14:textId="77777777" w:rsidR="00027E5B" w:rsidRDefault="00027E5B" w:rsidP="00027E5B">
      <w:pPr>
        <w:pStyle w:val="Heading3"/>
      </w:pPr>
      <w:bookmarkStart w:id="1328" w:name="_Toc459399281"/>
      <w:r>
        <w:t>November 26 (27) / Athor 30: Consecration of a Church of St. Cosmas and Damian, Their Brothers and Their Mother</w:t>
      </w:r>
      <w:bookmarkEnd w:id="1328"/>
    </w:p>
    <w:p w14:paraId="7B556319" w14:textId="7480D32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89025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89025C">
        <w:rPr>
          <w:noProof/>
        </w:rPr>
        <w:t>654</w:t>
      </w:r>
      <w:r w:rsidR="00191A26">
        <w:fldChar w:fldCharType="end"/>
      </w:r>
      <w:r>
        <w:t>.</w:t>
      </w:r>
    </w:p>
    <w:p w14:paraId="15C7AC8C" w14:textId="77777777" w:rsidR="00F67B89" w:rsidRDefault="00F67B89" w:rsidP="00F67B89">
      <w:pPr>
        <w:pStyle w:val="Heading3"/>
      </w:pPr>
      <w:bookmarkStart w:id="1329" w:name="_Toc459399282"/>
      <w:r>
        <w:t>November 27 (28) / Koiak 1: Consecration of the Church of St. Shenoute</w:t>
      </w:r>
      <w:bookmarkEnd w:id="1329"/>
    </w:p>
    <w:p w14:paraId="28333115" w14:textId="4647190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89025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89025C">
        <w:rPr>
          <w:noProof/>
        </w:rPr>
        <w:t>874</w:t>
      </w:r>
      <w:r w:rsidR="00191A26">
        <w:fldChar w:fldCharType="end"/>
      </w:r>
      <w:r>
        <w:t>.</w:t>
      </w:r>
    </w:p>
    <w:p w14:paraId="4EEEAB46" w14:textId="77777777" w:rsidR="007F571C" w:rsidRDefault="007F571C" w:rsidP="007F571C">
      <w:pPr>
        <w:pStyle w:val="Heading3"/>
      </w:pPr>
      <w:bookmarkStart w:id="1330" w:name="_Toc459399283"/>
      <w:r>
        <w:t>November 30 (December 1) / Koiak 4: Martyrdom of St. Andrew the Apostle</w:t>
      </w:r>
      <w:bookmarkEnd w:id="1330"/>
    </w:p>
    <w:p w14:paraId="352D828F" w14:textId="06A0AB56" w:rsidR="00205EA4" w:rsidRPr="00205EA4"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bookmarkEnd w:id="1264"/>
      <w:r>
        <w:t>.</w:t>
      </w:r>
    </w:p>
    <w:p w14:paraId="2DF67188" w14:textId="77777777" w:rsidR="00495F1A" w:rsidRDefault="00495F1A" w:rsidP="00495F1A">
      <w:pPr>
        <w:pStyle w:val="Heading2"/>
        <w:rPr>
          <w:rFonts w:ascii="FreeSerifAvvaShenouda" w:hAnsi="FreeSerifAvvaShenouda" w:cs="FreeSerifAvvaShenouda"/>
        </w:rPr>
      </w:pPr>
      <w:bookmarkStart w:id="1331" w:name="_Toc410196202"/>
      <w:bookmarkStart w:id="1332" w:name="_Toc410196444"/>
      <w:bookmarkStart w:id="1333" w:name="_Toc410196946"/>
      <w:bookmarkStart w:id="1334" w:name="_Toc459399204"/>
      <w:bookmarkStart w:id="1335" w:name="_Toc459399284"/>
      <w:bookmarkStart w:id="1336" w:name="December"/>
      <w:r>
        <w:lastRenderedPageBreak/>
        <w:t>December</w:t>
      </w:r>
      <w:bookmarkEnd w:id="1331"/>
      <w:bookmarkEnd w:id="1332"/>
      <w:bookmarkEnd w:id="1333"/>
      <w:r w:rsidR="00205EA4">
        <w:t xml:space="preserve"> or </w:t>
      </w:r>
      <w:r w:rsidR="00205EA4">
        <w:rPr>
          <w:rFonts w:ascii="FreeSerifAvvaShenouda" w:hAnsi="FreeSerifAvvaShenouda" w:cs="FreeSerifAvvaShenouda"/>
        </w:rPr>
        <w:t>Ⲕⲟⲓⲁϩⲕ</w:t>
      </w:r>
      <w:bookmarkEnd w:id="1334"/>
      <w:bookmarkEnd w:id="1335"/>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89025C">
              <w:rPr>
                <w:noProof/>
                <w:webHidden/>
              </w:rPr>
              <w:t>663</w:t>
            </w:r>
            <w:r w:rsidR="00513E2D">
              <w:rPr>
                <w:noProof/>
                <w:webHidden/>
              </w:rPr>
              <w:fldChar w:fldCharType="end"/>
            </w:r>
          </w:hyperlink>
        </w:p>
        <w:p w14:paraId="65DD40A7" w14:textId="1C74E7CA" w:rsidR="00513E2D" w:rsidRDefault="002F6766">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89025C">
              <w:rPr>
                <w:noProof/>
                <w:webHidden/>
              </w:rPr>
              <w:t>679</w:t>
            </w:r>
            <w:r w:rsidR="00513E2D">
              <w:rPr>
                <w:noProof/>
                <w:webHidden/>
              </w:rPr>
              <w:fldChar w:fldCharType="end"/>
            </w:r>
          </w:hyperlink>
        </w:p>
        <w:p w14:paraId="74063170" w14:textId="5E9FCA89" w:rsidR="00513E2D" w:rsidRDefault="002F6766">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89025C">
              <w:rPr>
                <w:noProof/>
                <w:webHidden/>
              </w:rPr>
              <w:t>680</w:t>
            </w:r>
            <w:r w:rsidR="00513E2D">
              <w:rPr>
                <w:noProof/>
                <w:webHidden/>
              </w:rPr>
              <w:fldChar w:fldCharType="end"/>
            </w:r>
          </w:hyperlink>
        </w:p>
        <w:p w14:paraId="2CA38FAC" w14:textId="64C083A7" w:rsidR="00513E2D" w:rsidRDefault="002F6766">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89025C">
              <w:rPr>
                <w:noProof/>
                <w:webHidden/>
              </w:rPr>
              <w:t>681</w:t>
            </w:r>
            <w:r w:rsidR="00513E2D">
              <w:rPr>
                <w:noProof/>
                <w:webHidden/>
              </w:rPr>
              <w:fldChar w:fldCharType="end"/>
            </w:r>
          </w:hyperlink>
        </w:p>
        <w:p w14:paraId="19CB883D" w14:textId="1181B692" w:rsidR="00513E2D" w:rsidRDefault="002F6766">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89025C">
              <w:rPr>
                <w:noProof/>
                <w:webHidden/>
              </w:rPr>
              <w:t>683</w:t>
            </w:r>
            <w:r w:rsidR="00513E2D">
              <w:rPr>
                <w:noProof/>
                <w:webHidden/>
              </w:rPr>
              <w:fldChar w:fldCharType="end"/>
            </w:r>
          </w:hyperlink>
        </w:p>
        <w:p w14:paraId="30363BF7" w14:textId="68481C4F" w:rsidR="00513E2D" w:rsidRDefault="002F6766">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89025C">
              <w:rPr>
                <w:noProof/>
                <w:webHidden/>
              </w:rPr>
              <w:t>684</w:t>
            </w:r>
            <w:r w:rsidR="00513E2D">
              <w:rPr>
                <w:noProof/>
                <w:webHidden/>
              </w:rPr>
              <w:fldChar w:fldCharType="end"/>
            </w:r>
          </w:hyperlink>
        </w:p>
        <w:p w14:paraId="2BA7483A" w14:textId="206C15D2" w:rsidR="00513E2D" w:rsidRDefault="002F6766">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89025C">
              <w:rPr>
                <w:noProof/>
                <w:webHidden/>
              </w:rPr>
              <w:t>684</w:t>
            </w:r>
            <w:r w:rsidR="00513E2D">
              <w:rPr>
                <w:noProof/>
                <w:webHidden/>
              </w:rPr>
              <w:fldChar w:fldCharType="end"/>
            </w:r>
          </w:hyperlink>
        </w:p>
        <w:p w14:paraId="4B8A9636" w14:textId="78229CC3" w:rsidR="00513E2D" w:rsidRDefault="002F6766">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EB177DA" w14:textId="0261A6AD" w:rsidR="00513E2D" w:rsidRDefault="002F6766">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94F9EB2" w14:textId="06B2B9F5" w:rsidR="00513E2D" w:rsidRDefault="002F6766">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E87C47E" w14:textId="0C69925C" w:rsidR="00513E2D" w:rsidRDefault="002F6766">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5989E798" w14:textId="0279197C" w:rsidR="00513E2D" w:rsidRDefault="002F6766">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A86998C" w14:textId="1B559CBC" w:rsidR="00513E2D" w:rsidRDefault="002F6766">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89025C">
              <w:rPr>
                <w:noProof/>
                <w:webHidden/>
              </w:rPr>
              <w:t>686</w:t>
            </w:r>
            <w:r w:rsidR="00513E2D">
              <w:rPr>
                <w:noProof/>
                <w:webHidden/>
              </w:rPr>
              <w:fldChar w:fldCharType="end"/>
            </w:r>
          </w:hyperlink>
        </w:p>
        <w:p w14:paraId="38BD55D8" w14:textId="19333496" w:rsidR="00513E2D" w:rsidRDefault="002F6766">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89025C">
              <w:rPr>
                <w:noProof/>
                <w:webHidden/>
              </w:rPr>
              <w:t>687</w:t>
            </w:r>
            <w:r w:rsidR="00513E2D">
              <w:rPr>
                <w:noProof/>
                <w:webHidden/>
              </w:rPr>
              <w:fldChar w:fldCharType="end"/>
            </w:r>
          </w:hyperlink>
        </w:p>
        <w:p w14:paraId="52930BF8" w14:textId="1422130B" w:rsidR="00513E2D" w:rsidRDefault="002F6766">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89025C">
              <w:rPr>
                <w:noProof/>
                <w:webHidden/>
              </w:rPr>
              <w:t>690</w:t>
            </w:r>
            <w:r w:rsidR="00513E2D">
              <w:rPr>
                <w:noProof/>
                <w:webHidden/>
              </w:rPr>
              <w:fldChar w:fldCharType="end"/>
            </w:r>
          </w:hyperlink>
        </w:p>
        <w:p w14:paraId="6E3F1463" w14:textId="33FCF782" w:rsidR="00513E2D" w:rsidRDefault="002F6766">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04FE1E5E" w14:textId="209B9FE2" w:rsidR="00513E2D" w:rsidRDefault="002F6766">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23DFAE21" w14:textId="065FA9D6" w:rsidR="00513E2D" w:rsidRDefault="002F6766">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5727E162" w14:textId="55D98AA3" w:rsidR="00513E2D" w:rsidRDefault="002F6766">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89025C">
              <w:rPr>
                <w:noProof/>
                <w:webHidden/>
              </w:rPr>
              <w:t>727</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37" w:name="_Ref434478837"/>
      <w:r w:rsidR="009E261C">
        <w:t xml:space="preserve"> four Sundays before the Feast.</w:t>
      </w:r>
    </w:p>
    <w:p w14:paraId="3838D434" w14:textId="77777777" w:rsidR="006C0F49" w:rsidRDefault="006C0F49" w:rsidP="006C0F49">
      <w:pPr>
        <w:pStyle w:val="Heading4"/>
      </w:pPr>
      <w:bookmarkStart w:id="1338" w:name="_Ref459399026"/>
      <w:r>
        <w:t xml:space="preserve">The First Doxology of December or </w:t>
      </w:r>
      <w:r w:rsidRPr="006C0F49">
        <w:rPr>
          <w:rFonts w:ascii="FreeSerifAvvaShenouda" w:hAnsi="FreeSerifAvvaShenouda" w:cs="FreeSerifAvvaShenouda"/>
        </w:rPr>
        <w:t>Ⲕⲟⲓⲁϩⲕ</w:t>
      </w:r>
      <w:bookmarkEnd w:id="1337"/>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3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39"/>
            <w:r>
              <w:rPr>
                <w:rStyle w:val="CommentReference"/>
                <w:rFonts w:ascii="Times New Roman" w:eastAsiaTheme="minorHAnsi" w:hAnsi="Times New Roman" w:cstheme="minorBidi"/>
                <w:color w:val="auto"/>
              </w:rPr>
              <w:commentReference w:id="133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40"/>
            <w:r>
              <w:t xml:space="preserve">Announced </w:t>
            </w:r>
            <w:commentRangeEnd w:id="1340"/>
            <w:r>
              <w:rPr>
                <w:rStyle w:val="CommentReference"/>
                <w:rFonts w:ascii="Times New Roman" w:eastAsiaTheme="minorHAnsi" w:hAnsi="Times New Roman" w:cstheme="minorBidi"/>
                <w:color w:val="auto"/>
              </w:rPr>
              <w:commentReference w:id="134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5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4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42" w:name="_Ref434478867"/>
      <w:r>
        <w:t xml:space="preserve">The Third Doxology of December or </w:t>
      </w:r>
      <w:r w:rsidRPr="006C0F49">
        <w:rPr>
          <w:rFonts w:ascii="FreeSerifAvvaShenouda" w:hAnsi="FreeSerifAvvaShenouda" w:cs="FreeSerifAvvaShenouda"/>
        </w:rPr>
        <w:t>Ⲕⲟⲓⲁϩⲕ</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5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43" w:name="_Ref434478878"/>
      <w:r>
        <w:t xml:space="preserve">The Fourth Doxology of December or </w:t>
      </w:r>
      <w:r w:rsidRPr="006C0F49">
        <w:rPr>
          <w:rFonts w:ascii="FreeSerifAvvaShenouda" w:hAnsi="FreeSerifAvvaShenouda" w:cs="FreeSerifAvvaShenouda"/>
        </w:rPr>
        <w:t>Ⲕⲟⲓⲁϩⲕ</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44"/>
            <w:r>
              <w:t>He raised us with a new invitation.</w:t>
            </w:r>
            <w:commentRangeEnd w:id="1344"/>
            <w:r>
              <w:rPr>
                <w:rStyle w:val="CommentReference"/>
                <w:rFonts w:ascii="Times New Roman" w:eastAsiaTheme="minorHAnsi" w:hAnsi="Times New Roman" w:cstheme="minorBidi"/>
                <w:color w:val="auto"/>
              </w:rPr>
              <w:commentReference w:id="134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45"/>
            <w:r>
              <w:t>Bride</w:t>
            </w:r>
            <w:commentRangeEnd w:id="1345"/>
            <w:r>
              <w:rPr>
                <w:rStyle w:val="CommentReference"/>
                <w:rFonts w:ascii="Times New Roman" w:eastAsiaTheme="minorHAnsi" w:hAnsi="Times New Roman" w:cstheme="minorBidi"/>
                <w:color w:val="auto"/>
              </w:rPr>
              <w:commentReference w:id="134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46" w:name="_Ref434478888"/>
      <w:r>
        <w:t xml:space="preserve">The Fifth Doxology of December or </w:t>
      </w:r>
      <w:r w:rsidRPr="006C0F49">
        <w:rPr>
          <w:rFonts w:ascii="FreeSerifAvvaShenouda" w:hAnsi="FreeSerifAvvaShenouda" w:cs="FreeSerifAvvaShenouda"/>
        </w:rPr>
        <w:t>Ⲕⲟⲓⲁϩⲕ</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lastRenderedPageBreak/>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5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47" w:name="_Ref434478907"/>
      <w:r>
        <w:t xml:space="preserve">The Sixth Doxology of December or </w:t>
      </w:r>
      <w:r w:rsidRPr="006C0F49">
        <w:rPr>
          <w:rFonts w:ascii="FreeSerifAvvaShenouda" w:hAnsi="FreeSerifAvvaShenouda" w:cs="FreeSerifAvvaShenouda"/>
        </w:rPr>
        <w:t>Ⲕⲟⲓⲁϩⲕ</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lastRenderedPageBreak/>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48"/>
            <w:r>
              <w:t xml:space="preserve">return </w:t>
            </w:r>
            <w:commentRangeEnd w:id="1348"/>
            <w:r>
              <w:rPr>
                <w:rStyle w:val="CommentReference"/>
              </w:rPr>
              <w:commentReference w:id="134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49"/>
            <w:r>
              <w:t xml:space="preserve">confirmation </w:t>
            </w:r>
            <w:commentRangeEnd w:id="1349"/>
            <w:r>
              <w:rPr>
                <w:rStyle w:val="CommentReference"/>
              </w:rPr>
              <w:commentReference w:id="134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lastRenderedPageBreak/>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50" w:name="_Ref434478922"/>
      <w:r>
        <w:t xml:space="preserve">The Doxology of Archangel Gabriel for December or </w:t>
      </w:r>
      <w:r w:rsidRPr="006C0F49">
        <w:rPr>
          <w:rFonts w:ascii="FreeSerifAvvaShenouda" w:hAnsi="FreeSerifAvvaShenouda" w:cs="FreeSerifAvvaShenouda"/>
        </w:rPr>
        <w:t>Ⲕⲟⲓⲁϩⲕ</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51"/>
            <w:r>
              <w:t>Angel-evangel of Good News</w:t>
            </w:r>
            <w:commentRangeEnd w:id="1351"/>
            <w:r>
              <w:rPr>
                <w:rStyle w:val="CommentReference"/>
                <w:rFonts w:ascii="Times New Roman" w:eastAsiaTheme="minorHAnsi" w:hAnsi="Times New Roman" w:cstheme="minorBidi"/>
                <w:color w:val="auto"/>
              </w:rPr>
              <w:commentReference w:id="135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52"/>
            <w:r>
              <w:t>Hail, O full of grace</w:t>
            </w:r>
            <w:commentRangeEnd w:id="1352"/>
            <w:r>
              <w:rPr>
                <w:rStyle w:val="CommentReference"/>
                <w:rFonts w:ascii="Times New Roman" w:eastAsiaTheme="minorHAnsi" w:hAnsi="Times New Roman" w:cstheme="minorBidi"/>
                <w:color w:val="auto"/>
              </w:rPr>
              <w:commentReference w:id="135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lastRenderedPageBreak/>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53"/>
            <w:r>
              <w:t>Angel-Evangel</w:t>
            </w:r>
            <w:commentRangeEnd w:id="1353"/>
            <w:r>
              <w:rPr>
                <w:rStyle w:val="CommentReference"/>
                <w:rFonts w:ascii="Times New Roman" w:eastAsiaTheme="minorHAnsi" w:hAnsi="Times New Roman" w:cstheme="minorBidi"/>
                <w:color w:val="auto"/>
              </w:rPr>
              <w:commentReference w:id="135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54" w:name="_Ref434564112"/>
      <w:bookmarkStart w:id="1355" w:name="_Toc459399285"/>
      <w:bookmarkStart w:id="1356" w:name="_Toc410196203"/>
      <w:bookmarkStart w:id="1357" w:name="_Toc410196445"/>
      <w:bookmarkStart w:id="1358" w:name="_Toc410196947"/>
      <w:r>
        <w:t>December 1 (2) / Koiak 5: Martyrdom of St. Victor</w:t>
      </w:r>
      <w:bookmarkEnd w:id="1354"/>
      <w:bookmarkEnd w:id="1355"/>
    </w:p>
    <w:p w14:paraId="5851AA48" w14:textId="77777777" w:rsidR="00253C5F" w:rsidRDefault="00253C5F" w:rsidP="00253C5F">
      <w:pPr>
        <w:pStyle w:val="Heading4"/>
      </w:pPr>
      <w:bookmarkStart w:id="1359" w:name="_Ref434489590"/>
      <w:r>
        <w:t>The Doxology</w:t>
      </w:r>
      <w:r w:rsidR="00B46E6E">
        <w:t xml:space="preserve"> for St. Victor</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60"/>
            <w:r>
              <w:t>saint</w:t>
            </w:r>
            <w:commentRangeEnd w:id="1360"/>
            <w:r>
              <w:rPr>
                <w:rStyle w:val="CommentReference"/>
                <w:rFonts w:ascii="Times New Roman" w:eastAsiaTheme="minorHAnsi" w:hAnsi="Times New Roman" w:cstheme="minorBidi"/>
                <w:color w:val="auto"/>
              </w:rPr>
              <w:commentReference w:id="136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61" w:name="_Toc459399286"/>
      <w:r>
        <w:t>December 2 (3) / Koiak 6: Pope Abraam the Syrian</w:t>
      </w:r>
      <w:bookmarkEnd w:id="1361"/>
    </w:p>
    <w:p w14:paraId="705AECE8" w14:textId="77777777" w:rsidR="00F416C6" w:rsidRDefault="00F416C6" w:rsidP="00F416C6">
      <w:pPr>
        <w:pStyle w:val="Heading4"/>
      </w:pPr>
      <w:bookmarkStart w:id="1362" w:name="_Ref434492343"/>
      <w:r>
        <w:t>The Doxology of St. Simon the Tanner</w:t>
      </w:r>
      <w:r>
        <w:rPr>
          <w:rStyle w:val="FootnoteReference"/>
        </w:rPr>
        <w:footnoteReference w:id="957"/>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5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63" w:name="_Toc459399287"/>
      <w:r>
        <w:t xml:space="preserve">December 4 (5) / Koiak 8: </w:t>
      </w:r>
      <w:r w:rsidR="00743CE8">
        <w:t xml:space="preserve">The Martyrdom of </w:t>
      </w:r>
      <w:r>
        <w:t>Sts. Barbara and Juliana</w:t>
      </w:r>
      <w:bookmarkEnd w:id="1363"/>
    </w:p>
    <w:p w14:paraId="708D2111" w14:textId="7CD9674E" w:rsidR="003663F9" w:rsidRDefault="003663F9" w:rsidP="003663F9">
      <w:pPr>
        <w:pStyle w:val="Heading4"/>
      </w:pPr>
      <w:bookmarkStart w:id="1364"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65" w:name="_Ref459401359"/>
      <w:r>
        <w:t>The Doxology</w:t>
      </w:r>
      <w:r w:rsidR="00B46E6E">
        <w:t xml:space="preserve"> for Sts. Barbara and Juliana</w:t>
      </w:r>
      <w:bookmarkEnd w:id="1364"/>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66" w:name="_Toc459399288"/>
      <w:r>
        <w:lastRenderedPageBreak/>
        <w:t>December 4 (5) / Koiak 8: Also St. Samuel the Confessor</w:t>
      </w:r>
      <w:bookmarkEnd w:id="1366"/>
    </w:p>
    <w:p w14:paraId="2EE78AB4" w14:textId="77777777" w:rsidR="00224925" w:rsidRDefault="00224925" w:rsidP="00224925">
      <w:pPr>
        <w:pStyle w:val="Heading4"/>
      </w:pPr>
      <w:bookmarkStart w:id="1367" w:name="_Ref434491260"/>
      <w:r>
        <w:t>The Doxology</w:t>
      </w:r>
      <w:r w:rsidR="00810F04">
        <w:t xml:space="preserve"> for St. Samuel the Confessor</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59"/>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bookmarkStart w:id="1371" w:name="_Toc459399289"/>
      <w:r>
        <w:t>December 6 (7) / Koiak 10: Relocation of St. Severus’ Relics</w:t>
      </w:r>
      <w:bookmarkEnd w:id="1371"/>
    </w:p>
    <w:p w14:paraId="34367220" w14:textId="28AF10F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89025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89025C">
        <w:rPr>
          <w:noProof/>
        </w:rPr>
        <w:t>631</w:t>
      </w:r>
      <w:r w:rsidR="00191A26">
        <w:fldChar w:fldCharType="end"/>
      </w:r>
      <w:r w:rsidR="00191A26">
        <w:t>.</w:t>
      </w:r>
    </w:p>
    <w:p w14:paraId="27C4F9E3" w14:textId="77777777" w:rsidR="00B637D8" w:rsidRDefault="00B637D8" w:rsidP="00B637D8">
      <w:pPr>
        <w:pStyle w:val="Heading3"/>
      </w:pPr>
      <w:bookmarkStart w:id="1372" w:name="_Toc459399290"/>
      <w:r>
        <w:t>December 8 (9) / Koiak 12: Commemoration of Archangel Michael</w:t>
      </w:r>
      <w:bookmarkEnd w:id="1372"/>
    </w:p>
    <w:p w14:paraId="349D9403"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65E7E98" w14:textId="77777777" w:rsidTr="0082304E">
        <w:trPr>
          <w:cantSplit/>
          <w:jc w:val="center"/>
        </w:trPr>
        <w:tc>
          <w:tcPr>
            <w:tcW w:w="288" w:type="dxa"/>
          </w:tcPr>
          <w:p w14:paraId="1C43F3B6" w14:textId="77777777" w:rsidR="0089025C" w:rsidRDefault="0089025C" w:rsidP="0082304E">
            <w:pPr>
              <w:pStyle w:val="CopticCross"/>
            </w:pPr>
          </w:p>
        </w:tc>
        <w:tc>
          <w:tcPr>
            <w:tcW w:w="3960" w:type="dxa"/>
          </w:tcPr>
          <w:p w14:paraId="75E93E91" w14:textId="77777777" w:rsidR="0089025C" w:rsidRDefault="0089025C" w:rsidP="00C83ECE">
            <w:pPr>
              <w:pStyle w:val="EngHang"/>
            </w:pPr>
            <w:r>
              <w:t>Through the intercessions</w:t>
            </w:r>
          </w:p>
          <w:p w14:paraId="10123C63" w14:textId="77777777" w:rsidR="0089025C" w:rsidRDefault="0089025C" w:rsidP="00C83ECE">
            <w:pPr>
              <w:pStyle w:val="EngHang"/>
            </w:pPr>
            <w:r>
              <w:t>Of the Four Incorporeal Beasts,</w:t>
            </w:r>
          </w:p>
          <w:p w14:paraId="26A3513F" w14:textId="77777777" w:rsidR="0089025C" w:rsidRDefault="0089025C" w:rsidP="00C83ECE">
            <w:pPr>
              <w:pStyle w:val="EngHang"/>
            </w:pPr>
            <w:r>
              <w:t>The ministering flames of fire,</w:t>
            </w:r>
          </w:p>
          <w:p w14:paraId="6270A8F7" w14:textId="77777777" w:rsidR="0089025C" w:rsidRDefault="0089025C" w:rsidP="0082304E">
            <w:pPr>
              <w:pStyle w:val="EngHangEnd"/>
            </w:pPr>
            <w:r>
              <w:t>O Lord, grant us the forgiveness of our sins.</w:t>
            </w:r>
          </w:p>
        </w:tc>
        <w:tc>
          <w:tcPr>
            <w:tcW w:w="288" w:type="dxa"/>
          </w:tcPr>
          <w:p w14:paraId="170EE5B9" w14:textId="77777777" w:rsidR="0089025C" w:rsidRDefault="0089025C" w:rsidP="0082304E"/>
        </w:tc>
        <w:tc>
          <w:tcPr>
            <w:tcW w:w="288" w:type="dxa"/>
          </w:tcPr>
          <w:p w14:paraId="318FA374" w14:textId="77777777" w:rsidR="0089025C" w:rsidRDefault="0089025C" w:rsidP="0082304E">
            <w:pPr>
              <w:pStyle w:val="CopticCross"/>
            </w:pPr>
          </w:p>
        </w:tc>
        <w:tc>
          <w:tcPr>
            <w:tcW w:w="3960" w:type="dxa"/>
          </w:tcPr>
          <w:p w14:paraId="6E7E6A49" w14:textId="77777777" w:rsidR="0089025C" w:rsidRDefault="0089025C" w:rsidP="00C83ECE">
            <w:pPr>
              <w:pStyle w:val="CopticVersemulti-line"/>
            </w:pPr>
            <w:r>
              <w:t>Ϩⲓⲧⲉⲛ ⲛⲓⲡ̀ⲣⲉⲥⲃⲓⲁ̀</w:t>
            </w:r>
          </w:p>
          <w:p w14:paraId="02C067DC" w14:textId="77777777" w:rsidR="0089025C" w:rsidRDefault="0089025C" w:rsidP="00C83ECE">
            <w:pPr>
              <w:pStyle w:val="CopticVersemulti-line"/>
            </w:pPr>
            <w:r>
              <w:t>ⲛ̀ⲧⲉ ⲡⲓϥ̀ⲧⲟⲩ ⲛ̀ⲍⲱⲟⲛ ⲛ̀ⲁⲥⲱⲙⲁⲧⲟⲥ</w:t>
            </w:r>
          </w:p>
          <w:p w14:paraId="2A5D27C8" w14:textId="77777777" w:rsidR="0089025C" w:rsidRDefault="0089025C" w:rsidP="00C83ECE">
            <w:pPr>
              <w:pStyle w:val="CopticVersemulti-line"/>
            </w:pPr>
            <w:r>
              <w:t>ⲛ̀ⲗⲓⲧⲟⲩⲣⲅⲟⲥ ⲛ̀ϣⲁϩ ⲛ̀ⲭ̀ⲣⲟⲙ:</w:t>
            </w:r>
          </w:p>
          <w:p w14:paraId="52CBFAB9" w14:textId="77777777" w:rsidR="0089025C" w:rsidRPr="00C35319" w:rsidRDefault="0089025C" w:rsidP="00C83ECE">
            <w:pPr>
              <w:pStyle w:val="CopticHangingVerse"/>
            </w:pPr>
            <w:r>
              <w:t>Ⲡϭⲟⲓⲥ ⲁⲣⲓϩ̀ⲙⲟⲧ ⲛⲁⲛ ⲙ̀ⲡⲓⲭⲱ ⲉ̀ⲃⲟⲗ ⲛ̀ⲧⲉ ⲛⲉⲛⲛⲟⲃⲓ.</w:t>
            </w:r>
          </w:p>
        </w:tc>
      </w:tr>
    </w:tbl>
    <w:p w14:paraId="222B82EF" w14:textId="77777777" w:rsidR="0089025C" w:rsidRDefault="0089025C"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E1A06F7" w14:textId="77777777" w:rsidTr="00C83ECE">
        <w:trPr>
          <w:cantSplit/>
          <w:jc w:val="center"/>
        </w:trPr>
        <w:tc>
          <w:tcPr>
            <w:tcW w:w="288" w:type="dxa"/>
          </w:tcPr>
          <w:p w14:paraId="7A4ACC15" w14:textId="77777777" w:rsidR="0089025C" w:rsidRDefault="0089025C" w:rsidP="00C83ECE">
            <w:pPr>
              <w:pStyle w:val="CopticCross"/>
            </w:pPr>
          </w:p>
        </w:tc>
        <w:tc>
          <w:tcPr>
            <w:tcW w:w="3960" w:type="dxa"/>
          </w:tcPr>
          <w:p w14:paraId="228449DA" w14:textId="77777777" w:rsidR="0089025C" w:rsidRDefault="0089025C" w:rsidP="00C83ECE">
            <w:pPr>
              <w:pStyle w:val="EngHang"/>
            </w:pPr>
            <w:r>
              <w:t>Hail to the four incorporeal living beasts,</w:t>
            </w:r>
          </w:p>
          <w:p w14:paraId="4811EC5D" w14:textId="77777777" w:rsidR="0089025C" w:rsidRDefault="0089025C" w:rsidP="00C83ECE">
            <w:pPr>
              <w:pStyle w:val="EngHang"/>
            </w:pPr>
            <w:r>
              <w:t>Carrying the throne of God,</w:t>
            </w:r>
          </w:p>
          <w:p w14:paraId="72A58027" w14:textId="77777777" w:rsidR="0089025C" w:rsidRDefault="0089025C" w:rsidP="00C83ECE">
            <w:pPr>
              <w:pStyle w:val="EngHang"/>
            </w:pPr>
            <w:r>
              <w:t>A lion’s face, and a calf’s face,</w:t>
            </w:r>
          </w:p>
          <w:p w14:paraId="5232463D" w14:textId="77777777" w:rsidR="0089025C" w:rsidRDefault="0089025C" w:rsidP="00C83ECE">
            <w:pPr>
              <w:pStyle w:val="EngHangEnd"/>
            </w:pPr>
            <w:r>
              <w:t>A man’s face, and an eagle’s face.</w:t>
            </w:r>
          </w:p>
        </w:tc>
        <w:tc>
          <w:tcPr>
            <w:tcW w:w="288" w:type="dxa"/>
          </w:tcPr>
          <w:p w14:paraId="6DBD658E" w14:textId="77777777" w:rsidR="0089025C" w:rsidRDefault="0089025C" w:rsidP="00C83ECE"/>
        </w:tc>
        <w:tc>
          <w:tcPr>
            <w:tcW w:w="288" w:type="dxa"/>
          </w:tcPr>
          <w:p w14:paraId="15EDD8CC" w14:textId="77777777" w:rsidR="0089025C" w:rsidRDefault="0089025C" w:rsidP="00C83ECE">
            <w:pPr>
              <w:pStyle w:val="CopticCross"/>
            </w:pPr>
          </w:p>
        </w:tc>
        <w:tc>
          <w:tcPr>
            <w:tcW w:w="3960" w:type="dxa"/>
          </w:tcPr>
          <w:p w14:paraId="60A2C646" w14:textId="77777777" w:rsidR="0089025C" w:rsidRDefault="0089025C" w:rsidP="00C83ECE">
            <w:pPr>
              <w:pStyle w:val="CopticVersemulti-line"/>
            </w:pPr>
            <w:r>
              <w:t>Ⲭⲉⲣⲉ ⲡⲓϥ̀ⲧⲟⲩ ⲛ̀ⲍⲱⲟⲛ ⲛ̀ⲁ̀ⲥⲱⲙⲁⲧⲟⲥ:</w:t>
            </w:r>
          </w:p>
          <w:p w14:paraId="5F9D6629" w14:textId="77777777" w:rsidR="0089025C" w:rsidRDefault="0089025C" w:rsidP="00C83ECE">
            <w:pPr>
              <w:pStyle w:val="CopticVersemulti-line"/>
            </w:pPr>
            <w:r>
              <w:t>ⲉⲧϥⲁⲓ ϧⲁ ⲡⲓϩⲁⲣⲙⲁ ⲛ̀ⲧⲉ Ⲫϯ:</w:t>
            </w:r>
          </w:p>
          <w:p w14:paraId="346520F7" w14:textId="77777777" w:rsidR="0089025C" w:rsidRDefault="0089025C" w:rsidP="00C83ECE">
            <w:pPr>
              <w:pStyle w:val="CopticVersemulti-line"/>
            </w:pPr>
            <w:r>
              <w:t>ⲟⲩϩⲟ ⲙ̀ⲙⲟⲩⲓ̀ ⲛⲉⲙ ⲟⲩϩⲟ ⲙ̀ⲙⲁⲥⲓ:</w:t>
            </w:r>
          </w:p>
          <w:p w14:paraId="26AE770D" w14:textId="77777777" w:rsidR="0089025C" w:rsidRPr="00C35319" w:rsidRDefault="0089025C" w:rsidP="00C83ECE">
            <w:pPr>
              <w:pStyle w:val="CopticHangingVerse"/>
            </w:pPr>
            <w:r>
              <w:t>ⲛⲉⲙ ⲟⲩϩⲟ ⲛ̀ⲣⲱⲙⲓ ⲛⲉⲙ ⲟⲩϩⲟ ⲛ̀ⲁ̀ⲏ̀ⲧⲟⲥ.</w:t>
            </w:r>
          </w:p>
        </w:tc>
      </w:tr>
    </w:tbl>
    <w:p w14:paraId="1789F206" w14:textId="77777777" w:rsidR="0089025C" w:rsidRDefault="0089025C" w:rsidP="0082304E">
      <w:pPr>
        <w:pStyle w:val="Heading4"/>
      </w:pPr>
      <w:r>
        <w:t>The Gospel Response for the Four Incorporeal Beasts</w:t>
      </w:r>
    </w:p>
    <w:p w14:paraId="22167DD0" w14:textId="77777777" w:rsidR="0089025C" w:rsidRPr="00C14556" w:rsidRDefault="0089025C" w:rsidP="00C14556">
      <w:pPr>
        <w:pStyle w:val="Rubric"/>
      </w:pPr>
      <w:r>
        <w:t>The last verse of the Doxology may be inserted into the Annual Gospel Response.</w:t>
      </w:r>
    </w:p>
    <w:p w14:paraId="4AB33F26" w14:textId="7FE020FB" w:rsidR="00191A26"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4602A440" w14:textId="34697C47" w:rsidR="00B52F78" w:rsidRPr="00B637D8" w:rsidRDefault="00B52F78" w:rsidP="00B52F78">
      <w:pPr>
        <w:pStyle w:val="Heading3"/>
      </w:pPr>
      <w:bookmarkStart w:id="1373" w:name="_Toc459399291"/>
      <w:r>
        <w:t>December 12 (13) / Koiak 16: Saint Spyridon</w:t>
      </w:r>
      <w:r>
        <w:rPr>
          <w:rStyle w:val="FootnoteReference"/>
        </w:rPr>
        <w:footnoteReference w:id="960"/>
      </w:r>
      <w:bookmarkEnd w:id="1373"/>
    </w:p>
    <w:p w14:paraId="598A6BCC" w14:textId="77777777" w:rsidR="005329C1" w:rsidRDefault="005329C1" w:rsidP="005329C1">
      <w:pPr>
        <w:pStyle w:val="Heading3"/>
      </w:pPr>
      <w:bookmarkStart w:id="1374" w:name="_Toc459399292"/>
      <w:r>
        <w:t>December 17 (18) / Koiak 21: Commemoration of the Theotokos</w:t>
      </w:r>
      <w:bookmarkEnd w:id="1374"/>
    </w:p>
    <w:p w14:paraId="2E564687" w14:textId="6865A380"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3EDC8594" w14:textId="77777777" w:rsidR="007F571C" w:rsidRDefault="007F571C" w:rsidP="007F571C">
      <w:pPr>
        <w:pStyle w:val="Heading3"/>
      </w:pPr>
      <w:bookmarkStart w:id="1375" w:name="_Toc459399293"/>
      <w:r>
        <w:t>December 17 (18) / Koiak 21: Also the Martyrdom of St. Barnabas, on</w:t>
      </w:r>
      <w:r w:rsidR="00743CE8">
        <w:t>e</w:t>
      </w:r>
      <w:r>
        <w:t xml:space="preserve"> of the Seventy Two</w:t>
      </w:r>
      <w:bookmarkEnd w:id="1375"/>
    </w:p>
    <w:p w14:paraId="2CFD651F" w14:textId="4FACCB78" w:rsidR="007F571C" w:rsidRPr="007F571C"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01D0E63" w14:textId="77777777" w:rsidR="00CA0AB7" w:rsidRDefault="00CA0AB7" w:rsidP="00CA0AB7">
      <w:pPr>
        <w:pStyle w:val="Heading3"/>
      </w:pPr>
      <w:bookmarkStart w:id="1376" w:name="_Toc459399294"/>
      <w:r>
        <w:t>December 18 (19) / Koiak 22: Archangel Gabriel</w:t>
      </w:r>
      <w:r w:rsidR="00481AE5">
        <w:t xml:space="preserve"> (Consecration)</w:t>
      </w:r>
      <w:bookmarkEnd w:id="1376"/>
    </w:p>
    <w:p w14:paraId="45BDA150" w14:textId="2167AC0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89025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89025C">
        <w:rPr>
          <w:noProof/>
        </w:rPr>
        <w:t>816</w:t>
      </w:r>
      <w:r w:rsidR="002409EF">
        <w:fldChar w:fldCharType="end"/>
      </w:r>
      <w:r>
        <w:t>.</w:t>
      </w:r>
    </w:p>
    <w:p w14:paraId="16E2607E" w14:textId="77777777" w:rsidR="009F60F1" w:rsidRDefault="009F60F1" w:rsidP="009F60F1">
      <w:pPr>
        <w:pStyle w:val="Heading3"/>
      </w:pPr>
      <w:bookmarkStart w:id="1377" w:name="_Toc459399295"/>
      <w:r>
        <w:t>December 20 (21) / Koiak 24: The Birth of St. Takle Haymanot</w:t>
      </w:r>
      <w:bookmarkEnd w:id="1377"/>
    </w:p>
    <w:p w14:paraId="059C80DE" w14:textId="5146302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89025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89025C">
        <w:rPr>
          <w:noProof/>
        </w:rPr>
        <w:t>906</w:t>
      </w:r>
      <w:r w:rsidR="002409EF">
        <w:fldChar w:fldCharType="end"/>
      </w:r>
      <w:r>
        <w:t>.</w:t>
      </w:r>
    </w:p>
    <w:p w14:paraId="600875E0" w14:textId="77777777" w:rsidR="00FF5FF3" w:rsidRDefault="00FF5FF3" w:rsidP="00FF5FF3">
      <w:pPr>
        <w:pStyle w:val="Heading3"/>
      </w:pPr>
      <w:bookmarkStart w:id="1378" w:name="_Toc459399296"/>
      <w:r>
        <w:lastRenderedPageBreak/>
        <w:t>December 21 (22) / Koiak 25: St. John Kami</w:t>
      </w:r>
      <w:bookmarkEnd w:id="1378"/>
    </w:p>
    <w:p w14:paraId="3F9EF92D" w14:textId="77777777" w:rsidR="00810F04" w:rsidRPr="00810F04" w:rsidRDefault="00810F04" w:rsidP="00810F04">
      <w:pPr>
        <w:pStyle w:val="Heading4"/>
      </w:pPr>
      <w:bookmarkStart w:id="1379" w:name="_Ref434491108"/>
      <w:r>
        <w:t>The Doxology for St. John Kami</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80" w:name="_Toc459399297"/>
      <w:r>
        <w:t>December 24 (25) / Koiak 28: Nativity Preparation Day</w:t>
      </w:r>
      <w:bookmarkEnd w:id="1380"/>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81" w:name="_Ref434477504"/>
      <w:r>
        <w:t>The Doxology</w:t>
      </w:r>
      <w:r w:rsidR="00E21EA3">
        <w:t xml:space="preserve"> for the Preparation Day of Nativity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82"/>
            <w:r>
              <w:t>Theotokos</w:t>
            </w:r>
            <w:commentRangeEnd w:id="1382"/>
            <w:r>
              <w:rPr>
                <w:rStyle w:val="CommentReference"/>
                <w:rFonts w:ascii="Times New Roman" w:eastAsiaTheme="minorHAnsi" w:hAnsi="Times New Roman" w:cstheme="minorBidi"/>
                <w:color w:val="auto"/>
              </w:rPr>
              <w:commentReference w:id="1382"/>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383" w:name="_Toc459399298"/>
      <w:r>
        <w:t>December 25 (26) / Koiak 29: The Feast of the Nativity</w:t>
      </w:r>
      <w:bookmarkEnd w:id="1383"/>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84" w:name="_Ref434477532"/>
      <w:r>
        <w:t xml:space="preserve">The </w:t>
      </w:r>
      <w:r w:rsidR="00C33BEB">
        <w:t xml:space="preserve">First </w:t>
      </w:r>
      <w:r>
        <w:t>Doxology</w:t>
      </w:r>
      <w:r w:rsidR="00C33BEB">
        <w:t xml:space="preserve"> for Nativity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lastRenderedPageBreak/>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85" w:name="_Ref434477542"/>
      <w:r>
        <w:t>The Second Doxology for Nativity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86"/>
            <w:r>
              <w:t xml:space="preserve">rescued </w:t>
            </w:r>
            <w:commentRangeEnd w:id="1386"/>
            <w:r>
              <w:rPr>
                <w:rStyle w:val="CommentReference"/>
                <w:rFonts w:ascii="Times New Roman" w:eastAsiaTheme="minorHAnsi" w:hAnsi="Times New Roman" w:cstheme="minorBidi"/>
                <w:color w:val="auto"/>
              </w:rPr>
              <w:commentReference w:id="1386"/>
            </w:r>
            <w:r>
              <w:t>and saved us,</w:t>
            </w:r>
          </w:p>
          <w:p w14:paraId="372D1056" w14:textId="77777777" w:rsidR="00C33BEB" w:rsidRDefault="00C33BEB" w:rsidP="00C33BEB">
            <w:pPr>
              <w:pStyle w:val="EngHangEnd"/>
            </w:pPr>
            <w:commentRangeStart w:id="1387"/>
            <w:r>
              <w:t xml:space="preserve">We </w:t>
            </w:r>
            <w:commentRangeEnd w:id="1387"/>
            <w:r>
              <w:rPr>
                <w:rStyle w:val="CommentReference"/>
                <w:rFonts w:ascii="Times New Roman" w:eastAsiaTheme="minorHAnsi" w:hAnsi="Times New Roman" w:cstheme="minorBidi"/>
                <w:color w:val="auto"/>
              </w:rPr>
              <w:commentReference w:id="138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88" w:name="_Ref434477554"/>
      <w:r>
        <w:t>The Third Doxology for Nativity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lastRenderedPageBreak/>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lastRenderedPageBreak/>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89" w:name="_Ref434475057"/>
      <w:r>
        <w:lastRenderedPageBreak/>
        <w:t>The Sunday Psali Adam</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90" w:name="_Ref434475083"/>
      <w:r>
        <w:t>The Monday Psali Adam</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6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91" w:name="_Ref434475102"/>
      <w:r>
        <w:t>The Tuesday Psali Adam</w:t>
      </w:r>
      <w:r w:rsidR="006C1B94">
        <w:t xml:space="preserve"> for Nativity</w:t>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92"/>
            <w:r>
              <w:t xml:space="preserve">Shone </w:t>
            </w:r>
            <w:commentRangeEnd w:id="1392"/>
            <w:r>
              <w:rPr>
                <w:rStyle w:val="CommentReference"/>
              </w:rPr>
              <w:commentReference w:id="139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93"/>
            <w:r>
              <w:t>All</w:t>
            </w:r>
            <w:commentRangeEnd w:id="1393"/>
            <w:r>
              <w:rPr>
                <w:rStyle w:val="CommentReference"/>
              </w:rPr>
              <w:commentReference w:id="139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94"/>
            <w:r>
              <w:t>seals</w:t>
            </w:r>
            <w:commentRangeEnd w:id="1394"/>
            <w:r>
              <w:rPr>
                <w:rStyle w:val="CommentReference"/>
              </w:rPr>
              <w:commentReference w:id="139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95"/>
            <w:r>
              <w:t>Tetra</w:t>
            </w:r>
            <w:commentRangeEnd w:id="1395"/>
            <w:r>
              <w:rPr>
                <w:rStyle w:val="CommentReference"/>
              </w:rPr>
              <w:commentReference w:id="139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96"/>
            <w:r>
              <w:t xml:space="preserve">flaming </w:t>
            </w:r>
            <w:commentRangeEnd w:id="1396"/>
            <w:r>
              <w:rPr>
                <w:rStyle w:val="CommentReference"/>
              </w:rPr>
              <w:commentReference w:id="139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97"/>
            <w:r>
              <w:t>disease</w:t>
            </w:r>
            <w:commentRangeEnd w:id="1397"/>
            <w:r>
              <w:rPr>
                <w:rStyle w:val="CommentReference"/>
              </w:rPr>
              <w:commentReference w:id="139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98" w:name="_Ref434475128"/>
      <w:r>
        <w:t>The Wednesday Psali Batos</w:t>
      </w:r>
      <w:r w:rsidR="006C1B94">
        <w:t xml:space="preserve"> for Nativity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99" w:name="_Ref434475150"/>
      <w:r>
        <w:t>The Thursday Psali Batos</w:t>
      </w:r>
      <w:r w:rsidR="006C1B94">
        <w:t xml:space="preserve"> for Nativity</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400"/>
            <w:r>
              <w:t xml:space="preserve">Isaiah </w:t>
            </w:r>
            <w:commentRangeEnd w:id="1400"/>
            <w:r>
              <w:rPr>
                <w:rStyle w:val="CommentReference"/>
              </w:rPr>
              <w:commentReference w:id="140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01" w:name="_Ref434475177"/>
      <w:r>
        <w:t>The Friday Psali Batos</w:t>
      </w:r>
      <w:r w:rsidR="006C1B94">
        <w:t xml:space="preserve"> for Nativity</w:t>
      </w:r>
      <w:bookmarkEnd w:id="14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02" w:name="_Ref434475196"/>
      <w:r>
        <w:t>The Saturday Psali Batos</w:t>
      </w:r>
      <w:r w:rsidR="006C1B94">
        <w:t xml:space="preserve"> for Nativity</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03"/>
            <w:r>
              <w:t>For I cannot speak.</w:t>
            </w:r>
            <w:commentRangeEnd w:id="1403"/>
            <w:r>
              <w:rPr>
                <w:rStyle w:val="CommentReference"/>
              </w:rPr>
              <w:commentReference w:id="140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404" w:name="_Toc459399299"/>
      <w:r>
        <w:t>December 26 (27) / Koiak 30: The Second Day of the Feast of the Nativity</w:t>
      </w:r>
      <w:bookmarkEnd w:id="140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05" w:name="_Ref434561401"/>
      <w:bookmarkStart w:id="1406" w:name="_Toc459399300"/>
      <w:r>
        <w:t>December 27 (28) / Tobi 1: St. Stephen Day</w:t>
      </w:r>
      <w:bookmarkEnd w:id="1405"/>
      <w:bookmarkEnd w:id="1406"/>
    </w:p>
    <w:p w14:paraId="1250AF95" w14:textId="2C4F0C3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89025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89025C">
        <w:rPr>
          <w:noProof/>
        </w:rPr>
        <w:t>568</w:t>
      </w:r>
      <w:r w:rsidR="002409EF">
        <w:fldChar w:fldCharType="end"/>
      </w:r>
      <w:r w:rsidR="002409EF">
        <w:t>.</w:t>
      </w:r>
    </w:p>
    <w:p w14:paraId="3C6CAB04" w14:textId="77777777" w:rsidR="00073003" w:rsidRDefault="00073003" w:rsidP="00073003">
      <w:pPr>
        <w:pStyle w:val="Heading3"/>
      </w:pPr>
      <w:bookmarkStart w:id="1407" w:name="_Toc459399301"/>
      <w:r>
        <w:t>December 29 (30) / Tobi 3: The One Hundred and Forty Four Thousand</w:t>
      </w:r>
      <w:bookmarkEnd w:id="1407"/>
    </w:p>
    <w:p w14:paraId="2FE981A9" w14:textId="77777777" w:rsidR="00073003" w:rsidRDefault="00073003" w:rsidP="00073003">
      <w:pPr>
        <w:pStyle w:val="Heading4"/>
      </w:pPr>
      <w:bookmarkStart w:id="1408" w:name="_Ref434488616"/>
      <w:r>
        <w:t>The Doxology</w:t>
      </w:r>
      <w:r w:rsidR="00B46E6E">
        <w:t xml:space="preserve"> for the One Hundred and Forty Four Thousand</w:t>
      </w:r>
      <w:bookmarkEnd w:id="14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6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6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09" w:name="_Ref434564016"/>
      <w:bookmarkStart w:id="1410" w:name="_Toc459399302"/>
      <w:r>
        <w:t>December 30 (31) / Tobi 4: St. John the Evangelist</w:t>
      </w:r>
      <w:bookmarkEnd w:id="1409"/>
      <w:bookmarkEnd w:id="1410"/>
    </w:p>
    <w:p w14:paraId="3C0BCC81" w14:textId="77777777" w:rsidR="00FF5FF3" w:rsidRDefault="00FF5FF3" w:rsidP="00FF5FF3">
      <w:pPr>
        <w:pStyle w:val="Heading4"/>
      </w:pPr>
      <w:bookmarkStart w:id="1411" w:name="_Ref434488768"/>
      <w:r>
        <w:t>The Doxology</w:t>
      </w:r>
      <w:r w:rsidR="00B46E6E">
        <w:t xml:space="preserve"> for</w:t>
      </w:r>
      <w:r w:rsidR="00BC160E">
        <w:t xml:space="preserve"> St. John the Evangelist</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12"/>
            <w:r>
              <w:t>Zebulun</w:t>
            </w:r>
            <w:commentRangeEnd w:id="1412"/>
            <w:r>
              <w:rPr>
                <w:rStyle w:val="FootnoteReference"/>
              </w:rPr>
              <w:footnoteReference w:id="964"/>
            </w:r>
            <w:r>
              <w:rPr>
                <w:rStyle w:val="CommentReference"/>
                <w:rFonts w:ascii="Times New Roman" w:eastAsiaTheme="minorHAnsi" w:hAnsi="Times New Roman" w:cstheme="minorBidi"/>
                <w:color w:val="auto"/>
              </w:rPr>
              <w:commentReference w:id="141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6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13" w:name="_Toc410196204"/>
      <w:bookmarkStart w:id="1414" w:name="_Toc410196446"/>
      <w:bookmarkStart w:id="1415" w:name="_Toc410196948"/>
      <w:bookmarkStart w:id="1416" w:name="_Toc459399205"/>
      <w:bookmarkStart w:id="1417" w:name="January"/>
      <w:bookmarkEnd w:id="1336"/>
      <w:bookmarkEnd w:id="1356"/>
      <w:bookmarkEnd w:id="1357"/>
      <w:bookmarkEnd w:id="1358"/>
      <w:r>
        <w:lastRenderedPageBreak/>
        <w:t>January</w:t>
      </w:r>
      <w:bookmarkEnd w:id="1413"/>
      <w:bookmarkEnd w:id="1414"/>
      <w:bookmarkEnd w:id="1415"/>
      <w:r w:rsidR="00FF5FF3">
        <w:t xml:space="preserve"> or </w:t>
      </w:r>
      <w:r w:rsidR="00FF5FF3">
        <w:rPr>
          <w:rFonts w:ascii="FreeSerifAvvaShenouda" w:hAnsi="FreeSerifAvvaShenouda" w:cs="FreeSerifAvvaShenouda"/>
        </w:rPr>
        <w:t>Ⲧⲱⲃⲓ</w:t>
      </w:r>
      <w:bookmarkEnd w:id="1416"/>
    </w:p>
    <w:bookmarkStart w:id="1418" w:name="_Toc410196949" w:displacedByCustomXml="next"/>
    <w:bookmarkStart w:id="1419" w:name="_Toc410196447" w:displacedByCustomXml="next"/>
    <w:bookmarkStart w:id="1420" w:name="_Toc410196205"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89025C">
              <w:rPr>
                <w:noProof/>
                <w:webHidden/>
              </w:rPr>
              <w:t>730</w:t>
            </w:r>
            <w:r w:rsidR="00513E2D">
              <w:rPr>
                <w:noProof/>
                <w:webHidden/>
              </w:rPr>
              <w:fldChar w:fldCharType="end"/>
            </w:r>
          </w:hyperlink>
        </w:p>
        <w:p w14:paraId="1992FF60" w14:textId="7DEE76A1" w:rsidR="00513E2D" w:rsidRDefault="002F6766">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89025C">
              <w:rPr>
                <w:noProof/>
                <w:webHidden/>
              </w:rPr>
              <w:t>739</w:t>
            </w:r>
            <w:r w:rsidR="00513E2D">
              <w:rPr>
                <w:noProof/>
                <w:webHidden/>
              </w:rPr>
              <w:fldChar w:fldCharType="end"/>
            </w:r>
          </w:hyperlink>
        </w:p>
        <w:p w14:paraId="375BD2AD" w14:textId="711BA54A" w:rsidR="00513E2D" w:rsidRDefault="002F6766">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89025C">
              <w:rPr>
                <w:noProof/>
                <w:webHidden/>
              </w:rPr>
              <w:t>771</w:t>
            </w:r>
            <w:r w:rsidR="00513E2D">
              <w:rPr>
                <w:noProof/>
                <w:webHidden/>
              </w:rPr>
              <w:fldChar w:fldCharType="end"/>
            </w:r>
          </w:hyperlink>
        </w:p>
        <w:p w14:paraId="58AE17A7" w14:textId="54115BBE" w:rsidR="00513E2D" w:rsidRDefault="002F6766">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89025C">
              <w:rPr>
                <w:noProof/>
                <w:webHidden/>
              </w:rPr>
              <w:t>772</w:t>
            </w:r>
            <w:r w:rsidR="00513E2D">
              <w:rPr>
                <w:noProof/>
                <w:webHidden/>
              </w:rPr>
              <w:fldChar w:fldCharType="end"/>
            </w:r>
          </w:hyperlink>
        </w:p>
        <w:p w14:paraId="29CE5595" w14:textId="5303C342" w:rsidR="00513E2D" w:rsidRDefault="002F6766">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89025C">
              <w:rPr>
                <w:noProof/>
                <w:webHidden/>
              </w:rPr>
              <w:t>772</w:t>
            </w:r>
            <w:r w:rsidR="00513E2D">
              <w:rPr>
                <w:noProof/>
                <w:webHidden/>
              </w:rPr>
              <w:fldChar w:fldCharType="end"/>
            </w:r>
          </w:hyperlink>
        </w:p>
        <w:p w14:paraId="6BB60EE4" w14:textId="44034C20" w:rsidR="00513E2D" w:rsidRDefault="002F6766">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89025C">
              <w:rPr>
                <w:noProof/>
                <w:webHidden/>
              </w:rPr>
              <w:t>773</w:t>
            </w:r>
            <w:r w:rsidR="00513E2D">
              <w:rPr>
                <w:noProof/>
                <w:webHidden/>
              </w:rPr>
              <w:fldChar w:fldCharType="end"/>
            </w:r>
          </w:hyperlink>
        </w:p>
        <w:p w14:paraId="426631E5" w14:textId="17457497" w:rsidR="00513E2D" w:rsidRDefault="002F6766">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89025C">
              <w:rPr>
                <w:noProof/>
                <w:webHidden/>
              </w:rPr>
              <w:t>782</w:t>
            </w:r>
            <w:r w:rsidR="00513E2D">
              <w:rPr>
                <w:noProof/>
                <w:webHidden/>
              </w:rPr>
              <w:fldChar w:fldCharType="end"/>
            </w:r>
          </w:hyperlink>
        </w:p>
        <w:p w14:paraId="6594FBC6" w14:textId="4CB010C4" w:rsidR="00513E2D" w:rsidRDefault="002F6766">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89025C">
              <w:rPr>
                <w:noProof/>
                <w:webHidden/>
              </w:rPr>
              <w:t>784</w:t>
            </w:r>
            <w:r w:rsidR="00513E2D">
              <w:rPr>
                <w:noProof/>
                <w:webHidden/>
              </w:rPr>
              <w:fldChar w:fldCharType="end"/>
            </w:r>
          </w:hyperlink>
        </w:p>
        <w:p w14:paraId="1F8BD61D" w14:textId="62A23D3D" w:rsidR="00513E2D" w:rsidRDefault="002F6766">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89025C">
              <w:rPr>
                <w:noProof/>
                <w:webHidden/>
              </w:rPr>
              <w:t>785</w:t>
            </w:r>
            <w:r w:rsidR="00513E2D">
              <w:rPr>
                <w:noProof/>
                <w:webHidden/>
              </w:rPr>
              <w:fldChar w:fldCharType="end"/>
            </w:r>
          </w:hyperlink>
        </w:p>
        <w:p w14:paraId="52A1E1B0" w14:textId="763F2216" w:rsidR="00513E2D" w:rsidRDefault="002F6766">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89025C">
              <w:rPr>
                <w:noProof/>
                <w:webHidden/>
              </w:rPr>
              <w:t>786</w:t>
            </w:r>
            <w:r w:rsidR="00513E2D">
              <w:rPr>
                <w:noProof/>
                <w:webHidden/>
              </w:rPr>
              <w:fldChar w:fldCharType="end"/>
            </w:r>
          </w:hyperlink>
        </w:p>
        <w:p w14:paraId="275BFDE6" w14:textId="2913EA9B" w:rsidR="00513E2D" w:rsidRDefault="002F6766">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89025C">
              <w:rPr>
                <w:noProof/>
                <w:webHidden/>
              </w:rPr>
              <w:t>787</w:t>
            </w:r>
            <w:r w:rsidR="00513E2D">
              <w:rPr>
                <w:noProof/>
                <w:webHidden/>
              </w:rPr>
              <w:fldChar w:fldCharType="end"/>
            </w:r>
          </w:hyperlink>
        </w:p>
        <w:p w14:paraId="0F2815AF" w14:textId="592C2846" w:rsidR="00513E2D" w:rsidRDefault="002F6766">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89025C">
              <w:rPr>
                <w:noProof/>
                <w:webHidden/>
              </w:rPr>
              <w:t>788</w:t>
            </w:r>
            <w:r w:rsidR="00513E2D">
              <w:rPr>
                <w:noProof/>
                <w:webHidden/>
              </w:rPr>
              <w:fldChar w:fldCharType="end"/>
            </w:r>
          </w:hyperlink>
        </w:p>
        <w:p w14:paraId="0FD485BC" w14:textId="5FF11D41" w:rsidR="00513E2D" w:rsidRDefault="002F6766">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89025C">
              <w:rPr>
                <w:noProof/>
                <w:webHidden/>
              </w:rPr>
              <w:t>788</w:t>
            </w:r>
            <w:r w:rsidR="00513E2D">
              <w:rPr>
                <w:noProof/>
                <w:webHidden/>
              </w:rPr>
              <w:fldChar w:fldCharType="end"/>
            </w:r>
          </w:hyperlink>
        </w:p>
        <w:p w14:paraId="671B48BF" w14:textId="463696A8" w:rsidR="00513E2D" w:rsidRDefault="002F6766">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89025C">
              <w:rPr>
                <w:noProof/>
                <w:webHidden/>
              </w:rPr>
              <w:t>789</w:t>
            </w:r>
            <w:r w:rsidR="00513E2D">
              <w:rPr>
                <w:noProof/>
                <w:webHidden/>
              </w:rPr>
              <w:fldChar w:fldCharType="end"/>
            </w:r>
          </w:hyperlink>
        </w:p>
        <w:p w14:paraId="1CC2C438" w14:textId="76819967" w:rsidR="00513E2D" w:rsidRDefault="002F6766">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89025C">
              <w:rPr>
                <w:noProof/>
                <w:webHidden/>
              </w:rPr>
              <w:t>789</w:t>
            </w:r>
            <w:r w:rsidR="00513E2D">
              <w:rPr>
                <w:noProof/>
                <w:webHidden/>
              </w:rPr>
              <w:fldChar w:fldCharType="end"/>
            </w:r>
          </w:hyperlink>
        </w:p>
        <w:p w14:paraId="76EE6358" w14:textId="0BA97088" w:rsidR="00513E2D" w:rsidRDefault="002F6766">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3266205B" w14:textId="30903081" w:rsidR="00513E2D" w:rsidRDefault="002F6766">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12F4006E" w14:textId="213B3219" w:rsidR="00513E2D" w:rsidRDefault="002F6766">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35C1265F" w14:textId="7F4B737D" w:rsidR="00513E2D" w:rsidRDefault="002F6766">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89025C">
              <w:rPr>
                <w:noProof/>
                <w:webHidden/>
              </w:rPr>
              <w:t>791</w:t>
            </w:r>
            <w:r w:rsidR="00513E2D">
              <w:rPr>
                <w:noProof/>
                <w:webHidden/>
              </w:rPr>
              <w:fldChar w:fldCharType="end"/>
            </w:r>
          </w:hyperlink>
        </w:p>
        <w:p w14:paraId="4DE9DD02" w14:textId="20ADFA79" w:rsidR="00513E2D" w:rsidRDefault="002F6766">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89025C">
              <w:rPr>
                <w:noProof/>
                <w:webHidden/>
              </w:rPr>
              <w:t>792</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21" w:name="_Toc459399303"/>
      <w:r>
        <w:rPr>
          <w:lang w:val="en-US"/>
        </w:rPr>
        <w:lastRenderedPageBreak/>
        <w:t>January 1 (2) / Tobi 6</w:t>
      </w:r>
      <w:r w:rsidR="00FF5FF3">
        <w:rPr>
          <w:lang w:val="en-US"/>
        </w:rPr>
        <w:t xml:space="preserve">: The Feast of the </w:t>
      </w:r>
      <w:r w:rsidR="00495F1A">
        <w:t>Circumcision</w:t>
      </w:r>
      <w:bookmarkEnd w:id="1420"/>
      <w:bookmarkEnd w:id="1419"/>
      <w:bookmarkEnd w:id="1418"/>
      <w:bookmarkEnd w:id="1421"/>
    </w:p>
    <w:p w14:paraId="1387E376" w14:textId="77777777" w:rsidR="00FF5FF3" w:rsidRDefault="00FF5FF3" w:rsidP="00FF5FF3">
      <w:pPr>
        <w:pStyle w:val="Heading4"/>
      </w:pPr>
      <w:bookmarkStart w:id="1422" w:name="_Ref434477590"/>
      <w:r>
        <w:t>The Doxology</w:t>
      </w:r>
      <w:r w:rsidR="00E21EA3">
        <w:t xml:space="preserve"> for the Circumcision</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23"/>
            <w:r>
              <w:t xml:space="preserve">Christian </w:t>
            </w:r>
            <w:commentRangeEnd w:id="1423"/>
            <w:r>
              <w:rPr>
                <w:rStyle w:val="CommentReference"/>
                <w:rFonts w:ascii="Times New Roman" w:eastAsiaTheme="minorHAnsi" w:hAnsi="Times New Roman" w:cstheme="minorBidi"/>
                <w:color w:val="auto"/>
              </w:rPr>
              <w:commentReference w:id="142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24" w:name="_Ref434475229"/>
      <w:r>
        <w:t>The Psali Adam</w:t>
      </w:r>
      <w:r w:rsidR="006C1B94">
        <w:t xml:space="preserve"> for the Circumcision</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25"/>
            <w:r>
              <w:t xml:space="preserve">Victorious </w:t>
            </w:r>
            <w:commentRangeEnd w:id="1425"/>
            <w:r>
              <w:rPr>
                <w:rStyle w:val="CommentReference"/>
              </w:rPr>
              <w:commentReference w:id="142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26" w:name="_Ref434475252"/>
      <w:r>
        <w:t>The Psali Batos</w:t>
      </w:r>
      <w:r w:rsidR="006C1B94">
        <w:t xml:space="preserve"> for the Circumcision</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27"/>
            <w:r>
              <w:t>divinity</w:t>
            </w:r>
            <w:commentRangeEnd w:id="1427"/>
            <w:r>
              <w:rPr>
                <w:rStyle w:val="CommentReference"/>
              </w:rPr>
              <w:commentReference w:id="142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28" w:name="_Toc410196206"/>
      <w:bookmarkStart w:id="1429" w:name="_Toc410196448"/>
      <w:bookmarkStart w:id="1430" w:name="_Toc410196950"/>
      <w:bookmarkStart w:id="1431" w:name="_Toc459399304"/>
      <w:r>
        <w:t xml:space="preserve">January 6 (7) / Tobi 11: The Feast of </w:t>
      </w:r>
      <w:r w:rsidR="00495F1A">
        <w:t>Theophany</w:t>
      </w:r>
      <w:bookmarkEnd w:id="1428"/>
      <w:bookmarkEnd w:id="1429"/>
      <w:bookmarkEnd w:id="1430"/>
      <w:bookmarkEnd w:id="1431"/>
    </w:p>
    <w:p w14:paraId="322B4F7B" w14:textId="77777777" w:rsidR="00FF5FF3" w:rsidRDefault="00430630" w:rsidP="00FF5FF3">
      <w:pPr>
        <w:pStyle w:val="Heading4"/>
      </w:pPr>
      <w:bookmarkStart w:id="1432" w:name="_Ref434477630"/>
      <w:r>
        <w:t>An</w:t>
      </w:r>
      <w:r w:rsidR="00FF5FF3">
        <w:t xml:space="preserve"> </w:t>
      </w:r>
      <w:r>
        <w:t xml:space="preserve">Abridged </w:t>
      </w:r>
      <w:r w:rsidR="00FF5FF3">
        <w:t>Doxology</w:t>
      </w:r>
      <w:r w:rsidR="00E21EA3">
        <w:t xml:space="preserve"> for Theophany</w:t>
      </w:r>
      <w:bookmarkEnd w:id="14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33" w:name="_Ref434477641"/>
      <w:r>
        <w:lastRenderedPageBreak/>
        <w:t>The First Doxology for Theophany</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34" w:name="_Ref434477660"/>
      <w:r>
        <w:lastRenderedPageBreak/>
        <w:t>The Second Doxology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35" w:name="_Ref434475280"/>
      <w:r>
        <w:t>The Sunday Psali Adam</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36"/>
            <w:r>
              <w:t xml:space="preserve">confirm </w:t>
            </w:r>
            <w:commentRangeEnd w:id="1436"/>
            <w:r>
              <w:rPr>
                <w:rStyle w:val="CommentReference"/>
              </w:rPr>
              <w:commentReference w:id="143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37"/>
            <w:r>
              <w:t>ⲛ̀ϫⲉ</w:t>
            </w:r>
            <w:commentRangeEnd w:id="1437"/>
            <w:r>
              <w:rPr>
                <w:rStyle w:val="CommentReference"/>
                <w:rFonts w:ascii="Times New Roman" w:hAnsi="Times New Roman"/>
              </w:rPr>
              <w:commentReference w:id="143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38"/>
            <w:r>
              <w:t>moved</w:t>
            </w:r>
            <w:commentRangeEnd w:id="1438"/>
            <w:r>
              <w:rPr>
                <w:rStyle w:val="CommentReference"/>
              </w:rPr>
              <w:commentReference w:id="143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39"/>
            <w:r>
              <w:t>thrice holy,</w:t>
            </w:r>
            <w:commentRangeEnd w:id="1439"/>
            <w:r>
              <w:rPr>
                <w:rStyle w:val="CommentReference"/>
              </w:rPr>
              <w:commentReference w:id="143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40" w:name="_Ref434475309"/>
      <w:r>
        <w:lastRenderedPageBreak/>
        <w:t>The Monday Psali Adam</w:t>
      </w:r>
      <w:r w:rsidR="006C1B94">
        <w:t xml:space="preserve"> for Theophany</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41"/>
            <w:r>
              <w:t xml:space="preserve">Ⲓⲱⲁⲛⲛⲟⲩ </w:t>
            </w:r>
            <w:commentRangeEnd w:id="1441"/>
            <w:r>
              <w:rPr>
                <w:rStyle w:val="CommentReference"/>
                <w:rFonts w:ascii="Times New Roman" w:hAnsi="Times New Roman"/>
              </w:rPr>
              <w:commentReference w:id="144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42"/>
            <w:r>
              <w:rPr>
                <w:rFonts w:eastAsia="Arial Unicode MS" w:cs="FreeSerifAvvaShenouda"/>
              </w:rPr>
              <w:t>ⲛⲓϯϩⲟ</w:t>
            </w:r>
            <w:commentRangeEnd w:id="1442"/>
            <w:r>
              <w:rPr>
                <w:rStyle w:val="CommentReference"/>
                <w:rFonts w:ascii="Times New Roman" w:hAnsi="Times New Roman"/>
              </w:rPr>
              <w:commentReference w:id="144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43" w:name="_Ref434475331"/>
      <w:r>
        <w:t>The Tuesday Psali Adam</w:t>
      </w:r>
      <w:r w:rsidR="006C1B94">
        <w:t xml:space="preserve"> for Theophany</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44"/>
            <w:r>
              <w:t>ⲫⲏ</w:t>
            </w:r>
            <w:commentRangeEnd w:id="1444"/>
            <w:r>
              <w:rPr>
                <w:rStyle w:val="CommentReference"/>
                <w:rFonts w:ascii="Times New Roman" w:hAnsi="Times New Roman"/>
              </w:rPr>
              <w:commentReference w:id="144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45"/>
            <w:r>
              <w:t>ϯⲥⲩⲛⲧⲉⲗⲓⲁ</w:t>
            </w:r>
            <w:commentRangeEnd w:id="1445"/>
            <w:r>
              <w:rPr>
                <w:rStyle w:val="CommentReference"/>
                <w:rFonts w:ascii="Times New Roman" w:hAnsi="Times New Roman"/>
              </w:rPr>
              <w:commentReference w:id="144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46" w:name="_Ref434475362"/>
      <w:r>
        <w:t>The Wednesday Psali Batos</w:t>
      </w:r>
      <w:r w:rsidR="006C1B94">
        <w:t xml:space="preserve"> for Theophany</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66"/>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47" w:name="_Ref434475388"/>
      <w:r>
        <w:t>The Thursday Psali Batos</w:t>
      </w:r>
      <w:r w:rsidR="006C1B94">
        <w:t xml:space="preserve"> for Theophany</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48" w:name="_Ref434475411"/>
      <w:r>
        <w:t>The Friday Psali Batos</w:t>
      </w:r>
      <w:r w:rsidR="006C1B94">
        <w:t xml:space="preserve"> for Theophany</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49" w:name="_Ref434475434"/>
      <w:r>
        <w:t>The Saturday Psali Batos</w:t>
      </w:r>
      <w:r w:rsidR="006C1B94">
        <w:t xml:space="preserve"> for Theophany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50"/>
            <w:r>
              <w:t>liberty</w:t>
            </w:r>
            <w:commentRangeEnd w:id="1450"/>
            <w:r>
              <w:rPr>
                <w:rStyle w:val="CommentReference"/>
              </w:rPr>
              <w:commentReference w:id="145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51"/>
            <w:r>
              <w:t xml:space="preserve">confirm </w:t>
            </w:r>
            <w:commentRangeEnd w:id="1451"/>
            <w:r>
              <w:rPr>
                <w:rStyle w:val="CommentReference"/>
              </w:rPr>
              <w:commentReference w:id="145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52" w:name="_Toc459399305"/>
      <w:r>
        <w:t>January 7 (8) / Tobi 12</w:t>
      </w:r>
      <w:r w:rsidR="001225FA">
        <w:t xml:space="preserve">: </w:t>
      </w:r>
      <w:r>
        <w:t>The Second Day of the Feast of Theophany</w:t>
      </w:r>
      <w:bookmarkEnd w:id="145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53" w:name="_Toc459399306"/>
      <w:r>
        <w:lastRenderedPageBreak/>
        <w:t>January 7 (8) / Tobi 12</w:t>
      </w:r>
      <w:r w:rsidR="001225FA">
        <w:t xml:space="preserve">: </w:t>
      </w:r>
      <w:r>
        <w:t>Also the Commemoration of Archangel Michael</w:t>
      </w:r>
      <w:bookmarkEnd w:id="1453"/>
    </w:p>
    <w:p w14:paraId="1CA7FD98" w14:textId="77777777" w:rsidR="0089025C" w:rsidRDefault="00191A26" w:rsidP="0082304E">
      <w:pPr>
        <w:pStyle w:val="Heading4"/>
      </w:pPr>
      <w:bookmarkStart w:id="1454" w:name="_Toc410196207"/>
      <w:bookmarkStart w:id="1455" w:name="_Toc410196449"/>
      <w:bookmarkStart w:id="1456" w:name="_Toc410196951"/>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ED6D869" w14:textId="77777777" w:rsidTr="0082304E">
        <w:trPr>
          <w:cantSplit/>
          <w:jc w:val="center"/>
        </w:trPr>
        <w:tc>
          <w:tcPr>
            <w:tcW w:w="288" w:type="dxa"/>
          </w:tcPr>
          <w:p w14:paraId="73B86C15" w14:textId="77777777" w:rsidR="0089025C" w:rsidRDefault="0089025C" w:rsidP="0082304E">
            <w:pPr>
              <w:pStyle w:val="CopticCross"/>
            </w:pPr>
          </w:p>
        </w:tc>
        <w:tc>
          <w:tcPr>
            <w:tcW w:w="3960" w:type="dxa"/>
          </w:tcPr>
          <w:p w14:paraId="051766DB" w14:textId="77777777" w:rsidR="0089025C" w:rsidRDefault="0089025C" w:rsidP="00C83ECE">
            <w:pPr>
              <w:pStyle w:val="EngHang"/>
            </w:pPr>
            <w:r>
              <w:t>Through the intercessions</w:t>
            </w:r>
          </w:p>
          <w:p w14:paraId="6DD19189" w14:textId="77777777" w:rsidR="0089025C" w:rsidRDefault="0089025C" w:rsidP="00C83ECE">
            <w:pPr>
              <w:pStyle w:val="EngHang"/>
            </w:pPr>
            <w:r>
              <w:t>Of the Four Incorporeal Beasts,</w:t>
            </w:r>
          </w:p>
          <w:p w14:paraId="1BC91488" w14:textId="77777777" w:rsidR="0089025C" w:rsidRDefault="0089025C" w:rsidP="00C83ECE">
            <w:pPr>
              <w:pStyle w:val="EngHang"/>
            </w:pPr>
            <w:r>
              <w:t>The ministering flames of fire,</w:t>
            </w:r>
          </w:p>
          <w:p w14:paraId="0C255E48" w14:textId="77777777" w:rsidR="0089025C" w:rsidRDefault="0089025C" w:rsidP="0082304E">
            <w:pPr>
              <w:pStyle w:val="EngHangEnd"/>
            </w:pPr>
            <w:r>
              <w:t>O Lord, grant us the forgiveness of our sins.</w:t>
            </w:r>
          </w:p>
        </w:tc>
        <w:tc>
          <w:tcPr>
            <w:tcW w:w="288" w:type="dxa"/>
          </w:tcPr>
          <w:p w14:paraId="109E9E77" w14:textId="77777777" w:rsidR="0089025C" w:rsidRDefault="0089025C" w:rsidP="0082304E"/>
        </w:tc>
        <w:tc>
          <w:tcPr>
            <w:tcW w:w="288" w:type="dxa"/>
          </w:tcPr>
          <w:p w14:paraId="3031F873" w14:textId="77777777" w:rsidR="0089025C" w:rsidRDefault="0089025C" w:rsidP="0082304E">
            <w:pPr>
              <w:pStyle w:val="CopticCross"/>
            </w:pPr>
          </w:p>
        </w:tc>
        <w:tc>
          <w:tcPr>
            <w:tcW w:w="3960" w:type="dxa"/>
          </w:tcPr>
          <w:p w14:paraId="0815169E" w14:textId="77777777" w:rsidR="0089025C" w:rsidRDefault="0089025C" w:rsidP="00C83ECE">
            <w:pPr>
              <w:pStyle w:val="CopticVersemulti-line"/>
            </w:pPr>
            <w:r>
              <w:t>Ϩⲓⲧⲉⲛ ⲛⲓⲡ̀ⲣⲉⲥⲃⲓⲁ̀</w:t>
            </w:r>
          </w:p>
          <w:p w14:paraId="2C115FC6" w14:textId="77777777" w:rsidR="0089025C" w:rsidRDefault="0089025C" w:rsidP="00C83ECE">
            <w:pPr>
              <w:pStyle w:val="CopticVersemulti-line"/>
            </w:pPr>
            <w:r>
              <w:t>ⲛ̀ⲧⲉ ⲡⲓϥ̀ⲧⲟⲩ ⲛ̀ⲍⲱⲟⲛ ⲛ̀ⲁⲥⲱⲙⲁⲧⲟⲥ</w:t>
            </w:r>
          </w:p>
          <w:p w14:paraId="3194077F" w14:textId="77777777" w:rsidR="0089025C" w:rsidRDefault="0089025C" w:rsidP="00C83ECE">
            <w:pPr>
              <w:pStyle w:val="CopticVersemulti-line"/>
            </w:pPr>
            <w:r>
              <w:t>ⲛ̀ⲗⲓⲧⲟⲩⲣⲅⲟⲥ ⲛ̀ϣⲁϩ ⲛ̀ⲭ̀ⲣⲟⲙ:</w:t>
            </w:r>
          </w:p>
          <w:p w14:paraId="16F06171" w14:textId="77777777" w:rsidR="0089025C" w:rsidRPr="00C35319" w:rsidRDefault="0089025C" w:rsidP="00C83ECE">
            <w:pPr>
              <w:pStyle w:val="CopticHangingVerse"/>
            </w:pPr>
            <w:r>
              <w:t>Ⲡϭⲟⲓⲥ ⲁⲣⲓϩ̀ⲙⲟⲧ ⲛⲁⲛ ⲙ̀ⲡⲓⲭⲱ ⲉ̀ⲃⲟⲗ ⲛ̀ⲧⲉ ⲛⲉⲛⲛⲟⲃⲓ.</w:t>
            </w:r>
          </w:p>
        </w:tc>
      </w:tr>
    </w:tbl>
    <w:p w14:paraId="3338FC0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3DB042D6" w14:textId="77777777" w:rsidTr="00C83ECE">
        <w:trPr>
          <w:cantSplit/>
          <w:jc w:val="center"/>
        </w:trPr>
        <w:tc>
          <w:tcPr>
            <w:tcW w:w="288" w:type="dxa"/>
          </w:tcPr>
          <w:p w14:paraId="2C286D42" w14:textId="77777777" w:rsidR="0089025C" w:rsidRDefault="0089025C" w:rsidP="00C83ECE">
            <w:pPr>
              <w:pStyle w:val="CopticCross"/>
            </w:pPr>
          </w:p>
        </w:tc>
        <w:tc>
          <w:tcPr>
            <w:tcW w:w="3960" w:type="dxa"/>
          </w:tcPr>
          <w:p w14:paraId="25F44DFA" w14:textId="77777777" w:rsidR="0089025C" w:rsidRDefault="0089025C" w:rsidP="00C83ECE">
            <w:pPr>
              <w:pStyle w:val="EngHang"/>
            </w:pPr>
            <w:r>
              <w:t>Hail to the four incorporeal living beasts,</w:t>
            </w:r>
          </w:p>
          <w:p w14:paraId="286030DC" w14:textId="77777777" w:rsidR="0089025C" w:rsidRDefault="0089025C" w:rsidP="00C83ECE">
            <w:pPr>
              <w:pStyle w:val="EngHang"/>
            </w:pPr>
            <w:r>
              <w:t>Carrying the throne of God,</w:t>
            </w:r>
          </w:p>
          <w:p w14:paraId="0D3F34E0" w14:textId="77777777" w:rsidR="0089025C" w:rsidRDefault="0089025C" w:rsidP="00C83ECE">
            <w:pPr>
              <w:pStyle w:val="EngHang"/>
            </w:pPr>
            <w:r>
              <w:t>A lion’s face, and a calf’s face,</w:t>
            </w:r>
          </w:p>
          <w:p w14:paraId="4CDC3DC1" w14:textId="77777777" w:rsidR="0089025C" w:rsidRDefault="0089025C" w:rsidP="00C83ECE">
            <w:pPr>
              <w:pStyle w:val="EngHangEnd"/>
            </w:pPr>
            <w:r>
              <w:t>A man’s face, and an eagle’s face.</w:t>
            </w:r>
          </w:p>
        </w:tc>
        <w:tc>
          <w:tcPr>
            <w:tcW w:w="288" w:type="dxa"/>
          </w:tcPr>
          <w:p w14:paraId="383A00C9" w14:textId="77777777" w:rsidR="0089025C" w:rsidRDefault="0089025C" w:rsidP="00C83ECE"/>
        </w:tc>
        <w:tc>
          <w:tcPr>
            <w:tcW w:w="288" w:type="dxa"/>
          </w:tcPr>
          <w:p w14:paraId="243CF989" w14:textId="77777777" w:rsidR="0089025C" w:rsidRDefault="0089025C" w:rsidP="00C83ECE">
            <w:pPr>
              <w:pStyle w:val="CopticCross"/>
            </w:pPr>
          </w:p>
        </w:tc>
        <w:tc>
          <w:tcPr>
            <w:tcW w:w="3960" w:type="dxa"/>
          </w:tcPr>
          <w:p w14:paraId="523DC06E" w14:textId="77777777" w:rsidR="0089025C" w:rsidRDefault="0089025C" w:rsidP="00C83ECE">
            <w:pPr>
              <w:pStyle w:val="CopticVersemulti-line"/>
            </w:pPr>
            <w:r>
              <w:t>Ⲭⲉⲣⲉ ⲡⲓϥ̀ⲧⲟⲩ ⲛ̀ⲍⲱⲟⲛ ⲛ̀ⲁ̀ⲥⲱⲙⲁⲧⲟⲥ:</w:t>
            </w:r>
          </w:p>
          <w:p w14:paraId="260C16A0" w14:textId="77777777" w:rsidR="0089025C" w:rsidRDefault="0089025C" w:rsidP="00C83ECE">
            <w:pPr>
              <w:pStyle w:val="CopticVersemulti-line"/>
            </w:pPr>
            <w:r>
              <w:t>ⲉⲧϥⲁⲓ ϧⲁ ⲡⲓϩⲁⲣⲙⲁ ⲛ̀ⲧⲉ Ⲫϯ:</w:t>
            </w:r>
          </w:p>
          <w:p w14:paraId="38CCC9B9" w14:textId="77777777" w:rsidR="0089025C" w:rsidRDefault="0089025C" w:rsidP="00C83ECE">
            <w:pPr>
              <w:pStyle w:val="CopticVersemulti-line"/>
            </w:pPr>
            <w:r>
              <w:t>ⲟⲩϩⲟ ⲙ̀ⲙⲟⲩⲓ̀ ⲛⲉⲙ ⲟⲩϩⲟ ⲙ̀ⲙⲁⲥⲓ:</w:t>
            </w:r>
          </w:p>
          <w:p w14:paraId="236390A1" w14:textId="77777777" w:rsidR="0089025C" w:rsidRPr="00C35319" w:rsidRDefault="0089025C" w:rsidP="00C83ECE">
            <w:pPr>
              <w:pStyle w:val="CopticHangingVerse"/>
            </w:pPr>
            <w:r>
              <w:t>ⲛⲉⲙ ⲟⲩϩⲟ ⲛ̀ⲣⲱⲙⲓ ⲛⲉⲙ ⲟⲩϩⲟ ⲛ̀ⲁ̀ⲏ̀ⲧⲟⲥ.</w:t>
            </w:r>
          </w:p>
        </w:tc>
      </w:tr>
    </w:tbl>
    <w:p w14:paraId="2E00D71F" w14:textId="77777777" w:rsidR="0089025C" w:rsidRDefault="0089025C" w:rsidP="0082304E">
      <w:pPr>
        <w:pStyle w:val="Heading4"/>
      </w:pPr>
      <w:r>
        <w:t>The Gospel Response for the Four Incorporeal Beasts</w:t>
      </w:r>
    </w:p>
    <w:p w14:paraId="71498FC2" w14:textId="77777777" w:rsidR="0089025C" w:rsidRPr="00C14556" w:rsidRDefault="0089025C" w:rsidP="00C14556">
      <w:pPr>
        <w:pStyle w:val="Rubric"/>
      </w:pPr>
      <w:r>
        <w:t>The last verse of the Doxology may be inserted into the Annual Gospel Response.</w:t>
      </w:r>
    </w:p>
    <w:p w14:paraId="322A578A" w14:textId="751C58E9"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6D1BDB" w14:textId="77777777" w:rsidR="006B44CE" w:rsidRDefault="006B44CE" w:rsidP="006B44CE">
      <w:pPr>
        <w:pStyle w:val="Heading3"/>
      </w:pPr>
      <w:bookmarkStart w:id="1457" w:name="_Ref434562461"/>
      <w:bookmarkStart w:id="1458" w:name="_Toc459399307"/>
      <w:r>
        <w:t>January 7 (8) / Tobi 12</w:t>
      </w:r>
      <w:r w:rsidR="001225FA">
        <w:t xml:space="preserve">: </w:t>
      </w:r>
      <w:commentRangeStart w:id="1459"/>
      <w:r>
        <w:t>Also St. Theodore Anatoly</w:t>
      </w:r>
      <w:commentRangeEnd w:id="1459"/>
      <w:r>
        <w:rPr>
          <w:rStyle w:val="CommentReference"/>
          <w:rFonts w:eastAsiaTheme="minorHAnsi" w:cstheme="minorBidi"/>
          <w:b w:val="0"/>
          <w:bCs w:val="0"/>
        </w:rPr>
        <w:commentReference w:id="1459"/>
      </w:r>
      <w:bookmarkEnd w:id="1457"/>
      <w:bookmarkEnd w:id="1458"/>
    </w:p>
    <w:p w14:paraId="7DD26869" w14:textId="77777777" w:rsidR="006B44CE" w:rsidRDefault="006B44CE" w:rsidP="006B44CE">
      <w:pPr>
        <w:pStyle w:val="Heading4"/>
      </w:pPr>
      <w:bookmarkStart w:id="1460" w:name="_Ref434477694"/>
      <w:bookmarkStart w:id="1461" w:name="_Ref434489376"/>
      <w:r>
        <w:t>The Doxology</w:t>
      </w:r>
      <w:bookmarkEnd w:id="1460"/>
      <w:r w:rsidR="00B46E6E">
        <w:t xml:space="preserve"> for St. Theodore Anatoly</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62" w:name="_Toc459399308"/>
      <w:r>
        <w:t>January 8 (9) / Tobi 13: The Feast of T</w:t>
      </w:r>
      <w:r w:rsidR="00495F1A">
        <w:t>he Wedding of Cana of Galilee</w:t>
      </w:r>
      <w:bookmarkEnd w:id="1454"/>
      <w:bookmarkEnd w:id="1455"/>
      <w:bookmarkEnd w:id="1456"/>
      <w:bookmarkEnd w:id="1462"/>
    </w:p>
    <w:p w14:paraId="46F7A60E" w14:textId="77777777" w:rsidR="00A37BB6" w:rsidRDefault="00A37BB6" w:rsidP="00A37BB6">
      <w:pPr>
        <w:pStyle w:val="Heading4"/>
      </w:pPr>
      <w:bookmarkStart w:id="1463" w:name="_Ref434477774"/>
      <w:r>
        <w:t>The Doxology</w:t>
      </w:r>
      <w:r w:rsidR="00E21EA3">
        <w:t xml:space="preserve"> for the Wedding of Cana</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64" w:name="_Ref434475472"/>
      <w:r>
        <w:t>The Psali Adam</w:t>
      </w:r>
      <w:r w:rsidR="006C1B94">
        <w:t xml:space="preserve"> for the Wedding of Cana</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65" w:name="_Ref434475500"/>
      <w:r>
        <w:t>The Psali Batos</w:t>
      </w:r>
      <w:r w:rsidR="006C1B94">
        <w:t xml:space="preserve"> for the Wedding of Cana</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66" w:name="_Ref434560112"/>
      <w:bookmarkStart w:id="1467" w:name="_Toc459399309"/>
      <w:r>
        <w:t>January 8 (9) / Tobi 13: Also the Martyrdom of St. Demiana</w:t>
      </w:r>
      <w:bookmarkEnd w:id="1466"/>
      <w:bookmarkEnd w:id="1467"/>
    </w:p>
    <w:p w14:paraId="1CED9AFC" w14:textId="1CA668C5"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89025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89025C">
        <w:rPr>
          <w:noProof/>
        </w:rPr>
        <w:t>571</w:t>
      </w:r>
      <w:r w:rsidR="002409EF">
        <w:fldChar w:fldCharType="end"/>
      </w:r>
      <w:r>
        <w:t>.</w:t>
      </w:r>
    </w:p>
    <w:p w14:paraId="625F7E74" w14:textId="77777777" w:rsidR="00B53E05" w:rsidRDefault="00B53E05" w:rsidP="00B53E05">
      <w:pPr>
        <w:pStyle w:val="Heading4"/>
      </w:pPr>
      <w:bookmarkStart w:id="1468" w:name="_Ref434490124"/>
      <w:r>
        <w:t>Another Doxology of St. Demiana</w:t>
      </w:r>
      <w:bookmarkEnd w:id="14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67"/>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68"/>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69" w:name="_Ref434563224"/>
      <w:bookmarkStart w:id="1470" w:name="_Toc459399310"/>
      <w:r>
        <w:t>January 9 (10) / Tobi 14: St. Maximus</w:t>
      </w:r>
      <w:bookmarkEnd w:id="1469"/>
      <w:bookmarkEnd w:id="1470"/>
    </w:p>
    <w:p w14:paraId="1847ABB1" w14:textId="77777777" w:rsidR="00662600" w:rsidRDefault="00810F04" w:rsidP="00810F04">
      <w:pPr>
        <w:pStyle w:val="Heading4"/>
      </w:pPr>
      <w:bookmarkStart w:id="1471" w:name="_Ref434490957"/>
      <w:r>
        <w:t>The Doxology for</w:t>
      </w:r>
      <w:r w:rsidR="00662600">
        <w:t xml:space="preserve"> Sts. Maximus and Dometius</w:t>
      </w:r>
      <w:bookmarkEnd w:id="14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69"/>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70"/>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75" w:name="_Toc459399311"/>
      <w:r>
        <w:t>Jan</w:t>
      </w:r>
      <w:r w:rsidR="00662600">
        <w:t>uary 12 (13) / Tobi 17: St. Dome</w:t>
      </w:r>
      <w:r>
        <w:t>tius</w:t>
      </w:r>
      <w:bookmarkEnd w:id="1475"/>
    </w:p>
    <w:p w14:paraId="1995A2EE" w14:textId="45F09BFD"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89025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89025C">
        <w:rPr>
          <w:noProof/>
        </w:rPr>
        <w:t>784</w:t>
      </w:r>
      <w:r w:rsidR="002409EF">
        <w:fldChar w:fldCharType="end"/>
      </w:r>
      <w:r>
        <w:t>.</w:t>
      </w:r>
    </w:p>
    <w:p w14:paraId="31A975E9" w14:textId="2AC36875" w:rsidR="00740C6C" w:rsidRDefault="00740C6C" w:rsidP="00740C6C">
      <w:pPr>
        <w:pStyle w:val="Heading3"/>
      </w:pPr>
      <w:bookmarkStart w:id="1476" w:name="_Toc459399312"/>
      <w:r>
        <w:lastRenderedPageBreak/>
        <w:t>January 13 (14) / Tobi 18: St. Hilary of Poitiers</w:t>
      </w:r>
      <w:bookmarkEnd w:id="1476"/>
    </w:p>
    <w:p w14:paraId="17E429FC" w14:textId="7FC8029F" w:rsidR="00A96087" w:rsidRDefault="00A96087" w:rsidP="00A96087">
      <w:pPr>
        <w:pStyle w:val="Heading4"/>
      </w:pPr>
      <w:r>
        <w:t>The Doxology for St. Hilary of Poitiers</w:t>
      </w:r>
      <w:r w:rsidR="006035EE">
        <w:rPr>
          <w:rStyle w:val="FootnoteReference"/>
        </w:rPr>
        <w:footnoteReference w:id="97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77" w:name="_Toc459399313"/>
      <w:bookmarkStart w:id="1478" w:name="_Toc410196208"/>
      <w:bookmarkStart w:id="1479" w:name="_Toc410196450"/>
      <w:bookmarkStart w:id="1480" w:name="_Toc410196952"/>
      <w:r>
        <w:t>January 15 (16) / Tobi 20: Departure of St. Prochorus the Disciple</w:t>
      </w:r>
      <w:bookmarkEnd w:id="1477"/>
    </w:p>
    <w:p w14:paraId="19B1C0D1" w14:textId="3379F52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33EC0AE" w14:textId="77777777" w:rsidR="00495F1A" w:rsidRDefault="00FF5FF3" w:rsidP="00495F1A">
      <w:pPr>
        <w:pStyle w:val="Heading3"/>
      </w:pPr>
      <w:bookmarkStart w:id="1481" w:name="_Toc459399314"/>
      <w:r>
        <w:lastRenderedPageBreak/>
        <w:t xml:space="preserve">January 16 (17) / Tobi 21: </w:t>
      </w:r>
      <w:r w:rsidR="00495F1A">
        <w:t>The Dormition of the Virgin</w:t>
      </w:r>
      <w:bookmarkEnd w:id="1478"/>
      <w:bookmarkEnd w:id="1479"/>
      <w:bookmarkEnd w:id="1480"/>
      <w:bookmarkEnd w:id="1481"/>
    </w:p>
    <w:p w14:paraId="2972BA3D" w14:textId="29860C8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315F86A2" w14:textId="77777777" w:rsidR="00FF5FF3" w:rsidRDefault="00FF5FF3" w:rsidP="00FF5FF3">
      <w:pPr>
        <w:pStyle w:val="Heading3"/>
      </w:pPr>
      <w:bookmarkStart w:id="1482" w:name="_Ref434560171"/>
      <w:bookmarkStart w:id="1483" w:name="_Toc459399315"/>
      <w:r>
        <w:t>January 17 (18) / Tobi 22: St. Anthony the Great</w:t>
      </w:r>
      <w:bookmarkEnd w:id="1482"/>
      <w:bookmarkEnd w:id="1483"/>
    </w:p>
    <w:p w14:paraId="38BCD1D7" w14:textId="77777777" w:rsidR="00FF5FF3" w:rsidRDefault="00FF5FF3" w:rsidP="00FF5FF3">
      <w:pPr>
        <w:pStyle w:val="Heading4"/>
      </w:pPr>
      <w:bookmarkStart w:id="1484" w:name="_Ref434490340"/>
      <w:r>
        <w:t>The Doxology</w:t>
      </w:r>
      <w:r w:rsidR="00B46E6E">
        <w:t xml:space="preserve"> for St. Anthony the Great</w:t>
      </w:r>
      <w:bookmarkEnd w:id="1484"/>
    </w:p>
    <w:p w14:paraId="3ECAE88B" w14:textId="2079FD60"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89025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89025C">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85" w:name="_Toc459399316"/>
      <w:r>
        <w:t>January 18 (19) / Tobi 23: St. Timothy the Apostle</w:t>
      </w:r>
      <w:bookmarkEnd w:id="1485"/>
    </w:p>
    <w:p w14:paraId="7EAF3C01" w14:textId="54A6E5CB"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39DDB91" w14:textId="77777777" w:rsidR="00596AC8" w:rsidRDefault="00596AC8" w:rsidP="00596AC8">
      <w:pPr>
        <w:pStyle w:val="Heading3"/>
      </w:pPr>
      <w:bookmarkStart w:id="1486" w:name="_Toc459399317"/>
      <w:r>
        <w:t>January 22 (23) / Tobi 27: Archangel Suriel</w:t>
      </w:r>
      <w:bookmarkEnd w:id="1486"/>
    </w:p>
    <w:p w14:paraId="79FCFE0C" w14:textId="77777777" w:rsidR="00596AC8" w:rsidRDefault="00596AC8" w:rsidP="00596AC8">
      <w:pPr>
        <w:pStyle w:val="Heading4"/>
      </w:pPr>
      <w:bookmarkStart w:id="1487" w:name="_Ref434488250"/>
      <w:r>
        <w:t>The Doxology</w:t>
      </w:r>
      <w:r w:rsidR="00B46E6E">
        <w:t xml:space="preserve"> for Archangel Suriel</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88" w:name="_Toc459399318"/>
      <w:r>
        <w:t>January 22 (23) / Tobi 27: Also Relocation of St. Timothy the Apostle’s Relics</w:t>
      </w:r>
      <w:bookmarkEnd w:id="1488"/>
    </w:p>
    <w:p w14:paraId="3FBC7E0C" w14:textId="07BFA0F6" w:rsidR="00191A26" w:rsidRDefault="00191A26" w:rsidP="00191A26">
      <w:pPr>
        <w:pStyle w:val="Rubric"/>
      </w:pPr>
      <w:bookmarkStart w:id="1489" w:name="_Ref434560218"/>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D3C66F4" w14:textId="77777777" w:rsidR="00B52D77" w:rsidRDefault="00B52D77" w:rsidP="00B52D77">
      <w:pPr>
        <w:pStyle w:val="Heading3"/>
      </w:pPr>
      <w:bookmarkStart w:id="1490" w:name="_Toc459399319"/>
      <w:r>
        <w:t>January 24 (25) / Tobi 29: Commemoration of the Annunciation, Nativity, and Resurrection on the 29</w:t>
      </w:r>
      <w:r w:rsidRPr="00C0205C">
        <w:rPr>
          <w:vertAlign w:val="superscript"/>
        </w:rPr>
        <w:t>th</w:t>
      </w:r>
      <w:r>
        <w:t xml:space="preserve"> of Every Month</w:t>
      </w:r>
      <w:bookmarkEnd w:id="1490"/>
    </w:p>
    <w:p w14:paraId="51467B40" w14:textId="444AB559"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17F33393" w14:textId="77777777" w:rsidR="00C30529" w:rsidRDefault="00C30529" w:rsidP="00C30529">
      <w:pPr>
        <w:pStyle w:val="Heading3"/>
      </w:pPr>
      <w:bookmarkStart w:id="1491" w:name="_Toc459399320"/>
      <w:r>
        <w:t>January 27 (28) / Meshir 2: St. Paul the Anchorite</w:t>
      </w:r>
      <w:bookmarkEnd w:id="1489"/>
      <w:bookmarkEnd w:id="1491"/>
    </w:p>
    <w:p w14:paraId="680E4267" w14:textId="77777777" w:rsidR="00C30529" w:rsidRDefault="00C30529" w:rsidP="00C30529">
      <w:pPr>
        <w:pStyle w:val="Heading4"/>
      </w:pPr>
      <w:bookmarkStart w:id="1492" w:name="_Ref434490368"/>
      <w:r>
        <w:t>The Doxology</w:t>
      </w:r>
      <w:r w:rsidR="00B46E6E">
        <w:t xml:space="preserve"> for St. Paul the Anchorite</w:t>
      </w:r>
      <w:bookmarkEnd w:id="1492"/>
    </w:p>
    <w:p w14:paraId="06164582" w14:textId="1A86FAB8"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89025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89025C">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72"/>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73"/>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93" w:name="_Toc459399321"/>
      <w:r>
        <w:t>January 29 (30) / Meshir 4: Martyrdom of St. Agabus the Disciple</w:t>
      </w:r>
      <w:bookmarkEnd w:id="1493"/>
    </w:p>
    <w:p w14:paraId="6DDD9040" w14:textId="4AE0C994" w:rsidR="00191A26" w:rsidRDefault="00191A26" w:rsidP="00191A26">
      <w:pPr>
        <w:pStyle w:val="Rubric"/>
      </w:pPr>
      <w:bookmarkStart w:id="1494" w:name="_Toc410196209"/>
      <w:bookmarkStart w:id="1495" w:name="_Toc410196451"/>
      <w:bookmarkStart w:id="1496" w:name="_Toc410196953"/>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7F3DC96" w14:textId="77777777" w:rsidR="00E30E2D" w:rsidRDefault="00E30E2D" w:rsidP="00E30E2D">
      <w:pPr>
        <w:pStyle w:val="Heading3"/>
      </w:pPr>
      <w:bookmarkStart w:id="1497" w:name="_Toc459399322"/>
      <w:r>
        <w:lastRenderedPageBreak/>
        <w:t>January 21 (31) / Meshir 5: St. Apollo the Friend of St. Apip</w:t>
      </w:r>
      <w:bookmarkEnd w:id="1497"/>
    </w:p>
    <w:p w14:paraId="0C112EC0" w14:textId="77777777" w:rsidR="0089025C"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89025C">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6622FC0" w14:textId="77777777" w:rsidTr="00C14556">
        <w:trPr>
          <w:cantSplit/>
          <w:jc w:val="center"/>
        </w:trPr>
        <w:tc>
          <w:tcPr>
            <w:tcW w:w="288" w:type="dxa"/>
          </w:tcPr>
          <w:p w14:paraId="0A3B403D" w14:textId="77777777" w:rsidR="0089025C" w:rsidRDefault="0089025C" w:rsidP="00C14556">
            <w:pPr>
              <w:pStyle w:val="CopticCross"/>
            </w:pPr>
          </w:p>
        </w:tc>
        <w:tc>
          <w:tcPr>
            <w:tcW w:w="3960" w:type="dxa"/>
          </w:tcPr>
          <w:p w14:paraId="1E1C1863" w14:textId="77777777" w:rsidR="0089025C" w:rsidRDefault="0089025C" w:rsidP="002A21FB">
            <w:pPr>
              <w:pStyle w:val="EngHang"/>
            </w:pPr>
            <w:r>
              <w:t>Through the prayers</w:t>
            </w:r>
          </w:p>
          <w:p w14:paraId="36E05898" w14:textId="77777777" w:rsidR="0089025C" w:rsidRDefault="0089025C" w:rsidP="002A21FB">
            <w:pPr>
              <w:pStyle w:val="EngHang"/>
            </w:pPr>
            <w:r>
              <w:t>Of our saintly and righteous father</w:t>
            </w:r>
          </w:p>
          <w:p w14:paraId="57B395C3" w14:textId="77777777" w:rsidR="0089025C" w:rsidRDefault="0089025C" w:rsidP="002A21FB">
            <w:pPr>
              <w:pStyle w:val="EngHang"/>
            </w:pPr>
            <w:r>
              <w:t>Abba Teji, the beholder of God,</w:t>
            </w:r>
          </w:p>
          <w:p w14:paraId="1F852BD0" w14:textId="77777777" w:rsidR="0089025C" w:rsidRDefault="0089025C" w:rsidP="00C14556">
            <w:pPr>
              <w:pStyle w:val="EngHangEnd"/>
            </w:pPr>
            <w:r>
              <w:t>O Lord, grant us the forgiveness of our sins.</w:t>
            </w:r>
          </w:p>
        </w:tc>
        <w:tc>
          <w:tcPr>
            <w:tcW w:w="288" w:type="dxa"/>
          </w:tcPr>
          <w:p w14:paraId="52EE9976" w14:textId="77777777" w:rsidR="0089025C" w:rsidRDefault="0089025C" w:rsidP="00C14556"/>
        </w:tc>
        <w:tc>
          <w:tcPr>
            <w:tcW w:w="288" w:type="dxa"/>
          </w:tcPr>
          <w:p w14:paraId="268227F9" w14:textId="77777777" w:rsidR="0089025C" w:rsidRDefault="0089025C" w:rsidP="00C14556">
            <w:pPr>
              <w:pStyle w:val="CopticCross"/>
            </w:pPr>
          </w:p>
        </w:tc>
        <w:tc>
          <w:tcPr>
            <w:tcW w:w="3960" w:type="dxa"/>
          </w:tcPr>
          <w:p w14:paraId="6A4448B5" w14:textId="77777777" w:rsidR="0089025C" w:rsidRDefault="0089025C" w:rsidP="002A21FB">
            <w:pPr>
              <w:pStyle w:val="CopticVersemulti-line"/>
            </w:pPr>
            <w:r>
              <w:t>Ϩⲓⲧⲉⲛ ⲛⲓⲉⲩⲭⲏ</w:t>
            </w:r>
          </w:p>
          <w:p w14:paraId="58A62C02" w14:textId="77777777" w:rsidR="0089025C" w:rsidRDefault="0089025C" w:rsidP="002A21FB">
            <w:pPr>
              <w:pStyle w:val="CopticVersemulti-line"/>
            </w:pPr>
            <w:r>
              <w:t>ⲛ̀ⲧⲉ ⲡⲉⲛⲓⲱⲧ ⲉⲑⲟⲩⲁⲃ ⲛ̀ⲇⲓⲕⲉⲟⲥ</w:t>
            </w:r>
          </w:p>
          <w:p w14:paraId="79F323E9" w14:textId="77777777" w:rsidR="0089025C" w:rsidRDefault="0089025C" w:rsidP="002A21FB">
            <w:pPr>
              <w:pStyle w:val="CopticVersemulti-line"/>
            </w:pPr>
            <w:r>
              <w:t>ⲁⲃⲃⲁ Ⲧⲉϫⲓ ⲑⲉⲟⲩⲫⲁⲛⲓⲟⲥ</w:t>
            </w:r>
          </w:p>
          <w:p w14:paraId="7FB5A404" w14:textId="77777777" w:rsidR="0089025C" w:rsidRPr="00C35319" w:rsidRDefault="0089025C" w:rsidP="002A21FB">
            <w:pPr>
              <w:pStyle w:val="CopticHangingVerse"/>
            </w:pPr>
            <w:r>
              <w:t>Ⲡⲟ̄ⲥ̄ ⲁⲣⲓϩ̀ⲙⲟⲧ ⲛⲁⲛ ⲙ̀ⲡⲓⲭⲱ ⲉ̀ⲃⲟⲗ ⲛ̀ⲧⲉ ⲛⲉⲛⲛⲟⲃⲓ.</w:t>
            </w:r>
          </w:p>
        </w:tc>
      </w:tr>
    </w:tbl>
    <w:p w14:paraId="2FCED429" w14:textId="77777777" w:rsidR="0089025C" w:rsidRPr="00137929" w:rsidRDefault="0089025C"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AF278BC" w14:textId="77777777" w:rsidTr="00C14556">
        <w:trPr>
          <w:cantSplit/>
          <w:jc w:val="center"/>
        </w:trPr>
        <w:tc>
          <w:tcPr>
            <w:tcW w:w="288" w:type="dxa"/>
          </w:tcPr>
          <w:p w14:paraId="2CADE2AA" w14:textId="77777777" w:rsidR="0089025C" w:rsidRDefault="0089025C" w:rsidP="00C14556">
            <w:pPr>
              <w:pStyle w:val="CopticCross"/>
            </w:pPr>
          </w:p>
        </w:tc>
        <w:tc>
          <w:tcPr>
            <w:tcW w:w="3960" w:type="dxa"/>
          </w:tcPr>
          <w:p w14:paraId="25DD6F52" w14:textId="77777777" w:rsidR="0089025C" w:rsidRDefault="0089025C" w:rsidP="002A21FB">
            <w:pPr>
              <w:pStyle w:val="EngHang"/>
            </w:pPr>
            <w:r>
              <w:t>Hail to our saintly and righteous father,</w:t>
            </w:r>
          </w:p>
          <w:p w14:paraId="3B047548" w14:textId="77777777" w:rsidR="0089025C" w:rsidRDefault="0089025C" w:rsidP="002A21FB">
            <w:pPr>
              <w:pStyle w:val="EngHang"/>
            </w:pPr>
            <w:r>
              <w:t>The great ascetic,</w:t>
            </w:r>
          </w:p>
          <w:p w14:paraId="3514127D" w14:textId="77777777" w:rsidR="0089025C" w:rsidRDefault="0089025C" w:rsidP="002A21FB">
            <w:pPr>
              <w:pStyle w:val="EngHang"/>
            </w:pPr>
            <w:r>
              <w:t>Abba Teji the Beholder of God,</w:t>
            </w:r>
          </w:p>
          <w:p w14:paraId="5E161C40" w14:textId="77777777" w:rsidR="0089025C" w:rsidRDefault="0089025C" w:rsidP="00C14556">
            <w:pPr>
              <w:pStyle w:val="EngHangEnd"/>
            </w:pPr>
            <w:r>
              <w:t>The beloved of Christ.</w:t>
            </w:r>
          </w:p>
        </w:tc>
        <w:tc>
          <w:tcPr>
            <w:tcW w:w="288" w:type="dxa"/>
          </w:tcPr>
          <w:p w14:paraId="1146B119" w14:textId="77777777" w:rsidR="0089025C" w:rsidRDefault="0089025C" w:rsidP="00C14556"/>
        </w:tc>
        <w:tc>
          <w:tcPr>
            <w:tcW w:w="288" w:type="dxa"/>
          </w:tcPr>
          <w:p w14:paraId="6004CA7F" w14:textId="77777777" w:rsidR="0089025C" w:rsidRDefault="0089025C" w:rsidP="00C14556">
            <w:pPr>
              <w:pStyle w:val="CopticCross"/>
            </w:pPr>
          </w:p>
        </w:tc>
        <w:tc>
          <w:tcPr>
            <w:tcW w:w="3960" w:type="dxa"/>
          </w:tcPr>
          <w:p w14:paraId="32D94FBE" w14:textId="77777777" w:rsidR="0089025C" w:rsidRDefault="0089025C" w:rsidP="002A21FB">
            <w:pPr>
              <w:pStyle w:val="CopticVersemulti-line"/>
            </w:pPr>
            <w:r>
              <w:t>Ⲭⲉⲣⲉ ⲡⲉⲛⲓⲱⲧ ⲉⲑⲟⲩⲁⲃ ⲛ̀ⲇⲓⲕⲉⲟⲥ:</w:t>
            </w:r>
          </w:p>
          <w:p w14:paraId="55D4EB30" w14:textId="77777777" w:rsidR="0089025C" w:rsidRDefault="0089025C" w:rsidP="002A21FB">
            <w:pPr>
              <w:pStyle w:val="CopticVersemulti-line"/>
            </w:pPr>
            <w:r>
              <w:t>ⲡⲓⲛⲓϣϯ ϧⲉⲛ ⲛⲓⲁⲥⲕⲏⲧⲏⲥ:</w:t>
            </w:r>
          </w:p>
          <w:p w14:paraId="644F6EFF" w14:textId="77777777" w:rsidR="0089025C" w:rsidRDefault="0089025C" w:rsidP="002A21FB">
            <w:pPr>
              <w:pStyle w:val="CopticVersemulti-line"/>
            </w:pPr>
            <w:r>
              <w:t>ⲁⲃⲃⲁ Ⲧⲉϫⲓ Ⲑⲉⲟⲩⲫⲁⲛⲓⲟⲥ:</w:t>
            </w:r>
          </w:p>
          <w:p w14:paraId="56620F51" w14:textId="77777777" w:rsidR="0089025C" w:rsidRPr="00C35319" w:rsidRDefault="0089025C" w:rsidP="00C14556">
            <w:pPr>
              <w:pStyle w:val="CopticHangingVerse"/>
            </w:pPr>
            <w:r>
              <w:t>ⲡⲓⲙⲉⲛⲣⲓⲧ ⲛ̀ⲧⲉ Ⲡⲭ̄ⲥ̄.</w:t>
            </w:r>
          </w:p>
        </w:tc>
      </w:tr>
    </w:tbl>
    <w:p w14:paraId="130E83C4" w14:textId="77777777" w:rsidR="0089025C" w:rsidRPr="00137929" w:rsidRDefault="0089025C" w:rsidP="002A21FB">
      <w:pPr>
        <w:pStyle w:val="Heading4"/>
      </w:pPr>
      <w:r>
        <w:t>The Gospel Response for St. Teji (Reweiss)</w:t>
      </w:r>
    </w:p>
    <w:p w14:paraId="2EE1A3E9" w14:textId="77777777" w:rsidR="0089025C" w:rsidRDefault="0089025C" w:rsidP="002A21FB">
      <w:pPr>
        <w:pStyle w:val="Rubric"/>
      </w:pPr>
      <w:r>
        <w:t>The last verse of the Doxology may be inserted into the Annual Gospel Response.</w:t>
      </w:r>
    </w:p>
    <w:p w14:paraId="116251B8" w14:textId="6EAE09CB" w:rsidR="00E30E2D" w:rsidRDefault="0089025C"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640</w:t>
      </w:r>
      <w:r w:rsidR="002409EF">
        <w:fldChar w:fldCharType="end"/>
      </w:r>
      <w:r w:rsidR="00E30E2D">
        <w:t>.</w:t>
      </w:r>
    </w:p>
    <w:p w14:paraId="03E5B08D" w14:textId="77777777" w:rsidR="00495F1A" w:rsidRDefault="00495F1A" w:rsidP="00495F1A">
      <w:pPr>
        <w:pStyle w:val="Heading2"/>
      </w:pPr>
      <w:bookmarkStart w:id="1498" w:name="_Toc459399206"/>
      <w:bookmarkStart w:id="1499" w:name="February"/>
      <w:bookmarkEnd w:id="1417"/>
      <w:r>
        <w:lastRenderedPageBreak/>
        <w:t>February</w:t>
      </w:r>
      <w:bookmarkEnd w:id="1494"/>
      <w:bookmarkEnd w:id="1495"/>
      <w:bookmarkEnd w:id="1496"/>
      <w:r w:rsidR="00C30529">
        <w:t xml:space="preserve"> or </w:t>
      </w:r>
      <w:r w:rsidR="00C30529">
        <w:rPr>
          <w:rFonts w:ascii="FreeSerifAvvaShenouda" w:hAnsi="FreeSerifAvvaShenouda" w:cs="FreeSerifAvvaShenouda"/>
        </w:rPr>
        <w:t>Ⲙϣⲓⲣ</w:t>
      </w:r>
      <w:bookmarkEnd w:id="1498"/>
    </w:p>
    <w:bookmarkStart w:id="1500" w:name="_Toc410196954" w:displacedByCustomXml="next"/>
    <w:bookmarkStart w:id="1501" w:name="_Toc410196452" w:displacedByCustomXml="next"/>
    <w:bookmarkStart w:id="1502" w:name="_Toc410196210"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89025C">
              <w:rPr>
                <w:noProof/>
                <w:webHidden/>
              </w:rPr>
              <w:t>794</w:t>
            </w:r>
            <w:r w:rsidR="00513E2D">
              <w:rPr>
                <w:noProof/>
                <w:webHidden/>
              </w:rPr>
              <w:fldChar w:fldCharType="end"/>
            </w:r>
          </w:hyperlink>
        </w:p>
        <w:p w14:paraId="50D68660" w14:textId="44B71DED" w:rsidR="00513E2D" w:rsidRDefault="002F6766">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89025C">
              <w:rPr>
                <w:noProof/>
                <w:webHidden/>
              </w:rPr>
              <w:t>795</w:t>
            </w:r>
            <w:r w:rsidR="00513E2D">
              <w:rPr>
                <w:noProof/>
                <w:webHidden/>
              </w:rPr>
              <w:fldChar w:fldCharType="end"/>
            </w:r>
          </w:hyperlink>
        </w:p>
        <w:p w14:paraId="50EE0457" w14:textId="70521BC5" w:rsidR="00513E2D" w:rsidRDefault="002F6766">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89025C">
              <w:rPr>
                <w:noProof/>
                <w:webHidden/>
              </w:rPr>
              <w:t>795</w:t>
            </w:r>
            <w:r w:rsidR="00513E2D">
              <w:rPr>
                <w:noProof/>
                <w:webHidden/>
              </w:rPr>
              <w:fldChar w:fldCharType="end"/>
            </w:r>
          </w:hyperlink>
        </w:p>
        <w:p w14:paraId="562953EC" w14:textId="3D2856A8" w:rsidR="00513E2D" w:rsidRDefault="002F6766">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0A85682B" w14:textId="14C97CA4" w:rsidR="00513E2D" w:rsidRDefault="002F6766">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3AF9EE85" w14:textId="18D35B63" w:rsidR="00513E2D" w:rsidRDefault="002F6766">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2140474D" w14:textId="79E8FDF3" w:rsidR="00513E2D" w:rsidRDefault="002F6766">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39FC066D" w14:textId="4E1C37BA" w:rsidR="00513E2D" w:rsidRDefault="002F6766">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148F58F2" w14:textId="3470C537" w:rsidR="00513E2D" w:rsidRDefault="002F6766">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5A53EB1E" w14:textId="7CD0CB3C" w:rsidR="00513E2D" w:rsidRDefault="002F6766">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03" w:name="_Toc459399323"/>
      <w:r>
        <w:lastRenderedPageBreak/>
        <w:t xml:space="preserve">February 2 (3): Meshir 8: </w:t>
      </w:r>
      <w:r w:rsidR="00495F1A">
        <w:t>The Entrance into the Temple</w:t>
      </w:r>
      <w:bookmarkEnd w:id="1502"/>
      <w:bookmarkEnd w:id="1501"/>
      <w:bookmarkEnd w:id="1500"/>
      <w:bookmarkEnd w:id="1503"/>
    </w:p>
    <w:p w14:paraId="6E92944D" w14:textId="77777777" w:rsidR="00C30529" w:rsidRDefault="00C30529" w:rsidP="00124ADD">
      <w:pPr>
        <w:pStyle w:val="Heading4"/>
      </w:pPr>
      <w:bookmarkStart w:id="1504" w:name="_Ref434477815"/>
      <w:r>
        <w:t>The Doxology</w:t>
      </w:r>
      <w:r w:rsidR="00E21EA3">
        <w:t xml:space="preserve"> for the Entrance into the Temple</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B0A50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89025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89025C">
        <w:rPr>
          <w:noProof/>
        </w:rPr>
        <w:t>731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89025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89025C">
        <w:rPr>
          <w:noProof/>
        </w:rPr>
        <w:t>735</w:t>
      </w:r>
      <w:r w:rsidR="002409EF">
        <w:fldChar w:fldCharType="end"/>
      </w:r>
      <w:r w:rsidR="002409EF">
        <w:t>.</w:t>
      </w:r>
    </w:p>
    <w:p w14:paraId="531960F8" w14:textId="77777777" w:rsidR="007F571C" w:rsidRDefault="007F571C" w:rsidP="007F571C">
      <w:pPr>
        <w:pStyle w:val="Heading3"/>
      </w:pPr>
      <w:bookmarkStart w:id="1505" w:name="_Toc459399324"/>
      <w:r>
        <w:t>February 4 (5) / Meshir 10: Martyrdom of St. James the Son of Alphaeus</w:t>
      </w:r>
      <w:bookmarkEnd w:id="1505"/>
    </w:p>
    <w:p w14:paraId="0FA9E3A3" w14:textId="3EE6D7F7"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38E9A04" w14:textId="77777777" w:rsidR="00DD5136" w:rsidRDefault="00DD5136" w:rsidP="00DD5136">
      <w:pPr>
        <w:pStyle w:val="Heading3"/>
      </w:pPr>
      <w:bookmarkStart w:id="1506" w:name="_Toc459399325"/>
      <w:r>
        <w:t>February 6 (7) / Meshir 12: Commemoration of Archangel Michael</w:t>
      </w:r>
      <w:bookmarkEnd w:id="1506"/>
    </w:p>
    <w:p w14:paraId="6E25D05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4FA367AA" w14:textId="77777777" w:rsidTr="0082304E">
        <w:trPr>
          <w:cantSplit/>
          <w:jc w:val="center"/>
        </w:trPr>
        <w:tc>
          <w:tcPr>
            <w:tcW w:w="288" w:type="dxa"/>
          </w:tcPr>
          <w:p w14:paraId="3BB5C7B6" w14:textId="77777777" w:rsidR="0089025C" w:rsidRDefault="0089025C" w:rsidP="0082304E">
            <w:pPr>
              <w:pStyle w:val="CopticCross"/>
            </w:pPr>
          </w:p>
        </w:tc>
        <w:tc>
          <w:tcPr>
            <w:tcW w:w="3960" w:type="dxa"/>
          </w:tcPr>
          <w:p w14:paraId="47BB5693" w14:textId="77777777" w:rsidR="0089025C" w:rsidRDefault="0089025C" w:rsidP="00C83ECE">
            <w:pPr>
              <w:pStyle w:val="EngHang"/>
            </w:pPr>
            <w:r>
              <w:t>Through the intercessions</w:t>
            </w:r>
          </w:p>
          <w:p w14:paraId="78F52DD9" w14:textId="77777777" w:rsidR="0089025C" w:rsidRDefault="0089025C" w:rsidP="00C83ECE">
            <w:pPr>
              <w:pStyle w:val="EngHang"/>
            </w:pPr>
            <w:r>
              <w:t>Of the Four Incorporeal Beasts,</w:t>
            </w:r>
          </w:p>
          <w:p w14:paraId="70ECE5F9" w14:textId="77777777" w:rsidR="0089025C" w:rsidRDefault="0089025C" w:rsidP="00C83ECE">
            <w:pPr>
              <w:pStyle w:val="EngHang"/>
            </w:pPr>
            <w:r>
              <w:t>The ministering flames of fire,</w:t>
            </w:r>
          </w:p>
          <w:p w14:paraId="4B3F834F" w14:textId="77777777" w:rsidR="0089025C" w:rsidRDefault="0089025C" w:rsidP="0082304E">
            <w:pPr>
              <w:pStyle w:val="EngHangEnd"/>
            </w:pPr>
            <w:r>
              <w:t>O Lord, grant us the forgiveness of our sins.</w:t>
            </w:r>
          </w:p>
        </w:tc>
        <w:tc>
          <w:tcPr>
            <w:tcW w:w="288" w:type="dxa"/>
          </w:tcPr>
          <w:p w14:paraId="5E9D3F4B" w14:textId="77777777" w:rsidR="0089025C" w:rsidRDefault="0089025C" w:rsidP="0082304E"/>
        </w:tc>
        <w:tc>
          <w:tcPr>
            <w:tcW w:w="288" w:type="dxa"/>
          </w:tcPr>
          <w:p w14:paraId="51921908" w14:textId="77777777" w:rsidR="0089025C" w:rsidRDefault="0089025C" w:rsidP="0082304E">
            <w:pPr>
              <w:pStyle w:val="CopticCross"/>
            </w:pPr>
          </w:p>
        </w:tc>
        <w:tc>
          <w:tcPr>
            <w:tcW w:w="3960" w:type="dxa"/>
          </w:tcPr>
          <w:p w14:paraId="6CD71A40" w14:textId="77777777" w:rsidR="0089025C" w:rsidRDefault="0089025C" w:rsidP="00C83ECE">
            <w:pPr>
              <w:pStyle w:val="CopticVersemulti-line"/>
            </w:pPr>
            <w:r>
              <w:t>Ϩⲓⲧⲉⲛ ⲛⲓⲡ̀ⲣⲉⲥⲃⲓⲁ̀</w:t>
            </w:r>
          </w:p>
          <w:p w14:paraId="1316FAFF" w14:textId="77777777" w:rsidR="0089025C" w:rsidRDefault="0089025C" w:rsidP="00C83ECE">
            <w:pPr>
              <w:pStyle w:val="CopticVersemulti-line"/>
            </w:pPr>
            <w:r>
              <w:t>ⲛ̀ⲧⲉ ⲡⲓϥ̀ⲧⲟⲩ ⲛ̀ⲍⲱⲟⲛ ⲛ̀ⲁⲥⲱⲙⲁⲧⲟⲥ</w:t>
            </w:r>
          </w:p>
          <w:p w14:paraId="73A7B1EB" w14:textId="77777777" w:rsidR="0089025C" w:rsidRDefault="0089025C" w:rsidP="00C83ECE">
            <w:pPr>
              <w:pStyle w:val="CopticVersemulti-line"/>
            </w:pPr>
            <w:r>
              <w:t>ⲛ̀ⲗⲓⲧⲟⲩⲣⲅⲟⲥ ⲛ̀ϣⲁϩ ⲛ̀ⲭ̀ⲣⲟⲙ:</w:t>
            </w:r>
          </w:p>
          <w:p w14:paraId="036187CD" w14:textId="77777777" w:rsidR="0089025C" w:rsidRPr="00C35319" w:rsidRDefault="0089025C" w:rsidP="00C83ECE">
            <w:pPr>
              <w:pStyle w:val="CopticHangingVerse"/>
            </w:pPr>
            <w:r>
              <w:t>Ⲡϭⲟⲓⲥ ⲁⲣⲓϩ̀ⲙⲟⲧ ⲛⲁⲛ ⲙ̀ⲡⲓⲭⲱ ⲉ̀ⲃⲟⲗ ⲛ̀ⲧⲉ ⲛⲉⲛⲛⲟⲃⲓ.</w:t>
            </w:r>
          </w:p>
        </w:tc>
      </w:tr>
    </w:tbl>
    <w:p w14:paraId="4ACCB45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0F3963D" w14:textId="77777777" w:rsidTr="00C83ECE">
        <w:trPr>
          <w:cantSplit/>
          <w:jc w:val="center"/>
        </w:trPr>
        <w:tc>
          <w:tcPr>
            <w:tcW w:w="288" w:type="dxa"/>
          </w:tcPr>
          <w:p w14:paraId="2A2EF6F9" w14:textId="77777777" w:rsidR="0089025C" w:rsidRDefault="0089025C" w:rsidP="00C83ECE">
            <w:pPr>
              <w:pStyle w:val="CopticCross"/>
            </w:pPr>
          </w:p>
        </w:tc>
        <w:tc>
          <w:tcPr>
            <w:tcW w:w="3960" w:type="dxa"/>
          </w:tcPr>
          <w:p w14:paraId="66C57CFB" w14:textId="77777777" w:rsidR="0089025C" w:rsidRDefault="0089025C" w:rsidP="00C83ECE">
            <w:pPr>
              <w:pStyle w:val="EngHang"/>
            </w:pPr>
            <w:r>
              <w:t>Hail to the four incorporeal living beasts,</w:t>
            </w:r>
          </w:p>
          <w:p w14:paraId="415890CF" w14:textId="77777777" w:rsidR="0089025C" w:rsidRDefault="0089025C" w:rsidP="00C83ECE">
            <w:pPr>
              <w:pStyle w:val="EngHang"/>
            </w:pPr>
            <w:r>
              <w:t>Carrying the throne of God,</w:t>
            </w:r>
          </w:p>
          <w:p w14:paraId="7DB8370D" w14:textId="77777777" w:rsidR="0089025C" w:rsidRDefault="0089025C" w:rsidP="00C83ECE">
            <w:pPr>
              <w:pStyle w:val="EngHang"/>
            </w:pPr>
            <w:r>
              <w:t>A lion’s face, and a calf’s face,</w:t>
            </w:r>
          </w:p>
          <w:p w14:paraId="1F24F678" w14:textId="77777777" w:rsidR="0089025C" w:rsidRDefault="0089025C" w:rsidP="00C83ECE">
            <w:pPr>
              <w:pStyle w:val="EngHangEnd"/>
            </w:pPr>
            <w:r>
              <w:t>A man’s face, and an eagle’s face.</w:t>
            </w:r>
          </w:p>
        </w:tc>
        <w:tc>
          <w:tcPr>
            <w:tcW w:w="288" w:type="dxa"/>
          </w:tcPr>
          <w:p w14:paraId="68102019" w14:textId="77777777" w:rsidR="0089025C" w:rsidRDefault="0089025C" w:rsidP="00C83ECE"/>
        </w:tc>
        <w:tc>
          <w:tcPr>
            <w:tcW w:w="288" w:type="dxa"/>
          </w:tcPr>
          <w:p w14:paraId="4DAC5C5D" w14:textId="77777777" w:rsidR="0089025C" w:rsidRDefault="0089025C" w:rsidP="00C83ECE">
            <w:pPr>
              <w:pStyle w:val="CopticCross"/>
            </w:pPr>
          </w:p>
        </w:tc>
        <w:tc>
          <w:tcPr>
            <w:tcW w:w="3960" w:type="dxa"/>
          </w:tcPr>
          <w:p w14:paraId="68602A3C" w14:textId="77777777" w:rsidR="0089025C" w:rsidRDefault="0089025C" w:rsidP="00C83ECE">
            <w:pPr>
              <w:pStyle w:val="CopticVersemulti-line"/>
            </w:pPr>
            <w:r>
              <w:t>Ⲭⲉⲣⲉ ⲡⲓϥ̀ⲧⲟⲩ ⲛ̀ⲍⲱⲟⲛ ⲛ̀ⲁ̀ⲥⲱⲙⲁⲧⲟⲥ:</w:t>
            </w:r>
          </w:p>
          <w:p w14:paraId="4C412074" w14:textId="77777777" w:rsidR="0089025C" w:rsidRDefault="0089025C" w:rsidP="00C83ECE">
            <w:pPr>
              <w:pStyle w:val="CopticVersemulti-line"/>
            </w:pPr>
            <w:r>
              <w:t>ⲉⲧϥⲁⲓ ϧⲁ ⲡⲓϩⲁⲣⲙⲁ ⲛ̀ⲧⲉ Ⲫϯ:</w:t>
            </w:r>
          </w:p>
          <w:p w14:paraId="7986E81D" w14:textId="77777777" w:rsidR="0089025C" w:rsidRDefault="0089025C" w:rsidP="00C83ECE">
            <w:pPr>
              <w:pStyle w:val="CopticVersemulti-line"/>
            </w:pPr>
            <w:r>
              <w:t>ⲟⲩϩⲟ ⲙ̀ⲙⲟⲩⲓ̀ ⲛⲉⲙ ⲟⲩϩⲟ ⲙ̀ⲙⲁⲥⲓ:</w:t>
            </w:r>
          </w:p>
          <w:p w14:paraId="4783A8E8" w14:textId="77777777" w:rsidR="0089025C" w:rsidRPr="00C35319" w:rsidRDefault="0089025C" w:rsidP="00C83ECE">
            <w:pPr>
              <w:pStyle w:val="CopticHangingVerse"/>
            </w:pPr>
            <w:r>
              <w:t>ⲛⲉⲙ ⲟⲩϩⲟ ⲛ̀ⲣⲱⲙⲓ ⲛⲉⲙ ⲟⲩϩⲟ ⲛ̀ⲁ̀ⲏ̀ⲧⲟⲥ.</w:t>
            </w:r>
          </w:p>
        </w:tc>
      </w:tr>
    </w:tbl>
    <w:p w14:paraId="3BD7605A" w14:textId="77777777" w:rsidR="0089025C" w:rsidRDefault="0089025C" w:rsidP="0082304E">
      <w:pPr>
        <w:pStyle w:val="Heading4"/>
      </w:pPr>
      <w:r>
        <w:t>The Gospel Response for the Four Incorporeal Beasts</w:t>
      </w:r>
    </w:p>
    <w:p w14:paraId="50982D64" w14:textId="77777777" w:rsidR="0089025C" w:rsidRPr="00C14556" w:rsidRDefault="0089025C" w:rsidP="00C14556">
      <w:pPr>
        <w:pStyle w:val="Rubric"/>
      </w:pPr>
      <w:r>
        <w:t>The last verse of the Doxology may be inserted into the Annual Gospel Response.</w:t>
      </w:r>
    </w:p>
    <w:p w14:paraId="10B74EF7" w14:textId="200D3D22" w:rsidR="00191A26" w:rsidRPr="00B637D8" w:rsidRDefault="0089025C"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5D2675" w14:textId="77777777" w:rsidR="000274A5" w:rsidRDefault="000274A5" w:rsidP="000274A5">
      <w:pPr>
        <w:pStyle w:val="Heading3"/>
      </w:pPr>
      <w:bookmarkStart w:id="1507" w:name="_Toc459399326"/>
      <w:r>
        <w:t>February 8 (9) / Meshir 14: The Departure of St. Severus</w:t>
      </w:r>
      <w:bookmarkEnd w:id="1507"/>
      <w:r>
        <w:t xml:space="preserve"> </w:t>
      </w:r>
    </w:p>
    <w:p w14:paraId="07993059" w14:textId="69E7C0D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89025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89025C">
        <w:rPr>
          <w:noProof/>
        </w:rPr>
        <w:t>631</w:t>
      </w:r>
      <w:r w:rsidR="002409EF">
        <w:fldChar w:fldCharType="end"/>
      </w:r>
      <w:r>
        <w:t>.</w:t>
      </w:r>
    </w:p>
    <w:p w14:paraId="1AE071A5" w14:textId="77777777" w:rsidR="00420011" w:rsidRDefault="00420011" w:rsidP="00420011">
      <w:pPr>
        <w:pStyle w:val="Heading3"/>
      </w:pPr>
      <w:bookmarkStart w:id="1508" w:name="_Toc459399327"/>
      <w:r>
        <w:t>February 10 (11) / Meshir 16: Isaac the Syrian</w:t>
      </w:r>
      <w:bookmarkEnd w:id="1508"/>
    </w:p>
    <w:p w14:paraId="2F7479F8" w14:textId="77777777" w:rsidR="005329C1" w:rsidRDefault="005242D1" w:rsidP="005329C1">
      <w:pPr>
        <w:pStyle w:val="Heading3"/>
      </w:pPr>
      <w:bookmarkStart w:id="1509" w:name="_Toc459399328"/>
      <w:r>
        <w:t>February</w:t>
      </w:r>
      <w:r w:rsidR="005329C1">
        <w:t xml:space="preserve"> 15 (16) / Meshir 21: Commemoration of the Theotokos</w:t>
      </w:r>
      <w:bookmarkEnd w:id="1509"/>
    </w:p>
    <w:p w14:paraId="2277ED52" w14:textId="3767427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DD82E8A" w14:textId="77777777" w:rsidR="00160DE3" w:rsidRDefault="00160DE3" w:rsidP="00160DE3">
      <w:pPr>
        <w:pStyle w:val="Heading3"/>
      </w:pPr>
      <w:bookmarkStart w:id="1510" w:name="_Toc459399329"/>
      <w:r>
        <w:t>February 15 (16) / Meshir 21: Also Martyrdom of St. Onesimus, the Disciple of St. Paul</w:t>
      </w:r>
      <w:bookmarkEnd w:id="1510"/>
    </w:p>
    <w:p w14:paraId="197E567A" w14:textId="77777777" w:rsidR="00B52D77" w:rsidRDefault="00B52D77" w:rsidP="00B52D77">
      <w:pPr>
        <w:pStyle w:val="Heading3"/>
      </w:pPr>
      <w:bookmarkStart w:id="1511" w:name="_Toc459399330"/>
      <w:r>
        <w:t>February 23 (24) / Meshir 29: Commemoration of the Annunciation, Nativity, and Resurrection on the 29</w:t>
      </w:r>
      <w:r w:rsidRPr="00C0205C">
        <w:rPr>
          <w:vertAlign w:val="superscript"/>
        </w:rPr>
        <w:t>th</w:t>
      </w:r>
      <w:r>
        <w:t xml:space="preserve"> of Every Month</w:t>
      </w:r>
      <w:bookmarkEnd w:id="1511"/>
    </w:p>
    <w:p w14:paraId="1EC840FE" w14:textId="23FA0C72"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3720C5F" w14:textId="77777777" w:rsidR="005242D1" w:rsidRDefault="005242D1" w:rsidP="005242D1">
      <w:pPr>
        <w:pStyle w:val="Heading3"/>
      </w:pPr>
      <w:bookmarkStart w:id="1512" w:name="_Toc459399331"/>
      <w:r>
        <w:t>February 24 (25) / Meshir 30: Appearance of the Head of St. John the Baptist</w:t>
      </w:r>
      <w:bookmarkEnd w:id="1512"/>
    </w:p>
    <w:p w14:paraId="49513F8D" w14:textId="19D22020" w:rsidR="00191A26" w:rsidRDefault="00191A26" w:rsidP="00191A26">
      <w:pPr>
        <w:pStyle w:val="Rubric"/>
      </w:pPr>
      <w:bookmarkStart w:id="1513" w:name="_Toc410196211"/>
      <w:bookmarkStart w:id="1514" w:name="_Toc410196453"/>
      <w:bookmarkStart w:id="1515" w:name="_Toc410196955"/>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4CFFD00D" w14:textId="77777777" w:rsidR="001779C0" w:rsidRDefault="001779C0" w:rsidP="001779C0">
      <w:pPr>
        <w:pStyle w:val="Heading3"/>
      </w:pPr>
      <w:bookmarkStart w:id="1516" w:name="_Toc459399332"/>
      <w:r>
        <w:t>February 24 (25) / Meshir 30: Also St. Cyril VI</w:t>
      </w:r>
      <w:bookmarkEnd w:id="1516"/>
    </w:p>
    <w:p w14:paraId="0CDD55AC" w14:textId="77777777" w:rsidR="001779C0" w:rsidRDefault="001779C0" w:rsidP="001779C0">
      <w:pPr>
        <w:pStyle w:val="Heading4"/>
      </w:pPr>
      <w:bookmarkStart w:id="1517" w:name="_Ref434492506"/>
      <w:r>
        <w:t>The Doxology</w:t>
      </w:r>
      <w:r w:rsidR="00B82753">
        <w:t xml:space="preserve"> for St. Cyril VI</w:t>
      </w:r>
      <w:r>
        <w:rPr>
          <w:rStyle w:val="FootnoteReference"/>
        </w:rPr>
        <w:footnoteReference w:id="974"/>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18" w:name="_Toc459399207"/>
      <w:bookmarkStart w:id="1519" w:name="March"/>
      <w:bookmarkEnd w:id="1499"/>
      <w:r>
        <w:lastRenderedPageBreak/>
        <w:t>March</w:t>
      </w:r>
      <w:bookmarkEnd w:id="1513"/>
      <w:bookmarkEnd w:id="1514"/>
      <w:bookmarkEnd w:id="1515"/>
      <w:r w:rsidR="00C30529">
        <w:t xml:space="preserve"> or </w:t>
      </w:r>
      <w:r w:rsidR="00C30529">
        <w:rPr>
          <w:rFonts w:ascii="FreeSerifAvvaShenouda" w:hAnsi="FreeSerifAvvaShenouda" w:cs="FreeSerifAvvaShenouda"/>
        </w:rPr>
        <w:t>Ⲡⲁⲣⲙϩⲟⲧⲡ</w:t>
      </w:r>
      <w:bookmarkEnd w:id="1518"/>
    </w:p>
    <w:bookmarkStart w:id="1520" w:name="_Toc410196956" w:displacedByCustomXml="next"/>
    <w:bookmarkStart w:id="1521" w:name="_Toc410196454" w:displacedByCustomXml="next"/>
    <w:bookmarkStart w:id="1522" w:name="_Toc410196212"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89025C">
              <w:rPr>
                <w:noProof/>
                <w:webHidden/>
              </w:rPr>
              <w:t>800</w:t>
            </w:r>
            <w:r w:rsidR="00513E2D">
              <w:rPr>
                <w:noProof/>
                <w:webHidden/>
              </w:rPr>
              <w:fldChar w:fldCharType="end"/>
            </w:r>
          </w:hyperlink>
        </w:p>
        <w:p w14:paraId="503FA8BE" w14:textId="562FBA89" w:rsidR="00513E2D" w:rsidRDefault="002F6766">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35397264" w14:textId="1A52A3E1" w:rsidR="00513E2D" w:rsidRDefault="002F6766">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77E63958" w14:textId="29F2ECF7" w:rsidR="00513E2D" w:rsidRDefault="002F6766">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5632EF10" w14:textId="3AB5795F" w:rsidR="00513E2D" w:rsidRDefault="002F6766">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7B0A09A8" w14:textId="5464FD97" w:rsidR="00513E2D" w:rsidRDefault="002F6766">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4B2171DC" w14:textId="4F8DFD18" w:rsidR="00513E2D" w:rsidRDefault="002F6766">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5D19DA44" w14:textId="70CA71E8" w:rsidR="00513E2D" w:rsidRDefault="002F6766">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43D73845" w14:textId="66C04A7B" w:rsidR="00513E2D" w:rsidRDefault="002F6766">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89025C">
              <w:rPr>
                <w:noProof/>
                <w:webHidden/>
              </w:rPr>
              <w:t>806</w:t>
            </w:r>
            <w:r w:rsidR="00513E2D">
              <w:rPr>
                <w:noProof/>
                <w:webHidden/>
              </w:rPr>
              <w:fldChar w:fldCharType="end"/>
            </w:r>
          </w:hyperlink>
        </w:p>
        <w:p w14:paraId="3296998A" w14:textId="764B2B82" w:rsidR="00513E2D" w:rsidRDefault="002F6766">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89025C">
              <w:rPr>
                <w:noProof/>
                <w:webHidden/>
              </w:rPr>
              <w:t>816</w:t>
            </w:r>
            <w:r w:rsidR="00513E2D">
              <w:rPr>
                <w:noProof/>
                <w:webHidden/>
              </w:rPr>
              <w:fldChar w:fldCharType="end"/>
            </w:r>
          </w:hyperlink>
        </w:p>
        <w:p w14:paraId="568D213E" w14:textId="3D237D61" w:rsidR="00513E2D" w:rsidRDefault="002F6766">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89025C">
              <w:rPr>
                <w:noProof/>
                <w:webHidden/>
              </w:rPr>
              <w:t>816</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23" w:name="_Toc459399333"/>
      <w:r>
        <w:lastRenderedPageBreak/>
        <w:t>March 2: Departure of St. Chad of Mercia</w:t>
      </w:r>
      <w:r w:rsidR="00377E51">
        <w:rPr>
          <w:rStyle w:val="FootnoteReference"/>
        </w:rPr>
        <w:footnoteReference w:id="975"/>
      </w:r>
      <w:bookmarkEnd w:id="1523"/>
    </w:p>
    <w:p w14:paraId="668738F1" w14:textId="77777777" w:rsidR="006A140A" w:rsidRDefault="006A140A" w:rsidP="006A140A">
      <w:pPr>
        <w:pStyle w:val="Heading4"/>
      </w:pPr>
      <w:bookmarkStart w:id="1524" w:name="_Ref434492702"/>
      <w:r>
        <w:t>The Doxology</w:t>
      </w:r>
      <w:r w:rsidR="00B82753">
        <w:t xml:space="preserve"> for St. Chad of Mercia</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25" w:name="_Toc459399334"/>
      <w:r>
        <w:t>March 4 / Phamenoth 8: Martyrdom of St. Matthias the Apostle</w:t>
      </w:r>
      <w:bookmarkEnd w:id="1525"/>
    </w:p>
    <w:p w14:paraId="5CD8BDEB" w14:textId="16700047"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1FACE98" w14:textId="77777777" w:rsidR="00495F1A" w:rsidRDefault="00C30529" w:rsidP="00495F1A">
      <w:pPr>
        <w:pStyle w:val="Heading3"/>
      </w:pPr>
      <w:bookmarkStart w:id="1526" w:name="_Toc459399335"/>
      <w:r>
        <w:t xml:space="preserve">March 6 / Phamenoth 10: </w:t>
      </w:r>
      <w:r w:rsidR="00495F1A">
        <w:t>The Finding of the Holy Cross</w:t>
      </w:r>
      <w:bookmarkEnd w:id="1522"/>
      <w:bookmarkEnd w:id="1521"/>
      <w:bookmarkEnd w:id="1520"/>
      <w:bookmarkEnd w:id="1526"/>
    </w:p>
    <w:p w14:paraId="0DD4581E" w14:textId="16C7FFB5"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89025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89025C">
        <w:rPr>
          <w:noProof/>
        </w:rPr>
        <w:t>603</w:t>
      </w:r>
      <w:r w:rsidR="002409EF">
        <w:fldChar w:fldCharType="end"/>
      </w:r>
      <w:r>
        <w:t>.</w:t>
      </w:r>
    </w:p>
    <w:p w14:paraId="26452189" w14:textId="77777777" w:rsidR="00DD5136" w:rsidRDefault="00DD5136" w:rsidP="00DD5136">
      <w:pPr>
        <w:pStyle w:val="Heading3"/>
      </w:pPr>
      <w:bookmarkStart w:id="1527" w:name="_Toc459399336"/>
      <w:r>
        <w:t>March 8 / Phamenoth</w:t>
      </w:r>
      <w:r w:rsidR="005329C1">
        <w:t xml:space="preserve"> 12</w:t>
      </w:r>
      <w:r>
        <w:t>: Commemoration of Archangel Michael</w:t>
      </w:r>
      <w:bookmarkEnd w:id="1527"/>
    </w:p>
    <w:p w14:paraId="74433A7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65A39A98" w14:textId="77777777" w:rsidTr="0082304E">
        <w:trPr>
          <w:cantSplit/>
          <w:jc w:val="center"/>
        </w:trPr>
        <w:tc>
          <w:tcPr>
            <w:tcW w:w="288" w:type="dxa"/>
          </w:tcPr>
          <w:p w14:paraId="52262871" w14:textId="77777777" w:rsidR="0089025C" w:rsidRDefault="0089025C" w:rsidP="0082304E">
            <w:pPr>
              <w:pStyle w:val="CopticCross"/>
            </w:pPr>
          </w:p>
        </w:tc>
        <w:tc>
          <w:tcPr>
            <w:tcW w:w="3960" w:type="dxa"/>
          </w:tcPr>
          <w:p w14:paraId="1CEA48CD" w14:textId="77777777" w:rsidR="0089025C" w:rsidRDefault="0089025C" w:rsidP="00C83ECE">
            <w:pPr>
              <w:pStyle w:val="EngHang"/>
            </w:pPr>
            <w:r>
              <w:t>Through the intercessions</w:t>
            </w:r>
          </w:p>
          <w:p w14:paraId="62F79A77" w14:textId="77777777" w:rsidR="0089025C" w:rsidRDefault="0089025C" w:rsidP="00C83ECE">
            <w:pPr>
              <w:pStyle w:val="EngHang"/>
            </w:pPr>
            <w:r>
              <w:t>Of the Four Incorporeal Beasts,</w:t>
            </w:r>
          </w:p>
          <w:p w14:paraId="4FEDB7B2" w14:textId="77777777" w:rsidR="0089025C" w:rsidRDefault="0089025C" w:rsidP="00C83ECE">
            <w:pPr>
              <w:pStyle w:val="EngHang"/>
            </w:pPr>
            <w:r>
              <w:t>The ministering flames of fire,</w:t>
            </w:r>
          </w:p>
          <w:p w14:paraId="6DAD1A27" w14:textId="77777777" w:rsidR="0089025C" w:rsidRDefault="0089025C" w:rsidP="0082304E">
            <w:pPr>
              <w:pStyle w:val="EngHangEnd"/>
            </w:pPr>
            <w:r>
              <w:t>O Lord, grant us the forgiveness of our sins.</w:t>
            </w:r>
          </w:p>
        </w:tc>
        <w:tc>
          <w:tcPr>
            <w:tcW w:w="288" w:type="dxa"/>
          </w:tcPr>
          <w:p w14:paraId="24D138FD" w14:textId="77777777" w:rsidR="0089025C" w:rsidRDefault="0089025C" w:rsidP="0082304E"/>
        </w:tc>
        <w:tc>
          <w:tcPr>
            <w:tcW w:w="288" w:type="dxa"/>
          </w:tcPr>
          <w:p w14:paraId="09840E44" w14:textId="77777777" w:rsidR="0089025C" w:rsidRDefault="0089025C" w:rsidP="0082304E">
            <w:pPr>
              <w:pStyle w:val="CopticCross"/>
            </w:pPr>
          </w:p>
        </w:tc>
        <w:tc>
          <w:tcPr>
            <w:tcW w:w="3960" w:type="dxa"/>
          </w:tcPr>
          <w:p w14:paraId="2A23FDB4" w14:textId="77777777" w:rsidR="0089025C" w:rsidRDefault="0089025C" w:rsidP="00C83ECE">
            <w:pPr>
              <w:pStyle w:val="CopticVersemulti-line"/>
            </w:pPr>
            <w:r>
              <w:t>Ϩⲓⲧⲉⲛ ⲛⲓⲡ̀ⲣⲉⲥⲃⲓⲁ̀</w:t>
            </w:r>
          </w:p>
          <w:p w14:paraId="41C8A24E" w14:textId="77777777" w:rsidR="0089025C" w:rsidRDefault="0089025C" w:rsidP="00C83ECE">
            <w:pPr>
              <w:pStyle w:val="CopticVersemulti-line"/>
            </w:pPr>
            <w:r>
              <w:t>ⲛ̀ⲧⲉ ⲡⲓϥ̀ⲧⲟⲩ ⲛ̀ⲍⲱⲟⲛ ⲛ̀ⲁⲥⲱⲙⲁⲧⲟⲥ</w:t>
            </w:r>
          </w:p>
          <w:p w14:paraId="490761DA" w14:textId="77777777" w:rsidR="0089025C" w:rsidRDefault="0089025C" w:rsidP="00C83ECE">
            <w:pPr>
              <w:pStyle w:val="CopticVersemulti-line"/>
            </w:pPr>
            <w:r>
              <w:t>ⲛ̀ⲗⲓⲧⲟⲩⲣⲅⲟⲥ ⲛ̀ϣⲁϩ ⲛ̀ⲭ̀ⲣⲟⲙ:</w:t>
            </w:r>
          </w:p>
          <w:p w14:paraId="3B41C807" w14:textId="77777777" w:rsidR="0089025C" w:rsidRPr="00C35319" w:rsidRDefault="0089025C" w:rsidP="00C83ECE">
            <w:pPr>
              <w:pStyle w:val="CopticHangingVerse"/>
            </w:pPr>
            <w:r>
              <w:t>Ⲡϭⲟⲓⲥ ⲁⲣⲓϩ̀ⲙⲟⲧ ⲛⲁⲛ ⲙ̀ⲡⲓⲭⲱ ⲉ̀ⲃⲟⲗ ⲛ̀ⲧⲉ ⲛⲉⲛⲛⲟⲃⲓ.</w:t>
            </w:r>
          </w:p>
        </w:tc>
      </w:tr>
    </w:tbl>
    <w:p w14:paraId="506EA231" w14:textId="77777777" w:rsidR="0089025C" w:rsidRDefault="0089025C"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0152D95" w14:textId="77777777" w:rsidTr="00C83ECE">
        <w:trPr>
          <w:cantSplit/>
          <w:jc w:val="center"/>
        </w:trPr>
        <w:tc>
          <w:tcPr>
            <w:tcW w:w="288" w:type="dxa"/>
          </w:tcPr>
          <w:p w14:paraId="3F511DFF" w14:textId="77777777" w:rsidR="0089025C" w:rsidRDefault="0089025C" w:rsidP="00C83ECE">
            <w:pPr>
              <w:pStyle w:val="CopticCross"/>
            </w:pPr>
          </w:p>
        </w:tc>
        <w:tc>
          <w:tcPr>
            <w:tcW w:w="3960" w:type="dxa"/>
          </w:tcPr>
          <w:p w14:paraId="25F8A491" w14:textId="77777777" w:rsidR="0089025C" w:rsidRDefault="0089025C" w:rsidP="00C83ECE">
            <w:pPr>
              <w:pStyle w:val="EngHang"/>
            </w:pPr>
            <w:r>
              <w:t>Hail to the four incorporeal living beasts,</w:t>
            </w:r>
          </w:p>
          <w:p w14:paraId="4ECE1BDA" w14:textId="77777777" w:rsidR="0089025C" w:rsidRDefault="0089025C" w:rsidP="00C83ECE">
            <w:pPr>
              <w:pStyle w:val="EngHang"/>
            </w:pPr>
            <w:r>
              <w:t>Carrying the throne of God,</w:t>
            </w:r>
          </w:p>
          <w:p w14:paraId="540F577B" w14:textId="77777777" w:rsidR="0089025C" w:rsidRDefault="0089025C" w:rsidP="00C83ECE">
            <w:pPr>
              <w:pStyle w:val="EngHang"/>
            </w:pPr>
            <w:r>
              <w:t>A lion’s face, and a calf’s face,</w:t>
            </w:r>
          </w:p>
          <w:p w14:paraId="6B9BE8FD" w14:textId="77777777" w:rsidR="0089025C" w:rsidRDefault="0089025C" w:rsidP="00C83ECE">
            <w:pPr>
              <w:pStyle w:val="EngHangEnd"/>
            </w:pPr>
            <w:r>
              <w:t>A man’s face, and an eagle’s face.</w:t>
            </w:r>
          </w:p>
        </w:tc>
        <w:tc>
          <w:tcPr>
            <w:tcW w:w="288" w:type="dxa"/>
          </w:tcPr>
          <w:p w14:paraId="574633E9" w14:textId="77777777" w:rsidR="0089025C" w:rsidRDefault="0089025C" w:rsidP="00C83ECE"/>
        </w:tc>
        <w:tc>
          <w:tcPr>
            <w:tcW w:w="288" w:type="dxa"/>
          </w:tcPr>
          <w:p w14:paraId="3B42512E" w14:textId="77777777" w:rsidR="0089025C" w:rsidRDefault="0089025C" w:rsidP="00C83ECE">
            <w:pPr>
              <w:pStyle w:val="CopticCross"/>
            </w:pPr>
          </w:p>
        </w:tc>
        <w:tc>
          <w:tcPr>
            <w:tcW w:w="3960" w:type="dxa"/>
          </w:tcPr>
          <w:p w14:paraId="7A311BE3" w14:textId="77777777" w:rsidR="0089025C" w:rsidRDefault="0089025C" w:rsidP="00C83ECE">
            <w:pPr>
              <w:pStyle w:val="CopticVersemulti-line"/>
            </w:pPr>
            <w:r>
              <w:t>Ⲭⲉⲣⲉ ⲡⲓϥ̀ⲧⲟⲩ ⲛ̀ⲍⲱⲟⲛ ⲛ̀ⲁ̀ⲥⲱⲙⲁⲧⲟⲥ:</w:t>
            </w:r>
          </w:p>
          <w:p w14:paraId="4907CCEC" w14:textId="77777777" w:rsidR="0089025C" w:rsidRDefault="0089025C" w:rsidP="00C83ECE">
            <w:pPr>
              <w:pStyle w:val="CopticVersemulti-line"/>
            </w:pPr>
            <w:r>
              <w:t>ⲉⲧϥⲁⲓ ϧⲁ ⲡⲓϩⲁⲣⲙⲁ ⲛ̀ⲧⲉ Ⲫϯ:</w:t>
            </w:r>
          </w:p>
          <w:p w14:paraId="4B4D6482" w14:textId="77777777" w:rsidR="0089025C" w:rsidRDefault="0089025C" w:rsidP="00C83ECE">
            <w:pPr>
              <w:pStyle w:val="CopticVersemulti-line"/>
            </w:pPr>
            <w:r>
              <w:t>ⲟⲩϩⲟ ⲙ̀ⲙⲟⲩⲓ̀ ⲛⲉⲙ ⲟⲩϩⲟ ⲙ̀ⲙⲁⲥⲓ:</w:t>
            </w:r>
          </w:p>
          <w:p w14:paraId="7315A2D8" w14:textId="77777777" w:rsidR="0089025C" w:rsidRPr="00C35319" w:rsidRDefault="0089025C" w:rsidP="00C83ECE">
            <w:pPr>
              <w:pStyle w:val="CopticHangingVerse"/>
            </w:pPr>
            <w:r>
              <w:t>ⲛⲉⲙ ⲟⲩϩⲟ ⲛ̀ⲣⲱⲙⲓ ⲛⲉⲙ ⲟⲩϩⲟ ⲛ̀ⲁ̀ⲏ̀ⲧⲟⲥ.</w:t>
            </w:r>
          </w:p>
        </w:tc>
      </w:tr>
    </w:tbl>
    <w:p w14:paraId="6782835F" w14:textId="77777777" w:rsidR="0089025C" w:rsidRDefault="0089025C" w:rsidP="0082304E">
      <w:pPr>
        <w:pStyle w:val="Heading4"/>
      </w:pPr>
      <w:r>
        <w:t>The Gospel Response for the Four Incorporeal Beasts</w:t>
      </w:r>
    </w:p>
    <w:p w14:paraId="14F6AFFA" w14:textId="77777777" w:rsidR="0089025C" w:rsidRPr="00C14556" w:rsidRDefault="0089025C" w:rsidP="00C14556">
      <w:pPr>
        <w:pStyle w:val="Rubric"/>
      </w:pPr>
      <w:r>
        <w:t>The last verse of the Doxology may be inserted into the Annual Gospel Response.</w:t>
      </w:r>
    </w:p>
    <w:p w14:paraId="45245CCF" w14:textId="4C024E13" w:rsidR="00DD5136" w:rsidRDefault="0089025C"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F095B73" w14:textId="77777777" w:rsidR="00494FE4" w:rsidRDefault="00494FE4" w:rsidP="00494FE4">
      <w:pPr>
        <w:pStyle w:val="Heading3"/>
      </w:pPr>
      <w:bookmarkStart w:id="1528" w:name="_Toc459399337"/>
      <w:r>
        <w:t>March 9 / Phamenoth 13: Return of St. Macarius the Great and St. Macarius of Alexandria from Exile</w:t>
      </w:r>
      <w:bookmarkEnd w:id="1528"/>
    </w:p>
    <w:p w14:paraId="450613FB" w14:textId="2CA98358"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89025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89025C">
        <w:rPr>
          <w:noProof/>
        </w:rPr>
        <w:t>802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89025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89025C">
        <w:rPr>
          <w:noProof/>
        </w:rPr>
        <w:t>824</w:t>
      </w:r>
      <w:r w:rsidR="002409EF">
        <w:fldChar w:fldCharType="end"/>
      </w:r>
      <w:r>
        <w:t>.</w:t>
      </w:r>
    </w:p>
    <w:p w14:paraId="15396FC9" w14:textId="77777777" w:rsidR="007F571C" w:rsidRDefault="007F571C" w:rsidP="007F571C">
      <w:pPr>
        <w:pStyle w:val="Heading3"/>
      </w:pPr>
      <w:bookmarkStart w:id="1529" w:name="_Toc459399338"/>
      <w:r>
        <w:t>March 15 / Phamenoth 19: Martyrdom of St. Aristobulus the Apostle</w:t>
      </w:r>
      <w:bookmarkEnd w:id="1529"/>
    </w:p>
    <w:p w14:paraId="57821F33" w14:textId="0186B207" w:rsidR="00191A26" w:rsidRDefault="00191A26" w:rsidP="00191A26">
      <w:pPr>
        <w:pStyle w:val="Rubric"/>
      </w:pPr>
      <w:bookmarkStart w:id="1530" w:name="_Toc410196213"/>
      <w:bookmarkStart w:id="1531" w:name="_Toc410196455"/>
      <w:bookmarkStart w:id="1532" w:name="_Toc410196957"/>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5F3D5AC" w14:textId="77777777" w:rsidR="005329C1" w:rsidRDefault="005329C1" w:rsidP="005329C1">
      <w:pPr>
        <w:pStyle w:val="Heading3"/>
      </w:pPr>
      <w:bookmarkStart w:id="1533" w:name="_Toc459399339"/>
      <w:r>
        <w:t>March 17 / Phamenoth 21: Commemoration of the Theotokos</w:t>
      </w:r>
      <w:bookmarkEnd w:id="1533"/>
    </w:p>
    <w:p w14:paraId="665901C5" w14:textId="43A5EC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7FA5DE0B" w14:textId="77777777" w:rsidR="00C30529" w:rsidRDefault="00C30529" w:rsidP="00C30529">
      <w:pPr>
        <w:pStyle w:val="Heading3"/>
      </w:pPr>
      <w:bookmarkStart w:id="1534" w:name="_Ref434563557"/>
      <w:bookmarkStart w:id="1535" w:name="_Toc459399340"/>
      <w:r>
        <w:t>March 23 / Phamenoth 27: St. Macarius the Great</w:t>
      </w:r>
      <w:bookmarkEnd w:id="1534"/>
      <w:bookmarkEnd w:id="1535"/>
    </w:p>
    <w:p w14:paraId="19445963" w14:textId="77777777" w:rsidR="003E7329" w:rsidRDefault="003E7329" w:rsidP="003E7329">
      <w:pPr>
        <w:pStyle w:val="Heading4"/>
      </w:pPr>
      <w:bookmarkStart w:id="1536" w:name="_Ref434490507"/>
      <w:r>
        <w:t>The Doxology of St. Macarius the Great</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76"/>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77"/>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43" w:name="_Ref434490525"/>
      <w:r>
        <w:lastRenderedPageBreak/>
        <w:t>Another Doxology of St. Macarius the Great</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44" w:name="_Ref434490542"/>
      <w:r>
        <w:lastRenderedPageBreak/>
        <w:t>Another</w:t>
      </w:r>
      <w:r w:rsidR="00C30529">
        <w:t xml:space="preserve"> Doxology</w:t>
      </w:r>
      <w:r>
        <w:t xml:space="preserve"> of St. Macarius the Great</w:t>
      </w:r>
      <w:r>
        <w:rPr>
          <w:rStyle w:val="FootnoteReference"/>
        </w:rPr>
        <w:footnoteReference w:id="978"/>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45" w:name="_Toc459399341"/>
      <w:r>
        <w:t xml:space="preserve">March 25 / Phamenoth 29: </w:t>
      </w:r>
      <w:r w:rsidR="00495F1A">
        <w:t>Annunciation</w:t>
      </w:r>
      <w:bookmarkEnd w:id="1530"/>
      <w:bookmarkEnd w:id="1531"/>
      <w:bookmarkEnd w:id="1532"/>
      <w:bookmarkEnd w:id="1545"/>
    </w:p>
    <w:p w14:paraId="2B8989CB" w14:textId="77777777" w:rsidR="004246C3" w:rsidRDefault="004246C3" w:rsidP="004246C3">
      <w:pPr>
        <w:pStyle w:val="Heading4"/>
      </w:pPr>
      <w:bookmarkStart w:id="1546"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47" w:name="_Ref459399117"/>
      <w:r>
        <w:t>The Doxology</w:t>
      </w:r>
      <w:r w:rsidR="00E21EA3">
        <w:t xml:space="preserve"> for the Annunciation</w:t>
      </w:r>
      <w:bookmarkEnd w:id="1546"/>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48" w:name="_Ref434475566"/>
      <w:bookmarkStart w:id="1549" w:name="_Toc410196214"/>
      <w:bookmarkStart w:id="1550" w:name="_Toc410196456"/>
      <w:bookmarkStart w:id="1551" w:name="_Toc410196958"/>
      <w:r>
        <w:t>The Psali Adam</w:t>
      </w:r>
      <w:r w:rsidR="006C1B94">
        <w:t xml:space="preserve"> for Annunciation</w:t>
      </w:r>
      <w:bookmarkEnd w:id="1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52"/>
            <w:r>
              <w:t>Head</w:t>
            </w:r>
            <w:commentRangeEnd w:id="1552"/>
            <w:r>
              <w:rPr>
                <w:rStyle w:val="CommentReference"/>
              </w:rPr>
              <w:commentReference w:id="155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53" w:name="_Ref434475591"/>
      <w:r>
        <w:t>The Psali Batos</w:t>
      </w:r>
      <w:r w:rsidR="006C1B94">
        <w:t xml:space="preserve"> for Annunciation</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54"/>
            <w:r>
              <w:t>ruler</w:t>
            </w:r>
            <w:commentRangeEnd w:id="1554"/>
            <w:r>
              <w:rPr>
                <w:rStyle w:val="CommentReference"/>
              </w:rPr>
              <w:commentReference w:id="155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79"/>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55"/>
            <w:r>
              <w:t xml:space="preserve">peoples </w:t>
            </w:r>
            <w:commentRangeEnd w:id="1555"/>
            <w:r>
              <w:rPr>
                <w:rStyle w:val="CommentReference"/>
              </w:rPr>
              <w:commentReference w:id="155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56"/>
            <w:r>
              <w:t>burned</w:t>
            </w:r>
            <w:commentRangeEnd w:id="1556"/>
            <w:r>
              <w:rPr>
                <w:rStyle w:val="CommentReference"/>
              </w:rPr>
              <w:commentReference w:id="155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57"/>
            <w:r>
              <w:t>Servant</w:t>
            </w:r>
            <w:commentRangeEnd w:id="1557"/>
            <w:r>
              <w:rPr>
                <w:rStyle w:val="CommentReference"/>
              </w:rPr>
              <w:commentReference w:id="155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58"/>
            <w:r>
              <w:t xml:space="preserve">Ⲫⲱⲕ </w:t>
            </w:r>
            <w:commentRangeEnd w:id="1558"/>
            <w:r>
              <w:rPr>
                <w:rStyle w:val="CommentReference"/>
                <w:rFonts w:ascii="Times New Roman" w:hAnsi="Times New Roman"/>
              </w:rPr>
              <w:commentReference w:id="155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59" w:name="_Ref434562998"/>
      <w:bookmarkStart w:id="1560" w:name="_Toc459399342"/>
      <w:r>
        <w:t xml:space="preserve">March 26 / Phamenoth 30: </w:t>
      </w:r>
      <w:r w:rsidR="00D31016">
        <w:t>Arch</w:t>
      </w:r>
      <w:r>
        <w:t>angel Gabriel</w:t>
      </w:r>
      <w:bookmarkEnd w:id="1559"/>
      <w:bookmarkEnd w:id="1560"/>
    </w:p>
    <w:p w14:paraId="79F33061" w14:textId="12D26982"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89025C">
        <w:t xml:space="preserve">The Doxology of Archangel Gabriel for December or </w:t>
      </w:r>
      <w:r w:rsidR="0089025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89025C">
        <w:rPr>
          <w:noProof/>
        </w:rPr>
        <w:t>678</w:t>
      </w:r>
      <w:r w:rsidR="002409EF">
        <w:fldChar w:fldCharType="end"/>
      </w:r>
      <w:r>
        <w:t xml:space="preserve">, </w:t>
      </w:r>
      <w:r w:rsidR="002409EF">
        <w:fldChar w:fldCharType="begin"/>
      </w:r>
      <w:r w:rsidR="002409EF">
        <w:instrText xml:space="preserve"> REF _Ref434487984 \h </w:instrText>
      </w:r>
      <w:r w:rsidR="002409EF">
        <w:fldChar w:fldCharType="separate"/>
      </w:r>
      <w:r w:rsidR="0089025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89025C">
        <w:rPr>
          <w:noProof/>
        </w:rPr>
        <w:t>647</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89025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89025C">
        <w:rPr>
          <w:noProof/>
        </w:rPr>
        <w:t>856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61" w:name="_Toc459399343"/>
      <w:r>
        <w:t xml:space="preserve">March 28 / Pharamuthi 2: Martyrdom of St. James </w:t>
      </w:r>
      <w:r w:rsidR="008762FF">
        <w:t xml:space="preserve">the son of </w:t>
      </w:r>
      <w:r w:rsidR="002E495E">
        <w:t>Zebedee</w:t>
      </w:r>
      <w:r>
        <w:t>, the Apostles</w:t>
      </w:r>
      <w:bookmarkEnd w:id="1561"/>
    </w:p>
    <w:p w14:paraId="2200D664" w14:textId="43E5A170"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62" w:name="_Toc459399208"/>
      <w:bookmarkStart w:id="1563" w:name="April"/>
      <w:bookmarkEnd w:id="1519"/>
      <w:r>
        <w:lastRenderedPageBreak/>
        <w:t>April</w:t>
      </w:r>
      <w:bookmarkEnd w:id="1549"/>
      <w:bookmarkEnd w:id="1550"/>
      <w:bookmarkEnd w:id="155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62"/>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89025C">
              <w:rPr>
                <w:noProof/>
                <w:webHidden/>
              </w:rPr>
              <w:t>818</w:t>
            </w:r>
            <w:r w:rsidR="00513E2D">
              <w:rPr>
                <w:noProof/>
                <w:webHidden/>
              </w:rPr>
              <w:fldChar w:fldCharType="end"/>
            </w:r>
          </w:hyperlink>
        </w:p>
        <w:p w14:paraId="5E3593DE" w14:textId="3FCA51FE" w:rsidR="00513E2D" w:rsidRDefault="002F6766">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48768F4E" w14:textId="6E1543A7" w:rsidR="00513E2D" w:rsidRDefault="002F6766">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07646D25" w14:textId="395059AD" w:rsidR="00513E2D" w:rsidRDefault="002F6766">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32BBD4B2" w14:textId="70C5739E" w:rsidR="00513E2D" w:rsidRDefault="002F6766">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6ADB899A" w14:textId="05CE3862" w:rsidR="00513E2D" w:rsidRDefault="002F6766">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89025C">
              <w:rPr>
                <w:noProof/>
                <w:webHidden/>
              </w:rPr>
              <w:t>820</w:t>
            </w:r>
            <w:r w:rsidR="00513E2D">
              <w:rPr>
                <w:noProof/>
                <w:webHidden/>
              </w:rPr>
              <w:fldChar w:fldCharType="end"/>
            </w:r>
          </w:hyperlink>
        </w:p>
        <w:p w14:paraId="033ACA17" w14:textId="1DC83F7B" w:rsidR="00513E2D" w:rsidRDefault="002F6766">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016792A0" w14:textId="4E5025E2" w:rsidR="00513E2D" w:rsidRDefault="002F6766">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7D70B56D" w14:textId="30F8700A" w:rsidR="00513E2D" w:rsidRDefault="002F6766">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67ED1B5D" w14:textId="7B151D9D" w:rsidR="00513E2D" w:rsidRDefault="002F6766">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0E3FA6DD" w14:textId="3EB8590C" w:rsidR="00513E2D" w:rsidRDefault="002F6766">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3AF12B3A" w14:textId="5BE5208B" w:rsidR="00513E2D" w:rsidRDefault="002F6766">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64" w:name="_Toc459399344"/>
      <w:r>
        <w:lastRenderedPageBreak/>
        <w:t>April 1 / Pharamuthi 6</w:t>
      </w:r>
      <w:r w:rsidR="006E4762">
        <w:t xml:space="preserve">: </w:t>
      </w:r>
      <w:r>
        <w:t>Saint Mary of Egypt</w:t>
      </w:r>
      <w:bookmarkEnd w:id="1564"/>
    </w:p>
    <w:p w14:paraId="70D0F650" w14:textId="77777777" w:rsidR="00254945" w:rsidRDefault="00254945" w:rsidP="00254945">
      <w:pPr>
        <w:pStyle w:val="Heading4"/>
      </w:pPr>
      <w:bookmarkStart w:id="1565" w:name="_Ref434491512"/>
      <w:r>
        <w:t>The Doxology</w:t>
      </w:r>
      <w:r w:rsidR="00810F04">
        <w:t xml:space="preserve"> for St. Mary of Egypt</w:t>
      </w:r>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66" w:name="_Toc459399345"/>
      <w:r>
        <w:lastRenderedPageBreak/>
        <w:t>April 7 / Pharamuthi 12: Commemoration of Archangel Michael</w:t>
      </w:r>
      <w:bookmarkEnd w:id="1566"/>
    </w:p>
    <w:p w14:paraId="4512ADE9"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B21EE3F" w14:textId="77777777" w:rsidTr="0082304E">
        <w:trPr>
          <w:cantSplit/>
          <w:jc w:val="center"/>
        </w:trPr>
        <w:tc>
          <w:tcPr>
            <w:tcW w:w="288" w:type="dxa"/>
          </w:tcPr>
          <w:p w14:paraId="78A68D85" w14:textId="77777777" w:rsidR="0089025C" w:rsidRDefault="0089025C" w:rsidP="0082304E">
            <w:pPr>
              <w:pStyle w:val="CopticCross"/>
            </w:pPr>
          </w:p>
        </w:tc>
        <w:tc>
          <w:tcPr>
            <w:tcW w:w="3960" w:type="dxa"/>
          </w:tcPr>
          <w:p w14:paraId="28902B44" w14:textId="77777777" w:rsidR="0089025C" w:rsidRDefault="0089025C" w:rsidP="00C83ECE">
            <w:pPr>
              <w:pStyle w:val="EngHang"/>
            </w:pPr>
            <w:r>
              <w:t>Through the intercessions</w:t>
            </w:r>
          </w:p>
          <w:p w14:paraId="3DD8A499" w14:textId="77777777" w:rsidR="0089025C" w:rsidRDefault="0089025C" w:rsidP="00C83ECE">
            <w:pPr>
              <w:pStyle w:val="EngHang"/>
            </w:pPr>
            <w:r>
              <w:t>Of the Four Incorporeal Beasts,</w:t>
            </w:r>
          </w:p>
          <w:p w14:paraId="3B2F53B4" w14:textId="77777777" w:rsidR="0089025C" w:rsidRDefault="0089025C" w:rsidP="00C83ECE">
            <w:pPr>
              <w:pStyle w:val="EngHang"/>
            </w:pPr>
            <w:r>
              <w:t>The ministering flames of fire,</w:t>
            </w:r>
          </w:p>
          <w:p w14:paraId="21AAFD3B" w14:textId="77777777" w:rsidR="0089025C" w:rsidRDefault="0089025C" w:rsidP="0082304E">
            <w:pPr>
              <w:pStyle w:val="EngHangEnd"/>
            </w:pPr>
            <w:r>
              <w:t>O Lord, grant us the forgiveness of our sins.</w:t>
            </w:r>
          </w:p>
        </w:tc>
        <w:tc>
          <w:tcPr>
            <w:tcW w:w="288" w:type="dxa"/>
          </w:tcPr>
          <w:p w14:paraId="37C175EF" w14:textId="77777777" w:rsidR="0089025C" w:rsidRDefault="0089025C" w:rsidP="0082304E"/>
        </w:tc>
        <w:tc>
          <w:tcPr>
            <w:tcW w:w="288" w:type="dxa"/>
          </w:tcPr>
          <w:p w14:paraId="13D61FD4" w14:textId="77777777" w:rsidR="0089025C" w:rsidRDefault="0089025C" w:rsidP="0082304E">
            <w:pPr>
              <w:pStyle w:val="CopticCross"/>
            </w:pPr>
          </w:p>
        </w:tc>
        <w:tc>
          <w:tcPr>
            <w:tcW w:w="3960" w:type="dxa"/>
          </w:tcPr>
          <w:p w14:paraId="188FBEDE" w14:textId="77777777" w:rsidR="0089025C" w:rsidRDefault="0089025C" w:rsidP="00C83ECE">
            <w:pPr>
              <w:pStyle w:val="CopticVersemulti-line"/>
            </w:pPr>
            <w:r>
              <w:t>Ϩⲓⲧⲉⲛ ⲛⲓⲡ̀ⲣⲉⲥⲃⲓⲁ̀</w:t>
            </w:r>
          </w:p>
          <w:p w14:paraId="5D99FCA0" w14:textId="77777777" w:rsidR="0089025C" w:rsidRDefault="0089025C" w:rsidP="00C83ECE">
            <w:pPr>
              <w:pStyle w:val="CopticVersemulti-line"/>
            </w:pPr>
            <w:r>
              <w:t>ⲛ̀ⲧⲉ ⲡⲓϥ̀ⲧⲟⲩ ⲛ̀ⲍⲱⲟⲛ ⲛ̀ⲁⲥⲱⲙⲁⲧⲟⲥ</w:t>
            </w:r>
          </w:p>
          <w:p w14:paraId="777D65E1" w14:textId="77777777" w:rsidR="0089025C" w:rsidRDefault="0089025C" w:rsidP="00C83ECE">
            <w:pPr>
              <w:pStyle w:val="CopticVersemulti-line"/>
            </w:pPr>
            <w:r>
              <w:t>ⲛ̀ⲗⲓⲧⲟⲩⲣⲅⲟⲥ ⲛ̀ϣⲁϩ ⲛ̀ⲭ̀ⲣⲟⲙ:</w:t>
            </w:r>
          </w:p>
          <w:p w14:paraId="20BA6E30" w14:textId="77777777" w:rsidR="0089025C" w:rsidRPr="00C35319" w:rsidRDefault="0089025C" w:rsidP="00C83ECE">
            <w:pPr>
              <w:pStyle w:val="CopticHangingVerse"/>
            </w:pPr>
            <w:r>
              <w:t>Ⲡϭⲟⲓⲥ ⲁⲣⲓϩ̀ⲙⲟⲧ ⲛⲁⲛ ⲙ̀ⲡⲓⲭⲱ ⲉ̀ⲃⲟⲗ ⲛ̀ⲧⲉ ⲛⲉⲛⲛⲟⲃⲓ.</w:t>
            </w:r>
          </w:p>
        </w:tc>
      </w:tr>
    </w:tbl>
    <w:p w14:paraId="4FBDB35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F05CA64" w14:textId="77777777" w:rsidTr="00C83ECE">
        <w:trPr>
          <w:cantSplit/>
          <w:jc w:val="center"/>
        </w:trPr>
        <w:tc>
          <w:tcPr>
            <w:tcW w:w="288" w:type="dxa"/>
          </w:tcPr>
          <w:p w14:paraId="3B94E864" w14:textId="77777777" w:rsidR="0089025C" w:rsidRDefault="0089025C" w:rsidP="00C83ECE">
            <w:pPr>
              <w:pStyle w:val="CopticCross"/>
            </w:pPr>
          </w:p>
        </w:tc>
        <w:tc>
          <w:tcPr>
            <w:tcW w:w="3960" w:type="dxa"/>
          </w:tcPr>
          <w:p w14:paraId="5AA4267C" w14:textId="77777777" w:rsidR="0089025C" w:rsidRDefault="0089025C" w:rsidP="00C83ECE">
            <w:pPr>
              <w:pStyle w:val="EngHang"/>
            </w:pPr>
            <w:r>
              <w:t>Hail to the four incorporeal living beasts,</w:t>
            </w:r>
          </w:p>
          <w:p w14:paraId="66653AF0" w14:textId="77777777" w:rsidR="0089025C" w:rsidRDefault="0089025C" w:rsidP="00C83ECE">
            <w:pPr>
              <w:pStyle w:val="EngHang"/>
            </w:pPr>
            <w:r>
              <w:t>Carrying the throne of God,</w:t>
            </w:r>
          </w:p>
          <w:p w14:paraId="5492E580" w14:textId="77777777" w:rsidR="0089025C" w:rsidRDefault="0089025C" w:rsidP="00C83ECE">
            <w:pPr>
              <w:pStyle w:val="EngHang"/>
            </w:pPr>
            <w:r>
              <w:t>A lion’s face, and a calf’s face,</w:t>
            </w:r>
          </w:p>
          <w:p w14:paraId="227B30F3" w14:textId="77777777" w:rsidR="0089025C" w:rsidRDefault="0089025C" w:rsidP="00C83ECE">
            <w:pPr>
              <w:pStyle w:val="EngHangEnd"/>
            </w:pPr>
            <w:r>
              <w:t>A man’s face, and an eagle’s face.</w:t>
            </w:r>
          </w:p>
        </w:tc>
        <w:tc>
          <w:tcPr>
            <w:tcW w:w="288" w:type="dxa"/>
          </w:tcPr>
          <w:p w14:paraId="6B119EC2" w14:textId="77777777" w:rsidR="0089025C" w:rsidRDefault="0089025C" w:rsidP="00C83ECE"/>
        </w:tc>
        <w:tc>
          <w:tcPr>
            <w:tcW w:w="288" w:type="dxa"/>
          </w:tcPr>
          <w:p w14:paraId="1E04796E" w14:textId="77777777" w:rsidR="0089025C" w:rsidRDefault="0089025C" w:rsidP="00C83ECE">
            <w:pPr>
              <w:pStyle w:val="CopticCross"/>
            </w:pPr>
          </w:p>
        </w:tc>
        <w:tc>
          <w:tcPr>
            <w:tcW w:w="3960" w:type="dxa"/>
          </w:tcPr>
          <w:p w14:paraId="2CB33BAA" w14:textId="77777777" w:rsidR="0089025C" w:rsidRDefault="0089025C" w:rsidP="00C83ECE">
            <w:pPr>
              <w:pStyle w:val="CopticVersemulti-line"/>
            </w:pPr>
            <w:r>
              <w:t>Ⲭⲉⲣⲉ ⲡⲓϥ̀ⲧⲟⲩ ⲛ̀ⲍⲱⲟⲛ ⲛ̀ⲁ̀ⲥⲱⲙⲁⲧⲟⲥ:</w:t>
            </w:r>
          </w:p>
          <w:p w14:paraId="7304C644" w14:textId="77777777" w:rsidR="0089025C" w:rsidRDefault="0089025C" w:rsidP="00C83ECE">
            <w:pPr>
              <w:pStyle w:val="CopticVersemulti-line"/>
            </w:pPr>
            <w:r>
              <w:t>ⲉⲧϥⲁⲓ ϧⲁ ⲡⲓϩⲁⲣⲙⲁ ⲛ̀ⲧⲉ Ⲫϯ:</w:t>
            </w:r>
          </w:p>
          <w:p w14:paraId="193712EB" w14:textId="77777777" w:rsidR="0089025C" w:rsidRDefault="0089025C" w:rsidP="00C83ECE">
            <w:pPr>
              <w:pStyle w:val="CopticVersemulti-line"/>
            </w:pPr>
            <w:r>
              <w:t>ⲟⲩϩⲟ ⲙ̀ⲙⲟⲩⲓ̀ ⲛⲉⲙ ⲟⲩϩⲟ ⲙ̀ⲙⲁⲥⲓ:</w:t>
            </w:r>
          </w:p>
          <w:p w14:paraId="70DD90B8" w14:textId="77777777" w:rsidR="0089025C" w:rsidRPr="00C35319" w:rsidRDefault="0089025C" w:rsidP="00C83ECE">
            <w:pPr>
              <w:pStyle w:val="CopticHangingVerse"/>
            </w:pPr>
            <w:r>
              <w:t>ⲛⲉⲙ ⲟⲩϩⲟ ⲛ̀ⲣⲱⲙⲓ ⲛⲉⲙ ⲟⲩϩⲟ ⲛ̀ⲁ̀ⲏ̀ⲧⲟⲥ.</w:t>
            </w:r>
          </w:p>
        </w:tc>
      </w:tr>
    </w:tbl>
    <w:p w14:paraId="1C325FBB" w14:textId="77777777" w:rsidR="0089025C" w:rsidRDefault="0089025C" w:rsidP="0082304E">
      <w:pPr>
        <w:pStyle w:val="Heading4"/>
      </w:pPr>
      <w:r>
        <w:t>The Gospel Response for the Four Incorporeal Beasts</w:t>
      </w:r>
    </w:p>
    <w:p w14:paraId="538F5715" w14:textId="77777777" w:rsidR="0089025C" w:rsidRPr="00C14556" w:rsidRDefault="0089025C" w:rsidP="00C14556">
      <w:pPr>
        <w:pStyle w:val="Rubric"/>
      </w:pPr>
      <w:r>
        <w:t>The last verse of the Doxology may be inserted into the Annual Gospel Response.</w:t>
      </w:r>
    </w:p>
    <w:p w14:paraId="456231B0" w14:textId="2E9BD520"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190F8B" w14:textId="77777777" w:rsidR="00072324" w:rsidRDefault="00072324" w:rsidP="00072324">
      <w:pPr>
        <w:pStyle w:val="Heading3"/>
      </w:pPr>
      <w:bookmarkStart w:id="1567" w:name="_Toc459399346"/>
      <w:r>
        <w:t>April 10 / Pharamuthi 15: Consecrating of the Church of St. Agabus the Apostle</w:t>
      </w:r>
      <w:bookmarkEnd w:id="1567"/>
    </w:p>
    <w:p w14:paraId="537622D5" w14:textId="704FB99F"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76232F53" w14:textId="77777777" w:rsidR="00072324" w:rsidRDefault="00072324" w:rsidP="00072324">
      <w:pPr>
        <w:pStyle w:val="Heading3"/>
      </w:pPr>
      <w:bookmarkStart w:id="1568" w:name="_Toc459399347"/>
      <w:r>
        <w:t xml:space="preserve">April 12 / Pharamuthi 17: Martyrdom of St. </w:t>
      </w:r>
      <w:commentRangeStart w:id="1569"/>
      <w:r>
        <w:t xml:space="preserve">James </w:t>
      </w:r>
      <w:commentRangeEnd w:id="1569"/>
      <w:r>
        <w:rPr>
          <w:rStyle w:val="CommentReference"/>
          <w:rFonts w:eastAsiaTheme="minorHAnsi" w:cstheme="minorBidi"/>
          <w:b w:val="0"/>
          <w:bCs w:val="0"/>
        </w:rPr>
        <w:commentReference w:id="1569"/>
      </w:r>
      <w:r>
        <w:t xml:space="preserve">the brother of </w:t>
      </w:r>
      <w:r w:rsidR="002E495E">
        <w:t>the Lord the bishop of Jerusalem</w:t>
      </w:r>
      <w:bookmarkEnd w:id="1568"/>
    </w:p>
    <w:p w14:paraId="3EDB7D36" w14:textId="024335F2"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55F566A" w14:textId="77777777" w:rsidR="005329C1" w:rsidRDefault="005329C1" w:rsidP="005329C1">
      <w:pPr>
        <w:pStyle w:val="Heading3"/>
      </w:pPr>
      <w:bookmarkStart w:id="1570" w:name="_Toc459399348"/>
      <w:r>
        <w:t>April 16 / Pharamuthi 21: Commemoration of the Theotokos</w:t>
      </w:r>
      <w:bookmarkEnd w:id="1570"/>
    </w:p>
    <w:p w14:paraId="3582D329" w14:textId="3ED1CA7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76EB9DA3" w14:textId="77777777" w:rsidR="00AF6D10" w:rsidRDefault="00AF6D10" w:rsidP="00AF6D10">
      <w:pPr>
        <w:pStyle w:val="Heading3"/>
      </w:pPr>
      <w:bookmarkStart w:id="1571" w:name="_Ref434560035"/>
      <w:bookmarkStart w:id="1572" w:name="_Toc459399349"/>
      <w:r>
        <w:lastRenderedPageBreak/>
        <w:t>April 18 / Pharamuthi 23: Martyrdom of St. George the Prince of the Martyrs</w:t>
      </w:r>
      <w:bookmarkEnd w:id="1571"/>
      <w:bookmarkEnd w:id="1572"/>
    </w:p>
    <w:p w14:paraId="480B7CF0" w14:textId="77777777" w:rsidR="00AF6D10" w:rsidRDefault="00AF6D10" w:rsidP="00AF6D10">
      <w:pPr>
        <w:pStyle w:val="Heading4"/>
      </w:pPr>
      <w:bookmarkStart w:id="1573" w:name="_Ref434489211"/>
      <w:r>
        <w:t>Another Doxology of St. George</w:t>
      </w:r>
      <w:bookmarkEnd w:id="1573"/>
    </w:p>
    <w:p w14:paraId="7BC4CD70" w14:textId="31D95DF9"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89025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89025C">
        <w:rPr>
          <w:noProof/>
        </w:rPr>
        <w:t>570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74" w:name="_Toc459399350"/>
      <w:r>
        <w:t>April 24 / Pharamuthi 29: Commemoration of the Annunciation, Nativity, and Resurrection on the 29</w:t>
      </w:r>
      <w:r w:rsidRPr="00C0205C">
        <w:rPr>
          <w:vertAlign w:val="superscript"/>
        </w:rPr>
        <w:t>th</w:t>
      </w:r>
      <w:r>
        <w:t xml:space="preserve"> of Every Month</w:t>
      </w:r>
      <w:bookmarkEnd w:id="1574"/>
    </w:p>
    <w:p w14:paraId="303C033D" w14:textId="1F755B51"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955026C" w14:textId="77777777" w:rsidR="00072324" w:rsidRDefault="00072324" w:rsidP="00072324">
      <w:pPr>
        <w:pStyle w:val="Heading3"/>
      </w:pPr>
      <w:bookmarkStart w:id="1575" w:name="_Toc459399351"/>
      <w:r>
        <w:t xml:space="preserve">April 24 / Pharamuthi 29: </w:t>
      </w:r>
      <w:r w:rsidR="00B52D77">
        <w:t xml:space="preserve">Also the </w:t>
      </w:r>
      <w:r>
        <w:t>Departure of St. Erastus the Apostle</w:t>
      </w:r>
      <w:bookmarkEnd w:id="1575"/>
    </w:p>
    <w:p w14:paraId="1D4A92BF" w14:textId="2E8A0558"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0EC74FD" w14:textId="77777777" w:rsidR="00072324" w:rsidRDefault="00072324" w:rsidP="00072324">
      <w:pPr>
        <w:pStyle w:val="Heading3"/>
      </w:pPr>
      <w:bookmarkStart w:id="1576" w:name="_Ref434562195"/>
      <w:bookmarkStart w:id="1577" w:name="_Toc459399352"/>
      <w:r>
        <w:t>April 25 / Pharamuthi 30: Martyrdom of St. Mark the Evangelist</w:t>
      </w:r>
      <w:bookmarkEnd w:id="1576"/>
      <w:bookmarkEnd w:id="1577"/>
    </w:p>
    <w:p w14:paraId="1A50F251" w14:textId="77777777" w:rsidR="00072324" w:rsidRDefault="00B46E6E" w:rsidP="00072324">
      <w:pPr>
        <w:pStyle w:val="Heading4"/>
      </w:pPr>
      <w:bookmarkStart w:id="1578" w:name="_Ref434488936"/>
      <w:r>
        <w:t>Another</w:t>
      </w:r>
      <w:r w:rsidR="00072324">
        <w:t xml:space="preserve"> Doxology</w:t>
      </w:r>
      <w:r>
        <w:t xml:space="preserve"> of St. Mark</w:t>
      </w:r>
      <w:bookmarkEnd w:id="1578"/>
    </w:p>
    <w:p w14:paraId="2E6CD030" w14:textId="3B82CF2C"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89025C">
        <w:t>The Doxology of St. Mark</w:t>
      </w:r>
      <w:r>
        <w:fldChar w:fldCharType="end"/>
      </w:r>
      <w:r>
        <w:t xml:space="preserve">, page </w:t>
      </w:r>
      <w:r>
        <w:fldChar w:fldCharType="begin"/>
      </w:r>
      <w:r>
        <w:instrText xml:space="preserve"> PAGEREF _Ref434488814 \h </w:instrText>
      </w:r>
      <w:r>
        <w:fldChar w:fldCharType="separate"/>
      </w:r>
      <w:r w:rsidR="0089025C">
        <w:rPr>
          <w:noProof/>
        </w:rPr>
        <w:t>566</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79" w:name="_Toc459399353"/>
      <w:r>
        <w:t>April 26 / Pashons 1: Nativity of the Theotokos</w:t>
      </w:r>
      <w:bookmarkEnd w:id="1579"/>
    </w:p>
    <w:p w14:paraId="07258AA7" w14:textId="6BA86EA1"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644CD75" w14:textId="77777777" w:rsidR="00160DE3" w:rsidRDefault="00160DE3" w:rsidP="00160DE3">
      <w:pPr>
        <w:pStyle w:val="Heading3"/>
      </w:pPr>
      <w:bookmarkStart w:id="1580" w:name="_Toc459399354"/>
      <w:r>
        <w:t>April 28 /</w:t>
      </w:r>
      <w:r w:rsidR="00F66BB3">
        <w:t xml:space="preserve"> Pashons 3: Departure of St. Jas</w:t>
      </w:r>
      <w:r>
        <w:t>on the Disciple</w:t>
      </w:r>
      <w:bookmarkEnd w:id="1580"/>
    </w:p>
    <w:p w14:paraId="588AE276" w14:textId="12BC87E2" w:rsidR="00191A26" w:rsidRDefault="00191A26" w:rsidP="00191A26">
      <w:pPr>
        <w:pStyle w:val="Rubric"/>
      </w:pPr>
      <w:bookmarkStart w:id="1581" w:name="_Toc410196215"/>
      <w:bookmarkStart w:id="1582" w:name="_Toc410196457"/>
      <w:bookmarkStart w:id="1583" w:name="_Toc410196959"/>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31EA45A" w14:textId="77777777" w:rsidR="00F66BB3" w:rsidRDefault="00F66BB3" w:rsidP="00F66BB3">
      <w:pPr>
        <w:pStyle w:val="Heading3"/>
      </w:pPr>
      <w:bookmarkStart w:id="1584" w:name="_Toc459399355"/>
      <w:r>
        <w:t>April 28 / Pashons 3: Also St. Theodore</w:t>
      </w:r>
      <w:r w:rsidR="00AF6F9B">
        <w:t xml:space="preserve"> the Disciple of St. Pachom</w:t>
      </w:r>
      <w:bookmarkEnd w:id="158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585" w:name="_Toc459399209"/>
      <w:bookmarkStart w:id="1586" w:name="May"/>
      <w:bookmarkEnd w:id="1563"/>
      <w:r>
        <w:lastRenderedPageBreak/>
        <w:t>May</w:t>
      </w:r>
      <w:r w:rsidR="00495F1A">
        <w:t xml:space="preserve"> or </w:t>
      </w:r>
      <w:bookmarkEnd w:id="1581"/>
      <w:bookmarkEnd w:id="1582"/>
      <w:bookmarkEnd w:id="1583"/>
      <w:r w:rsidRPr="00FB5E62">
        <w:rPr>
          <w:rFonts w:ascii="FreeSerifAvvaShenouda" w:eastAsia="Arial Unicode MS" w:hAnsi="FreeSerifAvvaShenouda" w:cs="FreeSerifAvvaShenouda"/>
          <w:lang w:val="en-US"/>
        </w:rPr>
        <w:t>Ⲡⲁϣⲁⲛⲥ</w:t>
      </w:r>
      <w:bookmarkEnd w:id="1585"/>
    </w:p>
    <w:bookmarkStart w:id="1587" w:name="_Ref434563583" w:displacedByCustomXml="next"/>
    <w:bookmarkStart w:id="1588" w:name="_Toc410196960" w:displacedByCustomXml="next"/>
    <w:bookmarkStart w:id="1589" w:name="_Toc410196458" w:displacedByCustomXml="next"/>
    <w:bookmarkStart w:id="1590" w:name="_Toc410196216"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89025C">
              <w:rPr>
                <w:noProof/>
                <w:webHidden/>
              </w:rPr>
              <w:t>825</w:t>
            </w:r>
            <w:r w:rsidR="00513E2D">
              <w:rPr>
                <w:noProof/>
                <w:webHidden/>
              </w:rPr>
              <w:fldChar w:fldCharType="end"/>
            </w:r>
          </w:hyperlink>
        </w:p>
        <w:p w14:paraId="2AEAA7DD" w14:textId="1A12115A" w:rsidR="00513E2D" w:rsidRDefault="002F6766">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89025C">
              <w:rPr>
                <w:noProof/>
                <w:webHidden/>
              </w:rPr>
              <w:t>825</w:t>
            </w:r>
            <w:r w:rsidR="00513E2D">
              <w:rPr>
                <w:noProof/>
                <w:webHidden/>
              </w:rPr>
              <w:fldChar w:fldCharType="end"/>
            </w:r>
          </w:hyperlink>
        </w:p>
        <w:p w14:paraId="07368528" w14:textId="57FCA9EB" w:rsidR="00513E2D" w:rsidRDefault="002F6766">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89025C">
              <w:rPr>
                <w:noProof/>
                <w:webHidden/>
              </w:rPr>
              <w:t>828</w:t>
            </w:r>
            <w:r w:rsidR="00513E2D">
              <w:rPr>
                <w:noProof/>
                <w:webHidden/>
              </w:rPr>
              <w:fldChar w:fldCharType="end"/>
            </w:r>
          </w:hyperlink>
        </w:p>
        <w:p w14:paraId="519F0807" w14:textId="54141D54" w:rsidR="00513E2D" w:rsidRDefault="002F6766">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5D03CCBB" w14:textId="3E4ADA45" w:rsidR="00513E2D" w:rsidRDefault="002F6766">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75D21A1E" w14:textId="32F22CCB" w:rsidR="00513E2D" w:rsidRDefault="002F6766">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1840D83A" w14:textId="04668CEB" w:rsidR="00513E2D" w:rsidRDefault="002F6766">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89025C">
              <w:rPr>
                <w:noProof/>
                <w:webHidden/>
              </w:rPr>
              <w:t>830</w:t>
            </w:r>
            <w:r w:rsidR="00513E2D">
              <w:rPr>
                <w:noProof/>
                <w:webHidden/>
              </w:rPr>
              <w:fldChar w:fldCharType="end"/>
            </w:r>
          </w:hyperlink>
        </w:p>
        <w:p w14:paraId="0AB3EF22" w14:textId="36C99DA7" w:rsidR="00513E2D" w:rsidRDefault="002F6766">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33E99876" w14:textId="134D2075" w:rsidR="00513E2D" w:rsidRDefault="002F6766">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238AA7AF" w14:textId="6DEF51E2" w:rsidR="00513E2D" w:rsidRDefault="002F6766">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194F9CA0" w14:textId="5BB32484" w:rsidR="00513E2D" w:rsidRDefault="002F6766">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89025C">
              <w:rPr>
                <w:noProof/>
                <w:webHidden/>
              </w:rPr>
              <w:t>832</w:t>
            </w:r>
            <w:r w:rsidR="00513E2D">
              <w:rPr>
                <w:noProof/>
                <w:webHidden/>
              </w:rPr>
              <w:fldChar w:fldCharType="end"/>
            </w:r>
          </w:hyperlink>
        </w:p>
        <w:p w14:paraId="1E385482" w14:textId="6E9F3674" w:rsidR="00513E2D" w:rsidRDefault="002F6766">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89025C">
              <w:rPr>
                <w:noProof/>
                <w:webHidden/>
              </w:rPr>
              <w:t>840</w:t>
            </w:r>
            <w:r w:rsidR="00513E2D">
              <w:rPr>
                <w:noProof/>
                <w:webHidden/>
              </w:rPr>
              <w:fldChar w:fldCharType="end"/>
            </w:r>
          </w:hyperlink>
        </w:p>
        <w:p w14:paraId="720EC369" w14:textId="2661464D" w:rsidR="00513E2D" w:rsidRDefault="002F6766">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89025C">
              <w:rPr>
                <w:noProof/>
                <w:webHidden/>
              </w:rPr>
              <w:t>841</w:t>
            </w:r>
            <w:r w:rsidR="00513E2D">
              <w:rPr>
                <w:noProof/>
                <w:webHidden/>
              </w:rPr>
              <w:fldChar w:fldCharType="end"/>
            </w:r>
          </w:hyperlink>
        </w:p>
        <w:p w14:paraId="3B6B7839" w14:textId="3A445E39" w:rsidR="00513E2D" w:rsidRDefault="002F6766">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89025C">
              <w:rPr>
                <w:noProof/>
                <w:webHidden/>
              </w:rPr>
              <w:t>842</w:t>
            </w:r>
            <w:r w:rsidR="00513E2D">
              <w:rPr>
                <w:noProof/>
                <w:webHidden/>
              </w:rPr>
              <w:fldChar w:fldCharType="end"/>
            </w:r>
          </w:hyperlink>
        </w:p>
        <w:p w14:paraId="24EFFDE6" w14:textId="7ACFE326" w:rsidR="00513E2D" w:rsidRDefault="002F6766">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89025C">
              <w:rPr>
                <w:noProof/>
                <w:webHidden/>
              </w:rPr>
              <w:t>843</w:t>
            </w:r>
            <w:r w:rsidR="00513E2D">
              <w:rPr>
                <w:noProof/>
                <w:webHidden/>
              </w:rPr>
              <w:fldChar w:fldCharType="end"/>
            </w:r>
          </w:hyperlink>
        </w:p>
        <w:p w14:paraId="25EC1635" w14:textId="796DA1FE" w:rsidR="00513E2D" w:rsidRDefault="002F6766">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89025C">
              <w:rPr>
                <w:noProof/>
                <w:webHidden/>
              </w:rPr>
              <w:t>843</w:t>
            </w:r>
            <w:r w:rsidR="00513E2D">
              <w:rPr>
                <w:noProof/>
                <w:webHidden/>
              </w:rPr>
              <w:fldChar w:fldCharType="end"/>
            </w:r>
          </w:hyperlink>
        </w:p>
        <w:p w14:paraId="6D1CA4D3" w14:textId="743C12D3" w:rsidR="00513E2D" w:rsidRDefault="002F6766">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89025C">
              <w:rPr>
                <w:noProof/>
                <w:webHidden/>
              </w:rPr>
              <w:t>844</w:t>
            </w:r>
            <w:r w:rsidR="00513E2D">
              <w:rPr>
                <w:noProof/>
                <w:webHidden/>
              </w:rPr>
              <w:fldChar w:fldCharType="end"/>
            </w:r>
          </w:hyperlink>
        </w:p>
        <w:p w14:paraId="7EEC2DFB" w14:textId="22684109" w:rsidR="00513E2D" w:rsidRDefault="002F6766">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45ACF5C9" w14:textId="0122E7B5" w:rsidR="00513E2D" w:rsidRDefault="002F6766">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175E06C0" w14:textId="64308AD6" w:rsidR="00513E2D" w:rsidRDefault="002F6766">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0D35A85A" w14:textId="1F9A9D8F" w:rsidR="00513E2D" w:rsidRDefault="002F6766">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89025C">
              <w:rPr>
                <w:noProof/>
                <w:webHidden/>
              </w:rPr>
              <w:t>846</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91" w:name="_Ref436250616"/>
      <w:bookmarkStart w:id="1592" w:name="_Toc459399356"/>
      <w:r>
        <w:lastRenderedPageBreak/>
        <w:t>May 1 / Pashons 6: St. Macarius of Alexandria, the Presbyter</w:t>
      </w:r>
      <w:bookmarkEnd w:id="1587"/>
      <w:bookmarkEnd w:id="1591"/>
      <w:bookmarkEnd w:id="1592"/>
    </w:p>
    <w:p w14:paraId="65054283" w14:textId="77777777" w:rsidR="00137929" w:rsidRDefault="00137929" w:rsidP="00137929">
      <w:pPr>
        <w:pStyle w:val="Heading4"/>
      </w:pPr>
      <w:bookmarkStart w:id="1593" w:name="_Ref434490596"/>
      <w:r>
        <w:t>The Doxology</w:t>
      </w:r>
      <w:r w:rsidR="00B46E6E">
        <w:t xml:space="preserve"> for St. Macarius of Alexandria, the Presbyter</w:t>
      </w:r>
      <w:bookmarkEnd w:id="1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94" w:name="_Ref434560539"/>
      <w:bookmarkStart w:id="1595" w:name="_Toc459399357"/>
      <w:r>
        <w:t>May 2 / Pashons 7: St. Athanasius the Apostolic</w:t>
      </w:r>
      <w:bookmarkEnd w:id="1594"/>
      <w:bookmarkEnd w:id="1595"/>
    </w:p>
    <w:p w14:paraId="5C918841" w14:textId="77777777" w:rsidR="00EE657B" w:rsidRDefault="00EE657B" w:rsidP="00EE657B">
      <w:pPr>
        <w:pStyle w:val="Heading4"/>
      </w:pPr>
      <w:bookmarkStart w:id="1596" w:name="_Ref434492183"/>
      <w:r>
        <w:t>The Doxology</w:t>
      </w:r>
      <w:r w:rsidR="00B82753">
        <w:t xml:space="preserve"> for St. Athanasius the Apostolic</w:t>
      </w:r>
      <w:bookmarkEnd w:id="1596"/>
    </w:p>
    <w:p w14:paraId="56250E5D" w14:textId="1D0B6AD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89025C">
        <w:t>The Doxology of St. Athanasius the Apostolic</w:t>
      </w:r>
      <w:r>
        <w:fldChar w:fldCharType="end"/>
      </w:r>
      <w:r>
        <w:t xml:space="preserve">, page </w:t>
      </w:r>
      <w:r>
        <w:fldChar w:fldCharType="begin"/>
      </w:r>
      <w:r>
        <w:instrText xml:space="preserve"> PAGEREF _Ref434492161 \h </w:instrText>
      </w:r>
      <w:r>
        <w:fldChar w:fldCharType="separate"/>
      </w:r>
      <w:r w:rsidR="0089025C">
        <w:rPr>
          <w:noProof/>
        </w:rPr>
        <w:t>580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97" w:name="_Ref434492196"/>
      <w:r>
        <w:lastRenderedPageBreak/>
        <w:t>Another</w:t>
      </w:r>
      <w:r w:rsidR="0047441D">
        <w:t xml:space="preserve"> Doxology</w:t>
      </w:r>
      <w:r>
        <w:t xml:space="preserve"> for St. Athanasius the Apostolic</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80"/>
            </w:r>
            <w:r>
              <w:t>;</w:t>
            </w:r>
          </w:p>
          <w:p w14:paraId="38DFDD79" w14:textId="77777777" w:rsidR="0047441D" w:rsidRDefault="0047441D" w:rsidP="0047441D">
            <w:pPr>
              <w:pStyle w:val="EngHang"/>
            </w:pPr>
            <w:r>
              <w:t>He sent them “the Father of Peace</w:t>
            </w:r>
            <w:r>
              <w:rPr>
                <w:rStyle w:val="FootnoteReference"/>
              </w:rPr>
              <w:footnoteReference w:id="981"/>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98" w:name="_Toc459399358"/>
      <w:r>
        <w:t>May 7 / Pashons 12: Commemoration of Archangel Michael</w:t>
      </w:r>
      <w:bookmarkEnd w:id="1598"/>
    </w:p>
    <w:p w14:paraId="070DEC1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5B213A8C" w14:textId="77777777" w:rsidTr="0082304E">
        <w:trPr>
          <w:cantSplit/>
          <w:jc w:val="center"/>
        </w:trPr>
        <w:tc>
          <w:tcPr>
            <w:tcW w:w="288" w:type="dxa"/>
          </w:tcPr>
          <w:p w14:paraId="3C2619D9" w14:textId="77777777" w:rsidR="0089025C" w:rsidRDefault="0089025C" w:rsidP="0082304E">
            <w:pPr>
              <w:pStyle w:val="CopticCross"/>
            </w:pPr>
          </w:p>
        </w:tc>
        <w:tc>
          <w:tcPr>
            <w:tcW w:w="3960" w:type="dxa"/>
          </w:tcPr>
          <w:p w14:paraId="1CBA7339" w14:textId="77777777" w:rsidR="0089025C" w:rsidRDefault="0089025C" w:rsidP="00C83ECE">
            <w:pPr>
              <w:pStyle w:val="EngHang"/>
            </w:pPr>
            <w:r>
              <w:t>Through the intercessions</w:t>
            </w:r>
          </w:p>
          <w:p w14:paraId="37E31FEF" w14:textId="77777777" w:rsidR="0089025C" w:rsidRDefault="0089025C" w:rsidP="00C83ECE">
            <w:pPr>
              <w:pStyle w:val="EngHang"/>
            </w:pPr>
            <w:r>
              <w:t>Of the Four Incorporeal Beasts,</w:t>
            </w:r>
          </w:p>
          <w:p w14:paraId="1F4CDF94" w14:textId="77777777" w:rsidR="0089025C" w:rsidRDefault="0089025C" w:rsidP="00C83ECE">
            <w:pPr>
              <w:pStyle w:val="EngHang"/>
            </w:pPr>
            <w:r>
              <w:t>The ministering flames of fire,</w:t>
            </w:r>
          </w:p>
          <w:p w14:paraId="6329FCBE" w14:textId="77777777" w:rsidR="0089025C" w:rsidRDefault="0089025C" w:rsidP="0082304E">
            <w:pPr>
              <w:pStyle w:val="EngHangEnd"/>
            </w:pPr>
            <w:r>
              <w:t>O Lord, grant us the forgiveness of our sins.</w:t>
            </w:r>
          </w:p>
        </w:tc>
        <w:tc>
          <w:tcPr>
            <w:tcW w:w="288" w:type="dxa"/>
          </w:tcPr>
          <w:p w14:paraId="5CD1E5E7" w14:textId="77777777" w:rsidR="0089025C" w:rsidRDefault="0089025C" w:rsidP="0082304E"/>
        </w:tc>
        <w:tc>
          <w:tcPr>
            <w:tcW w:w="288" w:type="dxa"/>
          </w:tcPr>
          <w:p w14:paraId="7B6DC9CC" w14:textId="77777777" w:rsidR="0089025C" w:rsidRDefault="0089025C" w:rsidP="0082304E">
            <w:pPr>
              <w:pStyle w:val="CopticCross"/>
            </w:pPr>
          </w:p>
        </w:tc>
        <w:tc>
          <w:tcPr>
            <w:tcW w:w="3960" w:type="dxa"/>
          </w:tcPr>
          <w:p w14:paraId="3DE3931E" w14:textId="77777777" w:rsidR="0089025C" w:rsidRDefault="0089025C" w:rsidP="00C83ECE">
            <w:pPr>
              <w:pStyle w:val="CopticVersemulti-line"/>
            </w:pPr>
            <w:r>
              <w:t>Ϩⲓⲧⲉⲛ ⲛⲓⲡ̀ⲣⲉⲥⲃⲓⲁ̀</w:t>
            </w:r>
          </w:p>
          <w:p w14:paraId="5E8FB10D" w14:textId="77777777" w:rsidR="0089025C" w:rsidRDefault="0089025C" w:rsidP="00C83ECE">
            <w:pPr>
              <w:pStyle w:val="CopticVersemulti-line"/>
            </w:pPr>
            <w:r>
              <w:t>ⲛ̀ⲧⲉ ⲡⲓϥ̀ⲧⲟⲩ ⲛ̀ⲍⲱⲟⲛ ⲛ̀ⲁⲥⲱⲙⲁⲧⲟⲥ</w:t>
            </w:r>
          </w:p>
          <w:p w14:paraId="498820AE" w14:textId="77777777" w:rsidR="0089025C" w:rsidRDefault="0089025C" w:rsidP="00C83ECE">
            <w:pPr>
              <w:pStyle w:val="CopticVersemulti-line"/>
            </w:pPr>
            <w:r>
              <w:t>ⲛ̀ⲗⲓⲧⲟⲩⲣⲅⲟⲥ ⲛ̀ϣⲁϩ ⲛ̀ⲭ̀ⲣⲟⲙ:</w:t>
            </w:r>
          </w:p>
          <w:p w14:paraId="065A8EB4" w14:textId="77777777" w:rsidR="0089025C" w:rsidRPr="00C35319" w:rsidRDefault="0089025C" w:rsidP="00C83ECE">
            <w:pPr>
              <w:pStyle w:val="CopticHangingVerse"/>
            </w:pPr>
            <w:r>
              <w:t>Ⲡϭⲟⲓⲥ ⲁⲣⲓϩ̀ⲙⲟⲧ ⲛⲁⲛ ⲙ̀ⲡⲓⲭⲱ ⲉ̀ⲃⲟⲗ ⲛ̀ⲧⲉ ⲛⲉⲛⲛⲟⲃⲓ.</w:t>
            </w:r>
          </w:p>
        </w:tc>
      </w:tr>
    </w:tbl>
    <w:p w14:paraId="24CFFEAD"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6E622D82" w14:textId="77777777" w:rsidTr="00C83ECE">
        <w:trPr>
          <w:cantSplit/>
          <w:jc w:val="center"/>
        </w:trPr>
        <w:tc>
          <w:tcPr>
            <w:tcW w:w="288" w:type="dxa"/>
          </w:tcPr>
          <w:p w14:paraId="5A6A0950" w14:textId="77777777" w:rsidR="0089025C" w:rsidRDefault="0089025C" w:rsidP="00C83ECE">
            <w:pPr>
              <w:pStyle w:val="CopticCross"/>
            </w:pPr>
          </w:p>
        </w:tc>
        <w:tc>
          <w:tcPr>
            <w:tcW w:w="3960" w:type="dxa"/>
          </w:tcPr>
          <w:p w14:paraId="30F4336E" w14:textId="77777777" w:rsidR="0089025C" w:rsidRDefault="0089025C" w:rsidP="00C83ECE">
            <w:pPr>
              <w:pStyle w:val="EngHang"/>
            </w:pPr>
            <w:r>
              <w:t>Hail to the four incorporeal living beasts,</w:t>
            </w:r>
          </w:p>
          <w:p w14:paraId="2365D5FC" w14:textId="77777777" w:rsidR="0089025C" w:rsidRDefault="0089025C" w:rsidP="00C83ECE">
            <w:pPr>
              <w:pStyle w:val="EngHang"/>
            </w:pPr>
            <w:r>
              <w:t>Carrying the throne of God,</w:t>
            </w:r>
          </w:p>
          <w:p w14:paraId="14CEE1EB" w14:textId="77777777" w:rsidR="0089025C" w:rsidRDefault="0089025C" w:rsidP="00C83ECE">
            <w:pPr>
              <w:pStyle w:val="EngHang"/>
            </w:pPr>
            <w:r>
              <w:t>A lion’s face, and a calf’s face,</w:t>
            </w:r>
          </w:p>
          <w:p w14:paraId="5FBD9EC7" w14:textId="77777777" w:rsidR="0089025C" w:rsidRDefault="0089025C" w:rsidP="00C83ECE">
            <w:pPr>
              <w:pStyle w:val="EngHangEnd"/>
            </w:pPr>
            <w:r>
              <w:t>A man’s face, and an eagle’s face.</w:t>
            </w:r>
          </w:p>
        </w:tc>
        <w:tc>
          <w:tcPr>
            <w:tcW w:w="288" w:type="dxa"/>
          </w:tcPr>
          <w:p w14:paraId="08813128" w14:textId="77777777" w:rsidR="0089025C" w:rsidRDefault="0089025C" w:rsidP="00C83ECE"/>
        </w:tc>
        <w:tc>
          <w:tcPr>
            <w:tcW w:w="288" w:type="dxa"/>
          </w:tcPr>
          <w:p w14:paraId="5F477E7B" w14:textId="77777777" w:rsidR="0089025C" w:rsidRDefault="0089025C" w:rsidP="00C83ECE">
            <w:pPr>
              <w:pStyle w:val="CopticCross"/>
            </w:pPr>
          </w:p>
        </w:tc>
        <w:tc>
          <w:tcPr>
            <w:tcW w:w="3960" w:type="dxa"/>
          </w:tcPr>
          <w:p w14:paraId="54CC224E" w14:textId="77777777" w:rsidR="0089025C" w:rsidRDefault="0089025C" w:rsidP="00C83ECE">
            <w:pPr>
              <w:pStyle w:val="CopticVersemulti-line"/>
            </w:pPr>
            <w:r>
              <w:t>Ⲭⲉⲣⲉ ⲡⲓϥ̀ⲧⲟⲩ ⲛ̀ⲍⲱⲟⲛ ⲛ̀ⲁ̀ⲥⲱⲙⲁⲧⲟⲥ:</w:t>
            </w:r>
          </w:p>
          <w:p w14:paraId="364CDA36" w14:textId="77777777" w:rsidR="0089025C" w:rsidRDefault="0089025C" w:rsidP="00C83ECE">
            <w:pPr>
              <w:pStyle w:val="CopticVersemulti-line"/>
            </w:pPr>
            <w:r>
              <w:t>ⲉⲧϥⲁⲓ ϧⲁ ⲡⲓϩⲁⲣⲙⲁ ⲛ̀ⲧⲉ Ⲫϯ:</w:t>
            </w:r>
          </w:p>
          <w:p w14:paraId="3D5C1538" w14:textId="77777777" w:rsidR="0089025C" w:rsidRDefault="0089025C" w:rsidP="00C83ECE">
            <w:pPr>
              <w:pStyle w:val="CopticVersemulti-line"/>
            </w:pPr>
            <w:r>
              <w:t>ⲟⲩϩⲟ ⲙ̀ⲙⲟⲩⲓ̀ ⲛⲉⲙ ⲟⲩϩⲟ ⲙ̀ⲙⲁⲥⲓ:</w:t>
            </w:r>
          </w:p>
          <w:p w14:paraId="10A6E9C0" w14:textId="77777777" w:rsidR="0089025C" w:rsidRPr="00C35319" w:rsidRDefault="0089025C" w:rsidP="00C83ECE">
            <w:pPr>
              <w:pStyle w:val="CopticHangingVerse"/>
            </w:pPr>
            <w:r>
              <w:t>ⲛⲉⲙ ⲟⲩϩⲟ ⲛ̀ⲣⲱⲙⲓ ⲛⲉⲙ ⲟⲩϩⲟ ⲛ̀ⲁ̀ⲏ̀ⲧⲟⲥ.</w:t>
            </w:r>
          </w:p>
        </w:tc>
      </w:tr>
    </w:tbl>
    <w:p w14:paraId="4778CE5C" w14:textId="77777777" w:rsidR="0089025C" w:rsidRDefault="0089025C" w:rsidP="0082304E">
      <w:pPr>
        <w:pStyle w:val="Heading4"/>
      </w:pPr>
      <w:r>
        <w:t>The Gospel Response for the Four Incorporeal Beasts</w:t>
      </w:r>
    </w:p>
    <w:p w14:paraId="00917C43" w14:textId="77777777" w:rsidR="0089025C" w:rsidRPr="00C14556" w:rsidRDefault="0089025C" w:rsidP="00C14556">
      <w:pPr>
        <w:pStyle w:val="Rubric"/>
      </w:pPr>
      <w:r>
        <w:t>The last verse of the Doxology may be inserted into the Annual Gospel Response.</w:t>
      </w:r>
    </w:p>
    <w:p w14:paraId="0F7BBC47" w14:textId="64E5840F"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8F2AB5D" w14:textId="77777777" w:rsidR="00B53E05" w:rsidRDefault="00B53E05" w:rsidP="00B53E05">
      <w:pPr>
        <w:pStyle w:val="Heading3"/>
      </w:pPr>
      <w:bookmarkStart w:id="1599" w:name="_Toc459399359"/>
      <w:r>
        <w:lastRenderedPageBreak/>
        <w:t>May 7 / Pashons 12: Also the Consecration of the Church of St. Demiana</w:t>
      </w:r>
      <w:bookmarkEnd w:id="1599"/>
    </w:p>
    <w:p w14:paraId="30A4D1C6" w14:textId="45317453"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89025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89025C">
        <w:rPr>
          <w:noProof/>
        </w:rPr>
        <w:t>782</w:t>
      </w:r>
      <w:r w:rsidR="002409EF">
        <w:fldChar w:fldCharType="end"/>
      </w:r>
      <w:r>
        <w:t>.</w:t>
      </w:r>
    </w:p>
    <w:p w14:paraId="3E105B3E" w14:textId="77777777" w:rsidR="00220DFD" w:rsidRDefault="00220DFD" w:rsidP="00220DFD">
      <w:pPr>
        <w:pStyle w:val="Heading3"/>
      </w:pPr>
      <w:bookmarkStart w:id="1600" w:name="_Toc459399360"/>
      <w:r>
        <w:t>May 8 / Pashons 13 St. Junia of the Seventy Two Disciples</w:t>
      </w:r>
      <w:bookmarkEnd w:id="1600"/>
    </w:p>
    <w:p w14:paraId="148929D9" w14:textId="78857AC4"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D1738E1" w14:textId="77777777" w:rsidR="00220DFD" w:rsidRDefault="00220DFD" w:rsidP="00220DFD">
      <w:pPr>
        <w:pStyle w:val="Heading3"/>
      </w:pPr>
      <w:bookmarkStart w:id="1601" w:name="_Toc459399361"/>
      <w:r>
        <w:t xml:space="preserve">May 8 / Pashons 13 Also St. </w:t>
      </w:r>
      <w:commentRangeStart w:id="1602"/>
      <w:r>
        <w:t>Arsenius</w:t>
      </w:r>
      <w:commentRangeEnd w:id="1602"/>
      <w:r>
        <w:rPr>
          <w:rStyle w:val="CommentReference"/>
          <w:rFonts w:eastAsiaTheme="minorHAnsi" w:cstheme="minorBidi"/>
          <w:b w:val="0"/>
          <w:bCs w:val="0"/>
        </w:rPr>
        <w:commentReference w:id="1602"/>
      </w:r>
      <w:bookmarkEnd w:id="1601"/>
    </w:p>
    <w:p w14:paraId="2EEE01C8" w14:textId="77777777" w:rsidR="00220DFD" w:rsidRDefault="00220DFD" w:rsidP="00220DFD">
      <w:pPr>
        <w:pStyle w:val="Heading4"/>
      </w:pPr>
      <w:bookmarkStart w:id="1603" w:name="_Ref434490892"/>
      <w:r>
        <w:t>The Doxology</w:t>
      </w:r>
      <w:r w:rsidR="00810F04">
        <w:t xml:space="preserve"> for St. Arsenius</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04" w:name="_Toc459399362"/>
      <w:r>
        <w:t>May 9 / Pashons 14: St. Pachomius</w:t>
      </w:r>
      <w:bookmarkEnd w:id="1604"/>
    </w:p>
    <w:p w14:paraId="1731E46B" w14:textId="77777777" w:rsidR="00C30529" w:rsidRDefault="00C30529" w:rsidP="00C30529">
      <w:pPr>
        <w:pStyle w:val="Heading4"/>
      </w:pPr>
      <w:bookmarkStart w:id="1605" w:name="_Ref434491150"/>
      <w:r>
        <w:t>The Doxology</w:t>
      </w:r>
      <w:r w:rsidR="00810F04">
        <w:t xml:space="preserve"> for St. Pachomius</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06" w:name="_Toc459399363"/>
      <w:r>
        <w:t>May 11 / Pashons 16: Commemoration of St. John the Evangelist</w:t>
      </w:r>
      <w:bookmarkEnd w:id="1606"/>
    </w:p>
    <w:p w14:paraId="2ADA71D1" w14:textId="1FCE85DE"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89025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89025C">
        <w:rPr>
          <w:noProof/>
        </w:rPr>
        <w:t>727</w:t>
      </w:r>
      <w:r w:rsidR="002409EF">
        <w:fldChar w:fldCharType="end"/>
      </w:r>
      <w:r>
        <w:t>.</w:t>
      </w:r>
    </w:p>
    <w:p w14:paraId="194D23B6" w14:textId="77777777" w:rsidR="005329C1" w:rsidRDefault="005329C1" w:rsidP="005329C1">
      <w:pPr>
        <w:pStyle w:val="Heading3"/>
      </w:pPr>
      <w:bookmarkStart w:id="1607" w:name="_Toc459399364"/>
      <w:r>
        <w:t>May 16 / Pashons 21: Commemoration of the Theotokos</w:t>
      </w:r>
      <w:bookmarkEnd w:id="1607"/>
    </w:p>
    <w:p w14:paraId="3F5FCD37" w14:textId="0C13043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950977D" w14:textId="77777777" w:rsidR="00160DE3" w:rsidRDefault="00160DE3" w:rsidP="00160DE3">
      <w:pPr>
        <w:pStyle w:val="Heading3"/>
      </w:pPr>
      <w:bookmarkStart w:id="1608" w:name="_Toc459399365"/>
      <w:r>
        <w:t xml:space="preserve">May 17 / Pashons 22: Departure of St. Andronicus the </w:t>
      </w:r>
      <w:r w:rsidR="00191A26">
        <w:t>Disciple</w:t>
      </w:r>
      <w:bookmarkEnd w:id="1608"/>
    </w:p>
    <w:p w14:paraId="03D06E74" w14:textId="31FA706D"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E2A1C06" w14:textId="77777777" w:rsidR="00495F1A" w:rsidRDefault="00C30529" w:rsidP="00495F1A">
      <w:pPr>
        <w:pStyle w:val="Heading3"/>
      </w:pPr>
      <w:bookmarkStart w:id="1609" w:name="_Toc459399366"/>
      <w:r>
        <w:lastRenderedPageBreak/>
        <w:t xml:space="preserve">May 19 / Pashons 24: </w:t>
      </w:r>
      <w:r w:rsidR="00495F1A">
        <w:t>The Entrance into Egypt</w:t>
      </w:r>
      <w:bookmarkEnd w:id="1590"/>
      <w:bookmarkEnd w:id="1589"/>
      <w:bookmarkEnd w:id="1588"/>
      <w:bookmarkEnd w:id="1609"/>
    </w:p>
    <w:p w14:paraId="608201BF" w14:textId="77777777" w:rsidR="00C30529" w:rsidRDefault="00C30529" w:rsidP="00C30529">
      <w:pPr>
        <w:pStyle w:val="Heading4"/>
      </w:pPr>
      <w:bookmarkStart w:id="1610" w:name="_Ref434477906"/>
      <w:r>
        <w:t>The Doxology</w:t>
      </w:r>
      <w:r w:rsidR="00E21EA3">
        <w:t xml:space="preserve"> for the Entrance into Egypt</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11" w:name="_Ref434476089"/>
      <w:r>
        <w:lastRenderedPageBreak/>
        <w:t>The Psali Adam</w:t>
      </w:r>
      <w:r w:rsidR="006C1B94">
        <w:t xml:space="preserve"> for the Entrance into Egypt</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12" w:name="_Ref434476112"/>
      <w:r>
        <w:t>The Psali Batos</w:t>
      </w:r>
      <w:r w:rsidR="006C1B94">
        <w:t xml:space="preserve"> for the Entrance into Egypt</w:t>
      </w:r>
      <w:bookmarkEnd w:id="1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13"/>
            <w:r>
              <w:t>approached</w:t>
            </w:r>
            <w:commentRangeEnd w:id="1613"/>
            <w:r>
              <w:rPr>
                <w:rStyle w:val="CommentReference"/>
              </w:rPr>
              <w:commentReference w:id="161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14"/>
            <w:r>
              <w:t xml:space="preserve">Ⲫⲱⲕ </w:t>
            </w:r>
            <w:commentRangeEnd w:id="1614"/>
            <w:r>
              <w:rPr>
                <w:rStyle w:val="CommentReference"/>
                <w:rFonts w:ascii="Times New Roman" w:hAnsi="Times New Roman"/>
              </w:rPr>
              <w:commentReference w:id="161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15" w:name="_Toc459399367"/>
      <w:r>
        <w:t>May 19 / Pashons 24: Also, St. Pashnouni, the Monk and Martyr</w:t>
      </w:r>
      <w:bookmarkEnd w:id="1615"/>
    </w:p>
    <w:p w14:paraId="408F0E44" w14:textId="77777777" w:rsidR="00A055D8" w:rsidRDefault="00A055D8" w:rsidP="00A055D8">
      <w:pPr>
        <w:pStyle w:val="Heading4"/>
      </w:pPr>
      <w:bookmarkStart w:id="1616" w:name="_Ref434491429"/>
      <w:r>
        <w:t>The Doxology</w:t>
      </w:r>
      <w:r w:rsidR="00810F04">
        <w:t xml:space="preserve"> for St. Pashnouni</w:t>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17" w:name="_Toc459399368"/>
      <w:r>
        <w:t xml:space="preserve">May 21 / Pashons 26: </w:t>
      </w:r>
      <w:r w:rsidR="00072324">
        <w:t>Martyrdom of St. Thomas the Apostle</w:t>
      </w:r>
      <w:bookmarkEnd w:id="1617"/>
    </w:p>
    <w:p w14:paraId="574A2F34" w14:textId="095A970E"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401C91D" w14:textId="77777777" w:rsidR="007A6E4F" w:rsidRDefault="007A6E4F" w:rsidP="00160DE3">
      <w:pPr>
        <w:pStyle w:val="Heading3"/>
      </w:pPr>
      <w:bookmarkStart w:id="1618" w:name="_Toc459399369"/>
      <w:r>
        <w:lastRenderedPageBreak/>
        <w:t>May 22 / Pashons 27: St. Thomas the Anchorite</w:t>
      </w:r>
      <w:bookmarkEnd w:id="1618"/>
    </w:p>
    <w:p w14:paraId="638D349A" w14:textId="77777777" w:rsidR="007A6E4F" w:rsidRDefault="007A6E4F" w:rsidP="007A6E4F">
      <w:pPr>
        <w:pStyle w:val="Heading4"/>
      </w:pPr>
      <w:bookmarkStart w:id="1619" w:name="_Ref434490403"/>
      <w:r>
        <w:t>The Doxology</w:t>
      </w:r>
      <w:r w:rsidR="00B46E6E">
        <w:t xml:space="preserve"> for St. Thomas the Anchorite</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20"/>
            <w:r>
              <w:t>Like amber</w:t>
            </w:r>
          </w:p>
          <w:p w14:paraId="2CE5E879" w14:textId="77777777" w:rsidR="007A6E4F" w:rsidRDefault="007A6E4F" w:rsidP="007A6E4F">
            <w:pPr>
              <w:pStyle w:val="EngHangEnd"/>
            </w:pPr>
            <w:r>
              <w:t>Spreading in paradise.</w:t>
            </w:r>
            <w:commentRangeEnd w:id="1620"/>
            <w:r>
              <w:rPr>
                <w:rStyle w:val="CommentReference"/>
                <w:rFonts w:ascii="Times New Roman" w:eastAsiaTheme="minorHAnsi" w:hAnsi="Times New Roman" w:cstheme="minorBidi"/>
                <w:color w:val="auto"/>
              </w:rPr>
              <w:commentReference w:id="162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21" w:name="_Toc459399370"/>
      <w:r>
        <w:t>May 24 (25) / Pashons 29: Commemoration of the Annunciation, Nativity, and Resurrection on the 29</w:t>
      </w:r>
      <w:r w:rsidRPr="00C0205C">
        <w:rPr>
          <w:vertAlign w:val="superscript"/>
        </w:rPr>
        <w:t>th</w:t>
      </w:r>
      <w:r>
        <w:t xml:space="preserve"> of Every Month</w:t>
      </w:r>
      <w:bookmarkEnd w:id="1621"/>
    </w:p>
    <w:p w14:paraId="328345A0" w14:textId="41D3121F"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35949E7" w14:textId="702B32CB" w:rsidR="00D552F6" w:rsidRDefault="00D552F6" w:rsidP="00D552F6">
      <w:pPr>
        <w:pStyle w:val="Heading3"/>
      </w:pPr>
      <w:bookmarkStart w:id="1622" w:name="_Toc459399371"/>
      <w:r>
        <w:t xml:space="preserve">May 24 (25) / Pashons 29: Also St. </w:t>
      </w:r>
      <w:r w:rsidR="00F525F0">
        <w:t>Simeon</w:t>
      </w:r>
      <w:r>
        <w:t xml:space="preserve"> the Stylite</w:t>
      </w:r>
      <w:bookmarkEnd w:id="1622"/>
    </w:p>
    <w:p w14:paraId="6BC6625E" w14:textId="07CBC558" w:rsidR="00F525F0" w:rsidRPr="00F525F0" w:rsidRDefault="00F525F0" w:rsidP="00F525F0">
      <w:pPr>
        <w:pStyle w:val="Heading4"/>
      </w:pPr>
      <w:bookmarkStart w:id="1623" w:name="_Ref439328220"/>
      <w:r>
        <w:t>The Doxology for St. Simeon the Stylite</w:t>
      </w:r>
      <w:r w:rsidR="00BD2B3F">
        <w:rPr>
          <w:rStyle w:val="FootnoteReference"/>
        </w:rPr>
        <w:footnoteReference w:id="982"/>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24" w:name="_Toc459399372"/>
      <w:r>
        <w:t>May 25 / Pashons 30: Departure of St. Fournous the Disciple</w:t>
      </w:r>
      <w:bookmarkEnd w:id="1624"/>
    </w:p>
    <w:p w14:paraId="78E47792" w14:textId="5030E51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FCC02EA" w14:textId="77777777" w:rsidR="00F26510" w:rsidRDefault="00F26510" w:rsidP="00F26510">
      <w:pPr>
        <w:pStyle w:val="Heading3"/>
      </w:pPr>
      <w:bookmarkStart w:id="1625" w:name="_Toc459399373"/>
      <w:r>
        <w:lastRenderedPageBreak/>
        <w:t>May 27 / Paoni 2: St. Commemoration of the Appearance of the Bodies of St. John the Baptist and Elisha the Prophet</w:t>
      </w:r>
      <w:bookmarkEnd w:id="1625"/>
    </w:p>
    <w:p w14:paraId="0098B3FD" w14:textId="17406CA0" w:rsidR="00191A26" w:rsidRDefault="00191A26" w:rsidP="00191A26">
      <w:pPr>
        <w:pStyle w:val="Rubric"/>
      </w:pPr>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7D3D9074" w14:textId="77777777" w:rsidR="00601ED3" w:rsidRDefault="00601ED3" w:rsidP="00601ED3">
      <w:pPr>
        <w:pStyle w:val="Heading3"/>
      </w:pPr>
      <w:bookmarkStart w:id="1626" w:name="_Toc459399374"/>
      <w:r>
        <w:t>May 28 / Paoni 3: Consecration of St. George’s Church</w:t>
      </w:r>
      <w:bookmarkEnd w:id="1626"/>
    </w:p>
    <w:p w14:paraId="3DDB9E0A" w14:textId="1F8F681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89025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89025C">
        <w:rPr>
          <w:noProof/>
        </w:rPr>
        <w:t>820</w:t>
      </w:r>
      <w:r w:rsidR="002409EF">
        <w:fldChar w:fldCharType="end"/>
      </w:r>
      <w:r>
        <w:t>.</w:t>
      </w:r>
    </w:p>
    <w:p w14:paraId="2D4ABA3A" w14:textId="77777777" w:rsidR="00C30529" w:rsidRDefault="00C30529" w:rsidP="00C30529">
      <w:pPr>
        <w:pStyle w:val="Heading3"/>
      </w:pPr>
      <w:bookmarkStart w:id="1627" w:name="_Toc459399375"/>
      <w:r>
        <w:t xml:space="preserve">May 28 / Paoni 3: </w:t>
      </w:r>
      <w:r w:rsidR="00601ED3">
        <w:t xml:space="preserve">Also </w:t>
      </w:r>
      <w:r>
        <w:t>St. Abraam of Fayyoum</w:t>
      </w:r>
      <w:bookmarkEnd w:id="1627"/>
    </w:p>
    <w:p w14:paraId="26D71FAF" w14:textId="77777777" w:rsidR="00C30529" w:rsidRDefault="00C30529" w:rsidP="00C30529">
      <w:pPr>
        <w:pStyle w:val="Heading4"/>
      </w:pPr>
      <w:bookmarkStart w:id="1628" w:name="_Ref434492469"/>
      <w:r>
        <w:t>The Doxology</w:t>
      </w:r>
      <w:r w:rsidR="00B82753">
        <w:t xml:space="preserve"> for St. Abraam of Fayyoum</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8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32" w:name="_Toc459399376"/>
      <w:r>
        <w:t>May 30 / Paoni 5: Consecration of the Church of St. Victor</w:t>
      </w:r>
      <w:bookmarkEnd w:id="1632"/>
    </w:p>
    <w:p w14:paraId="311B6702" w14:textId="33B5651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89025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89025C">
        <w:rPr>
          <w:noProof/>
        </w:rPr>
        <w:t>679</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33" w:name="_Toc410196217"/>
      <w:bookmarkStart w:id="1634" w:name="_Toc410196459"/>
      <w:bookmarkStart w:id="1635" w:name="_Toc410196961"/>
      <w:bookmarkStart w:id="1636" w:name="_Toc459399210"/>
      <w:bookmarkStart w:id="1637" w:name="June"/>
      <w:bookmarkEnd w:id="1586"/>
      <w:r>
        <w:lastRenderedPageBreak/>
        <w:t>June</w:t>
      </w:r>
      <w:bookmarkEnd w:id="1633"/>
      <w:bookmarkEnd w:id="1634"/>
      <w:bookmarkEnd w:id="1635"/>
      <w:r w:rsidR="00C30529">
        <w:t xml:space="preserve"> or </w:t>
      </w:r>
      <w:r w:rsidR="00C30529">
        <w:rPr>
          <w:rFonts w:ascii="FreeSerifAvvaShenouda" w:hAnsi="FreeSerifAvvaShenouda" w:cs="FreeSerifAvvaShenouda"/>
        </w:rPr>
        <w:t>Ⲡⲁⲱⲛⲉ</w:t>
      </w:r>
      <w:bookmarkEnd w:id="1636"/>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89025C">
              <w:rPr>
                <w:noProof/>
                <w:webHidden/>
              </w:rPr>
              <w:t>848</w:t>
            </w:r>
            <w:r w:rsidR="00513E2D">
              <w:rPr>
                <w:noProof/>
                <w:webHidden/>
              </w:rPr>
              <w:fldChar w:fldCharType="end"/>
            </w:r>
          </w:hyperlink>
        </w:p>
        <w:p w14:paraId="1D727B0E" w14:textId="1705C1AD" w:rsidR="00513E2D" w:rsidRDefault="002F6766">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89025C">
              <w:rPr>
                <w:noProof/>
                <w:webHidden/>
              </w:rPr>
              <w:t>855</w:t>
            </w:r>
            <w:r w:rsidR="00513E2D">
              <w:rPr>
                <w:noProof/>
                <w:webHidden/>
              </w:rPr>
              <w:fldChar w:fldCharType="end"/>
            </w:r>
          </w:hyperlink>
        </w:p>
        <w:p w14:paraId="4BE77950" w14:textId="093004CE" w:rsidR="00513E2D" w:rsidRDefault="002F6766">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89025C">
              <w:rPr>
                <w:noProof/>
                <w:webHidden/>
              </w:rPr>
              <w:t>856</w:t>
            </w:r>
            <w:r w:rsidR="00513E2D">
              <w:rPr>
                <w:noProof/>
                <w:webHidden/>
              </w:rPr>
              <w:fldChar w:fldCharType="end"/>
            </w:r>
          </w:hyperlink>
        </w:p>
        <w:p w14:paraId="0A25D8DE" w14:textId="1995E1D6" w:rsidR="00513E2D" w:rsidRDefault="002F6766">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89025C">
              <w:rPr>
                <w:noProof/>
                <w:webHidden/>
              </w:rPr>
              <w:t>857</w:t>
            </w:r>
            <w:r w:rsidR="00513E2D">
              <w:rPr>
                <w:noProof/>
                <w:webHidden/>
              </w:rPr>
              <w:fldChar w:fldCharType="end"/>
            </w:r>
          </w:hyperlink>
        </w:p>
        <w:p w14:paraId="68FD7837" w14:textId="40160557" w:rsidR="00513E2D" w:rsidRDefault="002F6766">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5EF9BF54" w14:textId="168BE99C" w:rsidR="00513E2D" w:rsidRDefault="002F6766">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2E2DE231" w14:textId="29F8E1FA" w:rsidR="00513E2D" w:rsidRDefault="002F6766">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314B4220" w14:textId="01C80CA1" w:rsidR="00513E2D" w:rsidRDefault="002F6766">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2F3494AD" w14:textId="77DDBEE7" w:rsidR="00513E2D" w:rsidRDefault="002F6766">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0F387C87" w14:textId="22CFF863" w:rsidR="00513E2D" w:rsidRDefault="002F6766">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050E0C0E" w14:textId="75DE2F4B" w:rsidR="00513E2D" w:rsidRDefault="002F6766">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6F133BB" w14:textId="2DD0239A" w:rsidR="00513E2D" w:rsidRDefault="002F6766">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6E5A3AB6" w14:textId="09CE3A09" w:rsidR="00513E2D" w:rsidRDefault="002F6766">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168B57A6" w14:textId="3D22CA12" w:rsidR="00513E2D" w:rsidRDefault="002F6766">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7AAE34C5" w14:textId="22B6FF87" w:rsidR="00513E2D" w:rsidRDefault="002F6766">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82B75FC" w14:textId="771A2473" w:rsidR="00513E2D" w:rsidRDefault="002F6766">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65A0750" w14:textId="1D74A8A8" w:rsidR="00513E2D" w:rsidRDefault="002F6766">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46D73578" w14:textId="341B02DA" w:rsidR="00513E2D" w:rsidRDefault="002F6766">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492B1948" w14:textId="10A8949D" w:rsidR="00513E2D" w:rsidRDefault="002F6766">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1575AD16" w14:textId="4E23D226" w:rsidR="00513E2D" w:rsidRDefault="002F6766">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89025C">
              <w:rPr>
                <w:noProof/>
                <w:webHidden/>
              </w:rPr>
              <w:t>873</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38" w:name="_Toc459399377"/>
      <w:r>
        <w:lastRenderedPageBreak/>
        <w:t>The Apostles' Fast</w:t>
      </w:r>
      <w:bookmarkEnd w:id="1638"/>
    </w:p>
    <w:p w14:paraId="06362FF7" w14:textId="77777777" w:rsidR="00654C55" w:rsidRDefault="00654C55" w:rsidP="00654C55">
      <w:pPr>
        <w:pStyle w:val="Heading4"/>
      </w:pPr>
      <w:bookmarkStart w:id="1639" w:name="_Ref434476183"/>
      <w:r>
        <w:t>The Psali Adam</w:t>
      </w:r>
      <w:r w:rsidR="006C1B94">
        <w:t xml:space="preserve"> for the Apostles’ Fast</w:t>
      </w:r>
      <w:bookmarkEnd w:id="1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40" w:name="_Ref434476204"/>
      <w:r>
        <w:t>The Psali Batos</w:t>
      </w:r>
      <w:r w:rsidR="006C1B94">
        <w:t xml:space="preserve"> for the Apostles’ Fast</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41"/>
            <w:r>
              <w:t xml:space="preserve">the </w:t>
            </w:r>
            <w:commentRangeEnd w:id="1641"/>
            <w:r>
              <w:rPr>
                <w:rStyle w:val="CommentReference"/>
              </w:rPr>
              <w:commentReference w:id="164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42" w:name="_Toc459399378"/>
      <w:r>
        <w:t>June 6 / Paoni 12: Commemoration of Archangel Michael</w:t>
      </w:r>
      <w:bookmarkEnd w:id="1642"/>
    </w:p>
    <w:p w14:paraId="07E7A0F4"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E17C8C6" w14:textId="77777777" w:rsidTr="0082304E">
        <w:trPr>
          <w:cantSplit/>
          <w:jc w:val="center"/>
        </w:trPr>
        <w:tc>
          <w:tcPr>
            <w:tcW w:w="288" w:type="dxa"/>
          </w:tcPr>
          <w:p w14:paraId="5C166D68" w14:textId="77777777" w:rsidR="0089025C" w:rsidRDefault="0089025C" w:rsidP="0082304E">
            <w:pPr>
              <w:pStyle w:val="CopticCross"/>
            </w:pPr>
          </w:p>
        </w:tc>
        <w:tc>
          <w:tcPr>
            <w:tcW w:w="3960" w:type="dxa"/>
          </w:tcPr>
          <w:p w14:paraId="63701488" w14:textId="77777777" w:rsidR="0089025C" w:rsidRDefault="0089025C" w:rsidP="00C83ECE">
            <w:pPr>
              <w:pStyle w:val="EngHang"/>
            </w:pPr>
            <w:r>
              <w:t>Through the intercessions</w:t>
            </w:r>
          </w:p>
          <w:p w14:paraId="5DD098DF" w14:textId="77777777" w:rsidR="0089025C" w:rsidRDefault="0089025C" w:rsidP="00C83ECE">
            <w:pPr>
              <w:pStyle w:val="EngHang"/>
            </w:pPr>
            <w:r>
              <w:t>Of the Four Incorporeal Beasts,</w:t>
            </w:r>
          </w:p>
          <w:p w14:paraId="26857955" w14:textId="77777777" w:rsidR="0089025C" w:rsidRDefault="0089025C" w:rsidP="00C83ECE">
            <w:pPr>
              <w:pStyle w:val="EngHang"/>
            </w:pPr>
            <w:r>
              <w:t>The ministering flames of fire,</w:t>
            </w:r>
          </w:p>
          <w:p w14:paraId="698C6EF1" w14:textId="77777777" w:rsidR="0089025C" w:rsidRDefault="0089025C" w:rsidP="0082304E">
            <w:pPr>
              <w:pStyle w:val="EngHangEnd"/>
            </w:pPr>
            <w:r>
              <w:t>O Lord, grant us the forgiveness of our sins.</w:t>
            </w:r>
          </w:p>
        </w:tc>
        <w:tc>
          <w:tcPr>
            <w:tcW w:w="288" w:type="dxa"/>
          </w:tcPr>
          <w:p w14:paraId="4B89152D" w14:textId="77777777" w:rsidR="0089025C" w:rsidRDefault="0089025C" w:rsidP="0082304E"/>
        </w:tc>
        <w:tc>
          <w:tcPr>
            <w:tcW w:w="288" w:type="dxa"/>
          </w:tcPr>
          <w:p w14:paraId="64FE4253" w14:textId="77777777" w:rsidR="0089025C" w:rsidRDefault="0089025C" w:rsidP="0082304E">
            <w:pPr>
              <w:pStyle w:val="CopticCross"/>
            </w:pPr>
          </w:p>
        </w:tc>
        <w:tc>
          <w:tcPr>
            <w:tcW w:w="3960" w:type="dxa"/>
          </w:tcPr>
          <w:p w14:paraId="09436856" w14:textId="77777777" w:rsidR="0089025C" w:rsidRDefault="0089025C" w:rsidP="00C83ECE">
            <w:pPr>
              <w:pStyle w:val="CopticVersemulti-line"/>
            </w:pPr>
            <w:r>
              <w:t>Ϩⲓⲧⲉⲛ ⲛⲓⲡ̀ⲣⲉⲥⲃⲓⲁ̀</w:t>
            </w:r>
          </w:p>
          <w:p w14:paraId="7A065A38" w14:textId="77777777" w:rsidR="0089025C" w:rsidRDefault="0089025C" w:rsidP="00C83ECE">
            <w:pPr>
              <w:pStyle w:val="CopticVersemulti-line"/>
            </w:pPr>
            <w:r>
              <w:t>ⲛ̀ⲧⲉ ⲡⲓϥ̀ⲧⲟⲩ ⲛ̀ⲍⲱⲟⲛ ⲛ̀ⲁⲥⲱⲙⲁⲧⲟⲥ</w:t>
            </w:r>
          </w:p>
          <w:p w14:paraId="60C01246" w14:textId="77777777" w:rsidR="0089025C" w:rsidRDefault="0089025C" w:rsidP="00C83ECE">
            <w:pPr>
              <w:pStyle w:val="CopticVersemulti-line"/>
            </w:pPr>
            <w:r>
              <w:t>ⲛ̀ⲗⲓⲧⲟⲩⲣⲅⲟⲥ ⲛ̀ϣⲁϩ ⲛ̀ⲭ̀ⲣⲟⲙ:</w:t>
            </w:r>
          </w:p>
          <w:p w14:paraId="4389F20E" w14:textId="77777777" w:rsidR="0089025C" w:rsidRPr="00C35319" w:rsidRDefault="0089025C" w:rsidP="00C83ECE">
            <w:pPr>
              <w:pStyle w:val="CopticHangingVerse"/>
            </w:pPr>
            <w:r>
              <w:t>Ⲡϭⲟⲓⲥ ⲁⲣⲓϩ̀ⲙⲟⲧ ⲛⲁⲛ ⲙ̀ⲡⲓⲭⲱ ⲉ̀ⲃⲟⲗ ⲛ̀ⲧⲉ ⲛⲉⲛⲛⲟⲃⲓ.</w:t>
            </w:r>
          </w:p>
        </w:tc>
      </w:tr>
    </w:tbl>
    <w:p w14:paraId="117E049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374227C" w14:textId="77777777" w:rsidTr="00C83ECE">
        <w:trPr>
          <w:cantSplit/>
          <w:jc w:val="center"/>
        </w:trPr>
        <w:tc>
          <w:tcPr>
            <w:tcW w:w="288" w:type="dxa"/>
          </w:tcPr>
          <w:p w14:paraId="2A81B75E" w14:textId="77777777" w:rsidR="0089025C" w:rsidRDefault="0089025C" w:rsidP="00C83ECE">
            <w:pPr>
              <w:pStyle w:val="CopticCross"/>
            </w:pPr>
          </w:p>
        </w:tc>
        <w:tc>
          <w:tcPr>
            <w:tcW w:w="3960" w:type="dxa"/>
          </w:tcPr>
          <w:p w14:paraId="4D646DAF" w14:textId="77777777" w:rsidR="0089025C" w:rsidRDefault="0089025C" w:rsidP="00C83ECE">
            <w:pPr>
              <w:pStyle w:val="EngHang"/>
            </w:pPr>
            <w:r>
              <w:t>Hail to the four incorporeal living beasts,</w:t>
            </w:r>
          </w:p>
          <w:p w14:paraId="20D0B8EE" w14:textId="77777777" w:rsidR="0089025C" w:rsidRDefault="0089025C" w:rsidP="00C83ECE">
            <w:pPr>
              <w:pStyle w:val="EngHang"/>
            </w:pPr>
            <w:r>
              <w:t>Carrying the throne of God,</w:t>
            </w:r>
          </w:p>
          <w:p w14:paraId="02533A96" w14:textId="77777777" w:rsidR="0089025C" w:rsidRDefault="0089025C" w:rsidP="00C83ECE">
            <w:pPr>
              <w:pStyle w:val="EngHang"/>
            </w:pPr>
            <w:r>
              <w:t>A lion’s face, and a calf’s face,</w:t>
            </w:r>
          </w:p>
          <w:p w14:paraId="4DFB41D7" w14:textId="77777777" w:rsidR="0089025C" w:rsidRDefault="0089025C" w:rsidP="00C83ECE">
            <w:pPr>
              <w:pStyle w:val="EngHangEnd"/>
            </w:pPr>
            <w:r>
              <w:t>A man’s face, and an eagle’s face.</w:t>
            </w:r>
          </w:p>
        </w:tc>
        <w:tc>
          <w:tcPr>
            <w:tcW w:w="288" w:type="dxa"/>
          </w:tcPr>
          <w:p w14:paraId="3B19BB89" w14:textId="77777777" w:rsidR="0089025C" w:rsidRDefault="0089025C" w:rsidP="00C83ECE"/>
        </w:tc>
        <w:tc>
          <w:tcPr>
            <w:tcW w:w="288" w:type="dxa"/>
          </w:tcPr>
          <w:p w14:paraId="653C4CDC" w14:textId="77777777" w:rsidR="0089025C" w:rsidRDefault="0089025C" w:rsidP="00C83ECE">
            <w:pPr>
              <w:pStyle w:val="CopticCross"/>
            </w:pPr>
          </w:p>
        </w:tc>
        <w:tc>
          <w:tcPr>
            <w:tcW w:w="3960" w:type="dxa"/>
          </w:tcPr>
          <w:p w14:paraId="555D88CF" w14:textId="77777777" w:rsidR="0089025C" w:rsidRDefault="0089025C" w:rsidP="00C83ECE">
            <w:pPr>
              <w:pStyle w:val="CopticVersemulti-line"/>
            </w:pPr>
            <w:r>
              <w:t>Ⲭⲉⲣⲉ ⲡⲓϥ̀ⲧⲟⲩ ⲛ̀ⲍⲱⲟⲛ ⲛ̀ⲁ̀ⲥⲱⲙⲁⲧⲟⲥ:</w:t>
            </w:r>
          </w:p>
          <w:p w14:paraId="005654D4" w14:textId="77777777" w:rsidR="0089025C" w:rsidRDefault="0089025C" w:rsidP="00C83ECE">
            <w:pPr>
              <w:pStyle w:val="CopticVersemulti-line"/>
            </w:pPr>
            <w:r>
              <w:t>ⲉⲧϥⲁⲓ ϧⲁ ⲡⲓϩⲁⲣⲙⲁ ⲛ̀ⲧⲉ Ⲫϯ:</w:t>
            </w:r>
          </w:p>
          <w:p w14:paraId="0B010483" w14:textId="77777777" w:rsidR="0089025C" w:rsidRDefault="0089025C" w:rsidP="00C83ECE">
            <w:pPr>
              <w:pStyle w:val="CopticVersemulti-line"/>
            </w:pPr>
            <w:r>
              <w:t>ⲟⲩϩⲟ ⲙ̀ⲙⲟⲩⲓ̀ ⲛⲉⲙ ⲟⲩϩⲟ ⲙ̀ⲙⲁⲥⲓ:</w:t>
            </w:r>
          </w:p>
          <w:p w14:paraId="4116D19C" w14:textId="77777777" w:rsidR="0089025C" w:rsidRPr="00C35319" w:rsidRDefault="0089025C" w:rsidP="00C83ECE">
            <w:pPr>
              <w:pStyle w:val="CopticHangingVerse"/>
            </w:pPr>
            <w:r>
              <w:t>ⲛⲉⲙ ⲟⲩϩⲟ ⲛ̀ⲣⲱⲙⲓ ⲛⲉⲙ ⲟⲩϩⲟ ⲛ̀ⲁ̀ⲏ̀ⲧⲟⲥ.</w:t>
            </w:r>
          </w:p>
        </w:tc>
      </w:tr>
    </w:tbl>
    <w:p w14:paraId="395BAAEA" w14:textId="77777777" w:rsidR="0089025C" w:rsidRDefault="0089025C" w:rsidP="0082304E">
      <w:pPr>
        <w:pStyle w:val="Heading4"/>
      </w:pPr>
      <w:r>
        <w:lastRenderedPageBreak/>
        <w:t>The Gospel Response for the Four Incorporeal Beasts</w:t>
      </w:r>
    </w:p>
    <w:p w14:paraId="0CB8B1DF" w14:textId="77777777" w:rsidR="0089025C" w:rsidRPr="00C14556" w:rsidRDefault="0089025C" w:rsidP="00C14556">
      <w:pPr>
        <w:pStyle w:val="Rubric"/>
      </w:pPr>
      <w:r>
        <w:t>The last verse of the Doxology may be inserted into the Annual Gospel Response.</w:t>
      </w:r>
    </w:p>
    <w:p w14:paraId="1BB435AB" w14:textId="1C5F6565"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B7BA1A2" w14:textId="77777777" w:rsidR="00595AF3" w:rsidRDefault="00595AF3" w:rsidP="00595AF3">
      <w:pPr>
        <w:pStyle w:val="Heading3"/>
      </w:pPr>
      <w:bookmarkStart w:id="1643" w:name="_Toc459399379"/>
      <w:r>
        <w:t>June 7 / Paoni 13: Archangel Gabriel</w:t>
      </w:r>
      <w:r w:rsidR="00D31016">
        <w:t>, the Evangelist of Daniel</w:t>
      </w:r>
      <w:bookmarkEnd w:id="1643"/>
    </w:p>
    <w:p w14:paraId="00F4ACC1" w14:textId="77777777" w:rsidR="00595AF3" w:rsidRPr="00980D99" w:rsidRDefault="00595AF3" w:rsidP="00595AF3">
      <w:pPr>
        <w:pStyle w:val="Heading4"/>
      </w:pPr>
      <w:bookmarkStart w:id="1644" w:name="_Ref434488149"/>
      <w:r>
        <w:t>The Doxology</w:t>
      </w:r>
      <w:r w:rsidR="00B46E6E">
        <w:t xml:space="preserve"> for Archangel Gabriel, the Evangelist of Daniel</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8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8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8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45" w:name="_Ref434564551"/>
      <w:bookmarkStart w:id="1646" w:name="_Toc459399380"/>
      <w:r>
        <w:lastRenderedPageBreak/>
        <w:t>June 8 / Paoni 14: Sts. Apakir and John</w:t>
      </w:r>
      <w:bookmarkEnd w:id="1645"/>
      <w:bookmarkEnd w:id="1646"/>
    </w:p>
    <w:p w14:paraId="25CBD4EF" w14:textId="77777777" w:rsidR="006A0D7C" w:rsidRPr="00980D99" w:rsidRDefault="006A0D7C" w:rsidP="006A0D7C">
      <w:pPr>
        <w:pStyle w:val="Heading4"/>
      </w:pPr>
      <w:bookmarkStart w:id="1647" w:name="_Ref434489722"/>
      <w:r>
        <w:t>The Doxology</w:t>
      </w:r>
      <w:r w:rsidR="00B46E6E">
        <w:t xml:space="preserve"> for Sts. Apakir and John</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48" w:name="_Toc459399381"/>
      <w:r>
        <w:rPr>
          <w:lang w:val="en-US"/>
        </w:rPr>
        <w:lastRenderedPageBreak/>
        <w:t>June 9 / Paoni 15: Handing over of St. Mark's Relics</w:t>
      </w:r>
      <w:bookmarkEnd w:id="1648"/>
    </w:p>
    <w:p w14:paraId="12A16B61" w14:textId="77777777" w:rsidR="00980D99" w:rsidRDefault="00980D99" w:rsidP="00980D99">
      <w:pPr>
        <w:pStyle w:val="Heading3"/>
        <w:rPr>
          <w:lang w:val="en-US"/>
        </w:rPr>
      </w:pPr>
      <w:bookmarkStart w:id="1649" w:name="_Toc459399382"/>
      <w:r>
        <w:rPr>
          <w:lang w:val="en-US"/>
        </w:rPr>
        <w:t>June 11 / Paoni 17: Return of St. Mark's Relics</w:t>
      </w:r>
      <w:bookmarkEnd w:id="1649"/>
    </w:p>
    <w:p w14:paraId="55A12BE6" w14:textId="0B7696B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89025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89025C">
        <w:rPr>
          <w:noProof/>
          <w:lang w:val="en-US"/>
        </w:rPr>
        <w:t>821</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50" w:name="_Toc459399383"/>
      <w:r>
        <w:rPr>
          <w:lang w:val="en-US"/>
        </w:rPr>
        <w:t>June 13 / Paoni 19: Martyrdom of St. George of Zahim</w:t>
      </w:r>
      <w:bookmarkEnd w:id="1650"/>
    </w:p>
    <w:p w14:paraId="4EBBC2F1" w14:textId="77777777" w:rsidR="006D27E4" w:rsidRPr="00980D99" w:rsidRDefault="006D27E4" w:rsidP="006D27E4">
      <w:pPr>
        <w:pStyle w:val="Heading4"/>
      </w:pPr>
      <w:bookmarkStart w:id="1651" w:name="_Ref434489925"/>
      <w:r>
        <w:t>The Doxology</w:t>
      </w:r>
      <w:r w:rsidR="00B46E6E">
        <w:t xml:space="preserve"> for St. George of Zahim</w:t>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8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52" w:name="_Toc459399384"/>
      <w:r>
        <w:t>June 15 / Paoni 21: Commemoration of the Theotokos</w:t>
      </w:r>
      <w:bookmarkEnd w:id="1652"/>
    </w:p>
    <w:p w14:paraId="0444D004" w14:textId="4D683D1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EECE7CB" w14:textId="77777777" w:rsidR="00027E5B" w:rsidRDefault="00027E5B" w:rsidP="00027E5B">
      <w:pPr>
        <w:pStyle w:val="Heading3"/>
      </w:pPr>
      <w:bookmarkStart w:id="1653" w:name="_Toc459399385"/>
      <w:r>
        <w:t>June 16 / Paoni 22: Consecration of a Church of St. Cosmas and Damian, Their Brothers and Their Mother</w:t>
      </w:r>
      <w:bookmarkEnd w:id="1653"/>
    </w:p>
    <w:p w14:paraId="41853561" w14:textId="1FFC9743"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89025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89025C">
        <w:rPr>
          <w:noProof/>
        </w:rPr>
        <w:t>654</w:t>
      </w:r>
      <w:r w:rsidR="002409EF">
        <w:fldChar w:fldCharType="end"/>
      </w:r>
      <w:r>
        <w:t>.</w:t>
      </w:r>
    </w:p>
    <w:p w14:paraId="2E5DB3E3" w14:textId="77777777" w:rsidR="00980D99" w:rsidRDefault="00980D99" w:rsidP="00980D99">
      <w:pPr>
        <w:pStyle w:val="Heading3"/>
        <w:rPr>
          <w:lang w:val="en-US"/>
        </w:rPr>
      </w:pPr>
      <w:bookmarkStart w:id="1654" w:name="_Toc459399386"/>
      <w:r>
        <w:rPr>
          <w:lang w:val="en-US"/>
        </w:rPr>
        <w:t xml:space="preserve">June 18 / Paoni 24: </w:t>
      </w:r>
      <w:r w:rsidR="001B4E41">
        <w:rPr>
          <w:lang w:val="en-US"/>
        </w:rPr>
        <w:t xml:space="preserve">The Strong </w:t>
      </w:r>
      <w:r>
        <w:rPr>
          <w:lang w:val="en-US"/>
        </w:rPr>
        <w:t>St. Moses</w:t>
      </w:r>
      <w:bookmarkEnd w:id="1654"/>
    </w:p>
    <w:p w14:paraId="5BCAE9A6" w14:textId="77777777" w:rsidR="00980D99" w:rsidRDefault="00980D99" w:rsidP="00980D99">
      <w:pPr>
        <w:pStyle w:val="Heading4"/>
        <w:rPr>
          <w:lang w:val="en-US"/>
        </w:rPr>
      </w:pPr>
      <w:bookmarkStart w:id="1655" w:name="_Ref434491006"/>
      <w:r>
        <w:rPr>
          <w:lang w:val="en-US"/>
        </w:rPr>
        <w:t>The Doxology</w:t>
      </w:r>
      <w:r w:rsidR="00810F04">
        <w:rPr>
          <w:lang w:val="en-US"/>
        </w:rPr>
        <w:t xml:space="preserve"> for the Strong St. Moses</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8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8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9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66" w:name="_Toc459399387"/>
      <w:r>
        <w:rPr>
          <w:lang w:val="en-US"/>
        </w:rPr>
        <w:lastRenderedPageBreak/>
        <w:t>June 19 / Paoni 25: Martyrdom of St</w:t>
      </w:r>
      <w:r w:rsidR="00191A26">
        <w:rPr>
          <w:lang w:val="en-US"/>
        </w:rPr>
        <w:t>. Jude the Disciple and Epistle-</w:t>
      </w:r>
      <w:r>
        <w:rPr>
          <w:lang w:val="en-US"/>
        </w:rPr>
        <w:t>Writer</w:t>
      </w:r>
      <w:bookmarkEnd w:id="1666"/>
    </w:p>
    <w:p w14:paraId="3C380312" w14:textId="21F7024B"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BDA9DC2" w14:textId="77777777" w:rsidR="00980D99" w:rsidRDefault="00980D99" w:rsidP="00980D99">
      <w:pPr>
        <w:pStyle w:val="Heading3"/>
      </w:pPr>
      <w:bookmarkStart w:id="1667" w:name="_Toc459399388"/>
      <w:r>
        <w:t xml:space="preserve">June 20 / Paoni 26: </w:t>
      </w:r>
      <w:r w:rsidR="00237D47">
        <w:t xml:space="preserve">Consecration of the Church of </w:t>
      </w:r>
      <w:r>
        <w:t>Archangel Gabriel</w:t>
      </w:r>
      <w:bookmarkEnd w:id="1667"/>
    </w:p>
    <w:p w14:paraId="1CE2FB9D" w14:textId="74612407" w:rsidR="00980D99" w:rsidRPr="00980D99" w:rsidRDefault="00237D47" w:rsidP="00D31016">
      <w:pPr>
        <w:pStyle w:val="Rubric"/>
      </w:pPr>
      <w:r>
        <w:t xml:space="preserve">See </w:t>
      </w:r>
      <w:r>
        <w:fldChar w:fldCharType="begin"/>
      </w:r>
      <w:r>
        <w:instrText xml:space="preserve"> REF _Ref434562998 \h </w:instrText>
      </w:r>
      <w:r>
        <w:fldChar w:fldCharType="separate"/>
      </w:r>
      <w:r w:rsidR="0089025C">
        <w:t>March 26 / Phamenoth 30: Archangel Gabriel</w:t>
      </w:r>
      <w:r>
        <w:fldChar w:fldCharType="end"/>
      </w:r>
      <w:r>
        <w:t xml:space="preserve">, page </w:t>
      </w:r>
      <w:r>
        <w:fldChar w:fldCharType="begin"/>
      </w:r>
      <w:r>
        <w:instrText xml:space="preserve"> PAGEREF _Ref434562998 \h </w:instrText>
      </w:r>
      <w:r>
        <w:fldChar w:fldCharType="separate"/>
      </w:r>
      <w:r w:rsidR="0089025C">
        <w:rPr>
          <w:noProof/>
        </w:rPr>
        <w:t>816</w:t>
      </w:r>
      <w:r>
        <w:fldChar w:fldCharType="end"/>
      </w:r>
      <w:r>
        <w:t>.</w:t>
      </w:r>
    </w:p>
    <w:p w14:paraId="4ADB6B3C" w14:textId="77777777" w:rsidR="00072324" w:rsidRDefault="00072324" w:rsidP="00072324">
      <w:pPr>
        <w:pStyle w:val="Heading3"/>
        <w:rPr>
          <w:lang w:val="en-US"/>
        </w:rPr>
      </w:pPr>
      <w:bookmarkStart w:id="1668" w:name="_Toc459399389"/>
      <w:r>
        <w:rPr>
          <w:lang w:val="en-US"/>
        </w:rPr>
        <w:t>June 21 / Paoni 27: Martyrdom of St. Ananias the Apostle</w:t>
      </w:r>
      <w:bookmarkEnd w:id="1668"/>
    </w:p>
    <w:p w14:paraId="5EADB549" w14:textId="4F5F9C68"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9109F37" w14:textId="77777777" w:rsidR="00B52D77" w:rsidRDefault="00B52D77" w:rsidP="00B52D77">
      <w:pPr>
        <w:pStyle w:val="Heading3"/>
      </w:pPr>
      <w:bookmarkStart w:id="1669" w:name="_Toc459399390"/>
      <w:r>
        <w:t>June 23 / Paoni 29: Commemoration of the Annunciation, Nativity, and Resurrection on the 29</w:t>
      </w:r>
      <w:r w:rsidRPr="00C0205C">
        <w:rPr>
          <w:vertAlign w:val="superscript"/>
        </w:rPr>
        <w:t>th</w:t>
      </w:r>
      <w:r>
        <w:t xml:space="preserve"> of Every Month</w:t>
      </w:r>
      <w:bookmarkEnd w:id="1669"/>
    </w:p>
    <w:p w14:paraId="1DB8D7D3" w14:textId="70AA34FA"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573C8122" w14:textId="77777777" w:rsidR="00980D99" w:rsidRDefault="00980D99" w:rsidP="00980D99">
      <w:pPr>
        <w:pStyle w:val="Heading3"/>
        <w:rPr>
          <w:lang w:val="en-US"/>
        </w:rPr>
      </w:pPr>
      <w:bookmarkStart w:id="1670" w:name="_Toc459399391"/>
      <w:r>
        <w:rPr>
          <w:lang w:val="en-US"/>
        </w:rPr>
        <w:t>June 24 / Paoni 30: The Nativity of St. John the Baptist</w:t>
      </w:r>
      <w:bookmarkEnd w:id="1670"/>
    </w:p>
    <w:p w14:paraId="4732DA21" w14:textId="52405C1F" w:rsidR="00191A26" w:rsidRDefault="00191A26" w:rsidP="00191A26">
      <w:pPr>
        <w:pStyle w:val="Rubric"/>
      </w:pPr>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04E70998" w14:textId="77777777" w:rsidR="005B716A" w:rsidRDefault="005B716A" w:rsidP="005B716A">
      <w:pPr>
        <w:pStyle w:val="Heading3"/>
      </w:pPr>
      <w:bookmarkStart w:id="1671" w:name="_Toc459399392"/>
      <w:r>
        <w:t>June 26 / Epip 2: Departure of St. Thaddaeus the Apostle</w:t>
      </w:r>
      <w:bookmarkEnd w:id="1671"/>
    </w:p>
    <w:p w14:paraId="2E67CB62" w14:textId="3CBA9FC1"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EF24D29" w14:textId="77777777" w:rsidR="00980D99" w:rsidRDefault="00980D99" w:rsidP="00980D99">
      <w:pPr>
        <w:pStyle w:val="Heading3"/>
      </w:pPr>
      <w:bookmarkStart w:id="1672" w:name="_Toc459399393"/>
      <w:r>
        <w:t>June 27 / Epip 3: St. Cyril of Alexandria</w:t>
      </w:r>
      <w:bookmarkEnd w:id="167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73" w:name="_Toc459399394"/>
      <w:r>
        <w:t>June 28 / Epip 4: Sts. Apakir and John</w:t>
      </w:r>
      <w:bookmarkEnd w:id="1673"/>
    </w:p>
    <w:p w14:paraId="4A6BAA95" w14:textId="3BBD76DA"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89025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89025C">
        <w:rPr>
          <w:noProof/>
        </w:rPr>
        <w:t>857</w:t>
      </w:r>
      <w:r w:rsidR="00237D47">
        <w:fldChar w:fldCharType="end"/>
      </w:r>
      <w:r>
        <w:t>.</w:t>
      </w:r>
    </w:p>
    <w:p w14:paraId="1F7BEA33" w14:textId="77777777" w:rsidR="00980D99" w:rsidRDefault="00980D99" w:rsidP="00980D99">
      <w:pPr>
        <w:pStyle w:val="Heading3"/>
        <w:rPr>
          <w:lang w:val="en-US"/>
        </w:rPr>
      </w:pPr>
      <w:bookmarkStart w:id="1674"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74"/>
    </w:p>
    <w:p w14:paraId="6FD478B9" w14:textId="77777777" w:rsidR="004C7F73" w:rsidRDefault="004C7F73" w:rsidP="004C7F73">
      <w:pPr>
        <w:pStyle w:val="Heading4"/>
      </w:pPr>
      <w:bookmarkStart w:id="1675" w:name="_Ref434477973"/>
      <w:r>
        <w:t>The Doxology of Sts. Peter and Paul</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76"/>
            <w:r>
              <w:t>Are the working husbandmen</w:t>
            </w:r>
            <w:commentRangeEnd w:id="1676"/>
            <w:r>
              <w:rPr>
                <w:rStyle w:val="CommentReference"/>
                <w:rFonts w:ascii="Times New Roman" w:eastAsiaTheme="minorHAnsi" w:hAnsi="Times New Roman" w:cstheme="minorBidi"/>
                <w:color w:val="auto"/>
              </w:rPr>
              <w:commentReference w:id="167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77"/>
            <w:r>
              <w:t xml:space="preserve">With </w:t>
            </w:r>
            <w:commentRangeEnd w:id="1677"/>
            <w:r>
              <w:rPr>
                <w:rStyle w:val="CommentReference"/>
                <w:rFonts w:ascii="Times New Roman" w:eastAsiaTheme="minorHAnsi" w:hAnsi="Times New Roman" w:cstheme="minorBidi"/>
                <w:color w:val="auto"/>
              </w:rPr>
              <w:commentReference w:id="167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78"/>
            <w:commentRangeStart w:id="1679"/>
            <w:r>
              <w:t xml:space="preserve">sound </w:t>
            </w:r>
            <w:commentRangeEnd w:id="1678"/>
            <w:r>
              <w:rPr>
                <w:rStyle w:val="CommentReference"/>
                <w:rFonts w:ascii="Times New Roman" w:eastAsiaTheme="minorHAnsi" w:hAnsi="Times New Roman" w:cstheme="minorBidi"/>
                <w:color w:val="auto"/>
              </w:rPr>
              <w:commentReference w:id="1678"/>
            </w:r>
            <w:commentRangeEnd w:id="1679"/>
            <w:r>
              <w:rPr>
                <w:rStyle w:val="CommentReference"/>
                <w:rFonts w:ascii="Times New Roman" w:eastAsiaTheme="minorHAnsi" w:hAnsi="Times New Roman" w:cstheme="minorBidi"/>
                <w:color w:val="auto"/>
              </w:rPr>
              <w:commentReference w:id="167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80" w:name="_Ref434488724"/>
      <w:r>
        <w:t>The Doxology of St. Paul</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8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82"/>
            <w:r>
              <w:t xml:space="preserve">To </w:t>
            </w:r>
            <w:commentRangeEnd w:id="1682"/>
            <w:r>
              <w:rPr>
                <w:rStyle w:val="CommentReference"/>
                <w:rFonts w:ascii="Times New Roman" w:eastAsiaTheme="minorHAnsi" w:hAnsi="Times New Roman" w:cstheme="minorBidi"/>
                <w:color w:val="auto"/>
              </w:rPr>
              <w:commentReference w:id="1682"/>
            </w:r>
            <w:r>
              <w:t xml:space="preserve">all the </w:t>
            </w:r>
            <w:commentRangeStart w:id="1683"/>
            <w:r>
              <w:t>Gentiles</w:t>
            </w:r>
            <w:commentRangeEnd w:id="1683"/>
            <w:r>
              <w:rPr>
                <w:rStyle w:val="CommentReference"/>
                <w:rFonts w:ascii="Times New Roman" w:eastAsiaTheme="minorHAnsi" w:hAnsi="Times New Roman" w:cstheme="minorBidi"/>
                <w:color w:val="auto"/>
              </w:rPr>
              <w:commentReference w:id="168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84"/>
            <w:r>
              <w:t>To be completely filled</w:t>
            </w:r>
          </w:p>
          <w:p w14:paraId="68A85021" w14:textId="77777777" w:rsidR="00306181" w:rsidRDefault="00306181" w:rsidP="00306181">
            <w:pPr>
              <w:pStyle w:val="EngHangEnd"/>
            </w:pPr>
            <w:r>
              <w:t>With God in love.</w:t>
            </w:r>
            <w:commentRangeEnd w:id="1684"/>
            <w:r>
              <w:rPr>
                <w:rStyle w:val="CommentReference"/>
                <w:rFonts w:ascii="Times New Roman" w:eastAsiaTheme="minorHAnsi" w:hAnsi="Times New Roman" w:cstheme="minorBidi"/>
                <w:color w:val="auto"/>
              </w:rPr>
              <w:commentReference w:id="168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85" w:name="_Ref434476236"/>
      <w:r>
        <w:t>The Psali Adam</w:t>
      </w:r>
      <w:r w:rsidR="006C1B94">
        <w:t xml:space="preserve"> for the Apostles’ Feast</w:t>
      </w:r>
      <w:bookmarkEnd w:id="1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86" w:name="_Ref434476261"/>
      <w:r>
        <w:lastRenderedPageBreak/>
        <w:t>The Psali Batos</w:t>
      </w:r>
      <w:r w:rsidR="006C1B94">
        <w:t xml:space="preserve"> for the Apostles’ Feast</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87" w:name="_Toc459399396"/>
      <w:r>
        <w:rPr>
          <w:lang w:val="en-US"/>
        </w:rPr>
        <w:t>June 30 / Epip 6: Martyrdom of St. Aoulimpas the Apostle</w:t>
      </w:r>
      <w:bookmarkEnd w:id="1687"/>
    </w:p>
    <w:p w14:paraId="0DEE2976" w14:textId="2AE08D1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88" w:name="_Toc410196218"/>
      <w:bookmarkStart w:id="1689" w:name="_Toc410196460"/>
      <w:bookmarkStart w:id="1690" w:name="_Toc410196962"/>
      <w:bookmarkStart w:id="1691" w:name="_Toc459399211"/>
      <w:bookmarkStart w:id="1692" w:name="July"/>
      <w:bookmarkEnd w:id="1637"/>
      <w:r>
        <w:lastRenderedPageBreak/>
        <w:t>July</w:t>
      </w:r>
      <w:bookmarkEnd w:id="1688"/>
      <w:bookmarkEnd w:id="1689"/>
      <w:bookmarkEnd w:id="1690"/>
      <w:r w:rsidR="00980D99">
        <w:t xml:space="preserve"> or </w:t>
      </w:r>
      <w:r w:rsidR="00980D99">
        <w:rPr>
          <w:rFonts w:ascii="FreeSerifAvvaShenouda" w:hAnsi="FreeSerifAvvaShenouda" w:cs="FreeSerifAvvaShenouda"/>
        </w:rPr>
        <w:t>Ⲉⲡⲏⲡ</w:t>
      </w:r>
      <w:bookmarkEnd w:id="1691"/>
    </w:p>
    <w:bookmarkStart w:id="1693" w:name="_Ref434562742" w:displacedByCustomXml="next"/>
    <w:bookmarkStart w:id="1694" w:name="_Toc410196965" w:displacedByCustomXml="next"/>
    <w:bookmarkStart w:id="1695" w:name="_Toc410196463" w:displacedByCustomXml="next"/>
    <w:bookmarkStart w:id="1696" w:name="_Toc410196221"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89025C">
              <w:rPr>
                <w:noProof/>
                <w:webHidden/>
              </w:rPr>
              <w:t>875</w:t>
            </w:r>
            <w:r w:rsidR="00513E2D">
              <w:rPr>
                <w:noProof/>
                <w:webHidden/>
              </w:rPr>
              <w:fldChar w:fldCharType="end"/>
            </w:r>
          </w:hyperlink>
        </w:p>
        <w:p w14:paraId="271206DE" w14:textId="66646551" w:rsidR="00513E2D" w:rsidRDefault="002F6766">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89025C">
              <w:rPr>
                <w:noProof/>
                <w:webHidden/>
              </w:rPr>
              <w:t>877</w:t>
            </w:r>
            <w:r w:rsidR="00513E2D">
              <w:rPr>
                <w:noProof/>
                <w:webHidden/>
              </w:rPr>
              <w:fldChar w:fldCharType="end"/>
            </w:r>
          </w:hyperlink>
        </w:p>
        <w:p w14:paraId="799E3C60" w14:textId="091FC13B" w:rsidR="00513E2D" w:rsidRDefault="002F6766">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89025C">
              <w:rPr>
                <w:noProof/>
                <w:webHidden/>
              </w:rPr>
              <w:t>877</w:t>
            </w:r>
            <w:r w:rsidR="00513E2D">
              <w:rPr>
                <w:noProof/>
                <w:webHidden/>
              </w:rPr>
              <w:fldChar w:fldCharType="end"/>
            </w:r>
          </w:hyperlink>
        </w:p>
        <w:p w14:paraId="467F24E3" w14:textId="3D88D739" w:rsidR="00513E2D" w:rsidRDefault="002F6766">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16B6F59B" w14:textId="60130236" w:rsidR="00513E2D" w:rsidRDefault="002F6766">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03F8E652" w14:textId="02765E39" w:rsidR="00513E2D" w:rsidRDefault="002F6766">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7EA8954D" w14:textId="0E5AC4FC" w:rsidR="00513E2D" w:rsidRDefault="002F6766">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89025C">
              <w:rPr>
                <w:noProof/>
                <w:webHidden/>
              </w:rPr>
              <w:t>880</w:t>
            </w:r>
            <w:r w:rsidR="00513E2D">
              <w:rPr>
                <w:noProof/>
                <w:webHidden/>
              </w:rPr>
              <w:fldChar w:fldCharType="end"/>
            </w:r>
          </w:hyperlink>
        </w:p>
        <w:p w14:paraId="2474B00C" w14:textId="7CF0E343" w:rsidR="00513E2D" w:rsidRDefault="002F6766">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89025C">
              <w:rPr>
                <w:noProof/>
                <w:webHidden/>
              </w:rPr>
              <w:t>880</w:t>
            </w:r>
            <w:r w:rsidR="00513E2D">
              <w:rPr>
                <w:noProof/>
                <w:webHidden/>
              </w:rPr>
              <w:fldChar w:fldCharType="end"/>
            </w:r>
          </w:hyperlink>
        </w:p>
        <w:p w14:paraId="2B92869D" w14:textId="2D702F54" w:rsidR="00513E2D" w:rsidRDefault="002F6766">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89025C">
              <w:rPr>
                <w:noProof/>
                <w:webHidden/>
              </w:rPr>
              <w:t>882</w:t>
            </w:r>
            <w:r w:rsidR="00513E2D">
              <w:rPr>
                <w:noProof/>
                <w:webHidden/>
              </w:rPr>
              <w:fldChar w:fldCharType="end"/>
            </w:r>
          </w:hyperlink>
        </w:p>
        <w:p w14:paraId="2F430F1A" w14:textId="489B046E" w:rsidR="00513E2D" w:rsidRDefault="002F6766">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89025C">
              <w:rPr>
                <w:noProof/>
                <w:webHidden/>
              </w:rPr>
              <w:t>882</w:t>
            </w:r>
            <w:r w:rsidR="00513E2D">
              <w:rPr>
                <w:noProof/>
                <w:webHidden/>
              </w:rPr>
              <w:fldChar w:fldCharType="end"/>
            </w:r>
          </w:hyperlink>
        </w:p>
        <w:p w14:paraId="3AA718A9" w14:textId="42040DA6" w:rsidR="00513E2D" w:rsidRDefault="002F6766">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89025C">
              <w:rPr>
                <w:noProof/>
                <w:webHidden/>
              </w:rPr>
              <w:t>883</w:t>
            </w:r>
            <w:r w:rsidR="00513E2D">
              <w:rPr>
                <w:noProof/>
                <w:webHidden/>
              </w:rPr>
              <w:fldChar w:fldCharType="end"/>
            </w:r>
          </w:hyperlink>
        </w:p>
        <w:p w14:paraId="3769D86C" w14:textId="182158FE" w:rsidR="00513E2D" w:rsidRDefault="002F6766">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89025C">
              <w:rPr>
                <w:noProof/>
                <w:webHidden/>
              </w:rPr>
              <w:t>884</w:t>
            </w:r>
            <w:r w:rsidR="00513E2D">
              <w:rPr>
                <w:noProof/>
                <w:webHidden/>
              </w:rPr>
              <w:fldChar w:fldCharType="end"/>
            </w:r>
          </w:hyperlink>
        </w:p>
        <w:p w14:paraId="72A07695" w14:textId="420254C3" w:rsidR="00513E2D" w:rsidRDefault="002F6766">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89025C">
              <w:rPr>
                <w:noProof/>
                <w:webHidden/>
              </w:rPr>
              <w:t>886</w:t>
            </w:r>
            <w:r w:rsidR="00513E2D">
              <w:rPr>
                <w:noProof/>
                <w:webHidden/>
              </w:rPr>
              <w:fldChar w:fldCharType="end"/>
            </w:r>
          </w:hyperlink>
        </w:p>
        <w:p w14:paraId="10F219AF" w14:textId="6E723436" w:rsidR="00513E2D" w:rsidRDefault="002F6766">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89025C">
              <w:rPr>
                <w:noProof/>
                <w:webHidden/>
              </w:rPr>
              <w:t>886</w:t>
            </w:r>
            <w:r w:rsidR="00513E2D">
              <w:rPr>
                <w:noProof/>
                <w:webHidden/>
              </w:rPr>
              <w:fldChar w:fldCharType="end"/>
            </w:r>
          </w:hyperlink>
        </w:p>
        <w:p w14:paraId="32D00340" w14:textId="63C221E7" w:rsidR="00513E2D" w:rsidRDefault="002F6766">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71197C53" w14:textId="4C84A085" w:rsidR="00513E2D" w:rsidRDefault="002F6766">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79C36054" w14:textId="2FEA8F5B" w:rsidR="00513E2D" w:rsidRDefault="002F6766">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97" w:name="_Ref436250323"/>
      <w:bookmarkStart w:id="1698" w:name="_Toc459399397"/>
      <w:r>
        <w:rPr>
          <w:rFonts w:ascii="Times New Roman" w:hAnsi="Times New Roman" w:cs="Times New Roman"/>
        </w:rPr>
        <w:lastRenderedPageBreak/>
        <w:t>July 1 / Epip 7: St. Shenoute</w:t>
      </w:r>
      <w:bookmarkEnd w:id="1693"/>
      <w:bookmarkEnd w:id="1697"/>
      <w:bookmarkEnd w:id="1698"/>
    </w:p>
    <w:p w14:paraId="5B5A5AD3" w14:textId="77777777" w:rsidR="00980D99" w:rsidRDefault="00980D99" w:rsidP="00980D99">
      <w:pPr>
        <w:pStyle w:val="Heading4"/>
        <w:rPr>
          <w:lang w:val="en-US"/>
        </w:rPr>
      </w:pPr>
      <w:bookmarkStart w:id="1699" w:name="_Ref434491186"/>
      <w:r>
        <w:rPr>
          <w:lang w:val="en-US"/>
        </w:rPr>
        <w:t>The Doxology</w:t>
      </w:r>
      <w:r w:rsidR="00810F04">
        <w:rPr>
          <w:lang w:val="en-US"/>
        </w:rPr>
        <w:t xml:space="preserve"> for St. Shenoute</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9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9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9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03" w:name="_Ref434491207"/>
      <w:r>
        <w:rPr>
          <w:lang w:val="en-US"/>
        </w:rPr>
        <w:t>A Doxology for St. Besa</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04" w:name="_Toc459399398"/>
      <w:r>
        <w:rPr>
          <w:rFonts w:ascii="Times New Roman" w:hAnsi="Times New Roman" w:cs="Times New Roman"/>
        </w:rPr>
        <w:t>July 1 / Epip 7: Also St. Ignatius</w:t>
      </w:r>
      <w:bookmarkEnd w:id="1704"/>
    </w:p>
    <w:p w14:paraId="08CD1881" w14:textId="77777777" w:rsidR="00980D99" w:rsidRDefault="00980D99" w:rsidP="00980D99">
      <w:pPr>
        <w:pStyle w:val="Heading3"/>
        <w:rPr>
          <w:lang w:val="en-US"/>
        </w:rPr>
      </w:pPr>
      <w:bookmarkStart w:id="1705" w:name="_Ref434560325"/>
      <w:bookmarkStart w:id="1706" w:name="_Toc459399399"/>
      <w:r>
        <w:rPr>
          <w:lang w:val="en-US"/>
        </w:rPr>
        <w:t>July 2 / Epip 8: St. Pishoy</w:t>
      </w:r>
      <w:bookmarkEnd w:id="1705"/>
      <w:bookmarkEnd w:id="1706"/>
    </w:p>
    <w:p w14:paraId="3F31CCDA" w14:textId="77777777" w:rsidR="00980D99" w:rsidRDefault="00980D99" w:rsidP="00980D99">
      <w:pPr>
        <w:pStyle w:val="Heading4"/>
        <w:rPr>
          <w:lang w:val="en-US"/>
        </w:rPr>
      </w:pPr>
      <w:bookmarkStart w:id="1707" w:name="_Ref434490783"/>
      <w:r>
        <w:rPr>
          <w:lang w:val="en-US"/>
        </w:rPr>
        <w:t>The Doxology</w:t>
      </w:r>
      <w:r w:rsidR="00810F04">
        <w:rPr>
          <w:lang w:val="en-US"/>
        </w:rPr>
        <w:t xml:space="preserve"> for St. Pishoy</w:t>
      </w:r>
      <w:bookmarkEnd w:id="1707"/>
    </w:p>
    <w:p w14:paraId="748CA5AD" w14:textId="57D7A79A"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89025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89025C">
        <w:rPr>
          <w:noProof/>
          <w:lang w:val="en-US"/>
        </w:rPr>
        <w:t>579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9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9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17" w:name="_Toc459399400"/>
      <w:r>
        <w:t>The Virgin’s Fast</w:t>
      </w:r>
      <w:bookmarkEnd w:id="1696"/>
      <w:bookmarkEnd w:id="1695"/>
      <w:bookmarkEnd w:id="1694"/>
      <w:bookmarkEnd w:id="1717"/>
    </w:p>
    <w:p w14:paraId="67B94F6A" w14:textId="77777777" w:rsidR="005B716A" w:rsidRDefault="005B716A" w:rsidP="005B716A">
      <w:pPr>
        <w:pStyle w:val="Heading3"/>
        <w:rPr>
          <w:lang w:val="en-US"/>
        </w:rPr>
      </w:pPr>
      <w:bookmarkStart w:id="1718" w:name="_Toc459399401"/>
      <w:r>
        <w:rPr>
          <w:lang w:val="en-US"/>
        </w:rPr>
        <w:t>July 3 / Epip 9: Martyrdom of</w:t>
      </w:r>
      <w:r w:rsidR="00FE0AE4">
        <w:rPr>
          <w:lang w:val="en-US"/>
        </w:rPr>
        <w:t xml:space="preserve"> </w:t>
      </w:r>
      <w:r>
        <w:rPr>
          <w:lang w:val="en-US"/>
        </w:rPr>
        <w:t>St. Simon Cleophas the Apostle</w:t>
      </w:r>
      <w:bookmarkEnd w:id="1718"/>
    </w:p>
    <w:p w14:paraId="4B2873D8" w14:textId="4264A6C9"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9F0F33E" w14:textId="77777777" w:rsidR="00DD5136" w:rsidRDefault="00DD5136" w:rsidP="00DD5136">
      <w:pPr>
        <w:pStyle w:val="Heading3"/>
      </w:pPr>
      <w:bookmarkStart w:id="1719" w:name="_Toc459399402"/>
      <w:r>
        <w:t>July 6 / Epip 12: Commemoration of Archangel Michael</w:t>
      </w:r>
      <w:bookmarkEnd w:id="1719"/>
    </w:p>
    <w:p w14:paraId="6423257B"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29C6776" w14:textId="77777777" w:rsidTr="0082304E">
        <w:trPr>
          <w:cantSplit/>
          <w:jc w:val="center"/>
        </w:trPr>
        <w:tc>
          <w:tcPr>
            <w:tcW w:w="288" w:type="dxa"/>
          </w:tcPr>
          <w:p w14:paraId="3361BE2B" w14:textId="77777777" w:rsidR="0089025C" w:rsidRDefault="0089025C" w:rsidP="0082304E">
            <w:pPr>
              <w:pStyle w:val="CopticCross"/>
            </w:pPr>
          </w:p>
        </w:tc>
        <w:tc>
          <w:tcPr>
            <w:tcW w:w="3960" w:type="dxa"/>
          </w:tcPr>
          <w:p w14:paraId="47C95355" w14:textId="77777777" w:rsidR="0089025C" w:rsidRDefault="0089025C" w:rsidP="00C83ECE">
            <w:pPr>
              <w:pStyle w:val="EngHang"/>
            </w:pPr>
            <w:r>
              <w:t>Through the intercessions</w:t>
            </w:r>
          </w:p>
          <w:p w14:paraId="118ECA4F" w14:textId="77777777" w:rsidR="0089025C" w:rsidRDefault="0089025C" w:rsidP="00C83ECE">
            <w:pPr>
              <w:pStyle w:val="EngHang"/>
            </w:pPr>
            <w:r>
              <w:t>Of the Four Incorporeal Beasts,</w:t>
            </w:r>
          </w:p>
          <w:p w14:paraId="2DF3F7CA" w14:textId="77777777" w:rsidR="0089025C" w:rsidRDefault="0089025C" w:rsidP="00C83ECE">
            <w:pPr>
              <w:pStyle w:val="EngHang"/>
            </w:pPr>
            <w:r>
              <w:t>The ministering flames of fire,</w:t>
            </w:r>
          </w:p>
          <w:p w14:paraId="0375D7FA" w14:textId="77777777" w:rsidR="0089025C" w:rsidRDefault="0089025C" w:rsidP="0082304E">
            <w:pPr>
              <w:pStyle w:val="EngHangEnd"/>
            </w:pPr>
            <w:r>
              <w:t>O Lord, grant us the forgiveness of our sins.</w:t>
            </w:r>
          </w:p>
        </w:tc>
        <w:tc>
          <w:tcPr>
            <w:tcW w:w="288" w:type="dxa"/>
          </w:tcPr>
          <w:p w14:paraId="5AEB5242" w14:textId="77777777" w:rsidR="0089025C" w:rsidRDefault="0089025C" w:rsidP="0082304E"/>
        </w:tc>
        <w:tc>
          <w:tcPr>
            <w:tcW w:w="288" w:type="dxa"/>
          </w:tcPr>
          <w:p w14:paraId="10BF8FE9" w14:textId="77777777" w:rsidR="0089025C" w:rsidRDefault="0089025C" w:rsidP="0082304E">
            <w:pPr>
              <w:pStyle w:val="CopticCross"/>
            </w:pPr>
          </w:p>
        </w:tc>
        <w:tc>
          <w:tcPr>
            <w:tcW w:w="3960" w:type="dxa"/>
          </w:tcPr>
          <w:p w14:paraId="2000A0A2" w14:textId="77777777" w:rsidR="0089025C" w:rsidRDefault="0089025C" w:rsidP="00C83ECE">
            <w:pPr>
              <w:pStyle w:val="CopticVersemulti-line"/>
            </w:pPr>
            <w:r>
              <w:t>Ϩⲓⲧⲉⲛ ⲛⲓⲡ̀ⲣⲉⲥⲃⲓⲁ̀</w:t>
            </w:r>
          </w:p>
          <w:p w14:paraId="531F292A" w14:textId="77777777" w:rsidR="0089025C" w:rsidRDefault="0089025C" w:rsidP="00C83ECE">
            <w:pPr>
              <w:pStyle w:val="CopticVersemulti-line"/>
            </w:pPr>
            <w:r>
              <w:t>ⲛ̀ⲧⲉ ⲡⲓϥ̀ⲧⲟⲩ ⲛ̀ⲍⲱⲟⲛ ⲛ̀ⲁⲥⲱⲙⲁⲧⲟⲥ</w:t>
            </w:r>
          </w:p>
          <w:p w14:paraId="6D7B0094" w14:textId="77777777" w:rsidR="0089025C" w:rsidRDefault="0089025C" w:rsidP="00C83ECE">
            <w:pPr>
              <w:pStyle w:val="CopticVersemulti-line"/>
            </w:pPr>
            <w:r>
              <w:t>ⲛ̀ⲗⲓⲧⲟⲩⲣⲅⲟⲥ ⲛ̀ϣⲁϩ ⲛ̀ⲭ̀ⲣⲟⲙ:</w:t>
            </w:r>
          </w:p>
          <w:p w14:paraId="22D2232E" w14:textId="77777777" w:rsidR="0089025C" w:rsidRPr="00C35319" w:rsidRDefault="0089025C" w:rsidP="00C83ECE">
            <w:pPr>
              <w:pStyle w:val="CopticHangingVerse"/>
            </w:pPr>
            <w:r>
              <w:t>Ⲡϭⲟⲓⲥ ⲁⲣⲓϩ̀ⲙⲟⲧ ⲛⲁⲛ ⲙ̀ⲡⲓⲭⲱ ⲉ̀ⲃⲟⲗ ⲛ̀ⲧⲉ ⲛⲉⲛⲛⲟⲃⲓ.</w:t>
            </w:r>
          </w:p>
        </w:tc>
      </w:tr>
    </w:tbl>
    <w:p w14:paraId="753A0C34"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B0E996E" w14:textId="77777777" w:rsidTr="00C83ECE">
        <w:trPr>
          <w:cantSplit/>
          <w:jc w:val="center"/>
        </w:trPr>
        <w:tc>
          <w:tcPr>
            <w:tcW w:w="288" w:type="dxa"/>
          </w:tcPr>
          <w:p w14:paraId="4EF32E49" w14:textId="77777777" w:rsidR="0089025C" w:rsidRDefault="0089025C" w:rsidP="00C83ECE">
            <w:pPr>
              <w:pStyle w:val="CopticCross"/>
            </w:pPr>
          </w:p>
        </w:tc>
        <w:tc>
          <w:tcPr>
            <w:tcW w:w="3960" w:type="dxa"/>
          </w:tcPr>
          <w:p w14:paraId="6243890C" w14:textId="77777777" w:rsidR="0089025C" w:rsidRDefault="0089025C" w:rsidP="00C83ECE">
            <w:pPr>
              <w:pStyle w:val="EngHang"/>
            </w:pPr>
            <w:r>
              <w:t>Hail to the four incorporeal living beasts,</w:t>
            </w:r>
          </w:p>
          <w:p w14:paraId="53ED8C17" w14:textId="77777777" w:rsidR="0089025C" w:rsidRDefault="0089025C" w:rsidP="00C83ECE">
            <w:pPr>
              <w:pStyle w:val="EngHang"/>
            </w:pPr>
            <w:r>
              <w:t>Carrying the throne of God,</w:t>
            </w:r>
          </w:p>
          <w:p w14:paraId="5B243C6C" w14:textId="77777777" w:rsidR="0089025C" w:rsidRDefault="0089025C" w:rsidP="00C83ECE">
            <w:pPr>
              <w:pStyle w:val="EngHang"/>
            </w:pPr>
            <w:r>
              <w:t>A lion’s face, and a calf’s face,</w:t>
            </w:r>
          </w:p>
          <w:p w14:paraId="182EF4EC" w14:textId="77777777" w:rsidR="0089025C" w:rsidRDefault="0089025C" w:rsidP="00C83ECE">
            <w:pPr>
              <w:pStyle w:val="EngHangEnd"/>
            </w:pPr>
            <w:r>
              <w:t>A man’s face, and an eagle’s face.</w:t>
            </w:r>
          </w:p>
        </w:tc>
        <w:tc>
          <w:tcPr>
            <w:tcW w:w="288" w:type="dxa"/>
          </w:tcPr>
          <w:p w14:paraId="5C76B49C" w14:textId="77777777" w:rsidR="0089025C" w:rsidRDefault="0089025C" w:rsidP="00C83ECE"/>
        </w:tc>
        <w:tc>
          <w:tcPr>
            <w:tcW w:w="288" w:type="dxa"/>
          </w:tcPr>
          <w:p w14:paraId="50FBAB53" w14:textId="77777777" w:rsidR="0089025C" w:rsidRDefault="0089025C" w:rsidP="00C83ECE">
            <w:pPr>
              <w:pStyle w:val="CopticCross"/>
            </w:pPr>
          </w:p>
        </w:tc>
        <w:tc>
          <w:tcPr>
            <w:tcW w:w="3960" w:type="dxa"/>
          </w:tcPr>
          <w:p w14:paraId="61E86325" w14:textId="77777777" w:rsidR="0089025C" w:rsidRDefault="0089025C" w:rsidP="00C83ECE">
            <w:pPr>
              <w:pStyle w:val="CopticVersemulti-line"/>
            </w:pPr>
            <w:r>
              <w:t>Ⲭⲉⲣⲉ ⲡⲓϥ̀ⲧⲟⲩ ⲛ̀ⲍⲱⲟⲛ ⲛ̀ⲁ̀ⲥⲱⲙⲁⲧⲟⲥ:</w:t>
            </w:r>
          </w:p>
          <w:p w14:paraId="2B307409" w14:textId="77777777" w:rsidR="0089025C" w:rsidRDefault="0089025C" w:rsidP="00C83ECE">
            <w:pPr>
              <w:pStyle w:val="CopticVersemulti-line"/>
            </w:pPr>
            <w:r>
              <w:t>ⲉⲧϥⲁⲓ ϧⲁ ⲡⲓϩⲁⲣⲙⲁ ⲛ̀ⲧⲉ Ⲫϯ:</w:t>
            </w:r>
          </w:p>
          <w:p w14:paraId="7CE03ED4" w14:textId="77777777" w:rsidR="0089025C" w:rsidRDefault="0089025C" w:rsidP="00C83ECE">
            <w:pPr>
              <w:pStyle w:val="CopticVersemulti-line"/>
            </w:pPr>
            <w:r>
              <w:t>ⲟⲩϩⲟ ⲙ̀ⲙⲟⲩⲓ̀ ⲛⲉⲙ ⲟⲩϩⲟ ⲙ̀ⲙⲁⲥⲓ:</w:t>
            </w:r>
          </w:p>
          <w:p w14:paraId="41D748BF" w14:textId="77777777" w:rsidR="0089025C" w:rsidRPr="00C35319" w:rsidRDefault="0089025C" w:rsidP="00C83ECE">
            <w:pPr>
              <w:pStyle w:val="CopticHangingVerse"/>
            </w:pPr>
            <w:r>
              <w:t>ⲛⲉⲙ ⲟⲩϩⲟ ⲛ̀ⲣⲱⲙⲓ ⲛⲉⲙ ⲟⲩϩⲟ ⲛ̀ⲁ̀ⲏ̀ⲧⲟⲥ.</w:t>
            </w:r>
          </w:p>
        </w:tc>
      </w:tr>
    </w:tbl>
    <w:p w14:paraId="7A210D30" w14:textId="77777777" w:rsidR="0089025C" w:rsidRDefault="0089025C" w:rsidP="0082304E">
      <w:pPr>
        <w:pStyle w:val="Heading4"/>
      </w:pPr>
      <w:r>
        <w:t>The Gospel Response for the Four Incorporeal Beasts</w:t>
      </w:r>
    </w:p>
    <w:p w14:paraId="6103F0EF" w14:textId="77777777" w:rsidR="0089025C" w:rsidRPr="00C14556" w:rsidRDefault="0089025C" w:rsidP="00C14556">
      <w:pPr>
        <w:pStyle w:val="Rubric"/>
      </w:pPr>
      <w:r>
        <w:t>The last verse of the Doxology may be inserted into the Annual Gospel Response.</w:t>
      </w:r>
    </w:p>
    <w:p w14:paraId="5BB08031" w14:textId="1050DF58"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32BC82" w14:textId="77777777" w:rsidR="005B716A" w:rsidRDefault="005B716A" w:rsidP="005B716A">
      <w:pPr>
        <w:pStyle w:val="Heading3"/>
      </w:pPr>
      <w:bookmarkStart w:id="1720" w:name="_Toc459399403"/>
      <w:r>
        <w:lastRenderedPageBreak/>
        <w:t>July 12 / Epip 18: Martyrdom of St. James the Apostle, the Bishop of Jerusalem</w:t>
      </w:r>
      <w:bookmarkEnd w:id="1720"/>
    </w:p>
    <w:p w14:paraId="3E767F80" w14:textId="18F3C256"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30614C9" w14:textId="77777777" w:rsidR="009C1989" w:rsidRDefault="009C1989" w:rsidP="009C1989">
      <w:pPr>
        <w:pStyle w:val="Heading3"/>
      </w:pPr>
      <w:bookmarkStart w:id="1721" w:name="_Ref434562330"/>
      <w:bookmarkStart w:id="1722" w:name="_Toc459399404"/>
      <w:r>
        <w:t>July 14 / Epip 20: Martyrdom of St. Theodore of Shotep, the General</w:t>
      </w:r>
      <w:bookmarkEnd w:id="1721"/>
      <w:bookmarkEnd w:id="1722"/>
    </w:p>
    <w:p w14:paraId="7B584133" w14:textId="77777777" w:rsidR="009C1989" w:rsidRDefault="009C1989" w:rsidP="009C1989">
      <w:pPr>
        <w:pStyle w:val="Heading4"/>
      </w:pPr>
      <w:bookmarkStart w:id="1723" w:name="_Ref434489277"/>
      <w:r>
        <w:t>The Doxology of St. Theodore of Shotep, the General</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24" w:name="_Ref434489296"/>
      <w:r>
        <w:t>Another Doxology of St. Theodore of Shotep, the General</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25"/>
            <w:r>
              <w:t>struggler</w:t>
            </w:r>
            <w:commentRangeEnd w:id="1725"/>
            <w:r>
              <w:rPr>
                <w:rStyle w:val="CommentReference"/>
                <w:rFonts w:ascii="Times New Roman" w:eastAsiaTheme="minorHAnsi" w:hAnsi="Times New Roman" w:cstheme="minorBidi"/>
                <w:color w:val="auto"/>
              </w:rPr>
              <w:commentReference w:id="172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26" w:name="_Toc459399405"/>
      <w:r>
        <w:t>July 15 / Epip 21: Commemoration of the Theotokos</w:t>
      </w:r>
      <w:bookmarkEnd w:id="1726"/>
    </w:p>
    <w:p w14:paraId="09456591" w14:textId="49120BA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6562046" w14:textId="77777777" w:rsidR="0078548F" w:rsidRDefault="0078548F" w:rsidP="0078548F">
      <w:pPr>
        <w:pStyle w:val="Heading3"/>
      </w:pPr>
      <w:bookmarkStart w:id="1727" w:name="_Ref434562663"/>
      <w:bookmarkStart w:id="1728" w:name="_Toc459399406"/>
      <w:r>
        <w:t>July 17 / Epip 23: The Martyrdom of St. Marina</w:t>
      </w:r>
      <w:bookmarkEnd w:id="1727"/>
      <w:bookmarkEnd w:id="1728"/>
    </w:p>
    <w:p w14:paraId="71210AE6" w14:textId="77777777" w:rsidR="0078548F" w:rsidRDefault="0078548F" w:rsidP="0078548F">
      <w:pPr>
        <w:pStyle w:val="Heading4"/>
      </w:pPr>
      <w:bookmarkStart w:id="1729" w:name="_Ref434490204"/>
      <w:r>
        <w:t>The Doxology</w:t>
      </w:r>
      <w:r w:rsidR="00B46E6E">
        <w:t xml:space="preserve"> for St. Marina</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30" w:name="_Toc459399407"/>
      <w:r>
        <w:t>July 18 / Epip 24: The Martyrdom of Abba Noub</w:t>
      </w:r>
      <w:bookmarkEnd w:id="1730"/>
    </w:p>
    <w:p w14:paraId="45A4C76D" w14:textId="77777777" w:rsidR="00951605" w:rsidRDefault="00951605" w:rsidP="00951605">
      <w:pPr>
        <w:pStyle w:val="Heading4"/>
      </w:pPr>
      <w:bookmarkStart w:id="1731" w:name="_Ref434489534"/>
      <w:r>
        <w:t>The Doxology</w:t>
      </w:r>
      <w:r w:rsidR="00B46E6E">
        <w:t xml:space="preserve"> for Abba Noub</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32"/>
            <w:r>
              <w:t>Abba Noub</w:t>
            </w:r>
            <w:commentRangeEnd w:id="1732"/>
            <w:r>
              <w:rPr>
                <w:rStyle w:val="CommentReference"/>
                <w:rFonts w:ascii="Times New Roman" w:eastAsiaTheme="minorHAnsi" w:hAnsi="Times New Roman" w:cstheme="minorBidi"/>
                <w:color w:val="auto"/>
              </w:rPr>
              <w:commentReference w:id="173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33"/>
            <w:r>
              <w:t xml:space="preserve">upright </w:t>
            </w:r>
            <w:commentRangeEnd w:id="1733"/>
            <w:r>
              <w:rPr>
                <w:rStyle w:val="CommentReference"/>
                <w:rFonts w:ascii="Times New Roman" w:eastAsiaTheme="minorHAnsi" w:hAnsi="Times New Roman" w:cstheme="minorBidi"/>
                <w:color w:val="auto"/>
              </w:rPr>
              <w:commentReference w:id="173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34" w:name="_Toc459399408"/>
      <w:r>
        <w:t>July 20 / Epip 26: Joseph the Carpenter</w:t>
      </w:r>
      <w:bookmarkEnd w:id="1734"/>
    </w:p>
    <w:p w14:paraId="5DE3B33E" w14:textId="77777777" w:rsidR="00BF240D" w:rsidRDefault="00BF240D" w:rsidP="00BF240D">
      <w:pPr>
        <w:pStyle w:val="Heading4"/>
      </w:pPr>
      <w:bookmarkStart w:id="1735" w:name="_Ref434488476"/>
      <w:r>
        <w:t>The Doxology</w:t>
      </w:r>
      <w:r w:rsidR="00B46E6E">
        <w:t xml:space="preserve"> for St. Joseph the Carpenter</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9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36" w:name="_Toc459399409"/>
      <w:bookmarkStart w:id="1737" w:name="_Toc410196222"/>
      <w:bookmarkStart w:id="1738" w:name="_Toc410196464"/>
      <w:bookmarkStart w:id="1739" w:name="_Toc410196966"/>
      <w:r>
        <w:lastRenderedPageBreak/>
        <w:t>July 20 / Epip 26: Also St. Frumentius (Abune Selama), the First Bishop of Ethiopia</w:t>
      </w:r>
      <w:bookmarkEnd w:id="1736"/>
    </w:p>
    <w:p w14:paraId="5EE79286" w14:textId="3DE92D5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89025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89025C">
        <w:rPr>
          <w:noProof/>
        </w:rPr>
        <w:t>827</w:t>
      </w:r>
      <w:r w:rsidR="00237D47">
        <w:fldChar w:fldCharType="end"/>
      </w:r>
      <w:r>
        <w:t>.</w:t>
      </w:r>
    </w:p>
    <w:p w14:paraId="74ECF631" w14:textId="77777777" w:rsidR="00C325FC" w:rsidRDefault="00C325FC" w:rsidP="005B716A">
      <w:pPr>
        <w:pStyle w:val="Heading3"/>
      </w:pPr>
      <w:bookmarkStart w:id="1740" w:name="_Toc459399410"/>
      <w:r>
        <w:t>July 22 / Epip 28: Departure of St. Mary Magdalene</w:t>
      </w:r>
      <w:bookmarkEnd w:id="1740"/>
    </w:p>
    <w:p w14:paraId="41ADBBFF" w14:textId="77777777" w:rsidR="00C325FC" w:rsidRDefault="00C325FC" w:rsidP="00C325FC">
      <w:pPr>
        <w:pStyle w:val="Heading4"/>
      </w:pPr>
      <w:bookmarkStart w:id="1741" w:name="_Ref434489077"/>
      <w:r>
        <w:t>The Doxology</w:t>
      </w:r>
      <w:r w:rsidR="00B46E6E">
        <w:t xml:space="preserve"> for St. Mary Magdalene</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42"/>
            <w:r>
              <w:t xml:space="preserve">ϯⲁⲅⲓⲁ </w:t>
            </w:r>
            <w:commentRangeEnd w:id="1742"/>
            <w:r>
              <w:rPr>
                <w:rStyle w:val="CommentReference"/>
                <w:rFonts w:ascii="Times New Roman" w:hAnsi="Times New Roman" w:cstheme="minorBidi"/>
                <w:noProof w:val="0"/>
              </w:rPr>
              <w:commentReference w:id="174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43"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43"/>
    </w:p>
    <w:p w14:paraId="19C57F68" w14:textId="3F1FADDA"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48B57972" w14:textId="77777777" w:rsidR="005B716A" w:rsidRDefault="005B716A" w:rsidP="005B716A">
      <w:pPr>
        <w:pStyle w:val="Heading3"/>
      </w:pPr>
      <w:bookmarkStart w:id="1744" w:name="_Toc459399412"/>
      <w:r>
        <w:t xml:space="preserve">July 23 / Epip 29: </w:t>
      </w:r>
      <w:r w:rsidR="00B52D77">
        <w:t xml:space="preserve">Also the </w:t>
      </w:r>
      <w:r>
        <w:t>Translocation of the Relics of St. Andrew, the Apostle</w:t>
      </w:r>
      <w:bookmarkEnd w:id="1744"/>
    </w:p>
    <w:p w14:paraId="7500DAE2" w14:textId="408E9234"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CDA1374" w14:textId="77777777" w:rsidR="00960235" w:rsidRDefault="00960235" w:rsidP="00960235">
      <w:pPr>
        <w:pStyle w:val="Heading3"/>
      </w:pPr>
      <w:bookmarkStart w:id="1745" w:name="_Toc459399413"/>
      <w:r>
        <w:t>July 28 / Mesori 4: Consecration of the Church of St. Anthony</w:t>
      </w:r>
      <w:bookmarkEnd w:id="1745"/>
    </w:p>
    <w:p w14:paraId="15290CA7" w14:textId="2E182186"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89025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89025C">
        <w:rPr>
          <w:noProof/>
        </w:rPr>
        <w:t>788</w:t>
      </w:r>
      <w:r w:rsidR="00237D47">
        <w:fldChar w:fldCharType="end"/>
      </w:r>
      <w:bookmarkEnd w:id="1692"/>
      <w:r>
        <w:t>.</w:t>
      </w:r>
    </w:p>
    <w:p w14:paraId="62D72F65" w14:textId="77777777" w:rsidR="00495F1A" w:rsidRPr="00980D99" w:rsidRDefault="00495F1A" w:rsidP="00495F1A">
      <w:pPr>
        <w:pStyle w:val="Heading2"/>
        <w:rPr>
          <w:lang w:val="en-US"/>
        </w:rPr>
      </w:pPr>
      <w:bookmarkStart w:id="1746" w:name="_Toc459399212"/>
      <w:bookmarkStart w:id="1747" w:name="August"/>
      <w:r>
        <w:lastRenderedPageBreak/>
        <w:t>August</w:t>
      </w:r>
      <w:bookmarkEnd w:id="1737"/>
      <w:bookmarkEnd w:id="1738"/>
      <w:bookmarkEnd w:id="173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46"/>
    </w:p>
    <w:bookmarkStart w:id="1748" w:name="_Toc410196967" w:displacedByCustomXml="next"/>
    <w:bookmarkStart w:id="1749" w:name="_Toc410196465" w:displacedByCustomXml="next"/>
    <w:bookmarkStart w:id="1750" w:name="_Toc410196223"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38EA33E1" w14:textId="052987C9" w:rsidR="00513E2D" w:rsidRDefault="002F6766">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0BD50327" w14:textId="418260F1" w:rsidR="00513E2D" w:rsidRDefault="002F6766">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05E69C6E" w14:textId="10E6C7D7" w:rsidR="00513E2D" w:rsidRDefault="002F6766">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89025C">
              <w:rPr>
                <w:noProof/>
                <w:webHidden/>
              </w:rPr>
              <w:t>898</w:t>
            </w:r>
            <w:r w:rsidR="00513E2D">
              <w:rPr>
                <w:noProof/>
                <w:webHidden/>
              </w:rPr>
              <w:fldChar w:fldCharType="end"/>
            </w:r>
          </w:hyperlink>
        </w:p>
        <w:p w14:paraId="7B0BD058" w14:textId="44936261" w:rsidR="00513E2D" w:rsidRDefault="002F6766">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0F44BC81" w14:textId="48AA3234" w:rsidR="00513E2D" w:rsidRDefault="002F6766">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5B005024" w14:textId="06ED1231" w:rsidR="00513E2D" w:rsidRDefault="002F6766">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360F6685" w14:textId="50AAC83D" w:rsidR="00513E2D" w:rsidRDefault="002F6766">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89025C">
              <w:rPr>
                <w:noProof/>
                <w:webHidden/>
              </w:rPr>
              <w:t>908</w:t>
            </w:r>
            <w:r w:rsidR="00513E2D">
              <w:rPr>
                <w:noProof/>
                <w:webHidden/>
              </w:rPr>
              <w:fldChar w:fldCharType="end"/>
            </w:r>
          </w:hyperlink>
        </w:p>
        <w:p w14:paraId="07DCD64F" w14:textId="5A7A144A" w:rsidR="00513E2D" w:rsidRDefault="002F6766">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3E164DF2" w14:textId="1A2C0B72" w:rsidR="00513E2D" w:rsidRDefault="002F6766">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78B90E0F" w14:textId="2994A2C6" w:rsidR="00513E2D" w:rsidRDefault="002F6766">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6E5D4AC9" w14:textId="05AB3CA5" w:rsidR="00513E2D" w:rsidRDefault="002F6766">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0C0AEC3F" w14:textId="261DAC84" w:rsidR="00513E2D" w:rsidRDefault="002F6766">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89025C">
              <w:rPr>
                <w:noProof/>
                <w:webHidden/>
              </w:rPr>
              <w:t>911</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51" w:name="_Toc459399414"/>
      <w:r>
        <w:lastRenderedPageBreak/>
        <w:t>August 1 / Mesori 8: The Confession of St. Peter</w:t>
      </w:r>
      <w:bookmarkEnd w:id="1751"/>
    </w:p>
    <w:p w14:paraId="255AA614" w14:textId="2126034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89025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89025C">
        <w:rPr>
          <w:noProof/>
        </w:rPr>
        <w:t>862</w:t>
      </w:r>
      <w:r w:rsidR="00237D47">
        <w:fldChar w:fldCharType="end"/>
      </w:r>
      <w:r>
        <w:t>.</w:t>
      </w:r>
    </w:p>
    <w:p w14:paraId="21A226CF" w14:textId="77777777" w:rsidR="00DD5136" w:rsidRDefault="00DD5136" w:rsidP="00DD5136">
      <w:pPr>
        <w:pStyle w:val="Heading3"/>
      </w:pPr>
      <w:bookmarkStart w:id="1752" w:name="_Toc459399415"/>
      <w:r>
        <w:t>August 5 / Mesori 12: Commemoration of Archangel Michael</w:t>
      </w:r>
      <w:bookmarkEnd w:id="1752"/>
    </w:p>
    <w:p w14:paraId="2F8E6FCA"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536FCDA" w14:textId="77777777" w:rsidTr="0082304E">
        <w:trPr>
          <w:cantSplit/>
          <w:jc w:val="center"/>
        </w:trPr>
        <w:tc>
          <w:tcPr>
            <w:tcW w:w="288" w:type="dxa"/>
          </w:tcPr>
          <w:p w14:paraId="06637513" w14:textId="77777777" w:rsidR="0089025C" w:rsidRDefault="0089025C" w:rsidP="0082304E">
            <w:pPr>
              <w:pStyle w:val="CopticCross"/>
            </w:pPr>
          </w:p>
        </w:tc>
        <w:tc>
          <w:tcPr>
            <w:tcW w:w="3960" w:type="dxa"/>
          </w:tcPr>
          <w:p w14:paraId="308F0177" w14:textId="77777777" w:rsidR="0089025C" w:rsidRDefault="0089025C" w:rsidP="00C83ECE">
            <w:pPr>
              <w:pStyle w:val="EngHang"/>
            </w:pPr>
            <w:r>
              <w:t>Through the intercessions</w:t>
            </w:r>
          </w:p>
          <w:p w14:paraId="79380878" w14:textId="77777777" w:rsidR="0089025C" w:rsidRDefault="0089025C" w:rsidP="00C83ECE">
            <w:pPr>
              <w:pStyle w:val="EngHang"/>
            </w:pPr>
            <w:r>
              <w:t>Of the Four Incorporeal Beasts,</w:t>
            </w:r>
          </w:p>
          <w:p w14:paraId="75A9E66A" w14:textId="77777777" w:rsidR="0089025C" w:rsidRDefault="0089025C" w:rsidP="00C83ECE">
            <w:pPr>
              <w:pStyle w:val="EngHang"/>
            </w:pPr>
            <w:r>
              <w:t>The ministering flames of fire,</w:t>
            </w:r>
          </w:p>
          <w:p w14:paraId="11F97668" w14:textId="77777777" w:rsidR="0089025C" w:rsidRDefault="0089025C" w:rsidP="0082304E">
            <w:pPr>
              <w:pStyle w:val="EngHangEnd"/>
            </w:pPr>
            <w:r>
              <w:t>O Lord, grant us the forgiveness of our sins.</w:t>
            </w:r>
          </w:p>
        </w:tc>
        <w:tc>
          <w:tcPr>
            <w:tcW w:w="288" w:type="dxa"/>
          </w:tcPr>
          <w:p w14:paraId="2A403E09" w14:textId="77777777" w:rsidR="0089025C" w:rsidRDefault="0089025C" w:rsidP="0082304E"/>
        </w:tc>
        <w:tc>
          <w:tcPr>
            <w:tcW w:w="288" w:type="dxa"/>
          </w:tcPr>
          <w:p w14:paraId="7D98B954" w14:textId="77777777" w:rsidR="0089025C" w:rsidRDefault="0089025C" w:rsidP="0082304E">
            <w:pPr>
              <w:pStyle w:val="CopticCross"/>
            </w:pPr>
          </w:p>
        </w:tc>
        <w:tc>
          <w:tcPr>
            <w:tcW w:w="3960" w:type="dxa"/>
          </w:tcPr>
          <w:p w14:paraId="670AD874" w14:textId="77777777" w:rsidR="0089025C" w:rsidRDefault="0089025C" w:rsidP="00C83ECE">
            <w:pPr>
              <w:pStyle w:val="CopticVersemulti-line"/>
            </w:pPr>
            <w:r>
              <w:t>Ϩⲓⲧⲉⲛ ⲛⲓⲡ̀ⲣⲉⲥⲃⲓⲁ̀</w:t>
            </w:r>
          </w:p>
          <w:p w14:paraId="261ECD9B" w14:textId="77777777" w:rsidR="0089025C" w:rsidRDefault="0089025C" w:rsidP="00C83ECE">
            <w:pPr>
              <w:pStyle w:val="CopticVersemulti-line"/>
            </w:pPr>
            <w:r>
              <w:t>ⲛ̀ⲧⲉ ⲡⲓϥ̀ⲧⲟⲩ ⲛ̀ⲍⲱⲟⲛ ⲛ̀ⲁⲥⲱⲙⲁⲧⲟⲥ</w:t>
            </w:r>
          </w:p>
          <w:p w14:paraId="06C289A1" w14:textId="77777777" w:rsidR="0089025C" w:rsidRDefault="0089025C" w:rsidP="00C83ECE">
            <w:pPr>
              <w:pStyle w:val="CopticVersemulti-line"/>
            </w:pPr>
            <w:r>
              <w:t>ⲛ̀ⲗⲓⲧⲟⲩⲣⲅⲟⲥ ⲛ̀ϣⲁϩ ⲛ̀ⲭ̀ⲣⲟⲙ:</w:t>
            </w:r>
          </w:p>
          <w:p w14:paraId="7026A28D" w14:textId="77777777" w:rsidR="0089025C" w:rsidRPr="00C35319" w:rsidRDefault="0089025C" w:rsidP="00C83ECE">
            <w:pPr>
              <w:pStyle w:val="CopticHangingVerse"/>
            </w:pPr>
            <w:r>
              <w:t>Ⲡϭⲟⲓⲥ ⲁⲣⲓϩ̀ⲙⲟⲧ ⲛⲁⲛ ⲙ̀ⲡⲓⲭⲱ ⲉ̀ⲃⲟⲗ ⲛ̀ⲧⲉ ⲛⲉⲛⲛⲟⲃⲓ.</w:t>
            </w:r>
          </w:p>
        </w:tc>
      </w:tr>
    </w:tbl>
    <w:p w14:paraId="798EF3F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BCEB3AF" w14:textId="77777777" w:rsidTr="00C83ECE">
        <w:trPr>
          <w:cantSplit/>
          <w:jc w:val="center"/>
        </w:trPr>
        <w:tc>
          <w:tcPr>
            <w:tcW w:w="288" w:type="dxa"/>
          </w:tcPr>
          <w:p w14:paraId="7C320A1E" w14:textId="77777777" w:rsidR="0089025C" w:rsidRDefault="0089025C" w:rsidP="00C83ECE">
            <w:pPr>
              <w:pStyle w:val="CopticCross"/>
            </w:pPr>
          </w:p>
        </w:tc>
        <w:tc>
          <w:tcPr>
            <w:tcW w:w="3960" w:type="dxa"/>
          </w:tcPr>
          <w:p w14:paraId="26BB1484" w14:textId="77777777" w:rsidR="0089025C" w:rsidRDefault="0089025C" w:rsidP="00C83ECE">
            <w:pPr>
              <w:pStyle w:val="EngHang"/>
            </w:pPr>
            <w:r>
              <w:t>Hail to the four incorporeal living beasts,</w:t>
            </w:r>
          </w:p>
          <w:p w14:paraId="720EC9EB" w14:textId="77777777" w:rsidR="0089025C" w:rsidRDefault="0089025C" w:rsidP="00C83ECE">
            <w:pPr>
              <w:pStyle w:val="EngHang"/>
            </w:pPr>
            <w:r>
              <w:t>Carrying the throne of God,</w:t>
            </w:r>
          </w:p>
          <w:p w14:paraId="3C651E87" w14:textId="77777777" w:rsidR="0089025C" w:rsidRDefault="0089025C" w:rsidP="00C83ECE">
            <w:pPr>
              <w:pStyle w:val="EngHang"/>
            </w:pPr>
            <w:r>
              <w:t>A lion’s face, and a calf’s face,</w:t>
            </w:r>
          </w:p>
          <w:p w14:paraId="0E50F916" w14:textId="77777777" w:rsidR="0089025C" w:rsidRDefault="0089025C" w:rsidP="00C83ECE">
            <w:pPr>
              <w:pStyle w:val="EngHangEnd"/>
            </w:pPr>
            <w:r>
              <w:t>A man’s face, and an eagle’s face.</w:t>
            </w:r>
          </w:p>
        </w:tc>
        <w:tc>
          <w:tcPr>
            <w:tcW w:w="288" w:type="dxa"/>
          </w:tcPr>
          <w:p w14:paraId="537084E0" w14:textId="77777777" w:rsidR="0089025C" w:rsidRDefault="0089025C" w:rsidP="00C83ECE"/>
        </w:tc>
        <w:tc>
          <w:tcPr>
            <w:tcW w:w="288" w:type="dxa"/>
          </w:tcPr>
          <w:p w14:paraId="1EA674F2" w14:textId="77777777" w:rsidR="0089025C" w:rsidRDefault="0089025C" w:rsidP="00C83ECE">
            <w:pPr>
              <w:pStyle w:val="CopticCross"/>
            </w:pPr>
          </w:p>
        </w:tc>
        <w:tc>
          <w:tcPr>
            <w:tcW w:w="3960" w:type="dxa"/>
          </w:tcPr>
          <w:p w14:paraId="72E12D25" w14:textId="77777777" w:rsidR="0089025C" w:rsidRDefault="0089025C" w:rsidP="00C83ECE">
            <w:pPr>
              <w:pStyle w:val="CopticVersemulti-line"/>
            </w:pPr>
            <w:r>
              <w:t>Ⲭⲉⲣⲉ ⲡⲓϥ̀ⲧⲟⲩ ⲛ̀ⲍⲱⲟⲛ ⲛ̀ⲁ̀ⲥⲱⲙⲁⲧⲟⲥ:</w:t>
            </w:r>
          </w:p>
          <w:p w14:paraId="438DDE5A" w14:textId="77777777" w:rsidR="0089025C" w:rsidRDefault="0089025C" w:rsidP="00C83ECE">
            <w:pPr>
              <w:pStyle w:val="CopticVersemulti-line"/>
            </w:pPr>
            <w:r>
              <w:t>ⲉⲧϥⲁⲓ ϧⲁ ⲡⲓϩⲁⲣⲙⲁ ⲛ̀ⲧⲉ Ⲫϯ:</w:t>
            </w:r>
          </w:p>
          <w:p w14:paraId="3497EA8D" w14:textId="77777777" w:rsidR="0089025C" w:rsidRDefault="0089025C" w:rsidP="00C83ECE">
            <w:pPr>
              <w:pStyle w:val="CopticVersemulti-line"/>
            </w:pPr>
            <w:r>
              <w:t>ⲟⲩϩⲟ ⲙ̀ⲙⲟⲩⲓ̀ ⲛⲉⲙ ⲟⲩϩⲟ ⲙ̀ⲙⲁⲥⲓ:</w:t>
            </w:r>
          </w:p>
          <w:p w14:paraId="430E047B" w14:textId="77777777" w:rsidR="0089025C" w:rsidRPr="00C35319" w:rsidRDefault="0089025C" w:rsidP="00C83ECE">
            <w:pPr>
              <w:pStyle w:val="CopticHangingVerse"/>
            </w:pPr>
            <w:r>
              <w:t>ⲛⲉⲙ ⲟⲩϩⲟ ⲛ̀ⲣⲱⲙⲓ ⲛⲉⲙ ⲟⲩϩⲟ ⲛ̀ⲁ̀ⲏ̀ⲧⲟⲥ.</w:t>
            </w:r>
          </w:p>
        </w:tc>
      </w:tr>
    </w:tbl>
    <w:p w14:paraId="13D0019D" w14:textId="77777777" w:rsidR="0089025C" w:rsidRDefault="0089025C" w:rsidP="0082304E">
      <w:pPr>
        <w:pStyle w:val="Heading4"/>
      </w:pPr>
      <w:r>
        <w:t>The Gospel Response for the Four Incorporeal Beasts</w:t>
      </w:r>
    </w:p>
    <w:p w14:paraId="2DDAB0FD" w14:textId="77777777" w:rsidR="0089025C" w:rsidRPr="00C14556" w:rsidRDefault="0089025C" w:rsidP="00C14556">
      <w:pPr>
        <w:pStyle w:val="Rubric"/>
      </w:pPr>
      <w:r>
        <w:t>The last verse of the Doxology may be inserted into the Annual Gospel Response.</w:t>
      </w:r>
    </w:p>
    <w:p w14:paraId="64B788FF" w14:textId="784968C4"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700F8882" w14:textId="77777777" w:rsidR="00495F1A" w:rsidRDefault="00980D99" w:rsidP="00495F1A">
      <w:pPr>
        <w:pStyle w:val="Heading3"/>
      </w:pPr>
      <w:bookmarkStart w:id="1753" w:name="_Toc459399416"/>
      <w:r>
        <w:t xml:space="preserve">August 6 / Mesori 13: </w:t>
      </w:r>
      <w:r w:rsidR="00495F1A">
        <w:t>The Transfiguration</w:t>
      </w:r>
      <w:bookmarkEnd w:id="1750"/>
      <w:bookmarkEnd w:id="1749"/>
      <w:bookmarkEnd w:id="1748"/>
      <w:bookmarkEnd w:id="1753"/>
    </w:p>
    <w:p w14:paraId="1EF4D652" w14:textId="77777777" w:rsidR="00980D99" w:rsidRDefault="00980D99" w:rsidP="00980D99">
      <w:pPr>
        <w:pStyle w:val="Heading4"/>
      </w:pPr>
      <w:bookmarkStart w:id="1754" w:name="_Ref434478012"/>
      <w:r>
        <w:t>The Doxology</w:t>
      </w:r>
      <w:r w:rsidR="00E21EA3">
        <w:t xml:space="preserve"> of the Transfiguration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55" w:name="_Ref434476299"/>
      <w:r>
        <w:lastRenderedPageBreak/>
        <w:t>The Psali Adam</w:t>
      </w:r>
      <w:r w:rsidR="006C1B94">
        <w:t xml:space="preserve"> for the Transfiguration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56" w:name="_Ref434476316"/>
      <w:r>
        <w:t>The Psali Batos</w:t>
      </w:r>
      <w:r w:rsidR="006C1B94">
        <w:t xml:space="preserve"> for the Transfiguration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57" w:name="_Toc410196224"/>
      <w:bookmarkStart w:id="1758" w:name="_Toc410196466"/>
      <w:bookmarkStart w:id="1759" w:name="_Toc410196968"/>
      <w:bookmarkStart w:id="1760" w:name="_Ref435642801"/>
      <w:bookmarkStart w:id="1761" w:name="_Ref435642808"/>
      <w:bookmarkStart w:id="1762" w:name="_Toc459399417"/>
      <w:r>
        <w:t xml:space="preserve">August 9 / Mesori 16: </w:t>
      </w:r>
      <w:r w:rsidR="00495F1A">
        <w:t>The Assumption of the Virgin</w:t>
      </w:r>
      <w:bookmarkEnd w:id="1757"/>
      <w:bookmarkEnd w:id="1758"/>
      <w:bookmarkEnd w:id="1759"/>
      <w:bookmarkEnd w:id="1760"/>
      <w:bookmarkEnd w:id="1761"/>
      <w:bookmarkEnd w:id="1762"/>
    </w:p>
    <w:p w14:paraId="134619E6" w14:textId="15FA9E5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D26BE2A" w14:textId="4FF0A956" w:rsidR="007E24F9" w:rsidRDefault="007E24F9" w:rsidP="007E24F9">
      <w:pPr>
        <w:pStyle w:val="Heading4"/>
      </w:pPr>
      <w:bookmarkStart w:id="1763" w:name="_Ref435642763"/>
      <w:r>
        <w:t xml:space="preserve">The Psali </w:t>
      </w:r>
      <w:commentRangeStart w:id="1764"/>
      <w:r>
        <w:t xml:space="preserve">Adam </w:t>
      </w:r>
      <w:commentRangeEnd w:id="1764"/>
      <w:r>
        <w:rPr>
          <w:rStyle w:val="CommentReference"/>
          <w:rFonts w:eastAsiaTheme="minorHAnsi" w:cstheme="minorBidi"/>
          <w:b w:val="0"/>
          <w:bCs w:val="0"/>
          <w:iCs w:val="0"/>
          <w:color w:val="auto"/>
        </w:rPr>
        <w:commentReference w:id="1764"/>
      </w:r>
      <w:r>
        <w:t>for the Virgin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65"/>
            <w:r>
              <w:t>With divine hands.”</w:t>
            </w:r>
            <w:commentRangeEnd w:id="1765"/>
            <w:r>
              <w:rPr>
                <w:rStyle w:val="CommentReference"/>
                <w:rFonts w:ascii="Times New Roman" w:eastAsiaTheme="minorHAnsi" w:hAnsi="Times New Roman" w:cstheme="minorBidi"/>
                <w:color w:val="auto"/>
              </w:rPr>
              <w:commentReference w:id="176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66" w:name="_Ref435734818"/>
      <w:r>
        <w:t>The Psali Batos for the Virgin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9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67"/>
            <w:r>
              <w:t>forever</w:t>
            </w:r>
            <w:commentRangeEnd w:id="1767"/>
            <w:r>
              <w:rPr>
                <w:rStyle w:val="CommentReference"/>
                <w:rFonts w:ascii="Times New Roman" w:eastAsiaTheme="minorHAnsi" w:hAnsi="Times New Roman" w:cstheme="minorBidi"/>
                <w:color w:val="auto"/>
              </w:rPr>
              <w:commentReference w:id="176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68"/>
            <w:r>
              <w:t>In the unshakable places.</w:t>
            </w:r>
            <w:commentRangeEnd w:id="1768"/>
            <w:r>
              <w:rPr>
                <w:rStyle w:val="CommentReference"/>
                <w:rFonts w:ascii="Times New Roman" w:eastAsiaTheme="minorHAnsi" w:hAnsi="Times New Roman" w:cstheme="minorBidi"/>
                <w:color w:val="auto"/>
              </w:rPr>
              <w:commentReference w:id="176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69"/>
            <w:r>
              <w:t>Your name adorns our works.</w:t>
            </w:r>
            <w:commentRangeEnd w:id="1769"/>
            <w:r>
              <w:rPr>
                <w:rStyle w:val="CommentReference"/>
                <w:rFonts w:ascii="Times New Roman" w:eastAsiaTheme="minorHAnsi" w:hAnsi="Times New Roman" w:cstheme="minorBidi"/>
                <w:color w:val="auto"/>
              </w:rPr>
              <w:commentReference w:id="176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70"/>
            <w:r>
              <w:t xml:space="preserve">Interceding </w:t>
            </w:r>
            <w:commentRangeEnd w:id="1770"/>
            <w:r>
              <w:rPr>
                <w:rStyle w:val="CommentReference"/>
                <w:rFonts w:ascii="Times New Roman" w:eastAsiaTheme="minorHAnsi" w:hAnsi="Times New Roman" w:cstheme="minorBidi"/>
                <w:color w:val="auto"/>
              </w:rPr>
              <w:commentReference w:id="177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71" w:name="_Toc459399418"/>
      <w:r>
        <w:t>August 12 / Mesori 19: Translocation of the Relics of St. Macarius the Great</w:t>
      </w:r>
      <w:bookmarkEnd w:id="1771"/>
    </w:p>
    <w:p w14:paraId="0744AB3C" w14:textId="3371F81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89025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89025C">
        <w:rPr>
          <w:noProof/>
        </w:rPr>
        <w:t>802</w:t>
      </w:r>
      <w:r w:rsidR="00237D47">
        <w:fldChar w:fldCharType="end"/>
      </w:r>
      <w:r w:rsidR="00237D47">
        <w:t>.</w:t>
      </w:r>
    </w:p>
    <w:p w14:paraId="7069CDB9" w14:textId="77777777" w:rsidR="005329C1" w:rsidRDefault="005329C1" w:rsidP="005329C1">
      <w:pPr>
        <w:pStyle w:val="Heading3"/>
      </w:pPr>
      <w:bookmarkStart w:id="1772" w:name="_Toc459399419"/>
      <w:r>
        <w:t>August 14 / Mesori 21: Commemoration of the Theotokos</w:t>
      </w:r>
      <w:bookmarkEnd w:id="1772"/>
    </w:p>
    <w:p w14:paraId="26062380" w14:textId="410A4C8E"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48CB18D" w14:textId="77777777" w:rsidR="009F60F1" w:rsidRDefault="009F60F1" w:rsidP="009F60F1">
      <w:pPr>
        <w:pStyle w:val="Heading3"/>
      </w:pPr>
      <w:bookmarkStart w:id="1773" w:name="_Ref434563030"/>
      <w:bookmarkStart w:id="1774" w:name="_Toc459399420"/>
      <w:r>
        <w:t>August 17 / Mesori 24: Departure of St. Takle Haymanot</w:t>
      </w:r>
      <w:bookmarkEnd w:id="1773"/>
      <w:bookmarkEnd w:id="1774"/>
    </w:p>
    <w:p w14:paraId="34845613" w14:textId="77777777" w:rsidR="009F60F1" w:rsidRDefault="009F60F1" w:rsidP="009F60F1">
      <w:pPr>
        <w:pStyle w:val="Heading4"/>
      </w:pPr>
      <w:bookmarkStart w:id="1775" w:name="_Ref434492302"/>
      <w:r>
        <w:t>The Doxology</w:t>
      </w:r>
      <w:r w:rsidR="00B82753">
        <w:t xml:space="preserve"> for St. Takle Haymanot</w:t>
      </w:r>
      <w:bookmarkEnd w:id="1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76" w:name="_Toc459399421"/>
      <w:r>
        <w:t>August 21 / Mesori 28: The Patriarchs: Abraham, Isaac, and Jacob</w:t>
      </w:r>
      <w:bookmarkEnd w:id="1776"/>
    </w:p>
    <w:p w14:paraId="1D063B19" w14:textId="77777777" w:rsidR="00431ABD" w:rsidRDefault="00431ABD" w:rsidP="00431ABD">
      <w:pPr>
        <w:pStyle w:val="Heading4"/>
      </w:pPr>
      <w:bookmarkStart w:id="1777" w:name="_Ref434492413"/>
      <w:r>
        <w:t>The Doxology</w:t>
      </w:r>
      <w:r w:rsidR="00B82753">
        <w:t xml:space="preserve"> for the Patriarchs: Abraham, Isaac, and Jacob</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78" w:name="_Toc459399422"/>
      <w:r>
        <w:t>August 22 / Mesori 29: Commemoration of the Annunciation, Nativity, and Resurrection on the 29</w:t>
      </w:r>
      <w:r w:rsidRPr="00C0205C">
        <w:rPr>
          <w:vertAlign w:val="superscript"/>
        </w:rPr>
        <w:t>th</w:t>
      </w:r>
      <w:r>
        <w:t xml:space="preserve"> of Every Month</w:t>
      </w:r>
      <w:bookmarkEnd w:id="1778"/>
    </w:p>
    <w:p w14:paraId="19306DA7" w14:textId="174ED5E7" w:rsidR="007D439A" w:rsidRPr="00B52D77" w:rsidRDefault="007D439A" w:rsidP="007D439A">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71EB5850" w14:textId="77777777" w:rsidR="0070722E" w:rsidRDefault="0070722E" w:rsidP="0070722E">
      <w:pPr>
        <w:pStyle w:val="Heading3"/>
      </w:pPr>
      <w:bookmarkStart w:id="1779" w:name="_Toc459399423"/>
      <w:r>
        <w:t xml:space="preserve">August 22 / Mesori 29: </w:t>
      </w:r>
      <w:r w:rsidR="007D439A">
        <w:t xml:space="preserve">Also the </w:t>
      </w:r>
      <w:r>
        <w:t>Translocation of the Relics of St. John the Short to Scetis</w:t>
      </w:r>
      <w:bookmarkEnd w:id="1779"/>
    </w:p>
    <w:p w14:paraId="6CA7DB30" w14:textId="5D7E33DF"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89025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89025C">
        <w:rPr>
          <w:noProof/>
        </w:rPr>
        <w:t>637</w:t>
      </w:r>
      <w:r w:rsidR="00237D47">
        <w:fldChar w:fldCharType="end"/>
      </w:r>
      <w:r>
        <w:t>.</w:t>
      </w:r>
    </w:p>
    <w:p w14:paraId="7E90B074" w14:textId="77777777" w:rsidR="00D46726" w:rsidRDefault="00D46726" w:rsidP="00D46726">
      <w:pPr>
        <w:pStyle w:val="Heading3"/>
      </w:pPr>
      <w:bookmarkStart w:id="1780" w:name="_Toc459399424"/>
      <w:r>
        <w:t>August 25 / Little Month 2: Departure of St. Titus the Apostle</w:t>
      </w:r>
      <w:bookmarkEnd w:id="1780"/>
    </w:p>
    <w:p w14:paraId="0FCE4143" w14:textId="38D3568C"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76AA6933" w14:textId="77777777" w:rsidR="00C30039" w:rsidRDefault="00C30039" w:rsidP="00C30039">
      <w:pPr>
        <w:pStyle w:val="Heading3"/>
      </w:pPr>
      <w:bookmarkStart w:id="1781" w:name="_Toc459399425"/>
      <w:r>
        <w:t>August 26 / Little Month 3: Archangel Raphael</w:t>
      </w:r>
      <w:bookmarkEnd w:id="1781"/>
    </w:p>
    <w:p w14:paraId="0292BCC5" w14:textId="77777777" w:rsidR="00C30039" w:rsidRDefault="00C30039" w:rsidP="00C30039">
      <w:pPr>
        <w:pStyle w:val="Heading4"/>
      </w:pPr>
      <w:bookmarkStart w:id="1782" w:name="_Ref434488208"/>
      <w:r>
        <w:t>The Doxology</w:t>
      </w:r>
      <w:r w:rsidR="00B46E6E">
        <w:t xml:space="preserve"> for Archangel Raphael</w:t>
      </w:r>
      <w:bookmarkEnd w:id="1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83" w:name="_Toc459399426"/>
      <w:r>
        <w:lastRenderedPageBreak/>
        <w:t>August 28 / Little Month 5</w:t>
      </w:r>
      <w:r w:rsidR="00980D99">
        <w:t>: St. Parsouma</w:t>
      </w:r>
      <w:bookmarkEnd w:id="1783"/>
    </w:p>
    <w:p w14:paraId="32F5CFB7" w14:textId="77777777" w:rsidR="00980D99" w:rsidRDefault="00980D99" w:rsidP="00980D99">
      <w:pPr>
        <w:pStyle w:val="Heading4"/>
      </w:pPr>
      <w:bookmarkStart w:id="1784" w:name="_Ref434491294"/>
      <w:r>
        <w:t>The Doxology</w:t>
      </w:r>
      <w:r w:rsidR="00810F04">
        <w:t xml:space="preserve"> for St. Parsouma</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9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88"/>
            <w:r>
              <w:t xml:space="preserve">ⲙ̀Ⲡⲭ̄ⲥ̄ </w:t>
            </w:r>
            <w:commentRangeEnd w:id="1788"/>
            <w:r>
              <w:rPr>
                <w:rStyle w:val="CommentReference"/>
                <w:rFonts w:ascii="Times New Roman" w:hAnsi="Times New Roman" w:cstheme="minorBidi"/>
                <w:noProof w:val="0"/>
              </w:rPr>
              <w:commentReference w:id="178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89"/>
            <w:r>
              <w:t xml:space="preserve">ⲡⲉⲛⲥⲱⲧⲏⲣ </w:t>
            </w:r>
            <w:commentRangeEnd w:id="1789"/>
            <w:r>
              <w:rPr>
                <w:rStyle w:val="CommentReference"/>
                <w:rFonts w:ascii="Times New Roman" w:hAnsi="Times New Roman" w:cstheme="minorBidi"/>
                <w:noProof w:val="0"/>
              </w:rPr>
              <w:commentReference w:id="178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790" w:name="_Toc410196981"/>
      <w:bookmarkStart w:id="1791" w:name="_Toc459399213"/>
      <w:bookmarkStart w:id="1792" w:name="_Toc410196226"/>
      <w:bookmarkStart w:id="1793" w:name="_Toc410196468"/>
      <w:bookmarkStart w:id="1794" w:name="_Toc410196970"/>
      <w:bookmarkStart w:id="1795" w:name="Pascal"/>
      <w:bookmarkEnd w:id="1747"/>
      <w:r>
        <w:lastRenderedPageBreak/>
        <w:t xml:space="preserve">Hymns for December or </w:t>
      </w:r>
      <w:r>
        <w:rPr>
          <w:rFonts w:ascii="FreeSerifAvvaShenouda" w:hAnsi="FreeSerifAvvaShenouda" w:cs="FreeSerifAvvaShenouda"/>
        </w:rPr>
        <w:t>Ⲕⲟⲓⲁϩⲕ</w:t>
      </w:r>
      <w:bookmarkEnd w:id="1790"/>
      <w:bookmarkEnd w:id="1791"/>
    </w:p>
    <w:p w14:paraId="235F00C1" w14:textId="77777777" w:rsidR="00513E2D" w:rsidRDefault="00513E2D" w:rsidP="00513E2D">
      <w:pPr>
        <w:pStyle w:val="Heading3"/>
      </w:pPr>
      <w:bookmarkStart w:id="1796" w:name="_Toc459399427"/>
      <w:r>
        <w:t>The Order of 7/4</w:t>
      </w:r>
      <w:bookmarkEnd w:id="1796"/>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21117E98"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89025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89025C">
        <w:rPr>
          <w:noProof/>
        </w:rPr>
        <w:t>321</w:t>
      </w:r>
      <w:r w:rsidRPr="005E37D0">
        <w:fldChar w:fldCharType="end"/>
      </w:r>
    </w:p>
    <w:p w14:paraId="6A02C494" w14:textId="03B845E1"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89025C">
        <w:t>Psalm</w:t>
      </w:r>
      <w:r w:rsidR="0089025C" w:rsidRPr="00AB1781">
        <w:t xml:space="preserve"> 50</w:t>
      </w:r>
      <w:r w:rsidR="0089025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89025C">
        <w:rPr>
          <w:noProof/>
        </w:rPr>
        <w:t>156</w:t>
      </w:r>
      <w:r w:rsidRPr="005E37D0">
        <w:fldChar w:fldCharType="end"/>
      </w:r>
    </w:p>
    <w:p w14:paraId="073C4D71" w14:textId="6C026EB5"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89025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89025C">
        <w:rPr>
          <w:noProof/>
        </w:rPr>
        <w:t>324</w:t>
      </w:r>
      <w:r w:rsidRPr="005E37D0">
        <w:fldChar w:fldCharType="end"/>
      </w:r>
    </w:p>
    <w:p w14:paraId="2F739C34" w14:textId="1E91B60C"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89025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89025C">
        <w:rPr>
          <w:noProof/>
        </w:rPr>
        <w:t>915</w:t>
      </w:r>
      <w:r w:rsidRPr="005E37D0">
        <w:fldChar w:fldCharType="end"/>
      </w:r>
    </w:p>
    <w:p w14:paraId="013C3A8E" w14:textId="08BC3A8C"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89025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89025C">
        <w:rPr>
          <w:noProof/>
        </w:rPr>
        <w:t>923</w:t>
      </w:r>
      <w:r w:rsidRPr="005E37D0">
        <w:fldChar w:fldCharType="end"/>
      </w:r>
    </w:p>
    <w:p w14:paraId="7E9F0DE2" w14:textId="54023B90"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89025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89025C">
        <w:rPr>
          <w:noProof/>
        </w:rPr>
        <w:t>328</w:t>
      </w:r>
      <w:r w:rsidRPr="005E37D0">
        <w:fldChar w:fldCharType="end"/>
      </w:r>
    </w:p>
    <w:p w14:paraId="36E48F10" w14:textId="6E505DB5"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89025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89025C">
        <w:rPr>
          <w:noProof/>
        </w:rPr>
        <w:t>331</w:t>
      </w:r>
      <w:r w:rsidRPr="005E37D0">
        <w:fldChar w:fldCharType="end"/>
      </w:r>
    </w:p>
    <w:p w14:paraId="795136D8" w14:textId="65FE34EB"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89025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89025C">
        <w:rPr>
          <w:noProof/>
        </w:rPr>
        <w:t>930</w:t>
      </w:r>
      <w:r w:rsidRPr="005E37D0">
        <w:fldChar w:fldCharType="end"/>
      </w:r>
    </w:p>
    <w:p w14:paraId="3BB1FB19" w14:textId="0E84ADED"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89025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89025C">
        <w:rPr>
          <w:noProof/>
        </w:rPr>
        <w:t>447</w:t>
      </w:r>
      <w:r w:rsidRPr="005E37D0">
        <w:fldChar w:fldCharType="end"/>
      </w:r>
    </w:p>
    <w:p w14:paraId="35FAC706" w14:textId="11B5D8C6"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89025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89025C">
        <w:rPr>
          <w:noProof/>
        </w:rPr>
        <w:t>452</w:t>
      </w:r>
      <w:r w:rsidRPr="005E37D0">
        <w:fldChar w:fldCharType="end"/>
      </w:r>
    </w:p>
    <w:p w14:paraId="70B1FBF5" w14:textId="54829151"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89025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89025C">
        <w:rPr>
          <w:noProof/>
        </w:rPr>
        <w:t>977</w:t>
      </w:r>
      <w:r w:rsidRPr="005E37D0">
        <w:fldChar w:fldCharType="end"/>
      </w:r>
    </w:p>
    <w:p w14:paraId="771BCA7B" w14:textId="50780038"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89025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89025C">
        <w:rPr>
          <w:noProof/>
        </w:rPr>
        <w:t>462</w:t>
      </w:r>
      <w:r w:rsidRPr="005E37D0">
        <w:fldChar w:fldCharType="end"/>
      </w:r>
    </w:p>
    <w:p w14:paraId="0033C0DB" w14:textId="5717B891"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89025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89025C">
        <w:rPr>
          <w:noProof/>
        </w:rPr>
        <w:t>464</w:t>
      </w:r>
      <w:r w:rsidRPr="005E37D0">
        <w:fldChar w:fldCharType="end"/>
      </w:r>
    </w:p>
    <w:p w14:paraId="5C7A41E3" w14:textId="128FCE89"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89025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89025C">
        <w:rPr>
          <w:noProof/>
        </w:rPr>
        <w:t>982</w:t>
      </w:r>
      <w:r w:rsidRPr="005E37D0">
        <w:fldChar w:fldCharType="end"/>
      </w:r>
    </w:p>
    <w:p w14:paraId="593E8160" w14:textId="462E92CC" w:rsidR="00513E2D" w:rsidRPr="005E37D0" w:rsidRDefault="00513E2D" w:rsidP="00513E2D">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89025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89025C">
        <w:rPr>
          <w:noProof/>
        </w:rPr>
        <w:t>934</w:t>
      </w:r>
      <w:r w:rsidRPr="005E37D0">
        <w:fldChar w:fldCharType="end"/>
      </w:r>
    </w:p>
    <w:p w14:paraId="4DF614EB" w14:textId="604A491F"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89025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89025C">
        <w:rPr>
          <w:noProof/>
        </w:rPr>
        <w:t>332</w:t>
      </w:r>
      <w:r w:rsidRPr="005E37D0">
        <w:fldChar w:fldCharType="end"/>
      </w:r>
    </w:p>
    <w:p w14:paraId="748D5B6D" w14:textId="454C2551"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89025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89025C">
        <w:rPr>
          <w:noProof/>
        </w:rPr>
        <w:t>336</w:t>
      </w:r>
      <w:r w:rsidRPr="005E37D0">
        <w:fldChar w:fldCharType="end"/>
      </w:r>
    </w:p>
    <w:p w14:paraId="6DF95F8D" w14:textId="54ADD388"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89025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89025C">
        <w:rPr>
          <w:noProof/>
        </w:rPr>
        <w:t>938</w:t>
      </w:r>
      <w:r w:rsidRPr="005E37D0">
        <w:fldChar w:fldCharType="end"/>
      </w:r>
    </w:p>
    <w:p w14:paraId="12D3A746" w14:textId="28908CFC"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89025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89025C">
        <w:rPr>
          <w:noProof/>
        </w:rPr>
        <w:t>474</w:t>
      </w:r>
      <w:r w:rsidRPr="005E37D0">
        <w:fldChar w:fldCharType="end"/>
      </w:r>
    </w:p>
    <w:p w14:paraId="5CC4F66E" w14:textId="507D6277"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89025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89025C">
        <w:rPr>
          <w:noProof/>
        </w:rPr>
        <w:t>476</w:t>
      </w:r>
      <w:r w:rsidRPr="005E37D0">
        <w:fldChar w:fldCharType="end"/>
      </w:r>
    </w:p>
    <w:p w14:paraId="0B2EB72D" w14:textId="4B5840C3"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89025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89025C">
        <w:rPr>
          <w:noProof/>
        </w:rPr>
        <w:t>984</w:t>
      </w:r>
      <w:r w:rsidRPr="005E37D0">
        <w:fldChar w:fldCharType="end"/>
      </w:r>
    </w:p>
    <w:p w14:paraId="1A35EB54" w14:textId="3BFA18E4"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89025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89025C">
        <w:rPr>
          <w:noProof/>
        </w:rPr>
        <w:t>486</w:t>
      </w:r>
      <w:r w:rsidRPr="005E37D0">
        <w:fldChar w:fldCharType="end"/>
      </w:r>
    </w:p>
    <w:p w14:paraId="2191AEEA" w14:textId="397E2101"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89025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89025C">
        <w:rPr>
          <w:noProof/>
        </w:rPr>
        <w:t>488</w:t>
      </w:r>
      <w:r w:rsidRPr="005E37D0">
        <w:fldChar w:fldCharType="end"/>
      </w:r>
    </w:p>
    <w:p w14:paraId="6CEFFFBA" w14:textId="78F3EAFD"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89025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89025C">
        <w:rPr>
          <w:noProof/>
        </w:rPr>
        <w:t>989</w:t>
      </w:r>
      <w:r w:rsidRPr="005E37D0">
        <w:fldChar w:fldCharType="end"/>
      </w:r>
    </w:p>
    <w:p w14:paraId="4E326FAA" w14:textId="0F4594D6"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89025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89025C">
        <w:rPr>
          <w:noProof/>
        </w:rPr>
        <w:t>942</w:t>
      </w:r>
      <w:r w:rsidRPr="005E37D0">
        <w:fldChar w:fldCharType="end"/>
      </w:r>
    </w:p>
    <w:p w14:paraId="7FF2B893" w14:textId="274E8A53"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89025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89025C">
        <w:rPr>
          <w:noProof/>
        </w:rPr>
        <w:t>357</w:t>
      </w:r>
      <w:r w:rsidRPr="005E37D0">
        <w:fldChar w:fldCharType="end"/>
      </w:r>
    </w:p>
    <w:p w14:paraId="1D9FEE38" w14:textId="1C626D7D"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89025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89025C">
        <w:rPr>
          <w:noProof/>
        </w:rPr>
        <w:t>368</w:t>
      </w:r>
      <w:r w:rsidRPr="005E37D0">
        <w:fldChar w:fldCharType="end"/>
      </w:r>
    </w:p>
    <w:p w14:paraId="1B8295EA" w14:textId="57420151"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89025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89025C">
        <w:rPr>
          <w:noProof/>
        </w:rPr>
        <w:t>946</w:t>
      </w:r>
      <w:r w:rsidRPr="005E37D0">
        <w:fldChar w:fldCharType="end"/>
      </w:r>
    </w:p>
    <w:p w14:paraId="7BBDF4FE" w14:textId="6B5ECD44"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89025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89025C">
        <w:rPr>
          <w:noProof/>
        </w:rPr>
        <w:t>373</w:t>
      </w:r>
      <w:r w:rsidRPr="005E37D0">
        <w:fldChar w:fldCharType="end"/>
      </w:r>
    </w:p>
    <w:p w14:paraId="416C9CF3" w14:textId="439E901B"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89025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89025C">
        <w:rPr>
          <w:noProof/>
        </w:rPr>
        <w:t>374</w:t>
      </w:r>
      <w:r w:rsidRPr="005E37D0">
        <w:fldChar w:fldCharType="end"/>
      </w:r>
    </w:p>
    <w:p w14:paraId="7ECDE6AC" w14:textId="06EC21AC"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89025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89025C">
        <w:rPr>
          <w:noProof/>
        </w:rPr>
        <w:t>393</w:t>
      </w:r>
      <w:r w:rsidRPr="005E37D0">
        <w:fldChar w:fldCharType="end"/>
      </w:r>
    </w:p>
    <w:p w14:paraId="3C1750DE" w14:textId="3A765C0C"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89025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89025C">
        <w:rPr>
          <w:noProof/>
        </w:rPr>
        <w:t>501</w:t>
      </w:r>
      <w:r w:rsidRPr="005E37D0">
        <w:fldChar w:fldCharType="end"/>
      </w:r>
    </w:p>
    <w:p w14:paraId="65861C34" w14:textId="421EA029"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89025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89025C">
        <w:rPr>
          <w:noProof/>
        </w:rPr>
        <w:t>503</w:t>
      </w:r>
      <w:r w:rsidRPr="005E37D0">
        <w:fldChar w:fldCharType="end"/>
      </w:r>
    </w:p>
    <w:p w14:paraId="64F4E2A3" w14:textId="4D826832"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89025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89025C">
        <w:rPr>
          <w:noProof/>
        </w:rPr>
        <w:t>997</w:t>
      </w:r>
      <w:r w:rsidRPr="005E37D0">
        <w:fldChar w:fldCharType="end"/>
      </w:r>
    </w:p>
    <w:p w14:paraId="21A768B3" w14:textId="7E182ED1"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89025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89025C">
        <w:rPr>
          <w:noProof/>
        </w:rPr>
        <w:t>510</w:t>
      </w:r>
      <w:r w:rsidRPr="005E37D0">
        <w:fldChar w:fldCharType="end"/>
      </w:r>
    </w:p>
    <w:p w14:paraId="2E685A91" w14:textId="4A02BB3F"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89025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89025C">
        <w:rPr>
          <w:noProof/>
        </w:rPr>
        <w:t>515</w:t>
      </w:r>
      <w:r w:rsidRPr="005E37D0">
        <w:fldChar w:fldCharType="end"/>
      </w:r>
    </w:p>
    <w:p w14:paraId="746747B6" w14:textId="755BF1DF"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89025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89025C">
        <w:rPr>
          <w:noProof/>
        </w:rPr>
        <w:t>1002</w:t>
      </w:r>
      <w:r w:rsidRPr="005E37D0">
        <w:fldChar w:fldCharType="end"/>
      </w:r>
    </w:p>
    <w:p w14:paraId="3937058E" w14:textId="511AC717"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89025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89025C">
        <w:rPr>
          <w:noProof/>
        </w:rPr>
        <w:t>1007</w:t>
      </w:r>
      <w:r w:rsidRPr="005E37D0">
        <w:fldChar w:fldCharType="end"/>
      </w:r>
    </w:p>
    <w:p w14:paraId="0EDCFCEB" w14:textId="16517FA3"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89025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89025C">
        <w:rPr>
          <w:noProof/>
        </w:rPr>
        <w:t>1009</w:t>
      </w:r>
      <w:r w:rsidRPr="005E37D0">
        <w:fldChar w:fldCharType="end"/>
      </w:r>
    </w:p>
    <w:p w14:paraId="4EDF7F2A" w14:textId="2B9B3527"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89025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89025C">
        <w:rPr>
          <w:noProof/>
        </w:rPr>
        <w:t>525</w:t>
      </w:r>
      <w:r w:rsidRPr="005E37D0">
        <w:fldChar w:fldCharType="end"/>
      </w:r>
    </w:p>
    <w:p w14:paraId="6F1E4625" w14:textId="63576DB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89025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89025C">
        <w:rPr>
          <w:noProof/>
        </w:rPr>
        <w:t>395</w:t>
      </w:r>
      <w:r w:rsidRPr="005E37D0">
        <w:fldChar w:fldCharType="end"/>
      </w:r>
    </w:p>
    <w:p w14:paraId="7775FC1D" w14:textId="54DCBA9C"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89025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89025C">
        <w:rPr>
          <w:noProof/>
        </w:rPr>
        <w:t>405</w:t>
      </w:r>
      <w:r w:rsidRPr="005E37D0">
        <w:fldChar w:fldCharType="end"/>
      </w:r>
    </w:p>
    <w:p w14:paraId="0455DC59" w14:textId="1513CF3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89025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89025C">
        <w:rPr>
          <w:noProof/>
        </w:rPr>
        <w:t>951</w:t>
      </w:r>
      <w:r w:rsidRPr="005E37D0">
        <w:fldChar w:fldCharType="end"/>
      </w:r>
    </w:p>
    <w:p w14:paraId="6CF306E4" w14:textId="7A7E6635"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89025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89025C">
        <w:rPr>
          <w:noProof/>
        </w:rPr>
        <w:t>411</w:t>
      </w:r>
      <w:r w:rsidRPr="005E37D0">
        <w:fldChar w:fldCharType="end"/>
      </w:r>
    </w:p>
    <w:p w14:paraId="425C3A63" w14:textId="7340BAB6"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89025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89025C">
        <w:rPr>
          <w:noProof/>
        </w:rPr>
        <w:t>959</w:t>
      </w:r>
      <w:r w:rsidRPr="005E37D0">
        <w:fldChar w:fldCharType="end"/>
      </w:r>
    </w:p>
    <w:p w14:paraId="6738AE9F" w14:textId="0578A8AA"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89025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89025C">
        <w:rPr>
          <w:noProof/>
        </w:rPr>
        <w:t>444</w:t>
      </w:r>
      <w:r w:rsidRPr="005E37D0">
        <w:fldChar w:fldCharType="end"/>
      </w:r>
    </w:p>
    <w:p w14:paraId="048FEE9F" w14:textId="062B6AB5"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89025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89025C">
        <w:rPr>
          <w:noProof/>
        </w:rPr>
        <w:t>55</w:t>
      </w:r>
      <w:r w:rsidRPr="005E37D0">
        <w:fldChar w:fldCharType="end"/>
      </w:r>
    </w:p>
    <w:p w14:paraId="20C1E99C" w14:textId="40BF30E4"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89025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89025C">
        <w:rPr>
          <w:noProof/>
        </w:rPr>
        <w:t>6</w:t>
      </w:r>
      <w:r w:rsidRPr="005E37D0">
        <w:fldChar w:fldCharType="end"/>
      </w:r>
    </w:p>
    <w:p w14:paraId="4A2BC0B7" w14:textId="77777777" w:rsidR="00513E2D" w:rsidRDefault="00513E2D" w:rsidP="00513E2D">
      <w:pPr>
        <w:pStyle w:val="Heading3"/>
      </w:pPr>
      <w:bookmarkStart w:id="1797" w:name="_Ref452619392"/>
      <w:bookmarkStart w:id="1798" w:name="_Toc459399428"/>
      <w:r>
        <w:lastRenderedPageBreak/>
        <w:t>The December or Koiak Canticle</w:t>
      </w:r>
      <w:bookmarkEnd w:id="1797"/>
      <w:bookmarkEnd w:id="1798"/>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999"/>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1000"/>
      </w:r>
      <w:r>
        <w:t>, manifest Yourself</w:t>
      </w:r>
      <w:r>
        <w:rPr>
          <w:rStyle w:val="FootnoteReference"/>
        </w:rPr>
        <w:footnoteReference w:id="1001"/>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1002"/>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lastRenderedPageBreak/>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1003"/>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1004"/>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05"/>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lastRenderedPageBreak/>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06"/>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07"/>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08"/>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09"/>
      </w:r>
    </w:p>
    <w:p w14:paraId="327A6659" w14:textId="77777777" w:rsidR="00513E2D" w:rsidRPr="00AB1781" w:rsidRDefault="00513E2D" w:rsidP="00513E2D">
      <w:pPr>
        <w:pStyle w:val="EnglishHangNoCoptic"/>
      </w:pPr>
      <w:r>
        <w:tab/>
        <w:t>and, “a man was born in her,”</w:t>
      </w:r>
      <w:r>
        <w:rPr>
          <w:rStyle w:val="FootnoteReference"/>
        </w:rPr>
        <w:footnoteReference w:id="1010"/>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lastRenderedPageBreak/>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11"/>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12"/>
      </w:r>
      <w:r>
        <w:t xml:space="preserve"> flames of fire.</w:t>
      </w:r>
      <w:r w:rsidRPr="00AB1781">
        <w:rPr>
          <w:rStyle w:val="FootnoteReference"/>
        </w:rPr>
        <w:footnoteReference w:id="1013"/>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14"/>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799"/>
      <w:r>
        <w:t>102</w:t>
      </w:r>
      <w:commentRangeEnd w:id="1799"/>
      <w:r>
        <w:rPr>
          <w:rStyle w:val="CommentReference"/>
          <w:rFonts w:eastAsiaTheme="minorHAnsi" w:cstheme="minorBidi"/>
          <w:color w:val="auto"/>
          <w:lang w:val="en-CA"/>
        </w:rPr>
        <w:commentReference w:id="1799"/>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15"/>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16"/>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17"/>
      </w:r>
      <w:r>
        <w:t xml:space="preserve"> (Ps 67:12)</w:t>
      </w:r>
    </w:p>
    <w:p w14:paraId="1E04067B" w14:textId="77777777" w:rsidR="00513E2D" w:rsidRDefault="00513E2D" w:rsidP="00513E2D">
      <w:pPr>
        <w:pStyle w:val="EnglishHangEndNoCoptic"/>
      </w:pPr>
      <w:r>
        <w:lastRenderedPageBreak/>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18"/>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19"/>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20"/>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21"/>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lastRenderedPageBreak/>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22"/>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23"/>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lastRenderedPageBreak/>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24"/>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25"/>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26"/>
      </w:r>
      <w:r>
        <w:t>,</w:t>
      </w:r>
      <w:r w:rsidRPr="00AB1781">
        <w:t xml:space="preserve"> all you </w:t>
      </w:r>
      <w:r>
        <w:t>upright in</w:t>
      </w:r>
      <w:r w:rsidRPr="00AB1781">
        <w:t xml:space="preserve"> heart.</w:t>
      </w:r>
      <w:r w:rsidRPr="00AB1781">
        <w:rPr>
          <w:rStyle w:val="FootnoteReference"/>
        </w:rPr>
        <w:footnoteReference w:id="1027"/>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lastRenderedPageBreak/>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28"/>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29"/>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30"/>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31"/>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32"/>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800" w:name="_Ref452619413"/>
      <w:bookmarkStart w:id="1801" w:name="_Toc459399429"/>
      <w:r>
        <w:lastRenderedPageBreak/>
        <w:t>Psali Before the First Canticle (Agios O Theos)</w:t>
      </w:r>
      <w:bookmarkEnd w:id="1800"/>
      <w:bookmarkEnd w:id="180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33"/>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02" w:name="_Ref452619578"/>
      <w:bookmarkStart w:id="1803" w:name="_Toc459399430"/>
      <w:r>
        <w:rPr>
          <w:sz w:val="24"/>
        </w:rPr>
        <w:t>Psali Adam After the First Canticle</w:t>
      </w:r>
      <w:bookmarkEnd w:id="1802"/>
      <w:bookmarkEnd w:id="180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lastRenderedPageBreak/>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lastRenderedPageBreak/>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34"/>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35"/>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04" w:name="_Ref452619819"/>
      <w:bookmarkStart w:id="1805" w:name="_Toc459399431"/>
      <w:r>
        <w:rPr>
          <w:sz w:val="24"/>
        </w:rPr>
        <w:t>Psali Adam On (Before) the Second Canticle</w:t>
      </w:r>
      <w:bookmarkEnd w:id="1804"/>
      <w:bookmarkEnd w:id="1805"/>
    </w:p>
    <w:p w14:paraId="3F596A27" w14:textId="77777777" w:rsidR="00513E2D" w:rsidRPr="00DD3799" w:rsidRDefault="00513E2D" w:rsidP="00513E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36"/>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lastRenderedPageBreak/>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lastRenderedPageBreak/>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06" w:name="_Ref435645565"/>
      <w:bookmarkStart w:id="1807" w:name="_Toc459399432"/>
      <w:r>
        <w:rPr>
          <w:sz w:val="24"/>
        </w:rPr>
        <w:t>Psali Adam After the</w:t>
      </w:r>
      <w:r>
        <w:t xml:space="preserve"> Second Cantilce</w:t>
      </w:r>
      <w:bookmarkEnd w:id="1806"/>
      <w:bookmarkEnd w:id="180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lastRenderedPageBreak/>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lastRenderedPageBreak/>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08" w:name="_Ref452620167"/>
      <w:bookmarkStart w:id="1809" w:name="_Toc459399433"/>
      <w:bookmarkStart w:id="1810" w:name="_Ref435645593"/>
      <w:r>
        <w:t>The Psali Adam On (Before) the Third Canticle</w:t>
      </w:r>
      <w:bookmarkEnd w:id="1808"/>
      <w:bookmarkEnd w:id="180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lastRenderedPageBreak/>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lastRenderedPageBreak/>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11" w:name="_Ref452620325"/>
      <w:bookmarkStart w:id="1812" w:name="_Toc459399434"/>
      <w:r>
        <w:t>Psali Batos</w:t>
      </w:r>
      <w:r>
        <w:rPr>
          <w:lang w:val="en-US"/>
        </w:rPr>
        <w:t xml:space="preserve"> On (After) the Third Canticle</w:t>
      </w:r>
      <w:bookmarkEnd w:id="1810"/>
      <w:bookmarkEnd w:id="1811"/>
      <w:bookmarkEnd w:id="18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lastRenderedPageBreak/>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lastRenderedPageBreak/>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lastRenderedPageBreak/>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13" w:name="_Ref452620881"/>
      <w:bookmarkStart w:id="1814" w:name="_Toc459399435"/>
      <w:r>
        <w:t>Hymn on the Sunday Psali</w:t>
      </w:r>
      <w:bookmarkEnd w:id="1813"/>
      <w:bookmarkEnd w:id="1814"/>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lastRenderedPageBreak/>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lastRenderedPageBreak/>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lastRenderedPageBreak/>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lastRenderedPageBreak/>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15" w:name="_Ref452620856"/>
      <w:bookmarkStart w:id="1816" w:name="_Toc459399436"/>
      <w:r>
        <w:t>Interpretation on (After) the Sunday Theotokia Part 1</w:t>
      </w:r>
      <w:bookmarkEnd w:id="1815"/>
      <w:bookmarkEnd w:id="1816"/>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lastRenderedPageBreak/>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lastRenderedPageBreak/>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17" w:name="_Toc459399437"/>
      <w:r>
        <w:t>Interpretation on (After) the Sunday Theotokia Part 2</w:t>
      </w:r>
      <w:bookmarkEnd w:id="1817"/>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lastRenderedPageBreak/>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lastRenderedPageBreak/>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18" w:name="_Toc459399438"/>
      <w:r>
        <w:lastRenderedPageBreak/>
        <w:t>Interpretation on (After) the Sunday Theotokia Part 3</w:t>
      </w:r>
      <w:bookmarkEnd w:id="1818"/>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lastRenderedPageBreak/>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19" w:name="_Toc459399439"/>
      <w:r>
        <w:t>Interpretation on (After) the Sunday Theotokia Part 4</w:t>
      </w:r>
      <w:bookmarkEnd w:id="1819"/>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lastRenderedPageBreak/>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20" w:name="_Toc459399440"/>
      <w:r>
        <w:t>Interpretation on (After) the Sunday Theotokia Part 5</w:t>
      </w:r>
      <w:bookmarkEnd w:id="1820"/>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lastRenderedPageBreak/>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lastRenderedPageBreak/>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21" w:name="_Toc459399441"/>
      <w:r>
        <w:t>Interpretation on (After) the Sunday Theotokia Part 6</w:t>
      </w:r>
      <w:bookmarkEnd w:id="1821"/>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lastRenderedPageBreak/>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lastRenderedPageBreak/>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22" w:name="_Toc459399442"/>
      <w:r>
        <w:lastRenderedPageBreak/>
        <w:t>Interpretation on (After) the Sunday Theotokia Part 7 (modern)</w:t>
      </w:r>
      <w:bookmarkEnd w:id="1822"/>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lastRenderedPageBreak/>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23" w:name="_Ref452619669"/>
      <w:bookmarkStart w:id="1824" w:name="_Toc459399443"/>
      <w:r>
        <w:t>Hymn on the Monday Theotokia</w:t>
      </w:r>
      <w:bookmarkEnd w:id="1823"/>
      <w:bookmarkEnd w:id="1824"/>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lastRenderedPageBreak/>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lastRenderedPageBreak/>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25" w:name="_Ref452619779"/>
      <w:bookmarkStart w:id="1826" w:name="_Toc459399444"/>
      <w:r>
        <w:t>Hymn on the Tuesday Theotokia</w:t>
      </w:r>
      <w:bookmarkEnd w:id="1825"/>
      <w:bookmarkEnd w:id="1826"/>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lastRenderedPageBreak/>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lastRenderedPageBreak/>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27" w:name="_Ref452620017"/>
      <w:bookmarkStart w:id="1828" w:name="_Toc459399445"/>
      <w:r>
        <w:t>Hymn on the Wednesday Theotokia</w:t>
      </w:r>
      <w:bookmarkEnd w:id="1827"/>
      <w:bookmarkEnd w:id="1828"/>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lastRenderedPageBreak/>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lastRenderedPageBreak/>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29" w:name="_Ref435645467"/>
      <w:bookmarkStart w:id="1830" w:name="_Toc459399446"/>
      <w:r>
        <w:t>Hymn on the Thursday Theotokia (The Fiery Bush)</w:t>
      </w:r>
      <w:bookmarkEnd w:id="1829"/>
      <w:bookmarkEnd w:id="1830"/>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lastRenderedPageBreak/>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lastRenderedPageBreak/>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37"/>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38"/>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31" w:name="_Ref452620495"/>
      <w:bookmarkStart w:id="1832" w:name="_Toc459399447"/>
      <w:r>
        <w:lastRenderedPageBreak/>
        <w:t>Hymn on the Friday Theotokia</w:t>
      </w:r>
      <w:bookmarkEnd w:id="1831"/>
      <w:bookmarkEnd w:id="1832"/>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lastRenderedPageBreak/>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lastRenderedPageBreak/>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lastRenderedPageBreak/>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33" w:name="_Ref452620614"/>
      <w:bookmarkStart w:id="1834" w:name="_Toc459399448"/>
      <w:r>
        <w:t>Hymn on the Saturday Theotokia</w:t>
      </w:r>
      <w:bookmarkEnd w:id="1833"/>
      <w:bookmarkEnd w:id="1834"/>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lastRenderedPageBreak/>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lastRenderedPageBreak/>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lastRenderedPageBreak/>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39"/>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lastRenderedPageBreak/>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lastRenderedPageBreak/>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35" w:name="_Ref452620695"/>
      <w:bookmarkStart w:id="1836" w:name="_Toc459399449"/>
      <w:r>
        <w:t>The First Batos Lobsh</w:t>
      </w:r>
      <w:bookmarkEnd w:id="1835"/>
      <w:bookmarkEnd w:id="1836"/>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37" w:name="_Ref452620704"/>
      <w:bookmarkStart w:id="1838" w:name="_Toc459399450"/>
      <w:r>
        <w:t>The Second Batos Lobsh</w:t>
      </w:r>
      <w:bookmarkEnd w:id="1837"/>
      <w:bookmarkEnd w:id="1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lastRenderedPageBreak/>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39" w:name="_Toc459399214"/>
      <w:r>
        <w:lastRenderedPageBreak/>
        <w:t>The Pascal Cycle</w:t>
      </w:r>
      <w:bookmarkEnd w:id="1792"/>
      <w:bookmarkEnd w:id="1793"/>
      <w:bookmarkEnd w:id="1794"/>
      <w:bookmarkEnd w:id="1839"/>
    </w:p>
    <w:bookmarkStart w:id="1840" w:name="_Toc410196971" w:displacedByCustomXml="next"/>
    <w:bookmarkStart w:id="1841" w:name="_Toc410196469" w:displacedByCustomXml="next"/>
    <w:bookmarkStart w:id="1842" w:name="_Toc410196227" w:displacedByCustomXml="next"/>
    <w:sdt>
      <w:sdtPr>
        <w:id w:val="-124935015"/>
        <w:docPartObj>
          <w:docPartGallery w:val="Table of Contents"/>
          <w:docPartUnique/>
        </w:docPartObj>
      </w:sdtPr>
      <w:sdtEndPr>
        <w:rPr>
          <w:b/>
          <w:bCs/>
          <w:noProof/>
        </w:rPr>
      </w:sdtEndPr>
      <w:sdtContent>
        <w:p w14:paraId="1D2D5B39" w14:textId="441A41E0"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Pascal</w:instrText>
          </w:r>
          <w:r>
            <w:rPr>
              <w:noProof/>
            </w:rPr>
            <w:fldChar w:fldCharType="separate"/>
          </w:r>
          <w:hyperlink w:anchor="_Toc459399427" w:history="1">
            <w:r w:rsidR="00513E2D" w:rsidRPr="001C33AF">
              <w:rPr>
                <w:rStyle w:val="Hyperlink"/>
                <w:noProof/>
              </w:rPr>
              <w:t>The Order of 7/4</w:t>
            </w:r>
            <w:r w:rsidR="00513E2D">
              <w:rPr>
                <w:noProof/>
                <w:webHidden/>
              </w:rPr>
              <w:tab/>
            </w:r>
            <w:r w:rsidR="00513E2D">
              <w:rPr>
                <w:noProof/>
                <w:webHidden/>
              </w:rPr>
              <w:fldChar w:fldCharType="begin"/>
            </w:r>
            <w:r w:rsidR="00513E2D">
              <w:rPr>
                <w:noProof/>
                <w:webHidden/>
              </w:rPr>
              <w:instrText xml:space="preserve"> PAGEREF _Toc459399427 \h </w:instrText>
            </w:r>
            <w:r w:rsidR="00513E2D">
              <w:rPr>
                <w:noProof/>
                <w:webHidden/>
              </w:rPr>
            </w:r>
            <w:r w:rsidR="00513E2D">
              <w:rPr>
                <w:noProof/>
                <w:webHidden/>
              </w:rPr>
              <w:fldChar w:fldCharType="separate"/>
            </w:r>
            <w:r w:rsidR="0089025C">
              <w:rPr>
                <w:noProof/>
                <w:webHidden/>
              </w:rPr>
              <w:t>913</w:t>
            </w:r>
            <w:r w:rsidR="00513E2D">
              <w:rPr>
                <w:noProof/>
                <w:webHidden/>
              </w:rPr>
              <w:fldChar w:fldCharType="end"/>
            </w:r>
          </w:hyperlink>
        </w:p>
        <w:p w14:paraId="701160BD" w14:textId="3AFD712B" w:rsidR="00513E2D" w:rsidRDefault="002F6766">
          <w:pPr>
            <w:pStyle w:val="TOC3"/>
            <w:tabs>
              <w:tab w:val="right" w:leader="dot" w:pos="8846"/>
            </w:tabs>
            <w:rPr>
              <w:rFonts w:asciiTheme="minorHAnsi" w:eastAsia="SimSun" w:hAnsiTheme="minorHAnsi"/>
              <w:noProof/>
              <w:szCs w:val="24"/>
              <w:lang w:val="en-US" w:eastAsia="zh-CN"/>
            </w:rPr>
          </w:pPr>
          <w:hyperlink w:anchor="_Toc459399428" w:history="1">
            <w:r w:rsidR="00513E2D" w:rsidRPr="001C33AF">
              <w:rPr>
                <w:rStyle w:val="Hyperlink"/>
                <w:noProof/>
              </w:rPr>
              <w:t>The December or Koiak Canticle</w:t>
            </w:r>
            <w:r w:rsidR="00513E2D">
              <w:rPr>
                <w:noProof/>
                <w:webHidden/>
              </w:rPr>
              <w:tab/>
            </w:r>
            <w:r w:rsidR="00513E2D">
              <w:rPr>
                <w:noProof/>
                <w:webHidden/>
              </w:rPr>
              <w:fldChar w:fldCharType="begin"/>
            </w:r>
            <w:r w:rsidR="00513E2D">
              <w:rPr>
                <w:noProof/>
                <w:webHidden/>
              </w:rPr>
              <w:instrText xml:space="preserve"> PAGEREF _Toc459399428 \h </w:instrText>
            </w:r>
            <w:r w:rsidR="00513E2D">
              <w:rPr>
                <w:noProof/>
                <w:webHidden/>
              </w:rPr>
            </w:r>
            <w:r w:rsidR="00513E2D">
              <w:rPr>
                <w:noProof/>
                <w:webHidden/>
              </w:rPr>
              <w:fldChar w:fldCharType="separate"/>
            </w:r>
            <w:r w:rsidR="0089025C">
              <w:rPr>
                <w:noProof/>
                <w:webHidden/>
              </w:rPr>
              <w:t>915</w:t>
            </w:r>
            <w:r w:rsidR="00513E2D">
              <w:rPr>
                <w:noProof/>
                <w:webHidden/>
              </w:rPr>
              <w:fldChar w:fldCharType="end"/>
            </w:r>
          </w:hyperlink>
        </w:p>
        <w:p w14:paraId="65B913FD" w14:textId="0C2BC758" w:rsidR="00513E2D" w:rsidRDefault="002F6766">
          <w:pPr>
            <w:pStyle w:val="TOC3"/>
            <w:tabs>
              <w:tab w:val="right" w:leader="dot" w:pos="8846"/>
            </w:tabs>
            <w:rPr>
              <w:rFonts w:asciiTheme="minorHAnsi" w:eastAsia="SimSun" w:hAnsiTheme="minorHAnsi"/>
              <w:noProof/>
              <w:szCs w:val="24"/>
              <w:lang w:val="en-US" w:eastAsia="zh-CN"/>
            </w:rPr>
          </w:pPr>
          <w:hyperlink w:anchor="_Toc459399429" w:history="1">
            <w:r w:rsidR="00513E2D" w:rsidRPr="001C33AF">
              <w:rPr>
                <w:rStyle w:val="Hyperlink"/>
                <w:noProof/>
              </w:rPr>
              <w:t>Psali Before the First Canticle (Agios O Theos)</w:t>
            </w:r>
            <w:r w:rsidR="00513E2D">
              <w:rPr>
                <w:noProof/>
                <w:webHidden/>
              </w:rPr>
              <w:tab/>
            </w:r>
            <w:r w:rsidR="00513E2D">
              <w:rPr>
                <w:noProof/>
                <w:webHidden/>
              </w:rPr>
              <w:fldChar w:fldCharType="begin"/>
            </w:r>
            <w:r w:rsidR="00513E2D">
              <w:rPr>
                <w:noProof/>
                <w:webHidden/>
              </w:rPr>
              <w:instrText xml:space="preserve"> PAGEREF _Toc459399429 \h </w:instrText>
            </w:r>
            <w:r w:rsidR="00513E2D">
              <w:rPr>
                <w:noProof/>
                <w:webHidden/>
              </w:rPr>
            </w:r>
            <w:r w:rsidR="00513E2D">
              <w:rPr>
                <w:noProof/>
                <w:webHidden/>
              </w:rPr>
              <w:fldChar w:fldCharType="separate"/>
            </w:r>
            <w:r w:rsidR="0089025C">
              <w:rPr>
                <w:noProof/>
                <w:webHidden/>
              </w:rPr>
              <w:t>923</w:t>
            </w:r>
            <w:r w:rsidR="00513E2D">
              <w:rPr>
                <w:noProof/>
                <w:webHidden/>
              </w:rPr>
              <w:fldChar w:fldCharType="end"/>
            </w:r>
          </w:hyperlink>
        </w:p>
        <w:p w14:paraId="0840CF51" w14:textId="22C9D0E0" w:rsidR="00513E2D" w:rsidRDefault="002F6766">
          <w:pPr>
            <w:pStyle w:val="TOC3"/>
            <w:tabs>
              <w:tab w:val="right" w:leader="dot" w:pos="8846"/>
            </w:tabs>
            <w:rPr>
              <w:rFonts w:asciiTheme="minorHAnsi" w:eastAsia="SimSun" w:hAnsiTheme="minorHAnsi"/>
              <w:noProof/>
              <w:szCs w:val="24"/>
              <w:lang w:val="en-US" w:eastAsia="zh-CN"/>
            </w:rPr>
          </w:pPr>
          <w:hyperlink w:anchor="_Toc459399430" w:history="1">
            <w:r w:rsidR="00513E2D" w:rsidRPr="001C33AF">
              <w:rPr>
                <w:rStyle w:val="Hyperlink"/>
                <w:noProof/>
              </w:rPr>
              <w:t>Psali Adam After the First Canticle</w:t>
            </w:r>
            <w:r w:rsidR="00513E2D">
              <w:rPr>
                <w:noProof/>
                <w:webHidden/>
              </w:rPr>
              <w:tab/>
            </w:r>
            <w:r w:rsidR="00513E2D">
              <w:rPr>
                <w:noProof/>
                <w:webHidden/>
              </w:rPr>
              <w:fldChar w:fldCharType="begin"/>
            </w:r>
            <w:r w:rsidR="00513E2D">
              <w:rPr>
                <w:noProof/>
                <w:webHidden/>
              </w:rPr>
              <w:instrText xml:space="preserve"> PAGEREF _Toc459399430 \h </w:instrText>
            </w:r>
            <w:r w:rsidR="00513E2D">
              <w:rPr>
                <w:noProof/>
                <w:webHidden/>
              </w:rPr>
            </w:r>
            <w:r w:rsidR="00513E2D">
              <w:rPr>
                <w:noProof/>
                <w:webHidden/>
              </w:rPr>
              <w:fldChar w:fldCharType="separate"/>
            </w:r>
            <w:r w:rsidR="0089025C">
              <w:rPr>
                <w:noProof/>
                <w:webHidden/>
              </w:rPr>
              <w:t>930</w:t>
            </w:r>
            <w:r w:rsidR="00513E2D">
              <w:rPr>
                <w:noProof/>
                <w:webHidden/>
              </w:rPr>
              <w:fldChar w:fldCharType="end"/>
            </w:r>
          </w:hyperlink>
        </w:p>
        <w:p w14:paraId="395E1A50" w14:textId="5A8844CD" w:rsidR="00513E2D" w:rsidRDefault="002F6766">
          <w:pPr>
            <w:pStyle w:val="TOC3"/>
            <w:tabs>
              <w:tab w:val="right" w:leader="dot" w:pos="8846"/>
            </w:tabs>
            <w:rPr>
              <w:rFonts w:asciiTheme="minorHAnsi" w:eastAsia="SimSun" w:hAnsiTheme="minorHAnsi"/>
              <w:noProof/>
              <w:szCs w:val="24"/>
              <w:lang w:val="en-US" w:eastAsia="zh-CN"/>
            </w:rPr>
          </w:pPr>
          <w:hyperlink w:anchor="_Toc459399431" w:history="1">
            <w:r w:rsidR="00513E2D" w:rsidRPr="001C33AF">
              <w:rPr>
                <w:rStyle w:val="Hyperlink"/>
                <w:noProof/>
              </w:rPr>
              <w:t>Psali Adam On (Before) the Second Canticle</w:t>
            </w:r>
            <w:r w:rsidR="00513E2D">
              <w:rPr>
                <w:noProof/>
                <w:webHidden/>
              </w:rPr>
              <w:tab/>
            </w:r>
            <w:r w:rsidR="00513E2D">
              <w:rPr>
                <w:noProof/>
                <w:webHidden/>
              </w:rPr>
              <w:fldChar w:fldCharType="begin"/>
            </w:r>
            <w:r w:rsidR="00513E2D">
              <w:rPr>
                <w:noProof/>
                <w:webHidden/>
              </w:rPr>
              <w:instrText xml:space="preserve"> PAGEREF _Toc459399431 \h </w:instrText>
            </w:r>
            <w:r w:rsidR="00513E2D">
              <w:rPr>
                <w:noProof/>
                <w:webHidden/>
              </w:rPr>
            </w:r>
            <w:r w:rsidR="00513E2D">
              <w:rPr>
                <w:noProof/>
                <w:webHidden/>
              </w:rPr>
              <w:fldChar w:fldCharType="separate"/>
            </w:r>
            <w:r w:rsidR="0089025C">
              <w:rPr>
                <w:noProof/>
                <w:webHidden/>
              </w:rPr>
              <w:t>934</w:t>
            </w:r>
            <w:r w:rsidR="00513E2D">
              <w:rPr>
                <w:noProof/>
                <w:webHidden/>
              </w:rPr>
              <w:fldChar w:fldCharType="end"/>
            </w:r>
          </w:hyperlink>
        </w:p>
        <w:p w14:paraId="6A243844" w14:textId="60AFAFDB" w:rsidR="00513E2D" w:rsidRDefault="002F6766">
          <w:pPr>
            <w:pStyle w:val="TOC3"/>
            <w:tabs>
              <w:tab w:val="right" w:leader="dot" w:pos="8846"/>
            </w:tabs>
            <w:rPr>
              <w:rFonts w:asciiTheme="minorHAnsi" w:eastAsia="SimSun" w:hAnsiTheme="minorHAnsi"/>
              <w:noProof/>
              <w:szCs w:val="24"/>
              <w:lang w:val="en-US" w:eastAsia="zh-CN"/>
            </w:rPr>
          </w:pPr>
          <w:hyperlink w:anchor="_Toc459399432" w:history="1">
            <w:r w:rsidR="00513E2D" w:rsidRPr="001C33AF">
              <w:rPr>
                <w:rStyle w:val="Hyperlink"/>
                <w:noProof/>
              </w:rPr>
              <w:t>Psali Adam After the Second Cantilce</w:t>
            </w:r>
            <w:r w:rsidR="00513E2D">
              <w:rPr>
                <w:noProof/>
                <w:webHidden/>
              </w:rPr>
              <w:tab/>
            </w:r>
            <w:r w:rsidR="00513E2D">
              <w:rPr>
                <w:noProof/>
                <w:webHidden/>
              </w:rPr>
              <w:fldChar w:fldCharType="begin"/>
            </w:r>
            <w:r w:rsidR="00513E2D">
              <w:rPr>
                <w:noProof/>
                <w:webHidden/>
              </w:rPr>
              <w:instrText xml:space="preserve"> PAGEREF _Toc459399432 \h </w:instrText>
            </w:r>
            <w:r w:rsidR="00513E2D">
              <w:rPr>
                <w:noProof/>
                <w:webHidden/>
              </w:rPr>
            </w:r>
            <w:r w:rsidR="00513E2D">
              <w:rPr>
                <w:noProof/>
                <w:webHidden/>
              </w:rPr>
              <w:fldChar w:fldCharType="separate"/>
            </w:r>
            <w:r w:rsidR="0089025C">
              <w:rPr>
                <w:noProof/>
                <w:webHidden/>
              </w:rPr>
              <w:t>938</w:t>
            </w:r>
            <w:r w:rsidR="00513E2D">
              <w:rPr>
                <w:noProof/>
                <w:webHidden/>
              </w:rPr>
              <w:fldChar w:fldCharType="end"/>
            </w:r>
          </w:hyperlink>
        </w:p>
        <w:p w14:paraId="0A8F744E" w14:textId="7551D185" w:rsidR="00513E2D" w:rsidRDefault="002F6766">
          <w:pPr>
            <w:pStyle w:val="TOC3"/>
            <w:tabs>
              <w:tab w:val="right" w:leader="dot" w:pos="8846"/>
            </w:tabs>
            <w:rPr>
              <w:rFonts w:asciiTheme="minorHAnsi" w:eastAsia="SimSun" w:hAnsiTheme="minorHAnsi"/>
              <w:noProof/>
              <w:szCs w:val="24"/>
              <w:lang w:val="en-US" w:eastAsia="zh-CN"/>
            </w:rPr>
          </w:pPr>
          <w:hyperlink w:anchor="_Toc459399433" w:history="1">
            <w:r w:rsidR="00513E2D" w:rsidRPr="001C33AF">
              <w:rPr>
                <w:rStyle w:val="Hyperlink"/>
                <w:noProof/>
              </w:rPr>
              <w:t>The Psali Adam On (Before) the Third Canticle</w:t>
            </w:r>
            <w:r w:rsidR="00513E2D">
              <w:rPr>
                <w:noProof/>
                <w:webHidden/>
              </w:rPr>
              <w:tab/>
            </w:r>
            <w:r w:rsidR="00513E2D">
              <w:rPr>
                <w:noProof/>
                <w:webHidden/>
              </w:rPr>
              <w:fldChar w:fldCharType="begin"/>
            </w:r>
            <w:r w:rsidR="00513E2D">
              <w:rPr>
                <w:noProof/>
                <w:webHidden/>
              </w:rPr>
              <w:instrText xml:space="preserve"> PAGEREF _Toc459399433 \h </w:instrText>
            </w:r>
            <w:r w:rsidR="00513E2D">
              <w:rPr>
                <w:noProof/>
                <w:webHidden/>
              </w:rPr>
            </w:r>
            <w:r w:rsidR="00513E2D">
              <w:rPr>
                <w:noProof/>
                <w:webHidden/>
              </w:rPr>
              <w:fldChar w:fldCharType="separate"/>
            </w:r>
            <w:r w:rsidR="0089025C">
              <w:rPr>
                <w:noProof/>
                <w:webHidden/>
              </w:rPr>
              <w:t>942</w:t>
            </w:r>
            <w:r w:rsidR="00513E2D">
              <w:rPr>
                <w:noProof/>
                <w:webHidden/>
              </w:rPr>
              <w:fldChar w:fldCharType="end"/>
            </w:r>
          </w:hyperlink>
        </w:p>
        <w:p w14:paraId="3C6D8185" w14:textId="4BB07DC0" w:rsidR="00513E2D" w:rsidRDefault="002F6766">
          <w:pPr>
            <w:pStyle w:val="TOC3"/>
            <w:tabs>
              <w:tab w:val="right" w:leader="dot" w:pos="8846"/>
            </w:tabs>
            <w:rPr>
              <w:rFonts w:asciiTheme="minorHAnsi" w:eastAsia="SimSun" w:hAnsiTheme="minorHAnsi"/>
              <w:noProof/>
              <w:szCs w:val="24"/>
              <w:lang w:val="en-US" w:eastAsia="zh-CN"/>
            </w:rPr>
          </w:pPr>
          <w:hyperlink w:anchor="_Toc459399434" w:history="1">
            <w:r w:rsidR="00513E2D" w:rsidRPr="001C33AF">
              <w:rPr>
                <w:rStyle w:val="Hyperlink"/>
                <w:noProof/>
              </w:rPr>
              <w:t>Psali Batos</w:t>
            </w:r>
            <w:r w:rsidR="00513E2D" w:rsidRPr="001C33AF">
              <w:rPr>
                <w:rStyle w:val="Hyperlink"/>
                <w:noProof/>
                <w:lang w:val="en-US"/>
              </w:rPr>
              <w:t xml:space="preserve"> On (After) the Third Canticle</w:t>
            </w:r>
            <w:r w:rsidR="00513E2D">
              <w:rPr>
                <w:noProof/>
                <w:webHidden/>
              </w:rPr>
              <w:tab/>
            </w:r>
            <w:r w:rsidR="00513E2D">
              <w:rPr>
                <w:noProof/>
                <w:webHidden/>
              </w:rPr>
              <w:fldChar w:fldCharType="begin"/>
            </w:r>
            <w:r w:rsidR="00513E2D">
              <w:rPr>
                <w:noProof/>
                <w:webHidden/>
              </w:rPr>
              <w:instrText xml:space="preserve"> PAGEREF _Toc459399434 \h </w:instrText>
            </w:r>
            <w:r w:rsidR="00513E2D">
              <w:rPr>
                <w:noProof/>
                <w:webHidden/>
              </w:rPr>
            </w:r>
            <w:r w:rsidR="00513E2D">
              <w:rPr>
                <w:noProof/>
                <w:webHidden/>
              </w:rPr>
              <w:fldChar w:fldCharType="separate"/>
            </w:r>
            <w:r w:rsidR="0089025C">
              <w:rPr>
                <w:noProof/>
                <w:webHidden/>
              </w:rPr>
              <w:t>946</w:t>
            </w:r>
            <w:r w:rsidR="00513E2D">
              <w:rPr>
                <w:noProof/>
                <w:webHidden/>
              </w:rPr>
              <w:fldChar w:fldCharType="end"/>
            </w:r>
          </w:hyperlink>
        </w:p>
        <w:p w14:paraId="500E9319" w14:textId="2688DA12" w:rsidR="00513E2D" w:rsidRDefault="002F6766">
          <w:pPr>
            <w:pStyle w:val="TOC3"/>
            <w:tabs>
              <w:tab w:val="right" w:leader="dot" w:pos="8846"/>
            </w:tabs>
            <w:rPr>
              <w:rFonts w:asciiTheme="minorHAnsi" w:eastAsia="SimSun" w:hAnsiTheme="minorHAnsi"/>
              <w:noProof/>
              <w:szCs w:val="24"/>
              <w:lang w:val="en-US" w:eastAsia="zh-CN"/>
            </w:rPr>
          </w:pPr>
          <w:hyperlink w:anchor="_Toc459399435" w:history="1">
            <w:r w:rsidR="00513E2D" w:rsidRPr="001C33AF">
              <w:rPr>
                <w:rStyle w:val="Hyperlink"/>
                <w:noProof/>
              </w:rPr>
              <w:t>Hymn on the Sunday Psali</w:t>
            </w:r>
            <w:r w:rsidR="00513E2D">
              <w:rPr>
                <w:noProof/>
                <w:webHidden/>
              </w:rPr>
              <w:tab/>
            </w:r>
            <w:r w:rsidR="00513E2D">
              <w:rPr>
                <w:noProof/>
                <w:webHidden/>
              </w:rPr>
              <w:fldChar w:fldCharType="begin"/>
            </w:r>
            <w:r w:rsidR="00513E2D">
              <w:rPr>
                <w:noProof/>
                <w:webHidden/>
              </w:rPr>
              <w:instrText xml:space="preserve"> PAGEREF _Toc459399435 \h </w:instrText>
            </w:r>
            <w:r w:rsidR="00513E2D">
              <w:rPr>
                <w:noProof/>
                <w:webHidden/>
              </w:rPr>
            </w:r>
            <w:r w:rsidR="00513E2D">
              <w:rPr>
                <w:noProof/>
                <w:webHidden/>
              </w:rPr>
              <w:fldChar w:fldCharType="separate"/>
            </w:r>
            <w:r w:rsidR="0089025C">
              <w:rPr>
                <w:noProof/>
                <w:webHidden/>
              </w:rPr>
              <w:t>951</w:t>
            </w:r>
            <w:r w:rsidR="00513E2D">
              <w:rPr>
                <w:noProof/>
                <w:webHidden/>
              </w:rPr>
              <w:fldChar w:fldCharType="end"/>
            </w:r>
          </w:hyperlink>
        </w:p>
        <w:p w14:paraId="5A2E005F" w14:textId="29540172" w:rsidR="00513E2D" w:rsidRDefault="002F6766">
          <w:pPr>
            <w:pStyle w:val="TOC3"/>
            <w:tabs>
              <w:tab w:val="right" w:leader="dot" w:pos="8846"/>
            </w:tabs>
            <w:rPr>
              <w:rFonts w:asciiTheme="minorHAnsi" w:eastAsia="SimSun" w:hAnsiTheme="minorHAnsi"/>
              <w:noProof/>
              <w:szCs w:val="24"/>
              <w:lang w:val="en-US" w:eastAsia="zh-CN"/>
            </w:rPr>
          </w:pPr>
          <w:hyperlink w:anchor="_Toc459399436" w:history="1">
            <w:r w:rsidR="00513E2D" w:rsidRPr="001C33AF">
              <w:rPr>
                <w:rStyle w:val="Hyperlink"/>
                <w:noProof/>
              </w:rPr>
              <w:t>Interpretation on (After) the Sunday Theotokia Part 1</w:t>
            </w:r>
            <w:r w:rsidR="00513E2D">
              <w:rPr>
                <w:noProof/>
                <w:webHidden/>
              </w:rPr>
              <w:tab/>
            </w:r>
            <w:r w:rsidR="00513E2D">
              <w:rPr>
                <w:noProof/>
                <w:webHidden/>
              </w:rPr>
              <w:fldChar w:fldCharType="begin"/>
            </w:r>
            <w:r w:rsidR="00513E2D">
              <w:rPr>
                <w:noProof/>
                <w:webHidden/>
              </w:rPr>
              <w:instrText xml:space="preserve"> PAGEREF _Toc459399436 \h </w:instrText>
            </w:r>
            <w:r w:rsidR="00513E2D">
              <w:rPr>
                <w:noProof/>
                <w:webHidden/>
              </w:rPr>
            </w:r>
            <w:r w:rsidR="00513E2D">
              <w:rPr>
                <w:noProof/>
                <w:webHidden/>
              </w:rPr>
              <w:fldChar w:fldCharType="separate"/>
            </w:r>
            <w:r w:rsidR="0089025C">
              <w:rPr>
                <w:noProof/>
                <w:webHidden/>
              </w:rPr>
              <w:t>959</w:t>
            </w:r>
            <w:r w:rsidR="00513E2D">
              <w:rPr>
                <w:noProof/>
                <w:webHidden/>
              </w:rPr>
              <w:fldChar w:fldCharType="end"/>
            </w:r>
          </w:hyperlink>
        </w:p>
        <w:p w14:paraId="31D111A2" w14:textId="1ACC4630" w:rsidR="00513E2D" w:rsidRDefault="002F6766">
          <w:pPr>
            <w:pStyle w:val="TOC3"/>
            <w:tabs>
              <w:tab w:val="right" w:leader="dot" w:pos="8846"/>
            </w:tabs>
            <w:rPr>
              <w:rFonts w:asciiTheme="minorHAnsi" w:eastAsia="SimSun" w:hAnsiTheme="minorHAnsi"/>
              <w:noProof/>
              <w:szCs w:val="24"/>
              <w:lang w:val="en-US" w:eastAsia="zh-CN"/>
            </w:rPr>
          </w:pPr>
          <w:hyperlink w:anchor="_Toc459399437" w:history="1">
            <w:r w:rsidR="00513E2D" w:rsidRPr="001C33AF">
              <w:rPr>
                <w:rStyle w:val="Hyperlink"/>
                <w:noProof/>
              </w:rPr>
              <w:t>Interpretation on (After) the Sunday Theotokia Part 2</w:t>
            </w:r>
            <w:r w:rsidR="00513E2D">
              <w:rPr>
                <w:noProof/>
                <w:webHidden/>
              </w:rPr>
              <w:tab/>
            </w:r>
            <w:r w:rsidR="00513E2D">
              <w:rPr>
                <w:noProof/>
                <w:webHidden/>
              </w:rPr>
              <w:fldChar w:fldCharType="begin"/>
            </w:r>
            <w:r w:rsidR="00513E2D">
              <w:rPr>
                <w:noProof/>
                <w:webHidden/>
              </w:rPr>
              <w:instrText xml:space="preserve"> PAGEREF _Toc459399437 \h </w:instrText>
            </w:r>
            <w:r w:rsidR="00513E2D">
              <w:rPr>
                <w:noProof/>
                <w:webHidden/>
              </w:rPr>
            </w:r>
            <w:r w:rsidR="00513E2D">
              <w:rPr>
                <w:noProof/>
                <w:webHidden/>
              </w:rPr>
              <w:fldChar w:fldCharType="separate"/>
            </w:r>
            <w:r w:rsidR="0089025C">
              <w:rPr>
                <w:noProof/>
                <w:webHidden/>
              </w:rPr>
              <w:t>962</w:t>
            </w:r>
            <w:r w:rsidR="00513E2D">
              <w:rPr>
                <w:noProof/>
                <w:webHidden/>
              </w:rPr>
              <w:fldChar w:fldCharType="end"/>
            </w:r>
          </w:hyperlink>
        </w:p>
        <w:p w14:paraId="3C9E3484" w14:textId="7B3B56B1" w:rsidR="00513E2D" w:rsidRDefault="002F6766">
          <w:pPr>
            <w:pStyle w:val="TOC3"/>
            <w:tabs>
              <w:tab w:val="right" w:leader="dot" w:pos="8846"/>
            </w:tabs>
            <w:rPr>
              <w:rFonts w:asciiTheme="minorHAnsi" w:eastAsia="SimSun" w:hAnsiTheme="minorHAnsi"/>
              <w:noProof/>
              <w:szCs w:val="24"/>
              <w:lang w:val="en-US" w:eastAsia="zh-CN"/>
            </w:rPr>
          </w:pPr>
          <w:hyperlink w:anchor="_Toc459399438" w:history="1">
            <w:r w:rsidR="00513E2D" w:rsidRPr="001C33AF">
              <w:rPr>
                <w:rStyle w:val="Hyperlink"/>
                <w:noProof/>
              </w:rPr>
              <w:t>Interpretation on (After) the Sunday Theotokia Part 3</w:t>
            </w:r>
            <w:r w:rsidR="00513E2D">
              <w:rPr>
                <w:noProof/>
                <w:webHidden/>
              </w:rPr>
              <w:tab/>
            </w:r>
            <w:r w:rsidR="00513E2D">
              <w:rPr>
                <w:noProof/>
                <w:webHidden/>
              </w:rPr>
              <w:fldChar w:fldCharType="begin"/>
            </w:r>
            <w:r w:rsidR="00513E2D">
              <w:rPr>
                <w:noProof/>
                <w:webHidden/>
              </w:rPr>
              <w:instrText xml:space="preserve"> PAGEREF _Toc459399438 \h </w:instrText>
            </w:r>
            <w:r w:rsidR="00513E2D">
              <w:rPr>
                <w:noProof/>
                <w:webHidden/>
              </w:rPr>
            </w:r>
            <w:r w:rsidR="00513E2D">
              <w:rPr>
                <w:noProof/>
                <w:webHidden/>
              </w:rPr>
              <w:fldChar w:fldCharType="separate"/>
            </w:r>
            <w:r w:rsidR="0089025C">
              <w:rPr>
                <w:noProof/>
                <w:webHidden/>
              </w:rPr>
              <w:t>965</w:t>
            </w:r>
            <w:r w:rsidR="00513E2D">
              <w:rPr>
                <w:noProof/>
                <w:webHidden/>
              </w:rPr>
              <w:fldChar w:fldCharType="end"/>
            </w:r>
          </w:hyperlink>
        </w:p>
        <w:p w14:paraId="1C517C6E" w14:textId="0EE1ECB8" w:rsidR="00513E2D" w:rsidRDefault="002F6766">
          <w:pPr>
            <w:pStyle w:val="TOC3"/>
            <w:tabs>
              <w:tab w:val="right" w:leader="dot" w:pos="8846"/>
            </w:tabs>
            <w:rPr>
              <w:rFonts w:asciiTheme="minorHAnsi" w:eastAsia="SimSun" w:hAnsiTheme="minorHAnsi"/>
              <w:noProof/>
              <w:szCs w:val="24"/>
              <w:lang w:val="en-US" w:eastAsia="zh-CN"/>
            </w:rPr>
          </w:pPr>
          <w:hyperlink w:anchor="_Toc459399439" w:history="1">
            <w:r w:rsidR="00513E2D" w:rsidRPr="001C33AF">
              <w:rPr>
                <w:rStyle w:val="Hyperlink"/>
                <w:noProof/>
              </w:rPr>
              <w:t>Interpretation on (After) the Sunday Theotokia Part 4</w:t>
            </w:r>
            <w:r w:rsidR="00513E2D">
              <w:rPr>
                <w:noProof/>
                <w:webHidden/>
              </w:rPr>
              <w:tab/>
            </w:r>
            <w:r w:rsidR="00513E2D">
              <w:rPr>
                <w:noProof/>
                <w:webHidden/>
              </w:rPr>
              <w:fldChar w:fldCharType="begin"/>
            </w:r>
            <w:r w:rsidR="00513E2D">
              <w:rPr>
                <w:noProof/>
                <w:webHidden/>
              </w:rPr>
              <w:instrText xml:space="preserve"> PAGEREF _Toc459399439 \h </w:instrText>
            </w:r>
            <w:r w:rsidR="00513E2D">
              <w:rPr>
                <w:noProof/>
                <w:webHidden/>
              </w:rPr>
            </w:r>
            <w:r w:rsidR="00513E2D">
              <w:rPr>
                <w:noProof/>
                <w:webHidden/>
              </w:rPr>
              <w:fldChar w:fldCharType="separate"/>
            </w:r>
            <w:r w:rsidR="0089025C">
              <w:rPr>
                <w:noProof/>
                <w:webHidden/>
              </w:rPr>
              <w:t>967</w:t>
            </w:r>
            <w:r w:rsidR="00513E2D">
              <w:rPr>
                <w:noProof/>
                <w:webHidden/>
              </w:rPr>
              <w:fldChar w:fldCharType="end"/>
            </w:r>
          </w:hyperlink>
        </w:p>
        <w:p w14:paraId="7D1F3E95" w14:textId="02F067A1" w:rsidR="00513E2D" w:rsidRDefault="002F6766">
          <w:pPr>
            <w:pStyle w:val="TOC3"/>
            <w:tabs>
              <w:tab w:val="right" w:leader="dot" w:pos="8846"/>
            </w:tabs>
            <w:rPr>
              <w:rFonts w:asciiTheme="minorHAnsi" w:eastAsia="SimSun" w:hAnsiTheme="minorHAnsi"/>
              <w:noProof/>
              <w:szCs w:val="24"/>
              <w:lang w:val="en-US" w:eastAsia="zh-CN"/>
            </w:rPr>
          </w:pPr>
          <w:hyperlink w:anchor="_Toc459399440" w:history="1">
            <w:r w:rsidR="00513E2D" w:rsidRPr="001C33AF">
              <w:rPr>
                <w:rStyle w:val="Hyperlink"/>
                <w:noProof/>
              </w:rPr>
              <w:t>Interpretation on (After) the Sunday Theotokia Part 5</w:t>
            </w:r>
            <w:r w:rsidR="00513E2D">
              <w:rPr>
                <w:noProof/>
                <w:webHidden/>
              </w:rPr>
              <w:tab/>
            </w:r>
            <w:r w:rsidR="00513E2D">
              <w:rPr>
                <w:noProof/>
                <w:webHidden/>
              </w:rPr>
              <w:fldChar w:fldCharType="begin"/>
            </w:r>
            <w:r w:rsidR="00513E2D">
              <w:rPr>
                <w:noProof/>
                <w:webHidden/>
              </w:rPr>
              <w:instrText xml:space="preserve"> PAGEREF _Toc459399440 \h </w:instrText>
            </w:r>
            <w:r w:rsidR="00513E2D">
              <w:rPr>
                <w:noProof/>
                <w:webHidden/>
              </w:rPr>
            </w:r>
            <w:r w:rsidR="00513E2D">
              <w:rPr>
                <w:noProof/>
                <w:webHidden/>
              </w:rPr>
              <w:fldChar w:fldCharType="separate"/>
            </w:r>
            <w:r w:rsidR="0089025C">
              <w:rPr>
                <w:noProof/>
                <w:webHidden/>
              </w:rPr>
              <w:t>969</w:t>
            </w:r>
            <w:r w:rsidR="00513E2D">
              <w:rPr>
                <w:noProof/>
                <w:webHidden/>
              </w:rPr>
              <w:fldChar w:fldCharType="end"/>
            </w:r>
          </w:hyperlink>
        </w:p>
        <w:p w14:paraId="32B0C3EE" w14:textId="0FC7DCE7" w:rsidR="00513E2D" w:rsidRDefault="002F6766">
          <w:pPr>
            <w:pStyle w:val="TOC3"/>
            <w:tabs>
              <w:tab w:val="right" w:leader="dot" w:pos="8846"/>
            </w:tabs>
            <w:rPr>
              <w:rFonts w:asciiTheme="minorHAnsi" w:eastAsia="SimSun" w:hAnsiTheme="minorHAnsi"/>
              <w:noProof/>
              <w:szCs w:val="24"/>
              <w:lang w:val="en-US" w:eastAsia="zh-CN"/>
            </w:rPr>
          </w:pPr>
          <w:hyperlink w:anchor="_Toc459399441" w:history="1">
            <w:r w:rsidR="00513E2D" w:rsidRPr="001C33AF">
              <w:rPr>
                <w:rStyle w:val="Hyperlink"/>
                <w:noProof/>
              </w:rPr>
              <w:t>Interpretation on (After) the Sunday Theotokia Part 6</w:t>
            </w:r>
            <w:r w:rsidR="00513E2D">
              <w:rPr>
                <w:noProof/>
                <w:webHidden/>
              </w:rPr>
              <w:tab/>
            </w:r>
            <w:r w:rsidR="00513E2D">
              <w:rPr>
                <w:noProof/>
                <w:webHidden/>
              </w:rPr>
              <w:fldChar w:fldCharType="begin"/>
            </w:r>
            <w:r w:rsidR="00513E2D">
              <w:rPr>
                <w:noProof/>
                <w:webHidden/>
              </w:rPr>
              <w:instrText xml:space="preserve"> PAGEREF _Toc459399441 \h </w:instrText>
            </w:r>
            <w:r w:rsidR="00513E2D">
              <w:rPr>
                <w:noProof/>
                <w:webHidden/>
              </w:rPr>
            </w:r>
            <w:r w:rsidR="00513E2D">
              <w:rPr>
                <w:noProof/>
                <w:webHidden/>
              </w:rPr>
              <w:fldChar w:fldCharType="separate"/>
            </w:r>
            <w:r w:rsidR="0089025C">
              <w:rPr>
                <w:noProof/>
                <w:webHidden/>
              </w:rPr>
              <w:t>972</w:t>
            </w:r>
            <w:r w:rsidR="00513E2D">
              <w:rPr>
                <w:noProof/>
                <w:webHidden/>
              </w:rPr>
              <w:fldChar w:fldCharType="end"/>
            </w:r>
          </w:hyperlink>
        </w:p>
        <w:p w14:paraId="42594738" w14:textId="1905C235" w:rsidR="00513E2D" w:rsidRDefault="002F6766">
          <w:pPr>
            <w:pStyle w:val="TOC3"/>
            <w:tabs>
              <w:tab w:val="right" w:leader="dot" w:pos="8846"/>
            </w:tabs>
            <w:rPr>
              <w:rFonts w:asciiTheme="minorHAnsi" w:eastAsia="SimSun" w:hAnsiTheme="minorHAnsi"/>
              <w:noProof/>
              <w:szCs w:val="24"/>
              <w:lang w:val="en-US" w:eastAsia="zh-CN"/>
            </w:rPr>
          </w:pPr>
          <w:hyperlink w:anchor="_Toc459399442" w:history="1">
            <w:r w:rsidR="00513E2D" w:rsidRPr="001C33AF">
              <w:rPr>
                <w:rStyle w:val="Hyperlink"/>
                <w:noProof/>
              </w:rPr>
              <w:t>Interpretation on (After) the Sunday Theotokia Part 7 (modern)</w:t>
            </w:r>
            <w:r w:rsidR="00513E2D">
              <w:rPr>
                <w:noProof/>
                <w:webHidden/>
              </w:rPr>
              <w:tab/>
            </w:r>
            <w:r w:rsidR="00513E2D">
              <w:rPr>
                <w:noProof/>
                <w:webHidden/>
              </w:rPr>
              <w:fldChar w:fldCharType="begin"/>
            </w:r>
            <w:r w:rsidR="00513E2D">
              <w:rPr>
                <w:noProof/>
                <w:webHidden/>
              </w:rPr>
              <w:instrText xml:space="preserve"> PAGEREF _Toc459399442 \h </w:instrText>
            </w:r>
            <w:r w:rsidR="00513E2D">
              <w:rPr>
                <w:noProof/>
                <w:webHidden/>
              </w:rPr>
            </w:r>
            <w:r w:rsidR="00513E2D">
              <w:rPr>
                <w:noProof/>
                <w:webHidden/>
              </w:rPr>
              <w:fldChar w:fldCharType="separate"/>
            </w:r>
            <w:r w:rsidR="0089025C">
              <w:rPr>
                <w:noProof/>
                <w:webHidden/>
              </w:rPr>
              <w:t>975</w:t>
            </w:r>
            <w:r w:rsidR="00513E2D">
              <w:rPr>
                <w:noProof/>
                <w:webHidden/>
              </w:rPr>
              <w:fldChar w:fldCharType="end"/>
            </w:r>
          </w:hyperlink>
        </w:p>
        <w:p w14:paraId="760E0D4D" w14:textId="28382CA8" w:rsidR="00513E2D" w:rsidRDefault="002F6766">
          <w:pPr>
            <w:pStyle w:val="TOC3"/>
            <w:tabs>
              <w:tab w:val="right" w:leader="dot" w:pos="8846"/>
            </w:tabs>
            <w:rPr>
              <w:rFonts w:asciiTheme="minorHAnsi" w:eastAsia="SimSun" w:hAnsiTheme="minorHAnsi"/>
              <w:noProof/>
              <w:szCs w:val="24"/>
              <w:lang w:val="en-US" w:eastAsia="zh-CN"/>
            </w:rPr>
          </w:pPr>
          <w:hyperlink w:anchor="_Toc459399443" w:history="1">
            <w:r w:rsidR="00513E2D" w:rsidRPr="001C33AF">
              <w:rPr>
                <w:rStyle w:val="Hyperlink"/>
                <w:noProof/>
              </w:rPr>
              <w:t>Hymn on the Monday Theotokia</w:t>
            </w:r>
            <w:r w:rsidR="00513E2D">
              <w:rPr>
                <w:noProof/>
                <w:webHidden/>
              </w:rPr>
              <w:tab/>
            </w:r>
            <w:r w:rsidR="00513E2D">
              <w:rPr>
                <w:noProof/>
                <w:webHidden/>
              </w:rPr>
              <w:fldChar w:fldCharType="begin"/>
            </w:r>
            <w:r w:rsidR="00513E2D">
              <w:rPr>
                <w:noProof/>
                <w:webHidden/>
              </w:rPr>
              <w:instrText xml:space="preserve"> PAGEREF _Toc459399443 \h </w:instrText>
            </w:r>
            <w:r w:rsidR="00513E2D">
              <w:rPr>
                <w:noProof/>
                <w:webHidden/>
              </w:rPr>
            </w:r>
            <w:r w:rsidR="00513E2D">
              <w:rPr>
                <w:noProof/>
                <w:webHidden/>
              </w:rPr>
              <w:fldChar w:fldCharType="separate"/>
            </w:r>
            <w:r w:rsidR="0089025C">
              <w:rPr>
                <w:noProof/>
                <w:webHidden/>
              </w:rPr>
              <w:t>977</w:t>
            </w:r>
            <w:r w:rsidR="00513E2D">
              <w:rPr>
                <w:noProof/>
                <w:webHidden/>
              </w:rPr>
              <w:fldChar w:fldCharType="end"/>
            </w:r>
          </w:hyperlink>
        </w:p>
        <w:p w14:paraId="14213AA3" w14:textId="7BF65813" w:rsidR="00513E2D" w:rsidRDefault="002F6766">
          <w:pPr>
            <w:pStyle w:val="TOC3"/>
            <w:tabs>
              <w:tab w:val="right" w:leader="dot" w:pos="8846"/>
            </w:tabs>
            <w:rPr>
              <w:rFonts w:asciiTheme="minorHAnsi" w:eastAsia="SimSun" w:hAnsiTheme="minorHAnsi"/>
              <w:noProof/>
              <w:szCs w:val="24"/>
              <w:lang w:val="en-US" w:eastAsia="zh-CN"/>
            </w:rPr>
          </w:pPr>
          <w:hyperlink w:anchor="_Toc459399444" w:history="1">
            <w:r w:rsidR="00513E2D" w:rsidRPr="001C33AF">
              <w:rPr>
                <w:rStyle w:val="Hyperlink"/>
                <w:noProof/>
              </w:rPr>
              <w:t>Hymn on the Tuesday Theotokia</w:t>
            </w:r>
            <w:r w:rsidR="00513E2D">
              <w:rPr>
                <w:noProof/>
                <w:webHidden/>
              </w:rPr>
              <w:tab/>
            </w:r>
            <w:r w:rsidR="00513E2D">
              <w:rPr>
                <w:noProof/>
                <w:webHidden/>
              </w:rPr>
              <w:fldChar w:fldCharType="begin"/>
            </w:r>
            <w:r w:rsidR="00513E2D">
              <w:rPr>
                <w:noProof/>
                <w:webHidden/>
              </w:rPr>
              <w:instrText xml:space="preserve"> PAGEREF _Toc459399444 \h </w:instrText>
            </w:r>
            <w:r w:rsidR="00513E2D">
              <w:rPr>
                <w:noProof/>
                <w:webHidden/>
              </w:rPr>
            </w:r>
            <w:r w:rsidR="00513E2D">
              <w:rPr>
                <w:noProof/>
                <w:webHidden/>
              </w:rPr>
              <w:fldChar w:fldCharType="separate"/>
            </w:r>
            <w:r w:rsidR="0089025C">
              <w:rPr>
                <w:noProof/>
                <w:webHidden/>
              </w:rPr>
              <w:t>982</w:t>
            </w:r>
            <w:r w:rsidR="00513E2D">
              <w:rPr>
                <w:noProof/>
                <w:webHidden/>
              </w:rPr>
              <w:fldChar w:fldCharType="end"/>
            </w:r>
          </w:hyperlink>
        </w:p>
        <w:p w14:paraId="59D335D6" w14:textId="250E5ECC" w:rsidR="00513E2D" w:rsidRDefault="002F6766">
          <w:pPr>
            <w:pStyle w:val="TOC3"/>
            <w:tabs>
              <w:tab w:val="right" w:leader="dot" w:pos="8846"/>
            </w:tabs>
            <w:rPr>
              <w:rFonts w:asciiTheme="minorHAnsi" w:eastAsia="SimSun" w:hAnsiTheme="minorHAnsi"/>
              <w:noProof/>
              <w:szCs w:val="24"/>
              <w:lang w:val="en-US" w:eastAsia="zh-CN"/>
            </w:rPr>
          </w:pPr>
          <w:hyperlink w:anchor="_Toc459399445" w:history="1">
            <w:r w:rsidR="00513E2D" w:rsidRPr="001C33AF">
              <w:rPr>
                <w:rStyle w:val="Hyperlink"/>
                <w:noProof/>
              </w:rPr>
              <w:t>Hymn on the Wednesday Theotokia</w:t>
            </w:r>
            <w:r w:rsidR="00513E2D">
              <w:rPr>
                <w:noProof/>
                <w:webHidden/>
              </w:rPr>
              <w:tab/>
            </w:r>
            <w:r w:rsidR="00513E2D">
              <w:rPr>
                <w:noProof/>
                <w:webHidden/>
              </w:rPr>
              <w:fldChar w:fldCharType="begin"/>
            </w:r>
            <w:r w:rsidR="00513E2D">
              <w:rPr>
                <w:noProof/>
                <w:webHidden/>
              </w:rPr>
              <w:instrText xml:space="preserve"> PAGEREF _Toc459399445 \h </w:instrText>
            </w:r>
            <w:r w:rsidR="00513E2D">
              <w:rPr>
                <w:noProof/>
                <w:webHidden/>
              </w:rPr>
            </w:r>
            <w:r w:rsidR="00513E2D">
              <w:rPr>
                <w:noProof/>
                <w:webHidden/>
              </w:rPr>
              <w:fldChar w:fldCharType="separate"/>
            </w:r>
            <w:r w:rsidR="0089025C">
              <w:rPr>
                <w:noProof/>
                <w:webHidden/>
              </w:rPr>
              <w:t>984</w:t>
            </w:r>
            <w:r w:rsidR="00513E2D">
              <w:rPr>
                <w:noProof/>
                <w:webHidden/>
              </w:rPr>
              <w:fldChar w:fldCharType="end"/>
            </w:r>
          </w:hyperlink>
        </w:p>
        <w:p w14:paraId="16C53C8B" w14:textId="4019D960" w:rsidR="00513E2D" w:rsidRDefault="002F6766">
          <w:pPr>
            <w:pStyle w:val="TOC3"/>
            <w:tabs>
              <w:tab w:val="right" w:leader="dot" w:pos="8846"/>
            </w:tabs>
            <w:rPr>
              <w:rFonts w:asciiTheme="minorHAnsi" w:eastAsia="SimSun" w:hAnsiTheme="minorHAnsi"/>
              <w:noProof/>
              <w:szCs w:val="24"/>
              <w:lang w:val="en-US" w:eastAsia="zh-CN"/>
            </w:rPr>
          </w:pPr>
          <w:hyperlink w:anchor="_Toc459399446" w:history="1">
            <w:r w:rsidR="00513E2D" w:rsidRPr="001C33AF">
              <w:rPr>
                <w:rStyle w:val="Hyperlink"/>
                <w:noProof/>
              </w:rPr>
              <w:t>Hymn on the Thursday Theotokia (The Fiery Bush)</w:t>
            </w:r>
            <w:r w:rsidR="00513E2D">
              <w:rPr>
                <w:noProof/>
                <w:webHidden/>
              </w:rPr>
              <w:tab/>
            </w:r>
            <w:r w:rsidR="00513E2D">
              <w:rPr>
                <w:noProof/>
                <w:webHidden/>
              </w:rPr>
              <w:fldChar w:fldCharType="begin"/>
            </w:r>
            <w:r w:rsidR="00513E2D">
              <w:rPr>
                <w:noProof/>
                <w:webHidden/>
              </w:rPr>
              <w:instrText xml:space="preserve"> PAGEREF _Toc459399446 \h </w:instrText>
            </w:r>
            <w:r w:rsidR="00513E2D">
              <w:rPr>
                <w:noProof/>
                <w:webHidden/>
              </w:rPr>
            </w:r>
            <w:r w:rsidR="00513E2D">
              <w:rPr>
                <w:noProof/>
                <w:webHidden/>
              </w:rPr>
              <w:fldChar w:fldCharType="separate"/>
            </w:r>
            <w:r w:rsidR="0089025C">
              <w:rPr>
                <w:noProof/>
                <w:webHidden/>
              </w:rPr>
              <w:t>989</w:t>
            </w:r>
            <w:r w:rsidR="00513E2D">
              <w:rPr>
                <w:noProof/>
                <w:webHidden/>
              </w:rPr>
              <w:fldChar w:fldCharType="end"/>
            </w:r>
          </w:hyperlink>
        </w:p>
        <w:p w14:paraId="27B06642" w14:textId="4D562398" w:rsidR="00513E2D" w:rsidRDefault="002F6766">
          <w:pPr>
            <w:pStyle w:val="TOC3"/>
            <w:tabs>
              <w:tab w:val="right" w:leader="dot" w:pos="8846"/>
            </w:tabs>
            <w:rPr>
              <w:rFonts w:asciiTheme="minorHAnsi" w:eastAsia="SimSun" w:hAnsiTheme="minorHAnsi"/>
              <w:noProof/>
              <w:szCs w:val="24"/>
              <w:lang w:val="en-US" w:eastAsia="zh-CN"/>
            </w:rPr>
          </w:pPr>
          <w:hyperlink w:anchor="_Toc459399447" w:history="1">
            <w:r w:rsidR="00513E2D" w:rsidRPr="001C33AF">
              <w:rPr>
                <w:rStyle w:val="Hyperlink"/>
                <w:noProof/>
              </w:rPr>
              <w:t>Hymn on the Friday Theotokia</w:t>
            </w:r>
            <w:r w:rsidR="00513E2D">
              <w:rPr>
                <w:noProof/>
                <w:webHidden/>
              </w:rPr>
              <w:tab/>
            </w:r>
            <w:r w:rsidR="00513E2D">
              <w:rPr>
                <w:noProof/>
                <w:webHidden/>
              </w:rPr>
              <w:fldChar w:fldCharType="begin"/>
            </w:r>
            <w:r w:rsidR="00513E2D">
              <w:rPr>
                <w:noProof/>
                <w:webHidden/>
              </w:rPr>
              <w:instrText xml:space="preserve"> PAGEREF _Toc459399447 \h </w:instrText>
            </w:r>
            <w:r w:rsidR="00513E2D">
              <w:rPr>
                <w:noProof/>
                <w:webHidden/>
              </w:rPr>
            </w:r>
            <w:r w:rsidR="00513E2D">
              <w:rPr>
                <w:noProof/>
                <w:webHidden/>
              </w:rPr>
              <w:fldChar w:fldCharType="separate"/>
            </w:r>
            <w:r w:rsidR="0089025C">
              <w:rPr>
                <w:noProof/>
                <w:webHidden/>
              </w:rPr>
              <w:t>997</w:t>
            </w:r>
            <w:r w:rsidR="00513E2D">
              <w:rPr>
                <w:noProof/>
                <w:webHidden/>
              </w:rPr>
              <w:fldChar w:fldCharType="end"/>
            </w:r>
          </w:hyperlink>
        </w:p>
        <w:p w14:paraId="354FA993" w14:textId="300B55DA" w:rsidR="00513E2D" w:rsidRDefault="002F6766">
          <w:pPr>
            <w:pStyle w:val="TOC3"/>
            <w:tabs>
              <w:tab w:val="right" w:leader="dot" w:pos="8846"/>
            </w:tabs>
            <w:rPr>
              <w:rFonts w:asciiTheme="minorHAnsi" w:eastAsia="SimSun" w:hAnsiTheme="minorHAnsi"/>
              <w:noProof/>
              <w:szCs w:val="24"/>
              <w:lang w:val="en-US" w:eastAsia="zh-CN"/>
            </w:rPr>
          </w:pPr>
          <w:hyperlink w:anchor="_Toc459399448" w:history="1">
            <w:r w:rsidR="00513E2D" w:rsidRPr="001C33AF">
              <w:rPr>
                <w:rStyle w:val="Hyperlink"/>
                <w:noProof/>
              </w:rPr>
              <w:t>Hymn on the Saturday Theotokia</w:t>
            </w:r>
            <w:r w:rsidR="00513E2D">
              <w:rPr>
                <w:noProof/>
                <w:webHidden/>
              </w:rPr>
              <w:tab/>
            </w:r>
            <w:r w:rsidR="00513E2D">
              <w:rPr>
                <w:noProof/>
                <w:webHidden/>
              </w:rPr>
              <w:fldChar w:fldCharType="begin"/>
            </w:r>
            <w:r w:rsidR="00513E2D">
              <w:rPr>
                <w:noProof/>
                <w:webHidden/>
              </w:rPr>
              <w:instrText xml:space="preserve"> PAGEREF _Toc459399448 \h </w:instrText>
            </w:r>
            <w:r w:rsidR="00513E2D">
              <w:rPr>
                <w:noProof/>
                <w:webHidden/>
              </w:rPr>
            </w:r>
            <w:r w:rsidR="00513E2D">
              <w:rPr>
                <w:noProof/>
                <w:webHidden/>
              </w:rPr>
              <w:fldChar w:fldCharType="separate"/>
            </w:r>
            <w:r w:rsidR="0089025C">
              <w:rPr>
                <w:noProof/>
                <w:webHidden/>
              </w:rPr>
              <w:t>1002</w:t>
            </w:r>
            <w:r w:rsidR="00513E2D">
              <w:rPr>
                <w:noProof/>
                <w:webHidden/>
              </w:rPr>
              <w:fldChar w:fldCharType="end"/>
            </w:r>
          </w:hyperlink>
        </w:p>
        <w:p w14:paraId="4C293DB3" w14:textId="3DE539FA" w:rsidR="00513E2D" w:rsidRDefault="002F6766">
          <w:pPr>
            <w:pStyle w:val="TOC3"/>
            <w:tabs>
              <w:tab w:val="right" w:leader="dot" w:pos="8846"/>
            </w:tabs>
            <w:rPr>
              <w:rFonts w:asciiTheme="minorHAnsi" w:eastAsia="SimSun" w:hAnsiTheme="minorHAnsi"/>
              <w:noProof/>
              <w:szCs w:val="24"/>
              <w:lang w:val="en-US" w:eastAsia="zh-CN"/>
            </w:rPr>
          </w:pPr>
          <w:hyperlink w:anchor="_Toc459399449" w:history="1">
            <w:r w:rsidR="00513E2D" w:rsidRPr="001C33AF">
              <w:rPr>
                <w:rStyle w:val="Hyperlink"/>
                <w:noProof/>
              </w:rPr>
              <w:t>The First Batos Lobsh</w:t>
            </w:r>
            <w:r w:rsidR="00513E2D">
              <w:rPr>
                <w:noProof/>
                <w:webHidden/>
              </w:rPr>
              <w:tab/>
            </w:r>
            <w:r w:rsidR="00513E2D">
              <w:rPr>
                <w:noProof/>
                <w:webHidden/>
              </w:rPr>
              <w:fldChar w:fldCharType="begin"/>
            </w:r>
            <w:r w:rsidR="00513E2D">
              <w:rPr>
                <w:noProof/>
                <w:webHidden/>
              </w:rPr>
              <w:instrText xml:space="preserve"> PAGEREF _Toc459399449 \h </w:instrText>
            </w:r>
            <w:r w:rsidR="00513E2D">
              <w:rPr>
                <w:noProof/>
                <w:webHidden/>
              </w:rPr>
            </w:r>
            <w:r w:rsidR="00513E2D">
              <w:rPr>
                <w:noProof/>
                <w:webHidden/>
              </w:rPr>
              <w:fldChar w:fldCharType="separate"/>
            </w:r>
            <w:r w:rsidR="0089025C">
              <w:rPr>
                <w:noProof/>
                <w:webHidden/>
              </w:rPr>
              <w:t>1007</w:t>
            </w:r>
            <w:r w:rsidR="00513E2D">
              <w:rPr>
                <w:noProof/>
                <w:webHidden/>
              </w:rPr>
              <w:fldChar w:fldCharType="end"/>
            </w:r>
          </w:hyperlink>
        </w:p>
        <w:p w14:paraId="6530D8F0" w14:textId="4E7BC027" w:rsidR="00513E2D" w:rsidRDefault="002F6766">
          <w:pPr>
            <w:pStyle w:val="TOC3"/>
            <w:tabs>
              <w:tab w:val="right" w:leader="dot" w:pos="8846"/>
            </w:tabs>
            <w:rPr>
              <w:rFonts w:asciiTheme="minorHAnsi" w:eastAsia="SimSun" w:hAnsiTheme="minorHAnsi"/>
              <w:noProof/>
              <w:szCs w:val="24"/>
              <w:lang w:val="en-US" w:eastAsia="zh-CN"/>
            </w:rPr>
          </w:pPr>
          <w:hyperlink w:anchor="_Toc459399450" w:history="1">
            <w:r w:rsidR="00513E2D" w:rsidRPr="001C33AF">
              <w:rPr>
                <w:rStyle w:val="Hyperlink"/>
                <w:noProof/>
              </w:rPr>
              <w:t>The Second Batos Lobsh</w:t>
            </w:r>
            <w:r w:rsidR="00513E2D">
              <w:rPr>
                <w:noProof/>
                <w:webHidden/>
              </w:rPr>
              <w:tab/>
            </w:r>
            <w:r w:rsidR="00513E2D">
              <w:rPr>
                <w:noProof/>
                <w:webHidden/>
              </w:rPr>
              <w:fldChar w:fldCharType="begin"/>
            </w:r>
            <w:r w:rsidR="00513E2D">
              <w:rPr>
                <w:noProof/>
                <w:webHidden/>
              </w:rPr>
              <w:instrText xml:space="preserve"> PAGEREF _Toc459399450 \h </w:instrText>
            </w:r>
            <w:r w:rsidR="00513E2D">
              <w:rPr>
                <w:noProof/>
                <w:webHidden/>
              </w:rPr>
            </w:r>
            <w:r w:rsidR="00513E2D">
              <w:rPr>
                <w:noProof/>
                <w:webHidden/>
              </w:rPr>
              <w:fldChar w:fldCharType="separate"/>
            </w:r>
            <w:r w:rsidR="0089025C">
              <w:rPr>
                <w:noProof/>
                <w:webHidden/>
              </w:rPr>
              <w:t>1009</w:t>
            </w:r>
            <w:r w:rsidR="00513E2D">
              <w:rPr>
                <w:noProof/>
                <w:webHidden/>
              </w:rPr>
              <w:fldChar w:fldCharType="end"/>
            </w:r>
          </w:hyperlink>
        </w:p>
        <w:p w14:paraId="1DFF5205" w14:textId="7549F015" w:rsidR="00513E2D" w:rsidRDefault="002F6766">
          <w:pPr>
            <w:pStyle w:val="TOC3"/>
            <w:tabs>
              <w:tab w:val="right" w:leader="dot" w:pos="8846"/>
            </w:tabs>
            <w:rPr>
              <w:rFonts w:asciiTheme="minorHAnsi" w:eastAsia="SimSun" w:hAnsiTheme="minorHAnsi"/>
              <w:noProof/>
              <w:szCs w:val="24"/>
              <w:lang w:val="en-US" w:eastAsia="zh-CN"/>
            </w:rPr>
          </w:pPr>
          <w:hyperlink w:anchor="_Toc459399451" w:history="1">
            <w:r w:rsidR="00513E2D" w:rsidRPr="001C33AF">
              <w:rPr>
                <w:rStyle w:val="Hyperlink"/>
                <w:noProof/>
              </w:rPr>
              <w:t>Jonah’s Fast</w:t>
            </w:r>
            <w:r w:rsidR="00513E2D">
              <w:rPr>
                <w:noProof/>
                <w:webHidden/>
              </w:rPr>
              <w:tab/>
            </w:r>
            <w:r w:rsidR="00513E2D">
              <w:rPr>
                <w:noProof/>
                <w:webHidden/>
              </w:rPr>
              <w:fldChar w:fldCharType="begin"/>
            </w:r>
            <w:r w:rsidR="00513E2D">
              <w:rPr>
                <w:noProof/>
                <w:webHidden/>
              </w:rPr>
              <w:instrText xml:space="preserve"> PAGEREF _Toc459399451 \h </w:instrText>
            </w:r>
            <w:r w:rsidR="00513E2D">
              <w:rPr>
                <w:noProof/>
                <w:webHidden/>
              </w:rPr>
            </w:r>
            <w:r w:rsidR="00513E2D">
              <w:rPr>
                <w:noProof/>
                <w:webHidden/>
              </w:rPr>
              <w:fldChar w:fldCharType="separate"/>
            </w:r>
            <w:r w:rsidR="0089025C">
              <w:rPr>
                <w:noProof/>
                <w:webHidden/>
              </w:rPr>
              <w:t>1014</w:t>
            </w:r>
            <w:r w:rsidR="00513E2D">
              <w:rPr>
                <w:noProof/>
                <w:webHidden/>
              </w:rPr>
              <w:fldChar w:fldCharType="end"/>
            </w:r>
          </w:hyperlink>
        </w:p>
        <w:p w14:paraId="66FA53B2" w14:textId="119AAB94" w:rsidR="00513E2D" w:rsidRDefault="002F6766">
          <w:pPr>
            <w:pStyle w:val="TOC3"/>
            <w:tabs>
              <w:tab w:val="right" w:leader="dot" w:pos="8846"/>
            </w:tabs>
            <w:rPr>
              <w:rFonts w:asciiTheme="minorHAnsi" w:eastAsia="SimSun" w:hAnsiTheme="minorHAnsi"/>
              <w:noProof/>
              <w:szCs w:val="24"/>
              <w:lang w:val="en-US" w:eastAsia="zh-CN"/>
            </w:rPr>
          </w:pPr>
          <w:hyperlink w:anchor="_Toc459399452" w:history="1">
            <w:r w:rsidR="00513E2D" w:rsidRPr="001C33AF">
              <w:rPr>
                <w:rStyle w:val="Hyperlink"/>
                <w:noProof/>
              </w:rPr>
              <w:t>Jonah’s Feast</w:t>
            </w:r>
            <w:r w:rsidR="00513E2D">
              <w:rPr>
                <w:noProof/>
                <w:webHidden/>
              </w:rPr>
              <w:tab/>
            </w:r>
            <w:r w:rsidR="00513E2D">
              <w:rPr>
                <w:noProof/>
                <w:webHidden/>
              </w:rPr>
              <w:fldChar w:fldCharType="begin"/>
            </w:r>
            <w:r w:rsidR="00513E2D">
              <w:rPr>
                <w:noProof/>
                <w:webHidden/>
              </w:rPr>
              <w:instrText xml:space="preserve"> PAGEREF _Toc459399452 \h </w:instrText>
            </w:r>
            <w:r w:rsidR="00513E2D">
              <w:rPr>
                <w:noProof/>
                <w:webHidden/>
              </w:rPr>
            </w:r>
            <w:r w:rsidR="00513E2D">
              <w:rPr>
                <w:noProof/>
                <w:webHidden/>
              </w:rPr>
              <w:fldChar w:fldCharType="separate"/>
            </w:r>
            <w:r w:rsidR="0089025C">
              <w:rPr>
                <w:noProof/>
                <w:webHidden/>
              </w:rPr>
              <w:t>1015</w:t>
            </w:r>
            <w:r w:rsidR="00513E2D">
              <w:rPr>
                <w:noProof/>
                <w:webHidden/>
              </w:rPr>
              <w:fldChar w:fldCharType="end"/>
            </w:r>
          </w:hyperlink>
        </w:p>
        <w:p w14:paraId="2C69B140" w14:textId="3DCE2590" w:rsidR="00513E2D" w:rsidRDefault="002F6766">
          <w:pPr>
            <w:pStyle w:val="TOC3"/>
            <w:tabs>
              <w:tab w:val="right" w:leader="dot" w:pos="8846"/>
            </w:tabs>
            <w:rPr>
              <w:rFonts w:asciiTheme="minorHAnsi" w:eastAsia="SimSun" w:hAnsiTheme="minorHAnsi"/>
              <w:noProof/>
              <w:szCs w:val="24"/>
              <w:lang w:val="en-US" w:eastAsia="zh-CN"/>
            </w:rPr>
          </w:pPr>
          <w:hyperlink w:anchor="_Toc459399453" w:history="1">
            <w:r w:rsidR="00513E2D" w:rsidRPr="001C33AF">
              <w:rPr>
                <w:rStyle w:val="Hyperlink"/>
                <w:noProof/>
              </w:rPr>
              <w:t>Great Lent</w:t>
            </w:r>
            <w:r w:rsidR="00513E2D">
              <w:rPr>
                <w:noProof/>
                <w:webHidden/>
              </w:rPr>
              <w:tab/>
            </w:r>
            <w:r w:rsidR="00513E2D">
              <w:rPr>
                <w:noProof/>
                <w:webHidden/>
              </w:rPr>
              <w:fldChar w:fldCharType="begin"/>
            </w:r>
            <w:r w:rsidR="00513E2D">
              <w:rPr>
                <w:noProof/>
                <w:webHidden/>
              </w:rPr>
              <w:instrText xml:space="preserve"> PAGEREF _Toc459399453 \h </w:instrText>
            </w:r>
            <w:r w:rsidR="00513E2D">
              <w:rPr>
                <w:noProof/>
                <w:webHidden/>
              </w:rPr>
            </w:r>
            <w:r w:rsidR="00513E2D">
              <w:rPr>
                <w:noProof/>
                <w:webHidden/>
              </w:rPr>
              <w:fldChar w:fldCharType="separate"/>
            </w:r>
            <w:r w:rsidR="0089025C">
              <w:rPr>
                <w:noProof/>
                <w:webHidden/>
              </w:rPr>
              <w:t>1015</w:t>
            </w:r>
            <w:r w:rsidR="00513E2D">
              <w:rPr>
                <w:noProof/>
                <w:webHidden/>
              </w:rPr>
              <w:fldChar w:fldCharType="end"/>
            </w:r>
          </w:hyperlink>
        </w:p>
        <w:p w14:paraId="6DC1B911" w14:textId="672E602A" w:rsidR="00513E2D" w:rsidRDefault="002F6766">
          <w:pPr>
            <w:pStyle w:val="TOC3"/>
            <w:tabs>
              <w:tab w:val="right" w:leader="dot" w:pos="8846"/>
            </w:tabs>
            <w:rPr>
              <w:rFonts w:asciiTheme="minorHAnsi" w:eastAsia="SimSun" w:hAnsiTheme="minorHAnsi"/>
              <w:noProof/>
              <w:szCs w:val="24"/>
              <w:lang w:val="en-US" w:eastAsia="zh-CN"/>
            </w:rPr>
          </w:pPr>
          <w:hyperlink w:anchor="_Toc459399454" w:history="1">
            <w:r w:rsidR="00513E2D" w:rsidRPr="001C33AF">
              <w:rPr>
                <w:rStyle w:val="Hyperlink"/>
                <w:noProof/>
              </w:rPr>
              <w:t>Lazarus Saturday</w:t>
            </w:r>
            <w:r w:rsidR="00513E2D">
              <w:rPr>
                <w:noProof/>
                <w:webHidden/>
              </w:rPr>
              <w:tab/>
            </w:r>
            <w:r w:rsidR="00513E2D">
              <w:rPr>
                <w:noProof/>
                <w:webHidden/>
              </w:rPr>
              <w:fldChar w:fldCharType="begin"/>
            </w:r>
            <w:r w:rsidR="00513E2D">
              <w:rPr>
                <w:noProof/>
                <w:webHidden/>
              </w:rPr>
              <w:instrText xml:space="preserve"> PAGEREF _Toc459399454 \h </w:instrText>
            </w:r>
            <w:r w:rsidR="00513E2D">
              <w:rPr>
                <w:noProof/>
                <w:webHidden/>
              </w:rPr>
            </w:r>
            <w:r w:rsidR="00513E2D">
              <w:rPr>
                <w:noProof/>
                <w:webHidden/>
              </w:rPr>
              <w:fldChar w:fldCharType="separate"/>
            </w:r>
            <w:r w:rsidR="0089025C">
              <w:rPr>
                <w:noProof/>
                <w:webHidden/>
              </w:rPr>
              <w:t>1036</w:t>
            </w:r>
            <w:r w:rsidR="00513E2D">
              <w:rPr>
                <w:noProof/>
                <w:webHidden/>
              </w:rPr>
              <w:fldChar w:fldCharType="end"/>
            </w:r>
          </w:hyperlink>
        </w:p>
        <w:p w14:paraId="3BE5B2B1" w14:textId="2B72C33C" w:rsidR="00513E2D" w:rsidRDefault="002F6766">
          <w:pPr>
            <w:pStyle w:val="TOC3"/>
            <w:tabs>
              <w:tab w:val="right" w:leader="dot" w:pos="8846"/>
            </w:tabs>
            <w:rPr>
              <w:rFonts w:asciiTheme="minorHAnsi" w:eastAsia="SimSun" w:hAnsiTheme="minorHAnsi"/>
              <w:noProof/>
              <w:szCs w:val="24"/>
              <w:lang w:val="en-US" w:eastAsia="zh-CN"/>
            </w:rPr>
          </w:pPr>
          <w:hyperlink w:anchor="_Toc459399455" w:history="1">
            <w:r w:rsidR="00513E2D" w:rsidRPr="001C33AF">
              <w:rPr>
                <w:rStyle w:val="Hyperlink"/>
                <w:noProof/>
              </w:rPr>
              <w:t>Palm Sunday</w:t>
            </w:r>
            <w:r w:rsidR="00513E2D">
              <w:rPr>
                <w:noProof/>
                <w:webHidden/>
              </w:rPr>
              <w:tab/>
            </w:r>
            <w:r w:rsidR="00513E2D">
              <w:rPr>
                <w:noProof/>
                <w:webHidden/>
              </w:rPr>
              <w:fldChar w:fldCharType="begin"/>
            </w:r>
            <w:r w:rsidR="00513E2D">
              <w:rPr>
                <w:noProof/>
                <w:webHidden/>
              </w:rPr>
              <w:instrText xml:space="preserve"> PAGEREF _Toc459399455 \h </w:instrText>
            </w:r>
            <w:r w:rsidR="00513E2D">
              <w:rPr>
                <w:noProof/>
                <w:webHidden/>
              </w:rPr>
            </w:r>
            <w:r w:rsidR="00513E2D">
              <w:rPr>
                <w:noProof/>
                <w:webHidden/>
              </w:rPr>
              <w:fldChar w:fldCharType="separate"/>
            </w:r>
            <w:r w:rsidR="0089025C">
              <w:rPr>
                <w:noProof/>
                <w:webHidden/>
              </w:rPr>
              <w:t>1041</w:t>
            </w:r>
            <w:r w:rsidR="00513E2D">
              <w:rPr>
                <w:noProof/>
                <w:webHidden/>
              </w:rPr>
              <w:fldChar w:fldCharType="end"/>
            </w:r>
          </w:hyperlink>
        </w:p>
        <w:p w14:paraId="76051154" w14:textId="01FF8CB0" w:rsidR="00513E2D" w:rsidRDefault="002F6766">
          <w:pPr>
            <w:pStyle w:val="TOC3"/>
            <w:tabs>
              <w:tab w:val="right" w:leader="dot" w:pos="8846"/>
            </w:tabs>
            <w:rPr>
              <w:rFonts w:asciiTheme="minorHAnsi" w:eastAsia="SimSun" w:hAnsiTheme="minorHAnsi"/>
              <w:noProof/>
              <w:szCs w:val="24"/>
              <w:lang w:val="en-US" w:eastAsia="zh-CN"/>
            </w:rPr>
          </w:pPr>
          <w:hyperlink w:anchor="_Toc459399456" w:history="1">
            <w:r w:rsidR="00513E2D" w:rsidRPr="001C33AF">
              <w:rPr>
                <w:rStyle w:val="Hyperlink"/>
                <w:noProof/>
              </w:rPr>
              <w:t>Joyous Saturday</w:t>
            </w:r>
            <w:r w:rsidR="00513E2D">
              <w:rPr>
                <w:noProof/>
                <w:webHidden/>
              </w:rPr>
              <w:tab/>
            </w:r>
            <w:r w:rsidR="00513E2D">
              <w:rPr>
                <w:noProof/>
                <w:webHidden/>
              </w:rPr>
              <w:fldChar w:fldCharType="begin"/>
            </w:r>
            <w:r w:rsidR="00513E2D">
              <w:rPr>
                <w:noProof/>
                <w:webHidden/>
              </w:rPr>
              <w:instrText xml:space="preserve"> PAGEREF _Toc459399456 \h </w:instrText>
            </w:r>
            <w:r w:rsidR="00513E2D">
              <w:rPr>
                <w:noProof/>
                <w:webHidden/>
              </w:rPr>
            </w:r>
            <w:r w:rsidR="00513E2D">
              <w:rPr>
                <w:noProof/>
                <w:webHidden/>
              </w:rPr>
              <w:fldChar w:fldCharType="separate"/>
            </w:r>
            <w:r w:rsidR="0089025C">
              <w:rPr>
                <w:noProof/>
                <w:webHidden/>
              </w:rPr>
              <w:t>1049</w:t>
            </w:r>
            <w:r w:rsidR="00513E2D">
              <w:rPr>
                <w:noProof/>
                <w:webHidden/>
              </w:rPr>
              <w:fldChar w:fldCharType="end"/>
            </w:r>
          </w:hyperlink>
        </w:p>
        <w:p w14:paraId="3B76CC56" w14:textId="73BD1737" w:rsidR="00513E2D" w:rsidRDefault="002F6766">
          <w:pPr>
            <w:pStyle w:val="TOC3"/>
            <w:tabs>
              <w:tab w:val="right" w:leader="dot" w:pos="8846"/>
            </w:tabs>
            <w:rPr>
              <w:rFonts w:asciiTheme="minorHAnsi" w:eastAsia="SimSun" w:hAnsiTheme="minorHAnsi"/>
              <w:noProof/>
              <w:szCs w:val="24"/>
              <w:lang w:val="en-US" w:eastAsia="zh-CN"/>
            </w:rPr>
          </w:pPr>
          <w:hyperlink w:anchor="_Toc459399457" w:history="1">
            <w:r w:rsidR="00513E2D" w:rsidRPr="001C33AF">
              <w:rPr>
                <w:rStyle w:val="Hyperlink"/>
                <w:noProof/>
              </w:rPr>
              <w:t>Resurrection Sunday</w:t>
            </w:r>
            <w:r w:rsidR="00513E2D">
              <w:rPr>
                <w:noProof/>
                <w:webHidden/>
              </w:rPr>
              <w:tab/>
            </w:r>
            <w:r w:rsidR="00513E2D">
              <w:rPr>
                <w:noProof/>
                <w:webHidden/>
              </w:rPr>
              <w:fldChar w:fldCharType="begin"/>
            </w:r>
            <w:r w:rsidR="00513E2D">
              <w:rPr>
                <w:noProof/>
                <w:webHidden/>
              </w:rPr>
              <w:instrText xml:space="preserve"> PAGEREF _Toc459399457 \h </w:instrText>
            </w:r>
            <w:r w:rsidR="00513E2D">
              <w:rPr>
                <w:noProof/>
                <w:webHidden/>
              </w:rPr>
            </w:r>
            <w:r w:rsidR="00513E2D">
              <w:rPr>
                <w:noProof/>
                <w:webHidden/>
              </w:rPr>
              <w:fldChar w:fldCharType="separate"/>
            </w:r>
            <w:r w:rsidR="0089025C">
              <w:rPr>
                <w:noProof/>
                <w:webHidden/>
              </w:rPr>
              <w:t>1057</w:t>
            </w:r>
            <w:r w:rsidR="00513E2D">
              <w:rPr>
                <w:noProof/>
                <w:webHidden/>
              </w:rPr>
              <w:fldChar w:fldCharType="end"/>
            </w:r>
          </w:hyperlink>
        </w:p>
        <w:p w14:paraId="5789CCCB" w14:textId="3AEA57D3" w:rsidR="00513E2D" w:rsidRDefault="002F6766">
          <w:pPr>
            <w:pStyle w:val="TOC3"/>
            <w:tabs>
              <w:tab w:val="right" w:leader="dot" w:pos="8846"/>
            </w:tabs>
            <w:rPr>
              <w:rFonts w:asciiTheme="minorHAnsi" w:eastAsia="SimSun" w:hAnsiTheme="minorHAnsi"/>
              <w:noProof/>
              <w:szCs w:val="24"/>
              <w:lang w:val="en-US" w:eastAsia="zh-CN"/>
            </w:rPr>
          </w:pPr>
          <w:hyperlink w:anchor="_Toc459399458" w:history="1">
            <w:r w:rsidR="00513E2D" w:rsidRPr="001C33AF">
              <w:rPr>
                <w:rStyle w:val="Hyperlink"/>
                <w:noProof/>
              </w:rPr>
              <w:t>Thomas Sunday</w:t>
            </w:r>
            <w:r w:rsidR="00513E2D">
              <w:rPr>
                <w:noProof/>
                <w:webHidden/>
              </w:rPr>
              <w:tab/>
            </w:r>
            <w:r w:rsidR="00513E2D">
              <w:rPr>
                <w:noProof/>
                <w:webHidden/>
              </w:rPr>
              <w:fldChar w:fldCharType="begin"/>
            </w:r>
            <w:r w:rsidR="00513E2D">
              <w:rPr>
                <w:noProof/>
                <w:webHidden/>
              </w:rPr>
              <w:instrText xml:space="preserve"> PAGEREF _Toc459399458 \h </w:instrText>
            </w:r>
            <w:r w:rsidR="00513E2D">
              <w:rPr>
                <w:noProof/>
                <w:webHidden/>
              </w:rPr>
            </w:r>
            <w:r w:rsidR="00513E2D">
              <w:rPr>
                <w:noProof/>
                <w:webHidden/>
              </w:rPr>
              <w:fldChar w:fldCharType="separate"/>
            </w:r>
            <w:r w:rsidR="0089025C">
              <w:rPr>
                <w:noProof/>
                <w:webHidden/>
              </w:rPr>
              <w:t>1068</w:t>
            </w:r>
            <w:r w:rsidR="00513E2D">
              <w:rPr>
                <w:noProof/>
                <w:webHidden/>
              </w:rPr>
              <w:fldChar w:fldCharType="end"/>
            </w:r>
          </w:hyperlink>
        </w:p>
        <w:p w14:paraId="5C826182" w14:textId="418737FD" w:rsidR="00513E2D" w:rsidRDefault="002F6766">
          <w:pPr>
            <w:pStyle w:val="TOC3"/>
            <w:tabs>
              <w:tab w:val="right" w:leader="dot" w:pos="8846"/>
            </w:tabs>
            <w:rPr>
              <w:rFonts w:asciiTheme="minorHAnsi" w:eastAsia="SimSun" w:hAnsiTheme="minorHAnsi"/>
              <w:noProof/>
              <w:szCs w:val="24"/>
              <w:lang w:val="en-US" w:eastAsia="zh-CN"/>
            </w:rPr>
          </w:pPr>
          <w:hyperlink w:anchor="_Toc459399459" w:history="1">
            <w:r w:rsidR="00513E2D" w:rsidRPr="001C33AF">
              <w:rPr>
                <w:rStyle w:val="Hyperlink"/>
                <w:noProof/>
              </w:rPr>
              <w:t>Ascension</w:t>
            </w:r>
            <w:r w:rsidR="00513E2D">
              <w:rPr>
                <w:noProof/>
                <w:webHidden/>
              </w:rPr>
              <w:tab/>
            </w:r>
            <w:r w:rsidR="00513E2D">
              <w:rPr>
                <w:noProof/>
                <w:webHidden/>
              </w:rPr>
              <w:fldChar w:fldCharType="begin"/>
            </w:r>
            <w:r w:rsidR="00513E2D">
              <w:rPr>
                <w:noProof/>
                <w:webHidden/>
              </w:rPr>
              <w:instrText xml:space="preserve"> PAGEREF _Toc459399459 \h </w:instrText>
            </w:r>
            <w:r w:rsidR="00513E2D">
              <w:rPr>
                <w:noProof/>
                <w:webHidden/>
              </w:rPr>
            </w:r>
            <w:r w:rsidR="00513E2D">
              <w:rPr>
                <w:noProof/>
                <w:webHidden/>
              </w:rPr>
              <w:fldChar w:fldCharType="separate"/>
            </w:r>
            <w:r w:rsidR="0089025C">
              <w:rPr>
                <w:noProof/>
                <w:webHidden/>
              </w:rPr>
              <w:t>1070</w:t>
            </w:r>
            <w:r w:rsidR="00513E2D">
              <w:rPr>
                <w:noProof/>
                <w:webHidden/>
              </w:rPr>
              <w:fldChar w:fldCharType="end"/>
            </w:r>
          </w:hyperlink>
        </w:p>
        <w:p w14:paraId="10E3A94C" w14:textId="550400EA" w:rsidR="00513E2D" w:rsidRDefault="002F6766">
          <w:pPr>
            <w:pStyle w:val="TOC3"/>
            <w:tabs>
              <w:tab w:val="right" w:leader="dot" w:pos="8846"/>
            </w:tabs>
            <w:rPr>
              <w:rFonts w:asciiTheme="minorHAnsi" w:eastAsia="SimSun" w:hAnsiTheme="minorHAnsi"/>
              <w:noProof/>
              <w:szCs w:val="24"/>
              <w:lang w:val="en-US" w:eastAsia="zh-CN"/>
            </w:rPr>
          </w:pPr>
          <w:hyperlink w:anchor="_Toc459399460" w:history="1">
            <w:r w:rsidR="00513E2D" w:rsidRPr="001C33AF">
              <w:rPr>
                <w:rStyle w:val="Hyperlink"/>
                <w:noProof/>
              </w:rPr>
              <w:t>Pentecost</w:t>
            </w:r>
            <w:r w:rsidR="00513E2D">
              <w:rPr>
                <w:noProof/>
                <w:webHidden/>
              </w:rPr>
              <w:tab/>
            </w:r>
            <w:r w:rsidR="00513E2D">
              <w:rPr>
                <w:noProof/>
                <w:webHidden/>
              </w:rPr>
              <w:fldChar w:fldCharType="begin"/>
            </w:r>
            <w:r w:rsidR="00513E2D">
              <w:rPr>
                <w:noProof/>
                <w:webHidden/>
              </w:rPr>
              <w:instrText xml:space="preserve"> PAGEREF _Toc459399460 \h </w:instrText>
            </w:r>
            <w:r w:rsidR="00513E2D">
              <w:rPr>
                <w:noProof/>
                <w:webHidden/>
              </w:rPr>
            </w:r>
            <w:r w:rsidR="00513E2D">
              <w:rPr>
                <w:noProof/>
                <w:webHidden/>
              </w:rPr>
              <w:fldChar w:fldCharType="separate"/>
            </w:r>
            <w:r w:rsidR="0089025C">
              <w:rPr>
                <w:noProof/>
                <w:webHidden/>
              </w:rPr>
              <w:t>1080</w:t>
            </w:r>
            <w:r w:rsidR="00513E2D">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843" w:name="_Toc459399451"/>
      <w:r>
        <w:lastRenderedPageBreak/>
        <w:t>Jonah’s Fast</w:t>
      </w:r>
      <w:bookmarkEnd w:id="1842"/>
      <w:bookmarkEnd w:id="1841"/>
      <w:bookmarkEnd w:id="1840"/>
      <w:bookmarkEnd w:id="1843"/>
    </w:p>
    <w:p w14:paraId="7A658690" w14:textId="77777777" w:rsidR="001E5E16" w:rsidRPr="001E5E16" w:rsidRDefault="001E5E16" w:rsidP="001E5E16">
      <w:pPr>
        <w:pStyle w:val="Heading4"/>
      </w:pPr>
      <w:bookmarkStart w:id="1844" w:name="_Ref434478053"/>
      <w:r>
        <w:t>The Doxology</w:t>
      </w:r>
      <w:r w:rsidR="00E21EA3">
        <w:t xml:space="preserve"> of Jonah’s Fast</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45" w:name="_Toc410196228"/>
      <w:bookmarkStart w:id="1846" w:name="_Toc410196470"/>
      <w:bookmarkStart w:id="1847" w:name="_Toc410196972"/>
      <w:bookmarkStart w:id="1848" w:name="_Toc459399452"/>
      <w:r>
        <w:t>Jonah’s Feast</w:t>
      </w:r>
      <w:bookmarkEnd w:id="1845"/>
      <w:bookmarkEnd w:id="1846"/>
      <w:bookmarkEnd w:id="1847"/>
      <w:bookmarkEnd w:id="1848"/>
    </w:p>
    <w:p w14:paraId="6EE6C439" w14:textId="77777777" w:rsidR="00495F1A" w:rsidRDefault="00495F1A" w:rsidP="00495F1A">
      <w:pPr>
        <w:pStyle w:val="Heading3"/>
      </w:pPr>
      <w:bookmarkStart w:id="1849" w:name="_Toc410196229"/>
      <w:bookmarkStart w:id="1850" w:name="_Toc410196471"/>
      <w:bookmarkStart w:id="1851" w:name="_Toc410196973"/>
      <w:bookmarkStart w:id="1852" w:name="_Toc459399453"/>
      <w:r>
        <w:t>Great Lent</w:t>
      </w:r>
      <w:bookmarkEnd w:id="1849"/>
      <w:bookmarkEnd w:id="1850"/>
      <w:bookmarkEnd w:id="1851"/>
      <w:bookmarkEnd w:id="1852"/>
    </w:p>
    <w:p w14:paraId="2602B6E5" w14:textId="77777777" w:rsidR="00EC2AEB" w:rsidRPr="001E5E16" w:rsidRDefault="00EC2AEB" w:rsidP="00EC2AEB">
      <w:pPr>
        <w:pStyle w:val="Heading4"/>
      </w:pPr>
      <w:bookmarkStart w:id="1853" w:name="_Ref434478080"/>
      <w:r>
        <w:t>The Doxology</w:t>
      </w:r>
      <w:r w:rsidR="00420CFA">
        <w:t xml:space="preserve"> for Saturday and Sunday</w:t>
      </w:r>
      <w:r w:rsidR="00E21EA3">
        <w:t xml:space="preserve"> in Great Lent</w:t>
      </w:r>
      <w:bookmarkEnd w:id="1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54" w:name="_Ref434478104"/>
      <w:r>
        <w:t>The Doxology</w:t>
      </w:r>
      <w:r w:rsidR="00E21EA3">
        <w:t xml:space="preserve"> for Weekdays in Great Lent</w:t>
      </w:r>
      <w:bookmarkEnd w:id="1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55"/>
            <w:r>
              <w:t>ⲛⲓⲉ̀ⲛⲉϩ</w:t>
            </w:r>
            <w:commentRangeEnd w:id="1855"/>
            <w:r>
              <w:rPr>
                <w:rStyle w:val="CommentReference"/>
                <w:rFonts w:ascii="Times New Roman" w:hAnsi="Times New Roman" w:cstheme="minorBidi"/>
                <w:noProof w:val="0"/>
              </w:rPr>
              <w:commentReference w:id="1855"/>
            </w:r>
            <w:r>
              <w:t>.</w:t>
            </w:r>
          </w:p>
        </w:tc>
      </w:tr>
    </w:tbl>
    <w:p w14:paraId="1A70F51E" w14:textId="77777777" w:rsidR="00420CFA" w:rsidRPr="001E5E16" w:rsidRDefault="00420CFA" w:rsidP="00420CFA">
      <w:pPr>
        <w:pStyle w:val="Heading4"/>
      </w:pPr>
      <w:bookmarkStart w:id="1856" w:name="_Ref434478128"/>
      <w:r>
        <w:t>A Second Doxology for Weekdays</w:t>
      </w:r>
      <w:r w:rsidR="00E21EA3">
        <w:t xml:space="preserve"> in Great Lent</w:t>
      </w:r>
      <w:bookmarkEnd w:id="18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57"/>
            <w:r>
              <w:t xml:space="preserve">He </w:t>
            </w:r>
            <w:r w:rsidR="00253DD3">
              <w:t>humiliated</w:t>
            </w:r>
          </w:p>
          <w:p w14:paraId="774AFAE4" w14:textId="77777777" w:rsidR="00420CFA" w:rsidRDefault="00420CFA" w:rsidP="00420CFA">
            <w:pPr>
              <w:pStyle w:val="EngHangEnd"/>
            </w:pPr>
            <w:r>
              <w:t>The Tempter</w:t>
            </w:r>
            <w:commentRangeEnd w:id="1857"/>
            <w:r>
              <w:rPr>
                <w:rStyle w:val="CommentReference"/>
              </w:rPr>
              <w:commentReference w:id="1857"/>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58"/>
            <w:r>
              <w:t>“Fast in watchfulness</w:t>
            </w:r>
          </w:p>
          <w:p w14:paraId="6B2FDE71" w14:textId="77777777" w:rsidR="00420CFA" w:rsidRDefault="00420CFA" w:rsidP="00420CFA">
            <w:pPr>
              <w:pStyle w:val="EngHangEnd"/>
            </w:pPr>
            <w:r>
              <w:t>By day and by night.”</w:t>
            </w:r>
            <w:commentRangeEnd w:id="1858"/>
            <w:r>
              <w:rPr>
                <w:rStyle w:val="CommentReference"/>
              </w:rPr>
              <w:commentReference w:id="1858"/>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59" w:name="_Ref434478147"/>
      <w:r>
        <w:t>A Third</w:t>
      </w:r>
      <w:r w:rsidR="00420CFA">
        <w:t xml:space="preserve"> Doxology</w:t>
      </w:r>
      <w:r>
        <w:t xml:space="preserve"> for Weekdays</w:t>
      </w:r>
      <w:r w:rsidR="00E21EA3">
        <w:t xml:space="preserve"> in Great Lent</w:t>
      </w:r>
      <w:bookmarkEnd w:id="18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60" w:name="_Ref434478172"/>
      <w:r>
        <w:lastRenderedPageBreak/>
        <w:t xml:space="preserve">The </w:t>
      </w:r>
      <w:r w:rsidR="007A72D2">
        <w:t xml:space="preserve">Fourth </w:t>
      </w:r>
      <w:r>
        <w:t>Doxology</w:t>
      </w:r>
      <w:r w:rsidR="007A72D2">
        <w:t xml:space="preserve"> </w:t>
      </w:r>
      <w:r w:rsidR="00E21EA3">
        <w:t>for Great Lent</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61"/>
            <w:r>
              <w:t xml:space="preserve">Ϯⲛⲏⲥⲧⲓⲁ̀ </w:t>
            </w:r>
            <w:commentRangeEnd w:id="1861"/>
            <w:r>
              <w:rPr>
                <w:rStyle w:val="CommentReference"/>
                <w:rFonts w:ascii="Times New Roman" w:hAnsi="Times New Roman" w:cstheme="minorBidi"/>
                <w:noProof w:val="0"/>
              </w:rPr>
              <w:commentReference w:id="1861"/>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62"/>
            <w:r>
              <w:t>pretense</w:t>
            </w:r>
            <w:commentRangeEnd w:id="1862"/>
            <w:r>
              <w:rPr>
                <w:rStyle w:val="CommentReference"/>
              </w:rPr>
              <w:commentReference w:id="1862"/>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63"/>
            <w:r>
              <w:t>strugglers</w:t>
            </w:r>
            <w:commentRangeEnd w:id="1863"/>
            <w:r>
              <w:rPr>
                <w:rStyle w:val="CommentReference"/>
              </w:rPr>
              <w:commentReference w:id="1863"/>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64"/>
            <w:r>
              <w:t>martyrdom</w:t>
            </w:r>
            <w:commentRangeEnd w:id="1864"/>
            <w:r>
              <w:rPr>
                <w:rStyle w:val="CommentReference"/>
              </w:rPr>
              <w:commentReference w:id="1864"/>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65"/>
            <w:r>
              <w:t xml:space="preserve">carries </w:t>
            </w:r>
            <w:commentRangeEnd w:id="1865"/>
            <w:r>
              <w:rPr>
                <w:rStyle w:val="CommentReference"/>
              </w:rPr>
              <w:commentReference w:id="1865"/>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66"/>
            <w:r>
              <w:t>assembly</w:t>
            </w:r>
            <w:commentRangeEnd w:id="1866"/>
            <w:r>
              <w:rPr>
                <w:rStyle w:val="CommentReference"/>
              </w:rPr>
              <w:commentReference w:id="1866"/>
            </w:r>
            <w:r>
              <w:t>,</w:t>
            </w:r>
          </w:p>
          <w:p w14:paraId="33941A18" w14:textId="77777777" w:rsidR="006A78B4" w:rsidRDefault="006A78B4" w:rsidP="006A78B4">
            <w:pPr>
              <w:pStyle w:val="EngHangEnd"/>
            </w:pPr>
            <w:r>
              <w:t xml:space="preserve">From now until the </w:t>
            </w:r>
            <w:commentRangeStart w:id="1867"/>
            <w:r>
              <w:t>ages of ages</w:t>
            </w:r>
            <w:commentRangeEnd w:id="1867"/>
            <w:r>
              <w:rPr>
                <w:rStyle w:val="CommentReference"/>
              </w:rPr>
              <w:commentReference w:id="1867"/>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68" w:name="_Ref434476347"/>
      <w:r>
        <w:t>The Psali Adam</w:t>
      </w:r>
      <w:r w:rsidR="006C1B94">
        <w:t xml:space="preserve"> for Great Lent</w:t>
      </w:r>
      <w:bookmarkEnd w:id="1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69" w:name="_Ref434476369"/>
      <w:r>
        <w:t>The Psali Batos</w:t>
      </w:r>
      <w:r w:rsidR="006C1B94">
        <w:t xml:space="preserve"> for Great Lent</w:t>
      </w:r>
      <w:bookmarkEnd w:id="1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70" w:name="_Toc410196230"/>
      <w:bookmarkStart w:id="1871" w:name="_Toc410196472"/>
      <w:bookmarkStart w:id="1872" w:name="_Toc410196974"/>
      <w:bookmarkStart w:id="1873" w:name="_Toc459399454"/>
      <w:r>
        <w:t>Lazarus Saturday</w:t>
      </w:r>
      <w:bookmarkEnd w:id="1870"/>
      <w:bookmarkEnd w:id="1871"/>
      <w:bookmarkEnd w:id="1872"/>
      <w:bookmarkEnd w:id="1873"/>
    </w:p>
    <w:p w14:paraId="536840DE" w14:textId="77777777" w:rsidR="00EC2AEB" w:rsidRPr="001E5E16" w:rsidRDefault="00EC2AEB" w:rsidP="00EC2AEB">
      <w:pPr>
        <w:pStyle w:val="Heading4"/>
      </w:pPr>
      <w:bookmarkStart w:id="1874" w:name="_Ref434478195"/>
      <w:r>
        <w:t>The Doxology</w:t>
      </w:r>
      <w:r w:rsidR="00E21EA3">
        <w:t xml:space="preserve"> for Lazarus Saturday</w:t>
      </w:r>
      <w:bookmarkEnd w:id="1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75" w:name="_Ref434476394"/>
      <w:r>
        <w:t>The Psali Batos</w:t>
      </w:r>
      <w:r w:rsidR="006C1B94">
        <w:t xml:space="preserve"> for Lazarus Saturday</w:t>
      </w:r>
      <w:bookmarkEnd w:id="1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76"/>
            <w:r>
              <w:t>With glory befitting You</w:t>
            </w:r>
            <w:commentRangeEnd w:id="1876"/>
            <w:r>
              <w:rPr>
                <w:rStyle w:val="CommentReference"/>
              </w:rPr>
              <w:commentReference w:id="1876"/>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77" w:name="_Toc410196231"/>
      <w:bookmarkStart w:id="1878" w:name="_Toc410196473"/>
      <w:bookmarkStart w:id="1879" w:name="_Toc410196975"/>
      <w:bookmarkStart w:id="1880" w:name="_Toc459399455"/>
      <w:r>
        <w:lastRenderedPageBreak/>
        <w:t>Palm Sunday</w:t>
      </w:r>
      <w:bookmarkEnd w:id="1877"/>
      <w:bookmarkEnd w:id="1878"/>
      <w:bookmarkEnd w:id="1879"/>
      <w:bookmarkEnd w:id="1880"/>
    </w:p>
    <w:p w14:paraId="5FD5B809" w14:textId="77777777" w:rsidR="00EC2AEB" w:rsidRPr="001E5E16" w:rsidRDefault="00EC2AEB" w:rsidP="00EC2AEB">
      <w:pPr>
        <w:pStyle w:val="Heading4"/>
      </w:pPr>
      <w:bookmarkStart w:id="1881" w:name="_Ref434478217"/>
      <w:r>
        <w:t xml:space="preserve">The </w:t>
      </w:r>
      <w:r w:rsidR="00FA139D">
        <w:t xml:space="preserve">First </w:t>
      </w:r>
      <w:r>
        <w:t>Doxology</w:t>
      </w:r>
      <w:r w:rsidR="00E21EA3">
        <w:t xml:space="preserve"> for Palm Sunday</w:t>
      </w:r>
      <w:bookmarkEnd w:id="1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82"/>
            <w:r>
              <w:t>To the ages.</w:t>
            </w:r>
            <w:commentRangeEnd w:id="1882"/>
            <w:r>
              <w:rPr>
                <w:rStyle w:val="CommentReference"/>
              </w:rPr>
              <w:commentReference w:id="1882"/>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83" w:name="_Ref434478234"/>
      <w:r>
        <w:t>The Second Doxology</w:t>
      </w:r>
      <w:r w:rsidR="00E21EA3">
        <w:t xml:space="preserve"> for Palm Sunday</w:t>
      </w:r>
      <w:bookmarkEnd w:id="1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4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84" w:name="_Ref434478255"/>
      <w:r>
        <w:lastRenderedPageBreak/>
        <w:t>The Third Doxology</w:t>
      </w:r>
      <w:r w:rsidR="00E21EA3">
        <w:t xml:space="preserve"> for Palm Sunday</w:t>
      </w:r>
      <w:bookmarkEnd w:id="1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4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85"/>
            <w:r>
              <w:t xml:space="preserve">is </w:t>
            </w:r>
            <w:commentRangeEnd w:id="1885"/>
            <w:r>
              <w:rPr>
                <w:rStyle w:val="CommentReference"/>
              </w:rPr>
              <w:commentReference w:id="1885"/>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86" w:name="_Ref434476417"/>
      <w:r>
        <w:t>The Psali Adam</w:t>
      </w:r>
      <w:r w:rsidR="006C1B94">
        <w:t xml:space="preserve"> for Palm Sunday</w:t>
      </w:r>
      <w:bookmarkEnd w:id="18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87"/>
            <w:r>
              <w:t xml:space="preserve">Offer </w:t>
            </w:r>
            <w:commentRangeEnd w:id="1887"/>
            <w:r>
              <w:rPr>
                <w:rStyle w:val="CommentReference"/>
              </w:rPr>
              <w:commentReference w:id="1887"/>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88"/>
            <w:r>
              <w:t>Kranion</w:t>
            </w:r>
            <w:commentRangeEnd w:id="1888"/>
            <w:r>
              <w:rPr>
                <w:rStyle w:val="CommentReference"/>
              </w:rPr>
              <w:commentReference w:id="1888"/>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89" w:name="_Toc459399456"/>
      <w:bookmarkStart w:id="1890" w:name="_Toc410196232"/>
      <w:bookmarkStart w:id="1891" w:name="_Toc410196474"/>
      <w:bookmarkStart w:id="1892" w:name="_Toc410196976"/>
      <w:r>
        <w:t>Joyous Saturday</w:t>
      </w:r>
      <w:bookmarkEnd w:id="1889"/>
    </w:p>
    <w:p w14:paraId="65F4337A" w14:textId="2CA465AF" w:rsidR="003E106D" w:rsidRDefault="003E106D" w:rsidP="003E106D">
      <w:pPr>
        <w:pStyle w:val="Heading4"/>
      </w:pPr>
      <w:bookmarkStart w:id="1893" w:name="_Ref435562018"/>
      <w:r>
        <w:t>The Psali Batos for the Joyous Saturday</w:t>
      </w:r>
      <w:bookmarkEnd w:id="1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94"/>
            <w:r>
              <w:t xml:space="preserve">abolished </w:t>
            </w:r>
            <w:commentRangeEnd w:id="1894"/>
            <w:r>
              <w:rPr>
                <w:rStyle w:val="CommentReference"/>
              </w:rPr>
              <w:commentReference w:id="1894"/>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95"/>
            <w:r>
              <w:t>power</w:t>
            </w:r>
            <w:commentRangeEnd w:id="1895"/>
            <w:r>
              <w:rPr>
                <w:rStyle w:val="CommentReference"/>
              </w:rPr>
              <w:commentReference w:id="1895"/>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96" w:name="_Toc459399457"/>
      <w:r>
        <w:t>Resurrection</w:t>
      </w:r>
      <w:bookmarkEnd w:id="1890"/>
      <w:bookmarkEnd w:id="1891"/>
      <w:bookmarkEnd w:id="1892"/>
      <w:r w:rsidR="003E106D">
        <w:t xml:space="preserve"> Sunday</w:t>
      </w:r>
      <w:bookmarkEnd w:id="1896"/>
    </w:p>
    <w:p w14:paraId="48D283B9" w14:textId="77777777" w:rsidR="00EC2AEB" w:rsidRPr="001E5E16" w:rsidRDefault="00EC2AEB" w:rsidP="00EC2AEB">
      <w:pPr>
        <w:pStyle w:val="Heading4"/>
      </w:pPr>
      <w:bookmarkStart w:id="1897" w:name="_Ref434478294"/>
      <w:r>
        <w:t>The Doxology</w:t>
      </w:r>
      <w:r w:rsidR="00E21EA3">
        <w:t xml:space="preserve"> for the Resurrection</w:t>
      </w:r>
      <w:bookmarkEnd w:id="18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98"/>
            <w:r>
              <w:t>Name</w:t>
            </w:r>
            <w:commentRangeEnd w:id="1898"/>
            <w:r>
              <w:rPr>
                <w:rStyle w:val="CommentReference"/>
              </w:rPr>
              <w:commentReference w:id="1898"/>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99" w:name="_Ref434478317"/>
      <w:r>
        <w:lastRenderedPageBreak/>
        <w:t>A</w:t>
      </w:r>
      <w:r w:rsidR="00E21EA3">
        <w:t>nother</w:t>
      </w:r>
      <w:r>
        <w:t xml:space="preserve"> Doxology</w:t>
      </w:r>
      <w:r w:rsidR="00E21EA3">
        <w:t xml:space="preserve"> for the Resurrection</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900" w:name="_Ref434478347"/>
      <w:r>
        <w:lastRenderedPageBreak/>
        <w:t>A Doxology for Archangel Michael</w:t>
      </w:r>
      <w:r w:rsidR="00E21EA3">
        <w:t xml:space="preserve"> for the Resurrection</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4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4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4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901" w:name="_Ref434476440"/>
      <w:r>
        <w:t>The Psali Adam</w:t>
      </w:r>
      <w:r w:rsidR="006C1B94">
        <w:t xml:space="preserve"> for the Resurrection</w:t>
      </w:r>
      <w:bookmarkEnd w:id="19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902" w:name="_Ref434476459"/>
      <w:r>
        <w:lastRenderedPageBreak/>
        <w:t>The Psali Batos</w:t>
      </w:r>
      <w:r w:rsidR="006C1B94">
        <w:t xml:space="preserve"> for the Resurrection</w:t>
      </w:r>
      <w:bookmarkEnd w:id="1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903" w:name="_Toc410196233"/>
      <w:bookmarkStart w:id="1904" w:name="_Toc410196475"/>
      <w:bookmarkStart w:id="1905" w:name="_Toc410196977"/>
      <w:bookmarkStart w:id="1906" w:name="_Toc459399458"/>
      <w:r>
        <w:t>Thomas Sunday</w:t>
      </w:r>
      <w:bookmarkEnd w:id="1903"/>
      <w:bookmarkEnd w:id="1904"/>
      <w:bookmarkEnd w:id="1905"/>
      <w:bookmarkEnd w:id="1906"/>
    </w:p>
    <w:p w14:paraId="1CFE554E" w14:textId="77777777" w:rsidR="00EC2AEB" w:rsidRDefault="00EC2AEB" w:rsidP="00EC2AEB">
      <w:pPr>
        <w:pStyle w:val="Heading4"/>
      </w:pPr>
      <w:bookmarkStart w:id="1907" w:name="_Ref434478375"/>
      <w:r>
        <w:t>The Doxology</w:t>
      </w:r>
      <w:r w:rsidR="00E21EA3">
        <w:t xml:space="preserve"> for Thomas Sunday</w:t>
      </w:r>
      <w:bookmarkEnd w:id="1907"/>
    </w:p>
    <w:p w14:paraId="641B4975" w14:textId="28B319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89025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89025C">
        <w:rPr>
          <w:noProof/>
        </w:rPr>
        <w:t>1057</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4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4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4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4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08"/>
            <w:r>
              <w:t xml:space="preserve">Jesus </w:t>
            </w:r>
            <w:commentRangeEnd w:id="1908"/>
            <w:r>
              <w:rPr>
                <w:rStyle w:val="CommentReference"/>
                <w:rFonts w:ascii="Times New Roman" w:hAnsi="Times New Roman"/>
              </w:rPr>
              <w:commentReference w:id="1908"/>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09" w:name="_Toc410196235"/>
      <w:bookmarkStart w:id="1910" w:name="_Toc410196477"/>
      <w:bookmarkStart w:id="1911" w:name="_Toc410196979"/>
      <w:bookmarkStart w:id="1912" w:name="_Toc459399459"/>
      <w:r>
        <w:t>Ascension</w:t>
      </w:r>
      <w:bookmarkEnd w:id="1909"/>
      <w:bookmarkEnd w:id="1910"/>
      <w:bookmarkEnd w:id="1911"/>
      <w:bookmarkEnd w:id="1912"/>
    </w:p>
    <w:p w14:paraId="41C1E8F1" w14:textId="77777777" w:rsidR="00EC2AEB" w:rsidRPr="001E5E16" w:rsidRDefault="00EC2AEB" w:rsidP="00EC2AEB">
      <w:pPr>
        <w:pStyle w:val="Heading4"/>
      </w:pPr>
      <w:bookmarkStart w:id="1913" w:name="_Ref434478556"/>
      <w:r>
        <w:t>The Doxology</w:t>
      </w:r>
      <w:r w:rsidR="00CC1CA8">
        <w:t xml:space="preserve"> for the Ascension</w:t>
      </w:r>
      <w:bookmarkEnd w:id="1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14"/>
            <w:r>
              <w:t>Name</w:t>
            </w:r>
            <w:commentRangeEnd w:id="1914"/>
            <w:r>
              <w:rPr>
                <w:rStyle w:val="CommentReference"/>
              </w:rPr>
              <w:commentReference w:id="1914"/>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15"/>
            <w:r>
              <w:t>to Him</w:t>
            </w:r>
            <w:commentRangeEnd w:id="1915"/>
            <w:r>
              <w:rPr>
                <w:rStyle w:val="CommentReference"/>
              </w:rPr>
              <w:commentReference w:id="1915"/>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16"/>
            <w:r>
              <w:t>might</w:t>
            </w:r>
            <w:commentRangeEnd w:id="1916"/>
            <w:r>
              <w:rPr>
                <w:rStyle w:val="CommentReference"/>
              </w:rPr>
              <w:commentReference w:id="1916"/>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17"/>
            <w:r>
              <w:t xml:space="preserve">Jesus </w:t>
            </w:r>
            <w:commentRangeEnd w:id="1917"/>
            <w:r>
              <w:rPr>
                <w:rStyle w:val="CommentReference"/>
                <w:rFonts w:ascii="Times New Roman" w:hAnsi="Times New Roman"/>
              </w:rPr>
              <w:commentReference w:id="1917"/>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18" w:name="_Ref434476482"/>
      <w:r>
        <w:t>The Psali Adam</w:t>
      </w:r>
      <w:r w:rsidR="006C1B94">
        <w:t xml:space="preserve"> for the Ascension</w:t>
      </w:r>
      <w:bookmarkEnd w:id="1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19" w:name="_Ref434476541"/>
      <w:r>
        <w:t>The Psali Batos</w:t>
      </w:r>
      <w:r w:rsidR="006C1B94">
        <w:t xml:space="preserve"> for the Ascension</w:t>
      </w:r>
      <w:bookmarkEnd w:id="1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20"/>
            <w:r>
              <w:t>miracles</w:t>
            </w:r>
            <w:commentRangeEnd w:id="1920"/>
            <w:r>
              <w:rPr>
                <w:rStyle w:val="CommentReference"/>
              </w:rPr>
              <w:commentReference w:id="1920"/>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21" w:name="_Toc410196236"/>
      <w:bookmarkStart w:id="1922" w:name="_Toc410196478"/>
      <w:bookmarkStart w:id="1923" w:name="_Toc410196980"/>
      <w:bookmarkStart w:id="1924" w:name="_Toc459399460"/>
      <w:r>
        <w:t>Pentecost</w:t>
      </w:r>
      <w:bookmarkEnd w:id="1921"/>
      <w:bookmarkEnd w:id="1922"/>
      <w:bookmarkEnd w:id="1923"/>
      <w:bookmarkEnd w:id="1924"/>
    </w:p>
    <w:p w14:paraId="79712352" w14:textId="77777777" w:rsidR="00EC2AEB" w:rsidRPr="001E5E16" w:rsidRDefault="00EC2AEB" w:rsidP="00EC2AEB">
      <w:pPr>
        <w:pStyle w:val="Heading4"/>
      </w:pPr>
      <w:bookmarkStart w:id="1925" w:name="_Ref434478581"/>
      <w:r>
        <w:t>The Doxology</w:t>
      </w:r>
      <w:r w:rsidR="00CC1CA8">
        <w:t xml:space="preserve"> for Pentecost</w:t>
      </w:r>
      <w:bookmarkEnd w:id="1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26"/>
            <w:r>
              <w:t>Name</w:t>
            </w:r>
            <w:commentRangeEnd w:id="1926"/>
            <w:r>
              <w:rPr>
                <w:rStyle w:val="CommentReference"/>
              </w:rPr>
              <w:commentReference w:id="1926"/>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27"/>
            <w:r>
              <w:t>to Him</w:t>
            </w:r>
            <w:commentRangeEnd w:id="1927"/>
            <w:r>
              <w:rPr>
                <w:rStyle w:val="CommentReference"/>
              </w:rPr>
              <w:commentReference w:id="1927"/>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28"/>
            <w:r>
              <w:t>might</w:t>
            </w:r>
            <w:commentRangeEnd w:id="1928"/>
            <w:r>
              <w:rPr>
                <w:rStyle w:val="CommentReference"/>
              </w:rPr>
              <w:commentReference w:id="1928"/>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29" w:name="_Ref434476566"/>
      <w:r>
        <w:lastRenderedPageBreak/>
        <w:t>The Psali Adam</w:t>
      </w:r>
      <w:r w:rsidR="006C1B94">
        <w:t xml:space="preserve"> for Pentecost</w:t>
      </w:r>
      <w:bookmarkEnd w:id="1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63EEE5A2" w:rsidR="00B411C9" w:rsidRDefault="00B411C9" w:rsidP="00B411C9">
      <w:pPr>
        <w:pStyle w:val="Heading2"/>
      </w:pPr>
      <w:bookmarkStart w:id="1930" w:name="_Toc459399215"/>
      <w:bookmarkEnd w:id="173"/>
      <w:bookmarkEnd w:id="174"/>
      <w:bookmarkEnd w:id="175"/>
      <w:bookmarkEnd w:id="1795"/>
      <w:r>
        <w:lastRenderedPageBreak/>
        <w:t>Index of Psalis</w:t>
      </w:r>
      <w:bookmarkEnd w:id="1930"/>
    </w:p>
    <w:p w14:paraId="440035E9" w14:textId="572103FC" w:rsidR="003E106D" w:rsidRPr="003E106D" w:rsidRDefault="003E106D" w:rsidP="003E106D">
      <w:pPr>
        <w:pStyle w:val="Heading3"/>
      </w:pPr>
      <w:r>
        <w:t>Seasonal Psalis</w:t>
      </w:r>
    </w:p>
    <w:p w14:paraId="0EFBDCCD" w14:textId="5DD21D2F"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89025C">
        <w:t>The Psali Adam for the Ecclesiastical New Year</w:t>
      </w:r>
      <w:r>
        <w:fldChar w:fldCharType="end"/>
      </w:r>
      <w:r>
        <w:tab/>
      </w:r>
      <w:r>
        <w:fldChar w:fldCharType="begin"/>
      </w:r>
      <w:r>
        <w:instrText xml:space="preserve"> PAGEREF _Ref434473482 \h </w:instrText>
      </w:r>
      <w:r>
        <w:fldChar w:fldCharType="separate"/>
      </w:r>
      <w:r w:rsidR="0089025C">
        <w:rPr>
          <w:noProof/>
        </w:rPr>
        <w:t>585</w:t>
      </w:r>
      <w:r>
        <w:fldChar w:fldCharType="end"/>
      </w:r>
    </w:p>
    <w:p w14:paraId="6F52649C" w14:textId="2D20D9D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89025C">
        <w:t>The Psali Batos for the Ecclesiastical New Year</w:t>
      </w:r>
      <w:r>
        <w:fldChar w:fldCharType="end"/>
      </w:r>
      <w:r>
        <w:tab/>
      </w:r>
      <w:r>
        <w:fldChar w:fldCharType="begin"/>
      </w:r>
      <w:r>
        <w:instrText xml:space="preserve"> PAGEREF _Ref434473530 \h </w:instrText>
      </w:r>
      <w:r>
        <w:fldChar w:fldCharType="separate"/>
      </w:r>
      <w:r w:rsidR="0089025C">
        <w:rPr>
          <w:noProof/>
        </w:rPr>
        <w:t>590</w:t>
      </w:r>
      <w:r>
        <w:fldChar w:fldCharType="end"/>
      </w:r>
    </w:p>
    <w:p w14:paraId="46EAAC98" w14:textId="1696244D"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89025C">
        <w:t>The Psali Adam for the Feast of the Cross</w:t>
      </w:r>
      <w:r>
        <w:fldChar w:fldCharType="end"/>
      </w:r>
      <w:r>
        <w:tab/>
      </w:r>
      <w:r>
        <w:fldChar w:fldCharType="begin"/>
      </w:r>
      <w:r>
        <w:instrText xml:space="preserve"> PAGEREF _Ref434474964 \h </w:instrText>
      </w:r>
      <w:r>
        <w:fldChar w:fldCharType="separate"/>
      </w:r>
      <w:r w:rsidR="0089025C">
        <w:rPr>
          <w:noProof/>
        </w:rPr>
        <w:t>606</w:t>
      </w:r>
      <w:r>
        <w:fldChar w:fldCharType="end"/>
      </w:r>
    </w:p>
    <w:p w14:paraId="33EC2573" w14:textId="03C6F2A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89025C">
        <w:t>The Psali Batos for the Feast of the Cross</w:t>
      </w:r>
      <w:r>
        <w:fldChar w:fldCharType="end"/>
      </w:r>
      <w:r>
        <w:tab/>
      </w:r>
      <w:r>
        <w:fldChar w:fldCharType="begin"/>
      </w:r>
      <w:r>
        <w:instrText xml:space="preserve"> PAGEREF _Ref434474992 \h </w:instrText>
      </w:r>
      <w:r>
        <w:fldChar w:fldCharType="separate"/>
      </w:r>
      <w:r w:rsidR="0089025C">
        <w:rPr>
          <w:noProof/>
        </w:rPr>
        <w:t>610</w:t>
      </w:r>
      <w:r>
        <w:fldChar w:fldCharType="end"/>
      </w:r>
    </w:p>
    <w:p w14:paraId="05658BA4" w14:textId="236F7B8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89025C">
        <w:t>The Psali Adam for the 29</w:t>
      </w:r>
      <w:r w:rsidR="0089025C" w:rsidRPr="00C0205C">
        <w:rPr>
          <w:vertAlign w:val="superscript"/>
        </w:rPr>
        <w:t>th</w:t>
      </w:r>
      <w:r w:rsidR="0089025C">
        <w:t xml:space="preserve"> of Every Coptic Month</w:t>
      </w:r>
      <w:r>
        <w:fldChar w:fldCharType="end"/>
      </w:r>
      <w:r>
        <w:tab/>
      </w:r>
      <w:r>
        <w:fldChar w:fldCharType="begin"/>
      </w:r>
      <w:r>
        <w:instrText xml:space="preserve"> PAGEREF _Ref435003845 \h </w:instrText>
      </w:r>
      <w:r>
        <w:fldChar w:fldCharType="separate"/>
      </w:r>
      <w:r w:rsidR="0089025C">
        <w:rPr>
          <w:noProof/>
        </w:rPr>
        <w:t>621</w:t>
      </w:r>
      <w:r>
        <w:fldChar w:fldCharType="end"/>
      </w:r>
    </w:p>
    <w:p w14:paraId="23AAC468" w14:textId="741AE02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89025C">
        <w:t>The Psali Batos for the 29</w:t>
      </w:r>
      <w:r w:rsidR="0089025C" w:rsidRPr="00C0205C">
        <w:rPr>
          <w:vertAlign w:val="superscript"/>
        </w:rPr>
        <w:t>th</w:t>
      </w:r>
      <w:r w:rsidR="0089025C">
        <w:t xml:space="preserve"> of Every Month</w:t>
      </w:r>
      <w:r>
        <w:fldChar w:fldCharType="end"/>
      </w:r>
      <w:r>
        <w:tab/>
      </w:r>
      <w:r>
        <w:fldChar w:fldCharType="begin"/>
      </w:r>
      <w:r>
        <w:instrText xml:space="preserve"> PAGEREF _Ref435003860 \h </w:instrText>
      </w:r>
      <w:r>
        <w:fldChar w:fldCharType="separate"/>
      </w:r>
      <w:r w:rsidR="0089025C">
        <w:rPr>
          <w:noProof/>
        </w:rPr>
        <w:t>627</w:t>
      </w:r>
      <w:r>
        <w:fldChar w:fldCharType="end"/>
      </w:r>
    </w:p>
    <w:p w14:paraId="693D9B9A" w14:textId="38F9A68F"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89025C">
        <w:t>The Sunday Psali Adam for Nativity</w:t>
      </w:r>
      <w:r>
        <w:fldChar w:fldCharType="end"/>
      </w:r>
      <w:r>
        <w:tab/>
      </w:r>
      <w:r>
        <w:fldChar w:fldCharType="begin"/>
      </w:r>
      <w:r>
        <w:instrText xml:space="preserve"> PAGEREF _Ref434475057 \h </w:instrText>
      </w:r>
      <w:r>
        <w:fldChar w:fldCharType="separate"/>
      </w:r>
      <w:r w:rsidR="0089025C">
        <w:rPr>
          <w:noProof/>
        </w:rPr>
        <w:t>695</w:t>
      </w:r>
      <w:r>
        <w:fldChar w:fldCharType="end"/>
      </w:r>
    </w:p>
    <w:p w14:paraId="7B874A45" w14:textId="2E93921B"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89025C">
        <w:t>The Monday Psali Adam for Nativity</w:t>
      </w:r>
      <w:r>
        <w:fldChar w:fldCharType="end"/>
      </w:r>
      <w:r>
        <w:tab/>
      </w:r>
      <w:r>
        <w:fldChar w:fldCharType="begin"/>
      </w:r>
      <w:r>
        <w:instrText xml:space="preserve"> PAGEREF _Ref434475083 \h </w:instrText>
      </w:r>
      <w:r>
        <w:fldChar w:fldCharType="separate"/>
      </w:r>
      <w:r w:rsidR="0089025C">
        <w:rPr>
          <w:noProof/>
        </w:rPr>
        <w:t>698</w:t>
      </w:r>
      <w:r>
        <w:fldChar w:fldCharType="end"/>
      </w:r>
    </w:p>
    <w:p w14:paraId="1039256A" w14:textId="0AFD46DE"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89025C">
        <w:t>The Tuesday Psali Adam for Nativity</w:t>
      </w:r>
      <w:r>
        <w:fldChar w:fldCharType="end"/>
      </w:r>
      <w:r>
        <w:tab/>
      </w:r>
      <w:r>
        <w:fldChar w:fldCharType="begin"/>
      </w:r>
      <w:r>
        <w:instrText xml:space="preserve"> PAGEREF _Ref434475102 \h </w:instrText>
      </w:r>
      <w:r>
        <w:fldChar w:fldCharType="separate"/>
      </w:r>
      <w:r w:rsidR="0089025C">
        <w:rPr>
          <w:noProof/>
        </w:rPr>
        <w:t>703</w:t>
      </w:r>
      <w:r>
        <w:fldChar w:fldCharType="end"/>
      </w:r>
    </w:p>
    <w:p w14:paraId="7B5D2028" w14:textId="7FA39D75"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89025C">
        <w:t>The Wednesday Psali Batos for Nativity</w:t>
      </w:r>
      <w:r>
        <w:fldChar w:fldCharType="end"/>
      </w:r>
      <w:r>
        <w:tab/>
      </w:r>
      <w:r>
        <w:fldChar w:fldCharType="begin"/>
      </w:r>
      <w:r>
        <w:instrText xml:space="preserve"> PAGEREF _Ref434475128 \h </w:instrText>
      </w:r>
      <w:r>
        <w:fldChar w:fldCharType="separate"/>
      </w:r>
      <w:r w:rsidR="0089025C">
        <w:rPr>
          <w:noProof/>
        </w:rPr>
        <w:t>708</w:t>
      </w:r>
      <w:r>
        <w:fldChar w:fldCharType="end"/>
      </w:r>
    </w:p>
    <w:p w14:paraId="3EA797C4" w14:textId="3CD26E7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89025C">
        <w:t>The Thursday Psali Batos for Nativity</w:t>
      </w:r>
      <w:r>
        <w:fldChar w:fldCharType="end"/>
      </w:r>
      <w:r>
        <w:tab/>
      </w:r>
      <w:r>
        <w:fldChar w:fldCharType="begin"/>
      </w:r>
      <w:r>
        <w:instrText xml:space="preserve"> PAGEREF _Ref434475150 \h </w:instrText>
      </w:r>
      <w:r>
        <w:fldChar w:fldCharType="separate"/>
      </w:r>
      <w:r w:rsidR="0089025C">
        <w:rPr>
          <w:noProof/>
        </w:rPr>
        <w:t>712</w:t>
      </w:r>
      <w:r>
        <w:fldChar w:fldCharType="end"/>
      </w:r>
    </w:p>
    <w:p w14:paraId="3E761025" w14:textId="099195B9"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89025C">
        <w:t>The Friday Psali Batos for Nativity</w:t>
      </w:r>
      <w:r>
        <w:fldChar w:fldCharType="end"/>
      </w:r>
      <w:r>
        <w:tab/>
      </w:r>
      <w:r>
        <w:fldChar w:fldCharType="begin"/>
      </w:r>
      <w:r>
        <w:instrText xml:space="preserve"> PAGEREF _Ref434475177 \h </w:instrText>
      </w:r>
      <w:r>
        <w:fldChar w:fldCharType="separate"/>
      </w:r>
      <w:r w:rsidR="0089025C">
        <w:rPr>
          <w:noProof/>
        </w:rPr>
        <w:t>716</w:t>
      </w:r>
      <w:r>
        <w:fldChar w:fldCharType="end"/>
      </w:r>
    </w:p>
    <w:p w14:paraId="52564264" w14:textId="453FD59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89025C">
        <w:t>The Saturday Psali Batos for Nativity</w:t>
      </w:r>
      <w:r>
        <w:fldChar w:fldCharType="end"/>
      </w:r>
      <w:r>
        <w:tab/>
      </w:r>
      <w:r>
        <w:fldChar w:fldCharType="begin"/>
      </w:r>
      <w:r>
        <w:instrText xml:space="preserve"> PAGEREF _Ref434475196 \h </w:instrText>
      </w:r>
      <w:r>
        <w:fldChar w:fldCharType="separate"/>
      </w:r>
      <w:r w:rsidR="0089025C">
        <w:rPr>
          <w:noProof/>
        </w:rPr>
        <w:t>721</w:t>
      </w:r>
      <w:r>
        <w:fldChar w:fldCharType="end"/>
      </w:r>
    </w:p>
    <w:p w14:paraId="523DE632" w14:textId="0E6A8A1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89025C">
        <w:t>The Psali Adam for the Circumcision</w:t>
      </w:r>
      <w:r>
        <w:fldChar w:fldCharType="end"/>
      </w:r>
      <w:r>
        <w:tab/>
      </w:r>
      <w:r>
        <w:fldChar w:fldCharType="begin"/>
      </w:r>
      <w:r>
        <w:instrText xml:space="preserve"> PAGEREF _Ref434475229 \h </w:instrText>
      </w:r>
      <w:r>
        <w:fldChar w:fldCharType="separate"/>
      </w:r>
      <w:r w:rsidR="0089025C">
        <w:rPr>
          <w:noProof/>
        </w:rPr>
        <w:t>731</w:t>
      </w:r>
      <w:r>
        <w:fldChar w:fldCharType="end"/>
      </w:r>
    </w:p>
    <w:p w14:paraId="2BB4ED46" w14:textId="3292D47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89025C">
        <w:t>The Psali Batos for the Circumcision</w:t>
      </w:r>
      <w:r>
        <w:fldChar w:fldCharType="end"/>
      </w:r>
      <w:r>
        <w:tab/>
      </w:r>
      <w:r>
        <w:fldChar w:fldCharType="begin"/>
      </w:r>
      <w:r>
        <w:instrText xml:space="preserve"> PAGEREF _Ref434475252 \h </w:instrText>
      </w:r>
      <w:r>
        <w:fldChar w:fldCharType="separate"/>
      </w:r>
      <w:r w:rsidR="0089025C">
        <w:rPr>
          <w:noProof/>
        </w:rPr>
        <w:t>735</w:t>
      </w:r>
      <w:r>
        <w:fldChar w:fldCharType="end"/>
      </w:r>
    </w:p>
    <w:p w14:paraId="56FF597D" w14:textId="3D57F2B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89025C">
        <w:t>The Sunday Psali Adam for Theophany</w:t>
      </w:r>
      <w:r>
        <w:fldChar w:fldCharType="end"/>
      </w:r>
      <w:r>
        <w:tab/>
      </w:r>
      <w:r>
        <w:fldChar w:fldCharType="begin"/>
      </w:r>
      <w:r>
        <w:instrText xml:space="preserve"> PAGEREF _Ref434475280 \h </w:instrText>
      </w:r>
      <w:r>
        <w:fldChar w:fldCharType="separate"/>
      </w:r>
      <w:r w:rsidR="0089025C">
        <w:rPr>
          <w:noProof/>
        </w:rPr>
        <w:t>745</w:t>
      </w:r>
      <w:r>
        <w:fldChar w:fldCharType="end"/>
      </w:r>
    </w:p>
    <w:p w14:paraId="1D19000E" w14:textId="269C300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89025C">
        <w:t>The Monday Psali Adam for Theophany</w:t>
      </w:r>
      <w:r>
        <w:fldChar w:fldCharType="end"/>
      </w:r>
      <w:r>
        <w:tab/>
      </w:r>
      <w:r>
        <w:fldChar w:fldCharType="begin"/>
      </w:r>
      <w:r>
        <w:instrText xml:space="preserve"> PAGEREF _Ref434475309 \h </w:instrText>
      </w:r>
      <w:r>
        <w:fldChar w:fldCharType="separate"/>
      </w:r>
      <w:r w:rsidR="0089025C">
        <w:rPr>
          <w:noProof/>
        </w:rPr>
        <w:t>749</w:t>
      </w:r>
      <w:r>
        <w:fldChar w:fldCharType="end"/>
      </w:r>
    </w:p>
    <w:p w14:paraId="6323E549" w14:textId="3E7FF549"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89025C">
        <w:t>The Tuesday Psali Adam for Theophany</w:t>
      </w:r>
      <w:r>
        <w:fldChar w:fldCharType="end"/>
      </w:r>
      <w:r>
        <w:tab/>
      </w:r>
      <w:r>
        <w:fldChar w:fldCharType="begin"/>
      </w:r>
      <w:r>
        <w:instrText xml:space="preserve"> PAGEREF _Ref434475331 \h </w:instrText>
      </w:r>
      <w:r>
        <w:fldChar w:fldCharType="separate"/>
      </w:r>
      <w:r w:rsidR="0089025C">
        <w:rPr>
          <w:noProof/>
        </w:rPr>
        <w:t>752</w:t>
      </w:r>
      <w:r>
        <w:fldChar w:fldCharType="end"/>
      </w:r>
    </w:p>
    <w:p w14:paraId="7320174E" w14:textId="78C6F736"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89025C">
        <w:t>The Wednesday Psali Batos for Theophany</w:t>
      </w:r>
      <w:r>
        <w:fldChar w:fldCharType="end"/>
      </w:r>
      <w:r>
        <w:tab/>
      </w:r>
      <w:r>
        <w:fldChar w:fldCharType="begin"/>
      </w:r>
      <w:r>
        <w:instrText xml:space="preserve"> PAGEREF _Ref434475362 \h </w:instrText>
      </w:r>
      <w:r>
        <w:fldChar w:fldCharType="separate"/>
      </w:r>
      <w:r w:rsidR="0089025C">
        <w:rPr>
          <w:noProof/>
        </w:rPr>
        <w:t>756</w:t>
      </w:r>
      <w:r>
        <w:fldChar w:fldCharType="end"/>
      </w:r>
    </w:p>
    <w:p w14:paraId="312AF9DB" w14:textId="53951FEE"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89025C">
        <w:t>The Thursday Psali Batos for Theophany</w:t>
      </w:r>
      <w:r>
        <w:fldChar w:fldCharType="end"/>
      </w:r>
      <w:r>
        <w:tab/>
      </w:r>
      <w:r>
        <w:fldChar w:fldCharType="begin"/>
      </w:r>
      <w:r>
        <w:instrText xml:space="preserve"> PAGEREF _Ref434475388 \h </w:instrText>
      </w:r>
      <w:r>
        <w:fldChar w:fldCharType="separate"/>
      </w:r>
      <w:r w:rsidR="0089025C">
        <w:rPr>
          <w:noProof/>
        </w:rPr>
        <w:t>760</w:t>
      </w:r>
      <w:r>
        <w:fldChar w:fldCharType="end"/>
      </w:r>
    </w:p>
    <w:p w14:paraId="58C01D66" w14:textId="168CD102"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89025C">
        <w:t>The Friday Psali Batos for Theophany</w:t>
      </w:r>
      <w:r>
        <w:fldChar w:fldCharType="end"/>
      </w:r>
      <w:r>
        <w:tab/>
      </w:r>
      <w:r>
        <w:fldChar w:fldCharType="begin"/>
      </w:r>
      <w:r>
        <w:instrText xml:space="preserve"> PAGEREF _Ref434475411 \h </w:instrText>
      </w:r>
      <w:r>
        <w:fldChar w:fldCharType="separate"/>
      </w:r>
      <w:r w:rsidR="0089025C">
        <w:rPr>
          <w:noProof/>
        </w:rPr>
        <w:t>764</w:t>
      </w:r>
      <w:r>
        <w:fldChar w:fldCharType="end"/>
      </w:r>
    </w:p>
    <w:p w14:paraId="5D34BFE6" w14:textId="15EC4BC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89025C">
        <w:t>The Saturday Psali Batos for Theophany</w:t>
      </w:r>
      <w:r>
        <w:fldChar w:fldCharType="end"/>
      </w:r>
      <w:r>
        <w:tab/>
      </w:r>
      <w:r>
        <w:fldChar w:fldCharType="begin"/>
      </w:r>
      <w:r>
        <w:instrText xml:space="preserve"> PAGEREF _Ref434475434 \h </w:instrText>
      </w:r>
      <w:r>
        <w:fldChar w:fldCharType="separate"/>
      </w:r>
      <w:r w:rsidR="0089025C">
        <w:rPr>
          <w:noProof/>
        </w:rPr>
        <w:t>768</w:t>
      </w:r>
      <w:r>
        <w:fldChar w:fldCharType="end"/>
      </w:r>
    </w:p>
    <w:p w14:paraId="4BB2BF55" w14:textId="78F23C00"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89025C">
        <w:t>The Psali Adam for the Wedding of Cana</w:t>
      </w:r>
      <w:r>
        <w:fldChar w:fldCharType="end"/>
      </w:r>
      <w:r>
        <w:tab/>
      </w:r>
      <w:r>
        <w:fldChar w:fldCharType="begin"/>
      </w:r>
      <w:r>
        <w:instrText xml:space="preserve"> PAGEREF _Ref434475472 \h </w:instrText>
      </w:r>
      <w:r>
        <w:fldChar w:fldCharType="separate"/>
      </w:r>
      <w:r w:rsidR="0089025C">
        <w:rPr>
          <w:noProof/>
        </w:rPr>
        <w:t>774</w:t>
      </w:r>
      <w:r>
        <w:fldChar w:fldCharType="end"/>
      </w:r>
    </w:p>
    <w:p w14:paraId="2363057C" w14:textId="0207290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89025C">
        <w:t>The Psali Batos for the Wedding of Cana</w:t>
      </w:r>
      <w:r>
        <w:fldChar w:fldCharType="end"/>
      </w:r>
      <w:r>
        <w:tab/>
      </w:r>
      <w:r>
        <w:fldChar w:fldCharType="begin"/>
      </w:r>
      <w:r>
        <w:instrText xml:space="preserve"> PAGEREF _Ref434475500 \h </w:instrText>
      </w:r>
      <w:r>
        <w:fldChar w:fldCharType="separate"/>
      </w:r>
      <w:r w:rsidR="0089025C">
        <w:rPr>
          <w:noProof/>
        </w:rPr>
        <w:t>778</w:t>
      </w:r>
      <w:r>
        <w:fldChar w:fldCharType="end"/>
      </w:r>
    </w:p>
    <w:p w14:paraId="28D62537" w14:textId="0EA9DE6B"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89025C">
        <w:t>The Psali Adam for Annunciation</w:t>
      </w:r>
      <w:r>
        <w:fldChar w:fldCharType="end"/>
      </w:r>
      <w:r>
        <w:tab/>
      </w:r>
      <w:r>
        <w:fldChar w:fldCharType="begin"/>
      </w:r>
      <w:r>
        <w:instrText xml:space="preserve"> PAGEREF _Ref434475566 \h </w:instrText>
      </w:r>
      <w:r>
        <w:fldChar w:fldCharType="separate"/>
      </w:r>
      <w:r w:rsidR="0089025C">
        <w:rPr>
          <w:noProof/>
        </w:rPr>
        <w:t>808</w:t>
      </w:r>
      <w:r>
        <w:fldChar w:fldCharType="end"/>
      </w:r>
    </w:p>
    <w:p w14:paraId="3A5E672D" w14:textId="0FD55251"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89025C">
        <w:t>The Psali Batos for Annunciation</w:t>
      </w:r>
      <w:r>
        <w:fldChar w:fldCharType="end"/>
      </w:r>
      <w:r>
        <w:tab/>
      </w:r>
      <w:r>
        <w:fldChar w:fldCharType="begin"/>
      </w:r>
      <w:r>
        <w:instrText xml:space="preserve"> PAGEREF _Ref434475591 \h </w:instrText>
      </w:r>
      <w:r>
        <w:fldChar w:fldCharType="separate"/>
      </w:r>
      <w:r w:rsidR="0089025C">
        <w:rPr>
          <w:noProof/>
        </w:rPr>
        <w:t>812</w:t>
      </w:r>
      <w:r>
        <w:fldChar w:fldCharType="end"/>
      </w:r>
    </w:p>
    <w:p w14:paraId="52A90C07" w14:textId="17E0EB2B"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89025C">
        <w:t>The Psali Adam for the Entrance into Egypt</w:t>
      </w:r>
      <w:r>
        <w:fldChar w:fldCharType="end"/>
      </w:r>
      <w:r>
        <w:tab/>
      </w:r>
      <w:r>
        <w:fldChar w:fldCharType="begin"/>
      </w:r>
      <w:r>
        <w:instrText xml:space="preserve"> PAGEREF _Ref434476089 \h </w:instrText>
      </w:r>
      <w:r>
        <w:fldChar w:fldCharType="separate"/>
      </w:r>
      <w:r w:rsidR="0089025C">
        <w:rPr>
          <w:noProof/>
        </w:rPr>
        <w:t>833</w:t>
      </w:r>
      <w:r>
        <w:fldChar w:fldCharType="end"/>
      </w:r>
    </w:p>
    <w:p w14:paraId="3A3F4AD9" w14:textId="6984BF5A"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89025C">
        <w:t>The Psali Batos for the Entrance into Egypt</w:t>
      </w:r>
      <w:r>
        <w:fldChar w:fldCharType="end"/>
      </w:r>
      <w:r>
        <w:tab/>
      </w:r>
      <w:r>
        <w:fldChar w:fldCharType="begin"/>
      </w:r>
      <w:r>
        <w:instrText xml:space="preserve"> PAGEREF _Ref434476112 \h </w:instrText>
      </w:r>
      <w:r>
        <w:fldChar w:fldCharType="separate"/>
      </w:r>
      <w:r w:rsidR="0089025C">
        <w:rPr>
          <w:noProof/>
        </w:rPr>
        <w:t>836</w:t>
      </w:r>
      <w:r>
        <w:fldChar w:fldCharType="end"/>
      </w:r>
    </w:p>
    <w:p w14:paraId="29274CA9" w14:textId="55B38EBC"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89025C">
        <w:t>The Psali Adam for the Apostles’ Fast</w:t>
      </w:r>
      <w:r>
        <w:fldChar w:fldCharType="end"/>
      </w:r>
      <w:r>
        <w:tab/>
      </w:r>
      <w:r>
        <w:fldChar w:fldCharType="begin"/>
      </w:r>
      <w:r>
        <w:instrText xml:space="preserve"> PAGEREF _Ref434476183 \h </w:instrText>
      </w:r>
      <w:r>
        <w:fldChar w:fldCharType="separate"/>
      </w:r>
      <w:r w:rsidR="0089025C">
        <w:rPr>
          <w:noProof/>
        </w:rPr>
        <w:t>848</w:t>
      </w:r>
      <w:r>
        <w:fldChar w:fldCharType="end"/>
      </w:r>
    </w:p>
    <w:p w14:paraId="63B4C376" w14:textId="6D20C9B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89025C">
        <w:t>The Psali Batos for the Apostles’ Fast</w:t>
      </w:r>
      <w:r>
        <w:fldChar w:fldCharType="end"/>
      </w:r>
      <w:r>
        <w:tab/>
      </w:r>
      <w:r>
        <w:fldChar w:fldCharType="begin"/>
      </w:r>
      <w:r>
        <w:instrText xml:space="preserve"> PAGEREF _Ref434476204 \h </w:instrText>
      </w:r>
      <w:r>
        <w:fldChar w:fldCharType="separate"/>
      </w:r>
      <w:r w:rsidR="0089025C">
        <w:rPr>
          <w:noProof/>
        </w:rPr>
        <w:t>851</w:t>
      </w:r>
      <w:r>
        <w:fldChar w:fldCharType="end"/>
      </w:r>
    </w:p>
    <w:p w14:paraId="28BB7E6E" w14:textId="0049F25A"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89025C">
        <w:t>The Psali Adam for the Apostles’ Feast</w:t>
      </w:r>
      <w:r>
        <w:fldChar w:fldCharType="end"/>
      </w:r>
      <w:r>
        <w:tab/>
      </w:r>
      <w:r>
        <w:fldChar w:fldCharType="begin"/>
      </w:r>
      <w:r>
        <w:instrText xml:space="preserve"> PAGEREF _Ref434476236 \h </w:instrText>
      </w:r>
      <w:r>
        <w:fldChar w:fldCharType="separate"/>
      </w:r>
      <w:r w:rsidR="0089025C">
        <w:rPr>
          <w:noProof/>
        </w:rPr>
        <w:t>866</w:t>
      </w:r>
      <w:r>
        <w:fldChar w:fldCharType="end"/>
      </w:r>
    </w:p>
    <w:p w14:paraId="3BEDFF67" w14:textId="5559DAD8"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89025C">
        <w:t>The Psali Batos for the Apostles’ Feast</w:t>
      </w:r>
      <w:r>
        <w:fldChar w:fldCharType="end"/>
      </w:r>
      <w:r>
        <w:tab/>
      </w:r>
      <w:r>
        <w:fldChar w:fldCharType="begin"/>
      </w:r>
      <w:r>
        <w:instrText xml:space="preserve"> PAGEREF _Ref434476261 \h </w:instrText>
      </w:r>
      <w:r>
        <w:fldChar w:fldCharType="separate"/>
      </w:r>
      <w:r w:rsidR="0089025C">
        <w:rPr>
          <w:noProof/>
        </w:rPr>
        <w:t>870</w:t>
      </w:r>
      <w:r>
        <w:fldChar w:fldCharType="end"/>
      </w:r>
    </w:p>
    <w:p w14:paraId="346BEA29" w14:textId="7DA22B7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89025C">
        <w:t>The Psali Adam for the Transfiguration</w:t>
      </w:r>
      <w:r>
        <w:fldChar w:fldCharType="end"/>
      </w:r>
      <w:r>
        <w:tab/>
      </w:r>
      <w:r>
        <w:fldChar w:fldCharType="begin"/>
      </w:r>
      <w:r>
        <w:instrText xml:space="preserve"> PAGEREF _Ref434476299 \h </w:instrText>
      </w:r>
      <w:r>
        <w:fldChar w:fldCharType="separate"/>
      </w:r>
      <w:r w:rsidR="0089025C">
        <w:rPr>
          <w:noProof/>
        </w:rPr>
        <w:t>891</w:t>
      </w:r>
      <w:r>
        <w:fldChar w:fldCharType="end"/>
      </w:r>
    </w:p>
    <w:p w14:paraId="2B02F545" w14:textId="173B849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89025C">
        <w:t>The Psali Batos for the Transfiguration</w:t>
      </w:r>
      <w:r>
        <w:fldChar w:fldCharType="end"/>
      </w:r>
      <w:r>
        <w:tab/>
      </w:r>
      <w:r>
        <w:fldChar w:fldCharType="begin"/>
      </w:r>
      <w:r>
        <w:instrText xml:space="preserve"> PAGEREF _Ref434476316 \h </w:instrText>
      </w:r>
      <w:r>
        <w:fldChar w:fldCharType="separate"/>
      </w:r>
      <w:r w:rsidR="0089025C">
        <w:rPr>
          <w:noProof/>
        </w:rPr>
        <w:t>894</w:t>
      </w:r>
      <w:r>
        <w:fldChar w:fldCharType="end"/>
      </w:r>
    </w:p>
    <w:p w14:paraId="2B8831C2" w14:textId="40EAC64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89025C">
        <w:t>The Psali Adam for Great Lent</w:t>
      </w:r>
      <w:r>
        <w:fldChar w:fldCharType="end"/>
      </w:r>
      <w:r>
        <w:tab/>
      </w:r>
      <w:r>
        <w:fldChar w:fldCharType="begin"/>
      </w:r>
      <w:r>
        <w:instrText xml:space="preserve"> PAGEREF _Ref434476347 \h </w:instrText>
      </w:r>
      <w:r>
        <w:fldChar w:fldCharType="separate"/>
      </w:r>
      <w:r w:rsidR="0089025C">
        <w:rPr>
          <w:noProof/>
        </w:rPr>
        <w:t>1028</w:t>
      </w:r>
      <w:r>
        <w:fldChar w:fldCharType="end"/>
      </w:r>
    </w:p>
    <w:p w14:paraId="22E9A337" w14:textId="3E5EC3EF"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89025C">
        <w:t>The Psali Batos for Great Lent</w:t>
      </w:r>
      <w:r>
        <w:fldChar w:fldCharType="end"/>
      </w:r>
      <w:r>
        <w:tab/>
      </w:r>
      <w:r>
        <w:fldChar w:fldCharType="begin"/>
      </w:r>
      <w:r>
        <w:instrText xml:space="preserve"> PAGEREF _Ref434476369 \h </w:instrText>
      </w:r>
      <w:r>
        <w:fldChar w:fldCharType="separate"/>
      </w:r>
      <w:r w:rsidR="0089025C">
        <w:rPr>
          <w:noProof/>
        </w:rPr>
        <w:t>1032</w:t>
      </w:r>
      <w:r>
        <w:fldChar w:fldCharType="end"/>
      </w:r>
    </w:p>
    <w:p w14:paraId="7827303F" w14:textId="296E94B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89025C">
        <w:t>The Psali Batos for Lazarus Saturday</w:t>
      </w:r>
      <w:r>
        <w:fldChar w:fldCharType="end"/>
      </w:r>
      <w:r>
        <w:tab/>
      </w:r>
      <w:r>
        <w:fldChar w:fldCharType="begin"/>
      </w:r>
      <w:r>
        <w:instrText xml:space="preserve"> PAGEREF _Ref434476394 \h </w:instrText>
      </w:r>
      <w:r>
        <w:fldChar w:fldCharType="separate"/>
      </w:r>
      <w:r w:rsidR="0089025C">
        <w:rPr>
          <w:noProof/>
        </w:rPr>
        <w:t>1037</w:t>
      </w:r>
      <w:r>
        <w:fldChar w:fldCharType="end"/>
      </w:r>
    </w:p>
    <w:p w14:paraId="1272D4BB" w14:textId="01EA09B0"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89025C">
        <w:t>The Psali Adam for Palm Sunday</w:t>
      </w:r>
      <w:r>
        <w:fldChar w:fldCharType="end"/>
      </w:r>
      <w:r>
        <w:tab/>
      </w:r>
      <w:r>
        <w:fldChar w:fldCharType="begin"/>
      </w:r>
      <w:r>
        <w:instrText xml:space="preserve"> PAGEREF _Ref434476417 \h </w:instrText>
      </w:r>
      <w:r>
        <w:fldChar w:fldCharType="separate"/>
      </w:r>
      <w:r w:rsidR="0089025C">
        <w:rPr>
          <w:noProof/>
        </w:rPr>
        <w:t>1045</w:t>
      </w:r>
      <w:r>
        <w:fldChar w:fldCharType="end"/>
      </w:r>
    </w:p>
    <w:p w14:paraId="0E4E4E45" w14:textId="4085666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89025C">
        <w:t>The Psali Batos for the Joyous Saturday</w:t>
      </w:r>
      <w:r>
        <w:fldChar w:fldCharType="end"/>
      </w:r>
      <w:r>
        <w:tab/>
      </w:r>
      <w:r>
        <w:fldChar w:fldCharType="begin"/>
      </w:r>
      <w:r>
        <w:instrText xml:space="preserve"> PAGEREF _Ref435562018 \h </w:instrText>
      </w:r>
      <w:r>
        <w:fldChar w:fldCharType="separate"/>
      </w:r>
      <w:r w:rsidR="0089025C">
        <w:rPr>
          <w:noProof/>
        </w:rPr>
        <w:t>1049</w:t>
      </w:r>
      <w:r>
        <w:fldChar w:fldCharType="end"/>
      </w:r>
    </w:p>
    <w:p w14:paraId="5A57B684" w14:textId="3203C726"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89025C">
        <w:t>The Psali Adam for the Resurrection</w:t>
      </w:r>
      <w:r>
        <w:fldChar w:fldCharType="end"/>
      </w:r>
      <w:r>
        <w:tab/>
      </w:r>
      <w:r>
        <w:fldChar w:fldCharType="begin"/>
      </w:r>
      <w:r>
        <w:instrText xml:space="preserve"> PAGEREF _Ref434476440 \h </w:instrText>
      </w:r>
      <w:r>
        <w:fldChar w:fldCharType="separate"/>
      </w:r>
      <w:r w:rsidR="0089025C">
        <w:rPr>
          <w:noProof/>
        </w:rPr>
        <w:t>1061</w:t>
      </w:r>
      <w:r>
        <w:fldChar w:fldCharType="end"/>
      </w:r>
    </w:p>
    <w:p w14:paraId="7201C2B6" w14:textId="01B9871D"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89025C">
        <w:t>The Psali Batos for the Resurrection</w:t>
      </w:r>
      <w:r>
        <w:fldChar w:fldCharType="end"/>
      </w:r>
      <w:r>
        <w:tab/>
      </w:r>
      <w:r>
        <w:fldChar w:fldCharType="begin"/>
      </w:r>
      <w:r>
        <w:instrText xml:space="preserve"> PAGEREF _Ref434476459 \h </w:instrText>
      </w:r>
      <w:r>
        <w:fldChar w:fldCharType="separate"/>
      </w:r>
      <w:r w:rsidR="0089025C">
        <w:rPr>
          <w:noProof/>
        </w:rPr>
        <w:t>1065</w:t>
      </w:r>
      <w:r>
        <w:fldChar w:fldCharType="end"/>
      </w:r>
    </w:p>
    <w:p w14:paraId="4897BB60" w14:textId="13D41EC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89025C">
        <w:t>The Psali Adam for the Ascension</w:t>
      </w:r>
      <w:r>
        <w:fldChar w:fldCharType="end"/>
      </w:r>
      <w:r>
        <w:tab/>
      </w:r>
      <w:r>
        <w:fldChar w:fldCharType="begin"/>
      </w:r>
      <w:r>
        <w:instrText xml:space="preserve"> PAGEREF _Ref434476482 \h </w:instrText>
      </w:r>
      <w:r>
        <w:fldChar w:fldCharType="separate"/>
      </w:r>
      <w:r w:rsidR="0089025C">
        <w:rPr>
          <w:noProof/>
        </w:rPr>
        <w:t>1072</w:t>
      </w:r>
      <w:r>
        <w:fldChar w:fldCharType="end"/>
      </w:r>
    </w:p>
    <w:p w14:paraId="7FFC2411" w14:textId="5FAD2AF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89025C">
        <w:t>The Psali Batos for the Ascension</w:t>
      </w:r>
      <w:r>
        <w:fldChar w:fldCharType="end"/>
      </w:r>
      <w:r>
        <w:tab/>
      </w:r>
      <w:r>
        <w:fldChar w:fldCharType="begin"/>
      </w:r>
      <w:r>
        <w:instrText xml:space="preserve"> PAGEREF _Ref434476541 \h </w:instrText>
      </w:r>
      <w:r>
        <w:fldChar w:fldCharType="separate"/>
      </w:r>
      <w:r w:rsidR="0089025C">
        <w:rPr>
          <w:noProof/>
        </w:rPr>
        <w:t>1076</w:t>
      </w:r>
      <w:r>
        <w:fldChar w:fldCharType="end"/>
      </w:r>
    </w:p>
    <w:p w14:paraId="0700AA59" w14:textId="02ACA715"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89025C">
        <w:t>The Psali Adam for Pentecost</w:t>
      </w:r>
      <w:r>
        <w:fldChar w:fldCharType="end"/>
      </w:r>
      <w:r>
        <w:tab/>
      </w:r>
      <w:r>
        <w:fldChar w:fldCharType="begin"/>
      </w:r>
      <w:r>
        <w:instrText xml:space="preserve"> PAGEREF _Ref434476566 \h </w:instrText>
      </w:r>
      <w:r>
        <w:fldChar w:fldCharType="separate"/>
      </w:r>
      <w:r w:rsidR="0089025C">
        <w:rPr>
          <w:noProof/>
        </w:rPr>
        <w:t>1083</w:t>
      </w:r>
      <w:r>
        <w:fldChar w:fldCharType="end"/>
      </w:r>
    </w:p>
    <w:p w14:paraId="28A2BA4F" w14:textId="553FDEAC" w:rsidR="003E106D" w:rsidRDefault="003E106D" w:rsidP="003E106D">
      <w:pPr>
        <w:pStyle w:val="Heading3"/>
      </w:pPr>
      <w:r>
        <w:t>Saints’ Psalis</w:t>
      </w:r>
    </w:p>
    <w:p w14:paraId="6DAFC3E2" w14:textId="1AB60A8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89025C">
        <w:t>The Psali Adam for the Virgin</w:t>
      </w:r>
      <w:r>
        <w:fldChar w:fldCharType="end"/>
      </w:r>
      <w:r>
        <w:tab/>
      </w:r>
      <w:r>
        <w:fldChar w:fldCharType="begin"/>
      </w:r>
      <w:r>
        <w:instrText xml:space="preserve"> PAGEREF _Ref435642763 \h </w:instrText>
      </w:r>
      <w:r>
        <w:fldChar w:fldCharType="separate"/>
      </w:r>
      <w:r w:rsidR="0089025C">
        <w:rPr>
          <w:noProof/>
        </w:rPr>
        <w:t>898</w:t>
      </w:r>
      <w:r>
        <w:fldChar w:fldCharType="end"/>
      </w:r>
    </w:p>
    <w:p w14:paraId="609D95F6" w14:textId="358DD533"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89025C">
        <w:t>The Psali Batos for the Virgin</w:t>
      </w:r>
      <w:r>
        <w:fldChar w:fldCharType="end"/>
      </w:r>
      <w:r>
        <w:tab/>
      </w:r>
      <w:r>
        <w:fldChar w:fldCharType="begin"/>
      </w:r>
      <w:r>
        <w:instrText xml:space="preserve"> PAGEREF _Ref435734818 \h </w:instrText>
      </w:r>
      <w:r>
        <w:fldChar w:fldCharType="separate"/>
      </w:r>
      <w:r w:rsidR="0089025C">
        <w:rPr>
          <w:noProof/>
        </w:rPr>
        <w:t>902</w:t>
      </w:r>
      <w:r>
        <w:fldChar w:fldCharType="end"/>
      </w:r>
    </w:p>
    <w:p w14:paraId="3F93C9B6" w14:textId="77777777" w:rsidR="00B411C9" w:rsidRDefault="00B411C9" w:rsidP="00B411C9">
      <w:pPr>
        <w:pStyle w:val="Heading2"/>
      </w:pPr>
      <w:bookmarkStart w:id="1931" w:name="_Toc459399216"/>
      <w:r>
        <w:lastRenderedPageBreak/>
        <w:t>Index of Doxologies</w:t>
      </w:r>
      <w:bookmarkEnd w:id="1931"/>
    </w:p>
    <w:p w14:paraId="23AE197F" w14:textId="7838BEB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89025C">
        <w:t>The Introduction to the Doxologies</w:t>
      </w:r>
      <w:r>
        <w:fldChar w:fldCharType="end"/>
      </w:r>
      <w:r>
        <w:tab/>
      </w:r>
      <w:r>
        <w:fldChar w:fldCharType="begin"/>
      </w:r>
      <w:r>
        <w:instrText xml:space="preserve"> PAGEREF _Ref434477171 \h </w:instrText>
      </w:r>
      <w:r>
        <w:fldChar w:fldCharType="separate"/>
      </w:r>
      <w:r w:rsidR="0089025C">
        <w:rPr>
          <w:noProof/>
        </w:rPr>
        <w:t>543</w:t>
      </w:r>
      <w:r>
        <w:fldChar w:fldCharType="end"/>
      </w:r>
    </w:p>
    <w:p w14:paraId="6914D076" w14:textId="77777777" w:rsidR="00E21EA3" w:rsidRDefault="00E21EA3" w:rsidP="00E21EA3">
      <w:pPr>
        <w:pStyle w:val="Heading3"/>
      </w:pPr>
      <w:bookmarkStart w:id="1932" w:name="_Ref435642966"/>
      <w:r>
        <w:t>Seasonal Doxologies</w:t>
      </w:r>
      <w:bookmarkEnd w:id="1932"/>
    </w:p>
    <w:p w14:paraId="5E8E28F7" w14:textId="3482E357"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89025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89025C">
        <w:rPr>
          <w:noProof/>
        </w:rPr>
        <w:t>584</w:t>
      </w:r>
      <w:r w:rsidR="00E21EA3">
        <w:fldChar w:fldCharType="end"/>
      </w:r>
    </w:p>
    <w:p w14:paraId="0EC66D5E" w14:textId="2C980FD0"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89025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89025C">
        <w:rPr>
          <w:noProof/>
        </w:rPr>
        <w:t>603</w:t>
      </w:r>
      <w:r w:rsidR="00E21EA3">
        <w:fldChar w:fldCharType="end"/>
      </w:r>
    </w:p>
    <w:p w14:paraId="6D5E5642" w14:textId="46719C63" w:rsidR="00CC1CA8" w:rsidRDefault="00513E2D" w:rsidP="00CC1CA8">
      <w:pPr>
        <w:tabs>
          <w:tab w:val="left" w:leader="dot" w:pos="8280"/>
        </w:tabs>
        <w:spacing w:after="0" w:line="240" w:lineRule="auto"/>
      </w:pPr>
      <w:r>
        <w:fldChar w:fldCharType="begin"/>
      </w:r>
      <w:r>
        <w:instrText xml:space="preserve"> REF _Ref459399026 \h </w:instrText>
      </w:r>
      <w:r>
        <w:fldChar w:fldCharType="separate"/>
      </w:r>
      <w:r w:rsidR="0089025C">
        <w:t xml:space="preserve">The First Doxology of December or </w:t>
      </w:r>
      <w:r w:rsidR="0089025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89025C">
        <w:rPr>
          <w:noProof/>
        </w:rPr>
        <w:t>664</w:t>
      </w:r>
      <w:r w:rsidR="00CC1CA8">
        <w:fldChar w:fldCharType="end"/>
      </w:r>
    </w:p>
    <w:p w14:paraId="57201B22" w14:textId="78DD115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89025C">
        <w:t xml:space="preserve">The Second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89025C">
        <w:rPr>
          <w:noProof/>
        </w:rPr>
        <w:t>666</w:t>
      </w:r>
      <w:r>
        <w:fldChar w:fldCharType="end"/>
      </w:r>
    </w:p>
    <w:p w14:paraId="05BDDC9E" w14:textId="521AB748"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89025C">
        <w:t xml:space="preserve">The Third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89025C">
        <w:rPr>
          <w:noProof/>
        </w:rPr>
        <w:t>667</w:t>
      </w:r>
      <w:r>
        <w:fldChar w:fldCharType="end"/>
      </w:r>
    </w:p>
    <w:p w14:paraId="5FC55723" w14:textId="718895EA"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89025C">
        <w:t xml:space="preserve">The Fourth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89025C">
        <w:rPr>
          <w:noProof/>
        </w:rPr>
        <w:t>669</w:t>
      </w:r>
      <w:r>
        <w:fldChar w:fldCharType="end"/>
      </w:r>
    </w:p>
    <w:p w14:paraId="30ACCD55" w14:textId="454621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89025C">
        <w:t xml:space="preserve">The Fifth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89025C">
        <w:rPr>
          <w:noProof/>
        </w:rPr>
        <w:t>670</w:t>
      </w:r>
      <w:r>
        <w:fldChar w:fldCharType="end"/>
      </w:r>
    </w:p>
    <w:p w14:paraId="704DF3C4" w14:textId="7D15AE0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89025C">
        <w:t xml:space="preserve">The Sixth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89025C">
        <w:rPr>
          <w:noProof/>
        </w:rPr>
        <w:t>672</w:t>
      </w:r>
      <w:r>
        <w:fldChar w:fldCharType="end"/>
      </w:r>
    </w:p>
    <w:p w14:paraId="798DA7C0" w14:textId="58FF9864"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89025C">
        <w:t xml:space="preserve">The Doxology of Archangel Gabriel for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89025C">
        <w:rPr>
          <w:noProof/>
        </w:rPr>
        <w:t>678</w:t>
      </w:r>
      <w:r>
        <w:fldChar w:fldCharType="end"/>
      </w:r>
    </w:p>
    <w:p w14:paraId="4A697333" w14:textId="5DFDABF4"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89025C">
        <w:t>The Doxology for the Preparation Day of Nativity</w:t>
      </w:r>
      <w:r>
        <w:fldChar w:fldCharType="end"/>
      </w:r>
      <w:r>
        <w:tab/>
      </w:r>
      <w:r>
        <w:fldChar w:fldCharType="begin"/>
      </w:r>
      <w:r>
        <w:instrText xml:space="preserve"> PAGEREF _Ref434477504 \h </w:instrText>
      </w:r>
      <w:r>
        <w:fldChar w:fldCharType="separate"/>
      </w:r>
      <w:r w:rsidR="0089025C">
        <w:rPr>
          <w:noProof/>
        </w:rPr>
        <w:t>687</w:t>
      </w:r>
      <w:r>
        <w:fldChar w:fldCharType="end"/>
      </w:r>
    </w:p>
    <w:p w14:paraId="4A754E82" w14:textId="69CE02DF"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89025C">
        <w:t>The First Doxology for Nativity</w:t>
      </w:r>
      <w:r>
        <w:fldChar w:fldCharType="end"/>
      </w:r>
      <w:r>
        <w:tab/>
      </w:r>
      <w:r>
        <w:fldChar w:fldCharType="begin"/>
      </w:r>
      <w:r>
        <w:instrText xml:space="preserve"> PAGEREF _Ref434477532 \h </w:instrText>
      </w:r>
      <w:r>
        <w:fldChar w:fldCharType="separate"/>
      </w:r>
      <w:r w:rsidR="0089025C">
        <w:rPr>
          <w:noProof/>
        </w:rPr>
        <w:t>690</w:t>
      </w:r>
      <w:r>
        <w:fldChar w:fldCharType="end"/>
      </w:r>
    </w:p>
    <w:p w14:paraId="1151A90C" w14:textId="4613CCE1"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89025C">
        <w:t>The Second Doxology for Nativity</w:t>
      </w:r>
      <w:r>
        <w:fldChar w:fldCharType="end"/>
      </w:r>
      <w:r>
        <w:tab/>
      </w:r>
      <w:r>
        <w:fldChar w:fldCharType="begin"/>
      </w:r>
      <w:r>
        <w:instrText xml:space="preserve"> PAGEREF _Ref434477542 \h </w:instrText>
      </w:r>
      <w:r>
        <w:fldChar w:fldCharType="separate"/>
      </w:r>
      <w:r w:rsidR="0089025C">
        <w:rPr>
          <w:noProof/>
        </w:rPr>
        <w:t>692</w:t>
      </w:r>
      <w:r>
        <w:fldChar w:fldCharType="end"/>
      </w:r>
    </w:p>
    <w:p w14:paraId="04CEE058" w14:textId="473B751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89025C">
        <w:t>The Third Doxology for Nativity</w:t>
      </w:r>
      <w:r>
        <w:fldChar w:fldCharType="end"/>
      </w:r>
      <w:r>
        <w:tab/>
      </w:r>
      <w:r>
        <w:fldChar w:fldCharType="begin"/>
      </w:r>
      <w:r>
        <w:instrText xml:space="preserve"> PAGEREF _Ref434477554 \h </w:instrText>
      </w:r>
      <w:r>
        <w:fldChar w:fldCharType="separate"/>
      </w:r>
      <w:r w:rsidR="0089025C">
        <w:rPr>
          <w:noProof/>
        </w:rPr>
        <w:t>692</w:t>
      </w:r>
      <w:r>
        <w:fldChar w:fldCharType="end"/>
      </w:r>
    </w:p>
    <w:p w14:paraId="0F813F2D" w14:textId="78E80E30"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89025C">
        <w:t>The Doxology for the Circumcision</w:t>
      </w:r>
      <w:r>
        <w:fldChar w:fldCharType="end"/>
      </w:r>
      <w:r>
        <w:tab/>
      </w:r>
      <w:r>
        <w:fldChar w:fldCharType="begin"/>
      </w:r>
      <w:r>
        <w:instrText xml:space="preserve"> PAGEREF _Ref434477590 \h </w:instrText>
      </w:r>
      <w:r>
        <w:fldChar w:fldCharType="separate"/>
      </w:r>
      <w:r w:rsidR="0089025C">
        <w:rPr>
          <w:noProof/>
        </w:rPr>
        <w:t>730</w:t>
      </w:r>
      <w:r>
        <w:fldChar w:fldCharType="end"/>
      </w:r>
    </w:p>
    <w:p w14:paraId="6C616575" w14:textId="6BC9DFA3"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89025C">
        <w:t>An Abridged Doxology for Theophany</w:t>
      </w:r>
      <w:r>
        <w:fldChar w:fldCharType="end"/>
      </w:r>
      <w:r>
        <w:tab/>
      </w:r>
      <w:r>
        <w:fldChar w:fldCharType="begin"/>
      </w:r>
      <w:r>
        <w:instrText xml:space="preserve"> PAGEREF _Ref434477630 \h </w:instrText>
      </w:r>
      <w:r>
        <w:fldChar w:fldCharType="separate"/>
      </w:r>
      <w:r w:rsidR="0089025C">
        <w:rPr>
          <w:noProof/>
        </w:rPr>
        <w:t>739</w:t>
      </w:r>
      <w:r>
        <w:fldChar w:fldCharType="end"/>
      </w:r>
    </w:p>
    <w:p w14:paraId="6F7E179C" w14:textId="7AD602E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89025C">
        <w:t>The First Doxology for Theophany</w:t>
      </w:r>
      <w:r>
        <w:fldChar w:fldCharType="end"/>
      </w:r>
      <w:r>
        <w:tab/>
      </w:r>
      <w:r>
        <w:fldChar w:fldCharType="begin"/>
      </w:r>
      <w:r>
        <w:instrText xml:space="preserve"> PAGEREF _Ref434477641 \h </w:instrText>
      </w:r>
      <w:r>
        <w:fldChar w:fldCharType="separate"/>
      </w:r>
      <w:r w:rsidR="0089025C">
        <w:rPr>
          <w:noProof/>
        </w:rPr>
        <w:t>741</w:t>
      </w:r>
      <w:r>
        <w:fldChar w:fldCharType="end"/>
      </w:r>
    </w:p>
    <w:p w14:paraId="535CC145" w14:textId="1B8BB58B"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89025C">
        <w:t>The Second Doxology for Theophany</w:t>
      </w:r>
      <w:r>
        <w:fldChar w:fldCharType="end"/>
      </w:r>
      <w:r>
        <w:tab/>
      </w:r>
      <w:r>
        <w:fldChar w:fldCharType="begin"/>
      </w:r>
      <w:r>
        <w:instrText xml:space="preserve"> PAGEREF _Ref434477660 \h </w:instrText>
      </w:r>
      <w:r>
        <w:fldChar w:fldCharType="separate"/>
      </w:r>
      <w:r w:rsidR="0089025C">
        <w:rPr>
          <w:noProof/>
        </w:rPr>
        <w:t>743</w:t>
      </w:r>
      <w:r>
        <w:fldChar w:fldCharType="end"/>
      </w:r>
    </w:p>
    <w:p w14:paraId="286F48D0" w14:textId="0DBCC7ED"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89025C">
        <w:t>The Doxology for the Wedding of Cana</w:t>
      </w:r>
      <w:r>
        <w:fldChar w:fldCharType="end"/>
      </w:r>
      <w:r>
        <w:tab/>
      </w:r>
      <w:r>
        <w:fldChar w:fldCharType="begin"/>
      </w:r>
      <w:r>
        <w:instrText xml:space="preserve"> PAGEREF _Ref434477774 \h </w:instrText>
      </w:r>
      <w:r>
        <w:fldChar w:fldCharType="separate"/>
      </w:r>
      <w:r w:rsidR="0089025C">
        <w:rPr>
          <w:noProof/>
        </w:rPr>
        <w:t>773</w:t>
      </w:r>
      <w:r>
        <w:fldChar w:fldCharType="end"/>
      </w:r>
    </w:p>
    <w:p w14:paraId="504917BF" w14:textId="3861337E"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89025C">
        <w:t>The Doxology for the Entrance into the Temple</w:t>
      </w:r>
      <w:r>
        <w:fldChar w:fldCharType="end"/>
      </w:r>
      <w:r>
        <w:tab/>
      </w:r>
      <w:r>
        <w:fldChar w:fldCharType="begin"/>
      </w:r>
      <w:r>
        <w:instrText xml:space="preserve"> PAGEREF _Ref434477815 \h </w:instrText>
      </w:r>
      <w:r>
        <w:fldChar w:fldCharType="separate"/>
      </w:r>
      <w:r w:rsidR="0089025C">
        <w:rPr>
          <w:noProof/>
        </w:rPr>
        <w:t>794</w:t>
      </w:r>
      <w:r>
        <w:fldChar w:fldCharType="end"/>
      </w:r>
    </w:p>
    <w:p w14:paraId="1F20DF78" w14:textId="23E3CEF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89025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89025C">
        <w:rPr>
          <w:noProof/>
        </w:rPr>
        <w:t>806</w:t>
      </w:r>
      <w:r w:rsidR="00E21EA3">
        <w:fldChar w:fldCharType="end"/>
      </w:r>
    </w:p>
    <w:p w14:paraId="4B29B358" w14:textId="3ECB2C2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89025C">
        <w:t>The Doxology for the Entrance into Egypt</w:t>
      </w:r>
      <w:r>
        <w:fldChar w:fldCharType="end"/>
      </w:r>
      <w:r>
        <w:tab/>
      </w:r>
      <w:r>
        <w:fldChar w:fldCharType="begin"/>
      </w:r>
      <w:r>
        <w:instrText xml:space="preserve"> PAGEREF _Ref434477906 \h </w:instrText>
      </w:r>
      <w:r>
        <w:fldChar w:fldCharType="separate"/>
      </w:r>
      <w:r w:rsidR="0089025C">
        <w:rPr>
          <w:noProof/>
        </w:rPr>
        <w:t>832</w:t>
      </w:r>
      <w:r>
        <w:fldChar w:fldCharType="end"/>
      </w:r>
    </w:p>
    <w:p w14:paraId="19D20C04" w14:textId="62CC8428"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89025C">
        <w:t>The Doxology of Sts. Peter and Paul</w:t>
      </w:r>
      <w:r>
        <w:fldChar w:fldCharType="end"/>
      </w:r>
      <w:r>
        <w:tab/>
      </w:r>
      <w:r>
        <w:fldChar w:fldCharType="begin"/>
      </w:r>
      <w:r>
        <w:instrText xml:space="preserve"> PAGEREF _Ref434477973 \h </w:instrText>
      </w:r>
      <w:r>
        <w:fldChar w:fldCharType="separate"/>
      </w:r>
      <w:r w:rsidR="0089025C">
        <w:rPr>
          <w:noProof/>
        </w:rPr>
        <w:t>862</w:t>
      </w:r>
      <w:r>
        <w:fldChar w:fldCharType="end"/>
      </w:r>
    </w:p>
    <w:p w14:paraId="2A23AF26" w14:textId="18ACDB6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89025C">
        <w:t>The Doxology of the Transfiguration</w:t>
      </w:r>
      <w:r>
        <w:fldChar w:fldCharType="end"/>
      </w:r>
      <w:r>
        <w:tab/>
      </w:r>
      <w:r>
        <w:fldChar w:fldCharType="begin"/>
      </w:r>
      <w:r>
        <w:instrText xml:space="preserve"> PAGEREF _Ref434478012 \h </w:instrText>
      </w:r>
      <w:r>
        <w:fldChar w:fldCharType="separate"/>
      </w:r>
      <w:r w:rsidR="0089025C">
        <w:rPr>
          <w:noProof/>
        </w:rPr>
        <w:t>889</w:t>
      </w:r>
      <w:r>
        <w:fldChar w:fldCharType="end"/>
      </w:r>
    </w:p>
    <w:p w14:paraId="36031966" w14:textId="467D0C23"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89025C">
        <w:t>The Doxology of Jonah’s Fast</w:t>
      </w:r>
      <w:r>
        <w:fldChar w:fldCharType="end"/>
      </w:r>
      <w:r>
        <w:tab/>
      </w:r>
      <w:r>
        <w:fldChar w:fldCharType="begin"/>
      </w:r>
      <w:r>
        <w:instrText xml:space="preserve"> PAGEREF _Ref434478053 \h </w:instrText>
      </w:r>
      <w:r>
        <w:fldChar w:fldCharType="separate"/>
      </w:r>
      <w:r w:rsidR="0089025C">
        <w:rPr>
          <w:noProof/>
        </w:rPr>
        <w:t>1014</w:t>
      </w:r>
      <w:r>
        <w:fldChar w:fldCharType="end"/>
      </w:r>
    </w:p>
    <w:p w14:paraId="2FF23AAB" w14:textId="5142D913"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89025C">
        <w:t>The Doxology for Saturday and Sunday in Great Lent</w:t>
      </w:r>
      <w:r>
        <w:fldChar w:fldCharType="end"/>
      </w:r>
      <w:r>
        <w:tab/>
      </w:r>
      <w:r>
        <w:fldChar w:fldCharType="begin"/>
      </w:r>
      <w:r>
        <w:instrText xml:space="preserve"> PAGEREF _Ref434478080 \h </w:instrText>
      </w:r>
      <w:r>
        <w:fldChar w:fldCharType="separate"/>
      </w:r>
      <w:r w:rsidR="0089025C">
        <w:rPr>
          <w:noProof/>
        </w:rPr>
        <w:t>1015</w:t>
      </w:r>
      <w:r>
        <w:fldChar w:fldCharType="end"/>
      </w:r>
    </w:p>
    <w:p w14:paraId="7AC17913" w14:textId="26DAE1A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89025C">
        <w:t>The Doxology for Weekdays in Great Lent</w:t>
      </w:r>
      <w:r>
        <w:fldChar w:fldCharType="end"/>
      </w:r>
      <w:r>
        <w:tab/>
      </w:r>
      <w:r>
        <w:fldChar w:fldCharType="begin"/>
      </w:r>
      <w:r>
        <w:instrText xml:space="preserve"> PAGEREF _Ref434478104 \h </w:instrText>
      </w:r>
      <w:r>
        <w:fldChar w:fldCharType="separate"/>
      </w:r>
      <w:r w:rsidR="0089025C">
        <w:rPr>
          <w:noProof/>
        </w:rPr>
        <w:t>1018</w:t>
      </w:r>
      <w:r>
        <w:fldChar w:fldCharType="end"/>
      </w:r>
    </w:p>
    <w:p w14:paraId="6B4ECEA0" w14:textId="3555F40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89025C">
        <w:t>A Second Doxology for Weekdays in Great Lent</w:t>
      </w:r>
      <w:r>
        <w:fldChar w:fldCharType="end"/>
      </w:r>
      <w:r>
        <w:tab/>
      </w:r>
      <w:r>
        <w:fldChar w:fldCharType="begin"/>
      </w:r>
      <w:r>
        <w:instrText xml:space="preserve"> PAGEREF _Ref434478128 \h </w:instrText>
      </w:r>
      <w:r>
        <w:fldChar w:fldCharType="separate"/>
      </w:r>
      <w:r w:rsidR="0089025C">
        <w:rPr>
          <w:noProof/>
        </w:rPr>
        <w:t>1019</w:t>
      </w:r>
      <w:r>
        <w:fldChar w:fldCharType="end"/>
      </w:r>
    </w:p>
    <w:p w14:paraId="4959D2BA" w14:textId="4F7FF079"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89025C">
        <w:t>A Third Doxology for Weekdays in Great Lent</w:t>
      </w:r>
      <w:r>
        <w:fldChar w:fldCharType="end"/>
      </w:r>
      <w:r>
        <w:tab/>
      </w:r>
      <w:r>
        <w:fldChar w:fldCharType="begin"/>
      </w:r>
      <w:r>
        <w:instrText xml:space="preserve"> PAGEREF _Ref434478147 \h </w:instrText>
      </w:r>
      <w:r>
        <w:fldChar w:fldCharType="separate"/>
      </w:r>
      <w:r w:rsidR="0089025C">
        <w:rPr>
          <w:noProof/>
        </w:rPr>
        <w:t>1021</w:t>
      </w:r>
      <w:r>
        <w:fldChar w:fldCharType="end"/>
      </w:r>
    </w:p>
    <w:p w14:paraId="15F5F420" w14:textId="23D2F653"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89025C">
        <w:t>The Fourth Doxology for Great Lent</w:t>
      </w:r>
      <w:r>
        <w:fldChar w:fldCharType="end"/>
      </w:r>
      <w:r>
        <w:tab/>
      </w:r>
      <w:r>
        <w:fldChar w:fldCharType="begin"/>
      </w:r>
      <w:r>
        <w:instrText xml:space="preserve"> PAGEREF _Ref434478172 \h </w:instrText>
      </w:r>
      <w:r>
        <w:fldChar w:fldCharType="separate"/>
      </w:r>
      <w:r w:rsidR="0089025C">
        <w:rPr>
          <w:noProof/>
        </w:rPr>
        <w:t>1023</w:t>
      </w:r>
      <w:r>
        <w:fldChar w:fldCharType="end"/>
      </w:r>
    </w:p>
    <w:p w14:paraId="17A33F34" w14:textId="1D59FC1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89025C">
        <w:t>The Doxology for Lazarus Saturday</w:t>
      </w:r>
      <w:r>
        <w:fldChar w:fldCharType="end"/>
      </w:r>
      <w:r>
        <w:tab/>
      </w:r>
      <w:r>
        <w:fldChar w:fldCharType="begin"/>
      </w:r>
      <w:r>
        <w:instrText xml:space="preserve"> PAGEREF _Ref434478195 \h </w:instrText>
      </w:r>
      <w:r>
        <w:fldChar w:fldCharType="separate"/>
      </w:r>
      <w:r w:rsidR="0089025C">
        <w:rPr>
          <w:noProof/>
        </w:rPr>
        <w:t>1036</w:t>
      </w:r>
      <w:r>
        <w:fldChar w:fldCharType="end"/>
      </w:r>
    </w:p>
    <w:p w14:paraId="6CBC5D9E" w14:textId="6DD537C3"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89025C">
        <w:t>The First Doxology for Palm Sunday</w:t>
      </w:r>
      <w:r>
        <w:fldChar w:fldCharType="end"/>
      </w:r>
      <w:r>
        <w:tab/>
      </w:r>
      <w:r>
        <w:fldChar w:fldCharType="begin"/>
      </w:r>
      <w:r>
        <w:instrText xml:space="preserve"> PAGEREF _Ref434478217 \h </w:instrText>
      </w:r>
      <w:r>
        <w:fldChar w:fldCharType="separate"/>
      </w:r>
      <w:r w:rsidR="0089025C">
        <w:rPr>
          <w:noProof/>
        </w:rPr>
        <w:t>1041</w:t>
      </w:r>
      <w:r>
        <w:fldChar w:fldCharType="end"/>
      </w:r>
    </w:p>
    <w:p w14:paraId="11606B4A" w14:textId="7BC32CA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89025C">
        <w:t>The Second Doxology for Palm Sunday</w:t>
      </w:r>
      <w:r>
        <w:fldChar w:fldCharType="end"/>
      </w:r>
      <w:r>
        <w:tab/>
      </w:r>
      <w:r>
        <w:fldChar w:fldCharType="begin"/>
      </w:r>
      <w:r>
        <w:instrText xml:space="preserve"> PAGEREF _Ref434478234 \h </w:instrText>
      </w:r>
      <w:r>
        <w:fldChar w:fldCharType="separate"/>
      </w:r>
      <w:r w:rsidR="0089025C">
        <w:rPr>
          <w:noProof/>
        </w:rPr>
        <w:t>1042</w:t>
      </w:r>
      <w:r>
        <w:fldChar w:fldCharType="end"/>
      </w:r>
    </w:p>
    <w:p w14:paraId="3B00B725" w14:textId="4DEFB67B"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89025C">
        <w:t>The Third Doxology for Palm Sunday</w:t>
      </w:r>
      <w:r>
        <w:fldChar w:fldCharType="end"/>
      </w:r>
      <w:r>
        <w:tab/>
      </w:r>
      <w:r>
        <w:fldChar w:fldCharType="begin"/>
      </w:r>
      <w:r>
        <w:instrText xml:space="preserve"> PAGEREF _Ref434478255 \h </w:instrText>
      </w:r>
      <w:r>
        <w:fldChar w:fldCharType="separate"/>
      </w:r>
      <w:r w:rsidR="0089025C">
        <w:rPr>
          <w:noProof/>
        </w:rPr>
        <w:t>1044</w:t>
      </w:r>
      <w:r>
        <w:fldChar w:fldCharType="end"/>
      </w:r>
    </w:p>
    <w:p w14:paraId="257EE84D" w14:textId="6B24B813"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89025C">
        <w:t>The Doxology for the Resurrection</w:t>
      </w:r>
      <w:r>
        <w:fldChar w:fldCharType="end"/>
      </w:r>
      <w:r>
        <w:tab/>
      </w:r>
      <w:r>
        <w:fldChar w:fldCharType="begin"/>
      </w:r>
      <w:r>
        <w:instrText xml:space="preserve"> PAGEREF _Ref434478294 \h </w:instrText>
      </w:r>
      <w:r>
        <w:fldChar w:fldCharType="separate"/>
      </w:r>
      <w:r w:rsidR="0089025C">
        <w:rPr>
          <w:noProof/>
        </w:rPr>
        <w:t>1057</w:t>
      </w:r>
      <w:r>
        <w:fldChar w:fldCharType="end"/>
      </w:r>
    </w:p>
    <w:p w14:paraId="10A28DFE" w14:textId="6625AA14"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89025C">
        <w:t>Another Doxology for the Resurrection</w:t>
      </w:r>
      <w:r>
        <w:fldChar w:fldCharType="end"/>
      </w:r>
      <w:r>
        <w:tab/>
      </w:r>
      <w:r>
        <w:fldChar w:fldCharType="begin"/>
      </w:r>
      <w:r>
        <w:instrText xml:space="preserve"> PAGEREF _Ref434478317 \h </w:instrText>
      </w:r>
      <w:r>
        <w:fldChar w:fldCharType="separate"/>
      </w:r>
      <w:r w:rsidR="0089025C">
        <w:rPr>
          <w:noProof/>
        </w:rPr>
        <w:t>1059</w:t>
      </w:r>
      <w:r>
        <w:fldChar w:fldCharType="end"/>
      </w:r>
    </w:p>
    <w:p w14:paraId="472E0FB5" w14:textId="4CBA97D1"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89025C">
        <w:t>A Doxology for Archangel Michael for the Resurrection</w:t>
      </w:r>
      <w:r>
        <w:fldChar w:fldCharType="end"/>
      </w:r>
      <w:r>
        <w:tab/>
      </w:r>
      <w:r>
        <w:fldChar w:fldCharType="begin"/>
      </w:r>
      <w:r>
        <w:instrText xml:space="preserve"> PAGEREF _Ref434478347 \h </w:instrText>
      </w:r>
      <w:r>
        <w:fldChar w:fldCharType="separate"/>
      </w:r>
      <w:r w:rsidR="0089025C">
        <w:rPr>
          <w:noProof/>
        </w:rPr>
        <w:t>1060</w:t>
      </w:r>
      <w:r>
        <w:fldChar w:fldCharType="end"/>
      </w:r>
    </w:p>
    <w:p w14:paraId="4D1D62B4" w14:textId="1105C325"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89025C">
        <w:t>The Doxology for Thomas Sunday</w:t>
      </w:r>
      <w:r>
        <w:fldChar w:fldCharType="end"/>
      </w:r>
      <w:r>
        <w:tab/>
      </w:r>
      <w:r>
        <w:fldChar w:fldCharType="begin"/>
      </w:r>
      <w:r>
        <w:instrText xml:space="preserve"> PAGEREF _Ref434478375 \h </w:instrText>
      </w:r>
      <w:r>
        <w:fldChar w:fldCharType="separate"/>
      </w:r>
      <w:r w:rsidR="0089025C">
        <w:rPr>
          <w:noProof/>
        </w:rPr>
        <w:t>1068</w:t>
      </w:r>
      <w:r>
        <w:fldChar w:fldCharType="end"/>
      </w:r>
    </w:p>
    <w:p w14:paraId="7B6065F5" w14:textId="67FED0B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89025C">
        <w:t>The Doxology for the Ascension</w:t>
      </w:r>
      <w:r>
        <w:fldChar w:fldCharType="end"/>
      </w:r>
      <w:r>
        <w:tab/>
      </w:r>
      <w:r>
        <w:fldChar w:fldCharType="begin"/>
      </w:r>
      <w:r>
        <w:instrText xml:space="preserve"> PAGEREF _Ref434478556 \h </w:instrText>
      </w:r>
      <w:r>
        <w:fldChar w:fldCharType="separate"/>
      </w:r>
      <w:r w:rsidR="0089025C">
        <w:rPr>
          <w:noProof/>
        </w:rPr>
        <w:t>1070</w:t>
      </w:r>
      <w:r>
        <w:fldChar w:fldCharType="end"/>
      </w:r>
    </w:p>
    <w:p w14:paraId="3C346EA7" w14:textId="3849B12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89025C">
        <w:t>The Doxology for Pentecost</w:t>
      </w:r>
      <w:r>
        <w:fldChar w:fldCharType="end"/>
      </w:r>
      <w:r>
        <w:tab/>
      </w:r>
      <w:r>
        <w:fldChar w:fldCharType="begin"/>
      </w:r>
      <w:r>
        <w:instrText xml:space="preserve"> PAGEREF _Ref434478581 \h </w:instrText>
      </w:r>
      <w:r>
        <w:fldChar w:fldCharType="separate"/>
      </w:r>
      <w:r w:rsidR="0089025C">
        <w:rPr>
          <w:noProof/>
        </w:rPr>
        <w:t>1080</w:t>
      </w:r>
      <w:r>
        <w:fldChar w:fldCharType="end"/>
      </w:r>
    </w:p>
    <w:p w14:paraId="4285BFE1" w14:textId="77777777" w:rsidR="00E21EA3" w:rsidRDefault="00E21EA3" w:rsidP="00E21EA3">
      <w:pPr>
        <w:pStyle w:val="Heading3"/>
      </w:pPr>
      <w:bookmarkStart w:id="1933" w:name="_Ref435643009"/>
      <w:r>
        <w:t>Saints’ Doxologies</w:t>
      </w:r>
      <w:bookmarkEnd w:id="1933"/>
    </w:p>
    <w:p w14:paraId="201EF1F5" w14:textId="63CE967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F4564C">
        <w:t>The Evening Doxology of the Virgin</w:t>
      </w:r>
      <w:r>
        <w:fldChar w:fldCharType="end"/>
      </w:r>
      <w:r>
        <w:tab/>
      </w:r>
      <w:r>
        <w:fldChar w:fldCharType="begin"/>
      </w:r>
      <w:r>
        <w:instrText xml:space="preserve"> PAGEREF _Ref434487836 \h </w:instrText>
      </w:r>
      <w:r>
        <w:fldChar w:fldCharType="separate"/>
      </w:r>
      <w:r w:rsidR="00F4564C">
        <w:rPr>
          <w:noProof/>
        </w:rPr>
        <w:t>544</w:t>
      </w:r>
      <w:r>
        <w:fldChar w:fldCharType="end"/>
      </w:r>
    </w:p>
    <w:p w14:paraId="5E3507F6" w14:textId="5F2FCC6B"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F4564C" w:rsidRPr="00F4564C">
        <w:t>The Doxology of the Virgin for Midnight Praise</w:t>
      </w:r>
      <w:r>
        <w:fldChar w:fldCharType="end"/>
      </w:r>
      <w:r>
        <w:tab/>
      </w:r>
      <w:r>
        <w:fldChar w:fldCharType="begin"/>
      </w:r>
      <w:r>
        <w:instrText xml:space="preserve"> PAGEREF _Ref434487891 \h </w:instrText>
      </w:r>
      <w:r>
        <w:fldChar w:fldCharType="separate"/>
      </w:r>
      <w:r w:rsidR="00F4564C">
        <w:rPr>
          <w:noProof/>
        </w:rPr>
        <w:t>393</w:t>
      </w:r>
      <w:r>
        <w:fldChar w:fldCharType="end"/>
      </w:r>
    </w:p>
    <w:p w14:paraId="337F5EE8" w14:textId="546AE602"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F4564C">
        <w:t>The Morning Doxology of the Virgin</w:t>
      </w:r>
      <w:r>
        <w:fldChar w:fldCharType="end"/>
      </w:r>
      <w:r>
        <w:tab/>
      </w:r>
      <w:r>
        <w:fldChar w:fldCharType="begin"/>
      </w:r>
      <w:r>
        <w:instrText xml:space="preserve"> PAGEREF _Ref434487846 \h </w:instrText>
      </w:r>
      <w:r>
        <w:fldChar w:fldCharType="separate"/>
      </w:r>
      <w:r w:rsidR="00F4564C">
        <w:rPr>
          <w:noProof/>
        </w:rPr>
        <w:t>545</w:t>
      </w:r>
      <w:r>
        <w:fldChar w:fldCharType="end"/>
      </w:r>
    </w:p>
    <w:p w14:paraId="3868AB65" w14:textId="4330C8F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F4564C">
        <w:t>The Doxology for Archangel Michael</w:t>
      </w:r>
      <w:r>
        <w:fldChar w:fldCharType="end"/>
      </w:r>
      <w:r>
        <w:tab/>
      </w:r>
      <w:r>
        <w:fldChar w:fldCharType="begin"/>
      </w:r>
      <w:r>
        <w:instrText xml:space="preserve"> PAGEREF _Ref434487967 \h </w:instrText>
      </w:r>
      <w:r>
        <w:fldChar w:fldCharType="separate"/>
      </w:r>
      <w:r w:rsidR="00F4564C">
        <w:rPr>
          <w:noProof/>
        </w:rPr>
        <w:t>648</w:t>
      </w:r>
      <w:r>
        <w:fldChar w:fldCharType="end"/>
      </w:r>
    </w:p>
    <w:p w14:paraId="2284159D" w14:textId="7B43FE9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F4564C">
        <w:t xml:space="preserve">The Doxology of Archangel Gabriel for December or </w:t>
      </w:r>
      <w:r w:rsidR="00F456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F4564C">
        <w:rPr>
          <w:noProof/>
        </w:rPr>
        <w:t>684</w:t>
      </w:r>
      <w:r>
        <w:fldChar w:fldCharType="end"/>
      </w:r>
    </w:p>
    <w:p w14:paraId="403DEC4C" w14:textId="659E211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F4564C">
        <w:t>The Doxology for Archangel Gabriel, the Evangelist of Daniel</w:t>
      </w:r>
      <w:r>
        <w:fldChar w:fldCharType="end"/>
      </w:r>
      <w:r>
        <w:tab/>
      </w:r>
      <w:r>
        <w:fldChar w:fldCharType="begin"/>
      </w:r>
      <w:r>
        <w:instrText xml:space="preserve"> PAGEREF _Ref434488149 \h </w:instrText>
      </w:r>
      <w:r>
        <w:fldChar w:fldCharType="separate"/>
      </w:r>
      <w:r w:rsidR="00F4564C">
        <w:rPr>
          <w:noProof/>
        </w:rPr>
        <w:t>862</w:t>
      </w:r>
      <w:r>
        <w:fldChar w:fldCharType="end"/>
      </w:r>
    </w:p>
    <w:p w14:paraId="229EE54B" w14:textId="6CE09CEC"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F4564C">
        <w:t>The Doxology for Michael and Gabriel</w:t>
      </w:r>
      <w:r>
        <w:fldChar w:fldCharType="end"/>
      </w:r>
      <w:r>
        <w:tab/>
      </w:r>
      <w:r>
        <w:fldChar w:fldCharType="begin"/>
      </w:r>
      <w:r>
        <w:instrText xml:space="preserve"> PAGEREF _Ref434487984 \h </w:instrText>
      </w:r>
      <w:r>
        <w:fldChar w:fldCharType="separate"/>
      </w:r>
      <w:r w:rsidR="00F4564C">
        <w:rPr>
          <w:noProof/>
        </w:rPr>
        <w:t>649</w:t>
      </w:r>
      <w:r>
        <w:fldChar w:fldCharType="end"/>
      </w:r>
    </w:p>
    <w:p w14:paraId="44CF453D" w14:textId="21F05BC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F4564C">
        <w:t>The Doxology for Archangel Raphael</w:t>
      </w:r>
      <w:r>
        <w:fldChar w:fldCharType="end"/>
      </w:r>
      <w:r>
        <w:tab/>
      </w:r>
      <w:r>
        <w:fldChar w:fldCharType="begin"/>
      </w:r>
      <w:r>
        <w:instrText xml:space="preserve"> PAGEREF _Ref434488208 \h </w:instrText>
      </w:r>
      <w:r>
        <w:fldChar w:fldCharType="separate"/>
      </w:r>
      <w:r w:rsidR="00F4564C">
        <w:rPr>
          <w:noProof/>
        </w:rPr>
        <w:t>915</w:t>
      </w:r>
      <w:r>
        <w:fldChar w:fldCharType="end"/>
      </w:r>
    </w:p>
    <w:p w14:paraId="5EA00A94" w14:textId="28D17CF9"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F4564C">
        <w:t>The Doxology for Archangel Suriel</w:t>
      </w:r>
      <w:r>
        <w:fldChar w:fldCharType="end"/>
      </w:r>
      <w:r>
        <w:tab/>
      </w:r>
      <w:r>
        <w:fldChar w:fldCharType="begin"/>
      </w:r>
      <w:r>
        <w:instrText xml:space="preserve"> PAGEREF _Ref434488250 \h </w:instrText>
      </w:r>
      <w:r>
        <w:fldChar w:fldCharType="separate"/>
      </w:r>
      <w:r w:rsidR="00F4564C">
        <w:rPr>
          <w:noProof/>
        </w:rPr>
        <w:t>795</w:t>
      </w:r>
      <w:r>
        <w:fldChar w:fldCharType="end"/>
      </w:r>
    </w:p>
    <w:p w14:paraId="3CC2AC4D" w14:textId="5750D304"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F4564C">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F4564C">
        <w:rPr>
          <w:noProof/>
        </w:rPr>
        <w:t>646</w:t>
      </w:r>
      <w:r w:rsidR="00B46E6E">
        <w:fldChar w:fldCharType="end"/>
      </w:r>
    </w:p>
    <w:p w14:paraId="1358EC54" w14:textId="7058B783"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F4564C">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F4564C">
        <w:rPr>
          <w:noProof/>
        </w:rPr>
        <w:t>660</w:t>
      </w:r>
      <w:r w:rsidR="00B46E6E">
        <w:fldChar w:fldCharType="end"/>
      </w:r>
    </w:p>
    <w:p w14:paraId="556F0AA3" w14:textId="31CF39E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F4564C">
        <w:t>The Doxology of the Heavenly</w:t>
      </w:r>
      <w:r>
        <w:fldChar w:fldCharType="end"/>
      </w:r>
      <w:r>
        <w:tab/>
      </w:r>
      <w:r>
        <w:fldChar w:fldCharType="begin"/>
      </w:r>
      <w:r>
        <w:instrText xml:space="preserve"> PAGEREF _Ref434488390 \h </w:instrText>
      </w:r>
      <w:r>
        <w:fldChar w:fldCharType="separate"/>
      </w:r>
      <w:r w:rsidR="00F4564C">
        <w:rPr>
          <w:noProof/>
        </w:rPr>
        <w:t>562</w:t>
      </w:r>
      <w:r>
        <w:fldChar w:fldCharType="end"/>
      </w:r>
    </w:p>
    <w:p w14:paraId="1FF7EAEE" w14:textId="7612BAC5"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F4564C">
        <w:t>The Doxology of St. John the Baptist</w:t>
      </w:r>
      <w:r>
        <w:fldChar w:fldCharType="end"/>
      </w:r>
      <w:r>
        <w:tab/>
      </w:r>
      <w:r>
        <w:fldChar w:fldCharType="begin"/>
      </w:r>
      <w:r>
        <w:instrText xml:space="preserve"> PAGEREF _Ref434488524 \h </w:instrText>
      </w:r>
      <w:r>
        <w:fldChar w:fldCharType="separate"/>
      </w:r>
      <w:r w:rsidR="00F4564C">
        <w:rPr>
          <w:noProof/>
        </w:rPr>
        <w:t>563</w:t>
      </w:r>
      <w:r>
        <w:fldChar w:fldCharType="end"/>
      </w:r>
    </w:p>
    <w:p w14:paraId="04FC6C87" w14:textId="790BD4B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F4564C">
        <w:t>Another Doxology of St. John the Baptist</w:t>
      </w:r>
      <w:r>
        <w:fldChar w:fldCharType="end"/>
      </w:r>
      <w:r>
        <w:tab/>
      </w:r>
      <w:r>
        <w:fldChar w:fldCharType="begin"/>
      </w:r>
      <w:r>
        <w:instrText xml:space="preserve"> PAGEREF _Ref434488546 \h </w:instrText>
      </w:r>
      <w:r>
        <w:fldChar w:fldCharType="separate"/>
      </w:r>
      <w:r w:rsidR="00F4564C">
        <w:rPr>
          <w:noProof/>
        </w:rPr>
        <w:t>564</w:t>
      </w:r>
      <w:r>
        <w:fldChar w:fldCharType="end"/>
      </w:r>
    </w:p>
    <w:p w14:paraId="62DC3621" w14:textId="27A47CF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F4564C">
        <w:t>The Doxology for the One Hundred and Forty Four Thousand</w:t>
      </w:r>
      <w:r>
        <w:fldChar w:fldCharType="end"/>
      </w:r>
      <w:r>
        <w:tab/>
      </w:r>
      <w:r>
        <w:fldChar w:fldCharType="begin"/>
      </w:r>
      <w:r>
        <w:instrText xml:space="preserve"> PAGEREF _Ref434488616 \h </w:instrText>
      </w:r>
      <w:r>
        <w:fldChar w:fldCharType="separate"/>
      </w:r>
      <w:r w:rsidR="00F4564C">
        <w:rPr>
          <w:noProof/>
        </w:rPr>
        <w:t>732</w:t>
      </w:r>
      <w:r>
        <w:fldChar w:fldCharType="end"/>
      </w:r>
    </w:p>
    <w:p w14:paraId="35158DF2" w14:textId="5DEA56F2"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F4564C">
        <w:t>A Doxology for the Apostles</w:t>
      </w:r>
      <w:r>
        <w:fldChar w:fldCharType="end"/>
      </w:r>
      <w:r>
        <w:tab/>
      </w:r>
      <w:r>
        <w:fldChar w:fldCharType="begin"/>
      </w:r>
      <w:r>
        <w:instrText xml:space="preserve"> PAGEREF _Ref434488644 \h </w:instrText>
      </w:r>
      <w:r>
        <w:fldChar w:fldCharType="separate"/>
      </w:r>
      <w:r w:rsidR="00F4564C">
        <w:rPr>
          <w:noProof/>
        </w:rPr>
        <w:t>565</w:t>
      </w:r>
      <w:r>
        <w:fldChar w:fldCharType="end"/>
      </w:r>
    </w:p>
    <w:p w14:paraId="16F33D5B" w14:textId="74C06A36"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F4564C">
        <w:t>Another Doxology for the Apostles</w:t>
      </w:r>
      <w:r>
        <w:fldChar w:fldCharType="end"/>
      </w:r>
      <w:r>
        <w:tab/>
      </w:r>
      <w:r>
        <w:fldChar w:fldCharType="begin"/>
      </w:r>
      <w:r>
        <w:instrText xml:space="preserve"> PAGEREF _Ref434488657 \h </w:instrText>
      </w:r>
      <w:r>
        <w:fldChar w:fldCharType="separate"/>
      </w:r>
      <w:r w:rsidR="00F4564C">
        <w:rPr>
          <w:noProof/>
        </w:rPr>
        <w:t>565</w:t>
      </w:r>
      <w:r>
        <w:fldChar w:fldCharType="end"/>
      </w:r>
    </w:p>
    <w:p w14:paraId="0C8587A1" w14:textId="39BD94CA"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F4564C">
        <w:t>The Doxology of Sts. Peter and Paul</w:t>
      </w:r>
      <w:r>
        <w:fldChar w:fldCharType="end"/>
      </w:r>
      <w:r>
        <w:tab/>
      </w:r>
      <w:r>
        <w:fldChar w:fldCharType="begin"/>
      </w:r>
      <w:r>
        <w:instrText xml:space="preserve"> PAGEREF _Ref434477973 \h </w:instrText>
      </w:r>
      <w:r>
        <w:fldChar w:fldCharType="separate"/>
      </w:r>
      <w:r w:rsidR="00F4564C">
        <w:rPr>
          <w:noProof/>
        </w:rPr>
        <w:t>868</w:t>
      </w:r>
      <w:r>
        <w:fldChar w:fldCharType="end"/>
      </w:r>
    </w:p>
    <w:p w14:paraId="79B0EE79" w14:textId="119455D1"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F4564C">
        <w:t>The Doxology of St. Paul</w:t>
      </w:r>
      <w:r>
        <w:fldChar w:fldCharType="end"/>
      </w:r>
      <w:r>
        <w:tab/>
      </w:r>
      <w:r>
        <w:fldChar w:fldCharType="begin"/>
      </w:r>
      <w:r>
        <w:instrText xml:space="preserve"> PAGEREF _Ref434488724 \h </w:instrText>
      </w:r>
      <w:r>
        <w:fldChar w:fldCharType="separate"/>
      </w:r>
      <w:r w:rsidR="00F4564C">
        <w:rPr>
          <w:noProof/>
        </w:rPr>
        <w:t>870</w:t>
      </w:r>
      <w:r>
        <w:fldChar w:fldCharType="end"/>
      </w:r>
    </w:p>
    <w:p w14:paraId="13B980A3" w14:textId="665C56B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F4564C">
        <w:t>The Doxology for St. John the Evangelist</w:t>
      </w:r>
      <w:r>
        <w:fldChar w:fldCharType="end"/>
      </w:r>
      <w:r>
        <w:tab/>
      </w:r>
      <w:r>
        <w:fldChar w:fldCharType="begin"/>
      </w:r>
      <w:r>
        <w:instrText xml:space="preserve"> PAGEREF _Ref434488768 \h </w:instrText>
      </w:r>
      <w:r>
        <w:fldChar w:fldCharType="separate"/>
      </w:r>
      <w:r w:rsidR="00F4564C">
        <w:rPr>
          <w:noProof/>
        </w:rPr>
        <w:t>733</w:t>
      </w:r>
      <w:r>
        <w:fldChar w:fldCharType="end"/>
      </w:r>
    </w:p>
    <w:p w14:paraId="4E889740" w14:textId="3299563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F4564C">
        <w:t>The Doxology of St. Mark</w:t>
      </w:r>
      <w:r>
        <w:fldChar w:fldCharType="end"/>
      </w:r>
      <w:r>
        <w:tab/>
      </w:r>
      <w:r>
        <w:fldChar w:fldCharType="begin"/>
      </w:r>
      <w:r>
        <w:instrText xml:space="preserve"> PAGEREF _Ref434488814 \h </w:instrText>
      </w:r>
      <w:r>
        <w:fldChar w:fldCharType="separate"/>
      </w:r>
      <w:r w:rsidR="00F4564C">
        <w:rPr>
          <w:noProof/>
        </w:rPr>
        <w:t>566</w:t>
      </w:r>
      <w:r>
        <w:fldChar w:fldCharType="end"/>
      </w:r>
    </w:p>
    <w:p w14:paraId="691F4844" w14:textId="578E4F8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F4564C">
        <w:t>Another Doxology of St. Mark</w:t>
      </w:r>
      <w:r>
        <w:fldChar w:fldCharType="end"/>
      </w:r>
      <w:r>
        <w:tab/>
      </w:r>
      <w:r>
        <w:fldChar w:fldCharType="begin"/>
      </w:r>
      <w:r>
        <w:instrText xml:space="preserve"> PAGEREF _Ref434488936 \h </w:instrText>
      </w:r>
      <w:r>
        <w:fldChar w:fldCharType="separate"/>
      </w:r>
      <w:r w:rsidR="00F4564C">
        <w:rPr>
          <w:noProof/>
        </w:rPr>
        <w:t>827</w:t>
      </w:r>
      <w:r>
        <w:fldChar w:fldCharType="end"/>
      </w:r>
    </w:p>
    <w:p w14:paraId="7024469F" w14:textId="5D48CCE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F4564C">
        <w:t>The Doxology of Any Apostle</w:t>
      </w:r>
      <w:r>
        <w:fldChar w:fldCharType="end"/>
      </w:r>
      <w:r>
        <w:tab/>
      </w:r>
      <w:r>
        <w:fldChar w:fldCharType="begin"/>
      </w:r>
      <w:r>
        <w:instrText xml:space="preserve"> PAGEREF _Ref434488992 \h </w:instrText>
      </w:r>
      <w:r>
        <w:fldChar w:fldCharType="separate"/>
      </w:r>
      <w:r w:rsidR="00F4564C">
        <w:rPr>
          <w:noProof/>
        </w:rPr>
        <w:t>567</w:t>
      </w:r>
      <w:r>
        <w:fldChar w:fldCharType="end"/>
      </w:r>
    </w:p>
    <w:p w14:paraId="3AB62D82" w14:textId="49E0AF6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F4564C">
        <w:t>The Doxology of St. Stephen</w:t>
      </w:r>
      <w:r>
        <w:fldChar w:fldCharType="end"/>
      </w:r>
      <w:r>
        <w:tab/>
      </w:r>
      <w:r>
        <w:fldChar w:fldCharType="begin"/>
      </w:r>
      <w:r>
        <w:instrText xml:space="preserve"> PAGEREF _Ref434489014 \h </w:instrText>
      </w:r>
      <w:r>
        <w:fldChar w:fldCharType="separate"/>
      </w:r>
      <w:r w:rsidR="00F4564C">
        <w:rPr>
          <w:noProof/>
        </w:rPr>
        <w:t>568</w:t>
      </w:r>
      <w:r>
        <w:fldChar w:fldCharType="end"/>
      </w:r>
    </w:p>
    <w:p w14:paraId="15FA9A83" w14:textId="2CCFC32C"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F4564C">
        <w:t>The Doxology for St. Philip the Deacon</w:t>
      </w:r>
      <w:r>
        <w:fldChar w:fldCharType="end"/>
      </w:r>
      <w:r>
        <w:tab/>
      </w:r>
      <w:r>
        <w:fldChar w:fldCharType="begin"/>
      </w:r>
      <w:r>
        <w:instrText xml:space="preserve"> PAGEREF _Ref465591592 \h </w:instrText>
      </w:r>
      <w:r>
        <w:fldChar w:fldCharType="separate"/>
      </w:r>
      <w:r w:rsidR="00F4564C">
        <w:rPr>
          <w:noProof/>
        </w:rPr>
        <w:t>638</w:t>
      </w:r>
      <w:r>
        <w:fldChar w:fldCharType="end"/>
      </w:r>
    </w:p>
    <w:p w14:paraId="79FCB5DB" w14:textId="1DC287B1"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F4564C">
        <w:t>The Doxology for St. Joseph the Carpenter</w:t>
      </w:r>
      <w:r>
        <w:fldChar w:fldCharType="end"/>
      </w:r>
      <w:r>
        <w:tab/>
      </w:r>
      <w:r>
        <w:fldChar w:fldCharType="begin"/>
      </w:r>
      <w:r>
        <w:instrText xml:space="preserve"> PAGEREF _Ref434488476 \h </w:instrText>
      </w:r>
      <w:r>
        <w:fldChar w:fldCharType="separate"/>
      </w:r>
      <w:r w:rsidR="00F4564C">
        <w:rPr>
          <w:noProof/>
        </w:rPr>
        <w:t>890</w:t>
      </w:r>
      <w:r>
        <w:fldChar w:fldCharType="end"/>
      </w:r>
    </w:p>
    <w:p w14:paraId="6ED98665" w14:textId="3DD39E5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F4564C">
        <w:t>The Doxology for St. Mary Magdalene</w:t>
      </w:r>
      <w:r>
        <w:fldChar w:fldCharType="end"/>
      </w:r>
      <w:r>
        <w:tab/>
      </w:r>
      <w:r>
        <w:fldChar w:fldCharType="begin"/>
      </w:r>
      <w:r>
        <w:instrText xml:space="preserve"> PAGEREF _Ref434489077 \h </w:instrText>
      </w:r>
      <w:r>
        <w:fldChar w:fldCharType="separate"/>
      </w:r>
      <w:r w:rsidR="00F4564C">
        <w:rPr>
          <w:noProof/>
        </w:rPr>
        <w:t>892</w:t>
      </w:r>
      <w:r>
        <w:fldChar w:fldCharType="end"/>
      </w:r>
    </w:p>
    <w:p w14:paraId="2A05CA01" w14:textId="2A494BC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F4564C">
        <w:t>The Doxology for Lazarus Saturday</w:t>
      </w:r>
      <w:r>
        <w:fldChar w:fldCharType="end"/>
      </w:r>
      <w:r>
        <w:tab/>
      </w:r>
      <w:r>
        <w:fldChar w:fldCharType="begin"/>
      </w:r>
      <w:r>
        <w:instrText xml:space="preserve"> PAGEREF _Ref434478195 \h </w:instrText>
      </w:r>
      <w:r>
        <w:fldChar w:fldCharType="separate"/>
      </w:r>
      <w:r w:rsidR="00F4564C">
        <w:rPr>
          <w:noProof/>
        </w:rPr>
        <w:t>1042</w:t>
      </w:r>
      <w:r>
        <w:fldChar w:fldCharType="end"/>
      </w:r>
    </w:p>
    <w:p w14:paraId="3B233ED6" w14:textId="53738DAC"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F4564C">
        <w:t>The Doxology of St. George</w:t>
      </w:r>
      <w:r>
        <w:fldChar w:fldCharType="end"/>
      </w:r>
      <w:r>
        <w:tab/>
      </w:r>
      <w:r>
        <w:fldChar w:fldCharType="begin"/>
      </w:r>
      <w:r>
        <w:instrText xml:space="preserve"> PAGEREF _Ref434489170 \h </w:instrText>
      </w:r>
      <w:r>
        <w:fldChar w:fldCharType="separate"/>
      </w:r>
      <w:r w:rsidR="00F4564C">
        <w:rPr>
          <w:noProof/>
        </w:rPr>
        <w:t>570</w:t>
      </w:r>
      <w:r>
        <w:fldChar w:fldCharType="end"/>
      </w:r>
    </w:p>
    <w:p w14:paraId="522E739A" w14:textId="2DE9EF31"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F4564C">
        <w:t>Another Doxology of St. George</w:t>
      </w:r>
      <w:r>
        <w:fldChar w:fldCharType="end"/>
      </w:r>
      <w:r>
        <w:tab/>
      </w:r>
      <w:r>
        <w:fldChar w:fldCharType="begin"/>
      </w:r>
      <w:r>
        <w:instrText xml:space="preserve"> PAGEREF _Ref434489211 \h </w:instrText>
      </w:r>
      <w:r>
        <w:fldChar w:fldCharType="separate"/>
      </w:r>
      <w:r w:rsidR="00F4564C">
        <w:rPr>
          <w:noProof/>
        </w:rPr>
        <w:t>826</w:t>
      </w:r>
      <w:r>
        <w:fldChar w:fldCharType="end"/>
      </w:r>
    </w:p>
    <w:p w14:paraId="5B15CF4F" w14:textId="232A412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F4564C">
        <w:t>The Doxology of St. Theodore of Shotep, the General</w:t>
      </w:r>
      <w:r>
        <w:fldChar w:fldCharType="end"/>
      </w:r>
      <w:r>
        <w:tab/>
      </w:r>
      <w:r>
        <w:fldChar w:fldCharType="begin"/>
      </w:r>
      <w:r>
        <w:instrText xml:space="preserve"> PAGEREF _Ref434489277 \h </w:instrText>
      </w:r>
      <w:r>
        <w:fldChar w:fldCharType="separate"/>
      </w:r>
      <w:r w:rsidR="00F4564C">
        <w:rPr>
          <w:noProof/>
        </w:rPr>
        <w:t>886</w:t>
      </w:r>
      <w:r>
        <w:fldChar w:fldCharType="end"/>
      </w:r>
    </w:p>
    <w:p w14:paraId="6EBEE6E8" w14:textId="0DC5906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F4564C">
        <w:t>Another Doxology of St. Theodore of Shotep, the General</w:t>
      </w:r>
      <w:r>
        <w:fldChar w:fldCharType="end"/>
      </w:r>
      <w:r>
        <w:tab/>
      </w:r>
      <w:r>
        <w:fldChar w:fldCharType="begin"/>
      </w:r>
      <w:r>
        <w:instrText xml:space="preserve"> PAGEREF _Ref434489296 \h </w:instrText>
      </w:r>
      <w:r>
        <w:fldChar w:fldCharType="separate"/>
      </w:r>
      <w:r w:rsidR="00F4564C">
        <w:rPr>
          <w:noProof/>
        </w:rPr>
        <w:t>886</w:t>
      </w:r>
      <w:r>
        <w:fldChar w:fldCharType="end"/>
      </w:r>
    </w:p>
    <w:p w14:paraId="2CAD50FD" w14:textId="6FEC3DEB"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F4564C">
        <w:t>The Doxology for St. Theodore Anatoly</w:t>
      </w:r>
      <w:r>
        <w:fldChar w:fldCharType="end"/>
      </w:r>
      <w:r>
        <w:tab/>
      </w:r>
      <w:r>
        <w:fldChar w:fldCharType="begin"/>
      </w:r>
      <w:r>
        <w:instrText xml:space="preserve"> PAGEREF _Ref434489376 \h </w:instrText>
      </w:r>
      <w:r>
        <w:fldChar w:fldCharType="separate"/>
      </w:r>
      <w:r w:rsidR="00F4564C">
        <w:rPr>
          <w:noProof/>
        </w:rPr>
        <w:t>778</w:t>
      </w:r>
      <w:r>
        <w:fldChar w:fldCharType="end"/>
      </w:r>
      <w:r>
        <w:tab/>
      </w:r>
    </w:p>
    <w:p w14:paraId="1008B362" w14:textId="346CD163"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F4564C">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F4564C">
        <w:rPr>
          <w:noProof/>
        </w:rPr>
        <w:t>662</w:t>
      </w:r>
      <w:r w:rsidR="00B46E6E">
        <w:fldChar w:fldCharType="end"/>
      </w:r>
    </w:p>
    <w:p w14:paraId="38D6764B" w14:textId="76929B04"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F4564C">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F4564C">
        <w:rPr>
          <w:noProof/>
        </w:rPr>
        <w:t>654</w:t>
      </w:r>
      <w:r w:rsidR="00B46E6E">
        <w:fldChar w:fldCharType="end"/>
      </w:r>
    </w:p>
    <w:p w14:paraId="1684DDDC" w14:textId="37E3C3E8"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F4564C">
        <w:t>The Doxology for Abba Noub</w:t>
      </w:r>
      <w:r>
        <w:fldChar w:fldCharType="end"/>
      </w:r>
      <w:r>
        <w:tab/>
      </w:r>
      <w:r>
        <w:fldChar w:fldCharType="begin"/>
      </w:r>
      <w:r>
        <w:instrText xml:space="preserve"> PAGEREF _Ref434489534 \h </w:instrText>
      </w:r>
      <w:r>
        <w:fldChar w:fldCharType="separate"/>
      </w:r>
      <w:r w:rsidR="00F4564C">
        <w:rPr>
          <w:noProof/>
        </w:rPr>
        <w:t>889</w:t>
      </w:r>
      <w:r>
        <w:fldChar w:fldCharType="end"/>
      </w:r>
    </w:p>
    <w:p w14:paraId="024006C2" w14:textId="2EE02F40"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F4564C">
        <w:t>The Doxology for St. Victor</w:t>
      </w:r>
      <w:r>
        <w:fldChar w:fldCharType="end"/>
      </w:r>
      <w:r>
        <w:tab/>
      </w:r>
      <w:r>
        <w:fldChar w:fldCharType="begin"/>
      </w:r>
      <w:r>
        <w:instrText xml:space="preserve"> PAGEREF _Ref434489590 \h </w:instrText>
      </w:r>
      <w:r>
        <w:fldChar w:fldCharType="separate"/>
      </w:r>
      <w:r w:rsidR="00F4564C">
        <w:rPr>
          <w:noProof/>
        </w:rPr>
        <w:t>685</w:t>
      </w:r>
      <w:r>
        <w:fldChar w:fldCharType="end"/>
      </w:r>
    </w:p>
    <w:p w14:paraId="6D4FFF0A" w14:textId="026C48BA"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F4564C">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F4564C">
        <w:rPr>
          <w:noProof/>
        </w:rPr>
        <w:t>634</w:t>
      </w:r>
      <w:r w:rsidR="00B46E6E">
        <w:fldChar w:fldCharType="end"/>
      </w:r>
    </w:p>
    <w:p w14:paraId="30F8162D" w14:textId="280E6046" w:rsidR="00B46E6E" w:rsidRDefault="000A632E" w:rsidP="000A632E">
      <w:pPr>
        <w:tabs>
          <w:tab w:val="left" w:leader="dot" w:pos="8280"/>
        </w:tabs>
        <w:spacing w:after="0" w:line="240" w:lineRule="auto"/>
      </w:pPr>
      <w:r>
        <w:lastRenderedPageBreak/>
        <w:fldChar w:fldCharType="begin"/>
      </w:r>
      <w:r>
        <w:instrText xml:space="preserve"> REF _Ref459401259 \h </w:instrText>
      </w:r>
      <w:r>
        <w:fldChar w:fldCharType="separate"/>
      </w:r>
      <w:r w:rsidR="00F4564C">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F4564C">
        <w:rPr>
          <w:noProof/>
        </w:rPr>
        <w:t>658</w:t>
      </w:r>
      <w:r>
        <w:fldChar w:fldCharType="end"/>
      </w:r>
    </w:p>
    <w:p w14:paraId="38778A59" w14:textId="7138C76D"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F4564C">
        <w:t>The Doxology for Sts. Apakir and John</w:t>
      </w:r>
      <w:r>
        <w:fldChar w:fldCharType="end"/>
      </w:r>
      <w:r>
        <w:tab/>
      </w:r>
      <w:r>
        <w:fldChar w:fldCharType="begin"/>
      </w:r>
      <w:r>
        <w:instrText xml:space="preserve"> PAGEREF _Ref434489722 \h </w:instrText>
      </w:r>
      <w:r>
        <w:fldChar w:fldCharType="separate"/>
      </w:r>
      <w:r w:rsidR="00F4564C">
        <w:rPr>
          <w:noProof/>
        </w:rPr>
        <w:t>863</w:t>
      </w:r>
      <w:r>
        <w:fldChar w:fldCharType="end"/>
      </w:r>
    </w:p>
    <w:p w14:paraId="5D03558B" w14:textId="606C998F"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F4564C">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F4564C">
        <w:rPr>
          <w:noProof/>
        </w:rPr>
        <w:t>666</w:t>
      </w:r>
      <w:r w:rsidR="00B46E6E">
        <w:fldChar w:fldCharType="end"/>
      </w:r>
    </w:p>
    <w:p w14:paraId="63F58DD6" w14:textId="1D793BF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F4564C">
        <w:t>The Doxology for St. Maurice and the Theban Legion</w:t>
      </w:r>
      <w:r>
        <w:fldChar w:fldCharType="end"/>
      </w:r>
      <w:r>
        <w:tab/>
      </w:r>
      <w:r>
        <w:fldChar w:fldCharType="begin"/>
      </w:r>
      <w:r>
        <w:instrText xml:space="preserve"> PAGEREF _Ref434489859 \h </w:instrText>
      </w:r>
      <w:r>
        <w:fldChar w:fldCharType="separate"/>
      </w:r>
      <w:r w:rsidR="00F4564C">
        <w:rPr>
          <w:noProof/>
        </w:rPr>
        <w:t>618</w:t>
      </w:r>
      <w:r>
        <w:fldChar w:fldCharType="end"/>
      </w:r>
    </w:p>
    <w:p w14:paraId="5E4F2A80" w14:textId="299D273D"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F4564C">
        <w:t>Another Doxology of St. Maurice</w:t>
      </w:r>
      <w:r>
        <w:fldChar w:fldCharType="end"/>
      </w:r>
      <w:r>
        <w:tab/>
      </w:r>
      <w:r>
        <w:fldChar w:fldCharType="begin"/>
      </w:r>
      <w:r>
        <w:instrText xml:space="preserve"> PAGEREF _Ref434489873 \h </w:instrText>
      </w:r>
      <w:r>
        <w:fldChar w:fldCharType="separate"/>
      </w:r>
      <w:r w:rsidR="00F4564C">
        <w:rPr>
          <w:noProof/>
        </w:rPr>
        <w:t>620</w:t>
      </w:r>
      <w:r>
        <w:fldChar w:fldCharType="end"/>
      </w:r>
    </w:p>
    <w:p w14:paraId="1E1E4F96" w14:textId="68286A06"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F4564C">
        <w:t>The Doxology for St. George of Zahim</w:t>
      </w:r>
      <w:r>
        <w:fldChar w:fldCharType="end"/>
      </w:r>
      <w:r>
        <w:tab/>
      </w:r>
      <w:r>
        <w:fldChar w:fldCharType="begin"/>
      </w:r>
      <w:r>
        <w:instrText xml:space="preserve"> PAGEREF _Ref434489925 \h </w:instrText>
      </w:r>
      <w:r>
        <w:fldChar w:fldCharType="separate"/>
      </w:r>
      <w:r w:rsidR="00F4564C">
        <w:rPr>
          <w:noProof/>
        </w:rPr>
        <w:t>864</w:t>
      </w:r>
      <w:r>
        <w:fldChar w:fldCharType="end"/>
      </w:r>
    </w:p>
    <w:p w14:paraId="40B36E78" w14:textId="3AF4B2C7"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t>The Doxology for St. James the Sawn-Asunder</w:t>
      </w:r>
      <w:r>
        <w:fldChar w:fldCharType="end"/>
      </w:r>
      <w:r>
        <w:tab/>
      </w:r>
      <w:r>
        <w:fldChar w:fldCharType="begin"/>
      </w:r>
      <w:r>
        <w:instrText xml:space="preserve"> PAGEREF _Ref468565824 \h </w:instrText>
      </w:r>
      <w:r>
        <w:fldChar w:fldCharType="separate"/>
      </w:r>
      <w:r>
        <w:rPr>
          <w:noProof/>
        </w:rPr>
        <w:t>665</w:t>
      </w:r>
      <w:r>
        <w:fldChar w:fldCharType="end"/>
      </w:r>
    </w:p>
    <w:p w14:paraId="0BDFF43A" w14:textId="223D01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F4564C">
        <w:t>The Doxology of St. Demiana</w:t>
      </w:r>
      <w:r>
        <w:fldChar w:fldCharType="end"/>
      </w:r>
      <w:r>
        <w:tab/>
      </w:r>
      <w:r>
        <w:fldChar w:fldCharType="begin"/>
      </w:r>
      <w:r>
        <w:instrText xml:space="preserve"> PAGEREF _Ref434490082 \h </w:instrText>
      </w:r>
      <w:r>
        <w:fldChar w:fldCharType="separate"/>
      </w:r>
      <w:r w:rsidR="00F4564C">
        <w:rPr>
          <w:noProof/>
        </w:rPr>
        <w:t>571</w:t>
      </w:r>
      <w:r>
        <w:fldChar w:fldCharType="end"/>
      </w:r>
    </w:p>
    <w:p w14:paraId="29A91A88" w14:textId="73D89A0E"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F4564C">
        <w:t>Another Doxology of St. Demiana</w:t>
      </w:r>
      <w:r>
        <w:fldChar w:fldCharType="end"/>
      </w:r>
      <w:r>
        <w:tab/>
      </w:r>
      <w:r>
        <w:fldChar w:fldCharType="begin"/>
      </w:r>
      <w:r>
        <w:instrText xml:space="preserve"> PAGEREF _Ref434490124 \h </w:instrText>
      </w:r>
      <w:r>
        <w:fldChar w:fldCharType="separate"/>
      </w:r>
      <w:r w:rsidR="00F4564C">
        <w:rPr>
          <w:noProof/>
        </w:rPr>
        <w:t>788</w:t>
      </w:r>
      <w:r>
        <w:fldChar w:fldCharType="end"/>
      </w:r>
    </w:p>
    <w:p w14:paraId="576B957E" w14:textId="426F00D3"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F4564C">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F4564C">
        <w:rPr>
          <w:noProof/>
        </w:rPr>
        <w:t>687</w:t>
      </w:r>
      <w:r w:rsidR="00B46E6E">
        <w:fldChar w:fldCharType="end"/>
      </w:r>
    </w:p>
    <w:p w14:paraId="5552E48E" w14:textId="2D3E6394"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F4564C">
        <w:t>The Doxology for St. Marina</w:t>
      </w:r>
      <w:r>
        <w:fldChar w:fldCharType="end"/>
      </w:r>
      <w:r>
        <w:tab/>
      </w:r>
      <w:r>
        <w:fldChar w:fldCharType="begin"/>
      </w:r>
      <w:r>
        <w:instrText xml:space="preserve"> PAGEREF _Ref434490204 \h </w:instrText>
      </w:r>
      <w:r>
        <w:fldChar w:fldCharType="separate"/>
      </w:r>
      <w:r w:rsidR="00F4564C">
        <w:rPr>
          <w:noProof/>
        </w:rPr>
        <w:t>888</w:t>
      </w:r>
      <w:r>
        <w:fldChar w:fldCharType="end"/>
      </w:r>
    </w:p>
    <w:p w14:paraId="6816F6FF" w14:textId="2EE0C757"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F4564C">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F4564C">
        <w:rPr>
          <w:noProof/>
        </w:rPr>
        <w:t>600</w:t>
      </w:r>
      <w:r w:rsidR="00B46E6E">
        <w:fldChar w:fldCharType="end"/>
      </w:r>
    </w:p>
    <w:p w14:paraId="540E858E" w14:textId="3BF6700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F4564C">
        <w:t>The Doxology of the Martyrs</w:t>
      </w:r>
      <w:r>
        <w:fldChar w:fldCharType="end"/>
      </w:r>
      <w:r>
        <w:tab/>
      </w:r>
      <w:r>
        <w:fldChar w:fldCharType="begin"/>
      </w:r>
      <w:r>
        <w:instrText xml:space="preserve"> PAGEREF _Ref434489950 \h </w:instrText>
      </w:r>
      <w:r>
        <w:fldChar w:fldCharType="separate"/>
      </w:r>
      <w:r w:rsidR="00F4564C">
        <w:rPr>
          <w:noProof/>
        </w:rPr>
        <w:t>572</w:t>
      </w:r>
      <w:r>
        <w:fldChar w:fldCharType="end"/>
      </w:r>
    </w:p>
    <w:p w14:paraId="4C266829" w14:textId="01447B1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F4564C">
        <w:t>The Doxology for St. Anthony the Great</w:t>
      </w:r>
      <w:r>
        <w:fldChar w:fldCharType="end"/>
      </w:r>
      <w:r>
        <w:tab/>
      </w:r>
      <w:r>
        <w:fldChar w:fldCharType="begin"/>
      </w:r>
      <w:r>
        <w:instrText xml:space="preserve"> PAGEREF _Ref434490340 \h </w:instrText>
      </w:r>
      <w:r>
        <w:fldChar w:fldCharType="separate"/>
      </w:r>
      <w:r w:rsidR="00F4564C">
        <w:rPr>
          <w:noProof/>
        </w:rPr>
        <w:t>794</w:t>
      </w:r>
      <w:r>
        <w:fldChar w:fldCharType="end"/>
      </w:r>
    </w:p>
    <w:p w14:paraId="7876C2FC" w14:textId="3A021DA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F4564C">
        <w:t>The Doxology for St. Paul the Anchorite</w:t>
      </w:r>
      <w:r>
        <w:fldChar w:fldCharType="end"/>
      </w:r>
      <w:r>
        <w:tab/>
      </w:r>
      <w:r>
        <w:fldChar w:fldCharType="begin"/>
      </w:r>
      <w:r>
        <w:instrText xml:space="preserve"> PAGEREF _Ref434490368 \h </w:instrText>
      </w:r>
      <w:r>
        <w:fldChar w:fldCharType="separate"/>
      </w:r>
      <w:r w:rsidR="00F4564C">
        <w:rPr>
          <w:noProof/>
        </w:rPr>
        <w:t>796</w:t>
      </w:r>
      <w:r>
        <w:fldChar w:fldCharType="end"/>
      </w:r>
    </w:p>
    <w:p w14:paraId="7F23326E" w14:textId="532ECA1E"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F4564C">
        <w:t>The Doxology of St. Anthony and St. Paul</w:t>
      </w:r>
      <w:r>
        <w:fldChar w:fldCharType="end"/>
      </w:r>
      <w:r>
        <w:tab/>
      </w:r>
      <w:r>
        <w:fldChar w:fldCharType="begin"/>
      </w:r>
      <w:r>
        <w:instrText xml:space="preserve"> PAGEREF _Ref434490311 \h </w:instrText>
      </w:r>
      <w:r>
        <w:fldChar w:fldCharType="separate"/>
      </w:r>
      <w:r w:rsidR="00F4564C">
        <w:rPr>
          <w:noProof/>
        </w:rPr>
        <w:t>577</w:t>
      </w:r>
      <w:r>
        <w:fldChar w:fldCharType="end"/>
      </w:r>
    </w:p>
    <w:p w14:paraId="0452B3F4" w14:textId="7AB37EE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F4564C">
        <w:rPr>
          <w:lang w:val="en-US"/>
        </w:rPr>
        <w:t>The Doxology for St. Pishoy</w:t>
      </w:r>
      <w:r>
        <w:fldChar w:fldCharType="end"/>
      </w:r>
      <w:r>
        <w:tab/>
      </w:r>
      <w:r>
        <w:fldChar w:fldCharType="begin"/>
      </w:r>
      <w:r>
        <w:instrText xml:space="preserve"> PAGEREF _Ref434490783 \h </w:instrText>
      </w:r>
      <w:r>
        <w:fldChar w:fldCharType="separate"/>
      </w:r>
      <w:r w:rsidR="00F4564C">
        <w:rPr>
          <w:noProof/>
        </w:rPr>
        <w:t>883</w:t>
      </w:r>
      <w:r>
        <w:fldChar w:fldCharType="end"/>
      </w:r>
    </w:p>
    <w:p w14:paraId="73CE5335" w14:textId="7DD530E3"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F4564C">
        <w:t>The Doxology of St. Pishoy and St. Paul of Tammah</w:t>
      </w:r>
      <w:r>
        <w:fldChar w:fldCharType="end"/>
      </w:r>
      <w:r>
        <w:tab/>
      </w:r>
      <w:r>
        <w:fldChar w:fldCharType="begin"/>
      </w:r>
      <w:r>
        <w:instrText xml:space="preserve"> PAGEREF _Ref434490826 \h </w:instrText>
      </w:r>
      <w:r>
        <w:fldChar w:fldCharType="separate"/>
      </w:r>
      <w:r w:rsidR="00F4564C">
        <w:rPr>
          <w:noProof/>
        </w:rPr>
        <w:t>579</w:t>
      </w:r>
      <w:r>
        <w:fldChar w:fldCharType="end"/>
      </w:r>
    </w:p>
    <w:p w14:paraId="4D5B019A" w14:textId="210D6BB8"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F4564C">
        <w:t>The Doxology of St. Macarius the Great</w:t>
      </w:r>
      <w:r>
        <w:fldChar w:fldCharType="end"/>
      </w:r>
      <w:r>
        <w:tab/>
      </w:r>
      <w:r>
        <w:fldChar w:fldCharType="begin"/>
      </w:r>
      <w:r>
        <w:instrText xml:space="preserve"> PAGEREF _Ref434490507 \h </w:instrText>
      </w:r>
      <w:r>
        <w:fldChar w:fldCharType="separate"/>
      </w:r>
      <w:r w:rsidR="00F4564C">
        <w:rPr>
          <w:noProof/>
        </w:rPr>
        <w:t>808</w:t>
      </w:r>
      <w:r>
        <w:fldChar w:fldCharType="end"/>
      </w:r>
    </w:p>
    <w:p w14:paraId="375959C5" w14:textId="3B86F080"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F4564C">
        <w:t>Another Doxology of St. Macarius the Great</w:t>
      </w:r>
      <w:r>
        <w:fldChar w:fldCharType="end"/>
      </w:r>
      <w:r>
        <w:tab/>
      </w:r>
      <w:r>
        <w:fldChar w:fldCharType="begin"/>
      </w:r>
      <w:r>
        <w:instrText xml:space="preserve"> PAGEREF _Ref434490525 \h </w:instrText>
      </w:r>
      <w:r>
        <w:fldChar w:fldCharType="separate"/>
      </w:r>
      <w:r w:rsidR="00F4564C">
        <w:rPr>
          <w:noProof/>
        </w:rPr>
        <w:t>810</w:t>
      </w:r>
      <w:r>
        <w:fldChar w:fldCharType="end"/>
      </w:r>
    </w:p>
    <w:p w14:paraId="79D5B8D3" w14:textId="6FD85E65"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F4564C">
        <w:t>Another Doxology of St. Macarius the Great</w:t>
      </w:r>
      <w:r>
        <w:fldChar w:fldCharType="end"/>
      </w:r>
      <w:r>
        <w:tab/>
      </w:r>
      <w:r>
        <w:fldChar w:fldCharType="begin"/>
      </w:r>
      <w:r>
        <w:instrText xml:space="preserve"> PAGEREF _Ref434490542 \h </w:instrText>
      </w:r>
      <w:r>
        <w:fldChar w:fldCharType="separate"/>
      </w:r>
      <w:r w:rsidR="00F4564C">
        <w:rPr>
          <w:noProof/>
        </w:rPr>
        <w:t>811</w:t>
      </w:r>
      <w:r>
        <w:fldChar w:fldCharType="end"/>
      </w:r>
    </w:p>
    <w:p w14:paraId="172063D3" w14:textId="71DB8BD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F4564C">
        <w:t>The Doxology for St. Macarius of Alexandria, the Presbyter</w:t>
      </w:r>
      <w:r>
        <w:fldChar w:fldCharType="end"/>
      </w:r>
      <w:r>
        <w:tab/>
      </w:r>
      <w:r>
        <w:fldChar w:fldCharType="begin"/>
      </w:r>
      <w:r>
        <w:instrText xml:space="preserve"> PAGEREF _Ref434490596 \h </w:instrText>
      </w:r>
      <w:r>
        <w:fldChar w:fldCharType="separate"/>
      </w:r>
      <w:r w:rsidR="00F4564C">
        <w:rPr>
          <w:noProof/>
        </w:rPr>
        <w:t>831</w:t>
      </w:r>
      <w:r>
        <w:fldChar w:fldCharType="end"/>
      </w:r>
    </w:p>
    <w:p w14:paraId="50A26227" w14:textId="11F07D9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F4564C">
        <w:t>The Doxology for St. Macarius the Bishop of Edkow</w:t>
      </w:r>
      <w:r>
        <w:fldChar w:fldCharType="end"/>
      </w:r>
      <w:r>
        <w:tab/>
      </w:r>
      <w:r>
        <w:fldChar w:fldCharType="begin"/>
      </w:r>
      <w:r>
        <w:instrText xml:space="preserve"> PAGEREF _Ref434490474 \h </w:instrText>
      </w:r>
      <w:r>
        <w:fldChar w:fldCharType="separate"/>
      </w:r>
      <w:r w:rsidR="00F4564C">
        <w:rPr>
          <w:noProof/>
        </w:rPr>
        <w:t>644</w:t>
      </w:r>
      <w:r>
        <w:fldChar w:fldCharType="end"/>
      </w:r>
    </w:p>
    <w:p w14:paraId="009C5D78" w14:textId="232A6964"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F4564C">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F4564C">
        <w:rPr>
          <w:noProof/>
        </w:rPr>
        <w:t>639</w:t>
      </w:r>
      <w:r w:rsidR="00B46E6E">
        <w:fldChar w:fldCharType="end"/>
      </w:r>
    </w:p>
    <w:p w14:paraId="09BA7C45" w14:textId="2B5A4E3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F4564C">
        <w:t>The Doxology for St. Thomas the Anchorite</w:t>
      </w:r>
      <w:r>
        <w:fldChar w:fldCharType="end"/>
      </w:r>
      <w:r>
        <w:tab/>
      </w:r>
      <w:r>
        <w:fldChar w:fldCharType="begin"/>
      </w:r>
      <w:r>
        <w:instrText xml:space="preserve"> PAGEREF _Ref434490403 \h </w:instrText>
      </w:r>
      <w:r>
        <w:fldChar w:fldCharType="separate"/>
      </w:r>
      <w:r w:rsidR="00F4564C">
        <w:rPr>
          <w:noProof/>
        </w:rPr>
        <w:t>848</w:t>
      </w:r>
      <w:r>
        <w:fldChar w:fldCharType="end"/>
      </w:r>
    </w:p>
    <w:p w14:paraId="523E14F8" w14:textId="284F52B1"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F4564C">
        <w:t>The Doxology for St. Arsenius</w:t>
      </w:r>
      <w:r>
        <w:fldChar w:fldCharType="end"/>
      </w:r>
      <w:r>
        <w:tab/>
      </w:r>
      <w:r>
        <w:fldChar w:fldCharType="begin"/>
      </w:r>
      <w:r>
        <w:instrText xml:space="preserve"> PAGEREF _Ref434490892 \h </w:instrText>
      </w:r>
      <w:r>
        <w:fldChar w:fldCharType="separate"/>
      </w:r>
      <w:r w:rsidR="00F4564C">
        <w:rPr>
          <w:noProof/>
        </w:rPr>
        <w:t>835</w:t>
      </w:r>
      <w:r>
        <w:fldChar w:fldCharType="end"/>
      </w:r>
    </w:p>
    <w:p w14:paraId="32B75263" w14:textId="258A7A0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F4564C">
        <w:t>The Doxology for Sts. Maximus and Dometius</w:t>
      </w:r>
      <w:r>
        <w:fldChar w:fldCharType="end"/>
      </w:r>
      <w:r>
        <w:tab/>
      </w:r>
      <w:r>
        <w:fldChar w:fldCharType="begin"/>
      </w:r>
      <w:r>
        <w:instrText xml:space="preserve"> PAGEREF _Ref434490957 \h </w:instrText>
      </w:r>
      <w:r>
        <w:fldChar w:fldCharType="separate"/>
      </w:r>
      <w:r w:rsidR="00F4564C">
        <w:rPr>
          <w:noProof/>
        </w:rPr>
        <w:t>790</w:t>
      </w:r>
      <w:r>
        <w:fldChar w:fldCharType="end"/>
      </w:r>
    </w:p>
    <w:p w14:paraId="3DE06B7E" w14:textId="0CB83F04"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F4564C" w:rsidRPr="00F4564C">
        <w:t>The Doxology for the Strong St. Moses</w:t>
      </w:r>
      <w:r>
        <w:fldChar w:fldCharType="end"/>
      </w:r>
      <w:r>
        <w:tab/>
      </w:r>
      <w:r>
        <w:fldChar w:fldCharType="begin"/>
      </w:r>
      <w:r>
        <w:instrText xml:space="preserve"> PAGEREF _Ref434491006 \h </w:instrText>
      </w:r>
      <w:r>
        <w:fldChar w:fldCharType="separate"/>
      </w:r>
      <w:r w:rsidR="00F4564C">
        <w:rPr>
          <w:noProof/>
        </w:rPr>
        <w:t>865</w:t>
      </w:r>
      <w:r>
        <w:fldChar w:fldCharType="end"/>
      </w:r>
    </w:p>
    <w:p w14:paraId="65889E35" w14:textId="0107A959"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F4564C">
        <w:t>The Doxology for St. John Kami</w:t>
      </w:r>
      <w:r>
        <w:fldChar w:fldCharType="end"/>
      </w:r>
      <w:r>
        <w:tab/>
      </w:r>
      <w:r>
        <w:fldChar w:fldCharType="begin"/>
      </w:r>
      <w:r>
        <w:instrText xml:space="preserve"> PAGEREF _Ref434491108 \h </w:instrText>
      </w:r>
      <w:r>
        <w:fldChar w:fldCharType="separate"/>
      </w:r>
      <w:r w:rsidR="00F4564C">
        <w:rPr>
          <w:noProof/>
        </w:rPr>
        <w:t>692</w:t>
      </w:r>
      <w:r>
        <w:fldChar w:fldCharType="end"/>
      </w:r>
    </w:p>
    <w:p w14:paraId="452A4480" w14:textId="7EB02E9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F4564C">
        <w:t>The Doxology for St. Pachomius</w:t>
      </w:r>
      <w:r>
        <w:fldChar w:fldCharType="end"/>
      </w:r>
      <w:r>
        <w:tab/>
      </w:r>
      <w:r>
        <w:fldChar w:fldCharType="begin"/>
      </w:r>
      <w:r>
        <w:instrText xml:space="preserve"> PAGEREF _Ref434491150 \h </w:instrText>
      </w:r>
      <w:r>
        <w:fldChar w:fldCharType="separate"/>
      </w:r>
      <w:r w:rsidR="00F4564C">
        <w:rPr>
          <w:noProof/>
        </w:rPr>
        <w:t>836</w:t>
      </w:r>
      <w:r>
        <w:fldChar w:fldCharType="end"/>
      </w:r>
    </w:p>
    <w:p w14:paraId="0192B5E6" w14:textId="5D023682"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F4564C">
        <w:rPr>
          <w:lang w:val="en-US"/>
        </w:rPr>
        <w:t>The Doxology for St. Shenoute</w:t>
      </w:r>
      <w:r>
        <w:fldChar w:fldCharType="end"/>
      </w:r>
      <w:r>
        <w:tab/>
      </w:r>
      <w:r>
        <w:fldChar w:fldCharType="begin"/>
      </w:r>
      <w:r>
        <w:instrText xml:space="preserve"> PAGEREF _Ref434491186 \h </w:instrText>
      </w:r>
      <w:r>
        <w:fldChar w:fldCharType="separate"/>
      </w:r>
      <w:r w:rsidR="00F4564C">
        <w:rPr>
          <w:noProof/>
        </w:rPr>
        <w:t>881</w:t>
      </w:r>
      <w:r>
        <w:fldChar w:fldCharType="end"/>
      </w:r>
    </w:p>
    <w:p w14:paraId="7458F265" w14:textId="7D89EBC4"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F4564C">
        <w:rPr>
          <w:lang w:val="en-US"/>
        </w:rPr>
        <w:t>A Doxology for St. Besa</w:t>
      </w:r>
      <w:r>
        <w:fldChar w:fldCharType="end"/>
      </w:r>
      <w:r>
        <w:tab/>
      </w:r>
      <w:r>
        <w:fldChar w:fldCharType="begin"/>
      </w:r>
      <w:r>
        <w:instrText xml:space="preserve"> PAGEREF _Ref434491207 \h </w:instrText>
      </w:r>
      <w:r>
        <w:fldChar w:fldCharType="separate"/>
      </w:r>
      <w:r w:rsidR="00F4564C">
        <w:rPr>
          <w:noProof/>
        </w:rPr>
        <w:t>882</w:t>
      </w:r>
      <w:r>
        <w:fldChar w:fldCharType="end"/>
      </w:r>
    </w:p>
    <w:p w14:paraId="13581597" w14:textId="4D87A7C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F4564C">
        <w:t>The Doxology for Sts. Apollo and Apip</w:t>
      </w:r>
      <w:r>
        <w:fldChar w:fldCharType="end"/>
      </w:r>
      <w:r>
        <w:tab/>
      </w:r>
      <w:r>
        <w:fldChar w:fldCharType="begin"/>
      </w:r>
      <w:r>
        <w:instrText xml:space="preserve"> PAGEREF _Ref434492837 \h </w:instrText>
      </w:r>
      <w:r>
        <w:fldChar w:fldCharType="separate"/>
      </w:r>
      <w:r w:rsidR="00F4564C">
        <w:rPr>
          <w:noProof/>
        </w:rPr>
        <w:t>643</w:t>
      </w:r>
      <w:r>
        <w:fldChar w:fldCharType="end"/>
      </w:r>
    </w:p>
    <w:p w14:paraId="3540FB7A" w14:textId="4380F82D"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F4564C">
        <w:t>The Doxology for St. Samuel the Confessor</w:t>
      </w:r>
      <w:r>
        <w:fldChar w:fldCharType="end"/>
      </w:r>
      <w:r>
        <w:tab/>
      </w:r>
      <w:r>
        <w:fldChar w:fldCharType="begin"/>
      </w:r>
      <w:r>
        <w:instrText xml:space="preserve"> PAGEREF _Ref434491260 \h </w:instrText>
      </w:r>
      <w:r>
        <w:fldChar w:fldCharType="separate"/>
      </w:r>
      <w:r w:rsidR="00F4564C">
        <w:rPr>
          <w:noProof/>
        </w:rPr>
        <w:t>689</w:t>
      </w:r>
      <w:r>
        <w:fldChar w:fldCharType="end"/>
      </w:r>
    </w:p>
    <w:p w14:paraId="18FC44F3" w14:textId="25DEE544"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F4564C">
        <w:t>The Doxology for St. Parsouma</w:t>
      </w:r>
      <w:r>
        <w:fldChar w:fldCharType="end"/>
      </w:r>
      <w:r>
        <w:tab/>
      </w:r>
      <w:r>
        <w:fldChar w:fldCharType="begin"/>
      </w:r>
      <w:r>
        <w:instrText xml:space="preserve"> PAGEREF _Ref434491294 \h </w:instrText>
      </w:r>
      <w:r>
        <w:fldChar w:fldCharType="separate"/>
      </w:r>
      <w:r w:rsidR="00F4564C">
        <w:rPr>
          <w:noProof/>
        </w:rPr>
        <w:t>917</w:t>
      </w:r>
      <w:r>
        <w:fldChar w:fldCharType="end"/>
      </w:r>
    </w:p>
    <w:p w14:paraId="20EDD8A6" w14:textId="1D7AF2D5"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F4564C">
        <w:t>The Doxology for St. Teji (Reweiss)</w:t>
      </w:r>
      <w:r>
        <w:fldChar w:fldCharType="end"/>
      </w:r>
      <w:r>
        <w:tab/>
      </w:r>
      <w:r>
        <w:fldChar w:fldCharType="begin"/>
      </w:r>
      <w:r>
        <w:instrText xml:space="preserve"> PAGEREF _Ref434491337 \h </w:instrText>
      </w:r>
      <w:r>
        <w:fldChar w:fldCharType="separate"/>
      </w:r>
      <w:r w:rsidR="00F4564C">
        <w:rPr>
          <w:noProof/>
        </w:rPr>
        <w:t>641</w:t>
      </w:r>
      <w:r>
        <w:fldChar w:fldCharType="end"/>
      </w:r>
    </w:p>
    <w:p w14:paraId="5F9D1EE3" w14:textId="06FCB8B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F4564C">
        <w:t>The Doxology for St. Pashnouni</w:t>
      </w:r>
      <w:r>
        <w:fldChar w:fldCharType="end"/>
      </w:r>
      <w:r>
        <w:tab/>
      </w:r>
      <w:r>
        <w:fldChar w:fldCharType="begin"/>
      </w:r>
      <w:r>
        <w:instrText xml:space="preserve"> PAGEREF _Ref434491429 \h </w:instrText>
      </w:r>
      <w:r>
        <w:fldChar w:fldCharType="separate"/>
      </w:r>
      <w:r w:rsidR="00F4564C">
        <w:rPr>
          <w:noProof/>
        </w:rPr>
        <w:t>846</w:t>
      </w:r>
      <w:r>
        <w:fldChar w:fldCharType="end"/>
      </w:r>
    </w:p>
    <w:p w14:paraId="6FC9654C" w14:textId="315CDD6D"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F4564C">
        <w:t>The Doxology for St. Simeon the Stylite</w:t>
      </w:r>
      <w:r>
        <w:fldChar w:fldCharType="end"/>
      </w:r>
      <w:r>
        <w:tab/>
      </w:r>
      <w:r>
        <w:fldChar w:fldCharType="begin"/>
      </w:r>
      <w:r>
        <w:instrText xml:space="preserve"> PAGEREF _Ref439328220 \h </w:instrText>
      </w:r>
      <w:r>
        <w:fldChar w:fldCharType="separate"/>
      </w:r>
      <w:r w:rsidR="00F4564C">
        <w:rPr>
          <w:noProof/>
        </w:rPr>
        <w:t>849</w:t>
      </w:r>
      <w:r>
        <w:fldChar w:fldCharType="end"/>
      </w:r>
    </w:p>
    <w:p w14:paraId="29B6C85A" w14:textId="3E20706E"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F4564C">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F4564C">
        <w:rPr>
          <w:noProof/>
        </w:rPr>
        <w:t>598</w:t>
      </w:r>
      <w:r w:rsidR="00810F04">
        <w:fldChar w:fldCharType="end"/>
      </w:r>
    </w:p>
    <w:p w14:paraId="6430EF06" w14:textId="7D3C51B0"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F4564C">
        <w:t>The Doxology for St. Mary of Egypt</w:t>
      </w:r>
      <w:r>
        <w:fldChar w:fldCharType="end"/>
      </w:r>
      <w:r>
        <w:tab/>
      </w:r>
      <w:r>
        <w:fldChar w:fldCharType="begin"/>
      </w:r>
      <w:r>
        <w:instrText xml:space="preserve"> PAGEREF _Ref434491512 \h </w:instrText>
      </w:r>
      <w:r>
        <w:fldChar w:fldCharType="separate"/>
      </w:r>
      <w:r w:rsidR="00F4564C">
        <w:rPr>
          <w:noProof/>
        </w:rPr>
        <w:t>824</w:t>
      </w:r>
      <w:r>
        <w:fldChar w:fldCharType="end"/>
      </w:r>
    </w:p>
    <w:p w14:paraId="397F448E" w14:textId="59D027DE"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F4564C">
        <w:t>The Doxology for St. Pelagia</w:t>
      </w:r>
      <w:r>
        <w:fldChar w:fldCharType="end"/>
      </w:r>
      <w:r>
        <w:tab/>
      </w:r>
      <w:r>
        <w:fldChar w:fldCharType="begin"/>
      </w:r>
      <w:r>
        <w:instrText xml:space="preserve"> PAGEREF _Ref465591664 \h </w:instrText>
      </w:r>
      <w:r>
        <w:fldChar w:fldCharType="separate"/>
      </w:r>
      <w:r w:rsidR="00F4564C">
        <w:rPr>
          <w:noProof/>
        </w:rPr>
        <w:t>636</w:t>
      </w:r>
      <w:r>
        <w:fldChar w:fldCharType="end"/>
      </w:r>
    </w:p>
    <w:p w14:paraId="444E9A36" w14:textId="6CF46C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F4564C">
        <w:t>The Doxology of St. Athanasius the Apostolic</w:t>
      </w:r>
      <w:r>
        <w:fldChar w:fldCharType="end"/>
      </w:r>
      <w:r>
        <w:tab/>
      </w:r>
      <w:r>
        <w:fldChar w:fldCharType="begin"/>
      </w:r>
      <w:r>
        <w:instrText xml:space="preserve"> PAGEREF _Ref434492161 \h </w:instrText>
      </w:r>
      <w:r>
        <w:fldChar w:fldCharType="separate"/>
      </w:r>
      <w:r w:rsidR="00F4564C">
        <w:rPr>
          <w:noProof/>
        </w:rPr>
        <w:t>580</w:t>
      </w:r>
      <w:r>
        <w:fldChar w:fldCharType="end"/>
      </w:r>
    </w:p>
    <w:p w14:paraId="167EEC13" w14:textId="20E6D11D"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F4564C">
        <w:t>The Doxology for St. Athanasius the Apostolic</w:t>
      </w:r>
      <w:r>
        <w:fldChar w:fldCharType="end"/>
      </w:r>
      <w:r>
        <w:tab/>
      </w:r>
      <w:r>
        <w:fldChar w:fldCharType="begin"/>
      </w:r>
      <w:r>
        <w:instrText xml:space="preserve"> PAGEREF _Ref434492183 \h </w:instrText>
      </w:r>
      <w:r>
        <w:fldChar w:fldCharType="separate"/>
      </w:r>
      <w:r w:rsidR="00F4564C">
        <w:rPr>
          <w:noProof/>
        </w:rPr>
        <w:t>831</w:t>
      </w:r>
      <w:r>
        <w:fldChar w:fldCharType="end"/>
      </w:r>
    </w:p>
    <w:p w14:paraId="1E33624E" w14:textId="4BBB67F2"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F4564C">
        <w:t>Another Doxology for St. Athanasius the Apostolic</w:t>
      </w:r>
      <w:r>
        <w:fldChar w:fldCharType="end"/>
      </w:r>
      <w:r>
        <w:tab/>
      </w:r>
      <w:r>
        <w:fldChar w:fldCharType="begin"/>
      </w:r>
      <w:r>
        <w:instrText xml:space="preserve"> PAGEREF _Ref434492196 \h </w:instrText>
      </w:r>
      <w:r>
        <w:fldChar w:fldCharType="separate"/>
      </w:r>
      <w:r w:rsidR="00F4564C">
        <w:rPr>
          <w:noProof/>
        </w:rPr>
        <w:t>833</w:t>
      </w:r>
      <w:r>
        <w:fldChar w:fldCharType="end"/>
      </w:r>
    </w:p>
    <w:p w14:paraId="344F162A" w14:textId="1D116CFF"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F4564C">
        <w:t>The Doxology for St. Severus</w:t>
      </w:r>
      <w:r>
        <w:fldChar w:fldCharType="end"/>
      </w:r>
      <w:r>
        <w:tab/>
      </w:r>
      <w:r>
        <w:fldChar w:fldCharType="begin"/>
      </w:r>
      <w:r>
        <w:instrText xml:space="preserve"> PAGEREF _Ref434492249 \h </w:instrText>
      </w:r>
      <w:r>
        <w:fldChar w:fldCharType="separate"/>
      </w:r>
      <w:r w:rsidR="00F4564C">
        <w:rPr>
          <w:noProof/>
        </w:rPr>
        <w:t>631</w:t>
      </w:r>
      <w:r>
        <w:fldChar w:fldCharType="end"/>
      </w:r>
    </w:p>
    <w:p w14:paraId="35B9247F" w14:textId="3F732D1B" w:rsidR="00E64404" w:rsidRDefault="00E64404" w:rsidP="00810F04">
      <w:pPr>
        <w:tabs>
          <w:tab w:val="left" w:leader="dot" w:pos="8280"/>
        </w:tabs>
        <w:spacing w:after="0" w:line="240" w:lineRule="auto"/>
      </w:pPr>
      <w:r>
        <w:lastRenderedPageBreak/>
        <w:fldChar w:fldCharType="begin"/>
      </w:r>
      <w:r>
        <w:instrText xml:space="preserve"> REF _Ref467356854 \h </w:instrText>
      </w:r>
      <w:r>
        <w:fldChar w:fldCharType="separate"/>
      </w:r>
      <w:r w:rsidR="00F4564C">
        <w:t>The Doxology for St. John Chrysostom</w:t>
      </w:r>
      <w:r>
        <w:fldChar w:fldCharType="end"/>
      </w:r>
      <w:r>
        <w:tab/>
      </w:r>
      <w:r>
        <w:fldChar w:fldCharType="begin"/>
      </w:r>
      <w:r>
        <w:instrText xml:space="preserve"> PAGEREF _Ref467356854 \h </w:instrText>
      </w:r>
      <w:r>
        <w:fldChar w:fldCharType="separate"/>
      </w:r>
      <w:r w:rsidR="00F4564C">
        <w:rPr>
          <w:noProof/>
        </w:rPr>
        <w:t>656</w:t>
      </w:r>
      <w:r>
        <w:fldChar w:fldCharType="end"/>
      </w:r>
    </w:p>
    <w:p w14:paraId="614D3E90" w14:textId="71013233"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F4564C">
        <w:t>The Doxology for St. Gregory the Wonderworker</w:t>
      </w:r>
      <w:r>
        <w:fldChar w:fldCharType="end"/>
      </w:r>
      <w:r>
        <w:tab/>
      </w:r>
      <w:r>
        <w:fldChar w:fldCharType="begin"/>
      </w:r>
      <w:r>
        <w:instrText xml:space="preserve"> PAGEREF _Ref468134316 \h </w:instrText>
      </w:r>
      <w:r>
        <w:fldChar w:fldCharType="separate"/>
      </w:r>
      <w:r w:rsidR="00F4564C">
        <w:rPr>
          <w:noProof/>
        </w:rPr>
        <w:t>657</w:t>
      </w:r>
      <w:r>
        <w:fldChar w:fldCharType="end"/>
      </w:r>
    </w:p>
    <w:p w14:paraId="587B61AB" w14:textId="493276B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t>The Doxology for St. Gregory of Nyssa</w:t>
      </w:r>
      <w:r>
        <w:fldChar w:fldCharType="end"/>
      </w:r>
      <w:r>
        <w:tab/>
      </w:r>
      <w:r>
        <w:fldChar w:fldCharType="begin"/>
      </w:r>
      <w:r>
        <w:instrText xml:space="preserve"> PAGEREF _Ref468565896 \h </w:instrText>
      </w:r>
      <w:r>
        <w:fldChar w:fldCharType="separate"/>
      </w:r>
      <w:r>
        <w:rPr>
          <w:noProof/>
        </w:rPr>
        <w:t>664</w:t>
      </w:r>
      <w:r>
        <w:fldChar w:fldCharType="end"/>
      </w:r>
    </w:p>
    <w:p w14:paraId="59121C34" w14:textId="7D33B752"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F4564C">
        <w:t>The Doxology for St. Takle Haymanot</w:t>
      </w:r>
      <w:r>
        <w:fldChar w:fldCharType="end"/>
      </w:r>
      <w:r>
        <w:tab/>
      </w:r>
      <w:r>
        <w:fldChar w:fldCharType="begin"/>
      </w:r>
      <w:r>
        <w:instrText xml:space="preserve"> PAGEREF _Ref434492302 \h </w:instrText>
      </w:r>
      <w:r>
        <w:fldChar w:fldCharType="separate"/>
      </w:r>
      <w:r w:rsidR="00F4564C">
        <w:rPr>
          <w:noProof/>
        </w:rPr>
        <w:t>912</w:t>
      </w:r>
      <w:r>
        <w:fldChar w:fldCharType="end"/>
      </w:r>
    </w:p>
    <w:p w14:paraId="26D0D3A7" w14:textId="31430683"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F4564C">
        <w:t>The Doxology of St. Simon the Tanner</w:t>
      </w:r>
      <w:r>
        <w:fldChar w:fldCharType="end"/>
      </w:r>
      <w:r>
        <w:tab/>
      </w:r>
      <w:r>
        <w:fldChar w:fldCharType="begin"/>
      </w:r>
      <w:r>
        <w:instrText xml:space="preserve"> PAGEREF _Ref434492343 \h </w:instrText>
      </w:r>
      <w:r>
        <w:fldChar w:fldCharType="separate"/>
      </w:r>
      <w:r w:rsidR="00F4564C">
        <w:rPr>
          <w:noProof/>
        </w:rPr>
        <w:t>686</w:t>
      </w:r>
      <w:r>
        <w:fldChar w:fldCharType="end"/>
      </w:r>
    </w:p>
    <w:p w14:paraId="34548290" w14:textId="221EF0FE"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F4564C">
        <w:t>The Doxology for St. Cyril VI</w:t>
      </w:r>
      <w:r>
        <w:fldChar w:fldCharType="end"/>
      </w:r>
      <w:r>
        <w:tab/>
      </w:r>
      <w:r>
        <w:fldChar w:fldCharType="begin"/>
      </w:r>
      <w:r>
        <w:instrText xml:space="preserve"> PAGEREF _Ref434492506 \h </w:instrText>
      </w:r>
      <w:r>
        <w:fldChar w:fldCharType="separate"/>
      </w:r>
      <w:r w:rsidR="00F4564C">
        <w:rPr>
          <w:noProof/>
        </w:rPr>
        <w:t>802</w:t>
      </w:r>
      <w:r>
        <w:fldChar w:fldCharType="end"/>
      </w:r>
    </w:p>
    <w:p w14:paraId="2921A070" w14:textId="78D72C7E"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F4564C">
        <w:t>The Doxology for St. Abraam of Fayyoum</w:t>
      </w:r>
      <w:r>
        <w:fldChar w:fldCharType="end"/>
      </w:r>
      <w:r>
        <w:tab/>
      </w:r>
      <w:r>
        <w:fldChar w:fldCharType="begin"/>
      </w:r>
      <w:r>
        <w:instrText xml:space="preserve"> PAGEREF _Ref434492469 \h </w:instrText>
      </w:r>
      <w:r>
        <w:fldChar w:fldCharType="separate"/>
      </w:r>
      <w:r w:rsidR="00F4564C">
        <w:rPr>
          <w:noProof/>
        </w:rPr>
        <w:t>851</w:t>
      </w:r>
      <w:r>
        <w:fldChar w:fldCharType="end"/>
      </w:r>
    </w:p>
    <w:p w14:paraId="73E36234" w14:textId="58886F7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F4564C">
        <w:t>The Doxology for St. Martin of Tours</w:t>
      </w:r>
      <w:r>
        <w:fldChar w:fldCharType="end"/>
      </w:r>
      <w:r>
        <w:tab/>
      </w:r>
      <w:r>
        <w:fldChar w:fldCharType="begin"/>
      </w:r>
      <w:r>
        <w:instrText xml:space="preserve"> PAGEREF _Ref439518461 \h </w:instrText>
      </w:r>
      <w:r>
        <w:fldChar w:fldCharType="separate"/>
      </w:r>
      <w:r w:rsidR="00F4564C">
        <w:rPr>
          <w:noProof/>
        </w:rPr>
        <w:t>652</w:t>
      </w:r>
      <w:r>
        <w:fldChar w:fldCharType="end"/>
      </w:r>
    </w:p>
    <w:p w14:paraId="0A149F2A" w14:textId="0418FE5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F4564C">
        <w:t>The Doxology for St. Chad of Mercia</w:t>
      </w:r>
      <w:r>
        <w:fldChar w:fldCharType="end"/>
      </w:r>
      <w:r>
        <w:tab/>
      </w:r>
      <w:r>
        <w:fldChar w:fldCharType="begin"/>
      </w:r>
      <w:r>
        <w:instrText xml:space="preserve"> PAGEREF _Ref434492702 \h </w:instrText>
      </w:r>
      <w:r>
        <w:fldChar w:fldCharType="separate"/>
      </w:r>
      <w:r w:rsidR="00F4564C">
        <w:rPr>
          <w:noProof/>
        </w:rPr>
        <w:t>806</w:t>
      </w:r>
      <w:r>
        <w:fldChar w:fldCharType="end"/>
      </w:r>
    </w:p>
    <w:p w14:paraId="542AC3C1" w14:textId="14F2063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F4564C">
        <w:t>The Doxology for the Patriarchs: Abraham, Isaac, and Jacob</w:t>
      </w:r>
      <w:r>
        <w:fldChar w:fldCharType="end"/>
      </w:r>
      <w:r>
        <w:tab/>
      </w:r>
      <w:r>
        <w:fldChar w:fldCharType="begin"/>
      </w:r>
      <w:r>
        <w:instrText xml:space="preserve"> PAGEREF _Ref434492413 \h </w:instrText>
      </w:r>
      <w:r>
        <w:fldChar w:fldCharType="separate"/>
      </w:r>
      <w:r w:rsidR="00F4564C">
        <w:rPr>
          <w:noProof/>
        </w:rPr>
        <w:t>914</w:t>
      </w:r>
      <w:r>
        <w:fldChar w:fldCharType="end"/>
      </w:r>
    </w:p>
    <w:p w14:paraId="07A4B77B" w14:textId="490DE778"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F4564C">
        <w:t>The Doxology of the Cross Bearers</w:t>
      </w:r>
      <w:r>
        <w:fldChar w:fldCharType="end"/>
      </w:r>
      <w:r>
        <w:tab/>
      </w:r>
      <w:r>
        <w:fldChar w:fldCharType="begin"/>
      </w:r>
      <w:r>
        <w:instrText xml:space="preserve"> PAGEREF _Ref434492536 \h </w:instrText>
      </w:r>
      <w:r>
        <w:fldChar w:fldCharType="separate"/>
      </w:r>
      <w:r w:rsidR="00F4564C">
        <w:rPr>
          <w:noProof/>
        </w:rPr>
        <w:t>580</w:t>
      </w:r>
      <w:r>
        <w:fldChar w:fldCharType="end"/>
      </w:r>
    </w:p>
    <w:p w14:paraId="551FA088" w14:textId="1CE7406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F4564C">
        <w:t>The Doxology for a Hierarch Who is Present</w:t>
      </w:r>
      <w:r>
        <w:fldChar w:fldCharType="end"/>
      </w:r>
      <w:r>
        <w:tab/>
      </w:r>
      <w:r>
        <w:fldChar w:fldCharType="begin"/>
      </w:r>
      <w:r>
        <w:instrText xml:space="preserve"> PAGEREF _Ref434492645 \h </w:instrText>
      </w:r>
      <w:r>
        <w:fldChar w:fldCharType="separate"/>
      </w:r>
      <w:r w:rsidR="00F4564C">
        <w:rPr>
          <w:noProof/>
        </w:rPr>
        <w:t>581</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34" w:name="_Toc459399217"/>
      <w:r>
        <w:lastRenderedPageBreak/>
        <w:t>Non-Traditional</w:t>
      </w:r>
      <w:bookmarkEnd w:id="1934"/>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35" w:name="_Toc459399218"/>
      <w:r>
        <w:rPr>
          <w:lang w:val="en-GB"/>
        </w:rPr>
        <w:lastRenderedPageBreak/>
        <w:t>Reader’s Service</w:t>
      </w:r>
      <w:bookmarkEnd w:id="1935"/>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A08DFDE" w14:textId="77777777" w:rsidR="0089025C"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89025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89025C">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332107902"/>
        <w:docPartObj>
          <w:docPartGallery w:val="Table of Contents"/>
          <w:docPartUnique/>
        </w:docPartObj>
      </w:sdtPr>
      <w:sdtEndPr/>
      <w:sdtContent>
        <w:p w14:paraId="4DD80F9A"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Vespers Praise</w:t>
          </w:r>
          <w:r>
            <w:rPr>
              <w:noProof/>
              <w:webHidden/>
            </w:rPr>
            <w:tab/>
            <w:t>5</w:t>
          </w:r>
        </w:p>
        <w:p w14:paraId="74DB54F1" w14:textId="77777777" w:rsidR="0089025C" w:rsidRDefault="0089025C">
          <w:pPr>
            <w:pStyle w:val="TOC3"/>
            <w:tabs>
              <w:tab w:val="right" w:leader="dot" w:pos="8846"/>
            </w:tabs>
            <w:rPr>
              <w:rFonts w:asciiTheme="minorHAnsi" w:eastAsia="SimSun" w:hAnsiTheme="minorHAnsi"/>
              <w:noProof/>
              <w:szCs w:val="24"/>
              <w:lang w:val="en-US" w:eastAsia="zh-CN"/>
            </w:rPr>
          </w:pPr>
          <w:r w:rsidRPr="0089025C">
            <w:rPr>
              <w:rStyle w:val="Hyperlink"/>
            </w:rPr>
            <w:t xml:space="preserve">The Psalms of the Eleventh </w:t>
          </w:r>
          <w:r w:rsidRPr="00285DAC">
            <w:rPr>
              <w:noProof/>
            </w:rPr>
            <w:t>Hour (Little Vespers)</w:t>
          </w:r>
          <w:r>
            <w:rPr>
              <w:noProof/>
              <w:webHidden/>
            </w:rPr>
            <w:tab/>
            <w:t>10</w:t>
          </w:r>
        </w:p>
        <w:p w14:paraId="1D56A521" w14:textId="77777777" w:rsidR="0089025C" w:rsidRDefault="0089025C">
          <w:pPr>
            <w:pStyle w:val="TOC3"/>
            <w:tabs>
              <w:tab w:val="right" w:leader="dot" w:pos="8846"/>
            </w:tabs>
            <w:rPr>
              <w:rFonts w:asciiTheme="minorHAnsi" w:eastAsia="SimSun" w:hAnsiTheme="minorHAnsi"/>
              <w:noProof/>
              <w:szCs w:val="24"/>
              <w:lang w:val="en-US" w:eastAsia="zh-CN"/>
            </w:rPr>
          </w:pPr>
          <w:r w:rsidRPr="0089025C">
            <w:rPr>
              <w:rStyle w:val="Hyperlink"/>
            </w:rPr>
            <w:t>The Raising of Evening</w:t>
          </w:r>
          <w:r w:rsidRPr="00285DAC">
            <w:rPr>
              <w:noProof/>
            </w:rPr>
            <w:t xml:space="preserve"> Incense</w:t>
          </w:r>
          <w:r>
            <w:rPr>
              <w:noProof/>
              <w:webHidden/>
            </w:rPr>
            <w:tab/>
            <w:t>16</w:t>
          </w:r>
        </w:p>
        <w:p w14:paraId="200994F8" w14:textId="77777777" w:rsidR="0089025C" w:rsidRPr="0089025C" w:rsidRDefault="002F6766" w:rsidP="0089025C">
          <w:pPr>
            <w:pStyle w:val="TOC3"/>
            <w:tabs>
              <w:tab w:val="right" w:leader="dot" w:pos="8846"/>
            </w:tabs>
            <w:rPr>
              <w:rFonts w:asciiTheme="minorHAnsi" w:eastAsiaTheme="minorEastAsia" w:hAnsiTheme="minorHAnsi"/>
              <w:sz w:val="22"/>
              <w:lang w:val="en-US"/>
            </w:rPr>
          </w:pPr>
        </w:p>
      </w:sdtContent>
    </w:sdt>
    <w:p w14:paraId="2AA4A77E" w14:textId="77777777" w:rsidR="0089025C" w:rsidRDefault="0089025C" w:rsidP="0089025C">
      <w:pPr>
        <w:pStyle w:val="TOC3"/>
        <w:tabs>
          <w:tab w:val="right" w:leader="dot" w:pos="8846"/>
        </w:tabs>
      </w:pPr>
      <w:r w:rsidRPr="0089025C">
        <w:rPr>
          <w:rStyle w:val="Hyperlink"/>
        </w:rPr>
        <w:t>It could be argued that Vespers Praise should</w:t>
      </w:r>
      <w:r>
        <w:rPr>
          <w:noProof/>
        </w:rPr>
        <w:t xml:space="preserve"> come</w:t>
      </w:r>
      <w:r w:rsidRPr="0089025C">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09BA457F" w14:textId="77777777" w:rsidR="0089025C" w:rsidRPr="0089025C" w:rsidRDefault="0089025C" w:rsidP="0089025C">
      <w:pPr>
        <w:pStyle w:val="TOC3"/>
        <w:tabs>
          <w:tab w:val="right" w:leader="dot" w:pos="8846"/>
        </w:tabs>
        <w:rPr>
          <w:rStyle w:val="Hyperlink"/>
        </w:rPr>
      </w:pPr>
      <w:r w:rsidRPr="0089025C">
        <w:rPr>
          <w:rStyle w:val="Hyperlink"/>
        </w:rPr>
        <w:br w:type="page"/>
      </w:r>
    </w:p>
    <w:p w14:paraId="536ADEC3" w14:textId="6B1FB59A" w:rsidR="00513E2D" w:rsidRDefault="0089025C" w:rsidP="00513E2D">
      <w:pPr>
        <w:pStyle w:val="Rubric"/>
        <w:rPr>
          <w:lang w:val="en-US"/>
        </w:rPr>
      </w:pPr>
      <w:r w:rsidRPr="0089025C">
        <w:rPr>
          <w:rStyle w:val="Hyperlink"/>
        </w:rPr>
        <w:lastRenderedPageBreak/>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56643D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89025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89025C">
        <w:rPr>
          <w:noProof/>
          <w:lang w:val="en-US"/>
        </w:rPr>
        <w:t>10</w:t>
      </w:r>
      <w:r>
        <w:rPr>
          <w:lang w:val="en-US"/>
        </w:rPr>
        <w:fldChar w:fldCharType="end"/>
      </w:r>
      <w:r>
        <w:rPr>
          <w:lang w:val="en-US"/>
        </w:rPr>
        <w:t>.</w:t>
      </w:r>
    </w:p>
    <w:p w14:paraId="32A2D5AF" w14:textId="2D940399"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89025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89025C">
        <w:rPr>
          <w:noProof/>
          <w:lang w:val="en-US"/>
        </w:rPr>
        <w:t>10</w:t>
      </w:r>
      <w:r>
        <w:rPr>
          <w:lang w:val="en-US"/>
        </w:rPr>
        <w:fldChar w:fldCharType="end"/>
      </w:r>
      <w:r>
        <w:rPr>
          <w:lang w:val="en-US"/>
        </w:rPr>
        <w:t>.</w:t>
      </w:r>
    </w:p>
    <w:p w14:paraId="64A06B0B" w14:textId="77777777" w:rsidR="0089025C" w:rsidRDefault="00513E2D" w:rsidP="00837F89">
      <w:pPr>
        <w:pStyle w:val="Body"/>
      </w:pPr>
      <w:r>
        <w:t xml:space="preserve">In the morning, recite </w:t>
      </w:r>
      <w:r>
        <w:fldChar w:fldCharType="begin"/>
      </w:r>
      <w:r>
        <w:instrText xml:space="preserve"> REF _Ref412098903 \h </w:instrText>
      </w:r>
      <w:r>
        <w:fldChar w:fldCharType="separate"/>
      </w:r>
      <w:r w:rsidR="0089025C">
        <w:br w:type="page"/>
      </w:r>
    </w:p>
    <w:p w14:paraId="27E7A771" w14:textId="3C11D708" w:rsidR="00513E2D" w:rsidRDefault="0089025C"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09E2F6D3" w:rsidR="00513E2D" w:rsidRDefault="00513E2D" w:rsidP="00513E2D">
      <w:pPr>
        <w:pStyle w:val="Rubric"/>
      </w:pPr>
      <w:r>
        <w:t xml:space="preserve">Recite </w:t>
      </w:r>
      <w:r>
        <w:fldChar w:fldCharType="begin"/>
      </w:r>
      <w:r>
        <w:instrText xml:space="preserve"> REF _Ref435789344 \h </w:instrText>
      </w:r>
      <w:r>
        <w:fldChar w:fldCharType="separate"/>
      </w:r>
      <w:r w:rsidR="0089025C">
        <w:t>The Verses of the Cymbals</w:t>
      </w:r>
      <w:r>
        <w:fldChar w:fldCharType="end"/>
      </w:r>
      <w:r>
        <w:t xml:space="preserve">, page </w:t>
      </w:r>
      <w:r>
        <w:fldChar w:fldCharType="begin"/>
      </w:r>
      <w:r>
        <w:instrText xml:space="preserve"> PAGEREF _Ref435789344 \h </w:instrText>
      </w:r>
      <w:r>
        <w:fldChar w:fldCharType="separate"/>
      </w:r>
      <w:r w:rsidR="0089025C">
        <w:rPr>
          <w:noProof/>
        </w:rPr>
        <w:t>530</w:t>
      </w:r>
      <w:r>
        <w:fldChar w:fldCharType="end"/>
      </w:r>
      <w:r>
        <w:t>.</w:t>
      </w:r>
    </w:p>
    <w:p w14:paraId="52EF59BE" w14:textId="41B5736C"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89025C">
        <w:rPr>
          <w:noProof/>
          <w:lang w:val="en-US"/>
        </w:rPr>
        <w:t>156</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95E57D6" w14:textId="77777777" w:rsidR="0089025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0540854"/>
        <w:docPartObj>
          <w:docPartGallery w:val="Table of Contents"/>
          <w:docPartUnique/>
        </w:docPartObj>
      </w:sdtPr>
      <w:sdtEndPr>
        <w:rPr>
          <w:b/>
          <w:bCs/>
          <w:noProof/>
        </w:rPr>
      </w:sdtEndPr>
      <w:sdtContent>
        <w:p w14:paraId="2DDAF8F5"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Psalms of Prime</w:t>
          </w:r>
          <w:r>
            <w:rPr>
              <w:noProof/>
              <w:webHidden/>
            </w:rPr>
            <w:tab/>
            <w:t>49</w:t>
          </w:r>
        </w:p>
        <w:p w14:paraId="448DA219"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Doxology of Prime</w:t>
          </w:r>
          <w:r>
            <w:rPr>
              <w:noProof/>
              <w:webHidden/>
            </w:rPr>
            <w:tab/>
            <w:t>55</w:t>
          </w:r>
        </w:p>
        <w:p w14:paraId="089083C9"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Raising of Morning Incense</w:t>
          </w:r>
          <w:r>
            <w:rPr>
              <w:noProof/>
              <w:webHidden/>
            </w:rPr>
            <w:tab/>
            <w:t>66</w:t>
          </w:r>
        </w:p>
        <w:p w14:paraId="2B1C5C4F" w14:textId="77777777" w:rsidR="0089025C" w:rsidRDefault="002F6766" w:rsidP="009800DB"/>
      </w:sdtContent>
    </w:sdt>
    <w:p w14:paraId="7A0E1591" w14:textId="77777777" w:rsidR="0089025C" w:rsidRDefault="0089025C" w:rsidP="00AB3348">
      <w:r>
        <w:br w:type="page"/>
      </w:r>
    </w:p>
    <w:p w14:paraId="7606F17C" w14:textId="2E027967" w:rsidR="00513E2D" w:rsidRPr="007E0213" w:rsidRDefault="0089025C"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09C75750" w14:textId="77777777" w:rsidR="0089025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89025C">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89025C">
        <w:br w:type="page"/>
      </w:r>
    </w:p>
    <w:p w14:paraId="6B1C629D" w14:textId="697ED001" w:rsidR="00513E2D" w:rsidRDefault="0089025C"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0FCF8674" w14:textId="77777777" w:rsidR="0089025C" w:rsidRDefault="00513E2D" w:rsidP="006869EE">
      <w:pPr>
        <w:pStyle w:val="Body"/>
        <w:rPr>
          <w:lang w:val="en-GB"/>
        </w:rPr>
      </w:pPr>
      <w:r>
        <w:t xml:space="preserve">Recite </w:t>
      </w:r>
      <w:r>
        <w:fldChar w:fldCharType="begin"/>
      </w:r>
      <w:r>
        <w:instrText xml:space="preserve"> REF _Ref435789927 \h </w:instrText>
      </w:r>
      <w:r>
        <w:fldChar w:fldCharType="separate"/>
      </w:r>
      <w:r w:rsidR="0089025C">
        <w:rPr>
          <w:lang w:val="en-GB"/>
        </w:rPr>
        <w:t>Graciously accord, O Lord, to keep us this night without sin. You are blessed, O Lord, God of our fathers, and Your Holy Name is greatly blessed and full of glory forever. Amen.</w:t>
      </w:r>
    </w:p>
    <w:p w14:paraId="2765BD53" w14:textId="77777777" w:rsidR="0089025C" w:rsidRDefault="0089025C" w:rsidP="006869EE">
      <w:pPr>
        <w:pStyle w:val="Body"/>
        <w:rPr>
          <w:lang w:val="en-GB"/>
        </w:rPr>
      </w:pPr>
      <w:r>
        <w:rPr>
          <w:lang w:val="en-GB"/>
        </w:rPr>
        <w:t>Let Your mercy be upon us, O Lord, even as we have set our hope in You. For the eyes of everyone wait upon You, for You give them their food in due season.</w:t>
      </w:r>
    </w:p>
    <w:p w14:paraId="051CE0F0" w14:textId="77777777" w:rsidR="0089025C" w:rsidRDefault="0089025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FEE0B1D" w14:textId="77777777" w:rsidR="0089025C" w:rsidRDefault="0089025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2A2D2CA8" w14:textId="77777777" w:rsidR="0089025C" w:rsidRDefault="0089025C" w:rsidP="006869EE">
      <w:pPr>
        <w:pStyle w:val="Body"/>
        <w:rPr>
          <w:lang w:val="en-GB"/>
        </w:rPr>
      </w:pPr>
      <w:r>
        <w:rPr>
          <w:lang w:val="en-GB"/>
        </w:rPr>
        <w:t>Your mercy, O Lord, endures forever. O despise not the works of Your hands.</w:t>
      </w:r>
    </w:p>
    <w:p w14:paraId="2216E9B2" w14:textId="77777777" w:rsidR="0089025C" w:rsidRDefault="0089025C" w:rsidP="006869EE">
      <w:pPr>
        <w:pStyle w:val="Body"/>
        <w:rPr>
          <w:lang w:val="en-GB"/>
        </w:rPr>
      </w:pPr>
      <w:r>
        <w:rPr>
          <w:lang w:val="en-GB"/>
        </w:rPr>
        <w:t>Lord, You have been our refuge in all generations. I said, “Be merciful to me, heal my soul; for I have sinned against You.”</w:t>
      </w:r>
    </w:p>
    <w:p w14:paraId="64102223" w14:textId="77777777" w:rsidR="0089025C" w:rsidRDefault="0089025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59FA75B3" w14:textId="77777777" w:rsidR="0089025C" w:rsidRDefault="0089025C" w:rsidP="006869EE">
      <w:pPr>
        <w:pStyle w:val="Body"/>
        <w:rPr>
          <w:lang w:val="en-GB"/>
        </w:rPr>
      </w:pPr>
      <w:r>
        <w:rPr>
          <w:lang w:val="en-GB"/>
        </w:rPr>
        <w:t>Blessing belongs to You, praise belongs to You praise, glory belongs to You, O Father, Son and Holy Spirit, now, and forever and ever. Amen.</w:t>
      </w:r>
    </w:p>
    <w:p w14:paraId="78823DD3" w14:textId="77777777" w:rsidR="0089025C" w:rsidRPr="008D61EA" w:rsidRDefault="0089025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4FE9AE6D" w14:textId="77777777" w:rsidR="0089025C" w:rsidRDefault="0089025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52D56ECD" w14:textId="77777777" w:rsidR="0089025C" w:rsidRDefault="0089025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1089B31" w14:textId="77777777" w:rsidR="0089025C" w:rsidRDefault="0089025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62DCD75" w:rsidR="00513E2D" w:rsidRDefault="0089025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541</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49"/>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lastRenderedPageBreak/>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3D9D2F40" w:rsidR="00513E2D" w:rsidRDefault="00513E2D" w:rsidP="00513E2D">
      <w:pPr>
        <w:pStyle w:val="Rubric"/>
      </w:pPr>
      <w:r>
        <w:t xml:space="preserve">Read </w:t>
      </w:r>
      <w:r>
        <w:fldChar w:fldCharType="begin"/>
      </w:r>
      <w:r>
        <w:instrText xml:space="preserve"> REF _Ref435800051 \h </w:instrText>
      </w:r>
      <w:r>
        <w:fldChar w:fldCharType="separate"/>
      </w:r>
      <w:r w:rsidR="0089025C">
        <w:t>The Psalms of the Third Hour</w:t>
      </w:r>
      <w:r>
        <w:fldChar w:fldCharType="end"/>
      </w:r>
      <w:r>
        <w:t xml:space="preserve">, page </w:t>
      </w:r>
      <w:r>
        <w:fldChar w:fldCharType="begin"/>
      </w:r>
      <w:r>
        <w:instrText xml:space="preserve"> PAGEREF _Ref435800057 \h </w:instrText>
      </w:r>
      <w:r>
        <w:fldChar w:fldCharType="separate"/>
      </w:r>
      <w:r w:rsidR="0089025C">
        <w:rPr>
          <w:noProof/>
        </w:rPr>
        <w:t>67</w:t>
      </w:r>
      <w:r>
        <w:fldChar w:fldCharType="end"/>
      </w:r>
      <w:r>
        <w:t xml:space="preserve">, and continue with </w:t>
      </w:r>
      <w:r>
        <w:fldChar w:fldCharType="begin"/>
      </w:r>
      <w:r>
        <w:instrText xml:space="preserve"> REF _Ref435800080 \h </w:instrText>
      </w:r>
      <w:r>
        <w:fldChar w:fldCharType="separate"/>
      </w:r>
      <w:r w:rsidR="0089025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w:t>
            </w:r>
            <w:r>
              <w:lastRenderedPageBreak/>
              <w:t>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77777777" w:rsidR="00513E2D" w:rsidRDefault="00513E2D" w:rsidP="00513E2D">
            <w:pPr>
              <w:pStyle w:val="BodyNoIndent"/>
            </w:pPr>
            <w:r>
              <w:t>Through the prayers of the Beholder of God, the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lastRenderedPageBreak/>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lastRenderedPageBreak/>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lastRenderedPageBreak/>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lastRenderedPageBreak/>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lastRenderedPageBreak/>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w:t>
      </w:r>
      <w:r>
        <w:lastRenderedPageBreak/>
        <w:t>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36" w:name="_Toc459399219"/>
      <w:r>
        <w:lastRenderedPageBreak/>
        <w:t>Prayers for Needs</w:t>
      </w:r>
      <w:bookmarkEnd w:id="1936"/>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70CD50B3"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89025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89025C">
        <w:rPr>
          <w:noProof/>
          <w:lang w:val="en-US"/>
        </w:rPr>
        <w:t>10</w:t>
      </w:r>
      <w:r>
        <w:rPr>
          <w:lang w:val="en-US"/>
        </w:rPr>
        <w:fldChar w:fldCharType="end"/>
      </w:r>
    </w:p>
    <w:p w14:paraId="3FF6D2AF" w14:textId="1DE4674A"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89025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89025C">
        <w:rPr>
          <w:noProof/>
          <w:lang w:val="en-US"/>
        </w:rPr>
        <w:t>10</w:t>
      </w:r>
      <w:r>
        <w:rPr>
          <w:lang w:val="en-US"/>
        </w:rPr>
        <w:fldChar w:fldCharType="end"/>
      </w:r>
    </w:p>
    <w:p w14:paraId="7AFD631B" w14:textId="06BC27CB"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89025C">
        <w:t>The Verses of the Cymbals</w:t>
      </w:r>
      <w:r>
        <w:fldChar w:fldCharType="end"/>
      </w:r>
      <w:r>
        <w:t xml:space="preserve">, page </w:t>
      </w:r>
      <w:r>
        <w:fldChar w:fldCharType="begin"/>
      </w:r>
      <w:r>
        <w:instrText xml:space="preserve"> PAGEREF _Ref435789344 \h </w:instrText>
      </w:r>
      <w:r>
        <w:fldChar w:fldCharType="separate"/>
      </w:r>
      <w:r w:rsidR="0089025C">
        <w:rPr>
          <w:noProof/>
        </w:rPr>
        <w:t>530</w:t>
      </w:r>
      <w:r>
        <w:fldChar w:fldCharType="end"/>
      </w:r>
      <w:r>
        <w:t xml:space="preserve">. If integrating this service with Prime, the first part of </w:t>
      </w:r>
      <w:r>
        <w:fldChar w:fldCharType="begin"/>
      </w:r>
      <w:r>
        <w:instrText xml:space="preserve"> REF _Ref442855270 \h </w:instrText>
      </w:r>
      <w:r>
        <w:fldChar w:fldCharType="separate"/>
      </w:r>
      <w:r w:rsidR="0089025C">
        <w:t>The Doxology of Prime</w:t>
      </w:r>
      <w:r>
        <w:fldChar w:fldCharType="end"/>
      </w:r>
      <w:r>
        <w:t xml:space="preserve">, </w:t>
      </w:r>
      <w:r>
        <w:fldChar w:fldCharType="begin"/>
      </w:r>
      <w:r>
        <w:instrText xml:space="preserve"> PAGEREF _Ref442855276 \h </w:instrText>
      </w:r>
      <w:r>
        <w:fldChar w:fldCharType="separate"/>
      </w:r>
      <w:r w:rsidR="0089025C">
        <w:rPr>
          <w:noProof/>
        </w:rPr>
        <w:t>55</w:t>
      </w:r>
      <w:r>
        <w:fldChar w:fldCharType="end"/>
      </w:r>
      <w:r>
        <w:t>, may precede the Verses of Cymbals. Following the Verses of the Cymbals, the people recite with one voice,</w:t>
      </w:r>
    </w:p>
    <w:p w14:paraId="65CFF359" w14:textId="1202B78F"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89025C">
        <w:rPr>
          <w:noProof/>
          <w:lang w:val="en-US"/>
        </w:rPr>
        <w:t>156</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7FC949A6" w14:textId="77777777" w:rsidR="0089025C"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73D8FFB" w14:textId="77777777" w:rsidTr="00266A55">
        <w:trPr>
          <w:cantSplit/>
          <w:jc w:val="center"/>
        </w:trPr>
        <w:tc>
          <w:tcPr>
            <w:tcW w:w="288" w:type="dxa"/>
          </w:tcPr>
          <w:p w14:paraId="272D0748" w14:textId="77777777" w:rsidR="0089025C" w:rsidRDefault="0089025C" w:rsidP="00266A55">
            <w:pPr>
              <w:pStyle w:val="CopticCross"/>
            </w:pPr>
          </w:p>
        </w:tc>
        <w:tc>
          <w:tcPr>
            <w:tcW w:w="3960" w:type="dxa"/>
          </w:tcPr>
          <w:p w14:paraId="057D0DBB" w14:textId="77777777" w:rsidR="0089025C" w:rsidRPr="007425E1" w:rsidRDefault="0089025C" w:rsidP="00266A55">
            <w:pPr>
              <w:pStyle w:val="EngHang"/>
            </w:pPr>
            <w:r w:rsidRPr="007425E1">
              <w:t xml:space="preserve">We worship </w:t>
            </w:r>
            <w:r>
              <w:t>You</w:t>
            </w:r>
            <w:r w:rsidRPr="007425E1">
              <w:t>, O Christ,</w:t>
            </w:r>
          </w:p>
          <w:p w14:paraId="298477BB" w14:textId="77777777" w:rsidR="0089025C" w:rsidRPr="007425E1" w:rsidRDefault="0089025C" w:rsidP="00266A55">
            <w:pPr>
              <w:pStyle w:val="EngHang"/>
            </w:pPr>
            <w:r w:rsidRPr="007425E1">
              <w:t xml:space="preserve">With </w:t>
            </w:r>
            <w:r>
              <w:t>Your</w:t>
            </w:r>
            <w:r w:rsidRPr="007425E1">
              <w:t xml:space="preserve"> Good Father,</w:t>
            </w:r>
          </w:p>
          <w:p w14:paraId="59F20EA2" w14:textId="77777777" w:rsidR="0089025C" w:rsidRPr="007425E1" w:rsidRDefault="0089025C" w:rsidP="00266A55">
            <w:pPr>
              <w:pStyle w:val="EngHang"/>
            </w:pPr>
            <w:r w:rsidRPr="007425E1">
              <w:t>And the Holy Spirit,</w:t>
            </w:r>
          </w:p>
          <w:p w14:paraId="3628448E" w14:textId="77777777" w:rsidR="0089025C" w:rsidRDefault="0089025C"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1DABE0C" w14:textId="77777777" w:rsidR="0089025C" w:rsidRDefault="0089025C" w:rsidP="00266A55"/>
        </w:tc>
        <w:tc>
          <w:tcPr>
            <w:tcW w:w="288" w:type="dxa"/>
          </w:tcPr>
          <w:p w14:paraId="7FB9B09E" w14:textId="77777777" w:rsidR="0089025C" w:rsidRDefault="0089025C" w:rsidP="00266A55">
            <w:pPr>
              <w:pStyle w:val="CopticCross"/>
            </w:pPr>
          </w:p>
        </w:tc>
        <w:tc>
          <w:tcPr>
            <w:tcW w:w="3960" w:type="dxa"/>
          </w:tcPr>
          <w:p w14:paraId="11B98A92" w14:textId="77777777" w:rsidR="0089025C" w:rsidRDefault="0089025C" w:rsidP="00266A55">
            <w:pPr>
              <w:pStyle w:val="CopticVersemulti-line"/>
            </w:pPr>
            <w:r>
              <w:t>Ⲧⲉⲛⲟⲩⲱϣⲧ ⲙ̀ⲙⲟⲕ ⲱ̀ Ⲡⲓⲭ̀ⲣⲓⲥⲧⲟⲥ:</w:t>
            </w:r>
          </w:p>
          <w:p w14:paraId="1605CF8B" w14:textId="77777777" w:rsidR="0089025C" w:rsidRDefault="0089025C" w:rsidP="00266A55">
            <w:pPr>
              <w:pStyle w:val="CopticVersemulti-line"/>
            </w:pPr>
            <w:r>
              <w:t>ⲛⲉⲙ Ⲡⲉⲕⲓⲱⲧ ⲛ̀ⲁ̀ⲅⲁⲑⲟⲥ:</w:t>
            </w:r>
          </w:p>
          <w:p w14:paraId="77F7CC6D" w14:textId="77777777" w:rsidR="0089025C" w:rsidRDefault="0089025C" w:rsidP="00266A55">
            <w:pPr>
              <w:pStyle w:val="CopticVersemulti-line"/>
            </w:pPr>
            <w:r>
              <w:t>ⲛⲉⲙ Ⲡⲓⲡ̀ⲛⲉⲩⲙⲁ ⲉⲑⲟⲩⲁⲃ:</w:t>
            </w:r>
          </w:p>
          <w:p w14:paraId="786A75FE" w14:textId="77777777" w:rsidR="0089025C" w:rsidRDefault="0089025C" w:rsidP="00266A55">
            <w:pPr>
              <w:pStyle w:val="CopticHangingVerse"/>
            </w:pPr>
            <w:r>
              <w:t>ϫⲉ (_____) ⲁⲕⲥⲱϯ ⲙ̀ⲙⲟⲛ ⲛⲁⲓ ⲛⲁⲛ.</w:t>
            </w:r>
          </w:p>
        </w:tc>
      </w:tr>
    </w:tbl>
    <w:p w14:paraId="26839B4F" w14:textId="063AEB8D" w:rsidR="00513E2D" w:rsidRDefault="0089025C"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 xml:space="preserve">If I speak with the tongues of men and angels, but do not have love, I have become a noisy gong or a clanging cymbal. If I have the gift of prophecy and know all mysteries and have all knowledge, and if I have all faith, so as to move mountains, but I do not have live, I am </w:t>
      </w:r>
      <w:r>
        <w:lastRenderedPageBreak/>
        <w:t>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lastRenderedPageBreak/>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0DC136C8"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89025C">
        <w:t>The Doxology of Prime</w:t>
      </w:r>
      <w:r>
        <w:fldChar w:fldCharType="end"/>
      </w:r>
      <w:r>
        <w:t xml:space="preserve">, </w:t>
      </w:r>
      <w:r>
        <w:fldChar w:fldCharType="begin"/>
      </w:r>
      <w:r>
        <w:instrText xml:space="preserve"> PAGEREF _Ref442855276 \h </w:instrText>
      </w:r>
      <w:r>
        <w:fldChar w:fldCharType="separate"/>
      </w:r>
      <w:r w:rsidR="0089025C">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lastRenderedPageBreak/>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6050D648"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89025C">
        <w:rPr>
          <w:lang w:val="en-GB"/>
        </w:rPr>
        <w:t>Graciously Accord</w:t>
      </w:r>
      <w:r>
        <w:fldChar w:fldCharType="end"/>
      </w:r>
      <w:r>
        <w:t xml:space="preserve">, page </w:t>
      </w:r>
      <w:r>
        <w:fldChar w:fldCharType="begin"/>
      </w:r>
      <w:r>
        <w:instrText xml:space="preserve"> PAGEREF _Ref435789903 \h </w:instrText>
      </w:r>
      <w:r>
        <w:fldChar w:fldCharType="separate"/>
      </w:r>
      <w:r w:rsidR="0089025C">
        <w:rPr>
          <w:noProof/>
        </w:rPr>
        <w:t>540</w:t>
      </w:r>
      <w:r>
        <w:fldChar w:fldCharType="end"/>
      </w:r>
      <w:r>
        <w:t xml:space="preserve">. If integrating with the Morning hour, </w:t>
      </w:r>
      <w:r>
        <w:fldChar w:fldCharType="begin"/>
      </w:r>
      <w:r>
        <w:instrText xml:space="preserve"> REF _Ref442856274 \h </w:instrText>
      </w:r>
      <w:r>
        <w:fldChar w:fldCharType="separate"/>
      </w:r>
      <w:r w:rsidR="0089025C">
        <w:t>The Gloria</w:t>
      </w:r>
      <w:r>
        <w:fldChar w:fldCharType="end"/>
      </w:r>
      <w:r>
        <w:t xml:space="preserve">, page </w:t>
      </w:r>
      <w:r>
        <w:fldChar w:fldCharType="begin"/>
      </w:r>
      <w:r>
        <w:instrText xml:space="preserve"> PAGEREF _Ref442856274 \h </w:instrText>
      </w:r>
      <w:r>
        <w:fldChar w:fldCharType="separate"/>
      </w:r>
      <w:r w:rsidR="0089025C">
        <w:rPr>
          <w:noProof/>
        </w:rPr>
        <w:t>541</w:t>
      </w:r>
      <w:r>
        <w:fldChar w:fldCharType="end"/>
      </w:r>
      <w:r>
        <w:t>.</w:t>
      </w:r>
    </w:p>
    <w:p w14:paraId="370A695B" w14:textId="7D9878ED" w:rsidR="00513E2D" w:rsidRDefault="00513E2D" w:rsidP="00513E2D">
      <w:pPr>
        <w:pStyle w:val="Rubric"/>
      </w:pPr>
      <w:r>
        <w:lastRenderedPageBreak/>
        <w:t xml:space="preserve">The people may recite with one voice, or sing, </w:t>
      </w:r>
      <w:r>
        <w:fldChar w:fldCharType="begin"/>
      </w:r>
      <w:r>
        <w:instrText xml:space="preserve"> REF _Ref442856358 \h </w:instrText>
      </w:r>
      <w:r>
        <w:fldChar w:fldCharType="separate"/>
      </w:r>
      <w:r w:rsidR="0089025C">
        <w:t>The Trisagion</w:t>
      </w:r>
      <w:r>
        <w:fldChar w:fldCharType="end"/>
      </w:r>
      <w:r>
        <w:t xml:space="preserve">, </w:t>
      </w:r>
      <w:r>
        <w:fldChar w:fldCharType="begin"/>
      </w:r>
      <w:r>
        <w:instrText xml:space="preserve"> PAGEREF _Ref442856358 \h </w:instrText>
      </w:r>
      <w:r>
        <w:fldChar w:fldCharType="separate"/>
      </w:r>
      <w:r w:rsidR="0089025C">
        <w:rPr>
          <w:noProof/>
        </w:rPr>
        <w:t>541</w:t>
      </w:r>
      <w:r>
        <w:fldChar w:fldCharType="end"/>
      </w:r>
      <w:r>
        <w:t xml:space="preserve">, followed by </w:t>
      </w:r>
      <w:r>
        <w:fldChar w:fldCharType="begin"/>
      </w:r>
      <w:r>
        <w:instrText xml:space="preserve"> REF _Ref442856453 \h </w:instrText>
      </w:r>
      <w:r>
        <w:fldChar w:fldCharType="separate"/>
      </w:r>
      <w:r w:rsidR="0089025C">
        <w:t>Hail to You</w:t>
      </w:r>
      <w:r>
        <w:fldChar w:fldCharType="end"/>
      </w:r>
      <w:r>
        <w:t xml:space="preserve">, page </w:t>
      </w:r>
      <w:r>
        <w:fldChar w:fldCharType="begin"/>
      </w:r>
      <w:r>
        <w:instrText xml:space="preserve"> PAGEREF _Ref442856453 \p \h </w:instrText>
      </w:r>
      <w:r>
        <w:fldChar w:fldCharType="separate"/>
      </w:r>
      <w:r w:rsidR="0089025C">
        <w:rPr>
          <w:noProof/>
        </w:rPr>
        <w:t>on page 542</w:t>
      </w:r>
      <w:r>
        <w:fldChar w:fldCharType="end"/>
      </w:r>
      <w:r>
        <w:t xml:space="preserve">, </w:t>
      </w:r>
      <w:r>
        <w:fldChar w:fldCharType="begin"/>
      </w:r>
      <w:r>
        <w:instrText xml:space="preserve"> REF _Ref435799700 \h </w:instrText>
      </w:r>
      <w:r>
        <w:fldChar w:fldCharType="separate"/>
      </w:r>
      <w:r w:rsidR="0089025C">
        <w:t>The Doxologies</w:t>
      </w:r>
      <w:r>
        <w:fldChar w:fldCharType="end"/>
      </w:r>
      <w:r>
        <w:t xml:space="preserve">, </w:t>
      </w:r>
      <w:r>
        <w:fldChar w:fldCharType="begin"/>
      </w:r>
      <w:r>
        <w:instrText xml:space="preserve"> PAGEREF _Ref435799700 \h </w:instrText>
      </w:r>
      <w:r>
        <w:fldChar w:fldCharType="separate"/>
      </w:r>
      <w:r w:rsidR="0089025C">
        <w:rPr>
          <w:noProof/>
        </w:rPr>
        <w:t>544</w:t>
      </w:r>
      <w:r>
        <w:fldChar w:fldCharType="end"/>
      </w:r>
      <w:r>
        <w:t xml:space="preserve">, </w:t>
      </w:r>
      <w:r>
        <w:fldChar w:fldCharType="begin"/>
      </w:r>
      <w:r>
        <w:instrText xml:space="preserve"> REF _Ref435799710 \h </w:instrText>
      </w:r>
      <w:r>
        <w:fldChar w:fldCharType="separate"/>
      </w:r>
      <w:r w:rsidR="0089025C">
        <w:t>The Orthodox Creed</w:t>
      </w:r>
      <w:r>
        <w:fldChar w:fldCharType="end"/>
      </w:r>
      <w:r>
        <w:t xml:space="preserve">, </w:t>
      </w:r>
      <w:r>
        <w:fldChar w:fldCharType="begin"/>
      </w:r>
      <w:r>
        <w:instrText xml:space="preserve"> PAGEREF _Ref435799710 \h </w:instrText>
      </w:r>
      <w:r>
        <w:fldChar w:fldCharType="separate"/>
      </w:r>
      <w:r w:rsidR="0089025C">
        <w:rPr>
          <w:noProof/>
        </w:rPr>
        <w:t>549</w:t>
      </w:r>
      <w:r>
        <w:fldChar w:fldCharType="end"/>
      </w:r>
      <w:r>
        <w:t>.</w:t>
      </w:r>
    </w:p>
    <w:p w14:paraId="2578A20D" w14:textId="1367FAA1"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89025C">
        <w:t>God Have mercy upon us</w:t>
      </w:r>
      <w:r>
        <w:fldChar w:fldCharType="end"/>
      </w:r>
      <w:r>
        <w:t xml:space="preserve">, page </w:t>
      </w:r>
      <w:r>
        <w:fldChar w:fldCharType="begin"/>
      </w:r>
      <w:r>
        <w:instrText xml:space="preserve"> PAGEREF _Ref442856751 \h </w:instrText>
      </w:r>
      <w:r>
        <w:fldChar w:fldCharType="separate"/>
      </w:r>
      <w:r w:rsidR="0089025C">
        <w:rPr>
          <w:noProof/>
        </w:rPr>
        <w:t>549</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89025C">
        <w:t>The Prayer for the Gospel</w:t>
      </w:r>
      <w:r>
        <w:fldChar w:fldCharType="end"/>
      </w:r>
      <w:r>
        <w:t xml:space="preserve">, page </w:t>
      </w:r>
      <w:r>
        <w:fldChar w:fldCharType="begin"/>
      </w:r>
      <w:r>
        <w:instrText xml:space="preserve"> PAGEREF _Ref442856856 \h </w:instrText>
      </w:r>
      <w:r>
        <w:fldChar w:fldCharType="separate"/>
      </w:r>
      <w:r w:rsidR="0089025C">
        <w:rPr>
          <w:noProof/>
        </w:rPr>
        <w:t>551</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 xml:space="preserve">What do you think? If a man has a hundred sheep and one of them goes astray, does he not leave the ninety-nine and go into the mountains and look for the one that has gone astray? Amen, I tell you: if he finds it, he rejoices over the one more than over the ninety-nine which </w:t>
      </w:r>
      <w:r>
        <w:lastRenderedPageBreak/>
        <w:t>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89025C">
        <w:rPr>
          <w:noProof/>
        </w:rPr>
        <w:t>553</w:t>
      </w:r>
      <w:r>
        <w:fldChar w:fldCharType="end"/>
      </w:r>
      <w:r>
        <w:t xml:space="preserve"> may now be said.</w:t>
      </w:r>
    </w:p>
    <w:p w14:paraId="101FD6DF" w14:textId="77777777" w:rsidR="00513E2D" w:rsidRDefault="00513E2D" w:rsidP="00513E2D">
      <w:pPr>
        <w:pStyle w:val="Heading4"/>
      </w:pPr>
      <w:r>
        <w:lastRenderedPageBreak/>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89025C">
        <w:rPr>
          <w:noProof/>
        </w:rPr>
        <w:t>557</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50"/>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37"/>
            <w:r w:rsidRPr="007425E1">
              <w:t xml:space="preserve">May </w:t>
            </w:r>
            <w:commentRangeEnd w:id="1937"/>
            <w:r>
              <w:rPr>
                <w:rStyle w:val="CommentReference"/>
                <w:rFonts w:eastAsiaTheme="minorHAnsi" w:cstheme="minorBidi"/>
                <w:color w:val="auto"/>
                <w:lang w:val="en-CA"/>
              </w:rPr>
              <w:commentReference w:id="1937"/>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8424006"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89025C">
        <w:t>The Prayer of the Hours</w:t>
      </w:r>
      <w:r>
        <w:fldChar w:fldCharType="end"/>
      </w:r>
      <w:r>
        <w:t xml:space="preserve">, page </w:t>
      </w:r>
      <w:r>
        <w:fldChar w:fldCharType="begin"/>
      </w:r>
      <w:r>
        <w:instrText xml:space="preserve"> PAGEREF _Ref411969145 \h </w:instrText>
      </w:r>
      <w:r>
        <w:fldChar w:fldCharType="separate"/>
      </w:r>
      <w:r w:rsidR="0089025C">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4"/>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8" w:author="Windows User" w:date="2015-11-27T20:09:00Z" w:initials="WU">
    <w:p w14:paraId="03405E79" w14:textId="77777777" w:rsidR="00325E43" w:rsidRDefault="00325E43"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325E43" w:rsidRDefault="00325E43">
      <w:pPr>
        <w:pStyle w:val="CommentText"/>
      </w:pPr>
      <w:r>
        <w:rPr>
          <w:rStyle w:val="CommentReference"/>
        </w:rPr>
        <w:annotationRef/>
      </w:r>
      <w:r>
        <w:t>Compare to various translations</w:t>
      </w:r>
    </w:p>
  </w:comment>
  <w:comment w:id="91" w:author="Windows User" w:date="2015-10-30T12:37:00Z" w:initials="WU">
    <w:p w14:paraId="00B9961B" w14:textId="77777777" w:rsidR="00325E43" w:rsidRDefault="00325E43">
      <w:pPr>
        <w:pStyle w:val="CommentText"/>
      </w:pPr>
      <w:r>
        <w:rPr>
          <w:rStyle w:val="CommentReference"/>
        </w:rPr>
        <w:annotationRef/>
      </w:r>
      <w:r>
        <w:t>Is this supposed to be doubled?</w:t>
      </w:r>
    </w:p>
  </w:comment>
  <w:comment w:id="92" w:author="Windows User" w:date="2015-11-27T20:09:00Z" w:initials="WU">
    <w:p w14:paraId="218998C8" w14:textId="77777777" w:rsidR="00325E43" w:rsidRDefault="00325E43"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325E43" w:rsidRDefault="00325E43">
      <w:pPr>
        <w:pStyle w:val="CommentText"/>
      </w:pPr>
      <w:r>
        <w:rPr>
          <w:rStyle w:val="CommentReference"/>
        </w:rPr>
        <w:annotationRef/>
      </w:r>
      <w:r>
        <w:t>Does this go before Creed?</w:t>
      </w:r>
    </w:p>
  </w:comment>
  <w:comment w:id="96" w:author="Windows User" w:date="2015-11-06T13:03:00Z" w:initials="WU">
    <w:p w14:paraId="6B9D0F75" w14:textId="77777777" w:rsidR="00325E43" w:rsidRDefault="00325E43">
      <w:pPr>
        <w:pStyle w:val="CommentText"/>
      </w:pPr>
      <w:r>
        <w:rPr>
          <w:rStyle w:val="CommentReference"/>
        </w:rPr>
        <w:annotationRef/>
      </w:r>
      <w:r>
        <w:t>Coptic reader has Ps 3 here!</w:t>
      </w:r>
    </w:p>
  </w:comment>
  <w:comment w:id="113" w:author="Windows User" w:date="2015-11-02T08:54:00Z" w:initials="WU">
    <w:p w14:paraId="0366F544" w14:textId="77777777" w:rsidR="00325E43" w:rsidRDefault="00325E43">
      <w:pPr>
        <w:pStyle w:val="CommentText"/>
      </w:pPr>
      <w:r>
        <w:rPr>
          <w:rStyle w:val="CommentReference"/>
        </w:rPr>
        <w:annotationRef/>
      </w:r>
      <w:r>
        <w:t>Is there a phrase missing here?</w:t>
      </w:r>
    </w:p>
  </w:comment>
  <w:comment w:id="119" w:author="Windows User" w:date="2015-10-30T08:56:00Z" w:initials="WU">
    <w:p w14:paraId="1FDBEBA0" w14:textId="77777777" w:rsidR="00325E43" w:rsidRDefault="00325E43">
      <w:pPr>
        <w:pStyle w:val="CommentText"/>
      </w:pPr>
      <w:r>
        <w:rPr>
          <w:rStyle w:val="CommentReference"/>
        </w:rPr>
        <w:annotationRef/>
      </w:r>
      <w:r>
        <w:t>Should Glory be be here?</w:t>
      </w:r>
    </w:p>
  </w:comment>
  <w:comment w:id="124" w:author="Brett Slote" w:date="2016-05-02T12:37:00Z" w:initials="BS">
    <w:p w14:paraId="6A57FE90" w14:textId="269377C2" w:rsidR="00325E43" w:rsidRDefault="00325E43">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325E43" w:rsidRDefault="00325E43"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325E43" w:rsidRDefault="00325E43" w:rsidP="000C38C3">
      <w:pPr>
        <w:pStyle w:val="CommentText"/>
      </w:pPr>
      <w:r>
        <w:rPr>
          <w:rStyle w:val="CommentReference"/>
        </w:rPr>
        <w:annotationRef/>
      </w:r>
      <w:r>
        <w:t>works or deeds?</w:t>
      </w:r>
    </w:p>
  </w:comment>
  <w:comment w:id="127" w:author="Windows User" w:date="2015-11-21T13:24:00Z" w:initials="WU">
    <w:p w14:paraId="00EA2A44" w14:textId="77777777" w:rsidR="00325E43" w:rsidRDefault="00325E43" w:rsidP="000C38C3">
      <w:pPr>
        <w:pStyle w:val="CommentText"/>
      </w:pPr>
      <w:r>
        <w:rPr>
          <w:rStyle w:val="CommentReference"/>
        </w:rPr>
        <w:annotationRef/>
      </w:r>
      <w:r>
        <w:t>review</w:t>
      </w:r>
    </w:p>
  </w:comment>
  <w:comment w:id="128" w:author="Windows User" w:date="2015-10-30T08:56:00Z" w:initials="BS">
    <w:p w14:paraId="326418FE" w14:textId="77777777" w:rsidR="00325E43" w:rsidRDefault="00325E43" w:rsidP="000C38C3">
      <w:pPr>
        <w:pStyle w:val="CommentText"/>
      </w:pPr>
      <w:r>
        <w:rPr>
          <w:rStyle w:val="CommentReference"/>
        </w:rPr>
        <w:annotationRef/>
      </w:r>
      <w:r>
        <w:t>does Coptic have 'high'?</w:t>
      </w:r>
    </w:p>
  </w:comment>
  <w:comment w:id="129" w:author="Windows User" w:date="2015-11-21T13:24:00Z" w:initials="WU">
    <w:p w14:paraId="451F9B25" w14:textId="77777777" w:rsidR="00325E43" w:rsidRDefault="00325E43" w:rsidP="000C38C3">
      <w:pPr>
        <w:pStyle w:val="CommentText"/>
      </w:pPr>
      <w:r>
        <w:rPr>
          <w:rStyle w:val="CommentReference"/>
        </w:rPr>
        <w:annotationRef/>
      </w:r>
      <w:r>
        <w:t>review, add variant</w:t>
      </w:r>
    </w:p>
  </w:comment>
  <w:comment w:id="130" w:author="Windows User" w:date="2015-10-30T08:56:00Z" w:initials="BS">
    <w:p w14:paraId="688FBBBC" w14:textId="77777777" w:rsidR="00325E43" w:rsidRDefault="00325E43"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325E43" w:rsidRDefault="00325E43">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325E43" w:rsidRDefault="00325E43" w:rsidP="000278EC">
      <w:pPr>
        <w:pStyle w:val="CommentText"/>
      </w:pPr>
      <w:r>
        <w:rPr>
          <w:rStyle w:val="CommentReference"/>
        </w:rPr>
        <w:annotationRef/>
      </w:r>
      <w:r>
        <w:t>Gives light? Enlightens?</w:t>
      </w:r>
    </w:p>
  </w:comment>
  <w:comment w:id="168" w:author="Windows User" w:date="2015-10-30T08:56:00Z" w:initials="WU">
    <w:p w14:paraId="274DD96D" w14:textId="77777777" w:rsidR="00325E43" w:rsidRDefault="00325E43">
      <w:pPr>
        <w:pStyle w:val="CommentText"/>
      </w:pPr>
      <w:r>
        <w:rPr>
          <w:rStyle w:val="CommentReference"/>
        </w:rPr>
        <w:annotationRef/>
      </w:r>
      <w:r>
        <w:t>split after this vs?</w:t>
      </w:r>
    </w:p>
  </w:comment>
  <w:comment w:id="203" w:author="Windows User" w:date="2015-11-04T08:53:00Z" w:initials="WU">
    <w:p w14:paraId="057654D4" w14:textId="77777777" w:rsidR="00325E43" w:rsidRDefault="00325E43">
      <w:pPr>
        <w:pStyle w:val="CommentText"/>
      </w:pPr>
      <w:r>
        <w:rPr>
          <w:rStyle w:val="CommentReference"/>
        </w:rPr>
        <w:annotationRef/>
      </w:r>
      <w:r>
        <w:t>Life giver or giver of life?</w:t>
      </w:r>
    </w:p>
  </w:comment>
  <w:comment w:id="214" w:author="Windows User" w:date="2015-10-30T08:56:00Z" w:initials="BS">
    <w:p w14:paraId="681427A6" w14:textId="77777777" w:rsidR="00325E43" w:rsidRDefault="00325E43">
      <w:pPr>
        <w:pStyle w:val="CommentText"/>
      </w:pPr>
      <w:r>
        <w:rPr>
          <w:rStyle w:val="CommentReference"/>
        </w:rPr>
        <w:annotationRef/>
      </w:r>
      <w:r>
        <w:t>coptic has confess</w:t>
      </w:r>
    </w:p>
  </w:comment>
  <w:comment w:id="237" w:author="Microsoft Office User" w:date="2015-12-11T19:51:00Z" w:initials="Office">
    <w:p w14:paraId="37A50849" w14:textId="7A27E5BD" w:rsidR="00325E43" w:rsidRDefault="00325E43">
      <w:pPr>
        <w:pStyle w:val="CommentText"/>
      </w:pPr>
      <w:r>
        <w:rPr>
          <w:rStyle w:val="CommentReference"/>
        </w:rPr>
        <w:annotationRef/>
      </w:r>
      <w:r>
        <w:t>this one needs rewording</w:t>
      </w:r>
    </w:p>
  </w:comment>
  <w:comment w:id="330" w:author="Windows User" w:date="2015-11-02T12:45:00Z" w:initials="WU">
    <w:p w14:paraId="7D99A743" w14:textId="77777777" w:rsidR="00325E43" w:rsidRDefault="00325E43" w:rsidP="00D31F38">
      <w:pPr>
        <w:pStyle w:val="CommentText"/>
      </w:pPr>
      <w:r>
        <w:rPr>
          <w:rStyle w:val="CommentReference"/>
        </w:rPr>
        <w:annotationRef/>
      </w:r>
      <w:r>
        <w:t>Any argument for "Rise up" rather than arise?"</w:t>
      </w:r>
    </w:p>
  </w:comment>
  <w:comment w:id="331" w:author="Windows User" w:date="2015-10-30T08:56:00Z" w:initials="WU">
    <w:p w14:paraId="0AB2ABCE" w14:textId="77777777" w:rsidR="00325E43" w:rsidRDefault="00325E43" w:rsidP="00D31F38">
      <w:pPr>
        <w:pStyle w:val="CommentText"/>
      </w:pPr>
      <w:r>
        <w:rPr>
          <w:rStyle w:val="CommentReference"/>
        </w:rPr>
        <w:annotationRef/>
      </w:r>
      <w:r>
        <w:t>flesh or body?</w:t>
      </w:r>
    </w:p>
  </w:comment>
  <w:comment w:id="332" w:author="Windows User" w:date="2015-10-30T08:56:00Z" w:initials="WU">
    <w:p w14:paraId="0375B80F" w14:textId="77777777" w:rsidR="00325E43" w:rsidRDefault="00325E43" w:rsidP="00D31F38">
      <w:pPr>
        <w:pStyle w:val="CommentText"/>
      </w:pPr>
      <w:r>
        <w:rPr>
          <w:rStyle w:val="CommentReference"/>
        </w:rPr>
        <w:annotationRef/>
      </w:r>
      <w:r>
        <w:t>Send up, or ascribe?</w:t>
      </w:r>
    </w:p>
  </w:comment>
  <w:comment w:id="333" w:author="Windows User" w:date="2015-10-30T08:56:00Z" w:initials="WU">
    <w:p w14:paraId="5622D018" w14:textId="77777777" w:rsidR="00325E43" w:rsidRDefault="00325E43" w:rsidP="00D31F38">
      <w:pPr>
        <w:pStyle w:val="CommentText"/>
      </w:pPr>
      <w:r>
        <w:rPr>
          <w:rStyle w:val="CommentReference"/>
        </w:rPr>
        <w:annotationRef/>
      </w:r>
      <w:r>
        <w:t>doxology or glorification?</w:t>
      </w:r>
    </w:p>
  </w:comment>
  <w:comment w:id="334" w:author="Windows User" w:date="2015-10-30T08:56:00Z" w:initials="WU">
    <w:p w14:paraId="10960ED9" w14:textId="77777777" w:rsidR="00325E43" w:rsidRDefault="00325E43" w:rsidP="00D31F38">
      <w:pPr>
        <w:pStyle w:val="CommentText"/>
      </w:pPr>
      <w:r>
        <w:rPr>
          <w:rStyle w:val="CommentReference"/>
        </w:rPr>
        <w:annotationRef/>
      </w:r>
      <w:r>
        <w:t>"Glory to you" or "Glory be to you"?</w:t>
      </w:r>
    </w:p>
  </w:comment>
  <w:comment w:id="335" w:author="Windows User" w:date="2015-10-30T08:56:00Z" w:initials="WU">
    <w:p w14:paraId="67C46469" w14:textId="77777777" w:rsidR="00325E43" w:rsidRDefault="00325E43" w:rsidP="00D31F38">
      <w:pPr>
        <w:pStyle w:val="CommentText"/>
      </w:pPr>
      <w:r>
        <w:rPr>
          <w:rStyle w:val="CommentReference"/>
        </w:rPr>
        <w:annotationRef/>
      </w:r>
      <w:r>
        <w:t>You?</w:t>
      </w:r>
    </w:p>
  </w:comment>
  <w:comment w:id="336" w:author="Windows User" w:date="2015-10-30T08:56:00Z" w:initials="WU">
    <w:p w14:paraId="744CF838" w14:textId="77777777" w:rsidR="00325E43" w:rsidRDefault="00325E43" w:rsidP="00D31F38">
      <w:pPr>
        <w:pStyle w:val="CommentText"/>
      </w:pPr>
      <w:r>
        <w:rPr>
          <w:rStyle w:val="CommentReference"/>
        </w:rPr>
        <w:annotationRef/>
      </w:r>
      <w:r>
        <w:t>To the Sanctuary or O you saints???</w:t>
      </w:r>
    </w:p>
  </w:comment>
  <w:comment w:id="337" w:author="Windows User" w:date="2015-10-30T08:56:00Z" w:initials="WU">
    <w:p w14:paraId="47DB61A6" w14:textId="77777777" w:rsidR="00325E43" w:rsidRDefault="00325E43" w:rsidP="00D31F38">
      <w:pPr>
        <w:pStyle w:val="CommentText"/>
      </w:pPr>
      <w:r>
        <w:rPr>
          <w:rStyle w:val="CommentReference"/>
        </w:rPr>
        <w:annotationRef/>
      </w:r>
      <w:r>
        <w:t>from sounds more natural than out of. Any compelling reason to keep?</w:t>
      </w:r>
    </w:p>
  </w:comment>
  <w:comment w:id="338" w:author="Windows User" w:date="2015-10-30T08:56:00Z" w:initials="WU">
    <w:p w14:paraId="463DE6F6" w14:textId="77777777" w:rsidR="00325E43" w:rsidRDefault="00325E43" w:rsidP="00D31F38">
      <w:pPr>
        <w:pStyle w:val="CommentText"/>
      </w:pPr>
      <w:r>
        <w:rPr>
          <w:rStyle w:val="CommentReference"/>
        </w:rPr>
        <w:annotationRef/>
      </w:r>
      <w:r>
        <w:t>supplication or cry?</w:t>
      </w:r>
    </w:p>
  </w:comment>
  <w:comment w:id="339" w:author="Windows User" w:date="2015-10-30T08:56:00Z" w:initials="WU">
    <w:p w14:paraId="4FD2340C" w14:textId="77777777" w:rsidR="00325E43" w:rsidRDefault="00325E43" w:rsidP="00D31F38">
      <w:pPr>
        <w:pStyle w:val="CommentText"/>
      </w:pPr>
      <w:r>
        <w:rPr>
          <w:rStyle w:val="CommentReference"/>
        </w:rPr>
        <w:annotationRef/>
      </w:r>
      <w:r>
        <w:t>petition or supplication? supplication sounds much better.</w:t>
      </w:r>
    </w:p>
  </w:comment>
  <w:comment w:id="340" w:author="Windows User" w:date="2015-10-30T08:56:00Z" w:initials="WU">
    <w:p w14:paraId="4E23918A" w14:textId="77777777" w:rsidR="00325E43" w:rsidRDefault="00325E43" w:rsidP="00D31F38">
      <w:pPr>
        <w:pStyle w:val="CommentText"/>
      </w:pPr>
      <w:r>
        <w:rPr>
          <w:rStyle w:val="CommentReference"/>
        </w:rPr>
        <w:annotationRef/>
      </w:r>
      <w:r>
        <w:t>revive or deliver?</w:t>
      </w:r>
    </w:p>
  </w:comment>
  <w:comment w:id="341" w:author="Windows User" w:date="2015-10-30T08:56:00Z" w:initials="WU">
    <w:p w14:paraId="45934B86" w14:textId="77777777" w:rsidR="00325E43" w:rsidRDefault="00325E43" w:rsidP="00D31F38">
      <w:pPr>
        <w:pStyle w:val="CommentText"/>
      </w:pPr>
      <w:r>
        <w:rPr>
          <w:rStyle w:val="CommentReference"/>
        </w:rPr>
        <w:annotationRef/>
      </w:r>
      <w:r>
        <w:t>pour forth, utter, or overflow? I like the way overflow sounds more than pour forth. More natural.</w:t>
      </w:r>
    </w:p>
  </w:comment>
  <w:comment w:id="342" w:author="Windows User" w:date="2015-10-30T08:56:00Z" w:initials="WU">
    <w:p w14:paraId="3EC53F34" w14:textId="77777777" w:rsidR="00325E43" w:rsidRDefault="00325E43" w:rsidP="00D31F38">
      <w:pPr>
        <w:pStyle w:val="CommentText"/>
      </w:pPr>
      <w:r>
        <w:rPr>
          <w:rStyle w:val="CommentReference"/>
        </w:rPr>
        <w:annotationRef/>
      </w:r>
      <w:r>
        <w:t>blessing or praise?</w:t>
      </w:r>
    </w:p>
  </w:comment>
  <w:comment w:id="343" w:author="Windows User" w:date="2015-10-30T08:56:00Z" w:initials="WU">
    <w:p w14:paraId="30167A78" w14:textId="77777777" w:rsidR="00325E43" w:rsidRDefault="00325E43" w:rsidP="00D31F38">
      <w:pPr>
        <w:pStyle w:val="CommentText"/>
      </w:pPr>
      <w:r>
        <w:rPr>
          <w:rStyle w:val="CommentReference"/>
        </w:rPr>
        <w:annotationRef/>
      </w:r>
      <w:r>
        <w:t>respond with? respond to? speak of?</w:t>
      </w:r>
    </w:p>
  </w:comment>
  <w:comment w:id="344" w:author="Windows User" w:date="2015-10-30T08:56:00Z" w:initials="WU">
    <w:p w14:paraId="6965197E" w14:textId="77777777" w:rsidR="00325E43" w:rsidRDefault="00325E43" w:rsidP="00D31F38">
      <w:pPr>
        <w:pStyle w:val="CommentText"/>
      </w:pPr>
      <w:r>
        <w:rPr>
          <w:rStyle w:val="CommentReference"/>
        </w:rPr>
        <w:annotationRef/>
      </w:r>
      <w:r>
        <w:t>rightous, true, or truth?</w:t>
      </w:r>
    </w:p>
  </w:comment>
  <w:comment w:id="345" w:author="Windows User" w:date="2015-10-30T08:56:00Z" w:initials="WU">
    <w:p w14:paraId="668FF70C" w14:textId="77777777" w:rsidR="00325E43" w:rsidRDefault="00325E43" w:rsidP="00D31F38">
      <w:pPr>
        <w:pStyle w:val="CommentText"/>
      </w:pPr>
      <w:r>
        <w:rPr>
          <w:rStyle w:val="CommentReference"/>
        </w:rPr>
        <w:annotationRef/>
      </w:r>
      <w:r>
        <w:t>meditation, or delight?</w:t>
      </w:r>
    </w:p>
  </w:comment>
  <w:comment w:id="346" w:author="Windows User" w:date="2015-10-30T08:56:00Z" w:initials="WU">
    <w:p w14:paraId="3C05865D" w14:textId="77777777" w:rsidR="00325E43" w:rsidRDefault="00325E43" w:rsidP="00D31F38">
      <w:pPr>
        <w:pStyle w:val="CommentText"/>
      </w:pPr>
      <w:r>
        <w:rPr>
          <w:rStyle w:val="CommentReference"/>
        </w:rPr>
        <w:annotationRef/>
      </w:r>
      <w:r>
        <w:t>forever or always?</w:t>
      </w:r>
    </w:p>
  </w:comment>
  <w:comment w:id="347" w:author="Windows User" w:date="2015-10-30T08:56:00Z" w:initials="WU">
    <w:p w14:paraId="3B00730E" w14:textId="77777777" w:rsidR="00325E43" w:rsidRDefault="00325E43" w:rsidP="00D31F38">
      <w:pPr>
        <w:pStyle w:val="CommentText"/>
      </w:pPr>
      <w:r>
        <w:rPr>
          <w:rStyle w:val="CommentReference"/>
        </w:rPr>
        <w:annotationRef/>
      </w:r>
      <w:r>
        <w:t>and forever?</w:t>
      </w:r>
    </w:p>
  </w:comment>
  <w:comment w:id="348" w:author="Windows User" w:date="2015-10-30T08:56:00Z" w:initials="WU">
    <w:p w14:paraId="1B4AAEB0" w14:textId="77777777" w:rsidR="00325E43" w:rsidRDefault="00325E43" w:rsidP="00D31F38">
      <w:pPr>
        <w:pStyle w:val="CommentText"/>
      </w:pPr>
      <w:r>
        <w:rPr>
          <w:rStyle w:val="CommentReference"/>
        </w:rPr>
        <w:annotationRef/>
      </w:r>
      <w:r>
        <w:t>be?</w:t>
      </w:r>
    </w:p>
  </w:comment>
  <w:comment w:id="349" w:author="Windows User" w:date="2015-10-30T08:56:00Z" w:initials="WU">
    <w:p w14:paraId="1B1C5E2C" w14:textId="77777777" w:rsidR="00325E43" w:rsidRDefault="00325E43" w:rsidP="00D31F38">
      <w:pPr>
        <w:pStyle w:val="CommentText"/>
      </w:pPr>
      <w:r>
        <w:rPr>
          <w:rStyle w:val="CommentReference"/>
        </w:rPr>
        <w:annotationRef/>
      </w:r>
      <w:r>
        <w:t>be?</w:t>
      </w:r>
    </w:p>
  </w:comment>
  <w:comment w:id="350" w:author="Windows User" w:date="2015-10-30T08:56:00Z" w:initials="WU">
    <w:p w14:paraId="2A55755C" w14:textId="77777777" w:rsidR="00325E43" w:rsidRDefault="00325E43" w:rsidP="00D31F38">
      <w:pPr>
        <w:pStyle w:val="CommentText"/>
      </w:pPr>
      <w:r>
        <w:rPr>
          <w:rStyle w:val="CommentReference"/>
        </w:rPr>
        <w:annotationRef/>
      </w:r>
      <w:r>
        <w:t>is the insertion of "one" after "begotten" needed in english?</w:t>
      </w:r>
    </w:p>
  </w:comment>
  <w:comment w:id="351" w:author="Windows User" w:date="2015-10-30T08:56:00Z" w:initials="WU">
    <w:p w14:paraId="2B8406D1" w14:textId="77777777" w:rsidR="00325E43" w:rsidRDefault="00325E43" w:rsidP="00D31F38">
      <w:pPr>
        <w:pStyle w:val="CommentText"/>
      </w:pPr>
      <w:r>
        <w:rPr>
          <w:rStyle w:val="CommentReference"/>
        </w:rPr>
        <w:annotationRef/>
      </w:r>
      <w:r>
        <w:t>utter or declare?</w:t>
      </w:r>
    </w:p>
  </w:comment>
  <w:comment w:id="359" w:author="Windows User" w:date="2015-10-30T08:56:00Z" w:initials="BS">
    <w:p w14:paraId="5E20C97F" w14:textId="77777777" w:rsidR="00325E43" w:rsidRDefault="00325E43" w:rsidP="00D31F38">
      <w:pPr>
        <w:pStyle w:val="CommentText"/>
      </w:pPr>
      <w:r>
        <w:rPr>
          <w:rStyle w:val="CommentReference"/>
        </w:rPr>
        <w:annotationRef/>
      </w:r>
      <w:r>
        <w:t>look at? look upon? regard?</w:t>
      </w:r>
    </w:p>
  </w:comment>
  <w:comment w:id="360" w:author="Windows User" w:date="2015-10-30T08:56:00Z" w:initials="BS">
    <w:p w14:paraId="2ADF0207" w14:textId="77777777" w:rsidR="00325E43" w:rsidRDefault="00325E43" w:rsidP="00D31F38">
      <w:pPr>
        <w:pStyle w:val="CommentText"/>
      </w:pPr>
      <w:r>
        <w:rPr>
          <w:rStyle w:val="CommentReference"/>
        </w:rPr>
        <w:annotationRef/>
      </w:r>
      <w:r>
        <w:t>no one?</w:t>
      </w:r>
    </w:p>
  </w:comment>
  <w:comment w:id="361" w:author="Windows User" w:date="2015-10-30T08:56:00Z" w:initials="BS">
    <w:p w14:paraId="485D87CE" w14:textId="77777777" w:rsidR="00325E43" w:rsidRDefault="00325E43" w:rsidP="00D31F38">
      <w:pPr>
        <w:pStyle w:val="CommentText"/>
      </w:pPr>
      <w:r>
        <w:rPr>
          <w:rStyle w:val="CommentReference"/>
        </w:rPr>
        <w:annotationRef/>
      </w:r>
      <w:r>
        <w:t>in?</w:t>
      </w:r>
    </w:p>
    <w:p w14:paraId="472FCBB1" w14:textId="77777777" w:rsidR="00325E43" w:rsidRDefault="00325E43" w:rsidP="00D31F38">
      <w:pPr>
        <w:pStyle w:val="CommentText"/>
      </w:pPr>
    </w:p>
  </w:comment>
  <w:comment w:id="362" w:author="Windows User" w:date="2015-10-30T08:56:00Z" w:initials="BS">
    <w:p w14:paraId="0FA627AF" w14:textId="77777777" w:rsidR="00325E43" w:rsidRDefault="00325E43" w:rsidP="00D31F38">
      <w:pPr>
        <w:pStyle w:val="CommentText"/>
      </w:pPr>
      <w:r>
        <w:rPr>
          <w:rStyle w:val="CommentReference"/>
        </w:rPr>
        <w:annotationRef/>
      </w:r>
      <w:r>
        <w:t>before?</w:t>
      </w:r>
    </w:p>
  </w:comment>
  <w:comment w:id="363" w:author="Windows User" w:date="2015-10-30T08:56:00Z" w:initials="BS">
    <w:p w14:paraId="744D2B01" w14:textId="77777777" w:rsidR="00325E43" w:rsidRDefault="00325E43" w:rsidP="00D31F38">
      <w:pPr>
        <w:pStyle w:val="CommentText"/>
      </w:pPr>
      <w:r>
        <w:rPr>
          <w:rStyle w:val="CommentReference"/>
        </w:rPr>
        <w:annotationRef/>
      </w:r>
      <w:r>
        <w:t>joy entered into the whole world doesn't mean much...</w:t>
      </w:r>
    </w:p>
  </w:comment>
  <w:comment w:id="364" w:author="Windows User" w:date="2015-10-30T08:56:00Z" w:initials="BS">
    <w:p w14:paraId="4F77BBAD" w14:textId="77777777" w:rsidR="00325E43" w:rsidRDefault="00325E43" w:rsidP="00D31F38">
      <w:pPr>
        <w:pStyle w:val="CommentText"/>
      </w:pPr>
      <w:r>
        <w:rPr>
          <w:rStyle w:val="CommentReference"/>
        </w:rPr>
        <w:annotationRef/>
      </w:r>
      <w:r>
        <w:t>? any better way to express that's more accurate while meaning something?</w:t>
      </w:r>
    </w:p>
  </w:comment>
  <w:comment w:id="365" w:author="Windows User" w:date="2015-10-30T08:56:00Z" w:initials="BS">
    <w:p w14:paraId="3F67AE7E" w14:textId="77777777" w:rsidR="00325E43" w:rsidRDefault="00325E43" w:rsidP="00D31F38">
      <w:pPr>
        <w:pStyle w:val="CommentText"/>
      </w:pPr>
      <w:r>
        <w:rPr>
          <w:rStyle w:val="CommentReference"/>
        </w:rPr>
        <w:annotationRef/>
      </w:r>
      <w:r>
        <w:t>sealed as in ever virgin... or more like hidden?</w:t>
      </w:r>
    </w:p>
  </w:comment>
  <w:comment w:id="366" w:author="Windows User" w:date="2015-10-30T08:56:00Z" w:initials="BS">
    <w:p w14:paraId="079DFF07" w14:textId="77777777" w:rsidR="00325E43" w:rsidRDefault="00325E43" w:rsidP="00D31F38">
      <w:pPr>
        <w:pStyle w:val="CommentText"/>
      </w:pPr>
      <w:r>
        <w:rPr>
          <w:rStyle w:val="CommentReference"/>
        </w:rPr>
        <w:annotationRef/>
      </w:r>
      <w:r>
        <w:t>fragrant ointment? ointment? Incense and ointment with weeping and mourning?</w:t>
      </w:r>
    </w:p>
  </w:comment>
  <w:comment w:id="367" w:author="Windows User" w:date="2015-10-30T08:56:00Z" w:initials="BS">
    <w:p w14:paraId="534D6E8F" w14:textId="77777777" w:rsidR="00325E43" w:rsidRDefault="00325E43" w:rsidP="00D31F38">
      <w:pPr>
        <w:pStyle w:val="CommentText"/>
      </w:pPr>
      <w:r>
        <w:rPr>
          <w:rStyle w:val="CommentReference"/>
        </w:rPr>
        <w:annotationRef/>
      </w:r>
      <w:r>
        <w:t>spices or ointment</w:t>
      </w:r>
    </w:p>
  </w:comment>
  <w:comment w:id="368" w:author="Windows User" w:date="2015-10-30T08:56:00Z" w:initials="BS">
    <w:p w14:paraId="5C973492" w14:textId="77777777" w:rsidR="00325E43" w:rsidRDefault="00325E43" w:rsidP="00D31F38">
      <w:pPr>
        <w:pStyle w:val="CommentText"/>
      </w:pPr>
      <w:r>
        <w:rPr>
          <w:rStyle w:val="CommentReference"/>
        </w:rPr>
        <w:annotationRef/>
      </w:r>
      <w:r>
        <w:t>Is risen or has risen?</w:t>
      </w:r>
    </w:p>
  </w:comment>
  <w:comment w:id="369" w:author="Windows User" w:date="2015-10-30T08:56:00Z" w:initials="BS">
    <w:p w14:paraId="2FC8AFF7" w14:textId="77777777" w:rsidR="00325E43" w:rsidRDefault="00325E43" w:rsidP="00D31F38">
      <w:pPr>
        <w:pStyle w:val="CommentText"/>
      </w:pPr>
      <w:r>
        <w:rPr>
          <w:rStyle w:val="CommentReference"/>
        </w:rPr>
        <w:annotationRef/>
      </w:r>
      <w:r>
        <w:t>need a consistent policy for what to capitalize!</w:t>
      </w:r>
    </w:p>
  </w:comment>
  <w:comment w:id="370" w:author="Windows User" w:date="2015-10-30T08:56:00Z" w:initials="BS">
    <w:p w14:paraId="411351ED" w14:textId="77777777" w:rsidR="00325E43" w:rsidRDefault="00325E43"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1" w:author="Windows User" w:date="2015-10-30T08:56:00Z" w:initials="BS">
    <w:p w14:paraId="1D3AB79C" w14:textId="77777777" w:rsidR="00325E43" w:rsidRDefault="00325E43" w:rsidP="00D31F38">
      <w:pPr>
        <w:pStyle w:val="CommentText"/>
      </w:pPr>
      <w:r>
        <w:rPr>
          <w:rStyle w:val="CommentReference"/>
        </w:rPr>
        <w:annotationRef/>
      </w:r>
      <w:r>
        <w:t xml:space="preserve">decay? </w:t>
      </w:r>
    </w:p>
  </w:comment>
  <w:comment w:id="373" w:author="Windows User" w:date="2015-10-30T08:56:00Z" w:initials="WU">
    <w:p w14:paraId="70A28C39" w14:textId="77777777" w:rsidR="00325E43" w:rsidRDefault="00325E43" w:rsidP="00D31F38">
      <w:pPr>
        <w:pStyle w:val="CommentText"/>
      </w:pPr>
      <w:r>
        <w:rPr>
          <w:rStyle w:val="CommentReference"/>
        </w:rPr>
        <w:annotationRef/>
      </w:r>
      <w:r>
        <w:t>LXX has glorify him, not prepare Him an habitation</w:t>
      </w:r>
    </w:p>
  </w:comment>
  <w:comment w:id="374" w:author="Windows User" w:date="2015-10-30T08:56:00Z" w:initials="WU">
    <w:p w14:paraId="26EA5B86" w14:textId="77777777" w:rsidR="00325E43" w:rsidRDefault="00325E43" w:rsidP="00D31F38">
      <w:pPr>
        <w:pStyle w:val="CommentText"/>
      </w:pPr>
      <w:r>
        <w:rPr>
          <w:rStyle w:val="CommentReference"/>
        </w:rPr>
        <w:annotationRef/>
      </w:r>
      <w:r>
        <w:t>or when he brings wars to naught. NETS has shatters</w:t>
      </w:r>
    </w:p>
  </w:comment>
  <w:comment w:id="375" w:author="Windows User" w:date="2015-10-30T08:56:00Z" w:initials="WU">
    <w:p w14:paraId="07C5DE0D" w14:textId="77777777" w:rsidR="00325E43" w:rsidRDefault="00325E43" w:rsidP="00D31F38">
      <w:pPr>
        <w:pStyle w:val="CommentText"/>
      </w:pPr>
      <w:r>
        <w:rPr>
          <w:rStyle w:val="CommentReference"/>
        </w:rPr>
        <w:annotationRef/>
      </w:r>
      <w:r>
        <w:t>literally choice mounted captains?</w:t>
      </w:r>
    </w:p>
  </w:comment>
  <w:comment w:id="376" w:author="Windows User" w:date="2015-10-30T08:56:00Z" w:initials="WU">
    <w:p w14:paraId="4CE45F4E" w14:textId="77777777" w:rsidR="00325E43" w:rsidRDefault="00325E43" w:rsidP="00D31F38">
      <w:pPr>
        <w:pStyle w:val="CommentText"/>
      </w:pPr>
      <w:r>
        <w:rPr>
          <w:rStyle w:val="CommentReference"/>
        </w:rPr>
        <w:annotationRef/>
      </w:r>
      <w:r>
        <w:t>Nets has third-ranked officers. Captain is the modern term for the 3rd rank of officer, sticking with captain</w:t>
      </w:r>
    </w:p>
  </w:comment>
  <w:comment w:id="377" w:author="Windows User" w:date="2015-10-30T08:56:00Z" w:initials="WU">
    <w:p w14:paraId="70291138" w14:textId="77777777" w:rsidR="00325E43" w:rsidRDefault="00325E43" w:rsidP="00D31F38">
      <w:pPr>
        <w:pStyle w:val="CommentText"/>
      </w:pPr>
      <w:r>
        <w:rPr>
          <w:rStyle w:val="CommentReference"/>
        </w:rPr>
        <w:annotationRef/>
      </w:r>
      <w:r>
        <w:t>Have to have a consistent tense... was to go with above, if want has been all above needs to change to that tense.</w:t>
      </w:r>
    </w:p>
  </w:comment>
  <w:comment w:id="378" w:author="Windows User" w:date="2015-10-30T08:56:00Z" w:initials="WU">
    <w:p w14:paraId="72868208" w14:textId="77777777" w:rsidR="00325E43" w:rsidRDefault="00325E43" w:rsidP="00D31F38">
      <w:pPr>
        <w:pStyle w:val="CommentText"/>
      </w:pPr>
      <w:r>
        <w:rPr>
          <w:rStyle w:val="CommentReference"/>
        </w:rPr>
        <w:annotationRef/>
      </w:r>
      <w:r>
        <w:t>crushed or destroyed?</w:t>
      </w:r>
    </w:p>
  </w:comment>
  <w:comment w:id="379" w:author="Windows User" w:date="2015-10-30T08:56:00Z" w:initials="WU">
    <w:p w14:paraId="2D37744E" w14:textId="77777777" w:rsidR="00325E43" w:rsidRDefault="00325E43" w:rsidP="00D31F38">
      <w:pPr>
        <w:pStyle w:val="CommentText"/>
      </w:pPr>
      <w:r>
        <w:rPr>
          <w:rStyle w:val="CommentReference"/>
        </w:rPr>
        <w:annotationRef/>
      </w:r>
      <w:r>
        <w:t>elsewhere ekhomkhem is translated as crushed... NETS has shattered. Brenton destroyed.</w:t>
      </w:r>
    </w:p>
  </w:comment>
  <w:comment w:id="380" w:author="Windows User" w:date="2015-10-30T08:56:00Z" w:initials="WU">
    <w:p w14:paraId="1035793C" w14:textId="77777777" w:rsidR="00325E43" w:rsidRDefault="00325E43" w:rsidP="00D31F38">
      <w:pPr>
        <w:pStyle w:val="CommentText"/>
      </w:pPr>
      <w:r>
        <w:rPr>
          <w:rStyle w:val="CommentReference"/>
        </w:rPr>
        <w:annotationRef/>
      </w:r>
      <w:r>
        <w:t>sent or sent forth?</w:t>
      </w:r>
    </w:p>
  </w:comment>
  <w:comment w:id="381" w:author="Windows User" w:date="2015-10-30T08:56:00Z" w:initials="WU">
    <w:p w14:paraId="6E78BA80" w14:textId="77777777" w:rsidR="00325E43" w:rsidRDefault="00325E43" w:rsidP="00D31F38">
      <w:pPr>
        <w:pStyle w:val="CommentText"/>
      </w:pPr>
      <w:r>
        <w:rPr>
          <w:rStyle w:val="CommentReference"/>
        </w:rPr>
        <w:annotationRef/>
      </w:r>
      <w:r>
        <w:t>or saints? ft note?</w:t>
      </w:r>
    </w:p>
  </w:comment>
  <w:comment w:id="382" w:author="Windows User" w:date="2015-10-30T08:56:00Z" w:initials="WU">
    <w:p w14:paraId="2897BA2F" w14:textId="77777777" w:rsidR="00325E43" w:rsidRDefault="00325E43" w:rsidP="00D31F38">
      <w:pPr>
        <w:pStyle w:val="CommentText"/>
      </w:pPr>
      <w:r>
        <w:rPr>
          <w:rStyle w:val="CommentReference"/>
        </w:rPr>
        <w:annotationRef/>
      </w:r>
      <w:r>
        <w:t>glories? glorious deeds? or in glory?</w:t>
      </w:r>
    </w:p>
  </w:comment>
  <w:comment w:id="383" w:author="Windows User" w:date="2015-10-30T08:56:00Z" w:initials="WU">
    <w:p w14:paraId="5FCE7650" w14:textId="77777777" w:rsidR="00325E43" w:rsidRDefault="00325E43" w:rsidP="00D31F38">
      <w:pPr>
        <w:pStyle w:val="CommentText"/>
      </w:pPr>
      <w:r>
        <w:rPr>
          <w:rStyle w:val="CommentReference"/>
        </w:rPr>
        <w:annotationRef/>
      </w:r>
      <w:r>
        <w:t>redeemed? or chose?</w:t>
      </w:r>
    </w:p>
  </w:comment>
  <w:comment w:id="384" w:author="Windows User" w:date="2015-10-30T08:56:00Z" w:initials="WU">
    <w:p w14:paraId="0E9DC1B8" w14:textId="77777777" w:rsidR="00325E43" w:rsidRDefault="00325E43" w:rsidP="00D31F38">
      <w:pPr>
        <w:pStyle w:val="CommentText"/>
      </w:pPr>
      <w:r>
        <w:rPr>
          <w:rStyle w:val="CommentReference"/>
        </w:rPr>
        <w:annotationRef/>
      </w:r>
      <w:r>
        <w:t>abode? habitation? resting place?</w:t>
      </w:r>
    </w:p>
  </w:comment>
  <w:comment w:id="385" w:author="Windows User" w:date="2015-10-30T08:56:00Z" w:initials="WU">
    <w:p w14:paraId="551D5D79" w14:textId="77777777" w:rsidR="00325E43" w:rsidRDefault="00325E43" w:rsidP="00D31F38">
      <w:pPr>
        <w:pStyle w:val="CommentText"/>
      </w:pPr>
      <w:r>
        <w:rPr>
          <w:rStyle w:val="CommentReference"/>
        </w:rPr>
        <w:annotationRef/>
      </w:r>
      <w:r>
        <w:t>Nets has pangs.</w:t>
      </w:r>
    </w:p>
  </w:comment>
  <w:comment w:id="386" w:author="Windows User" w:date="2015-10-30T08:56:00Z" w:initials="WU">
    <w:p w14:paraId="6297DC8C" w14:textId="77777777" w:rsidR="00325E43" w:rsidRDefault="00325E43" w:rsidP="00D31F38">
      <w:pPr>
        <w:pStyle w:val="CommentText"/>
      </w:pPr>
      <w:r>
        <w:rPr>
          <w:rStyle w:val="CommentReference"/>
        </w:rPr>
        <w:annotationRef/>
      </w:r>
      <w:r>
        <w:t>Nets has tense change here rather than start of next vs. Brenton too.</w:t>
      </w:r>
    </w:p>
  </w:comment>
  <w:comment w:id="388" w:author="Windows User" w:date="2015-10-30T08:56:00Z" w:initials="WU">
    <w:p w14:paraId="76F4CEC8" w14:textId="77777777" w:rsidR="00325E43" w:rsidRDefault="00325E43" w:rsidP="00D31F38">
      <w:pPr>
        <w:pStyle w:val="CommentText"/>
      </w:pPr>
      <w:r>
        <w:rPr>
          <w:rStyle w:val="CommentReference"/>
        </w:rPr>
        <w:annotationRef/>
      </w:r>
      <w:r>
        <w:t xml:space="preserve">reign? king? reign as king? tense? shall reign? </w:t>
      </w:r>
    </w:p>
  </w:comment>
  <w:comment w:id="389" w:author="Windows User" w:date="2015-10-30T08:56:00Z" w:initials="WU">
    <w:p w14:paraId="28ADCC63" w14:textId="77777777" w:rsidR="00325E43" w:rsidRDefault="00325E43" w:rsidP="00D31F38">
      <w:pPr>
        <w:pStyle w:val="CommentText"/>
      </w:pPr>
      <w:r>
        <w:rPr>
          <w:rStyle w:val="CommentReference"/>
        </w:rPr>
        <w:annotationRef/>
      </w:r>
      <w:r>
        <w:t>What does the Coptic say? Is it something like this?</w:t>
      </w:r>
    </w:p>
  </w:comment>
  <w:comment w:id="390" w:author="Windows User" w:date="2015-10-30T08:56:00Z" w:initials="WU">
    <w:p w14:paraId="2E86C403" w14:textId="77777777" w:rsidR="00325E43" w:rsidRDefault="00325E43" w:rsidP="00D31F38">
      <w:pPr>
        <w:pStyle w:val="CommentText"/>
      </w:pPr>
      <w:r>
        <w:rPr>
          <w:rStyle w:val="CommentReference"/>
        </w:rPr>
        <w:annotationRef/>
      </w:r>
      <w:r>
        <w:t>For? or Since?</w:t>
      </w:r>
    </w:p>
  </w:comment>
  <w:comment w:id="391" w:author="Windows User" w:date="2015-10-30T08:56:00Z" w:initials="WU">
    <w:p w14:paraId="031A7CF6" w14:textId="77777777" w:rsidR="00325E43" w:rsidRDefault="00325E43" w:rsidP="00D31F38">
      <w:pPr>
        <w:pStyle w:val="CommentText"/>
      </w:pPr>
      <w:r>
        <w:rPr>
          <w:rStyle w:val="CommentReference"/>
        </w:rPr>
        <w:annotationRef/>
      </w:r>
      <w:r>
        <w:t>Brenton and NETS have dances. Coptic has hanhos (guessing hos is praises or songs). I'm thinking not praises... but need you guys to clarify</w:t>
      </w:r>
    </w:p>
  </w:comment>
  <w:comment w:id="392" w:author="Microsoft Office User" w:date="2016-04-15T20:59:00Z" w:initials="Office">
    <w:p w14:paraId="7025F405" w14:textId="64A37FE0" w:rsidR="00325E43" w:rsidRDefault="00325E43">
      <w:pPr>
        <w:pStyle w:val="CommentText"/>
      </w:pPr>
      <w:r>
        <w:rPr>
          <w:rStyle w:val="CommentReference"/>
        </w:rPr>
        <w:annotationRef/>
      </w:r>
      <w:r>
        <w:t>Or “he has greatly glorified Himself, as NETS?</w:t>
      </w:r>
    </w:p>
  </w:comment>
  <w:comment w:id="393" w:author="Windows User" w:date="2015-10-30T08:56:00Z" w:initials="WU">
    <w:p w14:paraId="2A38A2FD" w14:textId="77777777" w:rsidR="00325E43" w:rsidRDefault="00325E43" w:rsidP="00D31F38">
      <w:pPr>
        <w:pStyle w:val="CommentText"/>
      </w:pPr>
      <w:r>
        <w:rPr>
          <w:rStyle w:val="CommentReference"/>
        </w:rPr>
        <w:annotationRef/>
      </w:r>
      <w:r>
        <w:t>The NETS phrasing seems to me the only way to reconcile the other translations.</w:t>
      </w:r>
    </w:p>
  </w:comment>
  <w:comment w:id="400" w:author="Windows User" w:date="2015-10-30T08:56:00Z" w:initials="WU">
    <w:p w14:paraId="57C92C81" w14:textId="77777777" w:rsidR="00325E43" w:rsidRDefault="00325E43" w:rsidP="00D31F38">
      <w:pPr>
        <w:pStyle w:val="CommentText"/>
      </w:pPr>
      <w:r>
        <w:rPr>
          <w:rStyle w:val="CommentReference"/>
        </w:rPr>
        <w:annotationRef/>
      </w:r>
      <w:r>
        <w:t>This way sure sounds better. I know "With the split" is more literal, but it doesn't make any sense in English. This does.</w:t>
      </w:r>
    </w:p>
  </w:comment>
  <w:comment w:id="401" w:author="Windows User" w:date="2015-10-30T08:56:00Z" w:initials="WU">
    <w:p w14:paraId="5BBD34BE" w14:textId="77777777" w:rsidR="00325E43" w:rsidRDefault="00325E43" w:rsidP="00D31F38">
      <w:pPr>
        <w:pStyle w:val="CommentText"/>
      </w:pPr>
      <w:r>
        <w:rPr>
          <w:rStyle w:val="CommentReference"/>
        </w:rPr>
        <w:annotationRef/>
      </w:r>
      <w:r>
        <w:t>path or walkway?</w:t>
      </w:r>
    </w:p>
  </w:comment>
  <w:comment w:id="402" w:author="Brett Slote" w:date="2015-10-30T08:56:00Z" w:initials="BS">
    <w:p w14:paraId="049D3BBD" w14:textId="77777777" w:rsidR="00325E43" w:rsidRDefault="00325E43" w:rsidP="00D31F38">
      <w:pPr>
        <w:pStyle w:val="CommentText"/>
      </w:pPr>
      <w:r>
        <w:rPr>
          <w:rStyle w:val="CommentReference"/>
        </w:rPr>
        <w:annotationRef/>
      </w:r>
      <w:r>
        <w:t>needs : at least to indicate breaks in tune</w:t>
      </w:r>
    </w:p>
  </w:comment>
  <w:comment w:id="403" w:author="Windows User" w:date="2015-10-30T08:56:00Z" w:initials="WU">
    <w:p w14:paraId="1F09658E" w14:textId="77777777" w:rsidR="00325E43" w:rsidRDefault="00325E43" w:rsidP="00D31F38">
      <w:pPr>
        <w:pStyle w:val="CommentText"/>
      </w:pPr>
      <w:r>
        <w:rPr>
          <w:rStyle w:val="CommentReference"/>
        </w:rPr>
        <w:annotationRef/>
      </w:r>
      <w:r>
        <w:t>miraculous, or something closer to paradoxical but sounding good?</w:t>
      </w:r>
    </w:p>
  </w:comment>
  <w:comment w:id="404" w:author="Windows User" w:date="2015-10-30T08:56:00Z" w:initials="WU">
    <w:p w14:paraId="4689AC49" w14:textId="77777777" w:rsidR="00325E43" w:rsidRDefault="00325E43" w:rsidP="00D31F38">
      <w:pPr>
        <w:pStyle w:val="CommentText"/>
      </w:pPr>
      <w:r>
        <w:rPr>
          <w:rStyle w:val="CommentReference"/>
        </w:rPr>
        <w:annotationRef/>
      </w:r>
      <w:r>
        <w:t>passed and crossed mean teh same thing... but passed over carries connotation of connection to pass over...</w:t>
      </w:r>
    </w:p>
  </w:comment>
  <w:comment w:id="405" w:author="Windows User" w:date="2015-10-30T08:56:00Z" w:initials="WU">
    <w:p w14:paraId="2AA35319" w14:textId="77777777" w:rsidR="00325E43" w:rsidRDefault="00325E43" w:rsidP="00D31F38">
      <w:pPr>
        <w:pStyle w:val="CommentText"/>
      </w:pPr>
      <w:r>
        <w:rPr>
          <w:rStyle w:val="CommentReference"/>
        </w:rPr>
        <w:annotationRef/>
      </w:r>
      <w:r>
        <w:t>praising or singing?</w:t>
      </w:r>
    </w:p>
  </w:comment>
  <w:comment w:id="406" w:author="Windows User" w:date="2015-10-30T08:56:00Z" w:initials="WU">
    <w:p w14:paraId="56B7B31B" w14:textId="77777777" w:rsidR="00325E43" w:rsidRDefault="00325E43" w:rsidP="00D31F38">
      <w:pPr>
        <w:pStyle w:val="CommentText"/>
      </w:pPr>
      <w:r>
        <w:rPr>
          <w:rStyle w:val="CommentReference"/>
        </w:rPr>
        <w:annotationRef/>
      </w:r>
      <w:r>
        <w:t>I think this should be sing to</w:t>
      </w:r>
    </w:p>
  </w:comment>
  <w:comment w:id="420" w:author="Windows User" w:date="2015-11-21T12:59:00Z" w:initials="WU">
    <w:p w14:paraId="5262F523" w14:textId="77777777" w:rsidR="00325E43" w:rsidRDefault="00325E43" w:rsidP="00344A59">
      <w:pPr>
        <w:pStyle w:val="CommentText"/>
      </w:pPr>
      <w:r>
        <w:rPr>
          <w:rStyle w:val="CommentReference"/>
        </w:rPr>
        <w:annotationRef/>
      </w:r>
      <w:r>
        <w:t>check</w:t>
      </w:r>
    </w:p>
  </w:comment>
  <w:comment w:id="427" w:author="Windows User" w:date="2015-10-30T08:56:00Z" w:initials="BS">
    <w:p w14:paraId="396316C8" w14:textId="77777777" w:rsidR="00325E43" w:rsidRDefault="00325E43" w:rsidP="00344A59">
      <w:pPr>
        <w:pStyle w:val="CommentText"/>
      </w:pPr>
      <w:r>
        <w:rPr>
          <w:rStyle w:val="CommentReference"/>
        </w:rPr>
        <w:annotationRef/>
      </w:r>
      <w:r>
        <w:t>clearly the missing vs above belongs</w:t>
      </w:r>
    </w:p>
  </w:comment>
  <w:comment w:id="439" w:author="Windows User" w:date="2015-10-30T08:56:00Z" w:initials="BS">
    <w:p w14:paraId="19C504AB" w14:textId="77777777" w:rsidR="00325E43" w:rsidRDefault="00325E43"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0" w:author="Windows User" w:date="2015-10-30T08:56:00Z" w:initials="BS">
    <w:p w14:paraId="3650E160" w14:textId="77777777" w:rsidR="00325E43" w:rsidRDefault="00325E43" w:rsidP="00D31F38">
      <w:pPr>
        <w:pStyle w:val="CommentText"/>
      </w:pPr>
      <w:r>
        <w:rPr>
          <w:rStyle w:val="CommentReference"/>
        </w:rPr>
        <w:annotationRef/>
      </w:r>
      <w:r>
        <w:t>heavens?</w:t>
      </w:r>
    </w:p>
  </w:comment>
  <w:comment w:id="441" w:author="Windows User" w:date="2015-10-30T08:56:00Z" w:initials="BS">
    <w:p w14:paraId="57E2DDC4" w14:textId="77777777" w:rsidR="00325E43" w:rsidRDefault="00325E43" w:rsidP="00D31F38">
      <w:pPr>
        <w:pStyle w:val="CommentText"/>
      </w:pPr>
      <w:r>
        <w:rPr>
          <w:rStyle w:val="CommentReference"/>
        </w:rPr>
        <w:annotationRef/>
      </w:r>
      <w:r>
        <w:t>NETS omits clouds</w:t>
      </w:r>
    </w:p>
  </w:comment>
  <w:comment w:id="442" w:author="Windows User" w:date="2015-10-30T08:56:00Z" w:initials="BS">
    <w:p w14:paraId="35628364" w14:textId="77777777" w:rsidR="00325E43" w:rsidRDefault="00325E43" w:rsidP="00D31F38">
      <w:pPr>
        <w:pStyle w:val="CommentText"/>
      </w:pPr>
      <w:r>
        <w:rPr>
          <w:rStyle w:val="CommentReference"/>
        </w:rPr>
        <w:annotationRef/>
      </w:r>
      <w:r>
        <w:t>NETS omits this vs</w:t>
      </w:r>
    </w:p>
  </w:comment>
  <w:comment w:id="443" w:author="Windows User" w:date="2015-10-30T08:56:00Z" w:initials="BS">
    <w:p w14:paraId="1F576F58" w14:textId="77777777" w:rsidR="00325E43" w:rsidRDefault="00325E43" w:rsidP="00D31F38">
      <w:pPr>
        <w:pStyle w:val="CommentText"/>
      </w:pPr>
      <w:r>
        <w:rPr>
          <w:rStyle w:val="CommentReference"/>
        </w:rPr>
        <w:annotationRef/>
      </w:r>
      <w:r>
        <w:t>NETS has falling snow which matches AI hoar frosts.</w:t>
      </w:r>
    </w:p>
  </w:comment>
  <w:comment w:id="444" w:author="Windows User" w:date="2015-10-30T08:56:00Z" w:initials="BS">
    <w:p w14:paraId="7857388A" w14:textId="77777777" w:rsidR="00325E43" w:rsidRDefault="00325E43" w:rsidP="00D31F38">
      <w:pPr>
        <w:pStyle w:val="CommentText"/>
      </w:pPr>
      <w:r>
        <w:rPr>
          <w:rStyle w:val="CommentReference"/>
        </w:rPr>
        <w:annotationRef/>
      </w:r>
      <w:r>
        <w:t>reversed ice and hoarfrosts of this vs and last to match NETS. Coptic?</w:t>
      </w:r>
    </w:p>
  </w:comment>
  <w:comment w:id="445" w:author="Windows User" w:date="2015-10-30T08:56:00Z" w:initials="BS">
    <w:p w14:paraId="45210177" w14:textId="77777777" w:rsidR="00325E43" w:rsidRDefault="00325E43" w:rsidP="00D31F38">
      <w:pPr>
        <w:pStyle w:val="CommentText"/>
      </w:pPr>
      <w:r>
        <w:rPr>
          <w:rStyle w:val="CommentReference"/>
        </w:rPr>
        <w:annotationRef/>
      </w:r>
      <w:r>
        <w:t>NETS switches this vs with next</w:t>
      </w:r>
    </w:p>
  </w:comment>
  <w:comment w:id="446" w:author="Windows User" w:date="2015-11-04T08:55:00Z" w:initials="WU">
    <w:p w14:paraId="1E420B79" w14:textId="77777777" w:rsidR="00325E43" w:rsidRDefault="00325E43" w:rsidP="00D31F38">
      <w:pPr>
        <w:pStyle w:val="CommentText"/>
      </w:pPr>
      <w:r>
        <w:rPr>
          <w:rStyle w:val="CommentReference"/>
        </w:rPr>
        <w:annotationRef/>
      </w:r>
      <w:r>
        <w:t>Get rid of ye’s!</w:t>
      </w:r>
    </w:p>
  </w:comment>
  <w:comment w:id="447" w:author="Windows User" w:date="2015-10-30T08:56:00Z" w:initials="BS">
    <w:p w14:paraId="66BEE13E" w14:textId="77777777" w:rsidR="00325E43" w:rsidRDefault="00325E43" w:rsidP="00D31F38">
      <w:pPr>
        <w:pStyle w:val="CommentText"/>
      </w:pPr>
      <w:r>
        <w:rPr>
          <w:rStyle w:val="CommentReference"/>
        </w:rPr>
        <w:annotationRef/>
      </w:r>
      <w:r>
        <w:t>NETS has sea-monsters</w:t>
      </w:r>
    </w:p>
  </w:comment>
  <w:comment w:id="448" w:author="Windows User" w:date="2015-10-30T08:56:00Z" w:initials="BS">
    <w:p w14:paraId="43D401E2" w14:textId="77777777" w:rsidR="00325E43" w:rsidRDefault="00325E43" w:rsidP="00D31F38">
      <w:pPr>
        <w:pStyle w:val="CommentText"/>
      </w:pPr>
      <w:r>
        <w:rPr>
          <w:rStyle w:val="CommentReference"/>
        </w:rPr>
        <w:annotationRef/>
      </w:r>
      <w:r>
        <w:t>NETS has four-footed and wild animals of the land</w:t>
      </w:r>
    </w:p>
  </w:comment>
  <w:comment w:id="449" w:author="Windows User" w:date="2015-10-30T08:56:00Z" w:initials="BS">
    <w:p w14:paraId="37590655" w14:textId="77777777" w:rsidR="00325E43" w:rsidRDefault="00325E43" w:rsidP="00D31F38">
      <w:pPr>
        <w:pStyle w:val="CommentText"/>
      </w:pPr>
      <w:r>
        <w:rPr>
          <w:rStyle w:val="CommentReference"/>
        </w:rPr>
        <w:annotationRef/>
      </w:r>
      <w:r>
        <w:t>NETS has all humans on earth</w:t>
      </w:r>
    </w:p>
  </w:comment>
  <w:comment w:id="450" w:author="Windows User" w:date="2015-10-30T08:56:00Z" w:initials="BS">
    <w:p w14:paraId="6D54AC70" w14:textId="77777777" w:rsidR="00325E43" w:rsidRDefault="00325E43" w:rsidP="00D31F38">
      <w:pPr>
        <w:pStyle w:val="CommentText"/>
      </w:pPr>
      <w:r>
        <w:rPr>
          <w:rStyle w:val="CommentReference"/>
        </w:rPr>
        <w:annotationRef/>
      </w:r>
      <w:r>
        <w:t>NETS has "priests, slaves of the Lord", then omits next vs.</w:t>
      </w:r>
    </w:p>
  </w:comment>
  <w:comment w:id="451" w:author="Windows User" w:date="2015-10-30T08:56:00Z" w:initials="BS">
    <w:p w14:paraId="6468426A" w14:textId="77777777" w:rsidR="00325E43" w:rsidRDefault="00325E43" w:rsidP="00D31F38">
      <w:pPr>
        <w:pStyle w:val="CommentText"/>
      </w:pPr>
      <w:r>
        <w:rPr>
          <w:rStyle w:val="CommentReference"/>
        </w:rPr>
        <w:annotationRef/>
      </w:r>
      <w:r>
        <w:t>NETS ends quite differently</w:t>
      </w:r>
    </w:p>
  </w:comment>
  <w:comment w:id="457" w:author="Windows User" w:date="2015-10-30T08:56:00Z" w:initials="BS">
    <w:p w14:paraId="72C14B6E" w14:textId="77777777" w:rsidR="00325E43" w:rsidRDefault="00325E43"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8" w:author="Windows User" w:date="2015-10-30T08:56:00Z" w:initials="BS">
    <w:p w14:paraId="43306FA7" w14:textId="77777777" w:rsidR="00325E43" w:rsidRDefault="00325E43" w:rsidP="003758F4">
      <w:pPr>
        <w:pStyle w:val="CommentText"/>
      </w:pPr>
      <w:r>
        <w:rPr>
          <w:rStyle w:val="CommentReference"/>
        </w:rPr>
        <w:annotationRef/>
      </w:r>
      <w:r>
        <w:t>heavens?</w:t>
      </w:r>
    </w:p>
  </w:comment>
  <w:comment w:id="459" w:author="Windows User" w:date="2015-10-30T08:56:00Z" w:initials="BS">
    <w:p w14:paraId="18B419AF" w14:textId="77777777" w:rsidR="00325E43" w:rsidRDefault="00325E43" w:rsidP="003758F4">
      <w:pPr>
        <w:pStyle w:val="CommentText"/>
      </w:pPr>
      <w:r>
        <w:rPr>
          <w:rStyle w:val="CommentReference"/>
        </w:rPr>
        <w:annotationRef/>
      </w:r>
      <w:r>
        <w:t>NETS has falling snow which matches AI hoar frosts.</w:t>
      </w:r>
    </w:p>
  </w:comment>
  <w:comment w:id="460" w:author="Windows User" w:date="2015-10-30T08:56:00Z" w:initials="BS">
    <w:p w14:paraId="504A050C" w14:textId="77777777" w:rsidR="00325E43" w:rsidRDefault="00325E43" w:rsidP="003758F4">
      <w:pPr>
        <w:pStyle w:val="CommentText"/>
      </w:pPr>
      <w:r>
        <w:rPr>
          <w:rStyle w:val="CommentReference"/>
        </w:rPr>
        <w:annotationRef/>
      </w:r>
      <w:r>
        <w:t>reversed ice and hoarfrosts of this vs and last to match NETS. Coptic?</w:t>
      </w:r>
    </w:p>
  </w:comment>
  <w:comment w:id="461" w:author="Windows User" w:date="2015-10-30T08:56:00Z" w:initials="BS">
    <w:p w14:paraId="42B07939" w14:textId="77777777" w:rsidR="00325E43" w:rsidRDefault="00325E43" w:rsidP="003758F4">
      <w:pPr>
        <w:pStyle w:val="CommentText"/>
      </w:pPr>
      <w:r>
        <w:rPr>
          <w:rStyle w:val="CommentReference"/>
        </w:rPr>
        <w:annotationRef/>
      </w:r>
      <w:r>
        <w:t>NETS switches this vs with next</w:t>
      </w:r>
    </w:p>
  </w:comment>
  <w:comment w:id="462" w:author="Windows User" w:date="2015-10-30T08:56:00Z" w:initials="BS">
    <w:p w14:paraId="0D31DB4D" w14:textId="77777777" w:rsidR="00325E43" w:rsidRDefault="00325E43" w:rsidP="003758F4">
      <w:pPr>
        <w:pStyle w:val="CommentText"/>
      </w:pPr>
      <w:r>
        <w:rPr>
          <w:rStyle w:val="CommentReference"/>
        </w:rPr>
        <w:annotationRef/>
      </w:r>
      <w:r>
        <w:t>NETS has all humans on earth</w:t>
      </w:r>
    </w:p>
  </w:comment>
  <w:comment w:id="463" w:author="Windows User" w:date="2015-10-30T08:56:00Z" w:initials="BS">
    <w:p w14:paraId="4CB6D1D8" w14:textId="77777777" w:rsidR="00325E43" w:rsidRDefault="00325E43" w:rsidP="003758F4">
      <w:pPr>
        <w:pStyle w:val="CommentText"/>
      </w:pPr>
      <w:r>
        <w:rPr>
          <w:rStyle w:val="CommentReference"/>
        </w:rPr>
        <w:annotationRef/>
      </w:r>
      <w:r>
        <w:t>NETS has "priests, slaves of the Lord", then omits next vs.</w:t>
      </w:r>
    </w:p>
  </w:comment>
  <w:comment w:id="464" w:author="Windows User" w:date="2015-10-30T08:56:00Z" w:initials="BS">
    <w:p w14:paraId="1C9D2024" w14:textId="77777777" w:rsidR="00325E43" w:rsidRDefault="00325E43" w:rsidP="003758F4">
      <w:pPr>
        <w:pStyle w:val="CommentText"/>
      </w:pPr>
      <w:r>
        <w:rPr>
          <w:rStyle w:val="CommentReference"/>
        </w:rPr>
        <w:annotationRef/>
      </w:r>
      <w:r>
        <w:t>NETS ends quite differently</w:t>
      </w:r>
    </w:p>
  </w:comment>
  <w:comment w:id="466" w:author="Windows User" w:date="2015-10-30T08:56:00Z" w:initials="BS">
    <w:p w14:paraId="499D113D" w14:textId="77777777" w:rsidR="00325E43" w:rsidRDefault="00325E43" w:rsidP="00D31F38">
      <w:pPr>
        <w:pStyle w:val="CommentText"/>
      </w:pPr>
      <w:r>
        <w:rPr>
          <w:rStyle w:val="CommentReference"/>
        </w:rPr>
        <w:annotationRef/>
      </w:r>
      <w:r>
        <w:t>giver, or maker?</w:t>
      </w:r>
    </w:p>
  </w:comment>
  <w:comment w:id="467" w:author="Windows User" w:date="2015-10-30T08:56:00Z" w:initials="BS">
    <w:p w14:paraId="29AB3125" w14:textId="77777777" w:rsidR="00325E43" w:rsidRDefault="00325E43" w:rsidP="00D31F38">
      <w:pPr>
        <w:pStyle w:val="CommentText"/>
      </w:pPr>
      <w:r>
        <w:rPr>
          <w:rStyle w:val="CommentReference"/>
        </w:rPr>
        <w:annotationRef/>
      </w:r>
      <w:r>
        <w:t>even NETS has Hananias</w:t>
      </w:r>
    </w:p>
  </w:comment>
  <w:comment w:id="468" w:author="Windows User" w:date="2015-10-30T08:56:00Z" w:initials="BS">
    <w:p w14:paraId="27892612" w14:textId="77777777" w:rsidR="00325E43" w:rsidRDefault="00325E43" w:rsidP="00D31F38">
      <w:pPr>
        <w:pStyle w:val="CommentText"/>
      </w:pPr>
      <w:r>
        <w:rPr>
          <w:rStyle w:val="CommentReference"/>
        </w:rPr>
        <w:annotationRef/>
      </w:r>
      <w:r>
        <w:t>does Coptic have evening first?</w:t>
      </w:r>
    </w:p>
  </w:comment>
  <w:comment w:id="469" w:author="Windows User" w:date="2015-10-30T08:56:00Z" w:initials="BS">
    <w:p w14:paraId="53863AE8" w14:textId="77777777" w:rsidR="00325E43" w:rsidRDefault="00325E43" w:rsidP="00D31F38">
      <w:pPr>
        <w:pStyle w:val="CommentText"/>
      </w:pPr>
      <w:r>
        <w:rPr>
          <w:rStyle w:val="CommentReference"/>
        </w:rPr>
        <w:annotationRef/>
      </w:r>
      <w:r>
        <w:t>Coptic doesn't have "Our God"</w:t>
      </w:r>
    </w:p>
  </w:comment>
  <w:comment w:id="470" w:author="Windows User" w:date="2015-10-30T08:56:00Z" w:initials="BS">
    <w:p w14:paraId="5F8EC33A" w14:textId="77777777" w:rsidR="00325E43" w:rsidRDefault="00325E43" w:rsidP="00D31F38">
      <w:pPr>
        <w:pStyle w:val="CommentText"/>
      </w:pPr>
      <w:r>
        <w:rPr>
          <w:rStyle w:val="CommentReference"/>
        </w:rPr>
        <w:annotationRef/>
      </w:r>
      <w:r>
        <w:t>celebrate or proclaim?</w:t>
      </w:r>
    </w:p>
  </w:comment>
  <w:comment w:id="471" w:author="Windows User" w:date="2015-10-30T08:56:00Z" w:initials="BS">
    <w:p w14:paraId="02E465F6" w14:textId="77777777" w:rsidR="00325E43" w:rsidRDefault="00325E43" w:rsidP="00D31F38">
      <w:pPr>
        <w:pStyle w:val="CommentText"/>
      </w:pPr>
      <w:r>
        <w:rPr>
          <w:rStyle w:val="CommentReference"/>
        </w:rPr>
        <w:annotationRef/>
      </w:r>
      <w:r>
        <w:t>persevere or be sober?</w:t>
      </w:r>
    </w:p>
  </w:comment>
  <w:comment w:id="472" w:author="Windows User" w:date="2015-10-30T08:56:00Z" w:initials="BS">
    <w:p w14:paraId="0F283256" w14:textId="77777777" w:rsidR="00325E43" w:rsidRDefault="00325E43" w:rsidP="00D31F38">
      <w:pPr>
        <w:pStyle w:val="CommentText"/>
      </w:pPr>
      <w:r>
        <w:rPr>
          <w:rStyle w:val="CommentReference"/>
        </w:rPr>
        <w:annotationRef/>
      </w:r>
      <w:r>
        <w:t>Coptic has presbyters, not priests (oweeb)</w:t>
      </w:r>
    </w:p>
  </w:comment>
  <w:comment w:id="473" w:author="Windows User" w:date="2015-10-30T08:56:00Z" w:initials="BS">
    <w:p w14:paraId="141FC7EB" w14:textId="77777777" w:rsidR="00325E43" w:rsidRDefault="00325E43" w:rsidP="00D31F38">
      <w:pPr>
        <w:pStyle w:val="CommentText"/>
      </w:pPr>
      <w:r>
        <w:rPr>
          <w:rStyle w:val="CommentReference"/>
        </w:rPr>
        <w:annotationRef/>
      </w:r>
      <w:r>
        <w:t>esmo is bless, not praise...</w:t>
      </w:r>
    </w:p>
  </w:comment>
  <w:comment w:id="474" w:author="Windows User" w:date="2015-10-30T08:56:00Z" w:initials="BS">
    <w:p w14:paraId="22452F1B" w14:textId="77777777" w:rsidR="00325E43" w:rsidRDefault="00325E43" w:rsidP="00D31F38">
      <w:pPr>
        <w:pStyle w:val="CommentText"/>
      </w:pPr>
      <w:r>
        <w:rPr>
          <w:rStyle w:val="CommentReference"/>
        </w:rPr>
        <w:annotationRef/>
      </w:r>
      <w:r>
        <w:t>Coptic doesn't look like day to day... "Until this day" doesn't make as much sense... is there something less literal but closer to the maning?</w:t>
      </w:r>
    </w:p>
  </w:comment>
  <w:comment w:id="475" w:author="Windows User" w:date="2015-10-30T08:56:00Z" w:initials="BS">
    <w:p w14:paraId="532CE324" w14:textId="77777777" w:rsidR="00325E43" w:rsidRDefault="00325E43" w:rsidP="00D31F38">
      <w:pPr>
        <w:pStyle w:val="CommentText"/>
      </w:pPr>
      <w:r>
        <w:rPr>
          <w:rStyle w:val="CommentReference"/>
        </w:rPr>
        <w:annotationRef/>
      </w:r>
      <w:r>
        <w:t>Is LA right with breaths and spirits?</w:t>
      </w:r>
    </w:p>
  </w:comment>
  <w:comment w:id="476" w:author="Windows User" w:date="2015-10-30T08:56:00Z" w:initials="BS">
    <w:p w14:paraId="7C12CF17" w14:textId="77777777" w:rsidR="00325E43" w:rsidRDefault="00325E43" w:rsidP="00D31F38">
      <w:pPr>
        <w:pStyle w:val="CommentText"/>
      </w:pPr>
      <w:r>
        <w:rPr>
          <w:rStyle w:val="CommentReference"/>
        </w:rPr>
        <w:annotationRef/>
      </w:r>
      <w:r>
        <w:t>doesn't look like waters... is it ssea?</w:t>
      </w:r>
    </w:p>
  </w:comment>
  <w:comment w:id="477" w:author="Windows User" w:date="2015-10-30T08:56:00Z" w:initials="BS">
    <w:p w14:paraId="789F9E96" w14:textId="77777777" w:rsidR="00325E43" w:rsidRDefault="00325E43" w:rsidP="00D31F38">
      <w:pPr>
        <w:pStyle w:val="CommentText"/>
      </w:pPr>
      <w:r>
        <w:rPr>
          <w:rStyle w:val="CommentReference"/>
        </w:rPr>
        <w:annotationRef/>
      </w:r>
      <w:r>
        <w:t>I still don't get of all the things we would see after seeing all the praise of nature would be "Bless the Lord you birds".</w:t>
      </w:r>
    </w:p>
  </w:comment>
  <w:comment w:id="478" w:author="Windows User" w:date="2015-10-30T08:56:00Z" w:initials="BS">
    <w:p w14:paraId="1E93DCCD" w14:textId="77777777" w:rsidR="00325E43" w:rsidRDefault="00325E43" w:rsidP="00D31F38">
      <w:pPr>
        <w:pStyle w:val="CommentText"/>
      </w:pPr>
      <w:r>
        <w:rPr>
          <w:rStyle w:val="CommentReference"/>
        </w:rPr>
        <w:annotationRef/>
      </w:r>
      <w:r>
        <w:t>disobedient? heretics?</w:t>
      </w:r>
    </w:p>
  </w:comment>
  <w:comment w:id="479" w:author="Windows User" w:date="2015-10-30T08:56:00Z" w:initials="BS">
    <w:p w14:paraId="298A6523" w14:textId="77777777" w:rsidR="00325E43" w:rsidRDefault="00325E43" w:rsidP="00D31F38">
      <w:pPr>
        <w:pStyle w:val="CommentText"/>
      </w:pPr>
      <w:r>
        <w:rPr>
          <w:rStyle w:val="CommentReference"/>
        </w:rPr>
        <w:annotationRef/>
      </w:r>
      <w:r>
        <w:t>souls or spirits?</w:t>
      </w:r>
    </w:p>
  </w:comment>
  <w:comment w:id="480" w:author="Windows User" w:date="2015-10-30T08:56:00Z" w:initials="BS">
    <w:p w14:paraId="3D56C030" w14:textId="77777777" w:rsidR="00325E43" w:rsidRDefault="00325E43" w:rsidP="00D31F38">
      <w:pPr>
        <w:pStyle w:val="CommentText"/>
      </w:pPr>
      <w:r>
        <w:rPr>
          <w:rStyle w:val="CommentReference"/>
        </w:rPr>
        <w:annotationRef/>
      </w:r>
      <w:r>
        <w:t>humble or contrite?</w:t>
      </w:r>
    </w:p>
  </w:comment>
  <w:comment w:id="481" w:author="Windows User" w:date="2015-10-30T08:56:00Z" w:initials="BS">
    <w:p w14:paraId="4417CE6C" w14:textId="77777777" w:rsidR="00325E43" w:rsidRDefault="00325E43" w:rsidP="00D31F38">
      <w:pPr>
        <w:pStyle w:val="CommentText"/>
      </w:pPr>
      <w:r>
        <w:rPr>
          <w:rStyle w:val="CommentReference"/>
        </w:rPr>
        <w:annotationRef/>
      </w:r>
      <w:r>
        <w:t>hearts?</w:t>
      </w:r>
    </w:p>
  </w:comment>
  <w:comment w:id="482" w:author="Windows User" w:date="2015-10-30T08:56:00Z" w:initials="BS">
    <w:p w14:paraId="6056EF08" w14:textId="77777777" w:rsidR="00325E43" w:rsidRDefault="00325E43" w:rsidP="00D31F38">
      <w:pPr>
        <w:pStyle w:val="CommentText"/>
      </w:pPr>
      <w:r>
        <w:rPr>
          <w:rStyle w:val="CommentReference"/>
        </w:rPr>
        <w:annotationRef/>
      </w:r>
      <w:r>
        <w:t>this or LA?</w:t>
      </w:r>
    </w:p>
  </w:comment>
  <w:comment w:id="483" w:author="Windows User" w:date="2015-10-30T08:56:00Z" w:initials="BS">
    <w:p w14:paraId="021CF208" w14:textId="77777777" w:rsidR="00325E43" w:rsidRDefault="00325E43" w:rsidP="00D31F38">
      <w:pPr>
        <w:pStyle w:val="CommentText"/>
      </w:pPr>
      <w:r>
        <w:rPr>
          <w:rStyle w:val="CommentReference"/>
        </w:rPr>
        <w:annotationRef/>
      </w:r>
      <w:r>
        <w:t>righteous of, or who revere</w:t>
      </w:r>
    </w:p>
  </w:comment>
  <w:comment w:id="484" w:author="Windows User" w:date="2015-10-30T08:56:00Z" w:initials="BS">
    <w:p w14:paraId="2B7DD481" w14:textId="77777777" w:rsidR="00325E43" w:rsidRDefault="00325E43" w:rsidP="00D31F38">
      <w:pPr>
        <w:pStyle w:val="CommentText"/>
      </w:pPr>
      <w:r>
        <w:rPr>
          <w:rStyle w:val="CommentReference"/>
        </w:rPr>
        <w:annotationRef/>
      </w:r>
      <w:r>
        <w:t>this, or accountable? or something else?</w:t>
      </w:r>
    </w:p>
  </w:comment>
  <w:comment w:id="485" w:author="Windows User" w:date="2015-10-30T08:56:00Z" w:initials="BS">
    <w:p w14:paraId="154E2A2A" w14:textId="77777777" w:rsidR="00325E43" w:rsidRDefault="00325E43" w:rsidP="00D31F38">
      <w:pPr>
        <w:pStyle w:val="CommentText"/>
      </w:pPr>
      <w:r>
        <w:rPr>
          <w:rStyle w:val="CommentReference"/>
        </w:rPr>
        <w:annotationRef/>
      </w:r>
      <w:r>
        <w:t>that he may praise and say?</w:t>
      </w:r>
    </w:p>
  </w:comment>
  <w:comment w:id="503" w:author="Windows User" w:date="2015-11-21T13:00:00Z" w:initials="WU">
    <w:p w14:paraId="72B45ACE" w14:textId="77777777" w:rsidR="00325E43" w:rsidRDefault="00325E43" w:rsidP="00D31F38">
      <w:pPr>
        <w:pStyle w:val="CommentText"/>
      </w:pPr>
      <w:r>
        <w:rPr>
          <w:rStyle w:val="CommentReference"/>
        </w:rPr>
        <w:annotationRef/>
      </w:r>
      <w:r>
        <w:t>Check, and 2 above.</w:t>
      </w:r>
    </w:p>
  </w:comment>
  <w:comment w:id="504" w:author="Brett Slote" w:date="2015-10-30T08:56:00Z" w:initials="BS">
    <w:p w14:paraId="0C0C90F8" w14:textId="77777777" w:rsidR="00325E43" w:rsidRDefault="00325E43" w:rsidP="00D31F38">
      <w:pPr>
        <w:pStyle w:val="CommentText"/>
      </w:pPr>
      <w:r>
        <w:rPr>
          <w:rStyle w:val="CommentReference"/>
        </w:rPr>
        <w:annotationRef/>
      </w:r>
      <w:r>
        <w:t>Fred wants 'O' here, saying it matches the Coptic... but it isn't in the Coptic!</w:t>
      </w:r>
    </w:p>
  </w:comment>
  <w:comment w:id="505" w:author="Windows User" w:date="2015-11-21T13:00:00Z" w:initials="WU">
    <w:p w14:paraId="59221E95" w14:textId="77777777" w:rsidR="00325E43" w:rsidRDefault="00325E43" w:rsidP="00D31F38">
      <w:pPr>
        <w:pStyle w:val="CommentText"/>
      </w:pPr>
      <w:r>
        <w:rPr>
          <w:rStyle w:val="CommentReference"/>
        </w:rPr>
        <w:annotationRef/>
      </w:r>
      <w:r>
        <w:t>check</w:t>
      </w:r>
    </w:p>
  </w:comment>
  <w:comment w:id="506" w:author="Windows User" w:date="2015-11-21T13:00:00Z" w:initials="WU">
    <w:p w14:paraId="0CFC2594" w14:textId="77777777" w:rsidR="00325E43" w:rsidRDefault="00325E43" w:rsidP="00D31F38">
      <w:pPr>
        <w:pStyle w:val="CommentText"/>
      </w:pPr>
      <w:r>
        <w:rPr>
          <w:rStyle w:val="CommentReference"/>
        </w:rPr>
        <w:annotationRef/>
      </w:r>
      <w:r>
        <w:t>check</w:t>
      </w:r>
    </w:p>
  </w:comment>
  <w:comment w:id="507" w:author="Windows User" w:date="2015-11-21T13:01:00Z" w:initials="WU">
    <w:p w14:paraId="403A6460" w14:textId="77777777" w:rsidR="00325E43" w:rsidRDefault="00325E43" w:rsidP="00D31F38">
      <w:pPr>
        <w:pStyle w:val="CommentText"/>
      </w:pPr>
      <w:r>
        <w:rPr>
          <w:rStyle w:val="CommentReference"/>
        </w:rPr>
        <w:annotationRef/>
      </w:r>
      <w:r>
        <w:t>check, find Copitic</w:t>
      </w:r>
    </w:p>
  </w:comment>
  <w:comment w:id="508" w:author="Windows User" w:date="2015-10-30T08:56:00Z" w:initials="BS">
    <w:p w14:paraId="1B2986E7" w14:textId="77777777" w:rsidR="00325E43" w:rsidRDefault="00325E43" w:rsidP="00D31F38">
      <w:pPr>
        <w:pStyle w:val="CommentText"/>
      </w:pPr>
      <w:r>
        <w:rPr>
          <w:rStyle w:val="CommentReference"/>
        </w:rPr>
        <w:annotationRef/>
      </w:r>
      <w:r>
        <w:t>why do books not have a vs for the bishop???</w:t>
      </w:r>
    </w:p>
  </w:comment>
  <w:comment w:id="509" w:author="Windows User" w:date="2015-10-30T08:56:00Z" w:initials="BS">
    <w:p w14:paraId="2328FF19" w14:textId="77777777" w:rsidR="00325E43" w:rsidRDefault="00325E43" w:rsidP="00D31F38">
      <w:pPr>
        <w:pStyle w:val="CommentText"/>
      </w:pPr>
      <w:r>
        <w:rPr>
          <w:rStyle w:val="CommentReference"/>
        </w:rPr>
        <w:annotationRef/>
      </w:r>
      <w:r>
        <w:t>add</w:t>
      </w:r>
    </w:p>
  </w:comment>
  <w:comment w:id="512" w:author="Windows User" w:date="2015-10-30T08:56:00Z" w:initials="BS">
    <w:p w14:paraId="76CF17E1" w14:textId="77777777" w:rsidR="00325E43" w:rsidRDefault="00325E43" w:rsidP="00D31F38">
      <w:pPr>
        <w:pStyle w:val="CommentText"/>
      </w:pPr>
      <w:r>
        <w:rPr>
          <w:rStyle w:val="CommentReference"/>
        </w:rPr>
        <w:annotationRef/>
      </w:r>
      <w:r>
        <w:t>the first two sections each have 7 verses. Maybe each section had seven verses and then became inflated? Keeping 7 vs in each section</w:t>
      </w:r>
    </w:p>
  </w:comment>
  <w:comment w:id="513" w:author="Windows User" w:date="2015-10-30T08:56:00Z" w:initials="BS">
    <w:p w14:paraId="01D3FC9E" w14:textId="77777777" w:rsidR="00325E43" w:rsidRDefault="00325E43" w:rsidP="00D31F38">
      <w:pPr>
        <w:pStyle w:val="CommentText"/>
      </w:pPr>
      <w:r>
        <w:rPr>
          <w:rStyle w:val="CommentReference"/>
        </w:rPr>
        <w:annotationRef/>
      </w:r>
      <w:r>
        <w:t>Communion or commemoration?</w:t>
      </w:r>
    </w:p>
  </w:comment>
  <w:comment w:id="514" w:author="Windows User" w:date="2015-11-21T13:01:00Z" w:initials="WU">
    <w:p w14:paraId="3C8EDFD6" w14:textId="77777777" w:rsidR="00325E43" w:rsidRDefault="00325E43" w:rsidP="00D31F38">
      <w:pPr>
        <w:pStyle w:val="CommentText"/>
      </w:pPr>
      <w:r>
        <w:rPr>
          <w:rStyle w:val="CommentReference"/>
        </w:rPr>
        <w:annotationRef/>
      </w:r>
      <w:r>
        <w:t>Check, and 2 above</w:t>
      </w:r>
    </w:p>
  </w:comment>
  <w:comment w:id="515" w:author="Brett Slote" w:date="2015-10-30T08:56:00Z" w:initials="BS">
    <w:p w14:paraId="502DF58D" w14:textId="77777777" w:rsidR="00325E43" w:rsidRDefault="00325E43" w:rsidP="00D31F38">
      <w:pPr>
        <w:pStyle w:val="CommentText"/>
      </w:pPr>
      <w:r>
        <w:rPr>
          <w:rStyle w:val="CommentReference"/>
        </w:rPr>
        <w:annotationRef/>
      </w:r>
      <w:r>
        <w:t>Fred wants 'O' here, saying it matches the Coptic... but it isn't in the Coptic!</w:t>
      </w:r>
    </w:p>
  </w:comment>
  <w:comment w:id="516" w:author="Windows User" w:date="2015-11-21T13:02:00Z" w:initials="WU">
    <w:p w14:paraId="0E3206C8" w14:textId="77777777" w:rsidR="00325E43" w:rsidRDefault="00325E43" w:rsidP="00D31F38">
      <w:pPr>
        <w:pStyle w:val="CommentText"/>
      </w:pPr>
      <w:r>
        <w:rPr>
          <w:rStyle w:val="CommentReference"/>
        </w:rPr>
        <w:annotationRef/>
      </w:r>
      <w:r>
        <w:t>check</w:t>
      </w:r>
    </w:p>
  </w:comment>
  <w:comment w:id="517" w:author="Windows User" w:date="2015-10-30T08:56:00Z" w:initials="BS">
    <w:p w14:paraId="303AD0FE" w14:textId="77777777" w:rsidR="00325E43" w:rsidRDefault="00325E43"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18" w:author="Windows User" w:date="2015-11-21T13:02:00Z" w:initials="WU">
    <w:p w14:paraId="5B706BCD" w14:textId="77777777" w:rsidR="00325E43" w:rsidRDefault="00325E43" w:rsidP="00D31F38">
      <w:pPr>
        <w:pStyle w:val="CommentText"/>
      </w:pPr>
      <w:r>
        <w:rPr>
          <w:rStyle w:val="CommentReference"/>
        </w:rPr>
        <w:annotationRef/>
      </w:r>
      <w:r>
        <w:t>check.  Add Coptic</w:t>
      </w:r>
    </w:p>
  </w:comment>
  <w:comment w:id="524" w:author="Windows User" w:date="2015-11-02T12:45:00Z" w:initials="BS">
    <w:p w14:paraId="02E474EA" w14:textId="77777777" w:rsidR="00325E43" w:rsidRDefault="00325E43" w:rsidP="00D31F38">
      <w:pPr>
        <w:pStyle w:val="CommentText"/>
      </w:pPr>
      <w:r>
        <w:rPr>
          <w:rStyle w:val="CommentReference"/>
        </w:rPr>
        <w:annotationRef/>
      </w:r>
      <w:r>
        <w:t>Godhead or Divinity?</w:t>
      </w:r>
    </w:p>
  </w:comment>
  <w:comment w:id="525" w:author="Windows User" w:date="2015-10-30T08:56:00Z" w:initials="BS">
    <w:p w14:paraId="1165D588" w14:textId="77777777" w:rsidR="00325E43" w:rsidRDefault="00325E43"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26" w:author="Windows User" w:date="2015-10-30T08:56:00Z" w:initials="BS">
    <w:p w14:paraId="0ABD6F72" w14:textId="77777777" w:rsidR="00325E43" w:rsidRDefault="00325E43" w:rsidP="00D31F38">
      <w:pPr>
        <w:pStyle w:val="CommentText"/>
      </w:pPr>
      <w:r>
        <w:rPr>
          <w:rStyle w:val="CommentReference"/>
        </w:rPr>
        <w:annotationRef/>
      </w:r>
      <w:r>
        <w:t>faithful or trusted? faithful sounds better as it is her action and not ours, as trusted.</w:t>
      </w:r>
    </w:p>
  </w:comment>
  <w:comment w:id="539" w:author="Windows User" w:date="2015-10-30T08:56:00Z" w:initials="BS">
    <w:p w14:paraId="07EF5E65" w14:textId="77777777" w:rsidR="00325E43" w:rsidRDefault="00325E43" w:rsidP="00D31F38">
      <w:pPr>
        <w:pStyle w:val="CommentText"/>
      </w:pPr>
      <w:r>
        <w:rPr>
          <w:rStyle w:val="CommentReference"/>
        </w:rPr>
        <w:annotationRef/>
      </w:r>
      <w:r>
        <w:t>MT (KJV) and Ra lack. NETS has and so does Coptic.</w:t>
      </w:r>
    </w:p>
  </w:comment>
  <w:comment w:id="540" w:author="Windows User" w:date="2015-11-21T13:03:00Z" w:initials="WU">
    <w:p w14:paraId="0505077C" w14:textId="77777777" w:rsidR="00325E43" w:rsidRDefault="00325E43" w:rsidP="00D31F38">
      <w:pPr>
        <w:pStyle w:val="CommentText"/>
      </w:pPr>
      <w:r>
        <w:rPr>
          <w:rStyle w:val="CommentReference"/>
        </w:rPr>
        <w:annotationRef/>
      </w:r>
      <w:r>
        <w:t>check</w:t>
      </w:r>
    </w:p>
  </w:comment>
  <w:comment w:id="541" w:author="Windows User" w:date="2015-11-21T13:03:00Z" w:initials="WU">
    <w:p w14:paraId="2CFCDBC4" w14:textId="77777777" w:rsidR="00325E43" w:rsidRDefault="00325E43" w:rsidP="00D31F38">
      <w:pPr>
        <w:pStyle w:val="CommentText"/>
      </w:pPr>
      <w:r>
        <w:rPr>
          <w:rStyle w:val="CommentReference"/>
        </w:rPr>
        <w:annotationRef/>
      </w:r>
      <w:r>
        <w:t>check</w:t>
      </w:r>
    </w:p>
  </w:comment>
  <w:comment w:id="542" w:author="Windows User" w:date="2015-11-21T13:04:00Z" w:initials="WU">
    <w:p w14:paraId="7B87BF1F" w14:textId="77777777" w:rsidR="00325E43" w:rsidRDefault="00325E43" w:rsidP="00D31F38">
      <w:pPr>
        <w:pStyle w:val="CommentText"/>
      </w:pPr>
      <w:r>
        <w:rPr>
          <w:rStyle w:val="CommentReference"/>
        </w:rPr>
        <w:annotationRef/>
      </w:r>
      <w:r>
        <w:t>check</w:t>
      </w:r>
    </w:p>
  </w:comment>
  <w:comment w:id="543" w:author="Windows User" w:date="2015-10-30T08:56:00Z" w:initials="BS">
    <w:p w14:paraId="469A8399" w14:textId="77777777" w:rsidR="00325E43" w:rsidRDefault="00325E43" w:rsidP="00D31F38">
      <w:pPr>
        <w:pStyle w:val="CommentText"/>
      </w:pPr>
      <w:r>
        <w:rPr>
          <w:rStyle w:val="CommentReference"/>
        </w:rPr>
        <w:annotationRef/>
      </w:r>
      <w:r>
        <w:t>Coptic varies greatly from NETS</w:t>
      </w:r>
    </w:p>
  </w:comment>
  <w:comment w:id="549" w:author="Windows User" w:date="2015-10-30T08:56:00Z" w:initials="BS">
    <w:p w14:paraId="30B7538F" w14:textId="77777777" w:rsidR="00325E43" w:rsidRDefault="00325E43" w:rsidP="00D31F38">
      <w:pPr>
        <w:pStyle w:val="CommentText"/>
      </w:pPr>
      <w:r>
        <w:rPr>
          <w:rStyle w:val="CommentReference"/>
        </w:rPr>
        <w:annotationRef/>
      </w:r>
      <w:r>
        <w:t>NETS has dance... also drum &amp; harp...</w:t>
      </w:r>
    </w:p>
  </w:comment>
  <w:comment w:id="550" w:author="Windows User" w:date="2015-10-30T08:56:00Z" w:initials="BS">
    <w:p w14:paraId="040D59AA" w14:textId="77777777" w:rsidR="00325E43" w:rsidRDefault="00325E43" w:rsidP="00D31F38">
      <w:pPr>
        <w:pStyle w:val="CommentText"/>
      </w:pPr>
      <w:r>
        <w:rPr>
          <w:rStyle w:val="CommentReference"/>
        </w:rPr>
        <w:annotationRef/>
      </w:r>
      <w:r>
        <w:t>NETS and LA have boast in glory...</w:t>
      </w:r>
    </w:p>
  </w:comment>
  <w:comment w:id="551" w:author="Windows User" w:date="2015-10-30T08:56:00Z" w:initials="BS">
    <w:p w14:paraId="0F357187" w14:textId="77777777" w:rsidR="00325E43" w:rsidRDefault="00325E43" w:rsidP="00D31F38">
      <w:pPr>
        <w:pStyle w:val="CommentText"/>
      </w:pPr>
      <w:r>
        <w:rPr>
          <w:rStyle w:val="CommentReference"/>
        </w:rPr>
        <w:annotationRef/>
      </w:r>
      <w:r>
        <w:t>NETS has rejoice. Coptis looks to me like glorify... Sing aloud? Rejoice?</w:t>
      </w:r>
    </w:p>
  </w:comment>
  <w:comment w:id="552" w:author="Windows User" w:date="2015-10-30T08:56:00Z" w:initials="BS">
    <w:p w14:paraId="10510650" w14:textId="77777777" w:rsidR="00325E43" w:rsidRDefault="00325E43" w:rsidP="00D31F38">
      <w:pPr>
        <w:pStyle w:val="CommentText"/>
      </w:pPr>
      <w:r>
        <w:rPr>
          <w:rStyle w:val="CommentReference"/>
        </w:rPr>
        <w:annotationRef/>
      </w:r>
      <w:r>
        <w:t>NETS has throats too. I'm leaving mouths. Throats is too literal. Not how we say it in English...</w:t>
      </w:r>
    </w:p>
  </w:comment>
  <w:comment w:id="553" w:author="Windows User" w:date="2015-10-30T08:56:00Z" w:initials="BS">
    <w:p w14:paraId="0F6BDC5E" w14:textId="77777777" w:rsidR="00325E43" w:rsidRDefault="00325E43" w:rsidP="00D31F38">
      <w:pPr>
        <w:pStyle w:val="CommentText"/>
      </w:pPr>
      <w:r>
        <w:rPr>
          <w:rStyle w:val="CommentReference"/>
        </w:rPr>
        <w:annotationRef/>
      </w:r>
      <w:r>
        <w:t>NETS has rebukes. punishments?</w:t>
      </w:r>
    </w:p>
  </w:comment>
  <w:comment w:id="559" w:author="Windows User" w:date="2015-10-30T08:56:00Z" w:initials="BS">
    <w:p w14:paraId="37F1C98E" w14:textId="77777777" w:rsidR="00325E43" w:rsidRDefault="00325E43" w:rsidP="00D31F38">
      <w:pPr>
        <w:pStyle w:val="CommentText"/>
      </w:pPr>
      <w:r>
        <w:rPr>
          <w:rStyle w:val="CommentReference"/>
        </w:rPr>
        <w:annotationRef/>
      </w:r>
      <w:r>
        <w:t>psaltry? or lyre?</w:t>
      </w:r>
    </w:p>
  </w:comment>
  <w:comment w:id="572" w:author="Windows User" w:date="2015-11-21T13:04:00Z" w:initials="WU">
    <w:p w14:paraId="43A5D1B1" w14:textId="77777777" w:rsidR="00325E43" w:rsidRDefault="00325E43" w:rsidP="00E35F1F">
      <w:pPr>
        <w:pStyle w:val="CommentText"/>
      </w:pPr>
      <w:r>
        <w:rPr>
          <w:rStyle w:val="CommentReference"/>
        </w:rPr>
        <w:annotationRef/>
      </w:r>
      <w:r>
        <w:t>check</w:t>
      </w:r>
    </w:p>
  </w:comment>
  <w:comment w:id="573" w:author="Windows User" w:date="2015-11-21T13:04:00Z" w:initials="WU">
    <w:p w14:paraId="4B6A4DE4" w14:textId="77777777" w:rsidR="00325E43" w:rsidRDefault="00325E43" w:rsidP="00E35F1F">
      <w:pPr>
        <w:pStyle w:val="CommentText"/>
      </w:pPr>
      <w:r>
        <w:rPr>
          <w:rStyle w:val="CommentReference"/>
        </w:rPr>
        <w:annotationRef/>
      </w:r>
      <w:r>
        <w:t>check</w:t>
      </w:r>
    </w:p>
  </w:comment>
  <w:comment w:id="574" w:author="Windows User" w:date="2015-10-30T08:56:00Z" w:initials="BS">
    <w:p w14:paraId="483AEE75" w14:textId="77777777" w:rsidR="00325E43" w:rsidRDefault="00325E43" w:rsidP="00E35F1F">
      <w:pPr>
        <w:pStyle w:val="CommentText"/>
      </w:pPr>
      <w:r>
        <w:rPr>
          <w:rStyle w:val="CommentReference"/>
        </w:rPr>
        <w:annotationRef/>
      </w:r>
      <w:r>
        <w:t>tense? praise or will praise?</w:t>
      </w:r>
    </w:p>
  </w:comment>
  <w:comment w:id="575" w:author="Windows User" w:date="2015-10-30T08:56:00Z" w:initials="BS">
    <w:p w14:paraId="17DAD50D" w14:textId="77777777" w:rsidR="00325E43" w:rsidRDefault="00325E43" w:rsidP="00E35F1F">
      <w:pPr>
        <w:pStyle w:val="CommentText"/>
      </w:pPr>
      <w:r>
        <w:rPr>
          <w:rStyle w:val="CommentReference"/>
        </w:rPr>
        <w:annotationRef/>
      </w:r>
      <w:r>
        <w:t>earth? land? creation?</w:t>
      </w:r>
    </w:p>
  </w:comment>
  <w:comment w:id="576" w:author="Windows User" w:date="2015-11-21T13:05:00Z" w:initials="WU">
    <w:p w14:paraId="412BFF55" w14:textId="77777777" w:rsidR="00325E43" w:rsidRDefault="00325E43" w:rsidP="00E35F1F">
      <w:pPr>
        <w:pStyle w:val="CommentText"/>
      </w:pPr>
      <w:r>
        <w:rPr>
          <w:rStyle w:val="CommentReference"/>
        </w:rPr>
        <w:annotationRef/>
      </w:r>
      <w:r>
        <w:t>check</w:t>
      </w:r>
    </w:p>
  </w:comment>
  <w:comment w:id="577" w:author="Windows User" w:date="2015-10-30T08:56:00Z" w:initials="BS">
    <w:p w14:paraId="4FEF2EC7" w14:textId="77777777" w:rsidR="00325E43" w:rsidRDefault="00325E43" w:rsidP="00E35F1F">
      <w:pPr>
        <w:pStyle w:val="CommentText"/>
      </w:pPr>
      <w:r>
        <w:rPr>
          <w:rStyle w:val="CommentReference"/>
        </w:rPr>
        <w:annotationRef/>
      </w:r>
      <w:r>
        <w:t>make haste is a little archaic. But hurry is way too colloquial. Quicken doesn't sound right.</w:t>
      </w:r>
    </w:p>
  </w:comment>
  <w:comment w:id="578" w:author="Windows User" w:date="2015-10-30T08:56:00Z" w:initials="BS">
    <w:p w14:paraId="25E26C66" w14:textId="77777777" w:rsidR="00325E43" w:rsidRDefault="00325E43" w:rsidP="00E35F1F">
      <w:pPr>
        <w:pStyle w:val="CommentText"/>
      </w:pPr>
      <w:r>
        <w:rPr>
          <w:rStyle w:val="CommentReference"/>
        </w:rPr>
        <w:annotationRef/>
      </w:r>
      <w:r>
        <w:t>should either be diverse here or different elsewhere</w:t>
      </w:r>
    </w:p>
  </w:comment>
  <w:comment w:id="579" w:author="Windows User" w:date="2015-10-30T08:56:00Z" w:initials="BS">
    <w:p w14:paraId="7A65524D" w14:textId="77777777" w:rsidR="00325E43" w:rsidRDefault="00325E43" w:rsidP="00E35F1F">
      <w:pPr>
        <w:pStyle w:val="CommentText"/>
      </w:pPr>
      <w:r>
        <w:rPr>
          <w:rStyle w:val="CommentReference"/>
        </w:rPr>
        <w:annotationRef/>
      </w:r>
      <w:r>
        <w:t>truth or righteousness? Or justice?</w:t>
      </w:r>
    </w:p>
  </w:comment>
  <w:comment w:id="580" w:author="Windows User" w:date="2015-10-30T08:56:00Z" w:initials="BS">
    <w:p w14:paraId="1C135E98" w14:textId="77777777" w:rsidR="00325E43" w:rsidRDefault="00325E43" w:rsidP="00E35F1F">
      <w:pPr>
        <w:pStyle w:val="CommentText"/>
      </w:pPr>
      <w:r>
        <w:rPr>
          <w:rStyle w:val="CommentReference"/>
        </w:rPr>
        <w:annotationRef/>
      </w:r>
      <w:r>
        <w:t>patience or longsuffering?</w:t>
      </w:r>
    </w:p>
  </w:comment>
  <w:comment w:id="581" w:author="Windows User" w:date="2015-10-30T08:56:00Z" w:initials="BS">
    <w:p w14:paraId="2E20A232" w14:textId="77777777" w:rsidR="00325E43" w:rsidRDefault="00325E43" w:rsidP="00E35F1F">
      <w:pPr>
        <w:pStyle w:val="CommentText"/>
      </w:pPr>
      <w:r>
        <w:rPr>
          <w:rStyle w:val="CommentReference"/>
        </w:rPr>
        <w:annotationRef/>
      </w:r>
      <w:r>
        <w:t>just "at the first watch"?</w:t>
      </w:r>
    </w:p>
  </w:comment>
  <w:comment w:id="582" w:author="Windows User" w:date="2015-10-30T08:56:00Z" w:initials="BS">
    <w:p w14:paraId="34FB1BC0" w14:textId="77777777" w:rsidR="00325E43" w:rsidRDefault="00325E43" w:rsidP="00E35F1F">
      <w:pPr>
        <w:pStyle w:val="CommentText"/>
      </w:pPr>
      <w:r>
        <w:rPr>
          <w:rStyle w:val="CommentReference"/>
        </w:rPr>
        <w:annotationRef/>
      </w:r>
      <w:r>
        <w:t>sweet, or easy?</w:t>
      </w:r>
    </w:p>
  </w:comment>
  <w:comment w:id="583" w:author="Windows User" w:date="2015-10-30T08:56:00Z" w:initials="BS">
    <w:p w14:paraId="20646872" w14:textId="77777777" w:rsidR="00325E43" w:rsidRDefault="00325E43" w:rsidP="00E35F1F">
      <w:pPr>
        <w:pStyle w:val="CommentText"/>
      </w:pPr>
      <w:r>
        <w:rPr>
          <w:rStyle w:val="CommentReference"/>
        </w:rPr>
        <w:annotationRef/>
      </w:r>
      <w:r>
        <w:t>less accurate than beloved, but sounds a lot better..</w:t>
      </w:r>
    </w:p>
  </w:comment>
  <w:comment w:id="584" w:author="Windows User" w:date="2015-10-30T08:56:00Z" w:initials="BS">
    <w:p w14:paraId="4707B322" w14:textId="77777777" w:rsidR="00325E43" w:rsidRDefault="00325E43" w:rsidP="00E35F1F">
      <w:pPr>
        <w:pStyle w:val="CommentText"/>
      </w:pPr>
      <w:r>
        <w:rPr>
          <w:rStyle w:val="CommentReference"/>
        </w:rPr>
        <w:annotationRef/>
      </w:r>
      <w:r>
        <w:t>sound better if omit of?</w:t>
      </w:r>
    </w:p>
  </w:comment>
  <w:comment w:id="585" w:author="Windows User" w:date="2015-10-30T08:56:00Z" w:initials="BS">
    <w:p w14:paraId="0D6FF167" w14:textId="77777777" w:rsidR="00325E43" w:rsidRDefault="00325E43" w:rsidP="00E35F1F">
      <w:pPr>
        <w:pStyle w:val="CommentText"/>
      </w:pPr>
      <w:r>
        <w:rPr>
          <w:rStyle w:val="CommentReference"/>
        </w:rPr>
        <w:annotationRef/>
      </w:r>
      <w:r>
        <w:t>truth, or righteousness?</w:t>
      </w:r>
    </w:p>
  </w:comment>
  <w:comment w:id="586" w:author="Windows User" w:date="2015-10-30T08:56:00Z" w:initials="BS">
    <w:p w14:paraId="1A8CABED" w14:textId="77777777" w:rsidR="00325E43" w:rsidRDefault="00325E43" w:rsidP="00E35F1F">
      <w:pPr>
        <w:pStyle w:val="CommentText"/>
      </w:pPr>
      <w:r>
        <w:rPr>
          <w:rStyle w:val="CommentReference"/>
        </w:rPr>
        <w:annotationRef/>
      </w:r>
      <w:r>
        <w:t>true, or perfecvt?</w:t>
      </w:r>
    </w:p>
  </w:comment>
  <w:comment w:id="587" w:author="Windows User" w:date="2015-10-30T08:56:00Z" w:initials="BS">
    <w:p w14:paraId="21AC5CB8" w14:textId="77777777" w:rsidR="00325E43" w:rsidRDefault="00325E43" w:rsidP="00E35F1F">
      <w:pPr>
        <w:pStyle w:val="CommentText"/>
      </w:pPr>
      <w:r>
        <w:rPr>
          <w:rStyle w:val="CommentReference"/>
        </w:rPr>
        <w:annotationRef/>
      </w:r>
      <w:r>
        <w:t>and?</w:t>
      </w:r>
    </w:p>
  </w:comment>
  <w:comment w:id="588" w:author="Windows User" w:date="2015-10-30T08:56:00Z" w:initials="BS">
    <w:p w14:paraId="6C6DCC78" w14:textId="77777777" w:rsidR="00325E43" w:rsidRDefault="00325E43" w:rsidP="00E35F1F">
      <w:pPr>
        <w:pStyle w:val="CommentText"/>
      </w:pPr>
      <w:r>
        <w:rPr>
          <w:rStyle w:val="CommentReference"/>
        </w:rPr>
        <w:annotationRef/>
      </w:r>
      <w:r>
        <w:t>gather is in first line in Coptic, but tune flows better here..</w:t>
      </w:r>
    </w:p>
  </w:comment>
  <w:comment w:id="589" w:author="Windows User" w:date="2015-10-30T08:56:00Z" w:initials="BS">
    <w:p w14:paraId="4B49F853" w14:textId="77777777" w:rsidR="00325E43" w:rsidRDefault="00325E43" w:rsidP="00E35F1F">
      <w:pPr>
        <w:pStyle w:val="CommentText"/>
      </w:pPr>
      <w:r>
        <w:rPr>
          <w:rStyle w:val="CommentReference"/>
        </w:rPr>
        <w:annotationRef/>
      </w:r>
      <w:r>
        <w:t>will?</w:t>
      </w:r>
    </w:p>
  </w:comment>
  <w:comment w:id="590" w:author="Windows User" w:date="2015-10-30T08:56:00Z" w:initials="BS">
    <w:p w14:paraId="6FC8752C" w14:textId="77777777" w:rsidR="00325E43" w:rsidRDefault="00325E43" w:rsidP="00E35F1F">
      <w:pPr>
        <w:pStyle w:val="CommentText"/>
      </w:pPr>
      <w:r>
        <w:rPr>
          <w:rStyle w:val="CommentReference"/>
        </w:rPr>
        <w:annotationRef/>
      </w:r>
      <w:r>
        <w:t>save? keep? deliver?</w:t>
      </w:r>
    </w:p>
  </w:comment>
  <w:comment w:id="591" w:author="Windows User" w:date="2015-10-30T08:56:00Z" w:initials="BS">
    <w:p w14:paraId="7843FDD6" w14:textId="77777777" w:rsidR="00325E43" w:rsidRDefault="00325E43" w:rsidP="00E35F1F">
      <w:pPr>
        <w:pStyle w:val="CommentText"/>
      </w:pPr>
      <w:r>
        <w:rPr>
          <w:rStyle w:val="CommentReference"/>
        </w:rPr>
        <w:annotationRef/>
      </w:r>
      <w:r>
        <w:t>need a convention for making "ak ee". {}? bold?</w:t>
      </w:r>
    </w:p>
  </w:comment>
  <w:comment w:id="592" w:author="Windows User" w:date="2015-10-30T08:56:00Z" w:initials="BS">
    <w:p w14:paraId="636DE776" w14:textId="77777777" w:rsidR="00325E43" w:rsidRDefault="00325E43" w:rsidP="00E35F1F">
      <w:pPr>
        <w:pStyle w:val="CommentText"/>
      </w:pPr>
      <w:r>
        <w:rPr>
          <w:rStyle w:val="CommentReference"/>
        </w:rPr>
        <w:annotationRef/>
      </w:r>
      <w:r>
        <w:t>I like it better with "be" in... thoughts?</w:t>
      </w:r>
    </w:p>
  </w:comment>
  <w:comment w:id="604" w:author="Windows User" w:date="2015-11-02T12:45:00Z" w:initials="BS">
    <w:p w14:paraId="0A55894A" w14:textId="77777777" w:rsidR="00325E43" w:rsidRDefault="00325E43" w:rsidP="00E35F1F">
      <w:pPr>
        <w:pStyle w:val="CommentText"/>
      </w:pPr>
      <w:r>
        <w:rPr>
          <w:rStyle w:val="CommentReference"/>
        </w:rPr>
        <w:annotationRef/>
      </w:r>
      <w:r>
        <w:t>this splitting of the verses doesn't follow the Coptic... does it really flow much better, or is it just that I'm more used to it?</w:t>
      </w:r>
    </w:p>
  </w:comment>
  <w:comment w:id="605" w:author="Windows User" w:date="2015-10-30T08:56:00Z" w:initials="BS">
    <w:p w14:paraId="0E80932F" w14:textId="77777777" w:rsidR="00325E43" w:rsidRDefault="00325E43" w:rsidP="00E35F1F">
      <w:pPr>
        <w:pStyle w:val="CommentText"/>
      </w:pPr>
      <w:r>
        <w:rPr>
          <w:rStyle w:val="CommentReference"/>
        </w:rPr>
        <w:annotationRef/>
      </w:r>
      <w:r>
        <w:t>does coptic bear out? Feels much more right to me.</w:t>
      </w:r>
    </w:p>
  </w:comment>
  <w:comment w:id="606" w:author="Windows User" w:date="2015-10-30T08:56:00Z" w:initials="BS">
    <w:p w14:paraId="759B277F" w14:textId="77777777" w:rsidR="00325E43" w:rsidRDefault="00325E43" w:rsidP="00E35F1F">
      <w:pPr>
        <w:pStyle w:val="CommentText"/>
      </w:pPr>
      <w:r>
        <w:rPr>
          <w:rStyle w:val="CommentReference"/>
        </w:rPr>
        <w:annotationRef/>
      </w:r>
      <w:r>
        <w:t>tense?</w:t>
      </w:r>
    </w:p>
  </w:comment>
  <w:comment w:id="607" w:author="Windows User" w:date="2015-10-30T08:56:00Z" w:initials="BS">
    <w:p w14:paraId="5C472088" w14:textId="77777777" w:rsidR="00325E43" w:rsidRDefault="00325E43" w:rsidP="00E35F1F">
      <w:pPr>
        <w:pStyle w:val="CommentText"/>
      </w:pPr>
      <w:r>
        <w:rPr>
          <w:rStyle w:val="CommentReference"/>
        </w:rPr>
        <w:annotationRef/>
      </w:r>
      <w:r>
        <w:t>exalt or magnify?</w:t>
      </w:r>
    </w:p>
  </w:comment>
  <w:comment w:id="608" w:author="Windows User" w:date="2015-10-30T08:56:00Z" w:initials="BS">
    <w:p w14:paraId="2FB7E2BD" w14:textId="77777777" w:rsidR="00325E43" w:rsidRDefault="00325E43" w:rsidP="00E35F1F">
      <w:pPr>
        <w:pStyle w:val="CommentText"/>
      </w:pPr>
      <w:r>
        <w:rPr>
          <w:rStyle w:val="CommentReference"/>
        </w:rPr>
        <w:annotationRef/>
      </w:r>
      <w:r>
        <w:t>or iwn?</w:t>
      </w:r>
    </w:p>
  </w:comment>
  <w:comment w:id="612" w:author="Windows User" w:date="2015-10-30T08:56:00Z" w:initials="BS">
    <w:p w14:paraId="3C8244A0" w14:textId="77777777" w:rsidR="00325E43" w:rsidRDefault="00325E43" w:rsidP="00E35F1F">
      <w:pPr>
        <w:pStyle w:val="CommentText"/>
      </w:pPr>
      <w:r>
        <w:rPr>
          <w:rStyle w:val="CommentReference"/>
        </w:rPr>
        <w:annotationRef/>
      </w:r>
      <w:r>
        <w:t>does type capture "it foretold the sign" in more contemporary language than "a figure"</w:t>
      </w:r>
    </w:p>
  </w:comment>
  <w:comment w:id="613" w:author="Windows User" w:date="2015-10-30T08:56:00Z" w:initials="BS">
    <w:p w14:paraId="6C8F9167" w14:textId="77777777" w:rsidR="00325E43" w:rsidRDefault="00325E43" w:rsidP="00E35F1F">
      <w:pPr>
        <w:pStyle w:val="CommentText"/>
      </w:pPr>
      <w:r>
        <w:rPr>
          <w:rStyle w:val="CommentReference"/>
        </w:rPr>
        <w:annotationRef/>
      </w:r>
      <w:r>
        <w:t>correct that no mention of nature?</w:t>
      </w:r>
    </w:p>
  </w:comment>
  <w:comment w:id="614" w:author="Windows User" w:date="2015-10-30T08:56:00Z" w:initials="BS">
    <w:p w14:paraId="5ACA101B" w14:textId="77777777" w:rsidR="00325E43" w:rsidRDefault="00325E43" w:rsidP="00E35F1F">
      <w:pPr>
        <w:pStyle w:val="CommentText"/>
      </w:pPr>
      <w:r>
        <w:rPr>
          <w:rStyle w:val="CommentReference"/>
        </w:rPr>
        <w:annotationRef/>
      </w:r>
      <w:r>
        <w:t>holy or pure? divinity or godhead?</w:t>
      </w:r>
    </w:p>
  </w:comment>
  <w:comment w:id="615" w:author="Windows User" w:date="2015-10-30T08:56:00Z" w:initials="BS">
    <w:p w14:paraId="14D8C709" w14:textId="77777777" w:rsidR="00325E43" w:rsidRDefault="00325E43" w:rsidP="00E35F1F">
      <w:pPr>
        <w:pStyle w:val="CommentText"/>
      </w:pPr>
      <w:r>
        <w:rPr>
          <w:rStyle w:val="CommentReference"/>
        </w:rPr>
        <w:annotationRef/>
      </w:r>
      <w:r>
        <w:t>born or begotten? begotten without seeed or without mixture of substance?</w:t>
      </w:r>
    </w:p>
  </w:comment>
  <w:comment w:id="616" w:author="Windows User" w:date="2015-10-30T08:56:00Z" w:initials="BS">
    <w:p w14:paraId="5B5854F9" w14:textId="77777777" w:rsidR="00325E43" w:rsidRDefault="00325E43" w:rsidP="00E35F1F">
      <w:pPr>
        <w:pStyle w:val="CommentText"/>
      </w:pPr>
      <w:r>
        <w:rPr>
          <w:rStyle w:val="CommentReference"/>
        </w:rPr>
        <w:annotationRef/>
      </w:r>
      <w:r>
        <w:t>coessential or consubstantial?</w:t>
      </w:r>
    </w:p>
  </w:comment>
  <w:comment w:id="617" w:author="Windows User" w:date="2015-10-30T08:56:00Z" w:initials="BS">
    <w:p w14:paraId="66C0B0D7" w14:textId="77777777" w:rsidR="00325E43" w:rsidRDefault="00325E43" w:rsidP="00E35F1F">
      <w:pPr>
        <w:pStyle w:val="CommentText"/>
      </w:pPr>
      <w:r>
        <w:rPr>
          <w:rStyle w:val="CommentReference"/>
        </w:rPr>
        <w:annotationRef/>
      </w:r>
      <w:r>
        <w:t>made one or joined?</w:t>
      </w:r>
    </w:p>
  </w:comment>
  <w:comment w:id="618" w:author="Windows User" w:date="2015-10-30T08:56:00Z" w:initials="BS">
    <w:p w14:paraId="094D26E3" w14:textId="77777777" w:rsidR="00325E43" w:rsidRDefault="00325E43" w:rsidP="00E35F1F">
      <w:pPr>
        <w:pStyle w:val="CommentText"/>
      </w:pPr>
      <w:r>
        <w:rPr>
          <w:rStyle w:val="CommentReference"/>
        </w:rPr>
        <w:annotationRef/>
      </w:r>
      <w:r>
        <w:t>does this rephrasing capture it ok?</w:t>
      </w:r>
    </w:p>
  </w:comment>
  <w:comment w:id="619" w:author="Windows User" w:date="2015-10-30T08:56:00Z" w:initials="BS">
    <w:p w14:paraId="6FD992D3" w14:textId="77777777" w:rsidR="00325E43" w:rsidRDefault="00325E43" w:rsidP="00E35F1F">
      <w:pPr>
        <w:pStyle w:val="CommentText"/>
      </w:pPr>
      <w:r>
        <w:rPr>
          <w:rStyle w:val="CommentReference"/>
        </w:rPr>
        <w:annotationRef/>
      </w:r>
      <w:r>
        <w:t>something clearer than putplue?</w:t>
      </w:r>
    </w:p>
  </w:comment>
  <w:comment w:id="620" w:author="Windows User" w:date="2015-10-30T08:56:00Z" w:initials="BS">
    <w:p w14:paraId="08E2A9FB" w14:textId="77777777" w:rsidR="00325E43" w:rsidRDefault="00325E43" w:rsidP="00E35F1F">
      <w:pPr>
        <w:pStyle w:val="CommentText"/>
      </w:pPr>
      <w:r>
        <w:rPr>
          <w:rStyle w:val="CommentReference"/>
        </w:rPr>
        <w:annotationRef/>
      </w:r>
      <w:r>
        <w:t>woven or fine?</w:t>
      </w:r>
    </w:p>
  </w:comment>
  <w:comment w:id="621" w:author="Windows User" w:date="2015-10-30T08:56:00Z" w:initials="BS">
    <w:p w14:paraId="7A9FC970" w14:textId="77777777" w:rsidR="00325E43" w:rsidRDefault="00325E43" w:rsidP="00E35F1F">
      <w:pPr>
        <w:pStyle w:val="CommentText"/>
      </w:pPr>
      <w:r>
        <w:rPr>
          <w:rStyle w:val="CommentReference"/>
        </w:rPr>
        <w:annotationRef/>
      </w:r>
      <w:r>
        <w:t>palin</w:t>
      </w:r>
    </w:p>
  </w:comment>
  <w:comment w:id="622" w:author="Windows User" w:date="2015-10-30T08:56:00Z" w:initials="BS">
    <w:p w14:paraId="5EFFC3EC" w14:textId="77777777" w:rsidR="00325E43" w:rsidRDefault="00325E43" w:rsidP="00E35F1F">
      <w:pPr>
        <w:pStyle w:val="CommentText"/>
      </w:pPr>
      <w:r>
        <w:rPr>
          <w:rStyle w:val="CommentReference"/>
        </w:rPr>
        <w:annotationRef/>
      </w:r>
      <w:r>
        <w:t>exalt or magnify?</w:t>
      </w:r>
    </w:p>
  </w:comment>
  <w:comment w:id="623" w:author="Windows User" w:date="2015-10-30T08:56:00Z" w:initials="BS">
    <w:p w14:paraId="150C26DA" w14:textId="77777777" w:rsidR="00325E43" w:rsidRDefault="00325E43" w:rsidP="00E35F1F">
      <w:pPr>
        <w:pStyle w:val="CommentText"/>
      </w:pPr>
      <w:r>
        <w:rPr>
          <w:rStyle w:val="CommentReference"/>
        </w:rPr>
        <w:annotationRef/>
      </w:r>
      <w:r>
        <w:t>or iwn?</w:t>
      </w:r>
    </w:p>
  </w:comment>
  <w:comment w:id="627" w:author="Windows User" w:date="2015-10-30T08:56:00Z" w:initials="BS">
    <w:p w14:paraId="0E3B452D" w14:textId="77777777" w:rsidR="00325E43" w:rsidRDefault="00325E43"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28" w:author="Windows User" w:date="2015-10-30T08:56:00Z" w:initials="BS">
    <w:p w14:paraId="12D989DF" w14:textId="77777777" w:rsidR="00325E43" w:rsidRDefault="00325E43" w:rsidP="00E35F1F">
      <w:pPr>
        <w:pStyle w:val="CommentText"/>
      </w:pPr>
      <w:r>
        <w:rPr>
          <w:rStyle w:val="CommentReference"/>
        </w:rPr>
        <w:annotationRef/>
      </w:r>
      <w:r>
        <w:t>forged or beaten?</w:t>
      </w:r>
    </w:p>
  </w:comment>
  <w:comment w:id="629" w:author="Windows User" w:date="2015-10-30T08:56:00Z" w:initials="BS">
    <w:p w14:paraId="3E8ADE2B" w14:textId="77777777" w:rsidR="00325E43" w:rsidRDefault="00325E43" w:rsidP="00E35F1F">
      <w:pPr>
        <w:pStyle w:val="CommentText"/>
      </w:pPr>
      <w:r>
        <w:rPr>
          <w:rStyle w:val="CommentReference"/>
        </w:rPr>
        <w:annotationRef/>
      </w:r>
      <w:r>
        <w:t>omit? always and move up mercy seat?</w:t>
      </w:r>
    </w:p>
  </w:comment>
  <w:comment w:id="630" w:author="Windows User" w:date="2015-10-30T08:56:00Z" w:initials="BS">
    <w:p w14:paraId="7079ED43" w14:textId="77777777" w:rsidR="00325E43" w:rsidRDefault="00325E43" w:rsidP="00E35F1F">
      <w:pPr>
        <w:pStyle w:val="CommentText"/>
      </w:pPr>
      <w:r>
        <w:rPr>
          <w:rStyle w:val="CommentReference"/>
        </w:rPr>
        <w:annotationRef/>
      </w:r>
      <w:r>
        <w:t>tense? past makes a lot more sense</w:t>
      </w:r>
    </w:p>
  </w:comment>
  <w:comment w:id="631" w:author="Windows User" w:date="2015-10-30T08:56:00Z" w:initials="BS">
    <w:p w14:paraId="109014C9" w14:textId="77777777" w:rsidR="00325E43" w:rsidRDefault="00325E43" w:rsidP="00E35F1F">
      <w:pPr>
        <w:pStyle w:val="CommentText"/>
      </w:pPr>
      <w:r>
        <w:rPr>
          <w:rStyle w:val="CommentReference"/>
        </w:rPr>
        <w:annotationRef/>
      </w:r>
      <w:r>
        <w:t>why does Abouna omit sin?</w:t>
      </w:r>
    </w:p>
  </w:comment>
  <w:comment w:id="632" w:author="Windows User" w:date="2015-10-30T08:56:00Z" w:initials="BS">
    <w:p w14:paraId="027A16CD" w14:textId="77777777" w:rsidR="00325E43" w:rsidRDefault="00325E43" w:rsidP="00E35F1F">
      <w:pPr>
        <w:pStyle w:val="CommentText"/>
      </w:pPr>
      <w:r>
        <w:rPr>
          <w:rStyle w:val="CommentReference"/>
        </w:rPr>
        <w:annotationRef/>
      </w:r>
      <w:r>
        <w:t>exalt or magnify?</w:t>
      </w:r>
    </w:p>
  </w:comment>
  <w:comment w:id="633" w:author="Windows User" w:date="2015-10-30T08:56:00Z" w:initials="BS">
    <w:p w14:paraId="20C9574B" w14:textId="77777777" w:rsidR="00325E43" w:rsidRDefault="00325E43" w:rsidP="00E35F1F">
      <w:pPr>
        <w:pStyle w:val="CommentText"/>
      </w:pPr>
      <w:r>
        <w:rPr>
          <w:rStyle w:val="CommentReference"/>
        </w:rPr>
        <w:annotationRef/>
      </w:r>
      <w:r>
        <w:t>or iwn?</w:t>
      </w:r>
    </w:p>
  </w:comment>
  <w:comment w:id="637" w:author="Windows User" w:date="2015-10-30T08:56:00Z" w:initials="BS">
    <w:p w14:paraId="6726A127" w14:textId="77777777" w:rsidR="00325E43" w:rsidRDefault="00325E43" w:rsidP="00E35F1F">
      <w:pPr>
        <w:pStyle w:val="CommentText"/>
      </w:pPr>
      <w:r>
        <w:rPr>
          <w:rStyle w:val="CommentReference"/>
        </w:rPr>
        <w:annotationRef/>
      </w:r>
      <w:r>
        <w:t>That your name be called... sounds like an expression that should just be that you be called in english. Thoughts?</w:t>
      </w:r>
    </w:p>
  </w:comment>
  <w:comment w:id="638" w:author="Windows User" w:date="2015-10-30T08:56:00Z" w:initials="BS">
    <w:p w14:paraId="50013BE5" w14:textId="77777777" w:rsidR="00325E43" w:rsidRDefault="00325E43" w:rsidP="00E35F1F">
      <w:pPr>
        <w:pStyle w:val="CommentText"/>
      </w:pPr>
      <w:r>
        <w:rPr>
          <w:rStyle w:val="CommentReference"/>
        </w:rPr>
        <w:annotationRef/>
      </w:r>
      <w:r>
        <w:t>for isn't accurate... but sounds better</w:t>
      </w:r>
    </w:p>
  </w:comment>
  <w:comment w:id="639" w:author="Windows User" w:date="2015-10-30T08:56:00Z" w:initials="BS">
    <w:p w14:paraId="5A639B27" w14:textId="77777777" w:rsidR="00325E43" w:rsidRDefault="00325E43" w:rsidP="00E35F1F">
      <w:pPr>
        <w:pStyle w:val="CommentText"/>
      </w:pPr>
      <w:r>
        <w:rPr>
          <w:rStyle w:val="CommentReference"/>
        </w:rPr>
        <w:annotationRef/>
      </w:r>
      <w:r>
        <w:t>exalt or magnify?</w:t>
      </w:r>
    </w:p>
  </w:comment>
  <w:comment w:id="640" w:author="Windows User" w:date="2015-10-30T08:56:00Z" w:initials="BS">
    <w:p w14:paraId="3A4414A4" w14:textId="77777777" w:rsidR="00325E43" w:rsidRDefault="00325E43" w:rsidP="00E35F1F">
      <w:pPr>
        <w:pStyle w:val="CommentText"/>
      </w:pPr>
      <w:r>
        <w:rPr>
          <w:rStyle w:val="CommentReference"/>
        </w:rPr>
        <w:annotationRef/>
      </w:r>
      <w:r>
        <w:t>or iwn?</w:t>
      </w:r>
    </w:p>
  </w:comment>
  <w:comment w:id="644" w:author="Windows User" w:date="2015-10-30T08:56:00Z" w:initials="BS">
    <w:p w14:paraId="60D89983" w14:textId="77777777" w:rsidR="00325E43" w:rsidRDefault="00325E43" w:rsidP="00E35F1F">
      <w:pPr>
        <w:pStyle w:val="CommentText"/>
      </w:pPr>
      <w:r>
        <w:rPr>
          <w:rStyle w:val="CommentReference"/>
        </w:rPr>
        <w:annotationRef/>
      </w:r>
      <w:r>
        <w:t>perpetual lamp?</w:t>
      </w:r>
    </w:p>
  </w:comment>
  <w:comment w:id="645" w:author="Windows User" w:date="2015-10-30T08:56:00Z" w:initials="BS">
    <w:p w14:paraId="708630CC" w14:textId="77777777" w:rsidR="00325E43" w:rsidRDefault="00325E43" w:rsidP="00E35F1F">
      <w:pPr>
        <w:pStyle w:val="CommentText"/>
      </w:pPr>
      <w:r>
        <w:rPr>
          <w:rStyle w:val="CommentReference"/>
        </w:rPr>
        <w:annotationRef/>
      </w:r>
      <w:r>
        <w:t>parousia?</w:t>
      </w:r>
    </w:p>
  </w:comment>
  <w:comment w:id="646" w:author="Windows User" w:date="2015-10-30T08:56:00Z" w:initials="BS">
    <w:p w14:paraId="670AE5C3" w14:textId="77777777" w:rsidR="00325E43" w:rsidRDefault="00325E43" w:rsidP="00E35F1F">
      <w:pPr>
        <w:pStyle w:val="CommentText"/>
      </w:pPr>
      <w:r>
        <w:rPr>
          <w:rStyle w:val="CommentReference"/>
        </w:rPr>
        <w:annotationRef/>
      </w:r>
      <w:r>
        <w:t>tense?</w:t>
      </w:r>
    </w:p>
  </w:comment>
  <w:comment w:id="647" w:author="Windows User" w:date="2015-10-30T08:56:00Z" w:initials="BS">
    <w:p w14:paraId="281D5A29" w14:textId="77777777" w:rsidR="00325E43" w:rsidRDefault="00325E43" w:rsidP="00E35F1F">
      <w:pPr>
        <w:pStyle w:val="CommentText"/>
      </w:pPr>
      <w:r>
        <w:rPr>
          <w:rStyle w:val="CommentReference"/>
        </w:rPr>
        <w:annotationRef/>
      </w:r>
      <w:r>
        <w:t>enlightens?</w:t>
      </w:r>
    </w:p>
  </w:comment>
  <w:comment w:id="648" w:author="Windows User" w:date="2015-10-30T08:56:00Z" w:initials="BS">
    <w:p w14:paraId="09189517" w14:textId="77777777" w:rsidR="00325E43" w:rsidRDefault="00325E43" w:rsidP="00E35F1F">
      <w:pPr>
        <w:pStyle w:val="CommentText"/>
      </w:pPr>
      <w:r>
        <w:rPr>
          <w:rStyle w:val="CommentReference"/>
        </w:rPr>
        <w:annotationRef/>
      </w:r>
      <w:r>
        <w:t>exalt or magnify?</w:t>
      </w:r>
    </w:p>
  </w:comment>
  <w:comment w:id="649" w:author="Windows User" w:date="2015-10-30T08:56:00Z" w:initials="BS">
    <w:p w14:paraId="0F1C3DB1" w14:textId="77777777" w:rsidR="00325E43" w:rsidRDefault="00325E43" w:rsidP="00E35F1F">
      <w:pPr>
        <w:pStyle w:val="CommentText"/>
      </w:pPr>
      <w:r>
        <w:rPr>
          <w:rStyle w:val="CommentReference"/>
        </w:rPr>
        <w:annotationRef/>
      </w:r>
      <w:r>
        <w:t>or iwn?</w:t>
      </w:r>
    </w:p>
  </w:comment>
  <w:comment w:id="653" w:author="Windows User" w:date="2015-10-30T08:56:00Z" w:initials="BS">
    <w:p w14:paraId="49777AD4" w14:textId="77777777" w:rsidR="00325E43" w:rsidRDefault="00325E43" w:rsidP="00E35F1F">
      <w:pPr>
        <w:pStyle w:val="CommentText"/>
      </w:pPr>
      <w:r>
        <w:rPr>
          <w:rStyle w:val="CommentReference"/>
        </w:rPr>
        <w:annotationRef/>
      </w:r>
      <w:r>
        <w:t>this order better or worse?</w:t>
      </w:r>
    </w:p>
  </w:comment>
  <w:comment w:id="654" w:author="Windows User" w:date="2015-10-30T08:56:00Z" w:initials="BS">
    <w:p w14:paraId="07AFF474" w14:textId="77777777" w:rsidR="00325E43" w:rsidRDefault="00325E43" w:rsidP="00E35F1F">
      <w:pPr>
        <w:pStyle w:val="CommentText"/>
      </w:pPr>
      <w:r>
        <w:rPr>
          <w:rStyle w:val="CommentReference"/>
        </w:rPr>
        <w:annotationRef/>
      </w:r>
      <w:r>
        <w:t>I think upon should stay here</w:t>
      </w:r>
    </w:p>
  </w:comment>
  <w:comment w:id="655" w:author="Windows User" w:date="2015-10-30T08:56:00Z" w:initials="BS">
    <w:p w14:paraId="0441CD07" w14:textId="77777777" w:rsidR="00325E43" w:rsidRDefault="00325E43" w:rsidP="00E35F1F">
      <w:pPr>
        <w:pStyle w:val="CommentText"/>
      </w:pPr>
      <w:r>
        <w:rPr>
          <w:rStyle w:val="CommentReference"/>
        </w:rPr>
        <w:annotationRef/>
      </w:r>
      <w:r>
        <w:t>exalt or magnify?</w:t>
      </w:r>
    </w:p>
  </w:comment>
  <w:comment w:id="656" w:author="Windows User" w:date="2015-10-30T08:56:00Z" w:initials="BS">
    <w:p w14:paraId="6B633293" w14:textId="77777777" w:rsidR="00325E43" w:rsidRDefault="00325E43" w:rsidP="00E35F1F">
      <w:pPr>
        <w:pStyle w:val="CommentText"/>
      </w:pPr>
      <w:r>
        <w:rPr>
          <w:rStyle w:val="CommentReference"/>
        </w:rPr>
        <w:annotationRef/>
      </w:r>
      <w:r>
        <w:t>or iwn?</w:t>
      </w:r>
    </w:p>
  </w:comment>
  <w:comment w:id="664" w:author="Windows User" w:date="2015-10-30T08:56:00Z" w:initials="BS">
    <w:p w14:paraId="5798119C" w14:textId="77777777" w:rsidR="00325E43" w:rsidRDefault="00325E43" w:rsidP="00E35F1F">
      <w:pPr>
        <w:pStyle w:val="CommentText"/>
      </w:pPr>
      <w:r>
        <w:rPr>
          <w:rStyle w:val="CommentReference"/>
        </w:rPr>
        <w:annotationRef/>
      </w:r>
      <w:r>
        <w:t>The phrase is "Our God in truth". Placing a coma before "in truth" makis it sound like "in truth withotu the seed of man"</w:t>
      </w:r>
    </w:p>
  </w:comment>
  <w:comment w:id="665" w:author="Windows User" w:date="2015-10-30T08:56:00Z" w:initials="BS">
    <w:p w14:paraId="7FE87033" w14:textId="77777777" w:rsidR="00325E43" w:rsidRDefault="00325E43" w:rsidP="00E35F1F">
      <w:pPr>
        <w:pStyle w:val="CommentText"/>
      </w:pPr>
      <w:r>
        <w:rPr>
          <w:rStyle w:val="CommentReference"/>
        </w:rPr>
        <w:annotationRef/>
      </w:r>
      <w:r>
        <w:t>While being virgin is correct. But it sounds strange. being a virgin is less accurate. Being virginal?</w:t>
      </w:r>
    </w:p>
  </w:comment>
  <w:comment w:id="666" w:author="Windows User" w:date="2015-10-30T08:56:00Z" w:initials="BS">
    <w:p w14:paraId="13254F43" w14:textId="77777777" w:rsidR="00325E43" w:rsidRDefault="00325E43" w:rsidP="00E35F1F">
      <w:pPr>
        <w:pStyle w:val="CommentText"/>
      </w:pPr>
      <w:r>
        <w:rPr>
          <w:rStyle w:val="CommentReference"/>
        </w:rPr>
        <w:annotationRef/>
      </w:r>
      <w:r>
        <w:t>I like holy better than saint. But it isn't very consistent since Abouna renders it saint everywhere else...</w:t>
      </w:r>
    </w:p>
  </w:comment>
  <w:comment w:id="667" w:author="Windows User" w:date="2015-10-30T08:56:00Z" w:initials="BS">
    <w:p w14:paraId="195E8533" w14:textId="77777777" w:rsidR="00325E43" w:rsidRDefault="00325E43" w:rsidP="00E35F1F">
      <w:pPr>
        <w:pStyle w:val="CommentText"/>
      </w:pPr>
      <w:r>
        <w:rPr>
          <w:rStyle w:val="CommentReference"/>
        </w:rPr>
        <w:annotationRef/>
      </w:r>
      <w:r>
        <w:t>what word works here? dwelling doesn't. it would have to be dwelling place, which is too long.</w:t>
      </w:r>
    </w:p>
  </w:comment>
  <w:comment w:id="668" w:author="Windows User" w:date="2015-10-30T08:56:00Z" w:initials="BS">
    <w:p w14:paraId="5A28B06B" w14:textId="77777777" w:rsidR="00325E43" w:rsidRDefault="00325E43" w:rsidP="00E35F1F">
      <w:pPr>
        <w:pStyle w:val="CommentText"/>
      </w:pPr>
      <w:r>
        <w:rPr>
          <w:rStyle w:val="CommentReference"/>
        </w:rPr>
        <w:annotationRef/>
      </w:r>
      <w:r>
        <w:t>exalt or magnify?</w:t>
      </w:r>
    </w:p>
  </w:comment>
  <w:comment w:id="669" w:author="Windows User" w:date="2015-10-30T08:56:00Z" w:initials="BS">
    <w:p w14:paraId="6604F03B" w14:textId="77777777" w:rsidR="00325E43" w:rsidRDefault="00325E43" w:rsidP="00E35F1F">
      <w:pPr>
        <w:pStyle w:val="CommentText"/>
      </w:pPr>
      <w:r>
        <w:rPr>
          <w:rStyle w:val="CommentReference"/>
        </w:rPr>
        <w:annotationRef/>
      </w:r>
      <w:r>
        <w:t>or iwn?</w:t>
      </w:r>
    </w:p>
  </w:comment>
  <w:comment w:id="673" w:author="Windows User" w:date="2015-10-30T08:56:00Z" w:initials="BS">
    <w:p w14:paraId="6680EED5" w14:textId="77777777" w:rsidR="00325E43" w:rsidRDefault="00325E43" w:rsidP="00E35F1F">
      <w:pPr>
        <w:pStyle w:val="CommentText"/>
      </w:pPr>
      <w:r>
        <w:rPr>
          <w:rStyle w:val="CommentReference"/>
        </w:rPr>
        <w:annotationRef/>
      </w:r>
      <w:r>
        <w:t>does this work?</w:t>
      </w:r>
    </w:p>
  </w:comment>
  <w:comment w:id="674" w:author="Windows User" w:date="2015-10-30T08:56:00Z" w:initials="BS">
    <w:p w14:paraId="7B5754B1" w14:textId="77777777" w:rsidR="00325E43" w:rsidRDefault="00325E43" w:rsidP="00E35F1F">
      <w:pPr>
        <w:pStyle w:val="CommentText"/>
      </w:pPr>
      <w:r>
        <w:rPr>
          <w:rStyle w:val="CommentReference"/>
        </w:rPr>
        <w:annotationRef/>
      </w:r>
      <w:r>
        <w:t>is this right?</w:t>
      </w:r>
    </w:p>
  </w:comment>
  <w:comment w:id="675" w:author="Windows User" w:date="2015-10-30T08:56:00Z" w:initials="BS">
    <w:p w14:paraId="6058F90B" w14:textId="77777777" w:rsidR="00325E43" w:rsidRDefault="00325E43" w:rsidP="00E35F1F">
      <w:pPr>
        <w:pStyle w:val="CommentText"/>
      </w:pPr>
      <w:r>
        <w:rPr>
          <w:rStyle w:val="CommentReference"/>
        </w:rPr>
        <w:annotationRef/>
      </w:r>
      <w:r>
        <w:t>?</w:t>
      </w:r>
    </w:p>
  </w:comment>
  <w:comment w:id="676" w:author="Windows User" w:date="2015-10-30T08:56:00Z" w:initials="BS">
    <w:p w14:paraId="505706D1" w14:textId="77777777" w:rsidR="00325E43" w:rsidRDefault="00325E43" w:rsidP="00E35F1F">
      <w:pPr>
        <w:pStyle w:val="CommentText"/>
      </w:pPr>
      <w:r>
        <w:rPr>
          <w:rStyle w:val="CommentReference"/>
        </w:rPr>
        <w:annotationRef/>
      </w:r>
      <w:r>
        <w:t>about or to?</w:t>
      </w:r>
    </w:p>
  </w:comment>
  <w:comment w:id="677" w:author="Windows User" w:date="2015-10-30T08:56:00Z" w:initials="BS">
    <w:p w14:paraId="35AD6860" w14:textId="77777777" w:rsidR="00325E43" w:rsidRDefault="00325E43" w:rsidP="00E35F1F">
      <w:pPr>
        <w:pStyle w:val="CommentText"/>
      </w:pPr>
      <w:r>
        <w:rPr>
          <w:rStyle w:val="CommentReference"/>
        </w:rPr>
        <w:annotationRef/>
      </w:r>
      <w:r>
        <w:t>proclaim or cry?</w:t>
      </w:r>
    </w:p>
  </w:comment>
  <w:comment w:id="678" w:author="Windows User" w:date="2015-10-30T08:56:00Z" w:initials="BS">
    <w:p w14:paraId="588A0CA8" w14:textId="77777777" w:rsidR="00325E43" w:rsidRDefault="00325E43" w:rsidP="00E35F1F">
      <w:pPr>
        <w:pStyle w:val="CommentText"/>
      </w:pPr>
      <w:r>
        <w:rPr>
          <w:rStyle w:val="CommentReference"/>
        </w:rPr>
        <w:annotationRef/>
      </w:r>
      <w:r>
        <w:t>??</w:t>
      </w:r>
    </w:p>
  </w:comment>
  <w:comment w:id="679" w:author="Windows User" w:date="2015-10-30T08:56:00Z" w:initials="BS">
    <w:p w14:paraId="43146472" w14:textId="77777777" w:rsidR="00325E43" w:rsidRDefault="00325E43" w:rsidP="00E35F1F">
      <w:pPr>
        <w:pStyle w:val="CommentText"/>
      </w:pPr>
      <w:r>
        <w:rPr>
          <w:rStyle w:val="CommentReference"/>
        </w:rPr>
        <w:annotationRef/>
      </w:r>
      <w:r>
        <w:t>just?</w:t>
      </w:r>
    </w:p>
  </w:comment>
  <w:comment w:id="680" w:author="Windows User" w:date="2015-10-30T08:56:00Z" w:initials="BS">
    <w:p w14:paraId="005E33F9" w14:textId="77777777" w:rsidR="00325E43" w:rsidRDefault="00325E43" w:rsidP="00E35F1F">
      <w:pPr>
        <w:pStyle w:val="CommentText"/>
      </w:pPr>
      <w:r>
        <w:rPr>
          <w:rStyle w:val="CommentReference"/>
        </w:rPr>
        <w:annotationRef/>
      </w:r>
      <w:r>
        <w:t>chaste or meek?</w:t>
      </w:r>
    </w:p>
  </w:comment>
  <w:comment w:id="681" w:author="Windows User" w:date="2015-10-30T08:56:00Z" w:initials="BS">
    <w:p w14:paraId="38FC80AB" w14:textId="77777777" w:rsidR="00325E43" w:rsidRDefault="00325E43" w:rsidP="00E35F1F">
      <w:pPr>
        <w:pStyle w:val="CommentText"/>
      </w:pPr>
      <w:r>
        <w:rPr>
          <w:rStyle w:val="CommentReference"/>
        </w:rPr>
        <w:annotationRef/>
      </w:r>
      <w:r>
        <w:t>St. Isaac? Holy issac?</w:t>
      </w:r>
    </w:p>
  </w:comment>
  <w:comment w:id="682" w:author="Windows User" w:date="2015-10-30T08:56:00Z" w:initials="BS">
    <w:p w14:paraId="49E0F637" w14:textId="77777777" w:rsidR="00325E43" w:rsidRDefault="00325E43" w:rsidP="00E35F1F">
      <w:pPr>
        <w:pStyle w:val="CommentText"/>
      </w:pPr>
      <w:r>
        <w:rPr>
          <w:rStyle w:val="CommentReference"/>
        </w:rPr>
        <w:annotationRef/>
      </w:r>
      <w:r>
        <w:t>ten thousand time?</w:t>
      </w:r>
    </w:p>
  </w:comment>
  <w:comment w:id="683" w:author="Windows User" w:date="2015-10-30T08:56:00Z" w:initials="BS">
    <w:p w14:paraId="565278E4" w14:textId="77777777" w:rsidR="00325E43" w:rsidRDefault="00325E43" w:rsidP="00E35F1F">
      <w:pPr>
        <w:pStyle w:val="CommentText"/>
      </w:pPr>
      <w:r>
        <w:rPr>
          <w:rStyle w:val="CommentReference"/>
        </w:rPr>
        <w:annotationRef/>
      </w:r>
      <w:r>
        <w:t>probably don't want to say despot.</w:t>
      </w:r>
    </w:p>
  </w:comment>
  <w:comment w:id="684" w:author="Windows User" w:date="2015-10-30T08:56:00Z" w:initials="BS">
    <w:p w14:paraId="34F4A5A9" w14:textId="77777777" w:rsidR="00325E43" w:rsidRDefault="00325E43" w:rsidP="00E35F1F">
      <w:pPr>
        <w:pStyle w:val="CommentText"/>
      </w:pPr>
      <w:r>
        <w:rPr>
          <w:rStyle w:val="CommentReference"/>
        </w:rPr>
        <w:annotationRef/>
      </w:r>
      <w:r>
        <w:t>honour or pride?</w:t>
      </w:r>
    </w:p>
  </w:comment>
  <w:comment w:id="685" w:author="Windows User" w:date="2015-10-30T08:56:00Z" w:initials="BS">
    <w:p w14:paraId="28840E47" w14:textId="77777777" w:rsidR="00325E43" w:rsidRDefault="00325E43" w:rsidP="00E35F1F">
      <w:pPr>
        <w:pStyle w:val="CommentText"/>
      </w:pPr>
      <w:r>
        <w:rPr>
          <w:rStyle w:val="CommentReference"/>
        </w:rPr>
        <w:annotationRef/>
      </w:r>
      <w:r>
        <w:t>spouse or friend???</w:t>
      </w:r>
    </w:p>
  </w:comment>
  <w:comment w:id="686" w:author="Windows User" w:date="2015-10-30T08:56:00Z" w:initials="BS">
    <w:p w14:paraId="6D247103" w14:textId="77777777" w:rsidR="00325E43" w:rsidRDefault="00325E43" w:rsidP="00E35F1F">
      <w:pPr>
        <w:pStyle w:val="CommentText"/>
      </w:pPr>
      <w:r>
        <w:rPr>
          <w:rStyle w:val="CommentReference"/>
        </w:rPr>
        <w:annotationRef/>
      </w:r>
      <w:r>
        <w:t>word can be health or salvation... but health would parallel healing in next verse??? should it be salvation?</w:t>
      </w:r>
    </w:p>
  </w:comment>
  <w:comment w:id="687" w:author="Windows User" w:date="2015-10-30T08:56:00Z" w:initials="BS">
    <w:p w14:paraId="2A107B46" w14:textId="77777777" w:rsidR="00325E43" w:rsidRDefault="00325E43" w:rsidP="00E35F1F">
      <w:pPr>
        <w:pStyle w:val="CommentText"/>
      </w:pPr>
      <w:r>
        <w:rPr>
          <w:rStyle w:val="CommentReference"/>
        </w:rPr>
        <w:annotationRef/>
      </w:r>
      <w:r>
        <w:t>unity or oneness? indescribable or unparalleled?</w:t>
      </w:r>
    </w:p>
  </w:comment>
  <w:comment w:id="688" w:author="Windows User" w:date="2015-10-30T08:56:00Z" w:initials="BS">
    <w:p w14:paraId="5555F795" w14:textId="77777777" w:rsidR="00325E43" w:rsidRDefault="00325E43" w:rsidP="00E35F1F">
      <w:pPr>
        <w:pStyle w:val="CommentText"/>
      </w:pPr>
      <w:r>
        <w:rPr>
          <w:rStyle w:val="CommentReference"/>
        </w:rPr>
        <w:annotationRef/>
      </w:r>
      <w:r>
        <w:t>mingling of substance or human seed? kind of a big difference.</w:t>
      </w:r>
    </w:p>
  </w:comment>
  <w:comment w:id="689" w:author="Microsoft Office User" w:date="2016-08-19T20:02:00Z" w:initials="Office">
    <w:p w14:paraId="43574A61" w14:textId="0B98052D" w:rsidR="00325E43" w:rsidRDefault="00325E43">
      <w:pPr>
        <w:pStyle w:val="CommentText"/>
      </w:pPr>
      <w:r>
        <w:rPr>
          <w:rStyle w:val="CommentReference"/>
        </w:rPr>
        <w:annotationRef/>
      </w:r>
      <w:r>
        <w:t>check</w:t>
      </w:r>
    </w:p>
  </w:comment>
  <w:comment w:id="690" w:author="Windows User" w:date="2015-10-30T08:56:00Z" w:initials="BS">
    <w:p w14:paraId="5E07F016" w14:textId="77777777" w:rsidR="00325E43" w:rsidRDefault="00325E43" w:rsidP="00E35F1F">
      <w:pPr>
        <w:pStyle w:val="CommentText"/>
      </w:pPr>
      <w:r>
        <w:rPr>
          <w:rStyle w:val="CommentReference"/>
        </w:rPr>
        <w:annotationRef/>
      </w:r>
      <w:r>
        <w:t>pray or interceed? With or before?</w:t>
      </w:r>
    </w:p>
  </w:comment>
  <w:comment w:id="697" w:author="Windows User" w:date="2015-10-30T08:56:00Z" w:initials="WU">
    <w:p w14:paraId="7192577A" w14:textId="77777777" w:rsidR="00325E43" w:rsidRDefault="00325E43" w:rsidP="00E35F1F">
      <w:pPr>
        <w:pStyle w:val="CommentText"/>
      </w:pPr>
      <w:r>
        <w:rPr>
          <w:rStyle w:val="CommentReference"/>
        </w:rPr>
        <w:annotationRef/>
      </w:r>
      <w:r>
        <w:t>Are exalted abve. Are honoured more. Parallel structure. More honoured doesn’t flow as well because it doesn’t parallel the structure</w:t>
      </w:r>
    </w:p>
  </w:comment>
  <w:comment w:id="698" w:author="Windows User" w:date="2015-10-30T08:56:00Z" w:initials="WU">
    <w:p w14:paraId="1632DB35" w14:textId="77777777" w:rsidR="00325E43" w:rsidRDefault="00325E43" w:rsidP="00E35F1F">
      <w:pPr>
        <w:pStyle w:val="CommentText"/>
      </w:pPr>
      <w:r>
        <w:rPr>
          <w:rStyle w:val="CommentReference"/>
        </w:rPr>
        <w:annotationRef/>
      </w:r>
      <w:r>
        <w:t>Are more honoured?</w:t>
      </w:r>
    </w:p>
  </w:comment>
  <w:comment w:id="699" w:author="Windows User" w:date="2015-10-30T08:56:00Z" w:initials="WU">
    <w:p w14:paraId="38104BB5" w14:textId="77777777" w:rsidR="00325E43" w:rsidRDefault="00325E43" w:rsidP="00E35F1F">
      <w:pPr>
        <w:pStyle w:val="CommentText"/>
      </w:pPr>
      <w:r>
        <w:rPr>
          <w:rStyle w:val="CommentReference"/>
        </w:rPr>
        <w:annotationRef/>
      </w:r>
      <w:r>
        <w:t xml:space="preserve">Means or path? Means with freedom of speech is not a sclear as a way orpath that has a freedom of speech. </w:t>
      </w:r>
    </w:p>
  </w:comment>
  <w:comment w:id="706" w:author="Windows User" w:date="2015-10-30T08:56:00Z" w:initials="WU">
    <w:p w14:paraId="64353538" w14:textId="77777777" w:rsidR="00325E43" w:rsidRDefault="00325E43" w:rsidP="00E35F1F">
      <w:pPr>
        <w:pStyle w:val="CommentText"/>
      </w:pPr>
      <w:r>
        <w:rPr>
          <w:rStyle w:val="CommentReference"/>
        </w:rPr>
        <w:annotationRef/>
      </w:r>
      <w:r>
        <w:t>Above heaven or above the heavens. Not above the heaven.</w:t>
      </w:r>
    </w:p>
  </w:comment>
  <w:comment w:id="707" w:author="Windows User" w:date="2015-10-30T08:56:00Z" w:initials="WU">
    <w:p w14:paraId="684796B5" w14:textId="77777777" w:rsidR="00325E43" w:rsidRDefault="00325E43" w:rsidP="00E35F1F">
      <w:pPr>
        <w:pStyle w:val="CommentText"/>
      </w:pPr>
      <w:r>
        <w:rPr>
          <w:rStyle w:val="CommentReference"/>
        </w:rPr>
        <w:annotationRef/>
      </w:r>
      <w:r>
        <w:t>Reuse of truth is very awkward</w:t>
      </w:r>
    </w:p>
  </w:comment>
  <w:comment w:id="711" w:author="Windows User" w:date="2015-10-30T08:56:00Z" w:initials="WU">
    <w:p w14:paraId="1D6D9724" w14:textId="77777777" w:rsidR="00325E43" w:rsidRDefault="00325E43" w:rsidP="00E35F1F">
      <w:pPr>
        <w:pStyle w:val="CommentText"/>
      </w:pPr>
      <w:r>
        <w:rPr>
          <w:rStyle w:val="CommentReference"/>
        </w:rPr>
        <w:annotationRef/>
      </w:r>
      <w:r>
        <w:t>The Virgin Mary?</w:t>
      </w:r>
    </w:p>
  </w:comment>
  <w:comment w:id="712" w:author="Windows User" w:date="2015-10-30T08:56:00Z" w:initials="WU">
    <w:p w14:paraId="104BFD73" w14:textId="77777777" w:rsidR="00325E43" w:rsidRDefault="00325E43" w:rsidP="00E35F1F">
      <w:pPr>
        <w:pStyle w:val="CommentText"/>
      </w:pPr>
      <w:r>
        <w:rPr>
          <w:rStyle w:val="CommentReference"/>
        </w:rPr>
        <w:annotationRef/>
      </w:r>
      <w:r>
        <w:t>And the Mercy Seat / with the Cherubs? Less literal, but makes more sense.</w:t>
      </w:r>
    </w:p>
  </w:comment>
  <w:comment w:id="713" w:author="Windows User" w:date="2015-10-30T08:56:00Z" w:initials="WU">
    <w:p w14:paraId="4E46CF30" w14:textId="77777777" w:rsidR="00325E43" w:rsidRDefault="00325E43" w:rsidP="00E35F1F">
      <w:pPr>
        <w:pStyle w:val="CommentText"/>
      </w:pPr>
      <w:r>
        <w:rPr>
          <w:rStyle w:val="CommentReference"/>
        </w:rPr>
        <w:annotationRef/>
      </w:r>
      <w:r>
        <w:t>Jar or vessel for the sake of youth who think marijuana?</w:t>
      </w:r>
    </w:p>
  </w:comment>
  <w:comment w:id="714" w:author="Windows User" w:date="2015-10-30T08:56:00Z" w:initials="WU">
    <w:p w14:paraId="0D8736F0" w14:textId="77777777" w:rsidR="00325E43" w:rsidRDefault="00325E43" w:rsidP="00E35F1F">
      <w:pPr>
        <w:pStyle w:val="CommentText"/>
      </w:pPr>
      <w:r>
        <w:rPr>
          <w:rStyle w:val="CommentReference"/>
        </w:rPr>
        <w:annotationRef/>
      </w:r>
      <w:r>
        <w:t>Not lampstand?</w:t>
      </w:r>
    </w:p>
  </w:comment>
  <w:comment w:id="718" w:author="Windows User" w:date="2015-10-30T08:56:00Z" w:initials="WU">
    <w:p w14:paraId="71035455" w14:textId="77777777" w:rsidR="00325E43" w:rsidRDefault="00325E43" w:rsidP="00E35F1F">
      <w:pPr>
        <w:pStyle w:val="CommentText"/>
      </w:pPr>
      <w:r>
        <w:rPr>
          <w:rStyle w:val="CommentReference"/>
        </w:rPr>
        <w:annotationRef/>
      </w:r>
      <w:r>
        <w:t>Need to decide whether to capitalize and be Consistent.</w:t>
      </w:r>
    </w:p>
  </w:comment>
  <w:comment w:id="719" w:author="Windows User" w:date="2015-10-30T08:56:00Z" w:initials="WU">
    <w:p w14:paraId="27C7371E" w14:textId="77777777" w:rsidR="00325E43" w:rsidRDefault="00325E43"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0" w:author="Windows User" w:date="2015-10-30T08:56:00Z" w:initials="WU">
    <w:p w14:paraId="209A45A7" w14:textId="77777777" w:rsidR="00325E43" w:rsidRDefault="00325E43" w:rsidP="00E35F1F">
      <w:pPr>
        <w:pStyle w:val="CommentText"/>
      </w:pPr>
      <w:r>
        <w:rPr>
          <w:rStyle w:val="CommentReference"/>
        </w:rPr>
        <w:annotationRef/>
      </w:r>
      <w:r>
        <w:t>Tense(s) of this vs?</w:t>
      </w:r>
    </w:p>
  </w:comment>
  <w:comment w:id="724" w:author="Windows User" w:date="2015-10-30T08:56:00Z" w:initials="WU">
    <w:p w14:paraId="596EE3A5" w14:textId="77777777" w:rsidR="00325E43" w:rsidRDefault="00325E43" w:rsidP="00E35F1F">
      <w:pPr>
        <w:pStyle w:val="CommentText"/>
      </w:pPr>
      <w:r>
        <w:rPr>
          <w:rStyle w:val="CommentReference"/>
        </w:rPr>
        <w:annotationRef/>
      </w:r>
      <w:r>
        <w:t>If no coma, then that. If coma, then which.</w:t>
      </w:r>
    </w:p>
  </w:comment>
  <w:comment w:id="725" w:author="Windows User" w:date="2015-11-21T13:10:00Z" w:initials="WU">
    <w:p w14:paraId="0E2011D4" w14:textId="77777777" w:rsidR="00325E43" w:rsidRPr="00745B45" w:rsidRDefault="00325E43"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26" w:author="Windows User" w:date="2015-10-30T08:56:00Z" w:initials="WU">
    <w:p w14:paraId="7F58A02B" w14:textId="77777777" w:rsidR="00325E43" w:rsidRDefault="00325E43" w:rsidP="00E35F1F">
      <w:pPr>
        <w:pStyle w:val="CommentText"/>
      </w:pPr>
      <w:r>
        <w:rPr>
          <w:rStyle w:val="CommentReference"/>
        </w:rPr>
        <w:annotationRef/>
      </w:r>
      <w:r>
        <w:t>Ok for traditional English. But in current usage hasn’t it narrowed to taste rather than still including smell? Armona?</w:t>
      </w:r>
    </w:p>
  </w:comment>
  <w:comment w:id="727" w:author="Windows User" w:date="2015-10-30T08:56:00Z" w:initials="WU">
    <w:p w14:paraId="06058DA2" w14:textId="77777777" w:rsidR="00325E43" w:rsidRDefault="00325E43" w:rsidP="00E35F1F">
      <w:pPr>
        <w:pStyle w:val="CommentText"/>
      </w:pPr>
      <w:r>
        <w:rPr>
          <w:rStyle w:val="CommentReference"/>
        </w:rPr>
        <w:annotationRef/>
      </w:r>
      <w:r>
        <w:t>This makes little sense. An estate is just a state, a status… you can restore to a first status, but not to a status</w:t>
      </w:r>
    </w:p>
  </w:comment>
  <w:comment w:id="737" w:author="Windows User" w:date="2015-10-30T08:56:00Z" w:initials="WU">
    <w:p w14:paraId="1E1724A5" w14:textId="77777777" w:rsidR="00325E43" w:rsidRDefault="00325E43" w:rsidP="00E35F1F">
      <w:pPr>
        <w:pStyle w:val="CommentText"/>
      </w:pPr>
      <w:r>
        <w:rPr>
          <w:rStyle w:val="CommentReference"/>
        </w:rPr>
        <w:annotationRef/>
      </w:r>
      <w:r>
        <w:t>Care or concern?</w:t>
      </w:r>
    </w:p>
  </w:comment>
  <w:comment w:id="738" w:author="Windows User" w:date="2015-10-30T08:56:00Z" w:initials="WU">
    <w:p w14:paraId="78E58888" w14:textId="77777777" w:rsidR="00325E43" w:rsidRDefault="00325E43" w:rsidP="00E35F1F">
      <w:pPr>
        <w:pStyle w:val="CommentText"/>
      </w:pPr>
      <w:r>
        <w:rPr>
          <w:rStyle w:val="CommentReference"/>
        </w:rPr>
        <w:annotationRef/>
      </w:r>
      <w:r>
        <w:t>Uhm…. ? Coptic clearly says Sabbaton…. But wasn’t it the first day?</w:t>
      </w:r>
    </w:p>
  </w:comment>
  <w:comment w:id="747" w:author="Windows User" w:date="2015-10-30T08:56:00Z" w:initials="WU">
    <w:p w14:paraId="18B3CB42" w14:textId="77777777" w:rsidR="00325E43" w:rsidRDefault="00325E43" w:rsidP="00E35F1F">
      <w:pPr>
        <w:pStyle w:val="CommentText"/>
      </w:pPr>
      <w:r>
        <w:rPr>
          <w:rStyle w:val="CommentReference"/>
        </w:rPr>
        <w:annotationRef/>
      </w:r>
      <w:r>
        <w:t>Exceedingly? Too? So?</w:t>
      </w:r>
    </w:p>
  </w:comment>
  <w:comment w:id="748" w:author="Windows User" w:date="2015-10-30T08:56:00Z" w:initials="WU">
    <w:p w14:paraId="6849FDD2" w14:textId="77777777" w:rsidR="00325E43" w:rsidRDefault="00325E43" w:rsidP="00E35F1F">
      <w:pPr>
        <w:pStyle w:val="CommentText"/>
      </w:pPr>
      <w:r>
        <w:rPr>
          <w:rStyle w:val="CommentReference"/>
        </w:rPr>
        <w:annotationRef/>
      </w:r>
      <w:r>
        <w:t>Ramez, I or me?</w:t>
      </w:r>
    </w:p>
  </w:comment>
  <w:comment w:id="749" w:author="Windows User" w:date="2015-10-30T08:56:00Z" w:initials="WU">
    <w:p w14:paraId="799B59FF" w14:textId="77777777" w:rsidR="00325E43" w:rsidRDefault="00325E43" w:rsidP="00E35F1F">
      <w:pPr>
        <w:pStyle w:val="CommentText"/>
      </w:pPr>
      <w:r>
        <w:rPr>
          <w:rStyle w:val="CommentReference"/>
        </w:rPr>
        <w:annotationRef/>
      </w:r>
      <w:r>
        <w:t>Teach to offer repentance or instruct in repentance?</w:t>
      </w:r>
    </w:p>
  </w:comment>
  <w:comment w:id="750" w:author="Windows User" w:date="2015-10-30T08:56:00Z" w:initials="WU">
    <w:p w14:paraId="57D87D60" w14:textId="77777777" w:rsidR="00325E43" w:rsidRDefault="00325E43" w:rsidP="00E35F1F">
      <w:pPr>
        <w:pStyle w:val="CommentText"/>
      </w:pPr>
      <w:r>
        <w:rPr>
          <w:rStyle w:val="CommentReference"/>
        </w:rPr>
        <w:annotationRef/>
      </w:r>
      <w:r>
        <w:t>That a sinner die would make this consistent.</w:t>
      </w:r>
    </w:p>
  </w:comment>
  <w:comment w:id="751" w:author="Windows User" w:date="2015-10-30T08:56:00Z" w:initials="WU">
    <w:p w14:paraId="274EC1E4" w14:textId="77777777" w:rsidR="00325E43" w:rsidRDefault="00325E43" w:rsidP="00E35F1F">
      <w:pPr>
        <w:pStyle w:val="CommentText"/>
      </w:pPr>
      <w:r>
        <w:rPr>
          <w:rStyle w:val="CommentReference"/>
        </w:rPr>
        <w:annotationRef/>
      </w:r>
      <w:r>
        <w:t>Kind-hearted or merciful?</w:t>
      </w:r>
    </w:p>
  </w:comment>
  <w:comment w:id="752" w:author="Windows User" w:date="2015-10-30T08:56:00Z" w:initials="WU">
    <w:p w14:paraId="1370FE87" w14:textId="77777777" w:rsidR="00325E43" w:rsidRDefault="00325E43" w:rsidP="00E35F1F">
      <w:pPr>
        <w:pStyle w:val="CommentText"/>
      </w:pPr>
      <w:r>
        <w:rPr>
          <w:rStyle w:val="CommentReference"/>
        </w:rPr>
        <w:annotationRef/>
      </w:r>
      <w:r>
        <w:t>Compassions or tender mercies?</w:t>
      </w:r>
    </w:p>
  </w:comment>
  <w:comment w:id="753" w:author="Windows User" w:date="2015-10-30T08:56:00Z" w:initials="WU">
    <w:p w14:paraId="70E14B72" w14:textId="77777777" w:rsidR="00325E43" w:rsidRDefault="00325E43" w:rsidP="00E35F1F">
      <w:pPr>
        <w:pStyle w:val="CommentText"/>
      </w:pPr>
      <w:r>
        <w:rPr>
          <w:rStyle w:val="CommentReference"/>
        </w:rPr>
        <w:annotationRef/>
      </w:r>
      <w:r>
        <w:t>May He or that He may</w:t>
      </w:r>
    </w:p>
  </w:comment>
  <w:comment w:id="765" w:author="Windows User" w:date="2015-10-30T08:56:00Z" w:initials="BS">
    <w:p w14:paraId="1CD83694" w14:textId="77777777" w:rsidR="00325E43" w:rsidRDefault="00325E43" w:rsidP="00E35F1F">
      <w:pPr>
        <w:pStyle w:val="CommentText"/>
      </w:pPr>
      <w:r>
        <w:rPr>
          <w:rStyle w:val="CommentReference"/>
        </w:rPr>
        <w:annotationRef/>
      </w:r>
      <w:r>
        <w:t>very greatly is redundant...</w:t>
      </w:r>
    </w:p>
  </w:comment>
  <w:comment w:id="766" w:author="Windows User" w:date="2015-10-30T08:56:00Z" w:initials="BS">
    <w:p w14:paraId="2DB29619" w14:textId="77777777" w:rsidR="00325E43" w:rsidRDefault="00325E43" w:rsidP="00E35F1F">
      <w:pPr>
        <w:pStyle w:val="CommentText"/>
      </w:pPr>
      <w:r>
        <w:rPr>
          <w:rStyle w:val="CommentReference"/>
        </w:rPr>
        <w:annotationRef/>
      </w:r>
      <w:r>
        <w:t>above? in?</w:t>
      </w:r>
    </w:p>
  </w:comment>
  <w:comment w:id="767" w:author="Windows User" w:date="2015-10-30T08:56:00Z" w:initials="BS">
    <w:p w14:paraId="3734F7C0" w14:textId="77777777" w:rsidR="00325E43" w:rsidRDefault="00325E43" w:rsidP="00E35F1F">
      <w:pPr>
        <w:pStyle w:val="CommentText"/>
      </w:pPr>
      <w:r>
        <w:rPr>
          <w:rStyle w:val="CommentReference"/>
        </w:rPr>
        <w:annotationRef/>
      </w:r>
      <w:r>
        <w:t>dikeos is usually rended 'righteous'. Is there good cause to use 'just' here?</w:t>
      </w:r>
    </w:p>
  </w:comment>
  <w:comment w:id="768" w:author="Windows User" w:date="2015-10-30T08:56:00Z" w:initials="BS">
    <w:p w14:paraId="06116336" w14:textId="77777777" w:rsidR="00325E43" w:rsidRDefault="00325E43" w:rsidP="00E35F1F">
      <w:pPr>
        <w:pStyle w:val="CommentText"/>
      </w:pPr>
      <w:r>
        <w:rPr>
          <w:rStyle w:val="CommentReference"/>
        </w:rPr>
        <w:annotationRef/>
      </w:r>
      <w:r>
        <w:t>mediated or put into practice?</w:t>
      </w:r>
    </w:p>
  </w:comment>
  <w:comment w:id="769" w:author="Windows User" w:date="2015-10-30T08:56:00Z" w:initials="BS">
    <w:p w14:paraId="6417B5A7" w14:textId="77777777" w:rsidR="00325E43" w:rsidRDefault="00325E43" w:rsidP="00E35F1F">
      <w:pPr>
        <w:pStyle w:val="CommentText"/>
      </w:pPr>
      <w:r>
        <w:rPr>
          <w:rStyle w:val="CommentReference"/>
        </w:rPr>
        <w:annotationRef/>
      </w:r>
      <w:r>
        <w:t>on their lips is a common English expression that seems to have the same meaning as "in their mouths"</w:t>
      </w:r>
    </w:p>
  </w:comment>
  <w:comment w:id="770" w:author="Windows User" w:date="2015-10-30T08:56:00Z" w:initials="BS">
    <w:p w14:paraId="7CA0B9DB" w14:textId="77777777" w:rsidR="00325E43" w:rsidRDefault="00325E43" w:rsidP="00E35F1F">
      <w:pPr>
        <w:pStyle w:val="CommentText"/>
      </w:pPr>
      <w:r>
        <w:rPr>
          <w:rStyle w:val="CommentReference"/>
        </w:rPr>
        <w:annotationRef/>
      </w:r>
      <w:r>
        <w:t>The tree of immortality would flow better in English.</w:t>
      </w:r>
    </w:p>
  </w:comment>
  <w:comment w:id="771" w:author="Windows User" w:date="2015-10-30T08:56:00Z" w:initials="BS">
    <w:p w14:paraId="3D06FFDE" w14:textId="77777777" w:rsidR="00325E43" w:rsidRDefault="00325E43" w:rsidP="00E35F1F">
      <w:pPr>
        <w:pStyle w:val="CommentText"/>
      </w:pPr>
      <w:r>
        <w:rPr>
          <w:rStyle w:val="CommentReference"/>
        </w:rPr>
        <w:annotationRef/>
      </w:r>
      <w:r>
        <w:t>thoughts or senses?</w:t>
      </w:r>
    </w:p>
  </w:comment>
  <w:comment w:id="772" w:author="Windows User" w:date="2015-10-30T08:56:00Z" w:initials="BS">
    <w:p w14:paraId="5092C47C" w14:textId="77777777" w:rsidR="00325E43" w:rsidRDefault="00325E43" w:rsidP="00E35F1F">
      <w:pPr>
        <w:pStyle w:val="CommentText"/>
      </w:pPr>
      <w:r>
        <w:rPr>
          <w:rStyle w:val="CommentReference"/>
        </w:rPr>
        <w:annotationRef/>
      </w:r>
      <w:r>
        <w:t>lay? set? cast?</w:t>
      </w:r>
    </w:p>
  </w:comment>
  <w:comment w:id="773" w:author="Windows User" w:date="2015-10-30T08:56:00Z" w:initials="BS">
    <w:p w14:paraId="2988A4E9" w14:textId="77777777" w:rsidR="00325E43" w:rsidRDefault="00325E43" w:rsidP="00E35F1F">
      <w:pPr>
        <w:pStyle w:val="CommentText"/>
      </w:pPr>
      <w:r>
        <w:rPr>
          <w:rStyle w:val="CommentReference"/>
        </w:rPr>
        <w:annotationRef/>
      </w:r>
      <w:r>
        <w:t>more common word... does it capture meaning well enough?</w:t>
      </w:r>
    </w:p>
  </w:comment>
  <w:comment w:id="774" w:author="Windows User" w:date="2015-10-30T08:56:00Z" w:initials="BS">
    <w:p w14:paraId="7A2B4CA4" w14:textId="77777777" w:rsidR="00325E43" w:rsidRDefault="00325E43" w:rsidP="00E35F1F">
      <w:pPr>
        <w:pStyle w:val="CommentText"/>
      </w:pPr>
      <w:r>
        <w:rPr>
          <w:rStyle w:val="CommentReference"/>
        </w:rPr>
        <w:annotationRef/>
      </w:r>
      <w:r>
        <w:t>types?</w:t>
      </w:r>
    </w:p>
  </w:comment>
  <w:comment w:id="783" w:author="Windows User" w:date="2015-10-30T08:56:00Z" w:initials="BS">
    <w:p w14:paraId="6A283326" w14:textId="77777777" w:rsidR="00325E43" w:rsidRDefault="00325E43" w:rsidP="00E35F1F">
      <w:pPr>
        <w:pStyle w:val="CommentText"/>
      </w:pPr>
      <w:r>
        <w:rPr>
          <w:rStyle w:val="CommentReference"/>
        </w:rPr>
        <w:annotationRef/>
      </w:r>
      <w:r>
        <w:t>Coptic clearly says beginning... is there anything in it about authority as the other translations have?</w:t>
      </w:r>
    </w:p>
  </w:comment>
  <w:comment w:id="784" w:author="Windows User" w:date="2015-10-30T08:56:00Z" w:initials="BS">
    <w:p w14:paraId="233F3783" w14:textId="77777777" w:rsidR="00325E43" w:rsidRDefault="00325E43" w:rsidP="00E35F1F">
      <w:pPr>
        <w:pStyle w:val="CommentText"/>
      </w:pPr>
      <w:r>
        <w:rPr>
          <w:rStyle w:val="CommentReference"/>
        </w:rPr>
        <w:annotationRef/>
      </w:r>
      <w:r>
        <w:t>risen, or shone?</w:t>
      </w:r>
    </w:p>
  </w:comment>
  <w:comment w:id="788" w:author="Windows User" w:date="2015-10-30T08:56:00Z" w:initials="BS">
    <w:p w14:paraId="301FA11B" w14:textId="77777777" w:rsidR="00325E43" w:rsidRDefault="00325E43" w:rsidP="00D65FD4">
      <w:pPr>
        <w:pStyle w:val="CommentText"/>
      </w:pPr>
      <w:r>
        <w:rPr>
          <w:rStyle w:val="CommentReference"/>
        </w:rPr>
        <w:annotationRef/>
      </w:r>
      <w:r>
        <w:t>risen, or shone?</w:t>
      </w:r>
    </w:p>
  </w:comment>
  <w:comment w:id="792" w:author="Windows User" w:date="2015-10-30T08:56:00Z" w:initials="BS">
    <w:p w14:paraId="4B4155FC" w14:textId="77777777" w:rsidR="00325E43" w:rsidRDefault="00325E43" w:rsidP="00E35F1F">
      <w:pPr>
        <w:pStyle w:val="CommentText"/>
      </w:pPr>
      <w:r>
        <w:rPr>
          <w:rStyle w:val="CommentReference"/>
        </w:rPr>
        <w:annotationRef/>
      </w:r>
      <w:r>
        <w:t>cap?</w:t>
      </w:r>
    </w:p>
  </w:comment>
  <w:comment w:id="793" w:author="Windows User" w:date="2015-10-30T08:56:00Z" w:initials="BS">
    <w:p w14:paraId="248C83A2" w14:textId="77777777" w:rsidR="00325E43" w:rsidRDefault="00325E43" w:rsidP="00E35F1F">
      <w:pPr>
        <w:pStyle w:val="CommentText"/>
      </w:pPr>
      <w:r>
        <w:rPr>
          <w:rStyle w:val="CommentReference"/>
        </w:rPr>
        <w:annotationRef/>
      </w:r>
      <w:r>
        <w:t>save? redeem?</w:t>
      </w:r>
    </w:p>
  </w:comment>
  <w:comment w:id="794" w:author="Windows User" w:date="2015-10-30T08:56:00Z" w:initials="BS">
    <w:p w14:paraId="4C7BFCC0" w14:textId="77777777" w:rsidR="00325E43" w:rsidRDefault="00325E43" w:rsidP="00D65FD4">
      <w:pPr>
        <w:pStyle w:val="CommentText"/>
      </w:pPr>
      <w:r>
        <w:rPr>
          <w:rStyle w:val="CommentReference"/>
        </w:rPr>
        <w:annotationRef/>
      </w:r>
      <w:r>
        <w:t>risen, or shone?</w:t>
      </w:r>
    </w:p>
  </w:comment>
  <w:comment w:id="798" w:author="Windows User" w:date="2015-10-30T08:56:00Z" w:initials="BS">
    <w:p w14:paraId="2390D3F4" w14:textId="77777777" w:rsidR="00325E43" w:rsidRDefault="00325E43" w:rsidP="00E35F1F">
      <w:pPr>
        <w:pStyle w:val="CommentText"/>
      </w:pPr>
      <w:r>
        <w:rPr>
          <w:rStyle w:val="CommentReference"/>
        </w:rPr>
        <w:annotationRef/>
      </w:r>
      <w:r>
        <w:t>or should " be down here</w:t>
      </w:r>
    </w:p>
  </w:comment>
  <w:comment w:id="799" w:author="Windows User" w:date="2015-10-30T08:56:00Z" w:initials="BS">
    <w:p w14:paraId="6D6C2E53" w14:textId="77777777" w:rsidR="00325E43" w:rsidRDefault="00325E43" w:rsidP="00D65FD4">
      <w:pPr>
        <w:pStyle w:val="CommentText"/>
      </w:pPr>
      <w:r>
        <w:rPr>
          <w:rStyle w:val="CommentReference"/>
        </w:rPr>
        <w:annotationRef/>
      </w:r>
      <w:r>
        <w:t>risen, or shone?</w:t>
      </w:r>
    </w:p>
  </w:comment>
  <w:comment w:id="803" w:author="Windows User" w:date="2015-10-30T08:56:00Z" w:initials="BS">
    <w:p w14:paraId="061FF9BB" w14:textId="77777777" w:rsidR="00325E43" w:rsidRDefault="00325E43" w:rsidP="00E35F1F">
      <w:pPr>
        <w:pStyle w:val="CommentText"/>
      </w:pPr>
      <w:r>
        <w:rPr>
          <w:rStyle w:val="CommentReference"/>
        </w:rPr>
        <w:annotationRef/>
      </w:r>
      <w:r>
        <w:t>was overcame or did overcome? very different...</w:t>
      </w:r>
    </w:p>
  </w:comment>
  <w:comment w:id="804" w:author="Windows User" w:date="2015-10-30T08:56:00Z" w:initials="BS">
    <w:p w14:paraId="031DAA7E" w14:textId="77777777" w:rsidR="00325E43" w:rsidRDefault="00325E43" w:rsidP="00D65FD4">
      <w:pPr>
        <w:pStyle w:val="CommentText"/>
      </w:pPr>
      <w:r>
        <w:rPr>
          <w:rStyle w:val="CommentReference"/>
        </w:rPr>
        <w:annotationRef/>
      </w:r>
      <w:r>
        <w:t>risen, or shone?</w:t>
      </w:r>
    </w:p>
  </w:comment>
  <w:comment w:id="808" w:author="Windows User" w:date="2015-10-30T08:56:00Z" w:initials="BS">
    <w:p w14:paraId="13BC365B" w14:textId="77777777" w:rsidR="00325E43" w:rsidRDefault="00325E43" w:rsidP="00E35F1F">
      <w:pPr>
        <w:pStyle w:val="CommentText"/>
      </w:pPr>
      <w:r>
        <w:rPr>
          <w:rStyle w:val="CommentReference"/>
        </w:rPr>
        <w:annotationRef/>
      </w:r>
      <w:r>
        <w:t>awkward, but changing to a perfect man or man perfectly destroys meaning...</w:t>
      </w:r>
    </w:p>
  </w:comment>
  <w:comment w:id="809" w:author="Windows User" w:date="2015-10-30T08:56:00Z" w:initials="BS">
    <w:p w14:paraId="367DF61C" w14:textId="77777777" w:rsidR="00325E43" w:rsidRDefault="00325E43" w:rsidP="00E35F1F">
      <w:pPr>
        <w:pStyle w:val="CommentText"/>
      </w:pPr>
      <w:r>
        <w:rPr>
          <w:rStyle w:val="CommentReference"/>
        </w:rPr>
        <w:annotationRef/>
      </w:r>
      <w:r>
        <w:t>L.A. is quite different fo rthis vs...</w:t>
      </w:r>
    </w:p>
  </w:comment>
  <w:comment w:id="810" w:author="Windows User" w:date="2015-10-30T08:56:00Z" w:initials="BS">
    <w:p w14:paraId="614A33D0" w14:textId="77777777" w:rsidR="00325E43" w:rsidRDefault="00325E43" w:rsidP="00D65FD4">
      <w:pPr>
        <w:pStyle w:val="CommentText"/>
      </w:pPr>
      <w:r>
        <w:rPr>
          <w:rStyle w:val="CommentReference"/>
        </w:rPr>
        <w:annotationRef/>
      </w:r>
      <w:r>
        <w:t>risen, or shone?</w:t>
      </w:r>
    </w:p>
  </w:comment>
  <w:comment w:id="814" w:author="Windows User" w:date="2015-10-30T08:56:00Z" w:initials="BS">
    <w:p w14:paraId="690C098D" w14:textId="77777777" w:rsidR="00325E43" w:rsidRDefault="00325E43" w:rsidP="00D65FD4">
      <w:pPr>
        <w:pStyle w:val="CommentText"/>
      </w:pPr>
      <w:r>
        <w:rPr>
          <w:rStyle w:val="CommentReference"/>
        </w:rPr>
        <w:annotationRef/>
      </w:r>
      <w:r>
        <w:t>risen, or shone?</w:t>
      </w:r>
    </w:p>
  </w:comment>
  <w:comment w:id="818" w:author="Windows User" w:date="2015-10-30T08:56:00Z" w:initials="BS">
    <w:p w14:paraId="47406125" w14:textId="77777777" w:rsidR="00325E43" w:rsidRDefault="00325E43" w:rsidP="00E35F1F">
      <w:pPr>
        <w:pStyle w:val="CommentText"/>
      </w:pPr>
      <w:r>
        <w:rPr>
          <w:rStyle w:val="CommentReference"/>
        </w:rPr>
        <w:annotationRef/>
      </w:r>
      <w:r>
        <w:t>dividing wall?</w:t>
      </w:r>
    </w:p>
  </w:comment>
  <w:comment w:id="819" w:author="Windows User" w:date="2015-10-30T08:56:00Z" w:initials="BS">
    <w:p w14:paraId="3115FE96" w14:textId="77777777" w:rsidR="00325E43" w:rsidRDefault="00325E43" w:rsidP="00D65FD4">
      <w:pPr>
        <w:pStyle w:val="CommentText"/>
      </w:pPr>
      <w:r>
        <w:rPr>
          <w:rStyle w:val="CommentReference"/>
        </w:rPr>
        <w:annotationRef/>
      </w:r>
      <w:r>
        <w:t>risen, or shone?</w:t>
      </w:r>
    </w:p>
  </w:comment>
  <w:comment w:id="823" w:author="Windows User" w:date="2015-10-30T08:56:00Z" w:initials="BS">
    <w:p w14:paraId="0BDB9E8A" w14:textId="77777777" w:rsidR="00325E43" w:rsidRDefault="00325E43" w:rsidP="00E35F1F">
      <w:pPr>
        <w:pStyle w:val="CommentText"/>
      </w:pPr>
      <w:r>
        <w:rPr>
          <w:rStyle w:val="CommentReference"/>
        </w:rPr>
        <w:annotationRef/>
      </w:r>
      <w:r>
        <w:t>what does han mean? can we say teh angels of light?</w:t>
      </w:r>
    </w:p>
  </w:comment>
  <w:comment w:id="824" w:author="Windows User" w:date="2015-10-30T08:56:00Z" w:initials="BS">
    <w:p w14:paraId="035DBC4C" w14:textId="77777777" w:rsidR="00325E43" w:rsidRDefault="00325E43" w:rsidP="00E35F1F">
      <w:pPr>
        <w:pStyle w:val="CommentText"/>
      </w:pPr>
      <w:r>
        <w:rPr>
          <w:rStyle w:val="CommentReference"/>
        </w:rPr>
        <w:annotationRef/>
      </w:r>
      <w:r>
        <w:t>sing hymns to be consistent with above?</w:t>
      </w:r>
    </w:p>
  </w:comment>
  <w:comment w:id="825" w:author="Windows User" w:date="2015-10-30T08:56:00Z" w:initials="BS">
    <w:p w14:paraId="3E0D70DF" w14:textId="77777777" w:rsidR="00325E43" w:rsidRDefault="00325E43" w:rsidP="00E35F1F">
      <w:pPr>
        <w:pStyle w:val="CommentText"/>
      </w:pPr>
      <w:r>
        <w:rPr>
          <w:rStyle w:val="CommentReference"/>
        </w:rPr>
        <w:annotationRef/>
      </w:r>
      <w:r>
        <w:t>should be arose to match parallel with next vs... but makes no sense in English. Arose within Mary or shone from Mary.</w:t>
      </w:r>
    </w:p>
  </w:comment>
  <w:comment w:id="826" w:author="Windows User" w:date="2015-10-30T08:56:00Z" w:initials="BS">
    <w:p w14:paraId="24AFFCDF" w14:textId="77777777" w:rsidR="00325E43" w:rsidRDefault="00325E43" w:rsidP="00E35F1F">
      <w:pPr>
        <w:pStyle w:val="CommentText"/>
      </w:pPr>
      <w:r>
        <w:rPr>
          <w:rStyle w:val="CommentReference"/>
        </w:rPr>
        <w:annotationRef/>
      </w:r>
      <w:r>
        <w:t>Is "je" enough justification to prepend 'saying'?</w:t>
      </w:r>
    </w:p>
  </w:comment>
  <w:comment w:id="827" w:author="Windows User" w:date="2015-10-30T08:56:00Z" w:initials="BS">
    <w:p w14:paraId="0E84B308" w14:textId="77777777" w:rsidR="00325E43" w:rsidRDefault="00325E43" w:rsidP="00E35F1F">
      <w:pPr>
        <w:pStyle w:val="CommentText"/>
      </w:pPr>
      <w:r>
        <w:rPr>
          <w:rStyle w:val="CommentReference"/>
        </w:rPr>
        <w:annotationRef/>
      </w:r>
      <w:r>
        <w:t>abouna's doxology of prime has 'that' here I think...</w:t>
      </w:r>
    </w:p>
  </w:comment>
  <w:comment w:id="828" w:author="Windows User" w:date="2015-10-30T08:56:00Z" w:initials="BS">
    <w:p w14:paraId="13D50058" w14:textId="77777777" w:rsidR="00325E43" w:rsidRDefault="00325E43" w:rsidP="00E35F1F">
      <w:pPr>
        <w:pStyle w:val="CommentText"/>
      </w:pPr>
      <w:r>
        <w:rPr>
          <w:rStyle w:val="CommentReference"/>
        </w:rPr>
        <w:annotationRef/>
      </w:r>
      <w:r>
        <w:t>or "sining"?</w:t>
      </w:r>
    </w:p>
  </w:comment>
  <w:comment w:id="829" w:author="Windows User" w:date="2015-10-30T08:56:00Z" w:initials="BS">
    <w:p w14:paraId="112875D2" w14:textId="77777777" w:rsidR="00325E43" w:rsidRDefault="00325E43" w:rsidP="00D65FD4">
      <w:pPr>
        <w:pStyle w:val="CommentText"/>
      </w:pPr>
      <w:r>
        <w:rPr>
          <w:rStyle w:val="CommentReference"/>
        </w:rPr>
        <w:annotationRef/>
      </w:r>
      <w:r>
        <w:t>risen, or shone?</w:t>
      </w:r>
    </w:p>
  </w:comment>
  <w:comment w:id="834" w:author="Windows User" w:date="2015-10-30T08:56:00Z" w:initials="BS">
    <w:p w14:paraId="1CF8EF29" w14:textId="77777777" w:rsidR="00325E43" w:rsidRDefault="00325E43"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325E43" w:rsidRDefault="00325E43"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325E43" w:rsidRDefault="00325E43"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325E43" w:rsidRDefault="00325E43"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325E43" w:rsidRDefault="00325E43"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325E43" w:rsidRDefault="00325E43"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325E43" w:rsidRDefault="00325E43" w:rsidP="00E35F1F">
      <w:pPr>
        <w:pStyle w:val="CommentText"/>
      </w:pPr>
      <w:r>
        <w:rPr>
          <w:rStyle w:val="CommentReference"/>
        </w:rPr>
        <w:annotationRef/>
      </w:r>
      <w:r>
        <w:t>Received or bought?</w:t>
      </w:r>
    </w:p>
  </w:comment>
  <w:comment w:id="874" w:author="Brett Slote" w:date="2015-10-30T08:56:00Z" w:initials="BS">
    <w:p w14:paraId="6DDFB160" w14:textId="77777777" w:rsidR="00325E43" w:rsidRDefault="00325E43" w:rsidP="00E35F1F">
      <w:pPr>
        <w:pStyle w:val="CommentText"/>
      </w:pPr>
      <w:r>
        <w:rPr>
          <w:rStyle w:val="CommentReference"/>
        </w:rPr>
        <w:annotationRef/>
      </w:r>
      <w:r>
        <w:t>Uncircumscript?</w:t>
      </w:r>
    </w:p>
  </w:comment>
  <w:comment w:id="877" w:author="Brett Slote" w:date="2015-10-30T08:56:00Z" w:initials="BS">
    <w:p w14:paraId="39A4B3F9" w14:textId="77777777" w:rsidR="00325E43" w:rsidRDefault="00325E43" w:rsidP="00E35F1F">
      <w:pPr>
        <w:pStyle w:val="CommentText"/>
      </w:pPr>
      <w:r>
        <w:rPr>
          <w:rStyle w:val="CommentReference"/>
        </w:rPr>
        <w:annotationRef/>
      </w:r>
      <w:r>
        <w:t>Orthodox?</w:t>
      </w:r>
    </w:p>
  </w:comment>
  <w:comment w:id="878" w:author="Brett Slote" w:date="2015-10-30T08:56:00Z" w:initials="BS">
    <w:p w14:paraId="7E993A49" w14:textId="77777777" w:rsidR="00325E43" w:rsidRDefault="00325E43" w:rsidP="00E35F1F">
      <w:pPr>
        <w:pStyle w:val="CommentText"/>
      </w:pPr>
      <w:r>
        <w:rPr>
          <w:rStyle w:val="CommentReference"/>
        </w:rPr>
        <w:annotationRef/>
      </w:r>
      <w:r>
        <w:t>Faith?</w:t>
      </w:r>
    </w:p>
  </w:comment>
  <w:comment w:id="881" w:author="Brett Slote" w:date="2015-10-30T08:56:00Z" w:initials="BS">
    <w:p w14:paraId="575DF2C3" w14:textId="77777777" w:rsidR="00325E43" w:rsidRDefault="00325E43" w:rsidP="00E35F1F">
      <w:pPr>
        <w:pStyle w:val="CommentText"/>
      </w:pPr>
      <w:r>
        <w:rPr>
          <w:rStyle w:val="CommentReference"/>
        </w:rPr>
        <w:annotationRef/>
      </w:r>
      <w:r>
        <w:t>Need a consistent policy</w:t>
      </w:r>
    </w:p>
  </w:comment>
  <w:comment w:id="885" w:author="Brett Slote" w:date="2015-10-30T08:56:00Z" w:initials="BS">
    <w:p w14:paraId="4A370093" w14:textId="77777777" w:rsidR="00325E43" w:rsidRDefault="00325E43" w:rsidP="00E35F1F">
      <w:pPr>
        <w:pStyle w:val="CommentText"/>
      </w:pPr>
      <w:r>
        <w:rPr>
          <w:rStyle w:val="CommentReference"/>
        </w:rPr>
        <w:annotationRef/>
      </w:r>
      <w:r>
        <w:t>Ramez, He or Him?</w:t>
      </w:r>
    </w:p>
  </w:comment>
  <w:comment w:id="886" w:author="Brett Slote" w:date="2015-10-30T08:56:00Z" w:initials="BS">
    <w:p w14:paraId="3B1DEA29" w14:textId="77777777" w:rsidR="00325E43" w:rsidRDefault="00325E43" w:rsidP="00E35F1F">
      <w:pPr>
        <w:pStyle w:val="CommentText"/>
      </w:pPr>
      <w:r>
        <w:rPr>
          <w:rStyle w:val="CommentReference"/>
        </w:rPr>
        <w:annotationRef/>
      </w:r>
      <w:r>
        <w:t>On? By?</w:t>
      </w:r>
    </w:p>
  </w:comment>
  <w:comment w:id="887" w:author="Windows User" w:date="2015-11-21T13:15:00Z" w:initials="WU">
    <w:p w14:paraId="05ACE9CF" w14:textId="77777777" w:rsidR="00325E43" w:rsidRDefault="00325E43" w:rsidP="00E35F1F">
      <w:pPr>
        <w:pStyle w:val="CommentText"/>
      </w:pPr>
      <w:r>
        <w:rPr>
          <w:rStyle w:val="CommentReference"/>
        </w:rPr>
        <w:annotationRef/>
      </w:r>
      <w:r>
        <w:t>check</w:t>
      </w:r>
    </w:p>
  </w:comment>
  <w:comment w:id="895" w:author="Windows User" w:date="2015-10-30T08:56:00Z" w:initials="BS">
    <w:p w14:paraId="5592658B" w14:textId="77777777" w:rsidR="00325E43" w:rsidRDefault="00325E43" w:rsidP="00E35F1F">
      <w:pPr>
        <w:pStyle w:val="CommentText"/>
      </w:pPr>
      <w:r>
        <w:rPr>
          <w:rStyle w:val="CommentReference"/>
        </w:rPr>
        <w:annotationRef/>
      </w:r>
      <w:r>
        <w:t>Are the breaths referring to the inspiration of scripture, as the other translations have, or the breath of creation cf gn 1?</w:t>
      </w:r>
    </w:p>
  </w:comment>
  <w:comment w:id="896" w:author="Windows User" w:date="2015-10-30T08:56:00Z" w:initials="BS">
    <w:p w14:paraId="6C4E59F0" w14:textId="77777777" w:rsidR="00325E43" w:rsidRDefault="00325E43" w:rsidP="00E35F1F">
      <w:pPr>
        <w:pStyle w:val="CommentText"/>
      </w:pPr>
      <w:r>
        <w:rPr>
          <w:rStyle w:val="CommentReference"/>
        </w:rPr>
        <w:annotationRef/>
      </w:r>
      <w:r>
        <w:t>When we love the Name of our Lord Jesus Christ, the Name of Salvation...</w:t>
      </w:r>
    </w:p>
  </w:comment>
  <w:comment w:id="897" w:author="Windows User" w:date="2015-10-30T08:56:00Z" w:initials="BS">
    <w:p w14:paraId="14DD413A" w14:textId="77777777" w:rsidR="00325E43" w:rsidRDefault="00325E43" w:rsidP="00E35F1F">
      <w:pPr>
        <w:pStyle w:val="CommentText"/>
      </w:pPr>
      <w:r>
        <w:rPr>
          <w:rStyle w:val="CommentReference"/>
        </w:rPr>
        <w:annotationRef/>
      </w:r>
      <w:r>
        <w:t>adjective? severe?</w:t>
      </w:r>
    </w:p>
  </w:comment>
  <w:comment w:id="906" w:author="Windows User" w:date="2015-11-21T13:15:00Z" w:initials="WU">
    <w:p w14:paraId="071C1D6C" w14:textId="77777777" w:rsidR="00325E43" w:rsidRDefault="00325E43" w:rsidP="00E35F1F">
      <w:pPr>
        <w:pStyle w:val="CommentText"/>
      </w:pPr>
      <w:r>
        <w:rPr>
          <w:rStyle w:val="CommentReference"/>
        </w:rPr>
        <w:annotationRef/>
      </w:r>
      <w:r>
        <w:t>check</w:t>
      </w:r>
    </w:p>
  </w:comment>
  <w:comment w:id="908" w:author="Windows User" w:date="2015-10-30T08:56:00Z" w:initials="BS">
    <w:p w14:paraId="5CA1796C" w14:textId="77777777" w:rsidR="00325E43" w:rsidRDefault="00325E43" w:rsidP="00E35F1F">
      <w:pPr>
        <w:pStyle w:val="CommentText"/>
      </w:pPr>
      <w:r>
        <w:rPr>
          <w:rStyle w:val="CommentReference"/>
        </w:rPr>
        <w:annotationRef/>
      </w:r>
      <w:r>
        <w:t>too literal?</w:t>
      </w:r>
    </w:p>
  </w:comment>
  <w:comment w:id="911" w:author="Windows User" w:date="2015-10-30T08:56:00Z" w:initials="BS">
    <w:p w14:paraId="39BBFF20" w14:textId="77777777" w:rsidR="00325E43" w:rsidRDefault="00325E43" w:rsidP="00E35F1F">
      <w:pPr>
        <w:pStyle w:val="CommentText"/>
      </w:pPr>
      <w:r>
        <w:rPr>
          <w:rStyle w:val="CommentReference"/>
        </w:rPr>
        <w:annotationRef/>
      </w:r>
      <w:r>
        <w:t>awkward</w:t>
      </w:r>
    </w:p>
  </w:comment>
  <w:comment w:id="912" w:author="Windows User" w:date="2015-10-30T08:56:00Z" w:initials="BS">
    <w:p w14:paraId="7C372EC3" w14:textId="77777777" w:rsidR="00325E43" w:rsidRDefault="00325E43" w:rsidP="00E35F1F">
      <w:pPr>
        <w:pStyle w:val="CommentText"/>
      </w:pPr>
      <w:r>
        <w:rPr>
          <w:rStyle w:val="CommentReference"/>
        </w:rPr>
        <w:annotationRef/>
      </w:r>
      <w:r>
        <w:t>sits, less literal, but more clear?</w:t>
      </w:r>
    </w:p>
  </w:comment>
  <w:comment w:id="913" w:author="Windows User" w:date="2015-10-30T08:56:00Z" w:initials="BS">
    <w:p w14:paraId="6C09DB42" w14:textId="77777777" w:rsidR="00325E43" w:rsidRDefault="00325E43" w:rsidP="00E35F1F">
      <w:pPr>
        <w:pStyle w:val="CommentText"/>
      </w:pPr>
      <w:r>
        <w:rPr>
          <w:rStyle w:val="CommentReference"/>
        </w:rPr>
        <w:annotationRef/>
      </w:r>
      <w:r>
        <w:t>awkward</w:t>
      </w:r>
    </w:p>
  </w:comment>
  <w:comment w:id="915" w:author="Windows User" w:date="2015-10-30T08:56:00Z" w:initials="BS">
    <w:p w14:paraId="512D6CE2" w14:textId="77777777" w:rsidR="00325E43" w:rsidRDefault="00325E43" w:rsidP="00E35F1F">
      <w:pPr>
        <w:pStyle w:val="CommentText"/>
      </w:pPr>
      <w:r>
        <w:rPr>
          <w:rStyle w:val="CommentReference"/>
        </w:rPr>
        <w:annotationRef/>
      </w:r>
      <w:r>
        <w:t>terribly awkward</w:t>
      </w:r>
    </w:p>
  </w:comment>
  <w:comment w:id="916" w:author="Windows User" w:date="2015-11-21T13:16:00Z" w:initials="WU">
    <w:p w14:paraId="56B70852" w14:textId="77777777" w:rsidR="00325E43" w:rsidRDefault="00325E43" w:rsidP="00E35F1F">
      <w:pPr>
        <w:pStyle w:val="CommentText"/>
      </w:pPr>
      <w:r>
        <w:rPr>
          <w:rStyle w:val="CommentReference"/>
        </w:rPr>
        <w:annotationRef/>
      </w:r>
      <w:r>
        <w:t>check</w:t>
      </w:r>
    </w:p>
  </w:comment>
  <w:comment w:id="917" w:author="Windows User" w:date="2015-11-21T13:16:00Z" w:initials="WU">
    <w:p w14:paraId="46C7130C" w14:textId="77777777" w:rsidR="00325E43" w:rsidRDefault="00325E43" w:rsidP="00E35F1F">
      <w:pPr>
        <w:pStyle w:val="CommentText"/>
      </w:pPr>
      <w:r>
        <w:rPr>
          <w:rStyle w:val="CommentReference"/>
        </w:rPr>
        <w:annotationRef/>
      </w:r>
      <w:r>
        <w:t>check</w:t>
      </w:r>
    </w:p>
  </w:comment>
  <w:comment w:id="918" w:author="Windows User" w:date="2015-11-21T13:16:00Z" w:initials="WU">
    <w:p w14:paraId="5E32845B" w14:textId="77777777" w:rsidR="00325E43" w:rsidRDefault="00325E43" w:rsidP="00E35F1F">
      <w:pPr>
        <w:pStyle w:val="CommentText"/>
      </w:pPr>
      <w:r>
        <w:rPr>
          <w:rStyle w:val="CommentReference"/>
        </w:rPr>
        <w:annotationRef/>
      </w:r>
      <w:r>
        <w:t>check</w:t>
      </w:r>
    </w:p>
  </w:comment>
  <w:comment w:id="919" w:author="Windows User" w:date="2015-11-21T13:16:00Z" w:initials="WU">
    <w:p w14:paraId="530C7E75" w14:textId="77777777" w:rsidR="00325E43" w:rsidRDefault="00325E43" w:rsidP="00E35F1F">
      <w:pPr>
        <w:pStyle w:val="CommentText"/>
      </w:pPr>
      <w:r>
        <w:rPr>
          <w:rStyle w:val="CommentReference"/>
        </w:rPr>
        <w:annotationRef/>
      </w:r>
      <w:r>
        <w:t>check</w:t>
      </w:r>
    </w:p>
  </w:comment>
  <w:comment w:id="921" w:author="Windows User" w:date="2015-10-30T08:56:00Z" w:initials="BS">
    <w:p w14:paraId="215C41D2" w14:textId="77777777" w:rsidR="00325E43" w:rsidRDefault="00325E43" w:rsidP="00E35F1F">
      <w:pPr>
        <w:pStyle w:val="CommentText"/>
      </w:pPr>
      <w:r>
        <w:rPr>
          <w:rStyle w:val="CommentReference"/>
        </w:rPr>
        <w:annotationRef/>
      </w:r>
      <w:r>
        <w:t>sat?</w:t>
      </w:r>
    </w:p>
  </w:comment>
  <w:comment w:id="922" w:author="Windows User" w:date="2015-11-21T13:17:00Z" w:initials="WU">
    <w:p w14:paraId="6B55DDAB" w14:textId="77777777" w:rsidR="00325E43" w:rsidRDefault="00325E43" w:rsidP="00E35F1F">
      <w:pPr>
        <w:pStyle w:val="CommentText"/>
      </w:pPr>
      <w:r>
        <w:rPr>
          <w:rStyle w:val="CommentReference"/>
        </w:rPr>
        <w:annotationRef/>
      </w:r>
      <w:r>
        <w:t>check</w:t>
      </w:r>
    </w:p>
  </w:comment>
  <w:comment w:id="923" w:author="Windows User" w:date="2015-11-21T13:17:00Z" w:initials="WU">
    <w:p w14:paraId="5825D4CB" w14:textId="77777777" w:rsidR="00325E43" w:rsidRDefault="00325E43" w:rsidP="00E35F1F">
      <w:pPr>
        <w:pStyle w:val="CommentText"/>
      </w:pPr>
      <w:r>
        <w:rPr>
          <w:rStyle w:val="CommentReference"/>
        </w:rPr>
        <w:annotationRef/>
      </w:r>
      <w:r>
        <w:t>check</w:t>
      </w:r>
    </w:p>
  </w:comment>
  <w:comment w:id="926" w:author="Windows User" w:date="2015-10-30T08:56:00Z" w:initials="BS">
    <w:p w14:paraId="3E614A56" w14:textId="77777777" w:rsidR="00325E43" w:rsidRDefault="00325E43" w:rsidP="00E35F1F">
      <w:pPr>
        <w:pStyle w:val="CommentText"/>
      </w:pPr>
      <w:r>
        <w:rPr>
          <w:rStyle w:val="CommentReference"/>
        </w:rPr>
        <w:annotationRef/>
      </w:r>
      <w:r>
        <w:t>entered and come forth, or entered through it?</w:t>
      </w:r>
    </w:p>
  </w:comment>
  <w:comment w:id="927" w:author="Windows User" w:date="2015-10-30T08:56:00Z" w:initials="BS">
    <w:p w14:paraId="356D8FDF" w14:textId="77777777" w:rsidR="00325E43" w:rsidRDefault="00325E43" w:rsidP="00E35F1F">
      <w:pPr>
        <w:pStyle w:val="CommentText"/>
      </w:pPr>
      <w:r>
        <w:rPr>
          <w:rStyle w:val="CommentReference"/>
        </w:rPr>
        <w:annotationRef/>
      </w:r>
      <w:r>
        <w:t>appearing?</w:t>
      </w:r>
    </w:p>
  </w:comment>
  <w:comment w:id="928" w:author="Windows User" w:date="2015-10-30T08:56:00Z" w:initials="BS">
    <w:p w14:paraId="4735348E" w14:textId="77777777" w:rsidR="00325E43" w:rsidRDefault="00325E43" w:rsidP="00E35F1F">
      <w:pPr>
        <w:pStyle w:val="CommentText"/>
      </w:pPr>
      <w:r>
        <w:rPr>
          <w:rStyle w:val="CommentReference"/>
        </w:rPr>
        <w:annotationRef/>
      </w:r>
      <w:r>
        <w:t>He</w:t>
      </w:r>
    </w:p>
  </w:comment>
  <w:comment w:id="935" w:author="Windows User" w:date="2015-10-30T08:56:00Z" w:initials="BS">
    <w:p w14:paraId="5F2DFD8E" w14:textId="77777777" w:rsidR="00325E43" w:rsidRDefault="00325E43" w:rsidP="00E35F1F">
      <w:pPr>
        <w:pStyle w:val="CommentText"/>
      </w:pPr>
      <w:r>
        <w:rPr>
          <w:rStyle w:val="CommentReference"/>
        </w:rPr>
        <w:annotationRef/>
      </w:r>
      <w:r>
        <w:t>I feel like upon sounds better here and below</w:t>
      </w:r>
    </w:p>
  </w:comment>
  <w:comment w:id="936" w:author="Brett Slote" w:date="2016-08-19T08:52:00Z" w:initials="BS">
    <w:p w14:paraId="1CA371D1" w14:textId="31C866C9" w:rsidR="00325E43" w:rsidRDefault="00325E43">
      <w:pPr>
        <w:pStyle w:val="CommentText"/>
      </w:pPr>
      <w:r>
        <w:rPr>
          <w:rStyle w:val="CommentReference"/>
        </w:rPr>
        <w:annotationRef/>
      </w:r>
      <w:r>
        <w:t>Should this be crush?</w:t>
      </w:r>
    </w:p>
  </w:comment>
  <w:comment w:id="937" w:author="Windows User" w:date="2015-10-30T08:56:00Z" w:initials="BS">
    <w:p w14:paraId="7D69D9EF" w14:textId="77777777" w:rsidR="00325E43" w:rsidRDefault="00325E43" w:rsidP="00E35F1F">
      <w:pPr>
        <w:pStyle w:val="CommentText"/>
      </w:pPr>
      <w:r>
        <w:rPr>
          <w:rStyle w:val="CommentReference"/>
        </w:rPr>
        <w:annotationRef/>
      </w:r>
      <w:r>
        <w:t>awkward. Crush under our feet or crush within us? Even if feet not literally there, needed to complete the implied thought in english.</w:t>
      </w:r>
    </w:p>
  </w:comment>
  <w:comment w:id="945" w:author="Windows User" w:date="2015-10-30T08:56:00Z" w:initials="BS">
    <w:p w14:paraId="60DA9970" w14:textId="77777777" w:rsidR="00325E43" w:rsidRDefault="00325E43" w:rsidP="00E35F1F">
      <w:pPr>
        <w:pStyle w:val="CommentText"/>
      </w:pPr>
      <w:r>
        <w:rPr>
          <w:rStyle w:val="CommentReference"/>
        </w:rPr>
        <w:annotationRef/>
      </w:r>
      <w:r>
        <w:t>a? I know virgin doesn't sound right. Nor virginal. But a virgin seems to cheapen the thought...</w:t>
      </w:r>
    </w:p>
  </w:comment>
  <w:comment w:id="947" w:author="Windows User" w:date="2015-10-30T08:56:00Z" w:initials="BS">
    <w:p w14:paraId="3D3D58F2" w14:textId="77777777" w:rsidR="00325E43" w:rsidRDefault="00325E43" w:rsidP="00E35F1F">
      <w:pPr>
        <w:pStyle w:val="CommentText"/>
      </w:pPr>
      <w:r>
        <w:rPr>
          <w:rStyle w:val="CommentReference"/>
        </w:rPr>
        <w:annotationRef/>
      </w:r>
      <w:r>
        <w:t>annulled has connotation from catholicism of never having been. I like abolished better. Sounds more poetic like too.</w:t>
      </w:r>
    </w:p>
  </w:comment>
  <w:comment w:id="950" w:author="Windows User" w:date="2015-10-30T08:56:00Z" w:initials="BS">
    <w:p w14:paraId="758A0E08" w14:textId="77777777" w:rsidR="00325E43" w:rsidRDefault="00325E43" w:rsidP="00E35F1F">
      <w:pPr>
        <w:pStyle w:val="CommentText"/>
      </w:pPr>
      <w:r>
        <w:rPr>
          <w:rStyle w:val="CommentReference"/>
        </w:rPr>
        <w:annotationRef/>
      </w:r>
      <w:r>
        <w:t>yes, it is a continuous thought. But this and next are complete sentences in themselves.</w:t>
      </w:r>
    </w:p>
  </w:comment>
  <w:comment w:id="951" w:author="Windows User" w:date="2015-10-30T08:56:00Z" w:initials="BS">
    <w:p w14:paraId="4C494C1B" w14:textId="77777777" w:rsidR="00325E43" w:rsidRDefault="00325E43" w:rsidP="00E35F1F">
      <w:pPr>
        <w:pStyle w:val="CommentText"/>
      </w:pPr>
      <w:r>
        <w:rPr>
          <w:rStyle w:val="CommentReference"/>
        </w:rPr>
        <w:annotationRef/>
      </w:r>
      <w:r>
        <w:t>revealed almost makes sense here... but not with the next line having "said"</w:t>
      </w:r>
    </w:p>
  </w:comment>
  <w:comment w:id="952" w:author="Windows User" w:date="2015-10-30T08:56:00Z" w:initials="BS">
    <w:p w14:paraId="32F983BF" w14:textId="77777777" w:rsidR="00325E43" w:rsidRDefault="00325E43" w:rsidP="00E35F1F">
      <w:pPr>
        <w:pStyle w:val="CommentText"/>
      </w:pPr>
      <w:r>
        <w:rPr>
          <w:rStyle w:val="CommentReference"/>
        </w:rPr>
        <w:annotationRef/>
      </w:r>
      <w:r>
        <w:t>repeat quotes or contiguious?</w:t>
      </w:r>
    </w:p>
  </w:comment>
  <w:comment w:id="953" w:author="Windows User" w:date="2015-10-30T08:56:00Z" w:initials="BS">
    <w:p w14:paraId="29400B5B" w14:textId="77777777" w:rsidR="00325E43" w:rsidRDefault="00325E43" w:rsidP="00E35F1F">
      <w:pPr>
        <w:pStyle w:val="CommentText"/>
      </w:pPr>
      <w:r>
        <w:rPr>
          <w:rStyle w:val="CommentReference"/>
        </w:rPr>
        <w:annotationRef/>
      </w:r>
      <w:r>
        <w:t>in strength?</w:t>
      </w:r>
    </w:p>
  </w:comment>
  <w:comment w:id="954" w:author="Windows User" w:date="2015-10-30T08:56:00Z" w:initials="BS">
    <w:p w14:paraId="19007B27" w14:textId="77777777" w:rsidR="00325E43" w:rsidRDefault="00325E43" w:rsidP="00E35F1F">
      <w:pPr>
        <w:pStyle w:val="CommentText"/>
      </w:pPr>
      <w:r>
        <w:rPr>
          <w:rStyle w:val="CommentReference"/>
        </w:rPr>
        <w:annotationRef/>
      </w:r>
      <w:r>
        <w:t>in the tune it just sounds more emphatic dropping the "both"</w:t>
      </w:r>
    </w:p>
  </w:comment>
  <w:comment w:id="956" w:author="Windows User" w:date="2015-10-30T08:56:00Z" w:initials="BS">
    <w:p w14:paraId="42813985" w14:textId="77777777" w:rsidR="00325E43" w:rsidRDefault="00325E43" w:rsidP="00E35F1F">
      <w:pPr>
        <w:pStyle w:val="CommentText"/>
      </w:pPr>
      <w:r>
        <w:rPr>
          <w:rStyle w:val="CommentReference"/>
        </w:rPr>
        <w:annotationRef/>
      </w:r>
      <w:r>
        <w:t>theotokos, not mav em ef Nooti</w:t>
      </w:r>
    </w:p>
  </w:comment>
  <w:comment w:id="957" w:author="Windows User" w:date="2015-10-30T08:56:00Z" w:initials="BS">
    <w:p w14:paraId="72887F8D" w14:textId="77777777" w:rsidR="00325E43" w:rsidRDefault="00325E43" w:rsidP="00E35F1F">
      <w:pPr>
        <w:pStyle w:val="CommentText"/>
      </w:pPr>
      <w:r>
        <w:rPr>
          <w:rStyle w:val="CommentReference"/>
        </w:rPr>
        <w:annotationRef/>
      </w:r>
      <w:r>
        <w:t>in?</w:t>
      </w:r>
    </w:p>
  </w:comment>
  <w:comment w:id="959" w:author="Windows User" w:date="2015-10-30T08:56:00Z" w:initials="BS">
    <w:p w14:paraId="79923510" w14:textId="77777777" w:rsidR="00325E43" w:rsidRDefault="00325E43" w:rsidP="00E35F1F">
      <w:pPr>
        <w:pStyle w:val="CommentText"/>
      </w:pPr>
      <w:r>
        <w:rPr>
          <w:rStyle w:val="CommentReference"/>
        </w:rPr>
        <w:annotationRef/>
      </w:r>
      <w:r>
        <w:t>it's literally "And" but that leaves too much grammatical ambiguity that tends towards nonsensical parsing.</w:t>
      </w:r>
    </w:p>
  </w:comment>
  <w:comment w:id="960" w:author="Windows User" w:date="2015-10-30T08:56:00Z" w:initials="BS">
    <w:p w14:paraId="790A95EE" w14:textId="77777777" w:rsidR="00325E43" w:rsidRDefault="00325E43" w:rsidP="00E35F1F">
      <w:pPr>
        <w:pStyle w:val="CommentText"/>
      </w:pPr>
      <w:r>
        <w:rPr>
          <w:rStyle w:val="CommentReference"/>
        </w:rPr>
        <w:annotationRef/>
      </w:r>
      <w:r>
        <w:t>tense?</w:t>
      </w:r>
    </w:p>
  </w:comment>
  <w:comment w:id="962" w:author="Windows User" w:date="2015-10-30T08:56:00Z" w:initials="BS">
    <w:p w14:paraId="2626B3B0" w14:textId="77777777" w:rsidR="00325E43" w:rsidRDefault="00325E43" w:rsidP="00E35F1F">
      <w:pPr>
        <w:pStyle w:val="CommentText"/>
      </w:pPr>
      <w:r>
        <w:rPr>
          <w:rStyle w:val="CommentReference"/>
        </w:rPr>
        <w:annotationRef/>
      </w:r>
      <w:r>
        <w:t>too far for a pronoun</w:t>
      </w:r>
    </w:p>
  </w:comment>
  <w:comment w:id="963" w:author="Windows User" w:date="2015-10-30T08:56:00Z" w:initials="BS">
    <w:p w14:paraId="35C833E4" w14:textId="77777777" w:rsidR="00325E43" w:rsidRDefault="00325E43" w:rsidP="00E35F1F">
      <w:pPr>
        <w:pStyle w:val="CommentText"/>
      </w:pPr>
      <w:r>
        <w:rPr>
          <w:rStyle w:val="CommentReference"/>
        </w:rPr>
        <w:annotationRef/>
      </w:r>
      <w:r>
        <w:t>deemed or made?</w:t>
      </w:r>
    </w:p>
  </w:comment>
  <w:comment w:id="965" w:author="Windows User" w:date="2015-10-30T08:56:00Z" w:initials="BS">
    <w:p w14:paraId="5C7B7A35" w14:textId="77777777" w:rsidR="00325E43" w:rsidRDefault="00325E43" w:rsidP="00E35F1F">
      <w:pPr>
        <w:pStyle w:val="CommentText"/>
      </w:pPr>
      <w:r>
        <w:rPr>
          <w:rStyle w:val="CommentReference"/>
        </w:rPr>
        <w:annotationRef/>
      </w:r>
      <w:r>
        <w:t>coptic is heavens of heavens, but we usually say heaven of heavens.</w:t>
      </w:r>
    </w:p>
  </w:comment>
  <w:comment w:id="967" w:author="Windows User" w:date="2015-10-30T08:56:00Z" w:initials="BS">
    <w:p w14:paraId="080C2EEE" w14:textId="77777777" w:rsidR="00325E43" w:rsidRDefault="00325E43" w:rsidP="00E35F1F">
      <w:pPr>
        <w:pStyle w:val="CommentText"/>
      </w:pPr>
      <w:r>
        <w:rPr>
          <w:rStyle w:val="CommentReference"/>
        </w:rPr>
        <w:annotationRef/>
      </w:r>
      <w:r>
        <w:t>rises or shines?</w:t>
      </w:r>
    </w:p>
  </w:comment>
  <w:comment w:id="970" w:author="Windows User" w:date="2015-10-30T08:56:00Z" w:initials="BS">
    <w:p w14:paraId="5671149C" w14:textId="77777777" w:rsidR="00325E43" w:rsidRDefault="00325E43" w:rsidP="00E35F1F">
      <w:pPr>
        <w:pStyle w:val="CommentText"/>
      </w:pPr>
      <w:r>
        <w:rPr>
          <w:rStyle w:val="CommentReference"/>
        </w:rPr>
        <w:annotationRef/>
      </w:r>
      <w:r>
        <w:t>destroyed or damaged?</w:t>
      </w:r>
    </w:p>
  </w:comment>
  <w:comment w:id="978" w:author="Windows User" w:date="2015-10-30T08:56:00Z" w:initials="BS">
    <w:p w14:paraId="4B308EB2" w14:textId="77777777" w:rsidR="00325E43" w:rsidRDefault="00325E43" w:rsidP="00E35F1F">
      <w:pPr>
        <w:pStyle w:val="CommentText"/>
      </w:pPr>
      <w:r>
        <w:rPr>
          <w:rStyle w:val="CommentReference"/>
        </w:rPr>
        <w:annotationRef/>
      </w:r>
      <w:r>
        <w:t>servant, or slave?</w:t>
      </w:r>
    </w:p>
  </w:comment>
  <w:comment w:id="979" w:author="Windows User" w:date="2015-10-30T08:56:00Z" w:initials="BS">
    <w:p w14:paraId="20DF1D54" w14:textId="77777777" w:rsidR="00325E43" w:rsidRDefault="00325E43" w:rsidP="00E35F1F">
      <w:pPr>
        <w:pStyle w:val="CommentText"/>
      </w:pPr>
      <w:r>
        <w:rPr>
          <w:rStyle w:val="CommentReference"/>
        </w:rPr>
        <w:annotationRef/>
      </w:r>
      <w:r>
        <w:t>Feels way too literal</w:t>
      </w:r>
    </w:p>
  </w:comment>
  <w:comment w:id="980" w:author="Windows User" w:date="2015-11-21T13:18:00Z" w:initials="WU">
    <w:p w14:paraId="2A74F11D" w14:textId="77777777" w:rsidR="00325E43" w:rsidRDefault="00325E43" w:rsidP="00E35F1F">
      <w:pPr>
        <w:pStyle w:val="CommentText"/>
      </w:pPr>
      <w:r>
        <w:rPr>
          <w:rStyle w:val="CommentReference"/>
        </w:rPr>
        <w:annotationRef/>
      </w:r>
      <w:r>
        <w:t>check</w:t>
      </w:r>
    </w:p>
  </w:comment>
  <w:comment w:id="988" w:author="Windows User" w:date="2015-10-30T08:56:00Z" w:initials="BS">
    <w:p w14:paraId="6352B7F4" w14:textId="77777777" w:rsidR="00325E43" w:rsidRDefault="00325E43"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0" w:author="Windows User" w:date="2015-10-30T08:56:00Z" w:initials="BS">
    <w:p w14:paraId="77680459" w14:textId="77777777" w:rsidR="00325E43" w:rsidRDefault="00325E43" w:rsidP="00E35F1F">
      <w:pPr>
        <w:pStyle w:val="CommentText"/>
      </w:pPr>
      <w:r>
        <w:rPr>
          <w:rStyle w:val="CommentReference"/>
        </w:rPr>
        <w:annotationRef/>
      </w:r>
      <w:r>
        <w:t>was incarnate or took flesh? Need a decision for this common phrase.</w:t>
      </w:r>
    </w:p>
  </w:comment>
  <w:comment w:id="996" w:author="Windows User" w:date="2015-10-30T08:56:00Z" w:initials="BS">
    <w:p w14:paraId="61EAF48D" w14:textId="77777777" w:rsidR="00325E43" w:rsidRDefault="00325E43" w:rsidP="00E35F1F">
      <w:pPr>
        <w:pStyle w:val="CommentText"/>
      </w:pPr>
      <w:r>
        <w:rPr>
          <w:rStyle w:val="CommentReference"/>
        </w:rPr>
        <w:annotationRef/>
      </w:r>
      <w:r>
        <w:t>Altar/The place where the Sacrifice is offered, is clearly not right. But Temple? Or Holy of Holies?</w:t>
      </w:r>
    </w:p>
  </w:comment>
  <w:comment w:id="999" w:author="Windows User" w:date="2015-10-30T08:56:00Z" w:initials="BS">
    <w:p w14:paraId="0DB4A25D" w14:textId="77777777" w:rsidR="00325E43" w:rsidRDefault="00325E43" w:rsidP="00E35F1F">
      <w:pPr>
        <w:pStyle w:val="CommentText"/>
      </w:pPr>
      <w:r>
        <w:rPr>
          <w:rStyle w:val="CommentReference"/>
        </w:rPr>
        <w:annotationRef/>
      </w:r>
      <w:r>
        <w:t>I think infinite captures the meaning of uncircumscript in a more approachable way.</w:t>
      </w:r>
    </w:p>
  </w:comment>
  <w:comment w:id="1000" w:author="Windows User" w:date="2015-10-30T08:56:00Z" w:initials="BS">
    <w:p w14:paraId="65C574CB" w14:textId="77777777" w:rsidR="00325E43" w:rsidRDefault="00325E43" w:rsidP="00E35F1F">
      <w:pPr>
        <w:pStyle w:val="CommentText"/>
      </w:pPr>
      <w:r>
        <w:rPr>
          <w:rStyle w:val="CommentReference"/>
        </w:rPr>
        <w:annotationRef/>
      </w:r>
      <w:r>
        <w:t>net or hook?</w:t>
      </w:r>
    </w:p>
  </w:comment>
  <w:comment w:id="1001" w:author="Windows User" w:date="2015-10-30T08:56:00Z" w:initials="BS">
    <w:p w14:paraId="631E73A0" w14:textId="77777777" w:rsidR="00325E43" w:rsidRDefault="00325E43" w:rsidP="00E35F1F">
      <w:pPr>
        <w:pStyle w:val="CommentText"/>
      </w:pPr>
      <w:r>
        <w:rPr>
          <w:rStyle w:val="CommentReference"/>
        </w:rPr>
        <w:annotationRef/>
      </w:r>
      <w:r>
        <w:t>Instructing them in the worship?</w:t>
      </w:r>
    </w:p>
  </w:comment>
  <w:comment w:id="1002" w:author="Windows User" w:date="2015-10-30T08:56:00Z" w:initials="BS">
    <w:p w14:paraId="22469FD6" w14:textId="77777777" w:rsidR="00325E43" w:rsidRDefault="00325E43" w:rsidP="00E35F1F">
      <w:pPr>
        <w:pStyle w:val="CommentText"/>
      </w:pPr>
      <w:r>
        <w:rPr>
          <w:rStyle w:val="CommentReference"/>
        </w:rPr>
        <w:annotationRef/>
      </w:r>
      <w:r>
        <w:t>what does this mean?</w:t>
      </w:r>
    </w:p>
  </w:comment>
  <w:comment w:id="1003" w:author="Windows User" w:date="2015-10-30T08:56:00Z" w:initials="BS">
    <w:p w14:paraId="0A6E9F00" w14:textId="77777777" w:rsidR="00325E43" w:rsidRDefault="00325E43" w:rsidP="00E35F1F">
      <w:pPr>
        <w:pStyle w:val="CommentText"/>
      </w:pPr>
      <w:r>
        <w:rPr>
          <w:rStyle w:val="CommentReference"/>
        </w:rPr>
        <w:annotationRef/>
      </w:r>
      <w:r>
        <w:t>Path? Or Way? i.e. Christ?</w:t>
      </w:r>
    </w:p>
  </w:comment>
  <w:comment w:id="1004" w:author="Windows User" w:date="2015-10-30T08:56:00Z" w:initials="BS">
    <w:p w14:paraId="50D676B3" w14:textId="77777777" w:rsidR="00325E43" w:rsidRDefault="00325E43" w:rsidP="00E35F1F">
      <w:pPr>
        <w:pStyle w:val="CommentText"/>
      </w:pPr>
      <w:r>
        <w:rPr>
          <w:rStyle w:val="CommentReference"/>
        </w:rPr>
        <w:annotationRef/>
      </w:r>
      <w:r>
        <w:t>forward to? Or towards?</w:t>
      </w:r>
    </w:p>
  </w:comment>
  <w:comment w:id="1005" w:author="Windows User" w:date="2015-10-30T08:56:00Z" w:initials="BS">
    <w:p w14:paraId="4E94979B" w14:textId="77777777" w:rsidR="00325E43" w:rsidRDefault="00325E43" w:rsidP="00E35F1F">
      <w:pPr>
        <w:pStyle w:val="CommentText"/>
      </w:pPr>
      <w:r>
        <w:rPr>
          <w:rStyle w:val="CommentReference"/>
        </w:rPr>
        <w:annotationRef/>
      </w:r>
      <w:r>
        <w:t>gladness</w:t>
      </w:r>
    </w:p>
  </w:comment>
  <w:comment w:id="1013" w:author="Windows User" w:date="2015-10-30T08:56:00Z" w:initials="BS">
    <w:p w14:paraId="3588E256" w14:textId="77777777" w:rsidR="00325E43" w:rsidRDefault="00325E43" w:rsidP="00E35F1F">
      <w:pPr>
        <w:pStyle w:val="CommentText"/>
      </w:pPr>
      <w:r>
        <w:rPr>
          <w:rStyle w:val="CommentReference"/>
        </w:rPr>
        <w:annotationRef/>
      </w:r>
      <w:r>
        <w:t>Inclined to switch to L.A. ordering, but probably better to be consistent with Black.</w:t>
      </w:r>
    </w:p>
  </w:comment>
  <w:comment w:id="1014" w:author="Windows User" w:date="2015-10-30T08:56:00Z" w:initials="BS">
    <w:p w14:paraId="5F5FCC97" w14:textId="77777777" w:rsidR="00325E43" w:rsidRDefault="00325E43" w:rsidP="00E35F1F">
      <w:pPr>
        <w:pStyle w:val="CommentText"/>
      </w:pPr>
      <w:r>
        <w:rPr>
          <w:rStyle w:val="CommentReference"/>
        </w:rPr>
        <w:annotationRef/>
      </w:r>
      <w:r>
        <w:t>Everyday or a day?</w:t>
      </w:r>
    </w:p>
  </w:comment>
  <w:comment w:id="1015" w:author="Windows User" w:date="2015-10-30T08:56:00Z" w:initials="BS">
    <w:p w14:paraId="7938A467" w14:textId="77777777" w:rsidR="00325E43" w:rsidRDefault="00325E43" w:rsidP="00E35F1F">
      <w:pPr>
        <w:pStyle w:val="CommentText"/>
      </w:pPr>
      <w:r>
        <w:rPr>
          <w:rStyle w:val="CommentReference"/>
        </w:rPr>
        <w:annotationRef/>
      </w:r>
      <w:r>
        <w:t>not delight. Maybe joy instead of esctasy?</w:t>
      </w:r>
    </w:p>
  </w:comment>
  <w:comment w:id="1016" w:author="Windows User" w:date="2015-10-30T08:56:00Z" w:initials="BS">
    <w:p w14:paraId="0D0804AC" w14:textId="77777777" w:rsidR="00325E43" w:rsidRDefault="00325E43" w:rsidP="00E35F1F">
      <w:pPr>
        <w:pStyle w:val="CommentText"/>
      </w:pPr>
      <w:r>
        <w:rPr>
          <w:rStyle w:val="CommentReference"/>
        </w:rPr>
        <w:annotationRef/>
      </w:r>
      <w:r>
        <w:t>glory, splendor or beauty?</w:t>
      </w:r>
    </w:p>
  </w:comment>
  <w:comment w:id="1017" w:author="Windows User" w:date="2015-10-30T08:56:00Z" w:initials="BS">
    <w:p w14:paraId="07A7FAB4" w14:textId="77777777" w:rsidR="00325E43" w:rsidRDefault="00325E43" w:rsidP="00E35F1F">
      <w:pPr>
        <w:pStyle w:val="CommentText"/>
      </w:pPr>
      <w:r>
        <w:rPr>
          <w:rStyle w:val="CommentReference"/>
        </w:rPr>
        <w:annotationRef/>
      </w:r>
      <w:r>
        <w:t>from or and?</w:t>
      </w:r>
    </w:p>
  </w:comment>
  <w:comment w:id="1018" w:author="Windows User" w:date="2015-10-30T08:56:00Z" w:initials="BS">
    <w:p w14:paraId="5249720E" w14:textId="77777777" w:rsidR="00325E43" w:rsidRDefault="00325E43" w:rsidP="00E35F1F">
      <w:pPr>
        <w:pStyle w:val="CommentText"/>
      </w:pPr>
      <w:r>
        <w:rPr>
          <w:rStyle w:val="CommentReference"/>
        </w:rPr>
        <w:annotationRef/>
      </w:r>
      <w:r>
        <w:t>What prophet? Why did abouna redact this?</w:t>
      </w:r>
    </w:p>
  </w:comment>
  <w:comment w:id="1019" w:author="Windows User" w:date="2015-10-30T08:56:00Z" w:initials="BS">
    <w:p w14:paraId="66A9526F" w14:textId="77777777" w:rsidR="00325E43" w:rsidRDefault="00325E43" w:rsidP="00E35F1F">
      <w:pPr>
        <w:pStyle w:val="CommentText"/>
      </w:pPr>
      <w:r>
        <w:rPr>
          <w:rStyle w:val="CommentReference"/>
        </w:rPr>
        <w:annotationRef/>
      </w:r>
      <w:r>
        <w:t>Doesn't this say you are beyond beginning, or something to that effect? Beyond the beginning from which even time arose?</w:t>
      </w:r>
    </w:p>
  </w:comment>
  <w:comment w:id="1020" w:author="Windows User" w:date="2015-10-30T08:56:00Z" w:initials="BS">
    <w:p w14:paraId="08CC53E1" w14:textId="77777777" w:rsidR="00325E43" w:rsidRDefault="00325E43" w:rsidP="00E35F1F">
      <w:pPr>
        <w:pStyle w:val="CommentText"/>
      </w:pPr>
      <w:r>
        <w:rPr>
          <w:rStyle w:val="CommentReference"/>
        </w:rPr>
        <w:annotationRef/>
      </w:r>
      <w:r>
        <w:t>is this right?</w:t>
      </w:r>
    </w:p>
  </w:comment>
  <w:comment w:id="1021" w:author="Windows User" w:date="2015-10-30T08:56:00Z" w:initials="BS">
    <w:p w14:paraId="21BA9344" w14:textId="77777777" w:rsidR="00325E43" w:rsidRDefault="00325E43" w:rsidP="00E35F1F">
      <w:pPr>
        <w:pStyle w:val="CommentText"/>
      </w:pPr>
      <w:r>
        <w:rPr>
          <w:rStyle w:val="CommentReference"/>
        </w:rPr>
        <w:annotationRef/>
      </w:r>
      <w:r>
        <w:t>isn't it of?</w:t>
      </w:r>
    </w:p>
  </w:comment>
  <w:comment w:id="1022" w:author="Windows User" w:date="2015-10-30T08:56:00Z" w:initials="BS">
    <w:p w14:paraId="0DB057D8" w14:textId="77777777" w:rsidR="00325E43" w:rsidRDefault="00325E43" w:rsidP="00E35F1F">
      <w:pPr>
        <w:pStyle w:val="CommentText"/>
      </w:pPr>
      <w:r>
        <w:rPr>
          <w:rStyle w:val="CommentReference"/>
        </w:rPr>
        <w:annotationRef/>
      </w:r>
      <w:r>
        <w:t>isn't it blesses?</w:t>
      </w:r>
    </w:p>
  </w:comment>
  <w:comment w:id="1023" w:author="Windows User" w:date="2015-10-30T08:56:00Z" w:initials="BS">
    <w:p w14:paraId="4126BF87" w14:textId="77777777" w:rsidR="00325E43" w:rsidRDefault="00325E43" w:rsidP="00E35F1F">
      <w:pPr>
        <w:pStyle w:val="CommentText"/>
      </w:pPr>
      <w:r>
        <w:rPr>
          <w:rStyle w:val="CommentReference"/>
        </w:rPr>
        <w:annotationRef/>
      </w:r>
      <w:r>
        <w:t>blessing or blessing?</w:t>
      </w:r>
    </w:p>
  </w:comment>
  <w:comment w:id="1024" w:author="Windows User" w:date="2015-10-30T08:56:00Z" w:initials="BS">
    <w:p w14:paraId="068E7184" w14:textId="77777777" w:rsidR="00325E43" w:rsidRDefault="00325E43" w:rsidP="00E35F1F">
      <w:pPr>
        <w:pStyle w:val="CommentText"/>
      </w:pPr>
      <w:r>
        <w:rPr>
          <w:rStyle w:val="CommentReference"/>
        </w:rPr>
        <w:annotationRef/>
      </w:r>
      <w:r>
        <w:t>the other translations seem not to like abouna's contractions...</w:t>
      </w:r>
    </w:p>
  </w:comment>
  <w:comment w:id="1025" w:author="Windows User" w:date="2015-10-30T08:56:00Z" w:initials="BS">
    <w:p w14:paraId="21A595C5" w14:textId="77777777" w:rsidR="00325E43" w:rsidRDefault="00325E43" w:rsidP="00E35F1F">
      <w:pPr>
        <w:pStyle w:val="CommentText"/>
      </w:pPr>
      <w:r>
        <w:rPr>
          <w:rStyle w:val="CommentReference"/>
        </w:rPr>
        <w:annotationRef/>
      </w:r>
      <w:r>
        <w:t>perfect or true?</w:t>
      </w:r>
    </w:p>
  </w:comment>
  <w:comment w:id="1028" w:author="Windows User" w:date="2015-11-21T13:21:00Z" w:initials="WU">
    <w:p w14:paraId="686F5E9C" w14:textId="77777777" w:rsidR="00325E43" w:rsidRDefault="00325E43" w:rsidP="00E35F1F">
      <w:pPr>
        <w:pStyle w:val="CommentText"/>
      </w:pPr>
      <w:r>
        <w:rPr>
          <w:rStyle w:val="CommentReference"/>
        </w:rPr>
        <w:annotationRef/>
      </w:r>
    </w:p>
  </w:comment>
  <w:comment w:id="1035" w:author="Windows User" w:date="2015-10-30T08:56:00Z" w:initials="BS">
    <w:p w14:paraId="138D81C8" w14:textId="77777777" w:rsidR="00325E43" w:rsidRDefault="00325E43" w:rsidP="00E35F1F">
      <w:pPr>
        <w:pStyle w:val="CommentText"/>
      </w:pPr>
      <w:r>
        <w:rPr>
          <w:rStyle w:val="CommentReference"/>
        </w:rPr>
        <w:annotationRef/>
      </w:r>
      <w:r>
        <w:t>which word is right?</w:t>
      </w:r>
    </w:p>
  </w:comment>
  <w:comment w:id="1036" w:author="Windows User" w:date="2015-10-30T08:56:00Z" w:initials="BS">
    <w:p w14:paraId="36B899D8" w14:textId="77777777" w:rsidR="00325E43" w:rsidRDefault="00325E43" w:rsidP="00E35F1F">
      <w:pPr>
        <w:pStyle w:val="CommentText"/>
      </w:pPr>
      <w:r>
        <w:rPr>
          <w:rStyle w:val="CommentReference"/>
        </w:rPr>
        <w:annotationRef/>
      </w:r>
      <w:r>
        <w:t>wise?</w:t>
      </w:r>
    </w:p>
  </w:comment>
  <w:comment w:id="1038" w:author="Windows User" w:date="2015-10-30T08:56:00Z" w:initials="BS">
    <w:p w14:paraId="62F2B22F" w14:textId="77777777" w:rsidR="00325E43" w:rsidRDefault="00325E43" w:rsidP="00E35F1F">
      <w:pPr>
        <w:pStyle w:val="CommentText"/>
      </w:pPr>
      <w:r>
        <w:rPr>
          <w:rStyle w:val="CommentReference"/>
        </w:rPr>
        <w:annotationRef/>
      </w:r>
      <w:r>
        <w:t>bride, or bridal chamber?</w:t>
      </w:r>
    </w:p>
  </w:comment>
  <w:comment w:id="1039" w:author="Windows User" w:date="2015-10-30T08:56:00Z" w:initials="BS">
    <w:p w14:paraId="13AA9031" w14:textId="77777777" w:rsidR="00325E43" w:rsidRDefault="00325E43" w:rsidP="00E35F1F">
      <w:pPr>
        <w:pStyle w:val="CommentText"/>
      </w:pPr>
      <w:r>
        <w:rPr>
          <w:rStyle w:val="CommentReference"/>
        </w:rPr>
        <w:annotationRef/>
      </w:r>
      <w:r>
        <w:t>truth, logos, or true logos?</w:t>
      </w:r>
    </w:p>
  </w:comment>
  <w:comment w:id="1040" w:author="Windows User" w:date="2015-10-30T08:56:00Z" w:initials="BS">
    <w:p w14:paraId="116A567C" w14:textId="77777777" w:rsidR="00325E43" w:rsidRDefault="00325E43" w:rsidP="00E35F1F">
      <w:pPr>
        <w:pStyle w:val="CommentText"/>
      </w:pPr>
      <w:r>
        <w:rPr>
          <w:rStyle w:val="CommentReference"/>
        </w:rPr>
        <w:annotationRef/>
      </w:r>
      <w:r>
        <w:t>redeemed or saved?</w:t>
      </w:r>
    </w:p>
  </w:comment>
  <w:comment w:id="1042" w:author="Windows User" w:date="2015-10-30T08:56:00Z" w:initials="BS">
    <w:p w14:paraId="37848CBE" w14:textId="77777777" w:rsidR="00325E43" w:rsidRDefault="00325E43" w:rsidP="00E35F1F">
      <w:pPr>
        <w:pStyle w:val="CommentText"/>
      </w:pPr>
      <w:r>
        <w:rPr>
          <w:rStyle w:val="CommentReference"/>
        </w:rPr>
        <w:annotationRef/>
      </w:r>
      <w:r>
        <w:t>for us or unto us?</w:t>
      </w:r>
    </w:p>
  </w:comment>
  <w:comment w:id="1045" w:author="Windows User" w:date="2015-10-30T08:56:00Z" w:initials="BS">
    <w:p w14:paraId="7318299D" w14:textId="77777777" w:rsidR="00325E43" w:rsidRDefault="00325E43" w:rsidP="00E35F1F">
      <w:pPr>
        <w:pStyle w:val="CommentText"/>
      </w:pPr>
      <w:r>
        <w:rPr>
          <w:rStyle w:val="CommentReference"/>
        </w:rPr>
        <w:annotationRef/>
      </w:r>
      <w:r>
        <w:t>what does eshleelooi mean?</w:t>
      </w:r>
    </w:p>
  </w:comment>
  <w:comment w:id="1046" w:author="Windows User" w:date="2015-10-30T08:56:00Z" w:initials="BS">
    <w:p w14:paraId="01016F04" w14:textId="77777777" w:rsidR="00325E43" w:rsidRDefault="00325E43" w:rsidP="00E35F1F">
      <w:pPr>
        <w:pStyle w:val="CommentText"/>
      </w:pPr>
      <w:r>
        <w:rPr>
          <w:rStyle w:val="CommentReference"/>
        </w:rPr>
        <w:annotationRef/>
      </w:r>
      <w:r>
        <w:t>save or redeem?</w:t>
      </w:r>
    </w:p>
  </w:comment>
  <w:comment w:id="1048" w:author="Windows User" w:date="2015-10-30T08:56:00Z" w:initials="BS">
    <w:p w14:paraId="2F0C8D0C" w14:textId="77777777" w:rsidR="00325E43" w:rsidRDefault="00325E43" w:rsidP="00E35F1F">
      <w:pPr>
        <w:pStyle w:val="CommentText"/>
      </w:pPr>
      <w:r>
        <w:rPr>
          <w:rStyle w:val="CommentReference"/>
        </w:rPr>
        <w:annotationRef/>
      </w:r>
      <w:r>
        <w:t>paradoxically or miraculously?</w:t>
      </w:r>
    </w:p>
  </w:comment>
  <w:comment w:id="1049" w:author="Windows User" w:date="2015-10-30T08:56:00Z" w:initials="BS">
    <w:p w14:paraId="0F8BDFBA" w14:textId="77777777" w:rsidR="00325E43" w:rsidRDefault="00325E43" w:rsidP="00E35F1F">
      <w:pPr>
        <w:pStyle w:val="CommentText"/>
      </w:pPr>
      <w:r>
        <w:rPr>
          <w:rStyle w:val="CommentReference"/>
        </w:rPr>
        <w:annotationRef/>
      </w:r>
      <w:r>
        <w:t>I get that this is perfectly valid English without 'is'. But too hard to follow fast.</w:t>
      </w:r>
    </w:p>
  </w:comment>
  <w:comment w:id="1051" w:author="Windows User" w:date="2015-10-30T08:56:00Z" w:initials="BS">
    <w:p w14:paraId="0412A3CD" w14:textId="77777777" w:rsidR="00325E43" w:rsidRDefault="00325E43" w:rsidP="00E35F1F">
      <w:pPr>
        <w:pStyle w:val="CommentText"/>
      </w:pPr>
      <w:r>
        <w:rPr>
          <w:rStyle w:val="CommentReference"/>
        </w:rPr>
        <w:annotationRef/>
      </w:r>
      <w:r>
        <w:t>this seems to be parallel to gold on all sides rather than gold roundabout it.</w:t>
      </w:r>
    </w:p>
  </w:comment>
  <w:comment w:id="1052" w:author="Windows User" w:date="2015-10-30T08:56:00Z" w:initials="BS">
    <w:p w14:paraId="5A22944C" w14:textId="77777777" w:rsidR="00325E43" w:rsidRDefault="00325E43" w:rsidP="00E35F1F">
      <w:pPr>
        <w:pStyle w:val="CommentText"/>
      </w:pPr>
      <w:r>
        <w:rPr>
          <w:rStyle w:val="CommentReference"/>
        </w:rPr>
        <w:annotationRef/>
      </w:r>
      <w:r>
        <w:t>Saviour or redeemer?</w:t>
      </w:r>
    </w:p>
  </w:comment>
  <w:comment w:id="1054" w:author="Windows User" w:date="2015-10-30T08:56:00Z" w:initials="BS">
    <w:p w14:paraId="7BA01F3B" w14:textId="77777777" w:rsidR="00325E43" w:rsidRDefault="00325E43" w:rsidP="00E35F1F">
      <w:pPr>
        <w:pStyle w:val="CommentText"/>
      </w:pPr>
      <w:r>
        <w:rPr>
          <w:rStyle w:val="CommentReference"/>
        </w:rPr>
        <w:annotationRef/>
      </w:r>
      <w:r>
        <w:t>isn't this compassion? not nishti nai...</w:t>
      </w:r>
    </w:p>
  </w:comment>
  <w:comment w:id="1057" w:author="Windows User" w:date="2015-10-30T08:56:00Z" w:initials="BS">
    <w:p w14:paraId="48DB0714" w14:textId="77777777" w:rsidR="00325E43" w:rsidRDefault="00325E43"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58" w:author="Windows User" w:date="2015-10-30T08:56:00Z" w:initials="BS">
    <w:p w14:paraId="15AB72CB" w14:textId="77777777" w:rsidR="00325E43" w:rsidRDefault="00325E43" w:rsidP="00E35F1F">
      <w:pPr>
        <w:pStyle w:val="CommentText"/>
      </w:pPr>
      <w:r>
        <w:rPr>
          <w:rStyle w:val="CommentReference"/>
        </w:rPr>
        <w:annotationRef/>
      </w:r>
      <w:r>
        <w:t>should be lampstand, not candle stick, here and throughout.</w:t>
      </w:r>
    </w:p>
  </w:comment>
  <w:comment w:id="1059" w:author="Windows User" w:date="2015-10-30T08:56:00Z" w:initials="BS">
    <w:p w14:paraId="6D5F9821" w14:textId="77777777" w:rsidR="00325E43" w:rsidRDefault="00325E43" w:rsidP="00E35F1F">
      <w:pPr>
        <w:pStyle w:val="CommentText"/>
      </w:pPr>
      <w:r>
        <w:rPr>
          <w:rStyle w:val="CommentReference"/>
        </w:rPr>
        <w:annotationRef/>
      </w:r>
      <w:r>
        <w:t>Ok, not saluted... Greeted, or I would prefer hailed...</w:t>
      </w:r>
    </w:p>
  </w:comment>
  <w:comment w:id="1060" w:author="Windows User" w:date="2015-10-30T08:56:00Z" w:initials="BS">
    <w:p w14:paraId="075C27A6" w14:textId="77777777" w:rsidR="00325E43" w:rsidRDefault="00325E43" w:rsidP="00E35F1F">
      <w:pPr>
        <w:pStyle w:val="CommentText"/>
      </w:pPr>
      <w:r>
        <w:rPr>
          <w:rStyle w:val="CommentReference"/>
        </w:rPr>
        <w:annotationRef/>
      </w:r>
      <w:r>
        <w:t>The Father was overjoyed, in your conception????</w:t>
      </w:r>
    </w:p>
  </w:comment>
  <w:comment w:id="1061" w:author="Windows User" w:date="2015-10-30T08:56:00Z" w:initials="BS">
    <w:p w14:paraId="7569AFF1" w14:textId="77777777" w:rsidR="00325E43" w:rsidRDefault="00325E43" w:rsidP="00E35F1F">
      <w:pPr>
        <w:pStyle w:val="CommentText"/>
      </w:pPr>
      <w:r>
        <w:rPr>
          <w:rStyle w:val="CommentReference"/>
        </w:rPr>
        <w:annotationRef/>
      </w:r>
      <w:r>
        <w:t>appearing doesn't sound right for parousia... coming or advent?</w:t>
      </w:r>
    </w:p>
  </w:comment>
  <w:comment w:id="1062" w:author="Windows User" w:date="2015-11-21T13:22:00Z" w:initials="WU">
    <w:p w14:paraId="728FA9EF" w14:textId="77777777" w:rsidR="00325E43" w:rsidRDefault="00325E43" w:rsidP="00E35F1F">
      <w:pPr>
        <w:pStyle w:val="CommentText"/>
      </w:pPr>
      <w:r>
        <w:rPr>
          <w:rStyle w:val="CommentReference"/>
        </w:rPr>
        <w:annotationRef/>
      </w:r>
      <w:r w:rsidRPr="00582AD7">
        <w:t>(ⲡⲉⲥⲱⲙⲁ??)</w:t>
      </w:r>
    </w:p>
  </w:comment>
  <w:comment w:id="1063" w:author="Windows User" w:date="2015-10-30T08:56:00Z" w:initials="BS">
    <w:p w14:paraId="0C77198F" w14:textId="77777777" w:rsidR="00325E43" w:rsidRDefault="00325E43" w:rsidP="00E35F1F">
      <w:pPr>
        <w:pStyle w:val="CommentText"/>
      </w:pPr>
      <w:r>
        <w:rPr>
          <w:rStyle w:val="CommentReference"/>
        </w:rPr>
        <w:annotationRef/>
      </w:r>
      <w:r>
        <w:t>kinda funny in English to switch pronoun from Lord to Virgin in one scentence.</w:t>
      </w:r>
    </w:p>
  </w:comment>
  <w:comment w:id="1066" w:author="Windows User" w:date="2015-10-30T08:56:00Z" w:initials="BS">
    <w:p w14:paraId="501C2D6F" w14:textId="77777777" w:rsidR="00325E43" w:rsidRDefault="00325E43" w:rsidP="00E35F1F">
      <w:pPr>
        <w:pStyle w:val="CommentText"/>
      </w:pPr>
      <w:r>
        <w:rPr>
          <w:rStyle w:val="CommentReference"/>
        </w:rPr>
        <w:annotationRef/>
      </w:r>
      <w:r>
        <w:t>I really didn't like preached... Is this to literal though? Maybe L.A. is better.</w:t>
      </w:r>
    </w:p>
  </w:comment>
  <w:comment w:id="1067" w:author="Windows User" w:date="2015-10-30T08:56:00Z" w:initials="BS">
    <w:p w14:paraId="6407D4C9" w14:textId="77777777" w:rsidR="00325E43" w:rsidRDefault="00325E43" w:rsidP="00E35F1F">
      <w:pPr>
        <w:pStyle w:val="CommentText"/>
      </w:pPr>
      <w:r>
        <w:rPr>
          <w:rStyle w:val="CommentReference"/>
        </w:rPr>
        <w:annotationRef/>
      </w:r>
      <w:r>
        <w:t>these thereofs are so awkward... but I can't think of a better phrasing right now.</w:t>
      </w:r>
    </w:p>
  </w:comment>
  <w:comment w:id="1068" w:author="Windows User" w:date="2015-11-21T13:23:00Z" w:initials="WU">
    <w:p w14:paraId="1B7B1E94" w14:textId="77777777" w:rsidR="00325E43" w:rsidRDefault="00325E43" w:rsidP="00E35F1F">
      <w:pPr>
        <w:pStyle w:val="CommentText"/>
      </w:pPr>
      <w:r>
        <w:rPr>
          <w:rStyle w:val="CommentReference"/>
        </w:rPr>
        <w:annotationRef/>
      </w:r>
      <w:r>
        <w:t>review</w:t>
      </w:r>
    </w:p>
  </w:comment>
  <w:comment w:id="1077" w:author="Windows User" w:date="2015-10-30T08:56:00Z" w:initials="BS">
    <w:p w14:paraId="5D50DB65" w14:textId="77777777" w:rsidR="00325E43" w:rsidRDefault="00325E43" w:rsidP="00E35F1F">
      <w:pPr>
        <w:pStyle w:val="CommentText"/>
      </w:pPr>
      <w:r>
        <w:rPr>
          <w:rStyle w:val="CommentReference"/>
        </w:rPr>
        <w:annotationRef/>
      </w:r>
      <w:r>
        <w:t>this seems kind of loose... is it ok?</w:t>
      </w:r>
    </w:p>
  </w:comment>
  <w:comment w:id="1078" w:author="Windows User" w:date="2015-10-30T08:56:00Z" w:initials="BS">
    <w:p w14:paraId="01FDA469" w14:textId="77777777" w:rsidR="00325E43" w:rsidRDefault="00325E43" w:rsidP="00E35F1F">
      <w:pPr>
        <w:pStyle w:val="CommentText"/>
      </w:pPr>
      <w:r>
        <w:rPr>
          <w:rStyle w:val="CommentReference"/>
        </w:rPr>
        <w:annotationRef/>
      </w:r>
      <w:r>
        <w:t>works or deeds?</w:t>
      </w:r>
    </w:p>
  </w:comment>
  <w:comment w:id="1079" w:author="Windows User" w:date="2015-11-21T13:24:00Z" w:initials="WU">
    <w:p w14:paraId="7A990723" w14:textId="77777777" w:rsidR="00325E43" w:rsidRDefault="00325E43" w:rsidP="00E35F1F">
      <w:pPr>
        <w:pStyle w:val="CommentText"/>
      </w:pPr>
      <w:r>
        <w:rPr>
          <w:rStyle w:val="CommentReference"/>
        </w:rPr>
        <w:annotationRef/>
      </w:r>
      <w:r>
        <w:t>review</w:t>
      </w:r>
    </w:p>
  </w:comment>
  <w:comment w:id="1080" w:author="Windows User" w:date="2015-10-30T08:56:00Z" w:initials="BS">
    <w:p w14:paraId="5BB3D65B" w14:textId="77777777" w:rsidR="00325E43" w:rsidRDefault="00325E43" w:rsidP="00E35F1F">
      <w:pPr>
        <w:pStyle w:val="CommentText"/>
      </w:pPr>
      <w:r>
        <w:rPr>
          <w:rStyle w:val="CommentReference"/>
        </w:rPr>
        <w:annotationRef/>
      </w:r>
      <w:r>
        <w:t>does Coptic have 'high'?</w:t>
      </w:r>
    </w:p>
  </w:comment>
  <w:comment w:id="1081" w:author="Windows User" w:date="2015-11-21T13:24:00Z" w:initials="WU">
    <w:p w14:paraId="1D334F95" w14:textId="77777777" w:rsidR="00325E43" w:rsidRDefault="00325E43" w:rsidP="00E35F1F">
      <w:pPr>
        <w:pStyle w:val="CommentText"/>
      </w:pPr>
      <w:r>
        <w:rPr>
          <w:rStyle w:val="CommentReference"/>
        </w:rPr>
        <w:annotationRef/>
      </w:r>
      <w:r>
        <w:t>review, add variant</w:t>
      </w:r>
    </w:p>
  </w:comment>
  <w:comment w:id="1082" w:author="Windows User" w:date="2015-10-30T08:56:00Z" w:initials="BS">
    <w:p w14:paraId="5480B788" w14:textId="77777777" w:rsidR="00325E43" w:rsidRDefault="00325E43" w:rsidP="00E35F1F">
      <w:pPr>
        <w:pStyle w:val="CommentText"/>
      </w:pPr>
      <w:r>
        <w:rPr>
          <w:rStyle w:val="CommentReference"/>
        </w:rPr>
        <w:annotationRef/>
      </w:r>
      <w:r>
        <w:t>bless or praise? inconsistent rendering of esmo</w:t>
      </w:r>
    </w:p>
  </w:comment>
  <w:comment w:id="1086" w:author="Windows User" w:date="2015-10-30T08:56:00Z" w:initials="WU">
    <w:p w14:paraId="326EFA42" w14:textId="77777777" w:rsidR="00325E43" w:rsidRDefault="00325E43" w:rsidP="006869EE">
      <w:pPr>
        <w:pStyle w:val="CommentText"/>
      </w:pPr>
      <w:r>
        <w:rPr>
          <w:rStyle w:val="CommentReference"/>
        </w:rPr>
        <w:annotationRef/>
      </w:r>
      <w:r>
        <w:t>Add notes where to insert Doxology of Prime… And Vespers Prase?</w:t>
      </w:r>
    </w:p>
  </w:comment>
  <w:comment w:id="1090" w:author="Windows User" w:date="2015-10-30T08:56:00Z" w:initials="WU">
    <w:p w14:paraId="66837344" w14:textId="77777777" w:rsidR="00325E43" w:rsidRDefault="00325E43" w:rsidP="006869EE">
      <w:pPr>
        <w:pStyle w:val="CommentText"/>
      </w:pPr>
      <w:r>
        <w:rPr>
          <w:rStyle w:val="CommentReference"/>
        </w:rPr>
        <w:annotationRef/>
      </w:r>
      <w:r>
        <w:t>May He or that He may</w:t>
      </w:r>
    </w:p>
  </w:comment>
  <w:comment w:id="1092" w:author="Windows User" w:date="2015-10-30T08:56:00Z" w:initials="BS">
    <w:p w14:paraId="5BE9E7DF" w14:textId="77777777" w:rsidR="00325E43" w:rsidRDefault="00325E43" w:rsidP="006869EE">
      <w:pPr>
        <w:pStyle w:val="CommentText"/>
      </w:pPr>
      <w:r>
        <w:rPr>
          <w:rStyle w:val="CommentReference"/>
        </w:rPr>
        <w:annotationRef/>
      </w:r>
      <w:r>
        <w:t>protopresbyters?</w:t>
      </w:r>
    </w:p>
  </w:comment>
  <w:comment w:id="1093" w:author="Windows User" w:date="2015-10-30T08:56:00Z" w:initials="BS">
    <w:p w14:paraId="37712CA1" w14:textId="77777777" w:rsidR="00325E43" w:rsidRDefault="00325E43" w:rsidP="006869EE">
      <w:pPr>
        <w:pStyle w:val="CommentText"/>
      </w:pPr>
      <w:r>
        <w:rPr>
          <w:rStyle w:val="CommentReference"/>
        </w:rPr>
        <w:annotationRef/>
      </w:r>
      <w:r>
        <w:t>those who?</w:t>
      </w:r>
    </w:p>
  </w:comment>
  <w:comment w:id="1094" w:author="Windows User" w:date="2015-10-30T08:56:00Z" w:initials="BS">
    <w:p w14:paraId="0BC9F56F" w14:textId="77777777" w:rsidR="00325E43" w:rsidRDefault="00325E43" w:rsidP="006869EE">
      <w:pPr>
        <w:pStyle w:val="CommentText"/>
      </w:pPr>
      <w:r>
        <w:rPr>
          <w:rStyle w:val="CommentReference"/>
        </w:rPr>
        <w:annotationRef/>
      </w:r>
      <w:r>
        <w:t>Yourself?</w:t>
      </w:r>
    </w:p>
  </w:comment>
  <w:comment w:id="1098" w:author="Windows User" w:date="2015-11-27T20:09:00Z" w:initials="WU">
    <w:p w14:paraId="5DD947BD" w14:textId="77777777" w:rsidR="00325E43" w:rsidRDefault="00325E43" w:rsidP="006869EE">
      <w:pPr>
        <w:pStyle w:val="CommentText"/>
      </w:pPr>
      <w:r>
        <w:rPr>
          <w:rStyle w:val="CommentReference"/>
        </w:rPr>
        <w:annotationRef/>
      </w:r>
      <w:r>
        <w:t>Confess to the Lord or confess the Lord?</w:t>
      </w:r>
    </w:p>
  </w:comment>
  <w:comment w:id="1107" w:author="Windows User" w:date="2015-10-30T08:56:00Z" w:initials="WU">
    <w:p w14:paraId="73A20223" w14:textId="77777777" w:rsidR="00325E43" w:rsidRDefault="00325E43" w:rsidP="006869EE">
      <w:pPr>
        <w:pStyle w:val="CommentText"/>
      </w:pPr>
      <w:r>
        <w:rPr>
          <w:rStyle w:val="CommentReference"/>
        </w:rPr>
        <w:annotationRef/>
      </w:r>
      <w:r>
        <w:t>Funny just to have declared here with nothing else.</w:t>
      </w:r>
    </w:p>
  </w:comment>
  <w:comment w:id="1108" w:author="Windows User" w:date="2015-10-30T08:56:00Z" w:initials="WU">
    <w:p w14:paraId="2938E8CF" w14:textId="77777777" w:rsidR="00325E43" w:rsidRDefault="00325E43" w:rsidP="006869EE">
      <w:pPr>
        <w:pStyle w:val="CommentText"/>
      </w:pPr>
      <w:r>
        <w:rPr>
          <w:rStyle w:val="CommentReference"/>
        </w:rPr>
        <w:annotationRef/>
      </w:r>
      <w:r>
        <w:t>Good News or Glad Tidings?</w:t>
      </w:r>
    </w:p>
  </w:comment>
  <w:comment w:id="1109" w:author="Windows User" w:date="2015-10-30T08:56:00Z" w:initials="WU">
    <w:p w14:paraId="07481CDA" w14:textId="77777777" w:rsidR="00325E43" w:rsidRDefault="00325E43" w:rsidP="006869EE">
      <w:pPr>
        <w:pStyle w:val="CommentText"/>
      </w:pPr>
      <w:r>
        <w:rPr>
          <w:rStyle w:val="CommentReference"/>
        </w:rPr>
        <w:annotationRef/>
      </w:r>
      <w:r>
        <w:t>Which is it? Advocate or watch over us?</w:t>
      </w:r>
    </w:p>
  </w:comment>
  <w:comment w:id="1110" w:author="Windows User" w:date="2015-10-30T08:56:00Z" w:initials="WU">
    <w:p w14:paraId="74878DE4" w14:textId="77777777" w:rsidR="00325E43" w:rsidRDefault="00325E43" w:rsidP="006869EE">
      <w:pPr>
        <w:pStyle w:val="CommentText"/>
      </w:pPr>
      <w:r>
        <w:rPr>
          <w:rStyle w:val="CommentReference"/>
        </w:rPr>
        <w:annotationRef/>
      </w:r>
      <w:r>
        <w:t>Coptic doesn’t seem to have “Mary”</w:t>
      </w:r>
    </w:p>
  </w:comment>
  <w:comment w:id="1113" w:author="Windows User" w:date="2015-10-30T08:56:00Z" w:initials="WU">
    <w:p w14:paraId="0F5B5499" w14:textId="77777777" w:rsidR="00325E43" w:rsidRDefault="00325E43" w:rsidP="006869EE">
      <w:pPr>
        <w:pStyle w:val="CommentText"/>
      </w:pPr>
      <w:r>
        <w:rPr>
          <w:rStyle w:val="CommentReference"/>
        </w:rPr>
        <w:annotationRef/>
      </w:r>
      <w:r>
        <w:t>Add footnote of what this is</w:t>
      </w:r>
    </w:p>
  </w:comment>
  <w:comment w:id="1126" w:author="Windows User" w:date="2015-10-30T08:56:00Z" w:initials="WU">
    <w:p w14:paraId="6841EDAF" w14:textId="77777777" w:rsidR="00325E43" w:rsidRDefault="00325E43">
      <w:pPr>
        <w:pStyle w:val="CommentText"/>
      </w:pPr>
      <w:r>
        <w:rPr>
          <w:rStyle w:val="CommentReference"/>
        </w:rPr>
        <w:annotationRef/>
      </w:r>
      <w:r>
        <w:t>Isn’t this one more faithful?</w:t>
      </w:r>
    </w:p>
  </w:comment>
  <w:comment w:id="1127" w:author="Windows User" w:date="2015-10-30T08:56:00Z" w:initials="WU">
    <w:p w14:paraId="44483F5F" w14:textId="77777777" w:rsidR="00325E43" w:rsidRDefault="00325E43">
      <w:pPr>
        <w:pStyle w:val="CommentText"/>
      </w:pPr>
      <w:r>
        <w:rPr>
          <w:rStyle w:val="CommentReference"/>
        </w:rPr>
        <w:annotationRef/>
      </w:r>
      <w:r>
        <w:t>Which one(s) are/is right?</w:t>
      </w:r>
    </w:p>
  </w:comment>
  <w:comment w:id="1128" w:author="Windows User" w:date="2015-10-30T08:56:00Z" w:initials="WU">
    <w:p w14:paraId="22B3EF76" w14:textId="77777777" w:rsidR="00325E43" w:rsidRDefault="00325E43">
      <w:pPr>
        <w:pStyle w:val="CommentText"/>
      </w:pPr>
      <w:r>
        <w:rPr>
          <w:rStyle w:val="CommentReference"/>
        </w:rPr>
        <w:annotationRef/>
      </w:r>
      <w:r>
        <w:t>Coptic doesn’t seem to have “O Lord”</w:t>
      </w:r>
    </w:p>
  </w:comment>
  <w:comment w:id="1132" w:author="Windows User" w:date="2015-10-30T08:56:00Z" w:initials="WU">
    <w:p w14:paraId="6BF65470" w14:textId="77777777" w:rsidR="00325E43" w:rsidRDefault="00325E43">
      <w:pPr>
        <w:pStyle w:val="CommentText"/>
      </w:pPr>
      <w:r>
        <w:rPr>
          <w:rStyle w:val="CommentReference"/>
        </w:rPr>
        <w:annotationRef/>
      </w:r>
      <w:r>
        <w:t>Called or named?</w:t>
      </w:r>
    </w:p>
  </w:comment>
  <w:comment w:id="1133" w:author="Windows User" w:date="2015-10-30T08:56:00Z" w:initials="WU">
    <w:p w14:paraId="64122CF8" w14:textId="77777777" w:rsidR="00325E43" w:rsidRDefault="00325E43">
      <w:pPr>
        <w:pStyle w:val="CommentText"/>
      </w:pPr>
      <w:r>
        <w:rPr>
          <w:rStyle w:val="CommentReference"/>
        </w:rPr>
        <w:annotationRef/>
      </w:r>
      <w:r>
        <w:t>John loved the Lord, or the Lord loved John?</w:t>
      </w:r>
    </w:p>
  </w:comment>
  <w:comment w:id="1135" w:author="Windows User" w:date="2015-10-30T08:56:00Z" w:initials="WU">
    <w:p w14:paraId="28540FAB" w14:textId="77777777" w:rsidR="00325E43" w:rsidRDefault="00325E43">
      <w:pPr>
        <w:pStyle w:val="CommentText"/>
      </w:pPr>
      <w:r>
        <w:rPr>
          <w:rStyle w:val="CommentReference"/>
        </w:rPr>
        <w:annotationRef/>
      </w:r>
      <w:r>
        <w:t>Not the Lord?</w:t>
      </w:r>
    </w:p>
  </w:comment>
  <w:comment w:id="1136" w:author="Windows User" w:date="2015-10-30T08:56:00Z" w:initials="WU">
    <w:p w14:paraId="3BE9EA57" w14:textId="77777777" w:rsidR="00325E43" w:rsidRDefault="00325E43">
      <w:pPr>
        <w:pStyle w:val="CommentText"/>
      </w:pPr>
      <w:r>
        <w:rPr>
          <w:rStyle w:val="CommentReference"/>
        </w:rPr>
        <w:annotationRef/>
      </w:r>
      <w:r>
        <w:t>The rest missing?</w:t>
      </w:r>
    </w:p>
  </w:comment>
  <w:comment w:id="1137" w:author="Windows User" w:date="2015-10-30T08:56:00Z" w:initials="WU">
    <w:p w14:paraId="17CFCF91" w14:textId="77777777" w:rsidR="00325E43" w:rsidRDefault="00325E43">
      <w:pPr>
        <w:pStyle w:val="CommentText"/>
      </w:pPr>
      <w:r>
        <w:rPr>
          <w:rStyle w:val="CommentReference"/>
        </w:rPr>
        <w:annotationRef/>
      </w:r>
      <w:r>
        <w:t>Completely different…</w:t>
      </w:r>
    </w:p>
  </w:comment>
  <w:comment w:id="1138" w:author="Windows User" w:date="2015-10-30T08:56:00Z" w:initials="WU">
    <w:p w14:paraId="1A5ABDDA" w14:textId="77777777" w:rsidR="00325E43" w:rsidRDefault="00325E43">
      <w:pPr>
        <w:pStyle w:val="CommentText"/>
      </w:pPr>
      <w:r>
        <w:rPr>
          <w:rStyle w:val="CommentReference"/>
        </w:rPr>
        <w:annotationRef/>
      </w:r>
      <w:r>
        <w:t>Sound or voices?</w:t>
      </w:r>
    </w:p>
  </w:comment>
  <w:comment w:id="1140" w:author="Windows User" w:date="2015-10-30T08:56:00Z" w:initials="WU">
    <w:p w14:paraId="2632154F" w14:textId="77777777" w:rsidR="00325E43" w:rsidRDefault="00325E43">
      <w:pPr>
        <w:pStyle w:val="CommentText"/>
      </w:pPr>
      <w:r>
        <w:rPr>
          <w:rStyle w:val="CommentReference"/>
        </w:rPr>
        <w:annotationRef/>
      </w:r>
      <w:r>
        <w:t>AAP has divinely inspired.</w:t>
      </w:r>
    </w:p>
  </w:comment>
  <w:comment w:id="1142" w:author="Windows User" w:date="2015-10-30T08:56:00Z" w:initials="WU">
    <w:p w14:paraId="6A684B9E" w14:textId="77777777" w:rsidR="00325E43" w:rsidRDefault="00325E43">
      <w:pPr>
        <w:pStyle w:val="CommentText"/>
      </w:pPr>
      <w:r>
        <w:rPr>
          <w:rStyle w:val="CommentReference"/>
        </w:rPr>
        <w:annotationRef/>
      </w:r>
      <w:r>
        <w:t>This one needs looking at.</w:t>
      </w:r>
    </w:p>
  </w:comment>
  <w:comment w:id="1143" w:author="Windows User" w:date="2015-10-30T08:56:00Z" w:initials="WU">
    <w:p w14:paraId="3E29D706" w14:textId="77777777" w:rsidR="00325E43" w:rsidRDefault="00325E43">
      <w:pPr>
        <w:pStyle w:val="CommentText"/>
      </w:pPr>
      <w:r>
        <w:rPr>
          <w:rStyle w:val="CommentReference"/>
        </w:rPr>
        <w:annotationRef/>
      </w:r>
      <w:r>
        <w:t>Partners?</w:t>
      </w:r>
    </w:p>
  </w:comment>
  <w:comment w:id="1148" w:author="Windows User" w:date="2015-10-30T08:56:00Z" w:initials="WU">
    <w:p w14:paraId="662AC6DC" w14:textId="77777777" w:rsidR="00325E43" w:rsidRDefault="00325E43">
      <w:pPr>
        <w:pStyle w:val="CommentText"/>
      </w:pPr>
      <w:r>
        <w:rPr>
          <w:rStyle w:val="CommentReference"/>
        </w:rPr>
        <w:annotationRef/>
      </w:r>
      <w:r>
        <w:t>What land?</w:t>
      </w:r>
    </w:p>
  </w:comment>
  <w:comment w:id="1150" w:author="Windows User" w:date="2015-10-30T08:56:00Z" w:initials="WU">
    <w:p w14:paraId="121BE348" w14:textId="77777777" w:rsidR="00325E43" w:rsidRDefault="00325E43">
      <w:pPr>
        <w:pStyle w:val="CommentText"/>
      </w:pPr>
      <w:r>
        <w:rPr>
          <w:rStyle w:val="CommentReference"/>
        </w:rPr>
        <w:annotationRef/>
      </w:r>
      <w:r>
        <w:t>Or englighten?</w:t>
      </w:r>
    </w:p>
  </w:comment>
  <w:comment w:id="1164" w:author="Windows User" w:date="2015-10-30T08:56:00Z" w:initials="WU">
    <w:p w14:paraId="52EAF036" w14:textId="77777777" w:rsidR="00325E43" w:rsidRDefault="00325E43">
      <w:pPr>
        <w:pStyle w:val="CommentText"/>
      </w:pPr>
      <w:r>
        <w:rPr>
          <w:rStyle w:val="CommentReference"/>
        </w:rPr>
        <w:annotationRef/>
      </w:r>
      <w:r>
        <w:t>What should this verse be?</w:t>
      </w:r>
    </w:p>
  </w:comment>
  <w:comment w:id="1176" w:author="Windows User" w:date="2015-10-30T08:56:00Z" w:initials="BS">
    <w:p w14:paraId="1A0E2428" w14:textId="77777777" w:rsidR="00325E43" w:rsidRDefault="00325E43">
      <w:pPr>
        <w:pStyle w:val="CommentText"/>
      </w:pPr>
      <w:r>
        <w:rPr>
          <w:rStyle w:val="CommentReference"/>
        </w:rPr>
        <w:annotationRef/>
      </w:r>
      <w:r>
        <w:t>wiles or snares?</w:t>
      </w:r>
    </w:p>
  </w:comment>
  <w:comment w:id="1178" w:author="Windows User" w:date="2015-10-30T08:56:00Z" w:initials="BS">
    <w:p w14:paraId="2B8DD286" w14:textId="77777777" w:rsidR="00325E43" w:rsidRDefault="00325E43">
      <w:pPr>
        <w:pStyle w:val="CommentText"/>
      </w:pPr>
      <w:r>
        <w:rPr>
          <w:rStyle w:val="CommentReference"/>
        </w:rPr>
        <w:annotationRef/>
      </w:r>
      <w:r>
        <w:t>I typed this Coptic... so it will have typos..</w:t>
      </w:r>
    </w:p>
  </w:comment>
  <w:comment w:id="1179" w:author="Windows User" w:date="2015-10-30T08:56:00Z" w:initials="WU">
    <w:p w14:paraId="7AD216CC" w14:textId="77777777" w:rsidR="00325E43" w:rsidRDefault="00325E43">
      <w:pPr>
        <w:pStyle w:val="CommentText"/>
      </w:pPr>
      <w:r>
        <w:rPr>
          <w:rStyle w:val="CommentReference"/>
        </w:rPr>
        <w:annotationRef/>
      </w:r>
      <w:r>
        <w:t>You reign? The dominion is yours? Yours is the dominion?</w:t>
      </w:r>
    </w:p>
  </w:comment>
  <w:comment w:id="1181" w:author="Windows User" w:date="2015-10-30T08:56:00Z" w:initials="BS">
    <w:p w14:paraId="68C1922F" w14:textId="77777777" w:rsidR="00325E43" w:rsidRDefault="00325E43">
      <w:pPr>
        <w:pStyle w:val="CommentText"/>
      </w:pPr>
      <w:r>
        <w:rPr>
          <w:rStyle w:val="CommentReference"/>
        </w:rPr>
        <w:annotationRef/>
      </w:r>
      <w:r>
        <w:t>omit 'be' in contemporary?</w:t>
      </w:r>
    </w:p>
  </w:comment>
  <w:comment w:id="1182" w:author="Windows User" w:date="2015-10-30T08:56:00Z" w:initials="BS">
    <w:p w14:paraId="6511FB80" w14:textId="77777777" w:rsidR="00325E43" w:rsidRDefault="00325E43">
      <w:pPr>
        <w:pStyle w:val="CommentText"/>
      </w:pPr>
      <w:r>
        <w:rPr>
          <w:rStyle w:val="CommentReference"/>
        </w:rPr>
        <w:annotationRef/>
      </w:r>
      <w:r>
        <w:t>Abouna Antony: I typed this Coptic from the black book. Jenkims were very unclear. Please proof for typos.</w:t>
      </w:r>
    </w:p>
  </w:comment>
  <w:comment w:id="1183" w:author="Windows User" w:date="2015-10-30T08:56:00Z" w:initials="BS">
    <w:p w14:paraId="7DEA42F3" w14:textId="77777777" w:rsidR="00325E43" w:rsidRDefault="00325E43">
      <w:pPr>
        <w:pStyle w:val="CommentText"/>
      </w:pPr>
      <w:r>
        <w:rPr>
          <w:rStyle w:val="CommentReference"/>
        </w:rPr>
        <w:annotationRef/>
      </w:r>
      <w:r>
        <w:t>"is" before "the King" would make this whole vs flow as a sentence...</w:t>
      </w:r>
    </w:p>
  </w:comment>
  <w:comment w:id="1184" w:author="Windows User" w:date="2015-10-30T08:56:00Z" w:initials="BS">
    <w:p w14:paraId="1F17623C" w14:textId="77777777" w:rsidR="00325E43" w:rsidRDefault="00325E43">
      <w:pPr>
        <w:pStyle w:val="CommentText"/>
      </w:pPr>
      <w:r>
        <w:rPr>
          <w:rStyle w:val="CommentReference"/>
        </w:rPr>
        <w:annotationRef/>
      </w:r>
      <w:r>
        <w:t>ask more modern than entreat... but not quite right?</w:t>
      </w:r>
    </w:p>
  </w:comment>
  <w:comment w:id="1206" w:author="Windows User" w:date="2015-10-30T08:56:00Z" w:initials="WU">
    <w:p w14:paraId="5F20584F" w14:textId="77777777" w:rsidR="00325E43" w:rsidRDefault="00325E43">
      <w:pPr>
        <w:pStyle w:val="CommentText"/>
      </w:pPr>
      <w:r>
        <w:rPr>
          <w:rStyle w:val="CommentReference"/>
        </w:rPr>
        <w:annotationRef/>
      </w:r>
      <w:r>
        <w:t>Needs work.</w:t>
      </w:r>
    </w:p>
  </w:comment>
  <w:comment w:id="1211" w:author="Windows User" w:date="2015-10-30T08:56:00Z" w:initials="WU">
    <w:p w14:paraId="76E8B799" w14:textId="77777777" w:rsidR="00325E43" w:rsidRDefault="00325E43">
      <w:pPr>
        <w:pStyle w:val="CommentText"/>
      </w:pPr>
      <w:r>
        <w:rPr>
          <w:rStyle w:val="CommentReference"/>
        </w:rPr>
        <w:annotationRef/>
      </w:r>
      <w:r>
        <w:t>Should this be tho-out 5? Or 25?</w:t>
      </w:r>
    </w:p>
  </w:comment>
  <w:comment w:id="1218" w:author="Windows User" w:date="2015-11-11T11:06:00Z" w:initials="WU">
    <w:p w14:paraId="58D84DCF" w14:textId="77777777" w:rsidR="00325E43" w:rsidRDefault="00325E43">
      <w:pPr>
        <w:pStyle w:val="CommentText"/>
      </w:pPr>
      <w:r>
        <w:rPr>
          <w:rStyle w:val="CommentReference"/>
        </w:rPr>
        <w:annotationRef/>
      </w:r>
      <w:r>
        <w:t>Should this be last age or something?</w:t>
      </w:r>
    </w:p>
  </w:comment>
  <w:comment w:id="1220" w:author="Windows User" w:date="2015-11-11T11:00:00Z" w:initials="WU">
    <w:p w14:paraId="7D2DE752" w14:textId="77777777" w:rsidR="00325E43" w:rsidRDefault="00325E43">
      <w:pPr>
        <w:pStyle w:val="CommentText"/>
      </w:pPr>
      <w:r>
        <w:rPr>
          <w:rStyle w:val="CommentReference"/>
        </w:rPr>
        <w:annotationRef/>
      </w:r>
      <w:r>
        <w:t>This needs reviewing!</w:t>
      </w:r>
    </w:p>
  </w:comment>
  <w:comment w:id="1221" w:author="Windows User" w:date="2015-11-11T11:00:00Z" w:initials="WU">
    <w:p w14:paraId="65102EEC" w14:textId="77777777" w:rsidR="00325E43" w:rsidRDefault="00325E43">
      <w:pPr>
        <w:pStyle w:val="CommentText"/>
      </w:pPr>
      <w:r>
        <w:rPr>
          <w:rStyle w:val="CommentReference"/>
        </w:rPr>
        <w:annotationRef/>
      </w:r>
      <w:r>
        <w:t xml:space="preserve">This is probably wrong. God on high? </w:t>
      </w:r>
    </w:p>
  </w:comment>
  <w:comment w:id="1226" w:author="Windows User" w:date="2015-10-30T08:56:00Z" w:initials="WU">
    <w:p w14:paraId="38E4F092" w14:textId="77777777" w:rsidR="00325E43" w:rsidRDefault="00325E43">
      <w:pPr>
        <w:pStyle w:val="CommentText"/>
      </w:pPr>
      <w:r>
        <w:rPr>
          <w:rStyle w:val="CommentReference"/>
        </w:rPr>
        <w:annotationRef/>
      </w:r>
      <w:r>
        <w:t>Confirmed?</w:t>
      </w:r>
    </w:p>
  </w:comment>
  <w:comment w:id="1238" w:author="Windows User" w:date="2015-10-30T08:56:00Z" w:initials="WU">
    <w:p w14:paraId="41EDECE7" w14:textId="77777777" w:rsidR="00325E43" w:rsidRDefault="00325E43">
      <w:pPr>
        <w:pStyle w:val="CommentText"/>
      </w:pPr>
      <w:r>
        <w:rPr>
          <w:rStyle w:val="CommentReference"/>
        </w:rPr>
        <w:annotationRef/>
      </w:r>
      <w:r>
        <w:t>Heroes, or athletes?</w:t>
      </w:r>
    </w:p>
  </w:comment>
  <w:comment w:id="1268" w:author="Windows User" w:date="2015-10-30T08:56:00Z" w:initials="WU">
    <w:p w14:paraId="5FA627EB" w14:textId="77777777" w:rsidR="00325E43" w:rsidRDefault="00325E43">
      <w:pPr>
        <w:pStyle w:val="CommentText"/>
      </w:pPr>
      <w:r>
        <w:rPr>
          <w:rStyle w:val="CommentReference"/>
        </w:rPr>
        <w:annotationRef/>
      </w:r>
      <w:r>
        <w:t>Beasts or creatures?</w:t>
      </w:r>
    </w:p>
  </w:comment>
  <w:comment w:id="1269" w:author="Windows User" w:date="2015-10-30T08:56:00Z" w:initials="WU">
    <w:p w14:paraId="04563F96" w14:textId="77777777" w:rsidR="00325E43" w:rsidRDefault="00325E43">
      <w:pPr>
        <w:pStyle w:val="CommentText"/>
      </w:pPr>
      <w:r>
        <w:rPr>
          <w:rStyle w:val="CommentReference"/>
        </w:rPr>
        <w:annotationRef/>
      </w:r>
      <w:r>
        <w:t>Incessant? Or unceasing?</w:t>
      </w:r>
    </w:p>
  </w:comment>
  <w:comment w:id="1270" w:author="Windows User" w:date="2015-10-30T08:56:00Z" w:initials="WU">
    <w:p w14:paraId="7BD20F77" w14:textId="77777777" w:rsidR="00325E43" w:rsidRDefault="00325E43">
      <w:pPr>
        <w:pStyle w:val="CommentText"/>
      </w:pPr>
      <w:r>
        <w:rPr>
          <w:rStyle w:val="CommentReference"/>
        </w:rPr>
        <w:annotationRef/>
      </w:r>
      <w:r>
        <w:t>Flames of fire or fervent as fire?</w:t>
      </w:r>
    </w:p>
  </w:comment>
  <w:comment w:id="1274" w:author="Windows User" w:date="2015-10-30T08:56:00Z" w:initials="WU">
    <w:p w14:paraId="44A84E5A" w14:textId="77777777" w:rsidR="00325E43" w:rsidRDefault="00325E43">
      <w:pPr>
        <w:pStyle w:val="CommentText"/>
      </w:pPr>
      <w:r>
        <w:rPr>
          <w:rStyle w:val="CommentReference"/>
        </w:rPr>
        <w:annotationRef/>
      </w:r>
      <w:r>
        <w:t>Serving the Lord, or serving before the Lord?</w:t>
      </w:r>
    </w:p>
  </w:comment>
  <w:comment w:id="1289" w:author="Windows User" w:date="2015-10-30T08:56:00Z" w:initials="WU">
    <w:p w14:paraId="07D2B1EF" w14:textId="77777777" w:rsidR="00325E43" w:rsidRDefault="00325E43">
      <w:pPr>
        <w:pStyle w:val="CommentText"/>
      </w:pPr>
      <w:r>
        <w:rPr>
          <w:rStyle w:val="CommentReference"/>
        </w:rPr>
        <w:annotationRef/>
      </w:r>
      <w:r>
        <w:t>Or voice of God?</w:t>
      </w:r>
    </w:p>
  </w:comment>
  <w:comment w:id="1290" w:author="Windows User" w:date="2015-10-30T08:56:00Z" w:initials="WU">
    <w:p w14:paraId="3900CC21" w14:textId="77777777" w:rsidR="00325E43" w:rsidRDefault="00325E43">
      <w:pPr>
        <w:pStyle w:val="CommentText"/>
      </w:pPr>
      <w:r>
        <w:rPr>
          <w:rStyle w:val="CommentReference"/>
        </w:rPr>
        <w:annotationRef/>
      </w:r>
      <w:r>
        <w:t>Received or accepted?</w:t>
      </w:r>
    </w:p>
  </w:comment>
  <w:comment w:id="1296" w:author="Windows User" w:date="2015-11-06T08:39:00Z" w:initials="WU">
    <w:p w14:paraId="6EA3F191" w14:textId="77777777" w:rsidR="00325E43" w:rsidRDefault="00325E43">
      <w:pPr>
        <w:pStyle w:val="CommentText"/>
      </w:pPr>
      <w:r>
        <w:rPr>
          <w:rStyle w:val="CommentReference"/>
        </w:rPr>
        <w:annotationRef/>
      </w:r>
      <w:r>
        <w:t>Is this the right St. Theodore?</w:t>
      </w:r>
    </w:p>
  </w:comment>
  <w:comment w:id="1303" w:author="Windows User" w:date="2015-10-30T08:56:00Z" w:initials="WU">
    <w:p w14:paraId="227730E1" w14:textId="77777777" w:rsidR="00325E43" w:rsidRDefault="00325E43">
      <w:pPr>
        <w:pStyle w:val="CommentText"/>
      </w:pPr>
      <w:r>
        <w:rPr>
          <w:rStyle w:val="CommentReference"/>
        </w:rPr>
        <w:annotationRef/>
      </w:r>
      <w:r>
        <w:t>Prabios or Arabius? Doctors and physicians or physicians and well learned?</w:t>
      </w:r>
    </w:p>
  </w:comment>
  <w:comment w:id="1304" w:author="Windows User" w:date="2015-10-30T08:56:00Z" w:initials="WU">
    <w:p w14:paraId="519ADC1D" w14:textId="77777777" w:rsidR="00325E43" w:rsidRDefault="00325E43">
      <w:pPr>
        <w:pStyle w:val="CommentText"/>
      </w:pPr>
      <w:r>
        <w:rPr>
          <w:rStyle w:val="CommentReference"/>
        </w:rPr>
        <w:annotationRef/>
      </w:r>
      <w:r>
        <w:t>Building them upon the Name?</w:t>
      </w:r>
    </w:p>
  </w:comment>
  <w:comment w:id="1316" w:author="Windows User" w:date="2015-10-30T08:56:00Z" w:initials="WU">
    <w:p w14:paraId="3CFB1D1A" w14:textId="77777777" w:rsidR="00325E43" w:rsidRDefault="00325E43">
      <w:pPr>
        <w:pStyle w:val="CommentText"/>
      </w:pPr>
      <w:r>
        <w:rPr>
          <w:rStyle w:val="CommentReference"/>
        </w:rPr>
        <w:annotationRef/>
      </w:r>
      <w:r>
        <w:t>Placed or established?</w:t>
      </w:r>
    </w:p>
  </w:comment>
  <w:comment w:id="1317" w:author="Windows User" w:date="2015-10-30T08:56:00Z" w:initials="WU">
    <w:p w14:paraId="08983CC0" w14:textId="77777777" w:rsidR="00325E43" w:rsidRDefault="00325E43">
      <w:pPr>
        <w:pStyle w:val="CommentText"/>
      </w:pPr>
      <w:r>
        <w:rPr>
          <w:rStyle w:val="CommentReference"/>
        </w:rPr>
        <w:annotationRef/>
      </w:r>
      <w:r>
        <w:t>Or refused?</w:t>
      </w:r>
    </w:p>
  </w:comment>
  <w:comment w:id="1326" w:author="Windows User" w:date="2015-10-30T08:56:00Z" w:initials="WU">
    <w:p w14:paraId="535F3E1B" w14:textId="77777777" w:rsidR="00325E43" w:rsidRDefault="00325E43">
      <w:pPr>
        <w:pStyle w:val="CommentText"/>
      </w:pPr>
      <w:r>
        <w:rPr>
          <w:rStyle w:val="CommentReference"/>
        </w:rPr>
        <w:annotationRef/>
      </w:r>
      <w:r>
        <w:t>Sprung forth? Came forth? Blossomed?</w:t>
      </w:r>
    </w:p>
  </w:comment>
  <w:comment w:id="1339" w:author="Windows User" w:date="2015-10-30T08:56:00Z" w:initials="BS">
    <w:p w14:paraId="07DE8008" w14:textId="77777777" w:rsidR="00325E43" w:rsidRDefault="00325E43">
      <w:pPr>
        <w:pStyle w:val="CommentText"/>
      </w:pPr>
      <w:r>
        <w:rPr>
          <w:rStyle w:val="CommentReference"/>
        </w:rPr>
        <w:annotationRef/>
      </w:r>
      <w:r>
        <w:t>what does this mean?</w:t>
      </w:r>
    </w:p>
  </w:comment>
  <w:comment w:id="1340" w:author="Windows User" w:date="2015-10-30T08:56:00Z" w:initials="BS">
    <w:p w14:paraId="7DE26DCC" w14:textId="77777777" w:rsidR="00325E43" w:rsidRDefault="00325E43">
      <w:pPr>
        <w:pStyle w:val="CommentText"/>
      </w:pPr>
      <w:r>
        <w:rPr>
          <w:rStyle w:val="CommentReference"/>
        </w:rPr>
        <w:annotationRef/>
      </w:r>
      <w:r>
        <w:t>announced or proclaimed?</w:t>
      </w:r>
    </w:p>
  </w:comment>
  <w:comment w:id="1344" w:author="Windows User" w:date="2015-10-30T08:56:00Z" w:initials="WU">
    <w:p w14:paraId="729B2278" w14:textId="77777777" w:rsidR="00325E43" w:rsidRDefault="00325E43">
      <w:pPr>
        <w:pStyle w:val="CommentText"/>
      </w:pPr>
      <w:r>
        <w:rPr>
          <w:rStyle w:val="CommentReference"/>
        </w:rPr>
        <w:annotationRef/>
      </w:r>
      <w:r>
        <w:t>?</w:t>
      </w:r>
    </w:p>
  </w:comment>
  <w:comment w:id="1345" w:author="Windows User" w:date="2015-10-30T08:56:00Z" w:initials="WU">
    <w:p w14:paraId="44863D12" w14:textId="77777777" w:rsidR="00325E43" w:rsidRDefault="00325E43">
      <w:pPr>
        <w:pStyle w:val="CommentText"/>
      </w:pPr>
      <w:r>
        <w:rPr>
          <w:rStyle w:val="CommentReference"/>
        </w:rPr>
        <w:annotationRef/>
      </w:r>
      <w:r>
        <w:t>Bride, no, not bridegroom?</w:t>
      </w:r>
    </w:p>
  </w:comment>
  <w:comment w:id="1348" w:author="Windows User" w:date="2015-10-30T08:56:00Z" w:initials="WU">
    <w:p w14:paraId="6CE1AF88" w14:textId="77777777" w:rsidR="00325E43" w:rsidRDefault="00325E43">
      <w:pPr>
        <w:pStyle w:val="CommentText"/>
      </w:pPr>
      <w:r>
        <w:rPr>
          <w:rStyle w:val="CommentReference"/>
        </w:rPr>
        <w:annotationRef/>
      </w:r>
      <w:r>
        <w:t>Return?</w:t>
      </w:r>
    </w:p>
  </w:comment>
  <w:comment w:id="1349" w:author="Windows User" w:date="2015-10-30T08:56:00Z" w:initials="WU">
    <w:p w14:paraId="2917E600" w14:textId="77777777" w:rsidR="00325E43" w:rsidRDefault="00325E43">
      <w:pPr>
        <w:pStyle w:val="CommentText"/>
      </w:pPr>
      <w:r>
        <w:rPr>
          <w:rStyle w:val="CommentReference"/>
        </w:rPr>
        <w:annotationRef/>
      </w:r>
      <w:r>
        <w:t>Establishment? Building up?</w:t>
      </w:r>
    </w:p>
  </w:comment>
  <w:comment w:id="1351" w:author="Windows User" w:date="2015-10-30T08:56:00Z" w:initials="WU">
    <w:p w14:paraId="14DF4F91" w14:textId="77777777" w:rsidR="00325E43" w:rsidRDefault="00325E43">
      <w:pPr>
        <w:pStyle w:val="CommentText"/>
      </w:pPr>
      <w:r>
        <w:rPr>
          <w:rStyle w:val="CommentReference"/>
        </w:rPr>
        <w:annotationRef/>
      </w:r>
      <w:r>
        <w:t>Heavenly evangelist? Good tidings? Glad tidings? Good news?</w:t>
      </w:r>
    </w:p>
  </w:comment>
  <w:comment w:id="1352" w:author="Windows User" w:date="2015-10-30T08:56:00Z" w:initials="WU">
    <w:p w14:paraId="55FC1EAE" w14:textId="77777777" w:rsidR="00325E43" w:rsidRDefault="00325E43">
      <w:pPr>
        <w:pStyle w:val="CommentText"/>
      </w:pPr>
      <w:r>
        <w:rPr>
          <w:rStyle w:val="CommentReference"/>
        </w:rPr>
        <w:annotationRef/>
      </w:r>
      <w:r>
        <w:t>I don’t see “the Lord is with you” in the Coptic</w:t>
      </w:r>
    </w:p>
    <w:p w14:paraId="4431CB1C" w14:textId="77777777" w:rsidR="00325E43" w:rsidRDefault="00325E43">
      <w:pPr>
        <w:pStyle w:val="CommentText"/>
      </w:pPr>
    </w:p>
  </w:comment>
  <w:comment w:id="1353" w:author="Windows User" w:date="2015-10-30T08:56:00Z" w:initials="WU">
    <w:p w14:paraId="4549B91A" w14:textId="77777777" w:rsidR="00325E43" w:rsidRDefault="00325E43">
      <w:pPr>
        <w:pStyle w:val="CommentText"/>
      </w:pPr>
      <w:r>
        <w:rPr>
          <w:rStyle w:val="CommentReference"/>
        </w:rPr>
        <w:annotationRef/>
      </w:r>
      <w:r>
        <w:t>Heavenly herald of Good News?</w:t>
      </w:r>
    </w:p>
    <w:p w14:paraId="384F02AC" w14:textId="77777777" w:rsidR="00325E43" w:rsidRDefault="00325E43">
      <w:pPr>
        <w:pStyle w:val="CommentText"/>
      </w:pPr>
    </w:p>
  </w:comment>
  <w:comment w:id="1360" w:author="Windows User" w:date="2015-10-30T08:56:00Z" w:initials="WU">
    <w:p w14:paraId="4A264D5C" w14:textId="77777777" w:rsidR="00325E43" w:rsidRDefault="00325E43">
      <w:pPr>
        <w:pStyle w:val="CommentText"/>
      </w:pPr>
      <w:r>
        <w:rPr>
          <w:rStyle w:val="CommentReference"/>
        </w:rPr>
        <w:annotationRef/>
      </w:r>
      <w:r>
        <w:t>I think we’re doing holy for ethowab, but saint for agios… open to discussion though.</w:t>
      </w:r>
    </w:p>
  </w:comment>
  <w:comment w:id="1382" w:author="Windows User" w:date="2015-10-30T08:56:00Z" w:initials="BS">
    <w:p w14:paraId="20FFD670" w14:textId="77777777" w:rsidR="00325E43" w:rsidRDefault="00325E43" w:rsidP="006A0382">
      <w:pPr>
        <w:pStyle w:val="CommentText"/>
      </w:pPr>
      <w:r>
        <w:rPr>
          <w:rStyle w:val="CommentReference"/>
        </w:rPr>
        <w:annotationRef/>
      </w:r>
      <w:r>
        <w:t>theotokos, not mav em ef Nooti</w:t>
      </w:r>
    </w:p>
  </w:comment>
  <w:comment w:id="1386" w:author="Windows User" w:date="2015-10-30T08:56:00Z" w:initials="WU">
    <w:p w14:paraId="3A72AA33" w14:textId="77777777" w:rsidR="00325E43" w:rsidRDefault="00325E43">
      <w:pPr>
        <w:pStyle w:val="CommentText"/>
      </w:pPr>
      <w:r>
        <w:rPr>
          <w:rStyle w:val="CommentReference"/>
        </w:rPr>
        <w:annotationRef/>
      </w:r>
      <w:r>
        <w:t>Redeemed?</w:t>
      </w:r>
    </w:p>
  </w:comment>
  <w:comment w:id="1387" w:author="Windows User" w:date="2015-10-30T08:56:00Z" w:initials="WU">
    <w:p w14:paraId="5BF82FF5" w14:textId="77777777" w:rsidR="00325E43" w:rsidRDefault="00325E43">
      <w:pPr>
        <w:pStyle w:val="CommentText"/>
      </w:pPr>
      <w:r>
        <w:rPr>
          <w:rStyle w:val="CommentReference"/>
        </w:rPr>
        <w:annotationRef/>
      </w:r>
      <w:r>
        <w:t>For? So?</w:t>
      </w:r>
    </w:p>
  </w:comment>
  <w:comment w:id="1392" w:author="Windows User" w:date="2015-10-30T08:56:00Z" w:initials="WU">
    <w:p w14:paraId="5B54A424" w14:textId="77777777" w:rsidR="00325E43" w:rsidRDefault="00325E43">
      <w:pPr>
        <w:pStyle w:val="CommentText"/>
      </w:pPr>
      <w:r>
        <w:rPr>
          <w:rStyle w:val="CommentReference"/>
        </w:rPr>
        <w:annotationRef/>
      </w:r>
      <w:r>
        <w:t>Or did shine and did illuminate</w:t>
      </w:r>
    </w:p>
  </w:comment>
  <w:comment w:id="1393" w:author="Windows User" w:date="2015-10-30T08:56:00Z" w:initials="WU">
    <w:p w14:paraId="5929E69F" w14:textId="77777777" w:rsidR="00325E43" w:rsidRDefault="00325E43">
      <w:pPr>
        <w:pStyle w:val="CommentText"/>
      </w:pPr>
      <w:r>
        <w:rPr>
          <w:rStyle w:val="CommentReference"/>
        </w:rPr>
        <w:annotationRef/>
      </w:r>
      <w:r>
        <w:t>What should this verse be?</w:t>
      </w:r>
    </w:p>
  </w:comment>
  <w:comment w:id="1394" w:author="Windows User" w:date="2015-10-30T08:56:00Z" w:initials="WU">
    <w:p w14:paraId="37815108" w14:textId="77777777" w:rsidR="00325E43" w:rsidRDefault="00325E43">
      <w:pPr>
        <w:pStyle w:val="CommentText"/>
      </w:pPr>
      <w:r>
        <w:rPr>
          <w:rStyle w:val="CommentReference"/>
        </w:rPr>
        <w:annotationRef/>
      </w:r>
      <w:r>
        <w:t>Uhm… does this mean something else, because saying the seal of the door Ezekiel saw was raised seems really bad …</w:t>
      </w:r>
    </w:p>
  </w:comment>
  <w:comment w:id="1395" w:author="Windows User" w:date="2015-10-30T08:56:00Z" w:initials="WU">
    <w:p w14:paraId="770E6FA0" w14:textId="77777777" w:rsidR="00325E43" w:rsidRDefault="00325E43">
      <w:pPr>
        <w:pStyle w:val="CommentText"/>
      </w:pPr>
      <w:r>
        <w:rPr>
          <w:rStyle w:val="CommentReference"/>
        </w:rPr>
        <w:annotationRef/>
      </w:r>
      <w:r>
        <w:t>Who?</w:t>
      </w:r>
    </w:p>
  </w:comment>
  <w:comment w:id="1396" w:author="Windows User" w:date="2015-10-30T08:56:00Z" w:initials="WU">
    <w:p w14:paraId="7FDD5784" w14:textId="77777777" w:rsidR="00325E43" w:rsidRDefault="00325E43">
      <w:pPr>
        <w:pStyle w:val="CommentText"/>
      </w:pPr>
      <w:r>
        <w:rPr>
          <w:rStyle w:val="CommentReference"/>
        </w:rPr>
        <w:annotationRef/>
      </w:r>
      <w:r>
        <w:t>Different adjective</w:t>
      </w:r>
    </w:p>
  </w:comment>
  <w:comment w:id="1397" w:author="Windows User" w:date="2015-10-30T08:56:00Z" w:initials="WU">
    <w:p w14:paraId="69734FAC" w14:textId="77777777" w:rsidR="00325E43" w:rsidRDefault="00325E43">
      <w:pPr>
        <w:pStyle w:val="CommentText"/>
      </w:pPr>
      <w:r>
        <w:rPr>
          <w:rStyle w:val="CommentReference"/>
        </w:rPr>
        <w:annotationRef/>
      </w:r>
      <w:r>
        <w:t>Sickness?</w:t>
      </w:r>
    </w:p>
  </w:comment>
  <w:comment w:id="1400" w:author="Windows User" w:date="2015-10-30T08:56:00Z" w:initials="BS">
    <w:p w14:paraId="07C468E8" w14:textId="77777777" w:rsidR="00325E43" w:rsidRDefault="00325E43">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03" w:author="Windows User" w:date="2015-10-30T08:56:00Z" w:initials="WU">
    <w:p w14:paraId="14F94395" w14:textId="77777777" w:rsidR="00325E43" w:rsidRDefault="00325E43">
      <w:pPr>
        <w:pStyle w:val="CommentText"/>
      </w:pPr>
      <w:r>
        <w:rPr>
          <w:rStyle w:val="CommentReference"/>
        </w:rPr>
        <w:annotationRef/>
      </w:r>
      <w:r>
        <w:t>What?</w:t>
      </w:r>
    </w:p>
  </w:comment>
  <w:comment w:id="1412" w:author="Windows User" w:date="2015-10-30T08:56:00Z" w:initials="WU">
    <w:p w14:paraId="39A2608E" w14:textId="77777777" w:rsidR="00325E43" w:rsidRDefault="00325E43">
      <w:pPr>
        <w:pStyle w:val="CommentText"/>
      </w:pPr>
      <w:r>
        <w:rPr>
          <w:rStyle w:val="CommentReference"/>
        </w:rPr>
        <w:annotationRef/>
      </w:r>
    </w:p>
  </w:comment>
  <w:comment w:id="1423" w:author="Windows User" w:date="2015-10-30T08:56:00Z" w:initials="WU">
    <w:p w14:paraId="255EEE9F" w14:textId="77777777" w:rsidR="00325E43" w:rsidRDefault="00325E43">
      <w:pPr>
        <w:pStyle w:val="CommentText"/>
      </w:pPr>
      <w:r>
        <w:rPr>
          <w:rStyle w:val="CommentReference"/>
        </w:rPr>
        <w:annotationRef/>
      </w:r>
      <w:r>
        <w:t>Is abouna going by a different version of the Coptic?</w:t>
      </w:r>
    </w:p>
    <w:p w14:paraId="45F504BB" w14:textId="77777777" w:rsidR="00325E43" w:rsidRDefault="00325E43">
      <w:pPr>
        <w:pStyle w:val="CommentText"/>
      </w:pPr>
    </w:p>
  </w:comment>
  <w:comment w:id="1425" w:author="Windows User" w:date="2015-10-30T08:56:00Z" w:initials="WU">
    <w:p w14:paraId="63C351E6" w14:textId="77777777" w:rsidR="00325E43" w:rsidRDefault="00325E43">
      <w:pPr>
        <w:pStyle w:val="CommentText"/>
      </w:pPr>
      <w:r>
        <w:rPr>
          <w:rStyle w:val="CommentReference"/>
        </w:rPr>
        <w:annotationRef/>
      </w:r>
      <w:r>
        <w:t>Praise and victory doesn’t make sense.</w:t>
      </w:r>
    </w:p>
  </w:comment>
  <w:comment w:id="1427" w:author="Windows User" w:date="2015-10-30T08:56:00Z" w:initials="WU">
    <w:p w14:paraId="5729C7D5" w14:textId="77777777" w:rsidR="00325E43" w:rsidRDefault="00325E43">
      <w:pPr>
        <w:pStyle w:val="CommentText"/>
      </w:pPr>
      <w:r>
        <w:rPr>
          <w:rStyle w:val="CommentReference"/>
        </w:rPr>
        <w:annotationRef/>
      </w:r>
      <w:r>
        <w:t>Godhead?</w:t>
      </w:r>
    </w:p>
  </w:comment>
  <w:comment w:id="1436" w:author="Windows User" w:date="2015-10-30T08:56:00Z" w:initials="WU">
    <w:p w14:paraId="78E42A11" w14:textId="77777777" w:rsidR="00325E43" w:rsidRDefault="00325E43">
      <w:pPr>
        <w:pStyle w:val="CommentText"/>
      </w:pPr>
      <w:r>
        <w:rPr>
          <w:rStyle w:val="CommentReference"/>
        </w:rPr>
        <w:annotationRef/>
      </w:r>
      <w:r>
        <w:t>Establish?</w:t>
      </w:r>
    </w:p>
  </w:comment>
  <w:comment w:id="1437" w:author="Windows User" w:date="2015-10-30T08:56:00Z" w:initials="WU">
    <w:p w14:paraId="642EB965" w14:textId="77777777" w:rsidR="00325E43" w:rsidRDefault="00325E43">
      <w:pPr>
        <w:pStyle w:val="CommentText"/>
      </w:pPr>
      <w:r>
        <w:rPr>
          <w:rStyle w:val="CommentReference"/>
        </w:rPr>
        <w:annotationRef/>
      </w:r>
      <w:r>
        <w:t>Check another source… missing puncuation</w:t>
      </w:r>
    </w:p>
  </w:comment>
  <w:comment w:id="1438" w:author="Windows User" w:date="2015-10-30T08:56:00Z" w:initials="WU">
    <w:p w14:paraId="6F8B5532" w14:textId="77777777" w:rsidR="00325E43" w:rsidRDefault="00325E43">
      <w:pPr>
        <w:pStyle w:val="CommentText"/>
      </w:pPr>
      <w:r>
        <w:rPr>
          <w:rStyle w:val="CommentReference"/>
        </w:rPr>
        <w:annotationRef/>
      </w:r>
      <w:r>
        <w:t>Worked?</w:t>
      </w:r>
    </w:p>
  </w:comment>
  <w:comment w:id="1439" w:author="Windows User" w:date="2015-10-30T08:56:00Z" w:initials="WU">
    <w:p w14:paraId="4F504285" w14:textId="77777777" w:rsidR="00325E43" w:rsidRDefault="00325E43">
      <w:pPr>
        <w:pStyle w:val="CommentText"/>
      </w:pPr>
      <w:r>
        <w:rPr>
          <w:rStyle w:val="CommentReference"/>
        </w:rPr>
        <w:annotationRef/>
      </w:r>
      <w:r>
        <w:t>Thrice holy or Trisagion?</w:t>
      </w:r>
    </w:p>
  </w:comment>
  <w:comment w:id="1441" w:author="Windows User" w:date="2015-10-30T08:56:00Z" w:initials="WU">
    <w:p w14:paraId="5514BCC2"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42" w:author="Windows User" w:date="2015-10-30T08:56:00Z" w:initials="WU">
    <w:p w14:paraId="179A5384" w14:textId="77777777" w:rsidR="00325E43" w:rsidRDefault="00325E43">
      <w:pPr>
        <w:pStyle w:val="CommentText"/>
      </w:pPr>
      <w:r>
        <w:rPr>
          <w:rStyle w:val="CommentReference"/>
        </w:rPr>
        <w:annotationRef/>
      </w:r>
      <w:r>
        <w:t>Right translation?</w:t>
      </w:r>
    </w:p>
  </w:comment>
  <w:comment w:id="1444" w:author="Windows User" w:date="2015-10-30T08:56:00Z" w:initials="WU">
    <w:p w14:paraId="1682BE28" w14:textId="77777777" w:rsidR="00325E43" w:rsidRDefault="00325E43">
      <w:pPr>
        <w:pStyle w:val="CommentText"/>
      </w:pPr>
      <w:r>
        <w:rPr>
          <w:rStyle w:val="CommentReference"/>
        </w:rPr>
        <w:annotationRef/>
      </w:r>
      <w:r>
        <w:t>What does this mean?</w:t>
      </w:r>
    </w:p>
  </w:comment>
  <w:comment w:id="1445" w:author="Windows User" w:date="2015-10-30T08:56:00Z" w:initials="WU">
    <w:p w14:paraId="30C5B7C9" w14:textId="77777777" w:rsidR="00325E43" w:rsidRDefault="00325E43">
      <w:pPr>
        <w:pStyle w:val="CommentText"/>
      </w:pPr>
      <w:r>
        <w:rPr>
          <w:rStyle w:val="CommentReference"/>
        </w:rPr>
        <w:annotationRef/>
      </w:r>
      <w:r>
        <w:t>To the end?</w:t>
      </w:r>
    </w:p>
  </w:comment>
  <w:comment w:id="1450" w:author="Windows User" w:date="2015-10-30T08:56:00Z" w:initials="WU">
    <w:p w14:paraId="2C2856CA" w14:textId="77777777" w:rsidR="00325E43" w:rsidRDefault="00325E43">
      <w:pPr>
        <w:pStyle w:val="CommentText"/>
      </w:pPr>
      <w:r>
        <w:rPr>
          <w:rStyle w:val="CommentReference"/>
        </w:rPr>
        <w:annotationRef/>
      </w:r>
      <w:r>
        <w:t>Or freedom?</w:t>
      </w:r>
    </w:p>
  </w:comment>
  <w:comment w:id="1451" w:author="Windows User" w:date="2015-10-30T08:56:00Z" w:initials="WU">
    <w:p w14:paraId="229642C6" w14:textId="77777777" w:rsidR="00325E43" w:rsidRDefault="00325E43">
      <w:pPr>
        <w:pStyle w:val="CommentText"/>
      </w:pPr>
      <w:r>
        <w:rPr>
          <w:rStyle w:val="CommentReference"/>
        </w:rPr>
        <w:annotationRef/>
      </w:r>
      <w:r>
        <w:t>Or establish?</w:t>
      </w:r>
    </w:p>
  </w:comment>
  <w:comment w:id="1459" w:author="Windows User" w:date="2015-10-30T08:56:00Z" w:initials="WU">
    <w:p w14:paraId="798C7307" w14:textId="77777777" w:rsidR="00325E43" w:rsidRDefault="00325E43">
      <w:pPr>
        <w:pStyle w:val="CommentText"/>
      </w:pPr>
      <w:r>
        <w:rPr>
          <w:rStyle w:val="CommentReference"/>
        </w:rPr>
        <w:annotationRef/>
      </w:r>
      <w:r>
        <w:t>Is this the correct date?</w:t>
      </w:r>
    </w:p>
  </w:comment>
  <w:comment w:id="1552" w:author="Windows User" w:date="2015-10-30T08:56:00Z" w:initials="WU">
    <w:p w14:paraId="1C25D03A" w14:textId="77777777" w:rsidR="00325E43" w:rsidRDefault="00325E43">
      <w:pPr>
        <w:pStyle w:val="CommentText"/>
      </w:pPr>
      <w:r>
        <w:rPr>
          <w:rStyle w:val="CommentReference"/>
        </w:rPr>
        <w:annotationRef/>
      </w:r>
      <w:r>
        <w:t>Can this be reworded?</w:t>
      </w:r>
    </w:p>
  </w:comment>
  <w:comment w:id="1554" w:author="Windows User" w:date="2015-10-30T08:56:00Z" w:initials="WU">
    <w:p w14:paraId="71B1FE22" w14:textId="77777777" w:rsidR="00325E43" w:rsidRDefault="00325E43">
      <w:pPr>
        <w:pStyle w:val="CommentText"/>
      </w:pPr>
      <w:r>
        <w:rPr>
          <w:rStyle w:val="CommentReference"/>
        </w:rPr>
        <w:annotationRef/>
      </w:r>
      <w:r>
        <w:t>Check other books for alternate word here.</w:t>
      </w:r>
    </w:p>
  </w:comment>
  <w:comment w:id="1555" w:author="Windows User" w:date="2015-10-30T08:56:00Z" w:initials="WU">
    <w:p w14:paraId="546F5FFA" w14:textId="77777777" w:rsidR="00325E43" w:rsidRDefault="00325E43">
      <w:pPr>
        <w:pStyle w:val="CommentText"/>
      </w:pPr>
      <w:r>
        <w:rPr>
          <w:rStyle w:val="CommentReference"/>
        </w:rPr>
        <w:annotationRef/>
      </w:r>
      <w:r>
        <w:t>Nations or peoples?</w:t>
      </w:r>
    </w:p>
  </w:comment>
  <w:comment w:id="1556" w:author="Windows User" w:date="2015-10-30T08:56:00Z" w:initials="WU">
    <w:p w14:paraId="4FC1DCF3" w14:textId="77777777" w:rsidR="00325E43" w:rsidRDefault="00325E43">
      <w:pPr>
        <w:pStyle w:val="CommentText"/>
      </w:pPr>
      <w:r>
        <w:rPr>
          <w:rStyle w:val="CommentReference"/>
        </w:rPr>
        <w:annotationRef/>
      </w:r>
      <w:r>
        <w:t>Burned or consumed?</w:t>
      </w:r>
    </w:p>
  </w:comment>
  <w:comment w:id="1557" w:author="Windows User" w:date="2015-10-30T08:56:00Z" w:initials="WU">
    <w:p w14:paraId="5B463C07" w14:textId="77777777" w:rsidR="00325E43" w:rsidRDefault="00325E43">
      <w:pPr>
        <w:pStyle w:val="CommentText"/>
      </w:pPr>
      <w:r>
        <w:rPr>
          <w:rStyle w:val="CommentReference"/>
        </w:rPr>
        <w:annotationRef/>
      </w:r>
      <w:r>
        <w:t>?</w:t>
      </w:r>
    </w:p>
  </w:comment>
  <w:comment w:id="1558" w:author="Windows User" w:date="2015-10-30T08:56:00Z" w:initials="WU">
    <w:p w14:paraId="3079CC02"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69" w:author="Windows User" w:date="2015-10-30T08:56:00Z" w:initials="WU">
    <w:p w14:paraId="4B943F0B" w14:textId="77777777" w:rsidR="00325E43" w:rsidRDefault="00325E43">
      <w:pPr>
        <w:pStyle w:val="CommentText"/>
      </w:pPr>
      <w:r>
        <w:rPr>
          <w:rStyle w:val="CommentReference"/>
        </w:rPr>
        <w:annotationRef/>
      </w:r>
      <w:r>
        <w:t>Synaxarium has St. James dying twice… likely one of them should be St. John!</w:t>
      </w:r>
    </w:p>
  </w:comment>
  <w:comment w:id="1602" w:author="Windows User" w:date="2015-10-30T08:56:00Z" w:initials="WU">
    <w:p w14:paraId="11436C6E" w14:textId="77777777" w:rsidR="00325E43" w:rsidRDefault="00325E43">
      <w:pPr>
        <w:pStyle w:val="CommentText"/>
      </w:pPr>
      <w:r>
        <w:rPr>
          <w:rStyle w:val="CommentReference"/>
        </w:rPr>
        <w:annotationRef/>
      </w:r>
      <w:r>
        <w:t>Ramez says print synacarium may have him in july</w:t>
      </w:r>
    </w:p>
  </w:comment>
  <w:comment w:id="1613" w:author="Windows User" w:date="2015-10-30T08:56:00Z" w:initials="WU">
    <w:p w14:paraId="62A36CDC" w14:textId="77777777" w:rsidR="00325E43" w:rsidRDefault="00325E43">
      <w:pPr>
        <w:pStyle w:val="CommentText"/>
      </w:pPr>
      <w:r>
        <w:rPr>
          <w:rStyle w:val="CommentReference"/>
        </w:rPr>
        <w:annotationRef/>
      </w:r>
      <w:r>
        <w:t>Approached? What does this vs mean?</w:t>
      </w:r>
    </w:p>
  </w:comment>
  <w:comment w:id="1614" w:author="Windows User" w:date="2015-10-30T08:56:00Z" w:initials="WU">
    <w:p w14:paraId="329416E7"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20" w:author="Windows User" w:date="2015-10-30T08:56:00Z" w:initials="WU">
    <w:p w14:paraId="763F73BB" w14:textId="77777777" w:rsidR="00325E43" w:rsidRDefault="00325E43">
      <w:pPr>
        <w:pStyle w:val="CommentText"/>
      </w:pPr>
      <w:r>
        <w:rPr>
          <w:rStyle w:val="CommentReference"/>
        </w:rPr>
        <w:annotationRef/>
      </w:r>
      <w:r>
        <w:t>Thoughts?</w:t>
      </w:r>
    </w:p>
  </w:comment>
  <w:comment w:id="1641" w:author="Windows User" w:date="2015-10-30T08:56:00Z" w:initials="WU">
    <w:p w14:paraId="7B47C8A3" w14:textId="77777777" w:rsidR="00325E43" w:rsidRDefault="00325E43">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76" w:author="Windows User" w:date="2015-10-30T08:56:00Z" w:initials="WU">
    <w:p w14:paraId="0BE9113A" w14:textId="77777777" w:rsidR="00325E43" w:rsidRDefault="00325E43">
      <w:pPr>
        <w:pStyle w:val="CommentText"/>
      </w:pPr>
      <w:r>
        <w:rPr>
          <w:rStyle w:val="CommentReference"/>
        </w:rPr>
        <w:annotationRef/>
      </w:r>
      <w:r>
        <w:t>Completely different.</w:t>
      </w:r>
    </w:p>
  </w:comment>
  <w:comment w:id="1677" w:author="Windows User" w:date="2015-10-30T08:56:00Z" w:initials="WU">
    <w:p w14:paraId="074682DD" w14:textId="77777777" w:rsidR="00325E43" w:rsidRDefault="00325E43">
      <w:pPr>
        <w:pStyle w:val="CommentText"/>
      </w:pPr>
      <w:r>
        <w:rPr>
          <w:rStyle w:val="CommentReference"/>
        </w:rPr>
        <w:annotationRef/>
      </w:r>
      <w:r>
        <w:t>With or in?</w:t>
      </w:r>
    </w:p>
  </w:comment>
  <w:comment w:id="1678" w:author="Windows User" w:date="2015-10-30T08:56:00Z" w:initials="WU">
    <w:p w14:paraId="371712E1" w14:textId="77777777" w:rsidR="00325E43" w:rsidRDefault="00325E43">
      <w:pPr>
        <w:pStyle w:val="CommentText"/>
      </w:pPr>
      <w:r>
        <w:rPr>
          <w:rStyle w:val="CommentReference"/>
        </w:rPr>
        <w:annotationRef/>
      </w:r>
    </w:p>
  </w:comment>
  <w:comment w:id="1679" w:author="Windows User" w:date="2015-10-30T08:56:00Z" w:initials="WU">
    <w:p w14:paraId="0B3C1D3B" w14:textId="77777777" w:rsidR="00325E43" w:rsidRDefault="00325E43">
      <w:pPr>
        <w:pStyle w:val="CommentText"/>
      </w:pPr>
      <w:r>
        <w:rPr>
          <w:rStyle w:val="CommentReference"/>
        </w:rPr>
        <w:annotationRef/>
      </w:r>
      <w:r>
        <w:t>Sound or voice?</w:t>
      </w:r>
    </w:p>
  </w:comment>
  <w:comment w:id="1681" w:author="Windows User" w:date="2015-10-30T08:56:00Z" w:initials="WU">
    <w:p w14:paraId="1C3A0B98" w14:textId="77777777" w:rsidR="00325E43" w:rsidRDefault="00325E43">
      <w:pPr>
        <w:pStyle w:val="CommentText"/>
      </w:pPr>
      <w:r>
        <w:rPr>
          <w:rStyle w:val="CommentReference"/>
        </w:rPr>
        <w:annotationRef/>
      </w:r>
      <w:r>
        <w:t>Open to suggetions.</w:t>
      </w:r>
    </w:p>
  </w:comment>
  <w:comment w:id="1682" w:author="Windows User" w:date="2015-10-30T08:56:00Z" w:initials="WU">
    <w:p w14:paraId="79DB91AB" w14:textId="77777777" w:rsidR="00325E43" w:rsidRDefault="00325E43">
      <w:pPr>
        <w:pStyle w:val="CommentText"/>
      </w:pPr>
      <w:r>
        <w:rPr>
          <w:rStyle w:val="CommentReference"/>
        </w:rPr>
        <w:annotationRef/>
      </w:r>
      <w:r>
        <w:t>Before?</w:t>
      </w:r>
    </w:p>
  </w:comment>
  <w:comment w:id="1683" w:author="Windows User" w:date="2015-10-30T08:56:00Z" w:initials="WU">
    <w:p w14:paraId="777049F3" w14:textId="77777777" w:rsidR="00325E43" w:rsidRDefault="00325E43">
      <w:pPr>
        <w:pStyle w:val="CommentText"/>
      </w:pPr>
      <w:r>
        <w:rPr>
          <w:rStyle w:val="CommentReference"/>
        </w:rPr>
        <w:annotationRef/>
      </w:r>
      <w:r>
        <w:t>Nations?</w:t>
      </w:r>
    </w:p>
  </w:comment>
  <w:comment w:id="1684" w:author="Windows User" w:date="2015-10-30T08:56:00Z" w:initials="WU">
    <w:p w14:paraId="29D1E0CC" w14:textId="77777777" w:rsidR="00325E43" w:rsidRDefault="00325E43">
      <w:pPr>
        <w:pStyle w:val="CommentText"/>
      </w:pPr>
      <w:r>
        <w:rPr>
          <w:rStyle w:val="CommentReference"/>
        </w:rPr>
        <w:annotationRef/>
      </w:r>
      <w:r>
        <w:t>?</w:t>
      </w:r>
    </w:p>
  </w:comment>
  <w:comment w:id="1725" w:author="Windows User" w:date="2015-10-30T08:56:00Z" w:initials="WU">
    <w:p w14:paraId="73A9ACC7" w14:textId="77777777" w:rsidR="00325E43" w:rsidRDefault="00325E43">
      <w:pPr>
        <w:pStyle w:val="CommentText"/>
      </w:pPr>
      <w:r>
        <w:rPr>
          <w:rStyle w:val="CommentReference"/>
        </w:rPr>
        <w:annotationRef/>
      </w:r>
      <w:r>
        <w:t>?</w:t>
      </w:r>
    </w:p>
  </w:comment>
  <w:comment w:id="1732" w:author="Windows User" w:date="2015-10-30T08:56:00Z" w:initials="WU">
    <w:p w14:paraId="4F5630C0" w14:textId="77777777" w:rsidR="00325E43" w:rsidRDefault="00325E43">
      <w:pPr>
        <w:pStyle w:val="CommentText"/>
      </w:pPr>
      <w:r>
        <w:rPr>
          <w:rStyle w:val="CommentReference"/>
        </w:rPr>
        <w:annotationRef/>
      </w:r>
      <w:r>
        <w:t>Abba Noub, abanoub, Apa Noub, Apnoub?</w:t>
      </w:r>
    </w:p>
  </w:comment>
  <w:comment w:id="1733" w:author="Windows User" w:date="2015-10-30T08:56:00Z" w:initials="WU">
    <w:p w14:paraId="3899034D" w14:textId="77777777" w:rsidR="00325E43" w:rsidRDefault="00325E43">
      <w:pPr>
        <w:pStyle w:val="CommentText"/>
      </w:pPr>
      <w:r>
        <w:rPr>
          <w:rStyle w:val="CommentReference"/>
        </w:rPr>
        <w:annotationRef/>
      </w:r>
      <w:r>
        <w:t>Upright, or orthodox?</w:t>
      </w:r>
    </w:p>
  </w:comment>
  <w:comment w:id="1742" w:author="Windows User" w:date="2015-10-30T08:56:00Z" w:initials="WU">
    <w:p w14:paraId="61207ABC" w14:textId="77777777" w:rsidR="00325E43" w:rsidRDefault="00325E43">
      <w:pPr>
        <w:pStyle w:val="CommentText"/>
      </w:pPr>
      <w:r>
        <w:rPr>
          <w:rStyle w:val="CommentReference"/>
        </w:rPr>
        <w:annotationRef/>
      </w:r>
      <w:r>
        <w:t>Are we going with ti agia = saint and ti ethowab = the holy?</w:t>
      </w:r>
    </w:p>
  </w:comment>
  <w:comment w:id="1764" w:author="Windows User" w:date="2015-11-18T20:43:00Z" w:initials="WU">
    <w:p w14:paraId="08613E46" w14:textId="00F90E8C" w:rsidR="00325E43" w:rsidRDefault="00325E43">
      <w:pPr>
        <w:pStyle w:val="CommentText"/>
      </w:pPr>
      <w:r>
        <w:rPr>
          <w:rStyle w:val="CommentReference"/>
        </w:rPr>
        <w:annotationRef/>
      </w:r>
      <w:r>
        <w:t>Is this for Adam days? Or just Sundays?</w:t>
      </w:r>
    </w:p>
  </w:comment>
  <w:comment w:id="1765" w:author="Windows User" w:date="2015-11-18T20:38:00Z" w:initials="WU">
    <w:p w14:paraId="43F9C3B7" w14:textId="77777777" w:rsidR="00325E43" w:rsidRDefault="00325E43">
      <w:pPr>
        <w:pStyle w:val="CommentText"/>
      </w:pPr>
      <w:r>
        <w:rPr>
          <w:rStyle w:val="CommentReference"/>
        </w:rPr>
        <w:annotationRef/>
      </w:r>
      <w:r>
        <w:t>What does this mean? I feel like we put something else somewhere else</w:t>
      </w:r>
    </w:p>
  </w:comment>
  <w:comment w:id="1767" w:author="Windows User" w:date="2015-11-19T22:12:00Z" w:initials="WU">
    <w:p w14:paraId="79F037D4" w14:textId="77777777" w:rsidR="00325E43" w:rsidRDefault="00325E43">
      <w:pPr>
        <w:pStyle w:val="CommentText"/>
      </w:pPr>
      <w:r>
        <w:rPr>
          <w:rStyle w:val="CommentReference"/>
        </w:rPr>
        <w:annotationRef/>
      </w:r>
      <w:r>
        <w:t>Theotokos forever, or ever-Theotokos?</w:t>
      </w:r>
    </w:p>
  </w:comment>
  <w:comment w:id="1768" w:author="Windows User" w:date="2015-11-19T22:12:00Z" w:initials="WU">
    <w:p w14:paraId="7E2C6DDB" w14:textId="77777777" w:rsidR="00325E43" w:rsidRDefault="00325E43">
      <w:pPr>
        <w:pStyle w:val="CommentText"/>
      </w:pPr>
      <w:r>
        <w:rPr>
          <w:rStyle w:val="CommentReference"/>
        </w:rPr>
        <w:annotationRef/>
      </w:r>
      <w:r>
        <w:t>What does this mean?</w:t>
      </w:r>
    </w:p>
  </w:comment>
  <w:comment w:id="1769" w:author="Windows User" w:date="2015-11-19T22:12:00Z" w:initials="WU">
    <w:p w14:paraId="71146019" w14:textId="77777777" w:rsidR="00325E43" w:rsidRDefault="00325E43">
      <w:pPr>
        <w:pStyle w:val="CommentText"/>
      </w:pPr>
      <w:r>
        <w:rPr>
          <w:rStyle w:val="CommentReference"/>
        </w:rPr>
        <w:annotationRef/>
      </w:r>
      <w:r>
        <w:t>What does this mean?</w:t>
      </w:r>
    </w:p>
  </w:comment>
  <w:comment w:id="1770" w:author="Windows User" w:date="2015-11-19T22:12:00Z" w:initials="WU">
    <w:p w14:paraId="24E4F57A" w14:textId="77777777" w:rsidR="00325E43" w:rsidRDefault="00325E43">
      <w:pPr>
        <w:pStyle w:val="CommentText"/>
      </w:pPr>
      <w:r>
        <w:rPr>
          <w:rStyle w:val="CommentReference"/>
        </w:rPr>
        <w:annotationRef/>
      </w:r>
      <w:r>
        <w:t>Praying or interceding?</w:t>
      </w:r>
    </w:p>
  </w:comment>
  <w:comment w:id="1788" w:author="Windows User" w:date="2015-10-30T08:56:00Z" w:initials="WU">
    <w:p w14:paraId="36116F5D"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789" w:author="Windows User" w:date="2015-10-30T08:56:00Z" w:initials="WU">
    <w:p w14:paraId="55EA204B" w14:textId="77777777" w:rsidR="00325E43" w:rsidRDefault="00325E43">
      <w:pPr>
        <w:pStyle w:val="CommentText"/>
      </w:pPr>
      <w:r>
        <w:rPr>
          <w:rStyle w:val="CommentReference"/>
        </w:rPr>
        <w:annotationRef/>
      </w:r>
      <w:r>
        <w:t>Typo?</w:t>
      </w:r>
    </w:p>
  </w:comment>
  <w:comment w:id="1799" w:author="Brett Slote" w:date="2016-05-06T20:19:00Z" w:initials="BS">
    <w:p w14:paraId="2A94C5D4" w14:textId="77777777" w:rsidR="00325E43" w:rsidRDefault="00325E43" w:rsidP="00513E2D">
      <w:pPr>
        <w:pStyle w:val="CommentText"/>
      </w:pPr>
      <w:r>
        <w:rPr>
          <w:rStyle w:val="CommentReference"/>
        </w:rPr>
        <w:annotationRef/>
      </w:r>
      <w:r>
        <w:t>Check that this and next aren’t 101</w:t>
      </w:r>
    </w:p>
  </w:comment>
  <w:comment w:id="1855" w:author="Windows User" w:date="2015-10-30T08:56:00Z" w:initials="WU">
    <w:p w14:paraId="11E5D177"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57" w:author="Windows User" w:date="2015-10-30T08:56:00Z" w:initials="WU">
    <w:p w14:paraId="38A16B24" w14:textId="77777777" w:rsidR="00325E43" w:rsidRDefault="00325E43">
      <w:pPr>
        <w:pStyle w:val="CommentText"/>
      </w:pPr>
      <w:r>
        <w:rPr>
          <w:rStyle w:val="CommentReference"/>
        </w:rPr>
        <w:annotationRef/>
      </w:r>
      <w:r>
        <w:t>What does the Coptic say?</w:t>
      </w:r>
    </w:p>
  </w:comment>
  <w:comment w:id="1858" w:author="Windows User" w:date="2015-10-30T08:56:00Z" w:initials="WU">
    <w:p w14:paraId="239824AA" w14:textId="77777777" w:rsidR="00325E43" w:rsidRDefault="00325E43">
      <w:pPr>
        <w:pStyle w:val="CommentText"/>
      </w:pPr>
      <w:r>
        <w:rPr>
          <w:rStyle w:val="CommentReference"/>
        </w:rPr>
        <w:annotationRef/>
      </w:r>
      <w:r>
        <w:t>What is being quoted? 2Cor 5?</w:t>
      </w:r>
    </w:p>
  </w:comment>
  <w:comment w:id="1861" w:author="Windows User" w:date="2015-10-30T08:56:00Z" w:initials="WU">
    <w:p w14:paraId="1EC34668" w14:textId="77777777" w:rsidR="00325E43" w:rsidRDefault="00325E43">
      <w:pPr>
        <w:pStyle w:val="CommentText"/>
      </w:pPr>
      <w:r>
        <w:rPr>
          <w:rStyle w:val="CommentReference"/>
        </w:rPr>
        <w:annotationRef/>
      </w:r>
      <w:r>
        <w:t>This is clearly a late composition, bastardizing other hymns. “our father in heaven, the sinless one, with your good father…” right.</w:t>
      </w:r>
    </w:p>
  </w:comment>
  <w:comment w:id="1862" w:author="Windows User" w:date="2015-10-30T08:56:00Z" w:initials="WU">
    <w:p w14:paraId="4470C38C" w14:textId="77777777" w:rsidR="00325E43" w:rsidRDefault="00325E43">
      <w:pPr>
        <w:pStyle w:val="CommentText"/>
      </w:pPr>
      <w:r>
        <w:rPr>
          <w:rStyle w:val="CommentReference"/>
        </w:rPr>
        <w:annotationRef/>
      </w:r>
      <w:r>
        <w:t>Coptic is different from previous verse. What should English be?</w:t>
      </w:r>
    </w:p>
  </w:comment>
  <w:comment w:id="1863" w:author="Windows User" w:date="2015-10-30T08:56:00Z" w:initials="WU">
    <w:p w14:paraId="350A9B71" w14:textId="77777777" w:rsidR="00325E43" w:rsidRDefault="00325E43">
      <w:pPr>
        <w:pStyle w:val="CommentText"/>
      </w:pPr>
      <w:r>
        <w:rPr>
          <w:rStyle w:val="CommentReference"/>
        </w:rPr>
        <w:annotationRef/>
      </w:r>
      <w:r>
        <w:t>Or athletes? Or athletic martyrs?</w:t>
      </w:r>
    </w:p>
  </w:comment>
  <w:comment w:id="1864" w:author="Windows User" w:date="2015-10-30T08:56:00Z" w:initials="WU">
    <w:p w14:paraId="72F9FFC3" w14:textId="77777777" w:rsidR="00325E43" w:rsidRDefault="00325E43">
      <w:pPr>
        <w:pStyle w:val="CommentText"/>
      </w:pPr>
      <w:r>
        <w:rPr>
          <w:rStyle w:val="CommentReference"/>
        </w:rPr>
        <w:annotationRef/>
      </w:r>
      <w:r>
        <w:t>Or of the martyrs?</w:t>
      </w:r>
    </w:p>
  </w:comment>
  <w:comment w:id="1865" w:author="Windows User" w:date="2015-10-30T08:56:00Z" w:initials="WU">
    <w:p w14:paraId="7BD5C124" w14:textId="77777777" w:rsidR="00325E43" w:rsidRDefault="00325E43">
      <w:pPr>
        <w:pStyle w:val="CommentText"/>
      </w:pPr>
      <w:r>
        <w:rPr>
          <w:rStyle w:val="CommentReference"/>
        </w:rPr>
        <w:annotationRef/>
      </w:r>
      <w:r>
        <w:t>Carries or lifts?</w:t>
      </w:r>
    </w:p>
  </w:comment>
  <w:comment w:id="1866" w:author="Windows User" w:date="2015-10-30T08:56:00Z" w:initials="WU">
    <w:p w14:paraId="525F7218" w14:textId="77777777" w:rsidR="00325E43" w:rsidRDefault="00325E43">
      <w:pPr>
        <w:pStyle w:val="CommentText"/>
      </w:pPr>
      <w:r>
        <w:rPr>
          <w:rStyle w:val="CommentReference"/>
        </w:rPr>
        <w:annotationRef/>
      </w:r>
      <w:r>
        <w:t>Churches?</w:t>
      </w:r>
    </w:p>
    <w:p w14:paraId="32A8F1D7" w14:textId="77777777" w:rsidR="00325E43" w:rsidRDefault="00325E43">
      <w:pPr>
        <w:pStyle w:val="CommentText"/>
      </w:pPr>
    </w:p>
  </w:comment>
  <w:comment w:id="1867" w:author="Windows User" w:date="2015-10-30T08:56:00Z" w:initials="WU">
    <w:p w14:paraId="165286E5" w14:textId="77777777" w:rsidR="00325E43" w:rsidRDefault="00325E43">
      <w:pPr>
        <w:pStyle w:val="CommentText"/>
      </w:pPr>
      <w:r>
        <w:rPr>
          <w:rStyle w:val="CommentReference"/>
        </w:rPr>
        <w:annotationRef/>
      </w:r>
      <w:r>
        <w:t>End?</w:t>
      </w:r>
    </w:p>
  </w:comment>
  <w:comment w:id="1876" w:author="Windows User" w:date="2015-10-30T08:56:00Z" w:initials="WU">
    <w:p w14:paraId="770DC519" w14:textId="77777777" w:rsidR="00325E43" w:rsidRDefault="00325E43">
      <w:pPr>
        <w:pStyle w:val="CommentText"/>
      </w:pPr>
      <w:r>
        <w:rPr>
          <w:rStyle w:val="CommentReference"/>
        </w:rPr>
        <w:annotationRef/>
      </w:r>
      <w:r>
        <w:t>Or full stop. You are worthy of the glory,</w:t>
      </w:r>
    </w:p>
  </w:comment>
  <w:comment w:id="1882" w:author="Windows User" w:date="2015-10-30T08:56:00Z" w:initials="WU">
    <w:p w14:paraId="664F3BFA" w14:textId="77777777" w:rsidR="00325E43" w:rsidRDefault="00325E43">
      <w:pPr>
        <w:pStyle w:val="CommentText"/>
      </w:pPr>
      <w:r>
        <w:rPr>
          <w:rStyle w:val="CommentReference"/>
        </w:rPr>
        <w:annotationRef/>
      </w:r>
      <w:r>
        <w:t>?</w:t>
      </w:r>
    </w:p>
  </w:comment>
  <w:comment w:id="1885" w:author="Windows User" w:date="2015-10-30T08:56:00Z" w:initials="WU">
    <w:p w14:paraId="08BCD53E" w14:textId="77777777" w:rsidR="00325E43" w:rsidRDefault="00325E43">
      <w:pPr>
        <w:pStyle w:val="CommentText"/>
      </w:pPr>
      <w:r>
        <w:rPr>
          <w:rStyle w:val="CommentReference"/>
        </w:rPr>
        <w:annotationRef/>
      </w:r>
      <w:r>
        <w:t>Is? Or will be? Exalted, or highly exalted?</w:t>
      </w:r>
    </w:p>
  </w:comment>
  <w:comment w:id="1887" w:author="Windows User" w:date="2015-10-30T08:56:00Z" w:initials="WU">
    <w:p w14:paraId="4F4D62D2" w14:textId="77777777" w:rsidR="00325E43" w:rsidRDefault="00325E43">
      <w:pPr>
        <w:pStyle w:val="CommentText"/>
      </w:pPr>
      <w:r>
        <w:rPr>
          <w:rStyle w:val="CommentReference"/>
        </w:rPr>
        <w:annotationRef/>
      </w:r>
      <w:r>
        <w:t>Bring or offer</w:t>
      </w:r>
    </w:p>
  </w:comment>
  <w:comment w:id="1888" w:author="Windows User" w:date="2015-10-30T08:56:00Z" w:initials="WU">
    <w:p w14:paraId="66D4EE13" w14:textId="77777777" w:rsidR="00325E43" w:rsidRDefault="00325E43">
      <w:pPr>
        <w:pStyle w:val="CommentText"/>
      </w:pPr>
      <w:r>
        <w:rPr>
          <w:rStyle w:val="CommentReference"/>
        </w:rPr>
        <w:annotationRef/>
      </w:r>
      <w:r>
        <w:t>Spelling?</w:t>
      </w:r>
    </w:p>
  </w:comment>
  <w:comment w:id="1894" w:author="Windows User" w:date="2015-11-17T22:12:00Z" w:initials="WU">
    <w:p w14:paraId="412F0631" w14:textId="77777777" w:rsidR="00325E43" w:rsidRDefault="00325E43">
      <w:pPr>
        <w:pStyle w:val="CommentText"/>
      </w:pPr>
      <w:r>
        <w:rPr>
          <w:rStyle w:val="CommentReference"/>
        </w:rPr>
        <w:annotationRef/>
      </w:r>
      <w:r>
        <w:t>Literally trampled, right? Or crushed?</w:t>
      </w:r>
    </w:p>
  </w:comment>
  <w:comment w:id="1895" w:author="Windows User" w:date="2015-11-17T22:12:00Z" w:initials="WU">
    <w:p w14:paraId="135DCC31" w14:textId="77777777" w:rsidR="00325E43" w:rsidRDefault="00325E43">
      <w:pPr>
        <w:pStyle w:val="CommentText"/>
      </w:pPr>
      <w:r>
        <w:rPr>
          <w:rStyle w:val="CommentReference"/>
        </w:rPr>
        <w:annotationRef/>
      </w:r>
      <w:r>
        <w:t>Authority? Might? Reign?</w:t>
      </w:r>
    </w:p>
  </w:comment>
  <w:comment w:id="1898" w:author="Windows User" w:date="2015-10-30T08:56:00Z" w:initials="WU">
    <w:p w14:paraId="11BE3C4D" w14:textId="77777777" w:rsidR="00325E43" w:rsidRDefault="00325E43">
      <w:pPr>
        <w:pStyle w:val="CommentText"/>
      </w:pPr>
      <w:r>
        <w:rPr>
          <w:rStyle w:val="CommentReference"/>
        </w:rPr>
        <w:annotationRef/>
      </w:r>
      <w:r>
        <w:t>Name or Holy Name?</w:t>
      </w:r>
    </w:p>
  </w:comment>
  <w:comment w:id="1908" w:author="Windows User" w:date="2015-10-30T08:56:00Z" w:initials="WU">
    <w:p w14:paraId="4A1C10F1" w14:textId="77777777" w:rsidR="00325E43" w:rsidRDefault="00325E43">
      <w:pPr>
        <w:pStyle w:val="CommentText"/>
      </w:pPr>
      <w:r>
        <w:rPr>
          <w:rStyle w:val="CommentReference"/>
        </w:rPr>
        <w:annotationRef/>
      </w:r>
      <w:r>
        <w:t>Christ or Jesus Christ?</w:t>
      </w:r>
    </w:p>
  </w:comment>
  <w:comment w:id="1914" w:author="Windows User" w:date="2015-10-30T08:56:00Z" w:initials="WU">
    <w:p w14:paraId="31C2C585" w14:textId="77777777" w:rsidR="00325E43" w:rsidRDefault="00325E43">
      <w:pPr>
        <w:pStyle w:val="CommentText"/>
      </w:pPr>
      <w:r>
        <w:rPr>
          <w:rStyle w:val="CommentReference"/>
        </w:rPr>
        <w:annotationRef/>
      </w:r>
      <w:r>
        <w:t>Name or Holy Name?</w:t>
      </w:r>
    </w:p>
  </w:comment>
  <w:comment w:id="1915" w:author="Windows User" w:date="2015-10-30T08:56:00Z" w:initials="WU">
    <w:p w14:paraId="18203C3C" w14:textId="77777777" w:rsidR="00325E43" w:rsidRDefault="00325E43">
      <w:pPr>
        <w:pStyle w:val="CommentText"/>
      </w:pPr>
      <w:r>
        <w:rPr>
          <w:rStyle w:val="CommentReference"/>
        </w:rPr>
        <w:annotationRef/>
      </w:r>
      <w:r>
        <w:t>To Him? Or by His might/power?</w:t>
      </w:r>
    </w:p>
  </w:comment>
  <w:comment w:id="1916" w:author="Windows User" w:date="2015-10-30T08:56:00Z" w:initials="WU">
    <w:p w14:paraId="27B39720" w14:textId="77777777" w:rsidR="00325E43" w:rsidRDefault="00325E43">
      <w:pPr>
        <w:pStyle w:val="CommentText"/>
      </w:pPr>
      <w:r>
        <w:rPr>
          <w:rStyle w:val="CommentReference"/>
        </w:rPr>
        <w:annotationRef/>
      </w:r>
      <w:r>
        <w:t>Might, or may?</w:t>
      </w:r>
    </w:p>
  </w:comment>
  <w:comment w:id="1917" w:author="Windows User" w:date="2015-10-30T08:56:00Z" w:initials="WU">
    <w:p w14:paraId="2FB96B7C" w14:textId="77777777" w:rsidR="00325E43" w:rsidRDefault="00325E43" w:rsidP="00F77A5B">
      <w:pPr>
        <w:pStyle w:val="CommentText"/>
      </w:pPr>
      <w:r>
        <w:rPr>
          <w:rStyle w:val="CommentReference"/>
        </w:rPr>
        <w:annotationRef/>
      </w:r>
      <w:r>
        <w:t>Christ or Jesus Christ?</w:t>
      </w:r>
    </w:p>
  </w:comment>
  <w:comment w:id="1920" w:author="Windows User" w:date="2015-10-30T08:56:00Z" w:initials="WU">
    <w:p w14:paraId="775D4B1C" w14:textId="77777777" w:rsidR="00325E43" w:rsidRDefault="00325E43">
      <w:pPr>
        <w:pStyle w:val="CommentText"/>
      </w:pPr>
      <w:r>
        <w:rPr>
          <w:rStyle w:val="CommentReference"/>
        </w:rPr>
        <w:annotationRef/>
      </w:r>
      <w:r>
        <w:t>Miracles?</w:t>
      </w:r>
    </w:p>
  </w:comment>
  <w:comment w:id="1926" w:author="Windows User" w:date="2015-10-30T08:56:00Z" w:initials="WU">
    <w:p w14:paraId="511773EC" w14:textId="77777777" w:rsidR="00325E43" w:rsidRDefault="00325E43">
      <w:pPr>
        <w:pStyle w:val="CommentText"/>
      </w:pPr>
      <w:r>
        <w:rPr>
          <w:rStyle w:val="CommentReference"/>
        </w:rPr>
        <w:annotationRef/>
      </w:r>
      <w:r>
        <w:t>Name or Holy Name?</w:t>
      </w:r>
    </w:p>
  </w:comment>
  <w:comment w:id="1927" w:author="Windows User" w:date="2015-10-30T08:56:00Z" w:initials="WU">
    <w:p w14:paraId="0BC6FD3A" w14:textId="77777777" w:rsidR="00325E43" w:rsidRDefault="00325E43">
      <w:pPr>
        <w:pStyle w:val="CommentText"/>
      </w:pPr>
      <w:r>
        <w:rPr>
          <w:rStyle w:val="CommentReference"/>
        </w:rPr>
        <w:annotationRef/>
      </w:r>
      <w:r>
        <w:t>To Him? Or by His might/power?</w:t>
      </w:r>
    </w:p>
  </w:comment>
  <w:comment w:id="1928" w:author="Windows User" w:date="2015-10-30T08:56:00Z" w:initials="WU">
    <w:p w14:paraId="6BED6166" w14:textId="77777777" w:rsidR="00325E43" w:rsidRDefault="00325E43">
      <w:pPr>
        <w:pStyle w:val="CommentText"/>
      </w:pPr>
      <w:r>
        <w:rPr>
          <w:rStyle w:val="CommentReference"/>
        </w:rPr>
        <w:annotationRef/>
      </w:r>
      <w:r>
        <w:t>Might, or may?</w:t>
      </w:r>
    </w:p>
  </w:comment>
  <w:comment w:id="1937" w:author="Windows User" w:date="2016-02-10T12:41:00Z" w:initials="WU">
    <w:p w14:paraId="1E6C57D4" w14:textId="77777777" w:rsidR="00325E43" w:rsidRDefault="00325E43"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BBA811" w14:textId="77777777" w:rsidR="002F6766" w:rsidRDefault="002F6766" w:rsidP="006D61CA">
      <w:pPr>
        <w:spacing w:after="0" w:line="240" w:lineRule="auto"/>
      </w:pPr>
      <w:r>
        <w:separator/>
      </w:r>
    </w:p>
  </w:endnote>
  <w:endnote w:type="continuationSeparator" w:id="0">
    <w:p w14:paraId="025458BD" w14:textId="77777777" w:rsidR="002F6766" w:rsidRDefault="002F676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panose1 w:val="020A0402060406010301"/>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SimSun">
    <w:panose1 w:val="02010600030101010101"/>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FreeSerifAvvaShenouda Medium">
    <w:panose1 w:val="02020603050405020304"/>
    <w:charset w:val="00"/>
    <w:family w:val="auto"/>
    <w:pitch w:val="variable"/>
    <w:sig w:usb0="E5B3AAFF" w:usb1="D807FDFF" w:usb2="00000B38" w:usb3="00000000" w:csb0="000300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1D4EBB43" w:rsidR="00325E43" w:rsidRPr="004D6538" w:rsidRDefault="00325E43"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A86A6B">
      <w:rPr>
        <w:noProof/>
        <w:lang w:val="en-US"/>
      </w:rPr>
      <w:t>328</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325E43" w:rsidRPr="009654EE" w:rsidRDefault="00325E43"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30A705AD" w:rsidR="00325E43" w:rsidRPr="009654EE" w:rsidRDefault="00325E43"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9005CB">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316477" w:rsidR="00325E43" w:rsidRPr="006D61CA" w:rsidRDefault="00325E4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86A6B">
      <w:rPr>
        <w:noProof/>
        <w:lang w:val="en-US"/>
      </w:rPr>
      <w:t>327</w:t>
    </w:r>
    <w:r w:rsidRPr="006D61CA">
      <w:rPr>
        <w:lang w:val="en-US"/>
      </w:rPr>
      <w:fldChar w:fldCharType="end"/>
    </w:r>
  </w:p>
  <w:p w14:paraId="1546C8BA" w14:textId="77777777" w:rsidR="00325E43" w:rsidRDefault="00325E43"/>
  <w:p w14:paraId="578F45FC" w14:textId="77777777" w:rsidR="00325E43" w:rsidRDefault="00325E43"/>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2AD7CE27" w:rsidR="00325E43" w:rsidRPr="006D61CA" w:rsidRDefault="00325E4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9005CB">
      <w:rPr>
        <w:noProof/>
        <w:lang w:val="en-US"/>
      </w:rPr>
      <w:t>1131</w:t>
    </w:r>
    <w:r w:rsidRPr="006D61CA">
      <w:rPr>
        <w:lang w:val="en-US"/>
      </w:rPr>
      <w:fldChar w:fldCharType="end"/>
    </w:r>
  </w:p>
  <w:p w14:paraId="6E3E0469" w14:textId="77777777" w:rsidR="00325E43" w:rsidRDefault="00325E43"/>
  <w:p w14:paraId="5C3C24E2" w14:textId="77777777" w:rsidR="00325E43" w:rsidRDefault="00325E4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75534F" w14:textId="77777777" w:rsidR="002F6766" w:rsidRDefault="002F6766" w:rsidP="006D61CA">
      <w:pPr>
        <w:spacing w:after="0" w:line="240" w:lineRule="auto"/>
      </w:pPr>
      <w:r>
        <w:separator/>
      </w:r>
    </w:p>
  </w:footnote>
  <w:footnote w:type="continuationSeparator" w:id="0">
    <w:p w14:paraId="53561026" w14:textId="77777777" w:rsidR="002F6766" w:rsidRDefault="002F6766" w:rsidP="006D61CA">
      <w:pPr>
        <w:spacing w:after="0" w:line="240" w:lineRule="auto"/>
      </w:pPr>
      <w:r>
        <w:continuationSeparator/>
      </w:r>
    </w:p>
  </w:footnote>
  <w:footnote w:id="1">
    <w:p w14:paraId="16A75E0F" w14:textId="77777777" w:rsidR="00325E43" w:rsidRDefault="00325E43"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325E43" w:rsidRDefault="00325E43"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325E43" w:rsidRDefault="00325E43" w:rsidP="00F94412">
      <w:pPr>
        <w:pStyle w:val="footnote"/>
      </w:pPr>
      <w:r>
        <w:rPr>
          <w:rStyle w:val="FootnoteReference"/>
        </w:rPr>
        <w:footnoteRef/>
      </w:r>
      <w:r>
        <w:t xml:space="preserve"> [JS] or “assemblies”</w:t>
      </w:r>
    </w:p>
  </w:footnote>
  <w:footnote w:id="4">
    <w:p w14:paraId="5E4DFE5E" w14:textId="5E90AEFA" w:rsidR="00325E43" w:rsidRPr="00926B87" w:rsidRDefault="00325E43"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325E43" w:rsidRDefault="00325E43" w:rsidP="00031314">
      <w:pPr>
        <w:pStyle w:val="footnote"/>
      </w:pPr>
    </w:p>
  </w:footnote>
  <w:footnote w:id="5">
    <w:p w14:paraId="5EDE2D3A" w14:textId="77777777" w:rsidR="00325E43" w:rsidRDefault="00325E43"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325E43" w:rsidRDefault="00325E43" w:rsidP="00323889">
      <w:pPr>
        <w:pStyle w:val="footnote"/>
      </w:pPr>
      <w:r>
        <w:rPr>
          <w:rStyle w:val="FootnoteReference"/>
        </w:rPr>
        <w:footnoteRef/>
      </w:r>
      <w:r>
        <w:t xml:space="preserve"> Or “The Lord’s Annointed”</w:t>
      </w:r>
    </w:p>
  </w:footnote>
  <w:footnote w:id="7">
    <w:p w14:paraId="31BBF667" w14:textId="77777777" w:rsidR="00325E43" w:rsidRPr="00926B87" w:rsidRDefault="00325E43"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325E43" w:rsidRDefault="00325E43" w:rsidP="00441BAC">
      <w:pPr>
        <w:pStyle w:val="footnote"/>
      </w:pPr>
    </w:p>
  </w:footnote>
  <w:footnote w:id="8">
    <w:p w14:paraId="580FAEDD" w14:textId="77777777" w:rsidR="00325E43" w:rsidRDefault="00325E43" w:rsidP="00130E47">
      <w:pPr>
        <w:pStyle w:val="footnote"/>
      </w:pPr>
      <w:r>
        <w:rPr>
          <w:rStyle w:val="FootnoteReference"/>
        </w:rPr>
        <w:footnoteRef/>
      </w:r>
      <w:r>
        <w:t xml:space="preserve"> Or “The Lord’s Annointed”</w:t>
      </w:r>
    </w:p>
  </w:footnote>
  <w:footnote w:id="9">
    <w:p w14:paraId="74D64774" w14:textId="4A8F239B" w:rsidR="00325E43" w:rsidRDefault="00325E43"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325E43" w:rsidRDefault="00325E43"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325E43" w:rsidRDefault="00325E43"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325E43" w:rsidRDefault="00325E43" w:rsidP="00485E0C">
      <w:pPr>
        <w:pStyle w:val="footnote"/>
      </w:pPr>
      <w:r>
        <w:rPr>
          <w:rStyle w:val="FootnoteReference"/>
          <w:rFonts w:cs="@MingLiU"/>
          <w:szCs w:val="18"/>
        </w:rPr>
        <w:footnoteRef/>
      </w:r>
      <w:r w:rsidRPr="003C6041">
        <w:t>Literally, unbroken fence</w:t>
      </w:r>
    </w:p>
  </w:footnote>
  <w:footnote w:id="13">
    <w:p w14:paraId="7C2A9DE8" w14:textId="15E62972" w:rsidR="00325E43" w:rsidRDefault="00325E43"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325E43" w:rsidRDefault="00325E43"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325E43" w:rsidRDefault="00325E43"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325E43" w:rsidRDefault="00325E43"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325E43" w:rsidRDefault="00325E43" w:rsidP="006800D4">
      <w:pPr>
        <w:pStyle w:val="footnote"/>
      </w:pPr>
      <w:r>
        <w:rPr>
          <w:rStyle w:val="FootnoteReference"/>
        </w:rPr>
        <w:footnoteRef/>
      </w:r>
      <w:r>
        <w:t xml:space="preserve"> Or ‘Unique’</w:t>
      </w:r>
    </w:p>
  </w:footnote>
  <w:footnote w:id="18">
    <w:p w14:paraId="4D9AA31B" w14:textId="77777777" w:rsidR="00325E43" w:rsidRDefault="00325E43"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325E43" w:rsidRDefault="00325E43"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325E43" w:rsidRDefault="00325E43"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325E43" w:rsidRDefault="00325E43"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325E43" w:rsidRDefault="00325E43"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325E43" w:rsidRDefault="00325E43"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325E43" w:rsidRDefault="00325E43"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325E43" w:rsidRDefault="00325E43"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21EB05D3" w14:textId="3E0DE2CA" w:rsidR="00325E43" w:rsidRPr="004A3E27" w:rsidRDefault="00325E43"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504B45F8" w14:textId="77777777" w:rsidR="00325E43" w:rsidRPr="004A3E27" w:rsidRDefault="00325E43" w:rsidP="00A91B17">
      <w:pPr>
        <w:pStyle w:val="footnote"/>
      </w:pPr>
      <w:r w:rsidRPr="004A3E27">
        <w:rPr>
          <w:rStyle w:val="FootnoteReference"/>
        </w:rPr>
        <w:footnoteRef/>
      </w:r>
      <w:r w:rsidRPr="004A3E27">
        <w:t xml:space="preserve"> ‘An allusion to our Lord’s persecutors mentioned in Acts 4:26’ (St. Augustine).</w:t>
      </w:r>
    </w:p>
  </w:footnote>
  <w:footnote w:id="28">
    <w:p w14:paraId="72C81E85" w14:textId="34D1DBFF" w:rsidR="00325E43" w:rsidRPr="004A3E27" w:rsidRDefault="00325E43"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247D5F2" w14:textId="77777777" w:rsidR="00325E43" w:rsidRPr="004A3E27" w:rsidRDefault="00325E43"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DC440F6" w14:textId="40E142B7" w:rsidR="00325E43" w:rsidRDefault="00325E43" w:rsidP="0070002E">
      <w:pPr>
        <w:pStyle w:val="footnote"/>
      </w:pPr>
      <w:r>
        <w:rPr>
          <w:rStyle w:val="FootnoteReference"/>
        </w:rPr>
        <w:footnoteRef/>
      </w:r>
      <w:r>
        <w:t xml:space="preserve"> [JS] Fr. Athanasius translates this from Coptic, “and Thy dominion to the ends of the earth”</w:t>
      </w:r>
    </w:p>
  </w:footnote>
  <w:footnote w:id="31">
    <w:p w14:paraId="18E761AF" w14:textId="77777777" w:rsidR="00325E43" w:rsidRPr="004A3E27" w:rsidRDefault="00325E43"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5A601DD3" w14:textId="77777777" w:rsidR="00325E43" w:rsidRPr="004A3E27" w:rsidRDefault="00325E43"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007228D7" w14:textId="77777777" w:rsidR="00325E43" w:rsidRPr="004A3E27" w:rsidRDefault="00325E43" w:rsidP="00C06875">
      <w:pPr>
        <w:pStyle w:val="footnote"/>
      </w:pPr>
      <w:r w:rsidRPr="004A3E27">
        <w:rPr>
          <w:rStyle w:val="FootnoteReference"/>
        </w:rPr>
        <w:footnoteRef/>
      </w:r>
      <w:r w:rsidRPr="004A3E27">
        <w:t xml:space="preserve"> Pause a moment and give that a little thought.</w:t>
      </w:r>
    </w:p>
  </w:footnote>
  <w:footnote w:id="34">
    <w:p w14:paraId="2B340A5C" w14:textId="4488FF0C" w:rsidR="00325E43" w:rsidRDefault="00325E43" w:rsidP="00AC01E8">
      <w:pPr>
        <w:pStyle w:val="footnote"/>
      </w:pPr>
      <w:r>
        <w:rPr>
          <w:rStyle w:val="FootnoteReference"/>
        </w:rPr>
        <w:footnoteRef/>
      </w:r>
      <w:r>
        <w:t xml:space="preserve"> [JS] or “enlarged me”</w:t>
      </w:r>
    </w:p>
  </w:footnote>
  <w:footnote w:id="35">
    <w:p w14:paraId="369566FF" w14:textId="769E6598" w:rsidR="00325E43" w:rsidRPr="004A3E27" w:rsidRDefault="00325E43"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1C9D0288" w14:textId="77777777" w:rsidR="00325E43" w:rsidRPr="004A3E27" w:rsidRDefault="00325E43"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4E76DBB2" w14:textId="77777777" w:rsidR="00325E43" w:rsidRPr="004A3E27" w:rsidRDefault="00325E43"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40D70FA9" w14:textId="77777777" w:rsidR="00325E43" w:rsidRPr="004A3E27" w:rsidRDefault="00325E43"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6A551E57" w14:textId="51EAA316" w:rsidR="00325E43" w:rsidRDefault="00325E43" w:rsidP="00AC01E8">
      <w:pPr>
        <w:pStyle w:val="footnote"/>
      </w:pPr>
      <w:r>
        <w:rPr>
          <w:rStyle w:val="FootnoteReference"/>
        </w:rPr>
        <w:footnoteRef/>
      </w:r>
      <w:r>
        <w:t xml:space="preserve"> [JS] literally, “face”</w:t>
      </w:r>
    </w:p>
  </w:footnote>
  <w:footnote w:id="40">
    <w:p w14:paraId="4A85A605" w14:textId="3B66CCF4" w:rsidR="00325E43" w:rsidRDefault="00325E43" w:rsidP="0054429F">
      <w:pPr>
        <w:pStyle w:val="footnote"/>
      </w:pPr>
      <w:r>
        <w:rPr>
          <w:rStyle w:val="FootnoteReference"/>
        </w:rPr>
        <w:footnoteRef/>
      </w:r>
      <w:r>
        <w:t xml:space="preserve"> [JS] or “You have put gladness in my heart; From their season of wheat, wine, and oil they were multiplied.”</w:t>
      </w:r>
    </w:p>
  </w:footnote>
  <w:footnote w:id="41">
    <w:p w14:paraId="158091A0" w14:textId="77777777" w:rsidR="00325E43" w:rsidRPr="004A3E27" w:rsidRDefault="00325E43" w:rsidP="00C06875">
      <w:pPr>
        <w:pStyle w:val="footnote"/>
      </w:pPr>
      <w:r w:rsidRPr="004A3E27">
        <w:rPr>
          <w:rStyle w:val="FootnoteReference"/>
        </w:rPr>
        <w:footnoteRef/>
      </w:r>
      <w:r w:rsidRPr="004A3E27">
        <w:t xml:space="preserve"> Or: I rest in peace and fall asleep at once.</w:t>
      </w:r>
    </w:p>
  </w:footnote>
  <w:footnote w:id="42">
    <w:p w14:paraId="005F68B1" w14:textId="1D86BB98" w:rsidR="00325E43" w:rsidRPr="004A3E27" w:rsidRDefault="00325E43"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7607908E" w14:textId="06A72B5C" w:rsidR="00325E43" w:rsidRDefault="00325E43" w:rsidP="00FE33CB">
      <w:pPr>
        <w:pStyle w:val="footnote"/>
      </w:pPr>
      <w:r>
        <w:rPr>
          <w:rStyle w:val="FootnoteReference"/>
        </w:rPr>
        <w:footnoteRef/>
      </w:r>
      <w:r>
        <w:t xml:space="preserve"> [JS] or “and You will see me.”</w:t>
      </w:r>
    </w:p>
  </w:footnote>
  <w:footnote w:id="44">
    <w:p w14:paraId="2738F1D2" w14:textId="121829F4" w:rsidR="00325E43" w:rsidRDefault="00325E43" w:rsidP="00DC2AAA">
      <w:pPr>
        <w:pStyle w:val="footnote"/>
      </w:pPr>
      <w:r>
        <w:rPr>
          <w:rStyle w:val="FootnoteReference"/>
        </w:rPr>
        <w:footnoteRef/>
      </w:r>
      <w:r>
        <w:t xml:space="preserve"> [JS] or lawlessness</w:t>
      </w:r>
    </w:p>
  </w:footnote>
  <w:footnote w:id="45">
    <w:p w14:paraId="0C722E17" w14:textId="0C245CCD" w:rsidR="00325E43" w:rsidRDefault="00325E43" w:rsidP="00423962">
      <w:pPr>
        <w:pStyle w:val="footnote"/>
      </w:pPr>
      <w:r>
        <w:rPr>
          <w:rStyle w:val="FootnoteReference"/>
        </w:rPr>
        <w:footnoteRef/>
      </w:r>
      <w:r>
        <w:t xml:space="preserve"> [JS] “do obeisance”, “worship”, referring to the physical act</w:t>
      </w:r>
    </w:p>
  </w:footnote>
  <w:footnote w:id="46">
    <w:p w14:paraId="673FFF4D" w14:textId="4AC67C07" w:rsidR="00325E43" w:rsidRPr="004A3E27" w:rsidRDefault="00325E43"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071C992F" w14:textId="3411D0F6" w:rsidR="00325E43" w:rsidRDefault="00325E43"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1D32253D" w14:textId="125A513D" w:rsidR="00325E43" w:rsidRPr="004A3E27" w:rsidRDefault="00325E43" w:rsidP="00C06875">
      <w:pPr>
        <w:pStyle w:val="footnote"/>
      </w:pPr>
      <w:r w:rsidRPr="004A3E27">
        <w:rPr>
          <w:rStyle w:val="FootnoteReference"/>
        </w:rPr>
        <w:footnoteRef/>
      </w:r>
      <w:r w:rsidRPr="004A3E27">
        <w:t xml:space="preserve"> </w:t>
      </w:r>
      <w:r>
        <w:t>cf</w:t>
      </w:r>
      <w:r w:rsidRPr="004A3E27">
        <w:t>. Psalm 37:2; Jeremiah 10:24.</w:t>
      </w:r>
    </w:p>
  </w:footnote>
  <w:footnote w:id="49">
    <w:p w14:paraId="27CB451E" w14:textId="0CFB2FE9" w:rsidR="00325E43" w:rsidRPr="004A3E27" w:rsidRDefault="00325E43"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191F4176" w14:textId="002666CD" w:rsidR="00325E43" w:rsidRDefault="00325E43" w:rsidP="00530F84">
      <w:pPr>
        <w:pStyle w:val="footnote"/>
      </w:pPr>
      <w:r>
        <w:rPr>
          <w:rStyle w:val="FootnoteReference"/>
        </w:rPr>
        <w:footnoteRef/>
      </w:r>
      <w:r>
        <w:t xml:space="preserve"> [JS] or “give thanks”. The word conveys “thankfully confess with praise”</w:t>
      </w:r>
    </w:p>
  </w:footnote>
  <w:footnote w:id="51">
    <w:p w14:paraId="3C274CF7" w14:textId="753C99BC" w:rsidR="00325E43" w:rsidRPr="004A3E27" w:rsidRDefault="00325E43"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26DCAC0" w14:textId="3C0A3857" w:rsidR="00325E43" w:rsidRDefault="00325E43" w:rsidP="00530F84">
      <w:pPr>
        <w:pStyle w:val="footnote"/>
      </w:pPr>
      <w:r>
        <w:rPr>
          <w:rStyle w:val="FootnoteReference"/>
        </w:rPr>
        <w:footnoteRef/>
      </w:r>
      <w:r>
        <w:t xml:space="preserve"> [JS] Fr. Lazarus and Brenton interpolate “my enemy”</w:t>
      </w:r>
    </w:p>
  </w:footnote>
  <w:footnote w:id="53">
    <w:p w14:paraId="4AC07AFE" w14:textId="206B4893" w:rsidR="00325E43" w:rsidRPr="004A3E27" w:rsidRDefault="00325E43" w:rsidP="00C06875">
      <w:pPr>
        <w:pStyle w:val="footnote"/>
      </w:pPr>
      <w:r w:rsidRPr="004A3E27">
        <w:rPr>
          <w:rStyle w:val="FootnoteReference"/>
        </w:rPr>
        <w:footnoteRef/>
      </w:r>
      <w:r w:rsidRPr="004A3E27">
        <w:t xml:space="preserve"> </w:t>
      </w:r>
      <w:r>
        <w:t>cf</w:t>
      </w:r>
      <w:r w:rsidRPr="004A3E27">
        <w:t>. 1 Pet. 5:8.</w:t>
      </w:r>
    </w:p>
  </w:footnote>
  <w:footnote w:id="54">
    <w:p w14:paraId="553B4541" w14:textId="77777777" w:rsidR="00325E43" w:rsidRPr="004A3E27" w:rsidRDefault="00325E43" w:rsidP="00C06875">
      <w:pPr>
        <w:pStyle w:val="footnote"/>
      </w:pPr>
      <w:r w:rsidRPr="004A3E27">
        <w:rPr>
          <w:rStyle w:val="FootnoteReference"/>
        </w:rPr>
        <w:footnoteRef/>
      </w:r>
      <w:r w:rsidRPr="004A3E27">
        <w:t xml:space="preserve"> Empties fall (Ephes. 5:18).</w:t>
      </w:r>
    </w:p>
  </w:footnote>
  <w:footnote w:id="55">
    <w:p w14:paraId="5DDCA66E" w14:textId="77777777" w:rsidR="00325E43" w:rsidRPr="004A3E27" w:rsidRDefault="00325E43"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6E4EA7C" w14:textId="3620D0FC" w:rsidR="00325E43" w:rsidRDefault="00325E43" w:rsidP="008D6B7B">
      <w:pPr>
        <w:pStyle w:val="footnote"/>
      </w:pPr>
      <w:r>
        <w:rPr>
          <w:rStyle w:val="FootnoteReference"/>
        </w:rPr>
        <w:footnoteRef/>
      </w:r>
      <w:r>
        <w:t xml:space="preserve"> [JS] Fr. Athanasius has “therefore I will return on high.”</w:t>
      </w:r>
    </w:p>
  </w:footnote>
  <w:footnote w:id="57">
    <w:p w14:paraId="3FBE71C1" w14:textId="749D259D" w:rsidR="00325E43" w:rsidRDefault="00325E43" w:rsidP="00741EF6">
      <w:pPr>
        <w:pStyle w:val="footnote"/>
      </w:pPr>
      <w:r>
        <w:rPr>
          <w:rStyle w:val="FootnoteReference"/>
        </w:rPr>
        <w:footnoteRef/>
      </w:r>
      <w:r>
        <w:t xml:space="preserve"> [JS] or “give thanks to”, or “thankfully confess the Lord with Praise”</w:t>
      </w:r>
    </w:p>
  </w:footnote>
  <w:footnote w:id="58">
    <w:p w14:paraId="74E99F4D" w14:textId="77777777" w:rsidR="00325E43" w:rsidRPr="004A3E27" w:rsidRDefault="00325E43"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419148E7" w14:textId="77777777" w:rsidR="00325E43" w:rsidRPr="004A3E27" w:rsidRDefault="00325E43" w:rsidP="00C06875">
      <w:pPr>
        <w:pStyle w:val="footnote"/>
      </w:pPr>
      <w:r w:rsidRPr="004A3E27">
        <w:rPr>
          <w:rStyle w:val="FootnoteReference"/>
        </w:rPr>
        <w:footnoteRef/>
      </w:r>
      <w:r w:rsidRPr="004A3E27">
        <w:t xml:space="preserve"> Mt. 21:16.</w:t>
      </w:r>
    </w:p>
  </w:footnote>
  <w:footnote w:id="60">
    <w:p w14:paraId="263154A0" w14:textId="77777777" w:rsidR="00325E43" w:rsidRPr="004A3E27" w:rsidRDefault="00325E43"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7ECF8A2D" w14:textId="77777777" w:rsidR="00325E43" w:rsidRPr="004A3E27" w:rsidRDefault="00325E43" w:rsidP="00C06875">
      <w:pPr>
        <w:pStyle w:val="footnote"/>
      </w:pPr>
      <w:r w:rsidRPr="004A3E27">
        <w:rPr>
          <w:rStyle w:val="FootnoteReference"/>
        </w:rPr>
        <w:footnoteRef/>
      </w:r>
      <w:r w:rsidRPr="004A3E27">
        <w:t xml:space="preserve"> Heb. 2:6-8. The Sovereignty of the Son of Man (Messiah).</w:t>
      </w:r>
    </w:p>
  </w:footnote>
  <w:footnote w:id="62">
    <w:p w14:paraId="04C11CE1" w14:textId="67416AE0" w:rsidR="00325E43" w:rsidRDefault="00325E43" w:rsidP="00741EF6">
      <w:pPr>
        <w:pStyle w:val="footnote"/>
      </w:pPr>
      <w:r>
        <w:rPr>
          <w:rStyle w:val="FootnoteReference"/>
        </w:rPr>
        <w:footnoteRef/>
      </w:r>
      <w:r>
        <w:t xml:space="preserve"> [JS] or “thank”, “I will thankfully confess You with praise”</w:t>
      </w:r>
    </w:p>
  </w:footnote>
  <w:footnote w:id="63">
    <w:p w14:paraId="4A64FA1B" w14:textId="245FE10B" w:rsidR="00325E43" w:rsidRDefault="00325E43" w:rsidP="005C7C41">
      <w:pPr>
        <w:pStyle w:val="footnote"/>
      </w:pPr>
      <w:r>
        <w:rPr>
          <w:rStyle w:val="FootnoteReference"/>
        </w:rPr>
        <w:footnoteRef/>
      </w:r>
      <w:r>
        <w:t xml:space="preserve"> [JS] Or, “I will confess You with thanksgiving”</w:t>
      </w:r>
    </w:p>
  </w:footnote>
  <w:footnote w:id="64">
    <w:p w14:paraId="70996BAC" w14:textId="67EDD120" w:rsidR="00325E43" w:rsidRDefault="00325E43" w:rsidP="00741EF6">
      <w:pPr>
        <w:pStyle w:val="footnote"/>
      </w:pPr>
      <w:r>
        <w:rPr>
          <w:rStyle w:val="FootnoteReference"/>
        </w:rPr>
        <w:footnoteRef/>
      </w:r>
      <w:r>
        <w:t xml:space="preserve"> [JS] literally, “from before Your face”</w:t>
      </w:r>
    </w:p>
  </w:footnote>
  <w:footnote w:id="65">
    <w:p w14:paraId="1EEFD7A1" w14:textId="55BF803F" w:rsidR="00325E43" w:rsidRPr="004A3E27" w:rsidRDefault="00325E43"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722FF076" w14:textId="77777777" w:rsidR="00325E43" w:rsidRPr="004A3E27" w:rsidRDefault="00325E43"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3428C8D1" w14:textId="77777777" w:rsidR="00325E43" w:rsidRPr="004A3E27" w:rsidRDefault="00325E43"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1BACCDC6" w14:textId="77777777" w:rsidR="00325E43" w:rsidRPr="004A3E27" w:rsidRDefault="00325E43"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35D4643B" w14:textId="1AD327CF" w:rsidR="00325E43" w:rsidRDefault="00325E43" w:rsidP="00AF711D">
      <w:pPr>
        <w:pStyle w:val="footnote"/>
      </w:pPr>
      <w:r>
        <w:rPr>
          <w:rStyle w:val="FootnoteReference"/>
        </w:rPr>
        <w:footnoteRef/>
      </w:r>
      <w:r>
        <w:t xml:space="preserve"> [JS] literally, “arm”</w:t>
      </w:r>
    </w:p>
  </w:footnote>
  <w:footnote w:id="70">
    <w:p w14:paraId="4F5EE238" w14:textId="67FB8443" w:rsidR="00325E43" w:rsidRPr="004A3E27" w:rsidRDefault="00325E43" w:rsidP="00BD5BBE">
      <w:pPr>
        <w:pStyle w:val="footnote"/>
      </w:pPr>
      <w:r w:rsidRPr="004A3E27">
        <w:rPr>
          <w:rStyle w:val="FootnoteReference"/>
        </w:rPr>
        <w:footnoteRef/>
      </w:r>
      <w:r w:rsidRPr="004A3E27">
        <w:t xml:space="preserve"> </w:t>
      </w:r>
      <w:r>
        <w:t>cf</w:t>
      </w:r>
      <w:r w:rsidRPr="004A3E27">
        <w:t>. 2 Cor. 6:16; 1 Cor. 6:19.</w:t>
      </w:r>
    </w:p>
  </w:footnote>
  <w:footnote w:id="71">
    <w:p w14:paraId="06196E84" w14:textId="25C20E1B" w:rsidR="00325E43" w:rsidRPr="004A3E27" w:rsidRDefault="00325E43" w:rsidP="00BD5BBE">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18B16E36" w14:textId="67403665" w:rsidR="00325E43" w:rsidRPr="004A3E27" w:rsidRDefault="00325E43"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11679EA7" w14:textId="08137300" w:rsidR="00325E43" w:rsidRDefault="00325E43"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D7546C6" w14:textId="173E810C" w:rsidR="00325E43" w:rsidRDefault="00325E43" w:rsidP="003F1DDB">
      <w:pPr>
        <w:pStyle w:val="footnote"/>
      </w:pPr>
      <w:r>
        <w:rPr>
          <w:rStyle w:val="FootnoteReference"/>
        </w:rPr>
        <w:footnoteRef/>
      </w:r>
      <w:r>
        <w:t xml:space="preserve"> [JS] from Fr. Athanasius</w:t>
      </w:r>
    </w:p>
  </w:footnote>
  <w:footnote w:id="75">
    <w:p w14:paraId="69DDC031" w14:textId="072B35A0" w:rsidR="00325E43" w:rsidRPr="004A3E27" w:rsidRDefault="00325E43"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7B2308F0" w14:textId="163ED086" w:rsidR="00325E43" w:rsidRPr="004A3E27" w:rsidRDefault="00325E43"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A1AEA09" w14:textId="719947E0" w:rsidR="00325E43" w:rsidRPr="004A3E27" w:rsidRDefault="00325E43"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4590FEB6" w14:textId="77777777" w:rsidR="00325E43" w:rsidRPr="004A3E27" w:rsidRDefault="00325E43" w:rsidP="00BD5BBE">
      <w:pPr>
        <w:pStyle w:val="footnote"/>
      </w:pPr>
      <w:r w:rsidRPr="004A3E27">
        <w:rPr>
          <w:rStyle w:val="FootnoteReference"/>
        </w:rPr>
        <w:footnoteRef/>
      </w:r>
      <w:r w:rsidRPr="004A3E27">
        <w:t xml:space="preserve"> At: </w:t>
      </w:r>
      <w:r w:rsidRPr="004A3E27">
        <w:rPr>
          <w:i/>
        </w:rPr>
        <w:t>or</w:t>
      </w:r>
      <w:r w:rsidRPr="004A3E27">
        <w:t>, In.</w:t>
      </w:r>
    </w:p>
  </w:footnote>
  <w:footnote w:id="79">
    <w:p w14:paraId="668862BB" w14:textId="77777777" w:rsidR="00325E43" w:rsidRPr="004A3E27" w:rsidRDefault="00325E43" w:rsidP="00BD5BBE">
      <w:pPr>
        <w:pStyle w:val="footnote"/>
      </w:pPr>
      <w:r w:rsidRPr="004A3E27">
        <w:rPr>
          <w:rStyle w:val="FootnoteReference"/>
        </w:rPr>
        <w:footnoteRef/>
      </w:r>
      <w:r w:rsidRPr="004A3E27">
        <w:t xml:space="preserve"> i.e. Hear Christ who intercedes on our behalf (1 Cor. 1:30; Rom. 8: 34).</w:t>
      </w:r>
    </w:p>
  </w:footnote>
  <w:footnote w:id="80">
    <w:p w14:paraId="6CFE3221" w14:textId="05261702" w:rsidR="00325E43" w:rsidRPr="004A3E27" w:rsidRDefault="00325E43" w:rsidP="007C28F0">
      <w:pPr>
        <w:pStyle w:val="footnote"/>
      </w:pPr>
      <w:r w:rsidRPr="004A3E27">
        <w:rPr>
          <w:rStyle w:val="FootnoteReference"/>
        </w:rPr>
        <w:footnoteRef/>
      </w:r>
      <w:r w:rsidRPr="004A3E27">
        <w:t xml:space="preserve"> </w:t>
      </w:r>
      <w:r>
        <w:t>cf</w:t>
      </w:r>
      <w:r w:rsidRPr="004A3E27">
        <w:t>. 2 Tim. 2:3, 12.</w:t>
      </w:r>
    </w:p>
  </w:footnote>
  <w:footnote w:id="81">
    <w:p w14:paraId="5F29B1F0" w14:textId="77777777" w:rsidR="00325E43" w:rsidRPr="004A3E27" w:rsidRDefault="00325E43"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5D9C28AA" w14:textId="77777777" w:rsidR="00325E43" w:rsidRPr="004A3E27" w:rsidRDefault="00325E43" w:rsidP="00BD5BBE">
      <w:pPr>
        <w:pStyle w:val="footnote"/>
      </w:pPr>
      <w:r w:rsidRPr="004A3E27">
        <w:rPr>
          <w:rStyle w:val="FootnoteReference"/>
        </w:rPr>
        <w:footnoteRef/>
      </w:r>
      <w:r w:rsidRPr="004A3E27">
        <w:t xml:space="preserve"> ‘They cast Me out of their city and now surround Me on the cross’ (St. Augustine).</w:t>
      </w:r>
    </w:p>
  </w:footnote>
  <w:footnote w:id="83">
    <w:p w14:paraId="664E4599" w14:textId="27F6D76B" w:rsidR="00325E43" w:rsidRDefault="00325E43"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4AD0F1DA" w14:textId="77777777" w:rsidR="00325E43" w:rsidRPr="004A3E27" w:rsidRDefault="00325E43"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1D6BB5F1" w14:textId="7BEDD296" w:rsidR="00325E43" w:rsidRDefault="00325E43" w:rsidP="00D47452">
      <w:pPr>
        <w:pStyle w:val="footnote"/>
      </w:pPr>
      <w:r>
        <w:rPr>
          <w:rStyle w:val="FootnoteReference"/>
        </w:rPr>
        <w:footnoteRef/>
      </w:r>
      <w:r>
        <w:t xml:space="preserve"> [JS] or “foundation”</w:t>
      </w:r>
    </w:p>
  </w:footnote>
  <w:footnote w:id="86">
    <w:p w14:paraId="3C5663F2" w14:textId="2A9D9C12" w:rsidR="00325E43" w:rsidRDefault="00325E43" w:rsidP="00D47452">
      <w:pPr>
        <w:pStyle w:val="footnote"/>
      </w:pPr>
      <w:r>
        <w:rPr>
          <w:rStyle w:val="FootnoteReference"/>
        </w:rPr>
        <w:footnoteRef/>
      </w:r>
      <w:r>
        <w:t xml:space="preserve"> [JS] Fr. Lazarus has “my saviour”. I.e. the power of my salvation, or the One with power to save me.</w:t>
      </w:r>
    </w:p>
  </w:footnote>
  <w:footnote w:id="87">
    <w:p w14:paraId="4CDB07D8" w14:textId="14188044" w:rsidR="00325E43" w:rsidRPr="004A3E27" w:rsidRDefault="00325E43" w:rsidP="00BD5BBE">
      <w:pPr>
        <w:pStyle w:val="footnote"/>
      </w:pPr>
      <w:r w:rsidRPr="004A3E27">
        <w:rPr>
          <w:rStyle w:val="FootnoteReference"/>
        </w:rPr>
        <w:footnoteRef/>
      </w:r>
      <w:r w:rsidRPr="004A3E27">
        <w:t xml:space="preserve"> </w:t>
      </w:r>
      <w:r>
        <w:t>Cf</w:t>
      </w:r>
      <w:r w:rsidRPr="004A3E27">
        <w:t>. Acts 2:24.</w:t>
      </w:r>
    </w:p>
  </w:footnote>
  <w:footnote w:id="88">
    <w:p w14:paraId="09C8C689" w14:textId="5B1E38B7" w:rsidR="00325E43" w:rsidRPr="004A3E27" w:rsidRDefault="00325E43" w:rsidP="00BD5BBE">
      <w:pPr>
        <w:pStyle w:val="footnote"/>
      </w:pPr>
      <w:r w:rsidRPr="004A3E27">
        <w:rPr>
          <w:rStyle w:val="FootnoteReference"/>
        </w:rPr>
        <w:footnoteRef/>
      </w:r>
      <w:r w:rsidRPr="004A3E27">
        <w:t xml:space="preserve"> </w:t>
      </w:r>
      <w:r>
        <w:t>cf</w:t>
      </w:r>
      <w:r w:rsidRPr="004A3E27">
        <w:t>. Exodus 9:23.</w:t>
      </w:r>
    </w:p>
  </w:footnote>
  <w:footnote w:id="89">
    <w:p w14:paraId="1AF95C05" w14:textId="4DAED5F3" w:rsidR="00325E43" w:rsidRDefault="00325E43" w:rsidP="00D47452">
      <w:pPr>
        <w:pStyle w:val="footnote"/>
      </w:pPr>
      <w:r>
        <w:rPr>
          <w:rStyle w:val="FootnoteReference"/>
        </w:rPr>
        <w:footnoteRef/>
      </w:r>
      <w:r>
        <w:t xml:space="preserve"> [JS] literally, “then the sptrings of water were seen/appeared”</w:t>
      </w:r>
    </w:p>
  </w:footnote>
  <w:footnote w:id="90">
    <w:p w14:paraId="767519CF" w14:textId="3A0C4171" w:rsidR="00325E43" w:rsidRPr="004A3E27" w:rsidRDefault="00325E43"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56C0234" w14:textId="77777777" w:rsidR="00325E43" w:rsidRPr="004A3E27" w:rsidRDefault="00325E43" w:rsidP="00BD5BBE">
      <w:pPr>
        <w:pStyle w:val="footnote"/>
      </w:pPr>
      <w:r w:rsidRPr="004A3E27">
        <w:rPr>
          <w:rStyle w:val="FootnoteReference"/>
        </w:rPr>
        <w:footnoteRef/>
      </w:r>
      <w:r w:rsidRPr="004A3E27">
        <w:t xml:space="preserve"> Twist and wrestle (Gen. 32: 4). And he will untwist the twister and the twisted (144:15).</w:t>
      </w:r>
    </w:p>
  </w:footnote>
  <w:footnote w:id="92">
    <w:p w14:paraId="1B9D3CDD" w14:textId="1592BE4E" w:rsidR="00325E43" w:rsidRPr="004A3E27" w:rsidRDefault="00325E43" w:rsidP="00BD5BBE">
      <w:pPr>
        <w:pStyle w:val="footnote"/>
      </w:pPr>
      <w:r w:rsidRPr="004A3E27">
        <w:rPr>
          <w:rStyle w:val="FootnoteReference"/>
        </w:rPr>
        <w:footnoteRef/>
      </w:r>
      <w:r w:rsidRPr="004A3E27">
        <w:t xml:space="preserve"> </w:t>
      </w:r>
      <w:r>
        <w:t>cf</w:t>
      </w:r>
      <w:r w:rsidRPr="004A3E27">
        <w:t>. Rev. 21:23.</w:t>
      </w:r>
    </w:p>
  </w:footnote>
  <w:footnote w:id="93">
    <w:p w14:paraId="7A34B80F" w14:textId="77777777" w:rsidR="00325E43" w:rsidRPr="004A3E27" w:rsidRDefault="00325E43"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5386061E" w14:textId="77777777" w:rsidR="00325E43" w:rsidRPr="004A3E27" w:rsidRDefault="00325E43"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7F859200" w14:textId="0E8BB508" w:rsidR="00325E43" w:rsidRDefault="00325E43" w:rsidP="006303CE">
      <w:pPr>
        <w:pStyle w:val="footnote"/>
      </w:pPr>
      <w:r>
        <w:rPr>
          <w:rStyle w:val="FootnoteReference"/>
        </w:rPr>
        <w:footnoteRef/>
      </w:r>
      <w:r>
        <w:t xml:space="preserve"> [JS] or “give thanks to You”, or “thankfully confess You with praise”</w:t>
      </w:r>
    </w:p>
  </w:footnote>
  <w:footnote w:id="96">
    <w:p w14:paraId="57A591AD" w14:textId="5B4F539E" w:rsidR="00325E43" w:rsidRPr="004A3E27" w:rsidRDefault="00325E43"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05D27F74" w14:textId="77777777" w:rsidR="00325E43" w:rsidRPr="004A3E27" w:rsidRDefault="00325E43"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07D44CE8" w14:textId="682DE898" w:rsidR="00325E43" w:rsidRDefault="00325E43" w:rsidP="00D019CA">
      <w:pPr>
        <w:pStyle w:val="footnote"/>
      </w:pPr>
      <w:r>
        <w:rPr>
          <w:rStyle w:val="FootnoteReference"/>
        </w:rPr>
        <w:footnoteRef/>
      </w:r>
      <w:r>
        <w:t xml:space="preserve"> [JS] lit. day to day</w:t>
      </w:r>
    </w:p>
  </w:footnote>
  <w:footnote w:id="99">
    <w:p w14:paraId="4D739E0B" w14:textId="0FB443F5" w:rsidR="00325E43" w:rsidRDefault="00325E43" w:rsidP="00D019CA">
      <w:pPr>
        <w:pStyle w:val="footnote"/>
      </w:pPr>
      <w:r>
        <w:rPr>
          <w:rStyle w:val="FootnoteReference"/>
        </w:rPr>
        <w:footnoteRef/>
      </w:r>
      <w:r>
        <w:t xml:space="preserve"> [JS] Fr. Lazarus has “and no sound of them is heard.” And then prepends “yet” to the next vs.</w:t>
      </w:r>
    </w:p>
  </w:footnote>
  <w:footnote w:id="100">
    <w:p w14:paraId="7770444D" w14:textId="77777777" w:rsidR="00325E43" w:rsidRPr="004A3E27" w:rsidRDefault="00325E43" w:rsidP="00BD5BBE">
      <w:pPr>
        <w:pStyle w:val="footnote"/>
      </w:pPr>
      <w:r w:rsidRPr="004A3E27">
        <w:rPr>
          <w:rStyle w:val="FootnoteReference"/>
        </w:rPr>
        <w:footnoteRef/>
      </w:r>
      <w:r w:rsidRPr="004A3E27">
        <w:t xml:space="preserve"> Rom. 10:18.</w:t>
      </w:r>
    </w:p>
  </w:footnote>
  <w:footnote w:id="101">
    <w:p w14:paraId="774F183E" w14:textId="35452E5D" w:rsidR="00325E43" w:rsidRDefault="00325E43" w:rsidP="005E2409">
      <w:pPr>
        <w:pStyle w:val="footnote"/>
      </w:pPr>
      <w:r>
        <w:rPr>
          <w:rStyle w:val="FootnoteReference"/>
        </w:rPr>
        <w:footnoteRef/>
      </w:r>
      <w:r>
        <w:t xml:space="preserve"> [JS] Fr. Lazarus has “sanctuary”</w:t>
      </w:r>
    </w:p>
  </w:footnote>
  <w:footnote w:id="102">
    <w:p w14:paraId="28F942E6" w14:textId="353F357B" w:rsidR="00325E43" w:rsidRPr="004A3E27" w:rsidRDefault="00325E43" w:rsidP="00BD5BBE">
      <w:pPr>
        <w:pStyle w:val="footnote"/>
      </w:pPr>
      <w:r w:rsidRPr="004A3E27">
        <w:rPr>
          <w:rStyle w:val="FootnoteReference"/>
        </w:rPr>
        <w:footnoteRef/>
      </w:r>
      <w:r w:rsidRPr="004A3E27">
        <w:t xml:space="preserve"> </w:t>
      </w:r>
      <w:r>
        <w:t>cf</w:t>
      </w:r>
      <w:r w:rsidRPr="004A3E27">
        <w:t>. Ps. 88:38.</w:t>
      </w:r>
    </w:p>
  </w:footnote>
  <w:footnote w:id="103">
    <w:p w14:paraId="2DBF8356" w14:textId="76DCF8DE" w:rsidR="00325E43" w:rsidRDefault="00325E43" w:rsidP="005E2409">
      <w:pPr>
        <w:pStyle w:val="footnote"/>
      </w:pPr>
      <w:r>
        <w:rPr>
          <w:rStyle w:val="FootnoteReference"/>
        </w:rPr>
        <w:footnoteRef/>
      </w:r>
      <w:r>
        <w:t xml:space="preserve"> [JS] literally “giant”</w:t>
      </w:r>
    </w:p>
  </w:footnote>
  <w:footnote w:id="104">
    <w:p w14:paraId="4D5F61F1" w14:textId="397EFA8A" w:rsidR="00325E43" w:rsidRDefault="00325E43" w:rsidP="005E2409">
      <w:pPr>
        <w:pStyle w:val="footnote"/>
      </w:pPr>
      <w:r>
        <w:rPr>
          <w:rStyle w:val="FootnoteReference"/>
        </w:rPr>
        <w:footnoteRef/>
      </w:r>
      <w:r>
        <w:t xml:space="preserve"> [JS] or “it”</w:t>
      </w:r>
    </w:p>
  </w:footnote>
  <w:footnote w:id="105">
    <w:p w14:paraId="7D882E05" w14:textId="2F32DF97" w:rsidR="00325E43" w:rsidRPr="004A3E27" w:rsidRDefault="00325E43" w:rsidP="00BD5BBE">
      <w:pPr>
        <w:pStyle w:val="footnote"/>
      </w:pPr>
      <w:r w:rsidRPr="004A3E27">
        <w:rPr>
          <w:rStyle w:val="FootnoteReference"/>
        </w:rPr>
        <w:footnoteRef/>
      </w:r>
      <w:r w:rsidRPr="004A3E27">
        <w:t xml:space="preserve"> </w:t>
      </w:r>
      <w:r>
        <w:t>cf</w:t>
      </w:r>
      <w:r w:rsidRPr="004A3E27">
        <w:t>. Ps. 118:72.</w:t>
      </w:r>
    </w:p>
  </w:footnote>
  <w:footnote w:id="106">
    <w:p w14:paraId="6C5A660E" w14:textId="77777777" w:rsidR="00325E43" w:rsidRPr="004A3E27" w:rsidRDefault="00325E43"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30A2B2F" w14:textId="0471B728" w:rsidR="00325E43" w:rsidRPr="004A3E27" w:rsidRDefault="00325E43"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5268EBEE" w14:textId="2E7234AE" w:rsidR="00325E43" w:rsidRDefault="00325E43" w:rsidP="00223CB5">
      <w:pPr>
        <w:pStyle w:val="footnote"/>
      </w:pPr>
      <w:r>
        <w:rPr>
          <w:rStyle w:val="FootnoteReference"/>
        </w:rPr>
        <w:footnoteRef/>
      </w:r>
      <w:r>
        <w:t xml:space="preserve"> [JS] literally “holy place”.</w:t>
      </w:r>
    </w:p>
  </w:footnote>
  <w:footnote w:id="109">
    <w:p w14:paraId="383B4369" w14:textId="77D437E1" w:rsidR="00325E43" w:rsidRDefault="00325E43"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18278CE8" w14:textId="798A67A6" w:rsidR="00325E43" w:rsidRPr="004A3E27" w:rsidRDefault="00325E43"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0EFF903C" w14:textId="6B531BF6" w:rsidR="00325E43" w:rsidRDefault="00325E43" w:rsidP="002E647A">
      <w:pPr>
        <w:pStyle w:val="footnote"/>
      </w:pPr>
      <w:r>
        <w:rPr>
          <w:rStyle w:val="FootnoteReference"/>
        </w:rPr>
        <w:footnoteRef/>
      </w:r>
      <w:r>
        <w:t xml:space="preserve"> [JS] or “gone before him”, Fr. Athanasius has “overtaken him” (Liturgy of Tobi 1)</w:t>
      </w:r>
    </w:p>
  </w:footnote>
  <w:footnote w:id="112">
    <w:p w14:paraId="1559CF30" w14:textId="345B8878" w:rsidR="00325E43" w:rsidRDefault="00325E43" w:rsidP="00A10A86">
      <w:pPr>
        <w:pStyle w:val="footnote"/>
      </w:pPr>
      <w:r>
        <w:rPr>
          <w:rStyle w:val="FootnoteReference"/>
        </w:rPr>
        <w:footnoteRef/>
      </w:r>
      <w:r>
        <w:t xml:space="preserve"> [JS] or “his glory is great by your salvation/deliverance”</w:t>
      </w:r>
    </w:p>
  </w:footnote>
  <w:footnote w:id="113">
    <w:p w14:paraId="40556A29" w14:textId="77777777" w:rsidR="00325E43" w:rsidRPr="004A3E27" w:rsidRDefault="00325E43"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27D6847B" w14:textId="77777777" w:rsidR="00325E43" w:rsidRPr="004A3E27" w:rsidRDefault="00325E43" w:rsidP="00BD5BBE">
      <w:pPr>
        <w:pStyle w:val="footnote"/>
      </w:pPr>
      <w:r w:rsidRPr="004A3E27">
        <w:rPr>
          <w:rStyle w:val="FootnoteReference"/>
        </w:rPr>
        <w:footnoteRef/>
      </w:r>
      <w:r w:rsidRPr="004A3E27">
        <w:t xml:space="preserve"> ‘Christ died that we might live’ (1 Thess. 5:10; 1 Pet. 2:24).</w:t>
      </w:r>
    </w:p>
  </w:footnote>
  <w:footnote w:id="115">
    <w:p w14:paraId="6BA53780" w14:textId="3A4D561C" w:rsidR="00325E43" w:rsidRPr="004A3E27" w:rsidRDefault="00325E43"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C4F1B04" w14:textId="0B824CBF" w:rsidR="00325E43" w:rsidRPr="004A3E27" w:rsidRDefault="00325E43"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49AF07F8" w14:textId="1ADD3608" w:rsidR="00325E43" w:rsidRDefault="00325E43" w:rsidP="00614947">
      <w:pPr>
        <w:pStyle w:val="footnote"/>
      </w:pPr>
      <w:r>
        <w:rPr>
          <w:rStyle w:val="FootnoteReference"/>
        </w:rPr>
        <w:footnoteRef/>
      </w:r>
      <w:r>
        <w:t xml:space="preserve"> [JS] Fr. Lazarus has “dwell in the holy place”.</w:t>
      </w:r>
    </w:p>
  </w:footnote>
  <w:footnote w:id="118">
    <w:p w14:paraId="41CC497C" w14:textId="77777777" w:rsidR="00325E43" w:rsidRPr="004A3E27" w:rsidRDefault="00325E43" w:rsidP="00BD5BBE">
      <w:pPr>
        <w:pStyle w:val="footnote"/>
      </w:pPr>
      <w:r w:rsidRPr="004A3E27">
        <w:rPr>
          <w:rStyle w:val="FootnoteReference"/>
        </w:rPr>
        <w:footnoteRef/>
      </w:r>
      <w:r w:rsidRPr="004A3E27">
        <w:t xml:space="preserve"> Mt. 27:39,43; Wis. 2:12-20.</w:t>
      </w:r>
    </w:p>
  </w:footnote>
  <w:footnote w:id="119">
    <w:p w14:paraId="552BFC80" w14:textId="77777777" w:rsidR="00325E43" w:rsidRPr="004A3E27" w:rsidRDefault="00325E43" w:rsidP="00BD5BBE">
      <w:pPr>
        <w:pStyle w:val="footnote"/>
      </w:pPr>
      <w:r w:rsidRPr="004A3E27">
        <w:rPr>
          <w:rStyle w:val="FootnoteReference"/>
        </w:rPr>
        <w:footnoteRef/>
      </w:r>
      <w:r w:rsidRPr="004A3E27">
        <w:t xml:space="preserve"> Lam. 2:16; 3:46.</w:t>
      </w:r>
    </w:p>
  </w:footnote>
  <w:footnote w:id="120">
    <w:p w14:paraId="1382AE44" w14:textId="77777777" w:rsidR="00325E43" w:rsidRPr="004A3E27" w:rsidRDefault="00325E43" w:rsidP="00BD5BBE">
      <w:pPr>
        <w:pStyle w:val="footnote"/>
      </w:pPr>
      <w:r w:rsidRPr="004A3E27">
        <w:rPr>
          <w:rStyle w:val="FootnoteReference"/>
        </w:rPr>
        <w:footnoteRef/>
      </w:r>
      <w:r w:rsidRPr="004A3E27">
        <w:t xml:space="preserve"> Jn. 19:37.</w:t>
      </w:r>
    </w:p>
  </w:footnote>
  <w:footnote w:id="121">
    <w:p w14:paraId="17643289" w14:textId="77777777" w:rsidR="00325E43" w:rsidRPr="004A3E27" w:rsidRDefault="00325E43" w:rsidP="00BD5BBE">
      <w:pPr>
        <w:pStyle w:val="footnote"/>
      </w:pPr>
      <w:r w:rsidRPr="004A3E27">
        <w:rPr>
          <w:rStyle w:val="FootnoteReference"/>
        </w:rPr>
        <w:footnoteRef/>
      </w:r>
      <w:r w:rsidRPr="004A3E27">
        <w:t xml:space="preserve"> Jn. 19:24.</w:t>
      </w:r>
    </w:p>
  </w:footnote>
  <w:footnote w:id="122">
    <w:p w14:paraId="79F35E59" w14:textId="3371DADA" w:rsidR="00325E43" w:rsidRPr="004A3E27" w:rsidRDefault="00325E43"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17B5651D" w14:textId="24ADEBC4" w:rsidR="00325E43" w:rsidRDefault="00325E43" w:rsidP="00ED0D70">
      <w:pPr>
        <w:pStyle w:val="footnote"/>
      </w:pPr>
      <w:r>
        <w:rPr>
          <w:rStyle w:val="FootnoteReference"/>
        </w:rPr>
        <w:footnoteRef/>
      </w:r>
      <w:r>
        <w:t xml:space="preserve"> [JS]Others have “and my only-begotten from the hand of the dog.”</w:t>
      </w:r>
    </w:p>
  </w:footnote>
  <w:footnote w:id="124">
    <w:p w14:paraId="18C385E9" w14:textId="2415B4A3" w:rsidR="00325E43" w:rsidRDefault="00325E43" w:rsidP="00ED0D70">
      <w:pPr>
        <w:pStyle w:val="footnote"/>
      </w:pPr>
      <w:r>
        <w:rPr>
          <w:rStyle w:val="FootnoteReference"/>
        </w:rPr>
        <w:footnoteRef/>
      </w:r>
      <w:r>
        <w:t xml:space="preserve"> [JS] Fr. Lazarus has “the rhinoceros.”</w:t>
      </w:r>
    </w:p>
  </w:footnote>
  <w:footnote w:id="125">
    <w:p w14:paraId="08777F76" w14:textId="77777777" w:rsidR="00325E43" w:rsidRPr="004A3E27" w:rsidRDefault="00325E43" w:rsidP="00BD5BBE">
      <w:pPr>
        <w:pStyle w:val="footnote"/>
      </w:pPr>
      <w:r w:rsidRPr="004A3E27">
        <w:rPr>
          <w:rStyle w:val="FootnoteReference"/>
        </w:rPr>
        <w:footnoteRef/>
      </w:r>
      <w:r w:rsidRPr="004A3E27">
        <w:t xml:space="preserve"> Hebrews 2:12.</w:t>
      </w:r>
    </w:p>
  </w:footnote>
  <w:footnote w:id="126">
    <w:p w14:paraId="1C395EA2" w14:textId="6F37561F" w:rsidR="00325E43" w:rsidRDefault="00325E43" w:rsidP="000651AA">
      <w:pPr>
        <w:pStyle w:val="footnote"/>
      </w:pPr>
      <w:r>
        <w:rPr>
          <w:rStyle w:val="FootnoteReference"/>
        </w:rPr>
        <w:footnoteRef/>
      </w:r>
      <w:r>
        <w:t xml:space="preserve"> [JS] literally “all you seed of Jacob”</w:t>
      </w:r>
    </w:p>
  </w:footnote>
  <w:footnote w:id="127">
    <w:p w14:paraId="077193E5" w14:textId="6727B2C9" w:rsidR="00325E43" w:rsidRDefault="00325E43" w:rsidP="007A2D16">
      <w:pPr>
        <w:pStyle w:val="footnote"/>
      </w:pPr>
      <w:r>
        <w:rPr>
          <w:rStyle w:val="FootnoteReference"/>
        </w:rPr>
        <w:footnoteRef/>
      </w:r>
      <w:r>
        <w:t xml:space="preserve"> [JS] Congregation or assembly, not building.</w:t>
      </w:r>
    </w:p>
  </w:footnote>
  <w:footnote w:id="128">
    <w:p w14:paraId="332BD906" w14:textId="38FB3FF8" w:rsidR="00325E43" w:rsidRDefault="00325E43" w:rsidP="007A2D16">
      <w:pPr>
        <w:pStyle w:val="footnote"/>
      </w:pPr>
      <w:r>
        <w:rPr>
          <w:rStyle w:val="FootnoteReference"/>
        </w:rPr>
        <w:footnoteRef/>
      </w:r>
      <w:r>
        <w:t xml:space="preserve"> [JS] or “give thanks to”</w:t>
      </w:r>
    </w:p>
  </w:footnote>
  <w:footnote w:id="129">
    <w:p w14:paraId="5B6174F4" w14:textId="35F5BA44" w:rsidR="00325E43" w:rsidRDefault="00325E43" w:rsidP="000651AA">
      <w:pPr>
        <w:pStyle w:val="footnote"/>
      </w:pPr>
      <w:r>
        <w:rPr>
          <w:rStyle w:val="FootnoteReference"/>
        </w:rPr>
        <w:footnoteRef/>
      </w:r>
      <w:r>
        <w:t xml:space="preserve"> [JS] did obeisance, i.e. the physical act of bowing down.</w:t>
      </w:r>
    </w:p>
  </w:footnote>
  <w:footnote w:id="130">
    <w:p w14:paraId="6B61808C" w14:textId="77777777" w:rsidR="00325E43" w:rsidRPr="004A3E27" w:rsidRDefault="00325E43"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68D5AEC" w14:textId="77777777" w:rsidR="00325E43" w:rsidRPr="004A3E27" w:rsidRDefault="00325E43" w:rsidP="00BD5BBE">
      <w:pPr>
        <w:pStyle w:val="footnote"/>
      </w:pPr>
      <w:r w:rsidRPr="004A3E27">
        <w:rPr>
          <w:rStyle w:val="FootnoteReference"/>
        </w:rPr>
        <w:footnoteRef/>
      </w:r>
      <w:r w:rsidRPr="004A3E27">
        <w:t xml:space="preserve"> Romans 3:24-26; John 17:4; 19:30.</w:t>
      </w:r>
    </w:p>
  </w:footnote>
  <w:footnote w:id="132">
    <w:p w14:paraId="47E5BE1D" w14:textId="6D6B1127" w:rsidR="00325E43" w:rsidRPr="004A3E27" w:rsidRDefault="00325E43"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53BB4915" w14:textId="013E80AC" w:rsidR="00325E43" w:rsidRPr="004A3E27" w:rsidRDefault="00325E43"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52EF8FB5" w14:textId="7D5C89FB" w:rsidR="00325E43" w:rsidRPr="004A3E27" w:rsidRDefault="00325E43" w:rsidP="00BD5BBE">
      <w:pPr>
        <w:pStyle w:val="footnote"/>
      </w:pPr>
      <w:r w:rsidRPr="004A3E27">
        <w:rPr>
          <w:rStyle w:val="FootnoteReference"/>
        </w:rPr>
        <w:footnoteRef/>
      </w:r>
      <w:r w:rsidRPr="004A3E27">
        <w:t xml:space="preserve"> </w:t>
      </w:r>
      <w:r>
        <w:t>cf</w:t>
      </w:r>
      <w:r w:rsidRPr="004A3E27">
        <w:t>. Ps. 26:4.</w:t>
      </w:r>
    </w:p>
  </w:footnote>
  <w:footnote w:id="135">
    <w:p w14:paraId="4B68EDDE" w14:textId="12EE5F02" w:rsidR="00325E43" w:rsidRPr="004A3E27" w:rsidRDefault="00325E43" w:rsidP="00BD5BBE">
      <w:pPr>
        <w:pStyle w:val="footnote"/>
      </w:pPr>
      <w:r w:rsidRPr="004A3E27">
        <w:rPr>
          <w:rStyle w:val="FootnoteReference"/>
        </w:rPr>
        <w:footnoteRef/>
      </w:r>
      <w:r w:rsidRPr="004A3E27">
        <w:t xml:space="preserve"> 1 Cor. 10:26-28; </w:t>
      </w:r>
      <w:r>
        <w:t>cf</w:t>
      </w:r>
      <w:r w:rsidRPr="004A3E27">
        <w:t>. Psalm 49:12.</w:t>
      </w:r>
    </w:p>
  </w:footnote>
  <w:footnote w:id="136">
    <w:p w14:paraId="137A32B2" w14:textId="77777777" w:rsidR="00325E43" w:rsidRPr="004A3E27" w:rsidRDefault="00325E43" w:rsidP="00BD5BBE">
      <w:pPr>
        <w:pStyle w:val="footnote"/>
      </w:pPr>
      <w:r w:rsidRPr="004A3E27">
        <w:rPr>
          <w:rStyle w:val="FootnoteReference"/>
        </w:rPr>
        <w:footnoteRef/>
      </w:r>
      <w:r w:rsidRPr="004A3E27">
        <w:t xml:space="preserve"> Is. 2:2; Dan. 2:35; 1 Cor. 10:4.</w:t>
      </w:r>
    </w:p>
  </w:footnote>
  <w:footnote w:id="137">
    <w:p w14:paraId="51F7905C" w14:textId="09ECCFBD" w:rsidR="00325E43" w:rsidRPr="004A3E27" w:rsidRDefault="00325E43"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0F1013A6" w14:textId="0E2531F6" w:rsidR="00325E43" w:rsidRDefault="00325E43" w:rsidP="006B605B">
      <w:pPr>
        <w:pStyle w:val="footnote"/>
      </w:pPr>
      <w:r>
        <w:rPr>
          <w:rStyle w:val="FootnoteReference"/>
        </w:rPr>
        <w:footnoteRef/>
      </w:r>
      <w:r>
        <w:t xml:space="preserve"> [JS] [] found in Coptic. See the Ninth Hour of Tuesday of Holy Week.</w:t>
      </w:r>
    </w:p>
  </w:footnote>
  <w:footnote w:id="139">
    <w:p w14:paraId="7B989AF7" w14:textId="411DE777" w:rsidR="00325E43" w:rsidRDefault="00325E43" w:rsidP="005A5E13">
      <w:pPr>
        <w:pStyle w:val="footnote"/>
      </w:pPr>
      <w:r>
        <w:rPr>
          <w:rStyle w:val="FootnoteReference"/>
        </w:rPr>
        <w:footnoteRef/>
      </w:r>
      <w:r>
        <w:t xml:space="preserve"> [JS] literally: “because they are from of old”.</w:t>
      </w:r>
    </w:p>
  </w:footnote>
  <w:footnote w:id="140">
    <w:p w14:paraId="78816607" w14:textId="60AD0FEA" w:rsidR="00325E43" w:rsidRDefault="00325E43" w:rsidP="00055722">
      <w:pPr>
        <w:pStyle w:val="footnote"/>
      </w:pPr>
      <w:r>
        <w:rPr>
          <w:rStyle w:val="FootnoteReference"/>
        </w:rPr>
        <w:footnoteRef/>
      </w:r>
      <w:r>
        <w:t xml:space="preserve"> [JS] literally, “so He sets a law for those who sin in the way.”</w:t>
      </w:r>
    </w:p>
  </w:footnote>
  <w:footnote w:id="141">
    <w:p w14:paraId="2169EE05" w14:textId="77777777" w:rsidR="00325E43" w:rsidRPr="004A3E27" w:rsidRDefault="00325E43" w:rsidP="00BD5BBE">
      <w:pPr>
        <w:pStyle w:val="footnote"/>
      </w:pPr>
      <w:r w:rsidRPr="004A3E27">
        <w:rPr>
          <w:rStyle w:val="FootnoteReference"/>
        </w:rPr>
        <w:footnoteRef/>
      </w:r>
      <w:r w:rsidRPr="004A3E27">
        <w:t xml:space="preserve"> seek: </w:t>
      </w:r>
      <w:r w:rsidRPr="004A3E27">
        <w:rPr>
          <w:i/>
        </w:rPr>
        <w:t>Heb</w:t>
      </w:r>
      <w:r w:rsidRPr="004A3E27">
        <w:t>. keep</w:t>
      </w:r>
    </w:p>
  </w:footnote>
  <w:footnote w:id="142">
    <w:p w14:paraId="77DCEC10" w14:textId="465E547A" w:rsidR="00325E43" w:rsidRPr="004A3E27" w:rsidRDefault="00325E43"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10589304" w14:textId="75C5928C" w:rsidR="00325E43" w:rsidRDefault="00325E43" w:rsidP="00055722">
      <w:pPr>
        <w:pStyle w:val="footnote"/>
      </w:pPr>
      <w:r>
        <w:rPr>
          <w:rStyle w:val="FootnoteReference"/>
        </w:rPr>
        <w:footnoteRef/>
      </w:r>
      <w:r>
        <w:t xml:space="preserve"> [JS] NETS and Fr. Athanasius have “You will”</w:t>
      </w:r>
    </w:p>
  </w:footnote>
  <w:footnote w:id="144">
    <w:p w14:paraId="71590F21" w14:textId="77777777" w:rsidR="00325E43" w:rsidRPr="004A3E27" w:rsidRDefault="00325E43"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42C6F902" w14:textId="27671EF5" w:rsidR="00325E43" w:rsidRDefault="00325E43" w:rsidP="003B7D97">
      <w:pPr>
        <w:pStyle w:val="footnote"/>
      </w:pPr>
      <w:r>
        <w:rPr>
          <w:rStyle w:val="FootnoteReference"/>
        </w:rPr>
        <w:footnoteRef/>
      </w:r>
      <w:r>
        <w:t xml:space="preserve"> Present in Fr. Athanasius and OSB.</w:t>
      </w:r>
    </w:p>
  </w:footnote>
  <w:footnote w:id="146">
    <w:p w14:paraId="00A665CB" w14:textId="42EDEB47" w:rsidR="00325E43" w:rsidRPr="004A3E27" w:rsidRDefault="00325E43"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3EE7CB91" w14:textId="1CBB3112" w:rsidR="00325E43" w:rsidRDefault="00325E43" w:rsidP="003B7D97">
      <w:pPr>
        <w:pStyle w:val="footnote"/>
      </w:pPr>
      <w:r>
        <w:rPr>
          <w:rStyle w:val="FootnoteReference"/>
        </w:rPr>
        <w:footnoteRef/>
      </w:r>
      <w:r>
        <w:t xml:space="preserve"> Fr. Lazarus has “lonely and poor”. Fr. Athanasius has “an only son”. Others have “only-begotten and poor”</w:t>
      </w:r>
    </w:p>
  </w:footnote>
  <w:footnote w:id="148">
    <w:p w14:paraId="0A9BD984" w14:textId="77777777" w:rsidR="00325E43" w:rsidRPr="004A3E27" w:rsidRDefault="00325E43"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17F45C59" w14:textId="65DF2916" w:rsidR="00325E43" w:rsidRPr="004A3E27" w:rsidRDefault="00325E43"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14877493" w14:textId="77777777" w:rsidR="00325E43" w:rsidRPr="004A3E27" w:rsidRDefault="00325E43"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489B5950" w14:textId="37592C41" w:rsidR="00325E43" w:rsidRDefault="00325E43" w:rsidP="00550F3A">
      <w:pPr>
        <w:pStyle w:val="footnote"/>
      </w:pPr>
      <w:r>
        <w:rPr>
          <w:rStyle w:val="FootnoteReference"/>
        </w:rPr>
        <w:footnoteRef/>
      </w:r>
      <w:r>
        <w:t xml:space="preserve"> [JS] literally, “place”</w:t>
      </w:r>
    </w:p>
  </w:footnote>
  <w:footnote w:id="152">
    <w:p w14:paraId="2B8FEA02" w14:textId="77777777" w:rsidR="00325E43" w:rsidRPr="004A3E27" w:rsidRDefault="00325E43" w:rsidP="00BD5BBE">
      <w:pPr>
        <w:pStyle w:val="footnote"/>
      </w:pPr>
      <w:r w:rsidRPr="004A3E27">
        <w:rPr>
          <w:rStyle w:val="FootnoteReference"/>
        </w:rPr>
        <w:footnoteRef/>
      </w:r>
      <w:r w:rsidRPr="004A3E27">
        <w:t xml:space="preserve"> churches: assemblies, gatherings, congregations (not buildings).</w:t>
      </w:r>
    </w:p>
  </w:footnote>
  <w:footnote w:id="153">
    <w:p w14:paraId="4B110C34" w14:textId="6E0E41E0" w:rsidR="00325E43" w:rsidRPr="004A3E27" w:rsidRDefault="00325E43"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680E154C" w14:textId="77777777" w:rsidR="00325E43" w:rsidRPr="004A3E27" w:rsidRDefault="00325E43"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325E43" w:rsidRPr="004A3E27" w:rsidRDefault="00325E43" w:rsidP="00BD5BBE">
      <w:pPr>
        <w:pStyle w:val="footnote"/>
      </w:pPr>
      <w:r w:rsidRPr="004A3E27">
        <w:tab/>
        <w:t>‘No sweeter fragrance than to follow Christ,</w:t>
      </w:r>
    </w:p>
    <w:p w14:paraId="506149C0" w14:textId="77777777" w:rsidR="00325E43" w:rsidRPr="004A3E27" w:rsidRDefault="00325E43" w:rsidP="00BD5BBE">
      <w:pPr>
        <w:pStyle w:val="footnote"/>
      </w:pPr>
      <w:r w:rsidRPr="004A3E27">
        <w:tab/>
        <w:t>when man makes offerings of a holy life,</w:t>
      </w:r>
    </w:p>
    <w:p w14:paraId="3F57220B" w14:textId="77777777" w:rsidR="00325E43" w:rsidRPr="004A3E27" w:rsidRDefault="00325E43" w:rsidP="00BD5BBE">
      <w:pPr>
        <w:pStyle w:val="footnote"/>
      </w:pPr>
      <w:r w:rsidRPr="004A3E27">
        <w:tab/>
        <w:t>and offers golden deeds in sacrifice’ (St. Prosper).</w:t>
      </w:r>
    </w:p>
  </w:footnote>
  <w:footnote w:id="155">
    <w:p w14:paraId="0CC1CAEE" w14:textId="1E5BC75B" w:rsidR="00325E43" w:rsidRPr="004A3E27" w:rsidRDefault="00325E43" w:rsidP="00BD5BBE">
      <w:pPr>
        <w:pStyle w:val="footnote"/>
      </w:pPr>
      <w:r w:rsidRPr="004A3E27">
        <w:rPr>
          <w:rStyle w:val="FootnoteReference"/>
        </w:rPr>
        <w:footnoteRef/>
      </w:r>
      <w:r w:rsidRPr="004A3E27">
        <w:t xml:space="preserve"> </w:t>
      </w:r>
      <w:r>
        <w:t>cf</w:t>
      </w:r>
      <w:r w:rsidRPr="004A3E27">
        <w:t>. Psalm 21:11.</w:t>
      </w:r>
    </w:p>
  </w:footnote>
  <w:footnote w:id="156">
    <w:p w14:paraId="0192B227" w14:textId="50425B88" w:rsidR="00325E43" w:rsidRPr="004A3E27" w:rsidRDefault="00325E43" w:rsidP="00BD5BBE">
      <w:pPr>
        <w:pStyle w:val="footnote"/>
      </w:pPr>
      <w:r w:rsidRPr="004A3E27">
        <w:rPr>
          <w:rStyle w:val="FootnoteReference"/>
        </w:rPr>
        <w:footnoteRef/>
      </w:r>
      <w:r w:rsidRPr="004A3E27">
        <w:t xml:space="preserve"> </w:t>
      </w:r>
      <w:r>
        <w:t>cf</w:t>
      </w:r>
      <w:r w:rsidRPr="004A3E27">
        <w:t>. Isaiah 5:12.</w:t>
      </w:r>
    </w:p>
  </w:footnote>
  <w:footnote w:id="157">
    <w:p w14:paraId="20F0DD6B" w14:textId="4B10F54B" w:rsidR="00325E43" w:rsidRDefault="00325E43" w:rsidP="005922FD">
      <w:pPr>
        <w:pStyle w:val="footnote"/>
      </w:pPr>
      <w:r>
        <w:rPr>
          <w:rStyle w:val="FootnoteReference"/>
        </w:rPr>
        <w:footnoteRef/>
      </w:r>
      <w:r>
        <w:t xml:space="preserve"> [JS] confess: or “give thanks to”, or “thankfully confess”</w:t>
      </w:r>
    </w:p>
  </w:footnote>
  <w:footnote w:id="158">
    <w:p w14:paraId="73C943A7" w14:textId="0F5D3F1A" w:rsidR="00325E43" w:rsidRPr="004A3E27" w:rsidRDefault="00325E43" w:rsidP="00BD5BBE">
      <w:pPr>
        <w:pStyle w:val="footnote"/>
      </w:pPr>
      <w:r w:rsidRPr="004A3E27">
        <w:rPr>
          <w:rStyle w:val="FootnoteReference"/>
        </w:rPr>
        <w:footnoteRef/>
      </w:r>
      <w:r w:rsidRPr="004A3E27">
        <w:t xml:space="preserve"> </w:t>
      </w:r>
      <w:r>
        <w:t>Cf</w:t>
      </w:r>
      <w:r w:rsidRPr="004A3E27">
        <w:t>. Isaiah 40:11; John 10:11.</w:t>
      </w:r>
    </w:p>
  </w:footnote>
  <w:footnote w:id="159">
    <w:p w14:paraId="73195CDE" w14:textId="44A40FB8" w:rsidR="00325E43" w:rsidRDefault="00325E43" w:rsidP="008A40DF">
      <w:pPr>
        <w:pStyle w:val="footnote"/>
      </w:pPr>
      <w:r>
        <w:rPr>
          <w:rStyle w:val="FootnoteReference"/>
        </w:rPr>
        <w:footnoteRef/>
      </w:r>
      <w:r>
        <w:t xml:space="preserve"> [JS] “do obeisance”, i.e. a physical act.</w:t>
      </w:r>
    </w:p>
  </w:footnote>
  <w:footnote w:id="160">
    <w:p w14:paraId="0B35546F" w14:textId="519CF713" w:rsidR="00325E43" w:rsidRPr="004A3E27" w:rsidRDefault="00325E43"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17F4E198" w14:textId="77777777" w:rsidR="00325E43" w:rsidRPr="004A3E27" w:rsidRDefault="00325E43"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287F51B2" w14:textId="77777777" w:rsidR="00325E43" w:rsidRPr="004A3E27" w:rsidRDefault="00325E43"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2176FBEA" w14:textId="6410B03B" w:rsidR="00325E43" w:rsidRDefault="00325E43" w:rsidP="00BF6550">
      <w:pPr>
        <w:pStyle w:val="footnote"/>
      </w:pPr>
      <w:r>
        <w:rPr>
          <w:rStyle w:val="FootnoteReference"/>
        </w:rPr>
        <w:footnoteRef/>
      </w:r>
      <w:r>
        <w:t xml:space="preserve"> [JS] or “You have granted”</w:t>
      </w:r>
    </w:p>
  </w:footnote>
  <w:footnote w:id="164">
    <w:p w14:paraId="376DEC76" w14:textId="77777777" w:rsidR="00325E43" w:rsidRPr="004A3E27" w:rsidRDefault="00325E43"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0F1539B2" w14:textId="75077CCC" w:rsidR="00325E43" w:rsidRPr="004A3E27" w:rsidRDefault="00325E43" w:rsidP="00BD5BBE">
      <w:pPr>
        <w:pStyle w:val="footnote"/>
      </w:pPr>
      <w:r w:rsidRPr="004A3E27">
        <w:rPr>
          <w:rStyle w:val="FootnoteReference"/>
        </w:rPr>
        <w:footnoteRef/>
      </w:r>
      <w:r w:rsidRPr="004A3E27">
        <w:t xml:space="preserve"> Blood signifies death (</w:t>
      </w:r>
      <w:r>
        <w:t>cf</w:t>
      </w:r>
      <w:r w:rsidRPr="004A3E27">
        <w:t>. Lev. 17:14).</w:t>
      </w:r>
    </w:p>
  </w:footnote>
  <w:footnote w:id="166">
    <w:p w14:paraId="3C531870" w14:textId="77777777" w:rsidR="00325E43" w:rsidRPr="004A3E27" w:rsidRDefault="00325E43"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14F5D59E" w14:textId="2CBEB04C" w:rsidR="00325E43" w:rsidRDefault="00325E43" w:rsidP="00643BB8">
      <w:pPr>
        <w:pStyle w:val="footnote"/>
      </w:pPr>
      <w:r>
        <w:rPr>
          <w:rStyle w:val="FootnoteReference"/>
        </w:rPr>
        <w:footnoteRef/>
      </w:r>
      <w:r>
        <w:t xml:space="preserve"> [JS] or “give thanks to You”, or “thankfully confess You with praise”</w:t>
      </w:r>
    </w:p>
  </w:footnote>
  <w:footnote w:id="168">
    <w:p w14:paraId="5ADD520F" w14:textId="77777777" w:rsidR="00325E43" w:rsidRPr="004A3E27" w:rsidRDefault="00325E43"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77A1ED53" w14:textId="77777777" w:rsidR="00325E43" w:rsidRPr="004A3E27" w:rsidRDefault="00325E43" w:rsidP="00BD5BBE">
      <w:pPr>
        <w:pStyle w:val="footnote"/>
      </w:pPr>
      <w:r w:rsidRPr="004A3E27">
        <w:rPr>
          <w:rStyle w:val="FootnoteReference"/>
        </w:rPr>
        <w:footnoteRef/>
      </w:r>
      <w:r w:rsidRPr="004A3E27">
        <w:t xml:space="preserve"> Luke 23:46.</w:t>
      </w:r>
    </w:p>
  </w:footnote>
  <w:footnote w:id="170">
    <w:p w14:paraId="1A1A8E3A" w14:textId="6D5B65DB" w:rsidR="00325E43" w:rsidRPr="004A3E27" w:rsidRDefault="00325E43"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563369D6" w14:textId="1BFB942F" w:rsidR="00325E43" w:rsidRDefault="00325E43" w:rsidP="00237BCB">
      <w:pPr>
        <w:pStyle w:val="footnote"/>
      </w:pPr>
      <w:r>
        <w:rPr>
          <w:rStyle w:val="FootnoteReference"/>
        </w:rPr>
        <w:footnoteRef/>
      </w:r>
      <w:r>
        <w:t xml:space="preserve"> [JS] Fr. Athanasius has “slander”. See the Sixth Hour of Maundy Thursday.</w:t>
      </w:r>
    </w:p>
  </w:footnote>
  <w:footnote w:id="172">
    <w:p w14:paraId="07CF1154" w14:textId="0A7B732E" w:rsidR="00325E43" w:rsidRPr="004A3E27" w:rsidRDefault="00325E43"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5BAFF231" w14:textId="34FCFC7D" w:rsidR="00325E43" w:rsidRDefault="00325E43"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2DD87738" w14:textId="77777777" w:rsidR="00325E43" w:rsidRPr="004A3E27" w:rsidRDefault="00325E43" w:rsidP="00BD5BBE">
      <w:pPr>
        <w:pStyle w:val="footnote"/>
      </w:pPr>
      <w:r w:rsidRPr="004A3E27">
        <w:rPr>
          <w:rStyle w:val="FootnoteReference"/>
        </w:rPr>
        <w:footnoteRef/>
      </w:r>
      <w:r w:rsidRPr="004A3E27">
        <w:t xml:space="preserve"> The sense of separation from God is the great illusion and madness.</w:t>
      </w:r>
    </w:p>
  </w:footnote>
  <w:footnote w:id="175">
    <w:p w14:paraId="585E1DF2" w14:textId="7DBE80A8" w:rsidR="00325E43" w:rsidRDefault="00325E43" w:rsidP="00E87C17">
      <w:pPr>
        <w:pStyle w:val="footnote"/>
      </w:pPr>
      <w:r>
        <w:rPr>
          <w:rStyle w:val="FootnoteReference"/>
        </w:rPr>
        <w:footnoteRef/>
      </w:r>
      <w:r>
        <w:t xml:space="preserve"> [JS] or “seeks out”</w:t>
      </w:r>
    </w:p>
  </w:footnote>
  <w:footnote w:id="176">
    <w:p w14:paraId="33F185A4" w14:textId="0A48A721" w:rsidR="00325E43" w:rsidRDefault="00325E43"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64625F8E" w14:textId="77777777" w:rsidR="00325E43" w:rsidRPr="004A3E27" w:rsidRDefault="00325E43"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CF8BDFA" w14:textId="519D5556" w:rsidR="00325E43" w:rsidRPr="004A3E27" w:rsidRDefault="00325E43"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5D9CEF2B" w14:textId="77777777" w:rsidR="00325E43" w:rsidRPr="004A3E27" w:rsidRDefault="00325E43"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7E0CD043" w14:textId="6EF6BE7F" w:rsidR="00325E43" w:rsidRDefault="00325E43"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6173F75B" w14:textId="6720A6F1" w:rsidR="00325E43" w:rsidRDefault="00325E43" w:rsidP="00E87C17">
      <w:pPr>
        <w:pStyle w:val="footnote"/>
      </w:pPr>
      <w:r>
        <w:rPr>
          <w:rStyle w:val="FootnoteReference"/>
        </w:rPr>
        <w:footnoteRef/>
      </w:r>
      <w:r>
        <w:t xml:space="preserve"> [JS] or, “boast”</w:t>
      </w:r>
    </w:p>
  </w:footnote>
  <w:footnote w:id="182">
    <w:p w14:paraId="68902C2B" w14:textId="73BB21C7" w:rsidR="00325E43" w:rsidRPr="004A3E27" w:rsidRDefault="00325E43"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556A07DE" w14:textId="42C5306E" w:rsidR="00325E43" w:rsidRDefault="00325E43" w:rsidP="00E87C17">
      <w:pPr>
        <w:pStyle w:val="footnote"/>
      </w:pPr>
      <w:r>
        <w:rPr>
          <w:rStyle w:val="FootnoteReference"/>
        </w:rPr>
        <w:footnoteRef/>
      </w:r>
      <w:r>
        <w:t xml:space="preserve"> [JS] or “give thanks to”, or “thankfully confess the Lord with praise with the lyre”</w:t>
      </w:r>
    </w:p>
  </w:footnote>
  <w:footnote w:id="184">
    <w:p w14:paraId="2DE8E71A" w14:textId="43288821" w:rsidR="00325E43" w:rsidRDefault="00325E43" w:rsidP="00643986">
      <w:pPr>
        <w:pStyle w:val="footnote"/>
      </w:pPr>
      <w:r>
        <w:rPr>
          <w:rStyle w:val="FootnoteReference"/>
        </w:rPr>
        <w:footnoteRef/>
      </w:r>
      <w:r>
        <w:t xml:space="preserve"> [JS] or “Confess the Lord with the harp.</w:t>
      </w:r>
    </w:p>
  </w:footnote>
  <w:footnote w:id="185">
    <w:p w14:paraId="7DFB6EDE" w14:textId="2BE29A55" w:rsidR="00325E43" w:rsidRPr="004A3E27" w:rsidRDefault="00325E43"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31D94784" w14:textId="1209EEE8" w:rsidR="00325E43" w:rsidRPr="004A3E27" w:rsidRDefault="00325E43"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77995902" w14:textId="77777777" w:rsidR="00325E43" w:rsidRPr="004A3E27" w:rsidRDefault="00325E43" w:rsidP="00BD5BBE">
      <w:pPr>
        <w:pStyle w:val="footnote"/>
      </w:pPr>
      <w:r w:rsidRPr="004A3E27">
        <w:rPr>
          <w:rStyle w:val="FootnoteReference"/>
        </w:rPr>
        <w:footnoteRef/>
      </w:r>
      <w:r w:rsidRPr="004A3E27">
        <w:t xml:space="preserve"> Naturally and spiritually (Jn. 3:3-6).</w:t>
      </w:r>
    </w:p>
  </w:footnote>
  <w:footnote w:id="188">
    <w:p w14:paraId="21961A60" w14:textId="0C801544" w:rsidR="00325E43" w:rsidRDefault="00325E43" w:rsidP="002C27B3">
      <w:pPr>
        <w:pStyle w:val="footnote"/>
      </w:pPr>
      <w:r>
        <w:rPr>
          <w:rStyle w:val="FootnoteReference"/>
        </w:rPr>
        <w:footnoteRef/>
      </w:r>
      <w:r>
        <w:t xml:space="preserve"> [JS] Fr. Lazarus has “plans”</w:t>
      </w:r>
    </w:p>
  </w:footnote>
  <w:footnote w:id="189">
    <w:p w14:paraId="13FB143C" w14:textId="0A8A9BB8" w:rsidR="00325E43" w:rsidRDefault="00325E43" w:rsidP="00831460">
      <w:pPr>
        <w:pStyle w:val="footnote"/>
      </w:pPr>
      <w:r>
        <w:rPr>
          <w:rStyle w:val="FootnoteReference"/>
        </w:rPr>
        <w:footnoteRef/>
      </w:r>
      <w:r>
        <w:t xml:space="preserve"> [JS] or “fashioned”</w:t>
      </w:r>
    </w:p>
  </w:footnote>
  <w:footnote w:id="190">
    <w:p w14:paraId="1CA3C8B8" w14:textId="7384D6BF" w:rsidR="00325E43" w:rsidRDefault="00325E43" w:rsidP="00366380">
      <w:pPr>
        <w:pStyle w:val="footnote"/>
      </w:pPr>
      <w:r>
        <w:rPr>
          <w:rStyle w:val="FootnoteReference"/>
        </w:rPr>
        <w:footnoteRef/>
      </w:r>
      <w:r>
        <w:t xml:space="preserve"> Fr. Athanasius has “My soul shall make her boast in the Lord”</w:t>
      </w:r>
    </w:p>
  </w:footnote>
  <w:footnote w:id="191">
    <w:p w14:paraId="50F89B8F" w14:textId="77777777" w:rsidR="00325E43" w:rsidRPr="004A3E27" w:rsidRDefault="00325E43"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6C74A446" w14:textId="6A369907" w:rsidR="00325E43" w:rsidRPr="004A3E27" w:rsidRDefault="00325E43" w:rsidP="00BD5BBE">
      <w:pPr>
        <w:pStyle w:val="footnote"/>
      </w:pPr>
      <w:r w:rsidRPr="004A3E27">
        <w:rPr>
          <w:rStyle w:val="FootnoteReference"/>
        </w:rPr>
        <w:footnoteRef/>
      </w:r>
      <w:r w:rsidRPr="004A3E27">
        <w:t xml:space="preserve"> ‘The land of the living.’</w:t>
      </w:r>
      <w:r>
        <w:t xml:space="preserve"> [JS] Others have “earth”</w:t>
      </w:r>
    </w:p>
  </w:footnote>
  <w:footnote w:id="193">
    <w:p w14:paraId="2D88893B" w14:textId="5E64FA88" w:rsidR="00325E43" w:rsidRDefault="00325E43" w:rsidP="00E42174">
      <w:pPr>
        <w:pStyle w:val="footnote"/>
      </w:pPr>
      <w:r>
        <w:rPr>
          <w:rStyle w:val="FootnoteReference"/>
        </w:rPr>
        <w:footnoteRef/>
      </w:r>
      <w:r>
        <w:t xml:space="preserve"> [JS] or “contrite in heart”</w:t>
      </w:r>
    </w:p>
  </w:footnote>
  <w:footnote w:id="194">
    <w:p w14:paraId="7E58A13C" w14:textId="1AC06A85" w:rsidR="00325E43" w:rsidRDefault="00325E43" w:rsidP="00F803AB">
      <w:pPr>
        <w:pStyle w:val="footnote"/>
      </w:pPr>
      <w:r>
        <w:rPr>
          <w:rStyle w:val="FootnoteReference"/>
        </w:rPr>
        <w:footnoteRef/>
      </w:r>
      <w:r>
        <w:t xml:space="preserve"> [JS] Coptic has “eat their hearts”, which Fr. Athanasius renders, “regret”</w:t>
      </w:r>
    </w:p>
  </w:footnote>
  <w:footnote w:id="195">
    <w:p w14:paraId="54D93979" w14:textId="34E7EB30" w:rsidR="00325E43" w:rsidRDefault="00325E43" w:rsidP="00F803AB">
      <w:pPr>
        <w:pStyle w:val="footnote"/>
      </w:pPr>
      <w:r>
        <w:rPr>
          <w:rStyle w:val="FootnoteReference"/>
        </w:rPr>
        <w:footnoteRef/>
      </w:r>
      <w:r>
        <w:t xml:space="preserve"> [JS] or regret.</w:t>
      </w:r>
    </w:p>
  </w:footnote>
  <w:footnote w:id="196">
    <w:p w14:paraId="51CEFDC6" w14:textId="77777777" w:rsidR="00325E43" w:rsidRPr="004A3E27" w:rsidRDefault="00325E43"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703EC24D" w14:textId="0A8D7841" w:rsidR="00325E43" w:rsidRDefault="00325E43" w:rsidP="00442FE7">
      <w:pPr>
        <w:pStyle w:val="footnote"/>
      </w:pPr>
      <w:r>
        <w:rPr>
          <w:rStyle w:val="FootnoteReference"/>
        </w:rPr>
        <w:footnoteRef/>
      </w:r>
      <w:r>
        <w:t xml:space="preserve"> [JS] literally “and my soul with barrenness/childlessness.”</w:t>
      </w:r>
    </w:p>
  </w:footnote>
  <w:footnote w:id="198">
    <w:p w14:paraId="0CEA87F3" w14:textId="77777777" w:rsidR="00325E43" w:rsidRPr="004A3E27" w:rsidRDefault="00325E43" w:rsidP="00BD5BBE">
      <w:pPr>
        <w:pStyle w:val="footnote"/>
      </w:pPr>
      <w:r w:rsidRPr="004A3E27">
        <w:rPr>
          <w:rStyle w:val="FootnoteReference"/>
        </w:rPr>
        <w:footnoteRef/>
      </w:r>
      <w:r w:rsidRPr="004A3E27">
        <w:t xml:space="preserve"> John 19:1; Mt. 27:26.</w:t>
      </w:r>
    </w:p>
  </w:footnote>
  <w:footnote w:id="199">
    <w:p w14:paraId="1C6E21CA" w14:textId="4A1BFD04" w:rsidR="00325E43" w:rsidRPr="004A3E27" w:rsidRDefault="00325E43" w:rsidP="00BD5BBE">
      <w:pPr>
        <w:pStyle w:val="footnote"/>
      </w:pPr>
      <w:r w:rsidRPr="004A3E27">
        <w:rPr>
          <w:rStyle w:val="FootnoteReference"/>
        </w:rPr>
        <w:footnoteRef/>
      </w:r>
      <w:r w:rsidRPr="004A3E27">
        <w:t xml:space="preserve"> </w:t>
      </w:r>
      <w:r>
        <w:t>cf</w:t>
      </w:r>
      <w:r w:rsidRPr="004A3E27">
        <w:t>. Psalm 21:21.</w:t>
      </w:r>
    </w:p>
  </w:footnote>
  <w:footnote w:id="200">
    <w:p w14:paraId="7BC55212" w14:textId="5213FE4B" w:rsidR="00325E43" w:rsidRDefault="00325E43" w:rsidP="004E0429">
      <w:pPr>
        <w:pStyle w:val="footnote"/>
      </w:pPr>
      <w:r>
        <w:rPr>
          <w:rStyle w:val="FootnoteReference"/>
        </w:rPr>
        <w:footnoteRef/>
      </w:r>
      <w:r>
        <w:t xml:space="preserve"> [JS] or “give thanks to You,” or “thankfully confess You with praise in the great Church”</w:t>
      </w:r>
    </w:p>
  </w:footnote>
  <w:footnote w:id="201">
    <w:p w14:paraId="5E06AF48" w14:textId="4CED25A0" w:rsidR="00325E43" w:rsidRDefault="00325E43" w:rsidP="00E14083">
      <w:pPr>
        <w:pStyle w:val="footnote"/>
      </w:pPr>
      <w:r>
        <w:rPr>
          <w:rStyle w:val="FootnoteReference"/>
        </w:rPr>
        <w:footnoteRef/>
      </w:r>
      <w:r>
        <w:t xml:space="preserve"> [JS] [] found in Coptic</w:t>
      </w:r>
    </w:p>
  </w:footnote>
  <w:footnote w:id="202">
    <w:p w14:paraId="4812F1D0" w14:textId="6C4603E2" w:rsidR="00325E43" w:rsidRPr="004A3E27" w:rsidRDefault="00325E43" w:rsidP="00BD5BBE">
      <w:pPr>
        <w:pStyle w:val="footnote"/>
      </w:pPr>
      <w:r w:rsidRPr="004A3E27">
        <w:rPr>
          <w:rStyle w:val="FootnoteReference"/>
        </w:rPr>
        <w:footnoteRef/>
      </w:r>
      <w:r w:rsidRPr="004A3E27">
        <w:t xml:space="preserve"> </w:t>
      </w:r>
      <w:r>
        <w:t>cf</w:t>
      </w:r>
      <w:r w:rsidRPr="004A3E27">
        <w:t>. John 15:25.</w:t>
      </w:r>
    </w:p>
  </w:footnote>
  <w:footnote w:id="203">
    <w:p w14:paraId="2072EB12" w14:textId="0F03BC61" w:rsidR="00325E43" w:rsidRDefault="00325E43" w:rsidP="004E0429">
      <w:pPr>
        <w:pStyle w:val="footnote"/>
      </w:pPr>
      <w:r>
        <w:rPr>
          <w:rStyle w:val="FootnoteReference"/>
        </w:rPr>
        <w:footnoteRef/>
      </w:r>
      <w:r>
        <w:t xml:space="preserve"> [JS] or “Aha! Aha!” Or “Well done! Well done!”</w:t>
      </w:r>
    </w:p>
  </w:footnote>
  <w:footnote w:id="204">
    <w:p w14:paraId="55852630" w14:textId="48050399" w:rsidR="00325E43" w:rsidRDefault="00325E43"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5AE758E3" w14:textId="591B2CD9" w:rsidR="00325E43" w:rsidRDefault="00325E43" w:rsidP="004E0429">
      <w:pPr>
        <w:pStyle w:val="footnote"/>
      </w:pPr>
      <w:r>
        <w:rPr>
          <w:rStyle w:val="FootnoteReference"/>
        </w:rPr>
        <w:footnoteRef/>
      </w:r>
      <w:r>
        <w:t xml:space="preserve"> [JS] Fr. Lazarus has, “towering mountains”</w:t>
      </w:r>
    </w:p>
  </w:footnote>
  <w:footnote w:id="206">
    <w:p w14:paraId="6484AC83" w14:textId="6D53CC8C" w:rsidR="00325E43" w:rsidRPr="004A3E27" w:rsidRDefault="00325E43" w:rsidP="00BD5BBE">
      <w:pPr>
        <w:pStyle w:val="footnote"/>
      </w:pPr>
      <w:r w:rsidRPr="004A3E27">
        <w:rPr>
          <w:rStyle w:val="FootnoteReference"/>
        </w:rPr>
        <w:footnoteRef/>
      </w:r>
      <w:r w:rsidRPr="004A3E27">
        <w:t xml:space="preserve"> </w:t>
      </w:r>
      <w:r>
        <w:t>cf</w:t>
      </w:r>
      <w:r w:rsidRPr="004A3E27">
        <w:t>. Psalm 109:7.</w:t>
      </w:r>
    </w:p>
  </w:footnote>
  <w:footnote w:id="207">
    <w:p w14:paraId="4449FD0E" w14:textId="7B6566B0" w:rsidR="00325E43" w:rsidRDefault="00325E43" w:rsidP="00090695">
      <w:pPr>
        <w:pStyle w:val="footnote"/>
      </w:pPr>
      <w:r>
        <w:rPr>
          <w:rStyle w:val="FootnoteReference"/>
        </w:rPr>
        <w:footnoteRef/>
      </w:r>
      <w:r>
        <w:t xml:space="preserve"> [JS] OSB has “many waters”</w:t>
      </w:r>
    </w:p>
  </w:footnote>
  <w:footnote w:id="208">
    <w:p w14:paraId="50DAFDF2" w14:textId="77777777" w:rsidR="00325E43" w:rsidRPr="004A3E27" w:rsidRDefault="00325E43"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7C4D1D61" w14:textId="77777777" w:rsidR="00325E43" w:rsidRPr="004A3E27" w:rsidRDefault="00325E43" w:rsidP="00BD5BBE">
      <w:pPr>
        <w:pStyle w:val="footnote"/>
      </w:pPr>
      <w:r w:rsidRPr="004A3E27">
        <w:rPr>
          <w:rStyle w:val="FootnoteReference"/>
        </w:rPr>
        <w:footnoteRef/>
      </w:r>
      <w:r w:rsidRPr="004A3E27">
        <w:t xml:space="preserve"> ‘The Prophet asks to be free from passion’ (St. Athanasius).</w:t>
      </w:r>
    </w:p>
  </w:footnote>
  <w:footnote w:id="210">
    <w:p w14:paraId="356D04BB" w14:textId="77777777" w:rsidR="00325E43" w:rsidRPr="004A3E27" w:rsidRDefault="00325E43" w:rsidP="00BD5BBE">
      <w:pPr>
        <w:pStyle w:val="footnote"/>
      </w:pPr>
      <w:r w:rsidRPr="004A3E27">
        <w:rPr>
          <w:rStyle w:val="FootnoteReference"/>
        </w:rPr>
        <w:footnoteRef/>
      </w:r>
      <w:r w:rsidRPr="004A3E27">
        <w:t xml:space="preserve"> Prov. 24:19.</w:t>
      </w:r>
    </w:p>
  </w:footnote>
  <w:footnote w:id="211">
    <w:p w14:paraId="325B4264" w14:textId="77777777" w:rsidR="00325E43" w:rsidRPr="004A3E27" w:rsidRDefault="00325E43"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720EC29A" w14:textId="0B7E8B17" w:rsidR="00325E43" w:rsidRPr="004A3E27" w:rsidRDefault="00325E43"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3B4C8AB4" w14:textId="77777777" w:rsidR="00325E43" w:rsidRPr="004A3E27" w:rsidRDefault="00325E43"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6BB4D62E" w14:textId="6D468D83" w:rsidR="00325E43" w:rsidRDefault="00325E43" w:rsidP="00402CB0">
      <w:pPr>
        <w:pStyle w:val="footnote"/>
      </w:pPr>
      <w:r>
        <w:rPr>
          <w:rStyle w:val="FootnoteReference"/>
        </w:rPr>
        <w:footnoteRef/>
      </w:r>
      <w:r>
        <w:t xml:space="preserve"> [JS] or “judgment”</w:t>
      </w:r>
    </w:p>
  </w:footnote>
  <w:footnote w:id="215">
    <w:p w14:paraId="0271DF81" w14:textId="5DFB25DB" w:rsidR="00325E43" w:rsidRPr="004A3E27" w:rsidRDefault="00325E43"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20ECCFFC" w14:textId="001E9B2E" w:rsidR="00325E43" w:rsidRDefault="00325E43" w:rsidP="00402CB0">
      <w:pPr>
        <w:pStyle w:val="footnote"/>
      </w:pPr>
      <w:r>
        <w:rPr>
          <w:rStyle w:val="FootnoteReference"/>
        </w:rPr>
        <w:footnoteRef/>
      </w:r>
      <w:r>
        <w:t xml:space="preserve"> [JS] or “fret”</w:t>
      </w:r>
    </w:p>
  </w:footnote>
  <w:footnote w:id="217">
    <w:p w14:paraId="0F35B29D" w14:textId="57DF774F" w:rsidR="00325E43" w:rsidRDefault="00325E43" w:rsidP="00414006">
      <w:pPr>
        <w:pStyle w:val="footnote"/>
      </w:pPr>
      <w:r>
        <w:rPr>
          <w:rStyle w:val="FootnoteReference"/>
        </w:rPr>
        <w:footnoteRef/>
      </w:r>
      <w:r>
        <w:t xml:space="preserve"> [JS] or “land”</w:t>
      </w:r>
    </w:p>
  </w:footnote>
  <w:footnote w:id="218">
    <w:p w14:paraId="65980F9C" w14:textId="79143A5A" w:rsidR="00325E43" w:rsidRPr="004A3E27" w:rsidRDefault="00325E43"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159BB2E9" w14:textId="77777777" w:rsidR="00325E43" w:rsidRPr="004A3E27" w:rsidRDefault="00325E43"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031AB7AD" w14:textId="155ED80A" w:rsidR="00325E43" w:rsidRDefault="00325E43" w:rsidP="00090695">
      <w:pPr>
        <w:pStyle w:val="footnote"/>
      </w:pPr>
      <w:r>
        <w:rPr>
          <w:rStyle w:val="FootnoteReference"/>
        </w:rPr>
        <w:footnoteRef/>
      </w:r>
      <w:r>
        <w:t xml:space="preserve"> [JS] literally, “seed”, here and throughout</w:t>
      </w:r>
    </w:p>
  </w:footnote>
  <w:footnote w:id="221">
    <w:p w14:paraId="112B59F5" w14:textId="77777777" w:rsidR="00325E43" w:rsidRPr="004A3E27" w:rsidRDefault="00325E43" w:rsidP="00BD5BBE">
      <w:pPr>
        <w:pStyle w:val="footnote"/>
      </w:pPr>
      <w:r w:rsidRPr="004A3E27">
        <w:rPr>
          <w:rStyle w:val="FootnoteReference"/>
        </w:rPr>
        <w:footnoteRef/>
      </w:r>
      <w:r w:rsidRPr="004A3E27">
        <w:t xml:space="preserve"> ‘Remove sin, and then whatever you see in man is of God’ (St. Augustine)</w:t>
      </w:r>
    </w:p>
  </w:footnote>
  <w:footnote w:id="222">
    <w:p w14:paraId="4726C027" w14:textId="77777777" w:rsidR="00325E43" w:rsidRPr="004A3E27" w:rsidRDefault="00325E43" w:rsidP="00BD5BBE">
      <w:pPr>
        <w:pStyle w:val="footnote"/>
      </w:pPr>
      <w:r w:rsidRPr="004A3E27">
        <w:rPr>
          <w:rStyle w:val="FootnoteReference"/>
        </w:rPr>
        <w:footnoteRef/>
      </w:r>
      <w:r w:rsidRPr="004A3E27">
        <w:t xml:space="preserve"> Compare Ps. 36:1, 37 with Proverbs 24: 19-20 (RSV) and Mt. 5:5-9.</w:t>
      </w:r>
    </w:p>
  </w:footnote>
  <w:footnote w:id="223">
    <w:p w14:paraId="34A68231" w14:textId="7DBC6A92" w:rsidR="00325E43" w:rsidRPr="004A3E27" w:rsidRDefault="00325E43" w:rsidP="00BD5BBE">
      <w:pPr>
        <w:pStyle w:val="footnote"/>
      </w:pPr>
      <w:r w:rsidRPr="004A3E27">
        <w:rPr>
          <w:rStyle w:val="FootnoteReference"/>
        </w:rPr>
        <w:footnoteRef/>
      </w:r>
      <w:r w:rsidRPr="004A3E27">
        <w:t xml:space="preserve"> </w:t>
      </w:r>
      <w:r>
        <w:t>cf</w:t>
      </w:r>
      <w:r w:rsidRPr="004A3E27">
        <w:t>. Heb. 12:5-13. Psalm 6:2 is identical with 37:2.</w:t>
      </w:r>
    </w:p>
  </w:footnote>
  <w:footnote w:id="224">
    <w:p w14:paraId="247EFE9B" w14:textId="072BF8DF" w:rsidR="00325E43" w:rsidRDefault="00325E43" w:rsidP="003F50A7">
      <w:pPr>
        <w:pStyle w:val="footnote"/>
      </w:pPr>
      <w:r>
        <w:rPr>
          <w:rStyle w:val="FootnoteReference"/>
        </w:rPr>
        <w:footnoteRef/>
      </w:r>
      <w:r>
        <w:t xml:space="preserve"> [JS] literally “with a sad face”</w:t>
      </w:r>
    </w:p>
  </w:footnote>
  <w:footnote w:id="225">
    <w:p w14:paraId="18445857" w14:textId="0B799012" w:rsidR="00325E43" w:rsidRDefault="00325E43" w:rsidP="003F50A7">
      <w:pPr>
        <w:pStyle w:val="footnote"/>
      </w:pPr>
      <w:r>
        <w:rPr>
          <w:rStyle w:val="FootnoteReference"/>
        </w:rPr>
        <w:footnoteRef/>
      </w:r>
      <w:r>
        <w:t xml:space="preserve"> [JS] literally “loins”</w:t>
      </w:r>
    </w:p>
  </w:footnote>
  <w:footnote w:id="226">
    <w:p w14:paraId="2C58A5A6" w14:textId="65232F52" w:rsidR="00325E43" w:rsidRDefault="00325E43" w:rsidP="0017625A">
      <w:pPr>
        <w:pStyle w:val="footnote"/>
      </w:pPr>
      <w:r>
        <w:rPr>
          <w:rStyle w:val="FootnoteReference"/>
        </w:rPr>
        <w:footnoteRef/>
      </w:r>
      <w:r>
        <w:t xml:space="preserve"> [JS] [] from the Sixth Hour of Great and Holy Friday.</w:t>
      </w:r>
    </w:p>
  </w:footnote>
  <w:footnote w:id="227">
    <w:p w14:paraId="72DD6C76" w14:textId="7D200E30" w:rsidR="00325E43" w:rsidRPr="004A3E27" w:rsidRDefault="00325E43" w:rsidP="00BD5BBE">
      <w:pPr>
        <w:pStyle w:val="footnote"/>
      </w:pPr>
      <w:r w:rsidRPr="004A3E27">
        <w:rPr>
          <w:rStyle w:val="FootnoteReference"/>
        </w:rPr>
        <w:footnoteRef/>
      </w:r>
      <w:r w:rsidRPr="004A3E27">
        <w:t xml:space="preserve"> </w:t>
      </w:r>
      <w:r>
        <w:t>cf</w:t>
      </w:r>
      <w:r w:rsidRPr="004A3E27">
        <w:t>. Mt. 19:20. ‘One thing you lack’ (Mk. 10:21).</w:t>
      </w:r>
    </w:p>
  </w:footnote>
  <w:footnote w:id="228">
    <w:p w14:paraId="78445EFB" w14:textId="5C9ECAC5" w:rsidR="00325E43" w:rsidRDefault="00325E43" w:rsidP="002538F7">
      <w:pPr>
        <w:pStyle w:val="footnote"/>
      </w:pPr>
      <w:r>
        <w:rPr>
          <w:rStyle w:val="FootnoteReference"/>
        </w:rPr>
        <w:footnoteRef/>
      </w:r>
      <w:r>
        <w:t xml:space="preserve"> [JS] or “walks about like a phantom”</w:t>
      </w:r>
    </w:p>
  </w:footnote>
  <w:footnote w:id="229">
    <w:p w14:paraId="3396E2D4" w14:textId="4AC28F88" w:rsidR="00325E43" w:rsidRPr="004A3E27" w:rsidRDefault="00325E43"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3E88B183" w14:textId="77777777" w:rsidR="00325E43" w:rsidRPr="004A3E27" w:rsidRDefault="00325E43"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1D0EC7E8" w14:textId="072DDC66" w:rsidR="00325E43" w:rsidRPr="004A3E27" w:rsidRDefault="00325E43"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5B17D689" w14:textId="77777777" w:rsidR="00325E43" w:rsidRPr="004A3E27" w:rsidRDefault="00325E43"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3C8E3C02" w14:textId="38940012" w:rsidR="00325E43" w:rsidRPr="004A3E27" w:rsidRDefault="00325E43" w:rsidP="00BD5BBE">
      <w:pPr>
        <w:pStyle w:val="footnote"/>
      </w:pPr>
      <w:r w:rsidRPr="004A3E27">
        <w:rPr>
          <w:rStyle w:val="FootnoteReference"/>
        </w:rPr>
        <w:footnoteRef/>
      </w:r>
      <w:r w:rsidRPr="004A3E27">
        <w:t xml:space="preserve"> The great universal Church (</w:t>
      </w:r>
      <w:r>
        <w:t>cf</w:t>
      </w:r>
      <w:r w:rsidRPr="004A3E27">
        <w:t>. St. Athanasius).</w:t>
      </w:r>
    </w:p>
  </w:footnote>
  <w:footnote w:id="234">
    <w:p w14:paraId="33B520D7" w14:textId="67F93C2C" w:rsidR="00325E43" w:rsidRDefault="00325E43" w:rsidP="000F12A5">
      <w:pPr>
        <w:pStyle w:val="footnote"/>
      </w:pPr>
      <w:r>
        <w:rPr>
          <w:rStyle w:val="FootnoteReference"/>
        </w:rPr>
        <w:footnoteRef/>
      </w:r>
      <w:r>
        <w:t xml:space="preserve"> Fr. Athanasius adds here “my truth”. See Matins of the 12 Day of Paopi.</w:t>
      </w:r>
    </w:p>
  </w:footnote>
  <w:footnote w:id="235">
    <w:p w14:paraId="215A183B" w14:textId="1FC8DE97" w:rsidR="00325E43" w:rsidRDefault="00325E43" w:rsidP="005B3452">
      <w:pPr>
        <w:pStyle w:val="footnote"/>
      </w:pPr>
      <w:r>
        <w:rPr>
          <w:rStyle w:val="FootnoteReference"/>
        </w:rPr>
        <w:footnoteRef/>
      </w:r>
      <w:r>
        <w:t xml:space="preserve"> [JS] or “Aha! Aha!” or “Well done! Well done!”</w:t>
      </w:r>
    </w:p>
  </w:footnote>
  <w:footnote w:id="236">
    <w:p w14:paraId="37A0E454" w14:textId="77777777" w:rsidR="00325E43" w:rsidRPr="004A3E27" w:rsidRDefault="00325E43" w:rsidP="00BD5BBE">
      <w:pPr>
        <w:pStyle w:val="footnote"/>
      </w:pPr>
      <w:r w:rsidRPr="004A3E27">
        <w:rPr>
          <w:rStyle w:val="FootnoteReference"/>
        </w:rPr>
        <w:footnoteRef/>
      </w:r>
      <w:r w:rsidRPr="004A3E27">
        <w:t xml:space="preserve"> John 13:30.</w:t>
      </w:r>
    </w:p>
  </w:footnote>
  <w:footnote w:id="237">
    <w:p w14:paraId="32644EEC" w14:textId="77777777" w:rsidR="00325E43" w:rsidRPr="004A3E27" w:rsidRDefault="00325E43"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D34767F" w14:textId="77777777" w:rsidR="00325E43" w:rsidRPr="004A3E27" w:rsidRDefault="00325E43"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70B2B9E7" w14:textId="77777777" w:rsidR="00325E43" w:rsidRPr="004A3E27" w:rsidRDefault="00325E43" w:rsidP="00BD5BBE">
      <w:pPr>
        <w:pStyle w:val="footnote"/>
      </w:pPr>
      <w:r w:rsidRPr="004A3E27">
        <w:rPr>
          <w:rStyle w:val="FootnoteReference"/>
        </w:rPr>
        <w:footnoteRef/>
      </w:r>
      <w:r w:rsidRPr="004A3E27">
        <w:t xml:space="preserve"> With the Gospel of forgiveness (1 Sam. 24:17-20; Lk. 23:34).</w:t>
      </w:r>
    </w:p>
  </w:footnote>
  <w:footnote w:id="240">
    <w:p w14:paraId="276D5CC0" w14:textId="69BE5264" w:rsidR="00325E43" w:rsidRDefault="00325E43" w:rsidP="008612F3">
      <w:pPr>
        <w:pStyle w:val="footnote"/>
      </w:pPr>
      <w:r>
        <w:rPr>
          <w:rStyle w:val="FootnoteReference"/>
        </w:rPr>
        <w:footnoteRef/>
      </w:r>
      <w:r>
        <w:t xml:space="preserve"> [JS] or “from age to age. So be it! So be it!”</w:t>
      </w:r>
    </w:p>
  </w:footnote>
  <w:footnote w:id="241">
    <w:p w14:paraId="2B9F5A56" w14:textId="77777777" w:rsidR="00325E43" w:rsidRPr="004A3E27" w:rsidRDefault="00325E43"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C55B28F" w14:textId="7EC58CB5" w:rsidR="00325E43" w:rsidRDefault="00325E43" w:rsidP="005B3452">
      <w:pPr>
        <w:pStyle w:val="footnote"/>
      </w:pPr>
      <w:r>
        <w:rPr>
          <w:rStyle w:val="FootnoteReference"/>
        </w:rPr>
        <w:footnoteRef/>
      </w:r>
      <w:r>
        <w:t xml:space="preserve"> [JS] or “thanksgiving”, or “thankful confession with praise”</w:t>
      </w:r>
    </w:p>
  </w:footnote>
  <w:footnote w:id="243">
    <w:p w14:paraId="53A5AE10" w14:textId="0674C819" w:rsidR="00325E43" w:rsidRDefault="00325E43" w:rsidP="008A1194">
      <w:pPr>
        <w:pStyle w:val="footnote"/>
      </w:pPr>
      <w:r>
        <w:rPr>
          <w:rStyle w:val="FootnoteReference"/>
        </w:rPr>
        <w:footnoteRef/>
      </w:r>
      <w:r>
        <w:t xml:space="preserve"> [JS] or “for I will give thanks to Him,” or “I will thankfully confess Him with praise”</w:t>
      </w:r>
    </w:p>
  </w:footnote>
  <w:footnote w:id="244">
    <w:p w14:paraId="34C9AACB" w14:textId="3DBD9C6A" w:rsidR="00325E43" w:rsidRDefault="00325E43" w:rsidP="00423B80">
      <w:pPr>
        <w:pStyle w:val="footnote"/>
      </w:pPr>
      <w:r>
        <w:rPr>
          <w:rStyle w:val="FootnoteReference"/>
        </w:rPr>
        <w:footnoteRef/>
      </w:r>
      <w:r>
        <w:t xml:space="preserve"> [JS] Fr. Athanasius has “and in the night He will manifest it”. See Vespers of Friday of the Seventh week of Paschaltide.</w:t>
      </w:r>
    </w:p>
  </w:footnote>
  <w:footnote w:id="245">
    <w:p w14:paraId="2A3805B8" w14:textId="42A42089" w:rsidR="00325E43" w:rsidRDefault="00325E43" w:rsidP="0054429F">
      <w:pPr>
        <w:pStyle w:val="footnote"/>
      </w:pPr>
      <w:r>
        <w:rPr>
          <w:rStyle w:val="FootnoteReference"/>
        </w:rPr>
        <w:footnoteRef/>
      </w:r>
      <w:r>
        <w:t xml:space="preserve"> [JS] literally confess to Him, i.e. give thankful prase to Him by confessing Him.</w:t>
      </w:r>
    </w:p>
  </w:footnote>
  <w:footnote w:id="246">
    <w:p w14:paraId="3BCC68DE" w14:textId="1191DE34" w:rsidR="00325E43" w:rsidRDefault="00325E43" w:rsidP="00AD1AC9">
      <w:pPr>
        <w:pStyle w:val="footnote"/>
      </w:pPr>
      <w:r>
        <w:rPr>
          <w:rStyle w:val="FootnoteReference"/>
        </w:rPr>
        <w:footnoteRef/>
      </w:r>
      <w:r>
        <w:t xml:space="preserve"> [JS] Fr. Lazarus has “dwelling”</w:t>
      </w:r>
    </w:p>
  </w:footnote>
  <w:footnote w:id="247">
    <w:p w14:paraId="03275919" w14:textId="77777777" w:rsidR="00325E43" w:rsidRPr="004A3E27" w:rsidRDefault="00325E43"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6E7F4F1E" w14:textId="416FA7A8" w:rsidR="00325E43" w:rsidRDefault="00325E43" w:rsidP="005B3452">
      <w:pPr>
        <w:pStyle w:val="footnote"/>
      </w:pPr>
      <w:r>
        <w:rPr>
          <w:rStyle w:val="FootnoteReference"/>
        </w:rPr>
        <w:footnoteRef/>
      </w:r>
      <w:r>
        <w:t xml:space="preserve"> [JS] “I will give thanks to You on the lyre”, or “I will thankfully confess You with praise with the lyre”</w:t>
      </w:r>
    </w:p>
  </w:footnote>
  <w:footnote w:id="249">
    <w:p w14:paraId="0FDCCB36" w14:textId="0CCB7207" w:rsidR="00325E43" w:rsidRDefault="00325E43" w:rsidP="006C1793">
      <w:pPr>
        <w:pStyle w:val="footnote"/>
      </w:pPr>
      <w:r>
        <w:rPr>
          <w:rStyle w:val="FootnoteReference"/>
        </w:rPr>
        <w:footnoteRef/>
      </w:r>
      <w:r>
        <w:t xml:space="preserve"> [JS] or “I will give thanks to Him,” or “I will thankfully confess Him with praies”</w:t>
      </w:r>
    </w:p>
  </w:footnote>
  <w:footnote w:id="250">
    <w:p w14:paraId="1791CAEF" w14:textId="44F0ADBF" w:rsidR="00325E43" w:rsidRPr="004A3E27" w:rsidRDefault="00325E43"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75A6D655" w14:textId="0B7DAC2D" w:rsidR="00325E43" w:rsidRDefault="00325E43" w:rsidP="006C1793">
      <w:pPr>
        <w:pStyle w:val="footnote"/>
      </w:pPr>
      <w:r>
        <w:rPr>
          <w:rStyle w:val="FootnoteReference"/>
        </w:rPr>
        <w:footnoteRef/>
      </w:r>
      <w:r>
        <w:t xml:space="preserve"> [JS] or “presence”</w:t>
      </w:r>
    </w:p>
  </w:footnote>
  <w:footnote w:id="252">
    <w:p w14:paraId="14C8DE9A" w14:textId="1AF2328A" w:rsidR="00325E43" w:rsidRDefault="00325E43" w:rsidP="006C1793">
      <w:pPr>
        <w:pStyle w:val="footnote"/>
      </w:pPr>
      <w:r>
        <w:rPr>
          <w:rStyle w:val="FootnoteReference"/>
        </w:rPr>
        <w:footnoteRef/>
      </w:r>
      <w:r>
        <w:t xml:space="preserve"> [JS] or “boast in” or “praise”</w:t>
      </w:r>
    </w:p>
  </w:footnote>
  <w:footnote w:id="253">
    <w:p w14:paraId="66A26B87" w14:textId="54FC310A" w:rsidR="00325E43" w:rsidRDefault="00325E43" w:rsidP="006C1793">
      <w:pPr>
        <w:pStyle w:val="footnote"/>
      </w:pPr>
      <w:r>
        <w:rPr>
          <w:rStyle w:val="FootnoteReference"/>
        </w:rPr>
        <w:footnoteRef/>
      </w:r>
      <w:r>
        <w:t xml:space="preserve"> [JS] or “give thanks to”, or “thankfully confess Your Name with praise”</w:t>
      </w:r>
    </w:p>
  </w:footnote>
  <w:footnote w:id="254">
    <w:p w14:paraId="4F22E4CE" w14:textId="77777777" w:rsidR="00325E43" w:rsidRPr="004A3E27" w:rsidRDefault="00325E43"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08B0833D" w14:textId="77777777" w:rsidR="00325E43" w:rsidRPr="004A3E27" w:rsidRDefault="00325E43"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6A76AD0" w14:textId="77777777" w:rsidR="00325E43" w:rsidRPr="004A3E27" w:rsidRDefault="00325E43"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1CFC6A89" w14:textId="0F4C8BEE" w:rsidR="00325E43" w:rsidRDefault="00325E43" w:rsidP="00676E6A">
      <w:pPr>
        <w:pStyle w:val="footnote"/>
      </w:pPr>
      <w:r>
        <w:rPr>
          <w:rStyle w:val="FootnoteReference"/>
        </w:rPr>
        <w:footnoteRef/>
      </w:r>
      <w:r>
        <w:t xml:space="preserve"> [JS] or “grace was poured out on Your lips”</w:t>
      </w:r>
    </w:p>
  </w:footnote>
  <w:footnote w:id="258">
    <w:p w14:paraId="0FB99B7C" w14:textId="516B1CB2" w:rsidR="00325E43" w:rsidRPr="004A3E27" w:rsidRDefault="00325E43" w:rsidP="00BD5BBE">
      <w:pPr>
        <w:pStyle w:val="footnote"/>
      </w:pPr>
      <w:r w:rsidRPr="004A3E27">
        <w:rPr>
          <w:rStyle w:val="FootnoteReference"/>
        </w:rPr>
        <w:footnoteRef/>
      </w:r>
      <w:r w:rsidRPr="004A3E27">
        <w:t xml:space="preserve"> </w:t>
      </w:r>
      <w:r>
        <w:t>cf</w:t>
      </w:r>
      <w:r w:rsidRPr="004A3E27">
        <w:t>. Rev. 19:11-16.</w:t>
      </w:r>
    </w:p>
  </w:footnote>
  <w:footnote w:id="259">
    <w:p w14:paraId="5E8EA981" w14:textId="77777777" w:rsidR="00325E43" w:rsidRPr="004A3E27" w:rsidRDefault="00325E43"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2209A251" w14:textId="77777777" w:rsidR="00325E43" w:rsidRPr="004A3E27" w:rsidRDefault="00325E43"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1503C91E" w14:textId="77777777" w:rsidR="00325E43" w:rsidRDefault="00325E43" w:rsidP="005E56A9">
      <w:pPr>
        <w:pStyle w:val="footnote"/>
      </w:pPr>
      <w:r>
        <w:rPr>
          <w:rStyle w:val="FootnoteReference"/>
        </w:rPr>
        <w:footnoteRef/>
      </w:r>
      <w:r>
        <w:t xml:space="preserve"> [JS] myrrh: resin for incense; stacte: a component of the Temple incense; cassia: cinnamon.</w:t>
      </w:r>
    </w:p>
  </w:footnote>
  <w:footnote w:id="262">
    <w:p w14:paraId="5BF4F4E3" w14:textId="0D86ACD7" w:rsidR="00325E43" w:rsidRDefault="00325E43" w:rsidP="00E10FAF">
      <w:pPr>
        <w:pStyle w:val="footnote"/>
      </w:pPr>
      <w:r>
        <w:rPr>
          <w:rStyle w:val="FootnoteReference"/>
        </w:rPr>
        <w:footnoteRef/>
      </w:r>
      <w:r>
        <w:t xml:space="preserve"> [JS] literally “do obeisance”, i.e. “bow down to”</w:t>
      </w:r>
    </w:p>
  </w:footnote>
  <w:footnote w:id="263">
    <w:p w14:paraId="66A4B8D8" w14:textId="2A1C62C8" w:rsidR="00325E43" w:rsidRPr="004A3E27" w:rsidRDefault="00325E43"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B2B6F3D" w14:textId="77777777" w:rsidR="00325E43" w:rsidRPr="004A3E27" w:rsidRDefault="00325E43" w:rsidP="00714A98">
      <w:pPr>
        <w:pStyle w:val="footnote"/>
      </w:pPr>
      <w:r w:rsidRPr="004A3E27">
        <w:rPr>
          <w:rStyle w:val="FootnoteReference"/>
        </w:rPr>
        <w:footnoteRef/>
      </w:r>
      <w:r w:rsidRPr="004A3E27">
        <w:t xml:space="preserve"> Rev. 22:1.</w:t>
      </w:r>
    </w:p>
  </w:footnote>
  <w:footnote w:id="265">
    <w:p w14:paraId="0C57446A" w14:textId="77777777" w:rsidR="00325E43" w:rsidRDefault="00325E43" w:rsidP="00714A98">
      <w:pPr>
        <w:pStyle w:val="footnote"/>
      </w:pPr>
      <w:r>
        <w:rPr>
          <w:rStyle w:val="FootnoteReference"/>
        </w:rPr>
        <w:footnoteRef/>
      </w:r>
      <w:r>
        <w:t xml:space="preserve"> Fr. Lazarus has “dwelling-place”</w:t>
      </w:r>
    </w:p>
  </w:footnote>
  <w:footnote w:id="266">
    <w:p w14:paraId="77903F63" w14:textId="77777777" w:rsidR="00325E43" w:rsidRDefault="00325E43" w:rsidP="00714A98">
      <w:pPr>
        <w:pStyle w:val="footnote"/>
      </w:pPr>
      <w:r>
        <w:rPr>
          <w:rStyle w:val="FootnoteReference"/>
        </w:rPr>
        <w:footnoteRef/>
      </w:r>
      <w:r>
        <w:t xml:space="preserve"> [JS] the city’s</w:t>
      </w:r>
    </w:p>
  </w:footnote>
  <w:footnote w:id="267">
    <w:p w14:paraId="73DCC24E" w14:textId="7E226D89" w:rsidR="00325E43" w:rsidRPr="004A3E27" w:rsidRDefault="00325E43"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0D6388ED" w14:textId="683F8CF0" w:rsidR="00325E43" w:rsidRPr="004A3E27" w:rsidRDefault="00325E43" w:rsidP="00714A98">
      <w:pPr>
        <w:pStyle w:val="footnote"/>
      </w:pPr>
      <w:r w:rsidRPr="004A3E27">
        <w:rPr>
          <w:rStyle w:val="FootnoteReference"/>
        </w:rPr>
        <w:footnoteRef/>
      </w:r>
      <w:r w:rsidRPr="004A3E27">
        <w:t xml:space="preserve"> </w:t>
      </w:r>
      <w:r>
        <w:t>cf</w:t>
      </w:r>
      <w:r w:rsidRPr="004A3E27">
        <w:t>. 75:4; Is. 2:4; 11:9; 65:25; Hos. 2:18; Zac. 9:10.</w:t>
      </w:r>
    </w:p>
  </w:footnote>
  <w:footnote w:id="269">
    <w:p w14:paraId="739DF71C" w14:textId="7B9E3A9D" w:rsidR="00325E43" w:rsidRPr="004A3E27" w:rsidRDefault="00325E43"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341712F2" w14:textId="77777777" w:rsidR="00325E43" w:rsidRPr="004A3E27" w:rsidRDefault="00325E43" w:rsidP="00BD5BBE">
      <w:pPr>
        <w:pStyle w:val="footnote"/>
      </w:pPr>
      <w:r w:rsidRPr="004A3E27">
        <w:rPr>
          <w:rStyle w:val="FootnoteReference"/>
        </w:rPr>
        <w:footnoteRef/>
      </w:r>
      <w:r w:rsidRPr="004A3E27">
        <w:t xml:space="preserve"> ‘The calling of the Gentiles is to be understood, as in 71:9’ (St. Athanasius).</w:t>
      </w:r>
    </w:p>
  </w:footnote>
  <w:footnote w:id="271">
    <w:p w14:paraId="743E9AAD" w14:textId="55C8741B" w:rsidR="00325E43" w:rsidRPr="004A3E27" w:rsidRDefault="00325E43"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20C0CF5B" w14:textId="605C1673" w:rsidR="00325E43" w:rsidRPr="004A3E27" w:rsidRDefault="00325E43" w:rsidP="00BD5BBE">
      <w:pPr>
        <w:pStyle w:val="footnote"/>
      </w:pPr>
      <w:r w:rsidRPr="004A3E27">
        <w:rPr>
          <w:rStyle w:val="FootnoteReference"/>
        </w:rPr>
        <w:footnoteRef/>
      </w:r>
      <w:r w:rsidRPr="004A3E27">
        <w:t xml:space="preserve"> </w:t>
      </w:r>
      <w:r>
        <w:t>Cf</w:t>
      </w:r>
      <w:r w:rsidRPr="004A3E27">
        <w:t>. Ex. 15:17; Is. 58:14: I Pet. 1:4.</w:t>
      </w:r>
    </w:p>
  </w:footnote>
  <w:footnote w:id="273">
    <w:p w14:paraId="1FDF9287" w14:textId="77777777" w:rsidR="00325E43" w:rsidRPr="004A3E27" w:rsidRDefault="00325E43"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3490B998" w14:textId="1EB3F17C" w:rsidR="00325E43" w:rsidRDefault="00325E43" w:rsidP="008C19B4">
      <w:pPr>
        <w:pStyle w:val="footnote"/>
      </w:pPr>
      <w:r>
        <w:rPr>
          <w:rStyle w:val="FootnoteReference"/>
        </w:rPr>
        <w:footnoteRef/>
      </w:r>
      <w:r>
        <w:t xml:space="preserve"> [JS] or “beautifully situated”</w:t>
      </w:r>
    </w:p>
  </w:footnote>
  <w:footnote w:id="275">
    <w:p w14:paraId="5F050EEC" w14:textId="7F9EDEA1" w:rsidR="00325E43" w:rsidRPr="004A3E27" w:rsidRDefault="00325E43"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51B5ACBD" w14:textId="77777777" w:rsidR="00325E43" w:rsidRPr="004A3E27" w:rsidRDefault="00325E43"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CAE8B9B" w14:textId="5A8E6334" w:rsidR="00325E43" w:rsidRPr="004A3E27" w:rsidRDefault="00325E43"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1586EC07" w14:textId="381B84AF" w:rsidR="00325E43" w:rsidRDefault="00325E43" w:rsidP="00183599">
      <w:pPr>
        <w:pStyle w:val="footnote"/>
      </w:pPr>
      <w:r>
        <w:rPr>
          <w:rStyle w:val="FootnoteReference"/>
        </w:rPr>
        <w:footnoteRef/>
      </w:r>
      <w:r>
        <w:t xml:space="preserve"> [JS] Fr. Lazarus adds “justice and right judgment” to “righteousness”</w:t>
      </w:r>
    </w:p>
  </w:footnote>
  <w:footnote w:id="279">
    <w:p w14:paraId="7F2EAAD2" w14:textId="77777777" w:rsidR="00325E43" w:rsidRPr="004A3E27" w:rsidRDefault="00325E43"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3C5C41AF" w14:textId="77777777" w:rsidR="00325E43" w:rsidRPr="004A3E27" w:rsidRDefault="00325E43"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55E3C647" w14:textId="417C46F1" w:rsidR="00325E43" w:rsidRDefault="00325E43" w:rsidP="00183599">
      <w:pPr>
        <w:pStyle w:val="footnote"/>
      </w:pPr>
      <w:r>
        <w:rPr>
          <w:rStyle w:val="FootnoteReference"/>
        </w:rPr>
        <w:footnoteRef/>
      </w:r>
      <w:r>
        <w:t xml:space="preserve"> [JS] or “eternally”</w:t>
      </w:r>
    </w:p>
  </w:footnote>
  <w:footnote w:id="282">
    <w:p w14:paraId="398A65D2" w14:textId="3A913DFE" w:rsidR="00325E43" w:rsidRDefault="00325E43"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DAC0755" w14:textId="21183A3B" w:rsidR="00325E43" w:rsidRDefault="00325E43" w:rsidP="00183599">
      <w:pPr>
        <w:pStyle w:val="footnote"/>
      </w:pPr>
      <w:r>
        <w:rPr>
          <w:rStyle w:val="FootnoteReference"/>
        </w:rPr>
        <w:footnoteRef/>
      </w:r>
      <w:r>
        <w:t xml:space="preserve"> [JS] or “workers of iniquity”</w:t>
      </w:r>
    </w:p>
  </w:footnote>
  <w:footnote w:id="284">
    <w:p w14:paraId="3A50B91B" w14:textId="77777777" w:rsidR="00325E43" w:rsidRPr="004A3E27" w:rsidRDefault="00325E43"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4E4A30D1" w14:textId="62ED497C" w:rsidR="00325E43" w:rsidRDefault="00325E43" w:rsidP="00183599">
      <w:pPr>
        <w:pStyle w:val="footnote"/>
      </w:pPr>
      <w:r>
        <w:rPr>
          <w:rStyle w:val="FootnoteReference"/>
        </w:rPr>
        <w:footnoteRef/>
      </w:r>
      <w:r>
        <w:t xml:space="preserve"> [JS] or “ransom”</w:t>
      </w:r>
    </w:p>
  </w:footnote>
  <w:footnote w:id="286">
    <w:p w14:paraId="058ED3C9" w14:textId="6776EDA1" w:rsidR="00325E43" w:rsidRDefault="00325E43" w:rsidP="001B710E">
      <w:pPr>
        <w:pStyle w:val="footnote"/>
      </w:pPr>
      <w:r>
        <w:rPr>
          <w:rStyle w:val="FootnoteReference"/>
        </w:rPr>
        <w:footnoteRef/>
      </w:r>
      <w:r>
        <w:t xml:space="preserve"> [JS] or tabernacles.</w:t>
      </w:r>
    </w:p>
  </w:footnote>
  <w:footnote w:id="287">
    <w:p w14:paraId="329608F2" w14:textId="7CC39845" w:rsidR="00325E43" w:rsidRDefault="00325E43" w:rsidP="00183599">
      <w:pPr>
        <w:pStyle w:val="footnote"/>
      </w:pPr>
      <w:r>
        <w:rPr>
          <w:rStyle w:val="FootnoteReference"/>
        </w:rPr>
        <w:footnoteRef/>
      </w:r>
      <w:r>
        <w:t xml:space="preserve"> [JS] or “acknowledge,” or “thank,” or “thankfully confess You with praise when…”</w:t>
      </w:r>
    </w:p>
  </w:footnote>
  <w:footnote w:id="288">
    <w:p w14:paraId="25D034C3" w14:textId="2662C64E" w:rsidR="00325E43" w:rsidRDefault="00325E43" w:rsidP="005E4259">
      <w:pPr>
        <w:pStyle w:val="footnote"/>
      </w:pPr>
      <w:r>
        <w:rPr>
          <w:rStyle w:val="FootnoteReference"/>
        </w:rPr>
        <w:footnoteRef/>
      </w:r>
      <w:r>
        <w:t xml:space="preserve"> [JS] or “I will not find fault with your sacrifices”</w:t>
      </w:r>
    </w:p>
  </w:footnote>
  <w:footnote w:id="289">
    <w:p w14:paraId="45DA152E" w14:textId="77777777" w:rsidR="00325E43" w:rsidRPr="004A3E27" w:rsidRDefault="00325E43"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90">
    <w:p w14:paraId="43CC2ABF" w14:textId="536DD164" w:rsidR="00325E43" w:rsidRDefault="00325E43" w:rsidP="007E0330">
      <w:pPr>
        <w:pStyle w:val="footnote"/>
      </w:pPr>
      <w:r>
        <w:rPr>
          <w:rStyle w:val="FootnoteReference"/>
        </w:rPr>
        <w:footnoteRef/>
      </w:r>
      <w:r>
        <w:t xml:space="preserve"> [JS] [] found in Coptic</w:t>
      </w:r>
    </w:p>
  </w:footnote>
  <w:footnote w:id="291">
    <w:p w14:paraId="5A6B4D6B" w14:textId="65293C06" w:rsidR="00325E43" w:rsidRPr="004A3E27" w:rsidRDefault="00325E43"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7D7FC96A" w14:textId="1FA8AB7E" w:rsidR="00325E43" w:rsidRDefault="00325E43" w:rsidP="007E0330">
      <w:pPr>
        <w:pStyle w:val="footnote"/>
      </w:pPr>
      <w:r>
        <w:rPr>
          <w:rStyle w:val="FootnoteReference"/>
        </w:rPr>
        <w:footnoteRef/>
      </w:r>
      <w:r>
        <w:t xml:space="preserve"> [JS] “showed me” or “made known to me”</w:t>
      </w:r>
    </w:p>
  </w:footnote>
  <w:footnote w:id="293">
    <w:p w14:paraId="6185D531" w14:textId="77777777" w:rsidR="00325E43" w:rsidRPr="004A3E27" w:rsidRDefault="00325E43" w:rsidP="00BD5BBE">
      <w:pPr>
        <w:pStyle w:val="footnote"/>
      </w:pPr>
      <w:r w:rsidRPr="004A3E27">
        <w:rPr>
          <w:rStyle w:val="FootnoteReference"/>
        </w:rPr>
        <w:footnoteRef/>
      </w:r>
      <w:r w:rsidRPr="004A3E27">
        <w:t xml:space="preserve"> Exodus 12:22; John 19:29; Hebrews 9:19.</w:t>
      </w:r>
    </w:p>
  </w:footnote>
  <w:footnote w:id="294">
    <w:p w14:paraId="3533F1BB" w14:textId="71B96EA6" w:rsidR="00325E43" w:rsidRDefault="00325E43" w:rsidP="007E0330">
      <w:pPr>
        <w:pStyle w:val="footnote"/>
      </w:pPr>
      <w:r>
        <w:rPr>
          <w:rStyle w:val="FootnoteReference"/>
        </w:rPr>
        <w:footnoteRef/>
      </w:r>
      <w:r>
        <w:t xml:space="preserve"> [JS] literally “face”.</w:t>
      </w:r>
    </w:p>
  </w:footnote>
  <w:footnote w:id="295">
    <w:p w14:paraId="1F9FC60F" w14:textId="3E919970" w:rsidR="00325E43" w:rsidRDefault="00325E43" w:rsidP="005E4259">
      <w:pPr>
        <w:pStyle w:val="footnote"/>
      </w:pPr>
      <w:r>
        <w:rPr>
          <w:rStyle w:val="FootnoteReference"/>
        </w:rPr>
        <w:footnoteRef/>
      </w:r>
      <w:r>
        <w:t xml:space="preserve"> [JS] or “blood-guiltiness”</w:t>
      </w:r>
    </w:p>
  </w:footnote>
  <w:footnote w:id="296">
    <w:p w14:paraId="202128F8" w14:textId="4DFF74D6" w:rsidR="00325E43" w:rsidRDefault="00325E43" w:rsidP="00284568">
      <w:pPr>
        <w:pStyle w:val="footnote"/>
      </w:pPr>
      <w:r>
        <w:rPr>
          <w:rStyle w:val="FootnoteReference"/>
        </w:rPr>
        <w:footnoteRef/>
      </w:r>
      <w:r>
        <w:t xml:space="preserve"> [JS] or “gives thanks to,” or “thankfully confess You with praise”</w:t>
      </w:r>
    </w:p>
  </w:footnote>
  <w:footnote w:id="297">
    <w:p w14:paraId="6650920A" w14:textId="4D441CB0" w:rsidR="00325E43" w:rsidRPr="004A3E27" w:rsidRDefault="00325E43"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3BFF7049" w14:textId="77777777" w:rsidR="00325E43" w:rsidRPr="004A3E27" w:rsidRDefault="00325E43"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45B1AA56" w14:textId="765C7C37" w:rsidR="00325E43" w:rsidRDefault="00325E43" w:rsidP="00284568">
      <w:pPr>
        <w:pStyle w:val="footnote"/>
      </w:pPr>
      <w:r>
        <w:rPr>
          <w:rStyle w:val="FootnoteReference"/>
        </w:rPr>
        <w:footnoteRef/>
      </w:r>
      <w:r>
        <w:t xml:space="preserve"> [JS] or “give thanks to You,” or “thankfully confess You with praise”</w:t>
      </w:r>
    </w:p>
  </w:footnote>
  <w:footnote w:id="300">
    <w:p w14:paraId="51837483" w14:textId="77777777" w:rsidR="00325E43" w:rsidRPr="004A3E27" w:rsidRDefault="00325E43" w:rsidP="00BD5BBE">
      <w:pPr>
        <w:pStyle w:val="footnote"/>
      </w:pPr>
      <w:r w:rsidRPr="004A3E27">
        <w:rPr>
          <w:rStyle w:val="FootnoteReference"/>
        </w:rPr>
        <w:footnoteRef/>
      </w:r>
      <w:r w:rsidRPr="004A3E27">
        <w:t xml:space="preserve"> We rejoice in praising God because God is our joy and to praise Him is itself a joy.</w:t>
      </w:r>
    </w:p>
  </w:footnote>
  <w:footnote w:id="301">
    <w:p w14:paraId="3B19B72F" w14:textId="77777777" w:rsidR="00325E43" w:rsidRPr="004A3E27" w:rsidRDefault="00325E43" w:rsidP="00BD5BBE">
      <w:pPr>
        <w:pStyle w:val="footnote"/>
      </w:pPr>
      <w:r w:rsidRPr="004A3E27">
        <w:rPr>
          <w:rStyle w:val="FootnoteReference"/>
        </w:rPr>
        <w:footnoteRef/>
      </w:r>
      <w:r w:rsidRPr="004A3E27">
        <w:t xml:space="preserve"> Lk. 10:18; 2 Thess. 1:6.</w:t>
      </w:r>
    </w:p>
  </w:footnote>
  <w:footnote w:id="302">
    <w:p w14:paraId="649547A2" w14:textId="77777777" w:rsidR="00325E43" w:rsidRPr="004A3E27" w:rsidRDefault="00325E43"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4184D201" w14:textId="3A3901AE" w:rsidR="00325E43" w:rsidRDefault="00325E43" w:rsidP="00125EB7">
      <w:pPr>
        <w:pStyle w:val="footnote"/>
      </w:pPr>
      <w:r>
        <w:rPr>
          <w:rStyle w:val="FootnoteReference"/>
        </w:rPr>
        <w:footnoteRef/>
      </w:r>
      <w:r>
        <w:t xml:space="preserve"> [JS] “it” refers to the iniquity and strife.</w:t>
      </w:r>
    </w:p>
  </w:footnote>
  <w:footnote w:id="304">
    <w:p w14:paraId="4DEA0F95" w14:textId="27D8C248" w:rsidR="00325E43" w:rsidRPr="004A3E27" w:rsidRDefault="00325E43" w:rsidP="00BD5BBE">
      <w:pPr>
        <w:pStyle w:val="footnote"/>
      </w:pPr>
      <w:r w:rsidRPr="004A3E27">
        <w:rPr>
          <w:rStyle w:val="FootnoteReference"/>
        </w:rPr>
        <w:footnoteRef/>
      </w:r>
      <w:r w:rsidRPr="004A3E27">
        <w:t xml:space="preserve"> </w:t>
      </w:r>
      <w:r>
        <w:t>cf</w:t>
      </w:r>
      <w:r w:rsidRPr="004A3E27">
        <w:t>. 1 Peter 5:7.</w:t>
      </w:r>
    </w:p>
  </w:footnote>
  <w:footnote w:id="305">
    <w:p w14:paraId="27649907" w14:textId="3BE538AE" w:rsidR="00325E43" w:rsidRPr="004A3E27" w:rsidRDefault="00325E43" w:rsidP="00BD5BBE">
      <w:pPr>
        <w:pStyle w:val="footnote"/>
      </w:pPr>
      <w:r w:rsidRPr="004A3E27">
        <w:rPr>
          <w:rStyle w:val="FootnoteReference"/>
        </w:rPr>
        <w:footnoteRef/>
      </w:r>
      <w:r w:rsidRPr="004A3E27">
        <w:t xml:space="preserve"> </w:t>
      </w:r>
      <w:r>
        <w:t>cf</w:t>
      </w:r>
      <w:r w:rsidRPr="004A3E27">
        <w:t>. Ephes 6:12; 1 Tim 4:1; Rev. 16:14.</w:t>
      </w:r>
    </w:p>
  </w:footnote>
  <w:footnote w:id="306">
    <w:p w14:paraId="2999B88D" w14:textId="4A88AAD6" w:rsidR="00325E43" w:rsidRDefault="00325E43" w:rsidP="00A8553A">
      <w:pPr>
        <w:pStyle w:val="footnote"/>
      </w:pPr>
      <w:r>
        <w:rPr>
          <w:rStyle w:val="FootnoteReference"/>
        </w:rPr>
        <w:footnoteRef/>
      </w:r>
      <w:r>
        <w:t xml:space="preserve"> [JS] NETS omits “not”</w:t>
      </w:r>
    </w:p>
  </w:footnote>
  <w:footnote w:id="307">
    <w:p w14:paraId="594F6979" w14:textId="77777777" w:rsidR="00325E43" w:rsidRPr="004A3E27" w:rsidRDefault="00325E43"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568E2F2E" w14:textId="77777777" w:rsidR="00325E43" w:rsidRPr="004A3E27" w:rsidRDefault="00325E43"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6DBE026F" w14:textId="65E17A50" w:rsidR="00325E43" w:rsidRDefault="00325E43" w:rsidP="003E4AFE">
      <w:pPr>
        <w:pStyle w:val="footnote"/>
      </w:pPr>
      <w:r>
        <w:rPr>
          <w:rStyle w:val="FootnoteReference"/>
        </w:rPr>
        <w:footnoteRef/>
      </w:r>
      <w:r>
        <w:t xml:space="preserve"> [JS] or “I will sing and praise,” or “I will sing and make music”</w:t>
      </w:r>
    </w:p>
  </w:footnote>
  <w:footnote w:id="310">
    <w:p w14:paraId="5EA08A63" w14:textId="7ED730C0" w:rsidR="00325E43" w:rsidRDefault="00325E43" w:rsidP="003E4AFE">
      <w:pPr>
        <w:pStyle w:val="footnote"/>
      </w:pPr>
      <w:r>
        <w:rPr>
          <w:rStyle w:val="FootnoteReference"/>
        </w:rPr>
        <w:footnoteRef/>
      </w:r>
      <w:r>
        <w:t xml:space="preserve"> [JS] or “I will give thanks to You,” or “I will thankfully confess You with praise”</w:t>
      </w:r>
    </w:p>
  </w:footnote>
  <w:footnote w:id="311">
    <w:p w14:paraId="2EF83620" w14:textId="1732A893" w:rsidR="00325E43" w:rsidRDefault="00325E43" w:rsidP="005C1F97">
      <w:pPr>
        <w:pStyle w:val="footnote"/>
      </w:pPr>
      <w:r>
        <w:rPr>
          <w:rStyle w:val="FootnoteReference"/>
        </w:rPr>
        <w:footnoteRef/>
      </w:r>
      <w:r>
        <w:t xml:space="preserve"> [JS] Coptic has “Name” in place of “mercy”.</w:t>
      </w:r>
    </w:p>
  </w:footnote>
  <w:footnote w:id="312">
    <w:p w14:paraId="62A6540D" w14:textId="77777777" w:rsidR="00325E43" w:rsidRPr="004A3E27" w:rsidRDefault="00325E43" w:rsidP="00BD5BBE">
      <w:pPr>
        <w:pStyle w:val="footnote"/>
      </w:pPr>
      <w:r w:rsidRPr="004A3E27">
        <w:rPr>
          <w:rStyle w:val="FootnoteReference"/>
        </w:rPr>
        <w:footnoteRef/>
      </w:r>
      <w:r w:rsidRPr="004A3E27">
        <w:t xml:space="preserve"> Verses 8-12 are repeated almost verbatim in Ps. 107:2-6.</w:t>
      </w:r>
    </w:p>
  </w:footnote>
  <w:footnote w:id="313">
    <w:p w14:paraId="3A60B5BF" w14:textId="4103FFA5" w:rsidR="00325E43" w:rsidRDefault="00325E43" w:rsidP="0080248C">
      <w:pPr>
        <w:pStyle w:val="footnote"/>
      </w:pPr>
      <w:r>
        <w:rPr>
          <w:rStyle w:val="FootnoteReference"/>
        </w:rPr>
        <w:footnoteRef/>
      </w:r>
      <w:r>
        <w:t xml:space="preserve"> [JS] or “the lawless,” or “those that do wickedness”</w:t>
      </w:r>
    </w:p>
  </w:footnote>
  <w:footnote w:id="314">
    <w:p w14:paraId="21F36685" w14:textId="77777777" w:rsidR="00325E43" w:rsidRPr="004A3E27" w:rsidRDefault="00325E43" w:rsidP="00BD5BBE">
      <w:pPr>
        <w:pStyle w:val="footnote"/>
      </w:pPr>
      <w:r w:rsidRPr="004A3E27">
        <w:rPr>
          <w:rStyle w:val="FootnoteReference"/>
        </w:rPr>
        <w:footnoteRef/>
      </w:r>
      <w:r w:rsidRPr="004A3E27">
        <w:t xml:space="preserve"> Mercy: love (Luke 10:37).</w:t>
      </w:r>
    </w:p>
  </w:footnote>
  <w:footnote w:id="315">
    <w:p w14:paraId="6EFF888C" w14:textId="1261A193" w:rsidR="00325E43" w:rsidRPr="004A3E27" w:rsidRDefault="00325E43"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42604FE7" w14:textId="77777777" w:rsidR="00325E43" w:rsidRPr="004A3E27" w:rsidRDefault="00325E43" w:rsidP="00BD5BBE">
      <w:pPr>
        <w:pStyle w:val="footnote"/>
      </w:pPr>
      <w:r w:rsidRPr="004A3E27">
        <w:rPr>
          <w:rStyle w:val="FootnoteReference"/>
        </w:rPr>
        <w:footnoteRef/>
      </w:r>
      <w:r w:rsidRPr="004A3E27">
        <w:t xml:space="preserve"> Washbowl: i.e. reduced to the most menial servitude.</w:t>
      </w:r>
    </w:p>
  </w:footnote>
  <w:footnote w:id="317">
    <w:p w14:paraId="03E619D4" w14:textId="1339E3A3" w:rsidR="00325E43" w:rsidRPr="004A3E27" w:rsidRDefault="00325E43"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2D798361" w14:textId="77777777" w:rsidR="00325E43" w:rsidRPr="004A3E27" w:rsidRDefault="00325E43"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7F655844" w14:textId="452019EB" w:rsidR="00325E43" w:rsidRDefault="00325E43"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29B1DDE8" w14:textId="45FA342F" w:rsidR="00325E43" w:rsidRPr="004A3E27" w:rsidRDefault="00325E43"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279AD391" w14:textId="274C1C9A" w:rsidR="00325E43" w:rsidRPr="004A3E27" w:rsidRDefault="00325E43"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7753865A" w14:textId="3B559F98" w:rsidR="00325E43" w:rsidRDefault="00325E43" w:rsidP="009C1AC4">
      <w:pPr>
        <w:pStyle w:val="footnote"/>
      </w:pPr>
      <w:r>
        <w:rPr>
          <w:rStyle w:val="FootnoteReference"/>
        </w:rPr>
        <w:footnoteRef/>
      </w:r>
      <w:r>
        <w:t xml:space="preserve"> [JS] OSB has, “they are altogether useless.” NETS has “they together derive from vanity.</w:t>
      </w:r>
    </w:p>
  </w:footnote>
  <w:footnote w:id="323">
    <w:p w14:paraId="20ED6838" w14:textId="77777777" w:rsidR="00325E43" w:rsidRPr="004A3E27" w:rsidRDefault="00325E43" w:rsidP="009C1AC4">
      <w:pPr>
        <w:pStyle w:val="footnote"/>
      </w:pPr>
      <w:r w:rsidRPr="004A3E27">
        <w:rPr>
          <w:rStyle w:val="FootnoteReference"/>
        </w:rPr>
        <w:footnoteRef/>
      </w:r>
      <w:r w:rsidRPr="004A3E27">
        <w:t xml:space="preserve"> Job. 33:14.</w:t>
      </w:r>
    </w:p>
  </w:footnote>
  <w:footnote w:id="324">
    <w:p w14:paraId="08AF7E67" w14:textId="06320022" w:rsidR="00325E43" w:rsidRDefault="00325E43"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3F4DF601" w14:textId="362CF8F1" w:rsidR="00325E43" w:rsidRDefault="00325E43" w:rsidP="004F49CE">
      <w:pPr>
        <w:pStyle w:val="footnote"/>
      </w:pPr>
      <w:r>
        <w:rPr>
          <w:rStyle w:val="FootnoteReference"/>
        </w:rPr>
        <w:footnoteRef/>
      </w:r>
      <w:r>
        <w:t xml:space="preserve"> [JS] literally, “holy place”</w:t>
      </w:r>
    </w:p>
  </w:footnote>
  <w:footnote w:id="326">
    <w:p w14:paraId="686CF1C0" w14:textId="1BBF228C" w:rsidR="00325E43" w:rsidRPr="004A3E27" w:rsidRDefault="00325E43"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4BD1F676" w14:textId="28A76380" w:rsidR="00325E43" w:rsidRDefault="00325E43" w:rsidP="00C0729B">
      <w:pPr>
        <w:pStyle w:val="footnote"/>
      </w:pPr>
      <w:r>
        <w:rPr>
          <w:rStyle w:val="FootnoteReference"/>
        </w:rPr>
        <w:footnoteRef/>
      </w:r>
      <w:r>
        <w:t xml:space="preserve"> [JS] Fr. Athanasius’ translation from the Coptic has “shall glory”</w:t>
      </w:r>
    </w:p>
  </w:footnote>
  <w:footnote w:id="328">
    <w:p w14:paraId="33DDB994" w14:textId="5E62FF5E" w:rsidR="00325E43" w:rsidRDefault="00325E43" w:rsidP="00627006">
      <w:pPr>
        <w:pStyle w:val="footnote"/>
      </w:pPr>
      <w:r>
        <w:rPr>
          <w:rStyle w:val="FootnoteReference"/>
        </w:rPr>
        <w:footnoteRef/>
      </w:r>
      <w:r>
        <w:t xml:space="preserve"> All but Fr. Athanasius’ translation from the Coptic have “and a vow will be paid to You in Jerusalem”</w:t>
      </w:r>
    </w:p>
  </w:footnote>
  <w:footnote w:id="329">
    <w:p w14:paraId="7806F1DC" w14:textId="6D5F9E7B" w:rsidR="00325E43" w:rsidRDefault="00325E43" w:rsidP="00722B95">
      <w:pPr>
        <w:pStyle w:val="footnote"/>
      </w:pPr>
      <w:r>
        <w:rPr>
          <w:rStyle w:val="FootnoteReference"/>
        </w:rPr>
        <w:footnoteRef/>
      </w:r>
      <w:r>
        <w:t xml:space="preserve"> [] Found in Fr. Athanasius’ translation from the Coptic</w:t>
      </w:r>
    </w:p>
  </w:footnote>
  <w:footnote w:id="330">
    <w:p w14:paraId="7625453A" w14:textId="042835EA" w:rsidR="00325E43" w:rsidRDefault="00325E43" w:rsidP="005E733D">
      <w:pPr>
        <w:pStyle w:val="footnote"/>
      </w:pPr>
      <w:r>
        <w:rPr>
          <w:rStyle w:val="FootnoteReference"/>
        </w:rPr>
        <w:footnoteRef/>
      </w:r>
      <w:r>
        <w:t xml:space="preserve"> [JS] [] found in Coptic, see Vespers of Pashons 20.</w:t>
      </w:r>
    </w:p>
  </w:footnote>
  <w:footnote w:id="331">
    <w:p w14:paraId="36833249" w14:textId="34120CF1" w:rsidR="00325E43" w:rsidRPr="004A3E27" w:rsidRDefault="00325E43"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622CE4B2" w14:textId="77777777" w:rsidR="00325E43" w:rsidRPr="004A3E27" w:rsidRDefault="00325E43" w:rsidP="00BD5BBE">
      <w:pPr>
        <w:pStyle w:val="footnote"/>
      </w:pPr>
      <w:r w:rsidRPr="004A3E27">
        <w:rPr>
          <w:rStyle w:val="FootnoteReference"/>
        </w:rPr>
        <w:footnoteRef/>
      </w:r>
      <w:r w:rsidRPr="004A3E27">
        <w:t xml:space="preserve"> So the Slavonic (Greek often omits ‘stillest’).</w:t>
      </w:r>
    </w:p>
  </w:footnote>
  <w:footnote w:id="333">
    <w:p w14:paraId="0BA13A66" w14:textId="54830EC5" w:rsidR="00325E43" w:rsidRDefault="00325E43" w:rsidP="005438BF">
      <w:pPr>
        <w:pStyle w:val="footnote"/>
      </w:pPr>
      <w:r>
        <w:rPr>
          <w:rStyle w:val="FootnoteReference"/>
        </w:rPr>
        <w:footnoteRef/>
      </w:r>
      <w:r>
        <w:t xml:space="preserve"> [JS] lit, “filled with fatness.”</w:t>
      </w:r>
    </w:p>
  </w:footnote>
  <w:footnote w:id="334">
    <w:p w14:paraId="6F4E7A1F" w14:textId="704DC134" w:rsidR="00325E43" w:rsidRPr="004A3E27" w:rsidRDefault="00325E43"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30AFE1F6" w14:textId="77777777" w:rsidR="00325E43" w:rsidRPr="004A3E27" w:rsidRDefault="00325E43"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667C6704" w14:textId="77777777" w:rsidR="00325E43" w:rsidRPr="004A3E27" w:rsidRDefault="00325E43"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4D88FDB0" w14:textId="77777777" w:rsidR="00325E43" w:rsidRPr="004A3E27" w:rsidRDefault="00325E43" w:rsidP="00BD5BBE">
      <w:pPr>
        <w:pStyle w:val="footnote"/>
      </w:pPr>
      <w:r w:rsidRPr="004A3E27">
        <w:rPr>
          <w:rStyle w:val="FootnoteReference"/>
        </w:rPr>
        <w:footnoteRef/>
      </w:r>
      <w:r w:rsidRPr="004A3E27">
        <w:t xml:space="preserve"> See footnote 62. &lt;2 previously&gt;</w:t>
      </w:r>
    </w:p>
  </w:footnote>
  <w:footnote w:id="338">
    <w:p w14:paraId="520E1D4D" w14:textId="70DD6036" w:rsidR="00325E43" w:rsidRDefault="00325E43" w:rsidP="000E01D1">
      <w:pPr>
        <w:pStyle w:val="footnote"/>
      </w:pPr>
      <w:r>
        <w:rPr>
          <w:rStyle w:val="FootnoteReference"/>
        </w:rPr>
        <w:footnoteRef/>
      </w:r>
      <w:r>
        <w:t xml:space="preserve"> [JS], “do obeisance”, i.e. prostrate, not just an attitude, but an act</w:t>
      </w:r>
    </w:p>
  </w:footnote>
  <w:footnote w:id="339">
    <w:p w14:paraId="1B791EBC" w14:textId="77777777" w:rsidR="00325E43" w:rsidRPr="004A3E27" w:rsidRDefault="00325E43"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109CC4F4" w14:textId="77777777" w:rsidR="00325E43" w:rsidRPr="004A3E27" w:rsidRDefault="00325E43" w:rsidP="00BD5BBE">
      <w:pPr>
        <w:pStyle w:val="footnote"/>
      </w:pPr>
      <w:r w:rsidRPr="004A3E27">
        <w:rPr>
          <w:rStyle w:val="FootnoteReference"/>
        </w:rPr>
        <w:footnoteRef/>
      </w:r>
      <w:r w:rsidRPr="004A3E27">
        <w:t xml:space="preserve"> ‘What God has planned for His lovers’ (1 Cor. 2:9).</w:t>
      </w:r>
    </w:p>
  </w:footnote>
  <w:footnote w:id="341">
    <w:p w14:paraId="096C8EE6" w14:textId="40879E1D" w:rsidR="00325E43" w:rsidRDefault="00325E43" w:rsidP="000E01D1">
      <w:pPr>
        <w:pStyle w:val="footnote"/>
      </w:pPr>
      <w:r>
        <w:rPr>
          <w:rStyle w:val="FootnoteReference"/>
        </w:rPr>
        <w:footnoteRef/>
      </w:r>
      <w:r>
        <w:t xml:space="preserve"> [JS] Fr. Lazarus has, “for”</w:t>
      </w:r>
    </w:p>
  </w:footnote>
  <w:footnote w:id="342">
    <w:p w14:paraId="693C7006" w14:textId="4BAA4AB8" w:rsidR="00325E43" w:rsidRPr="004A3E27" w:rsidRDefault="00325E43"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4EA27689" w14:textId="41C52921" w:rsidR="00325E43" w:rsidRPr="004A3E27" w:rsidRDefault="00325E43"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49AA563D" w14:textId="77777777" w:rsidR="00325E43" w:rsidRPr="004A3E27" w:rsidRDefault="00325E43"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26BB2E4A" w14:textId="256060DE" w:rsidR="00325E43" w:rsidRPr="004A3E27" w:rsidRDefault="00325E43"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7DEE92CE" w14:textId="409EAD51" w:rsidR="00325E43" w:rsidRDefault="00325E43" w:rsidP="00F81502">
      <w:pPr>
        <w:pStyle w:val="footnote"/>
      </w:pPr>
      <w:r>
        <w:rPr>
          <w:rStyle w:val="FootnoteReference"/>
        </w:rPr>
        <w:footnoteRef/>
      </w:r>
      <w:r>
        <w:t xml:space="preserve"> [JS] or “give thanks to You” or “thankfully confess You with praise”</w:t>
      </w:r>
    </w:p>
  </w:footnote>
  <w:footnote w:id="347">
    <w:p w14:paraId="29F3A7DD" w14:textId="66A81F41" w:rsidR="00325E43" w:rsidRDefault="00325E43" w:rsidP="00F81502">
      <w:pPr>
        <w:pStyle w:val="footnote"/>
      </w:pPr>
      <w:r>
        <w:rPr>
          <w:rStyle w:val="FootnoteReference"/>
        </w:rPr>
        <w:footnoteRef/>
      </w:r>
      <w:r>
        <w:t xml:space="preserve"> [JS] or “praise You” or “give thanks to You” or “thankfully confess You with praise”</w:t>
      </w:r>
    </w:p>
  </w:footnote>
  <w:footnote w:id="348">
    <w:p w14:paraId="75EB9556" w14:textId="77777777" w:rsidR="00325E43" w:rsidRPr="004A3E27" w:rsidRDefault="00325E43"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69CCF6E1" w14:textId="734C2AF2" w:rsidR="00325E43" w:rsidRPr="004A3E27" w:rsidRDefault="00325E43" w:rsidP="00BD5BBE">
      <w:pPr>
        <w:pStyle w:val="footnote"/>
      </w:pPr>
      <w:r w:rsidRPr="004A3E27">
        <w:rPr>
          <w:rStyle w:val="FootnoteReference"/>
        </w:rPr>
        <w:footnoteRef/>
      </w:r>
      <w:r w:rsidRPr="004A3E27">
        <w:t xml:space="preserve"> Numbers 10:35. </w:t>
      </w:r>
      <w:r>
        <w:t>Cf</w:t>
      </w:r>
      <w:r w:rsidRPr="004A3E27">
        <w:t>. Exodus 14.</w:t>
      </w:r>
    </w:p>
  </w:footnote>
  <w:footnote w:id="350">
    <w:p w14:paraId="772812A4" w14:textId="77777777" w:rsidR="00325E43" w:rsidRPr="004A3E27" w:rsidRDefault="00325E43"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648336FE" w14:textId="679542B0" w:rsidR="00325E43" w:rsidRDefault="00325E43" w:rsidP="00A66BCD">
      <w:pPr>
        <w:pStyle w:val="footnote"/>
      </w:pPr>
      <w:r>
        <w:rPr>
          <w:rStyle w:val="FootnoteReference"/>
        </w:rPr>
        <w:footnoteRef/>
      </w:r>
      <w:r>
        <w:t xml:space="preserve"> [JS] literally, “before the face of”</w:t>
      </w:r>
    </w:p>
  </w:footnote>
  <w:footnote w:id="352">
    <w:p w14:paraId="576015E9" w14:textId="7C434A30" w:rsidR="00325E43" w:rsidRPr="004A3E27" w:rsidRDefault="00325E43"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528CA841" w14:textId="6B333BD0" w:rsidR="00325E43" w:rsidRDefault="00325E43" w:rsidP="003863C1">
      <w:pPr>
        <w:pStyle w:val="footnote"/>
      </w:pPr>
      <w:r>
        <w:rPr>
          <w:rStyle w:val="FootnoteReference"/>
        </w:rPr>
        <w:footnoteRef/>
      </w:r>
      <w:r>
        <w:t xml:space="preserve"> [JS] literally “hosts”</w:t>
      </w:r>
    </w:p>
  </w:footnote>
  <w:footnote w:id="354">
    <w:p w14:paraId="65E1E4C5" w14:textId="144C5288" w:rsidR="00325E43" w:rsidRDefault="00325E43"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1C35810F" w14:textId="7EDB3A13" w:rsidR="00325E43" w:rsidRPr="004A3E27" w:rsidRDefault="00325E43"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182BF5C1" w14:textId="77B0A7B7" w:rsidR="00325E43" w:rsidRDefault="00325E43" w:rsidP="0080282E">
      <w:pPr>
        <w:pStyle w:val="footnote"/>
      </w:pPr>
      <w:r>
        <w:rPr>
          <w:rStyle w:val="FootnoteReference"/>
        </w:rPr>
        <w:footnoteRef/>
      </w:r>
      <w:r>
        <w:t xml:space="preserve"> [JS] literally, “ten-thousand fold”</w:t>
      </w:r>
    </w:p>
  </w:footnote>
  <w:footnote w:id="357">
    <w:p w14:paraId="1238C848" w14:textId="7921E5DF" w:rsidR="00325E43" w:rsidRDefault="00325E43" w:rsidP="0008590B">
      <w:pPr>
        <w:pStyle w:val="footnote"/>
      </w:pPr>
      <w:r>
        <w:rPr>
          <w:rStyle w:val="FootnoteReference"/>
        </w:rPr>
        <w:footnoteRef/>
      </w:r>
      <w:r>
        <w:t xml:space="preserve"> [JS] [] found in the Vespers Psalm for Athor 8, and then “God” is in place of “the Lord” in this next line.</w:t>
      </w:r>
    </w:p>
  </w:footnote>
  <w:footnote w:id="358">
    <w:p w14:paraId="4BA4E820" w14:textId="27CCDFBE" w:rsidR="00325E43" w:rsidRPr="004A3E27" w:rsidRDefault="00325E43" w:rsidP="00BD5BBE">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27BEB11F" w14:textId="620450D8" w:rsidR="00325E43" w:rsidRDefault="00325E43" w:rsidP="004F47C2">
      <w:pPr>
        <w:pStyle w:val="footnote"/>
      </w:pPr>
      <w:r>
        <w:rPr>
          <w:rStyle w:val="FootnoteReference"/>
        </w:rPr>
        <w:footnoteRef/>
      </w:r>
      <w:r>
        <w:t xml:space="preserve"> [JS] Coptic has “will prepare our way for us.” See the Liturgy of Mesori 29.</w:t>
      </w:r>
    </w:p>
  </w:footnote>
  <w:footnote w:id="360">
    <w:p w14:paraId="6F7FE73D" w14:textId="3ED6EBEB" w:rsidR="00325E43" w:rsidRDefault="00325E43" w:rsidP="00AC3180">
      <w:pPr>
        <w:pStyle w:val="footnote"/>
      </w:pPr>
      <w:r>
        <w:rPr>
          <w:rStyle w:val="FootnoteReference"/>
        </w:rPr>
        <w:footnoteRef/>
      </w:r>
      <w:r>
        <w:t xml:space="preserve"> [JS] “assemblies” or “congregations”</w:t>
      </w:r>
    </w:p>
  </w:footnote>
  <w:footnote w:id="361">
    <w:p w14:paraId="1069FF00" w14:textId="77777777" w:rsidR="00325E43" w:rsidRPr="004A3E27" w:rsidRDefault="00325E43"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A529781" w14:textId="28A9C63A" w:rsidR="00325E43" w:rsidRDefault="00325E43" w:rsidP="00E7566E">
      <w:pPr>
        <w:pStyle w:val="footnote"/>
      </w:pPr>
      <w:r>
        <w:rPr>
          <w:rStyle w:val="FootnoteReference"/>
        </w:rPr>
        <w:footnoteRef/>
      </w:r>
      <w:r>
        <w:t xml:space="preserve"> Greek has “rides,” but Coptic has, “ascended”. See Vespers of the Feast of the Ascension.</w:t>
      </w:r>
    </w:p>
  </w:footnote>
  <w:footnote w:id="363">
    <w:p w14:paraId="4D6861A4" w14:textId="02C1FF85" w:rsidR="00325E43" w:rsidRPr="004A3E27" w:rsidRDefault="00325E43"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41F9D5E1" w14:textId="215B8BCD" w:rsidR="00325E43" w:rsidRDefault="00325E43" w:rsidP="00B045F9">
      <w:pPr>
        <w:pStyle w:val="footnote"/>
      </w:pPr>
      <w:r>
        <w:rPr>
          <w:rStyle w:val="FootnoteReference"/>
        </w:rPr>
        <w:footnoteRef/>
      </w:r>
      <w:r>
        <w:t xml:space="preserve"> [JS] Coptic has “mire of death”. See the Ninth Hour of Great Friday.</w:t>
      </w:r>
    </w:p>
  </w:footnote>
  <w:footnote w:id="365">
    <w:p w14:paraId="3876A4B9" w14:textId="77777777" w:rsidR="00325E43" w:rsidRPr="004A3E27" w:rsidRDefault="00325E43"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3A9A265F" w14:textId="622FDAFA" w:rsidR="00325E43" w:rsidRPr="004A3E27" w:rsidRDefault="00325E43"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46BEEA32" w14:textId="77777777" w:rsidR="00325E43" w:rsidRPr="004A3E27" w:rsidRDefault="00325E43" w:rsidP="00BD5BBE">
      <w:pPr>
        <w:pStyle w:val="footnote"/>
      </w:pPr>
      <w:r w:rsidRPr="004A3E27">
        <w:rPr>
          <w:rStyle w:val="FootnoteReference"/>
        </w:rPr>
        <w:footnoteRef/>
      </w:r>
      <w:r w:rsidRPr="004A3E27">
        <w:t xml:space="preserve"> Mk. 15:29; Jn. 2:17; Rom. 15:3.</w:t>
      </w:r>
    </w:p>
  </w:footnote>
  <w:footnote w:id="368">
    <w:p w14:paraId="252B5848" w14:textId="77777777" w:rsidR="00325E43" w:rsidRPr="004A3E27" w:rsidRDefault="00325E43" w:rsidP="00BD5BBE">
      <w:pPr>
        <w:pStyle w:val="footnote"/>
      </w:pPr>
      <w:r w:rsidRPr="004A3E27">
        <w:rPr>
          <w:rStyle w:val="FootnoteReference"/>
        </w:rPr>
        <w:footnoteRef/>
      </w:r>
      <w:r w:rsidRPr="004A3E27">
        <w:t xml:space="preserve"> The elders and chief priests.</w:t>
      </w:r>
    </w:p>
  </w:footnote>
  <w:footnote w:id="369">
    <w:p w14:paraId="0AE68D03" w14:textId="77777777" w:rsidR="00325E43" w:rsidRPr="004A3E27" w:rsidRDefault="00325E43"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6B42B6B" w14:textId="7782C183" w:rsidR="00325E43" w:rsidRDefault="00325E43"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49BC712C" w14:textId="77777777" w:rsidR="00325E43" w:rsidRPr="004A3E27" w:rsidRDefault="00325E43" w:rsidP="00BD5BBE">
      <w:pPr>
        <w:pStyle w:val="footnote"/>
      </w:pPr>
      <w:r w:rsidRPr="004A3E27">
        <w:rPr>
          <w:rStyle w:val="FootnoteReference"/>
        </w:rPr>
        <w:footnoteRef/>
      </w:r>
      <w:r w:rsidRPr="004A3E27">
        <w:t xml:space="preserve"> Mt. 16:21; Mk. 8:31.</w:t>
      </w:r>
    </w:p>
  </w:footnote>
  <w:footnote w:id="372">
    <w:p w14:paraId="5D4E90F4" w14:textId="77777777" w:rsidR="00325E43" w:rsidRPr="004A3E27" w:rsidRDefault="00325E43" w:rsidP="00BD5BBE">
      <w:pPr>
        <w:pStyle w:val="footnote"/>
      </w:pPr>
      <w:r w:rsidRPr="004A3E27">
        <w:rPr>
          <w:rStyle w:val="FootnoteReference"/>
        </w:rPr>
        <w:footnoteRef/>
      </w:r>
      <w:r w:rsidRPr="004A3E27">
        <w:t xml:space="preserve"> Mt. 27:34.</w:t>
      </w:r>
    </w:p>
  </w:footnote>
  <w:footnote w:id="373">
    <w:p w14:paraId="2A1BD707" w14:textId="2E0A380E" w:rsidR="00325E43" w:rsidRPr="004A3E27" w:rsidRDefault="00325E43" w:rsidP="00BD5BBE">
      <w:pPr>
        <w:pStyle w:val="footnote"/>
      </w:pPr>
      <w:r w:rsidRPr="004A3E27">
        <w:rPr>
          <w:rStyle w:val="FootnoteReference"/>
        </w:rPr>
        <w:footnoteRef/>
      </w:r>
      <w:r w:rsidRPr="004A3E27">
        <w:t xml:space="preserve"> </w:t>
      </w:r>
      <w:r>
        <w:t>Cf</w:t>
      </w:r>
      <w:r w:rsidRPr="004A3E27">
        <w:t>. Rom. 11:9,10.</w:t>
      </w:r>
    </w:p>
  </w:footnote>
  <w:footnote w:id="374">
    <w:p w14:paraId="09150116" w14:textId="70A37D6F" w:rsidR="00325E43" w:rsidRPr="004A3E27" w:rsidRDefault="00325E43"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0A1143C8" w14:textId="4C2F960A" w:rsidR="00325E43" w:rsidRDefault="00325E43" w:rsidP="000618CE">
      <w:pPr>
        <w:pStyle w:val="footnote"/>
      </w:pPr>
      <w:r>
        <w:rPr>
          <w:rStyle w:val="FootnoteReference"/>
        </w:rPr>
        <w:footnoteRef/>
      </w:r>
      <w:r>
        <w:t xml:space="preserve"> [JS] [] found in Matins and Vespers of Friday of the Fourth Week of Paschaltide.</w:t>
      </w:r>
    </w:p>
  </w:footnote>
  <w:footnote w:id="376">
    <w:p w14:paraId="05D75ECB" w14:textId="77777777" w:rsidR="00325E43" w:rsidRPr="004A3E27" w:rsidRDefault="00325E43" w:rsidP="00BD5BBE">
      <w:pPr>
        <w:pStyle w:val="footnote"/>
      </w:pPr>
      <w:r w:rsidRPr="004A3E27">
        <w:rPr>
          <w:rStyle w:val="FootnoteReference"/>
        </w:rPr>
        <w:footnoteRef/>
      </w:r>
      <w:r w:rsidRPr="004A3E27">
        <w:t xml:space="preserve"> Ps. 69:3-7 differs only slightly from Ps. 39:15-18.</w:t>
      </w:r>
    </w:p>
  </w:footnote>
  <w:footnote w:id="377">
    <w:p w14:paraId="3C5E1D6F" w14:textId="58735F32" w:rsidR="00325E43" w:rsidRDefault="00325E43" w:rsidP="004F3DCD">
      <w:pPr>
        <w:pStyle w:val="footnote"/>
      </w:pPr>
      <w:r>
        <w:rPr>
          <w:rStyle w:val="FootnoteReference"/>
        </w:rPr>
        <w:footnoteRef/>
      </w:r>
      <w:r>
        <w:t xml:space="preserve"> [JS] “Good! Good!”, or “Aha! Aha!”, or “Well done! Well done!” what one says when they think they have beaten their opponent.</w:t>
      </w:r>
    </w:p>
  </w:footnote>
  <w:footnote w:id="378">
    <w:p w14:paraId="325C5542" w14:textId="77777777" w:rsidR="00325E43" w:rsidRPr="004A3E27" w:rsidRDefault="00325E43" w:rsidP="00BD5BBE">
      <w:pPr>
        <w:pStyle w:val="footnote"/>
      </w:pPr>
      <w:r w:rsidRPr="004A3E27">
        <w:rPr>
          <w:rStyle w:val="FootnoteReference"/>
        </w:rPr>
        <w:footnoteRef/>
      </w:r>
      <w:r w:rsidRPr="004A3E27">
        <w:t xml:space="preserve"> The first three lines of Psalms 70 and 30 are identical. See footnote there.</w:t>
      </w:r>
    </w:p>
  </w:footnote>
  <w:footnote w:id="379">
    <w:p w14:paraId="1B3F91B5" w14:textId="58F71B16" w:rsidR="00325E43" w:rsidRPr="004A3E27" w:rsidRDefault="00325E4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1479583A" w14:textId="0156B220" w:rsidR="00325E43" w:rsidRDefault="00325E43" w:rsidP="00C614C7">
      <w:pPr>
        <w:pStyle w:val="footnote"/>
      </w:pPr>
      <w:r>
        <w:rPr>
          <w:rStyle w:val="FootnoteReference"/>
        </w:rPr>
        <w:footnoteRef/>
      </w:r>
      <w:r>
        <w:t xml:space="preserve"> [JS] literally, “arm”.</w:t>
      </w:r>
    </w:p>
  </w:footnote>
  <w:footnote w:id="381">
    <w:p w14:paraId="523E76EA" w14:textId="77777777" w:rsidR="00325E43" w:rsidRPr="004A3E27" w:rsidRDefault="00325E43" w:rsidP="00C614C7">
      <w:pPr>
        <w:pStyle w:val="footnote"/>
      </w:pPr>
      <w:r w:rsidRPr="004A3E27">
        <w:rPr>
          <w:rStyle w:val="FootnoteReference"/>
        </w:rPr>
        <w:footnoteRef/>
      </w:r>
      <w:r w:rsidRPr="004A3E27">
        <w:t xml:space="preserve"> Ephes. 3:10; 4:8.</w:t>
      </w:r>
    </w:p>
  </w:footnote>
  <w:footnote w:id="382">
    <w:p w14:paraId="65732174" w14:textId="7AFAEA7C" w:rsidR="00325E43" w:rsidRDefault="00325E43" w:rsidP="00E269C1">
      <w:pPr>
        <w:pStyle w:val="footnote"/>
      </w:pPr>
      <w:r>
        <w:rPr>
          <w:rStyle w:val="FootnoteReference"/>
        </w:rPr>
        <w:footnoteRef/>
      </w:r>
      <w:r>
        <w:t xml:space="preserve"> [JS] or “praise Your” or “acknowledge You”, or “thankfully confess with praise [for Your]”</w:t>
      </w:r>
    </w:p>
  </w:footnote>
  <w:footnote w:id="383">
    <w:p w14:paraId="63D5291B" w14:textId="120CBC18" w:rsidR="00325E43" w:rsidRPr="004A3E27" w:rsidRDefault="00325E43"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0396CA5A" w14:textId="2DEA52B7" w:rsidR="00325E43" w:rsidRPr="004A3E27" w:rsidRDefault="00325E43"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45DE01A" w14:textId="6D6C89A5" w:rsidR="00325E43" w:rsidRDefault="00325E43" w:rsidP="00733705">
      <w:pPr>
        <w:pStyle w:val="footnote"/>
      </w:pPr>
      <w:r>
        <w:rPr>
          <w:rStyle w:val="FootnoteReference"/>
        </w:rPr>
        <w:footnoteRef/>
      </w:r>
      <w:r>
        <w:t xml:space="preserve"> [JS] literally “He will judge the poor of the people.”</w:t>
      </w:r>
    </w:p>
  </w:footnote>
  <w:footnote w:id="386">
    <w:p w14:paraId="4ADD947E" w14:textId="3381547D" w:rsidR="00325E43" w:rsidRPr="004A3E27" w:rsidRDefault="00325E43"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31968FA6" w14:textId="77777777" w:rsidR="00325E43" w:rsidRPr="004A3E27" w:rsidRDefault="00325E43" w:rsidP="00BD5BBE">
      <w:pPr>
        <w:pStyle w:val="footnote"/>
      </w:pPr>
      <w:r w:rsidRPr="004A3E27">
        <w:rPr>
          <w:rStyle w:val="FootnoteReference"/>
        </w:rPr>
        <w:footnoteRef/>
      </w:r>
      <w:r w:rsidRPr="004A3E27">
        <w:t xml:space="preserve"> Rivers: Tigris and Euphrates.</w:t>
      </w:r>
    </w:p>
  </w:footnote>
  <w:footnote w:id="388">
    <w:p w14:paraId="7811A007" w14:textId="64EFDFFD" w:rsidR="00325E43" w:rsidRPr="004A3E27" w:rsidRDefault="00325E43" w:rsidP="00BD5BBE">
      <w:pPr>
        <w:pStyle w:val="footnote"/>
      </w:pPr>
      <w:r w:rsidRPr="004A3E27">
        <w:rPr>
          <w:rStyle w:val="FootnoteReference"/>
        </w:rPr>
        <w:footnoteRef/>
      </w:r>
      <w:r w:rsidRPr="004A3E27">
        <w:t xml:space="preserve"> </w:t>
      </w:r>
      <w:r>
        <w:t>Cf</w:t>
      </w:r>
      <w:r w:rsidRPr="004A3E27">
        <w:t>. Ps. 47:8.</w:t>
      </w:r>
    </w:p>
  </w:footnote>
  <w:footnote w:id="389">
    <w:p w14:paraId="34781B0F" w14:textId="1A0B612C" w:rsidR="00325E43" w:rsidRDefault="00325E43" w:rsidP="00E269C1">
      <w:pPr>
        <w:pStyle w:val="footnote"/>
      </w:pPr>
      <w:r>
        <w:rPr>
          <w:rStyle w:val="FootnoteReference"/>
        </w:rPr>
        <w:footnoteRef/>
      </w:r>
      <w:r>
        <w:t xml:space="preserve"> [JS] literally “do obeisance to”, i.e. the physical act of prostrating or bowing down.</w:t>
      </w:r>
    </w:p>
  </w:footnote>
  <w:footnote w:id="390">
    <w:p w14:paraId="57352CBF" w14:textId="0D12012F" w:rsidR="00325E43" w:rsidRPr="004A3E27" w:rsidRDefault="00325E43" w:rsidP="00BD5BBE">
      <w:pPr>
        <w:pStyle w:val="footnote"/>
      </w:pPr>
      <w:r w:rsidRPr="004A3E27">
        <w:rPr>
          <w:rStyle w:val="FootnoteReference"/>
        </w:rPr>
        <w:footnoteRef/>
      </w:r>
      <w:r w:rsidRPr="004A3E27">
        <w:t xml:space="preserve"> </w:t>
      </w:r>
      <w:r>
        <w:t>Cf</w:t>
      </w:r>
      <w:r w:rsidRPr="004A3E27">
        <w:t>. Rev. 1:18; Heb. 7:25; Num. 14:28.</w:t>
      </w:r>
    </w:p>
  </w:footnote>
  <w:footnote w:id="391">
    <w:p w14:paraId="2E026D23" w14:textId="77777777" w:rsidR="00325E43" w:rsidRPr="004A3E27" w:rsidRDefault="00325E43"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549B615A" w14:textId="3D5483AF" w:rsidR="00325E43" w:rsidRDefault="00325E43" w:rsidP="004B572C">
      <w:pPr>
        <w:pStyle w:val="footnote"/>
      </w:pPr>
      <w:r>
        <w:rPr>
          <w:rStyle w:val="FootnoteReference"/>
        </w:rPr>
        <w:footnoteRef/>
      </w:r>
      <w:r>
        <w:t xml:space="preserve"> [JS] Fr. Athanasius has, “all nations shall glorify Him.</w:t>
      </w:r>
    </w:p>
  </w:footnote>
  <w:footnote w:id="393">
    <w:p w14:paraId="135F0D5A" w14:textId="315C03B7" w:rsidR="00325E43" w:rsidRDefault="00325E43" w:rsidP="0003418A">
      <w:pPr>
        <w:pStyle w:val="footnote"/>
      </w:pPr>
      <w:r>
        <w:rPr>
          <w:rStyle w:val="FootnoteReference"/>
        </w:rPr>
        <w:footnoteRef/>
      </w:r>
      <w:r>
        <w:t xml:space="preserve"> [JS] found in Copitc. See the First Hour of Monday of Holy Week.</w:t>
      </w:r>
    </w:p>
  </w:footnote>
  <w:footnote w:id="394">
    <w:p w14:paraId="550199CE" w14:textId="322C0FE5" w:rsidR="00325E43" w:rsidRDefault="00325E43" w:rsidP="005B5466">
      <w:pPr>
        <w:pStyle w:val="footnote"/>
      </w:pPr>
      <w:r>
        <w:rPr>
          <w:rStyle w:val="FootnoteReference"/>
        </w:rPr>
        <w:footnoteRef/>
      </w:r>
      <w:r>
        <w:t xml:space="preserve"> [JS] or, “So be it! So be it!”</w:t>
      </w:r>
    </w:p>
  </w:footnote>
  <w:footnote w:id="395">
    <w:p w14:paraId="2E2191B6" w14:textId="77777777" w:rsidR="00325E43" w:rsidRPr="004A3E27" w:rsidRDefault="00325E43"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DFBD38" w14:textId="77777777" w:rsidR="00325E43" w:rsidRPr="004A3E27" w:rsidRDefault="00325E43"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325E43" w:rsidRPr="004A3E27" w:rsidRDefault="00325E43" w:rsidP="00BD5BBE">
      <w:pPr>
        <w:pStyle w:val="footnote"/>
      </w:pPr>
      <w:r w:rsidRPr="004A3E27">
        <w:tab/>
        <w:t>For them there are no pains;</w:t>
      </w:r>
    </w:p>
    <w:p w14:paraId="15E57D33" w14:textId="77777777" w:rsidR="00325E43" w:rsidRPr="004A3E27" w:rsidRDefault="00325E43" w:rsidP="00BD5BBE">
      <w:pPr>
        <w:pStyle w:val="footnote"/>
      </w:pPr>
      <w:r w:rsidRPr="004A3E27">
        <w:tab/>
        <w:t>fit and strong are their bodies.</w:t>
      </w:r>
    </w:p>
  </w:footnote>
  <w:footnote w:id="397">
    <w:p w14:paraId="2000D9CE" w14:textId="77777777" w:rsidR="00325E43" w:rsidRPr="004A3E27" w:rsidRDefault="00325E43" w:rsidP="00BD5BBE">
      <w:pPr>
        <w:pStyle w:val="footnote"/>
      </w:pPr>
      <w:r w:rsidRPr="004A3E27">
        <w:rPr>
          <w:rStyle w:val="FootnoteReference"/>
        </w:rPr>
        <w:footnoteRef/>
      </w:r>
      <w:r w:rsidRPr="004A3E27">
        <w:t xml:space="preserve"> The apparent success and prosperity of the godless is transitory and short-lived.</w:t>
      </w:r>
    </w:p>
  </w:footnote>
  <w:footnote w:id="398">
    <w:p w14:paraId="5BB08A3A" w14:textId="77777777" w:rsidR="00325E43" w:rsidRPr="004A3E27" w:rsidRDefault="00325E43"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1EB3BD79" w14:textId="77777777" w:rsidR="00325E43" w:rsidRPr="004A3E27" w:rsidRDefault="00325E43"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0787BBC" w14:textId="7DA1EC54" w:rsidR="00325E43" w:rsidRPr="004A3E27" w:rsidRDefault="00325E43"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592FBEA7" w14:textId="77777777" w:rsidR="00325E43" w:rsidRPr="004A3E27" w:rsidRDefault="00325E43"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17B1E11D" w14:textId="77777777" w:rsidR="00325E43" w:rsidRPr="004A3E27" w:rsidRDefault="00325E43"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1E15E436" w14:textId="77777777" w:rsidR="00325E43" w:rsidRPr="004A3E27" w:rsidRDefault="00325E43"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52B2065B" w14:textId="28E7781C" w:rsidR="00325E43" w:rsidRDefault="00325E43" w:rsidP="004B0577">
      <w:pPr>
        <w:pStyle w:val="footnote"/>
      </w:pPr>
      <w:r>
        <w:rPr>
          <w:rStyle w:val="FootnoteReference"/>
        </w:rPr>
        <w:footnoteRef/>
      </w:r>
      <w:r>
        <w:t xml:space="preserve"> [JS] holy places, could refer to a place, or people, i.e. “among Your saints”.</w:t>
      </w:r>
    </w:p>
  </w:footnote>
  <w:footnote w:id="405">
    <w:p w14:paraId="3D3DC9BD" w14:textId="4BA8FE39" w:rsidR="00325E43" w:rsidRDefault="00325E43" w:rsidP="004B0577">
      <w:pPr>
        <w:pStyle w:val="footnote"/>
      </w:pPr>
      <w:r>
        <w:rPr>
          <w:rStyle w:val="FootnoteReference"/>
        </w:rPr>
        <w:footnoteRef/>
      </w:r>
      <w:r>
        <w:t xml:space="preserve"> [JS] or emblems.</w:t>
      </w:r>
    </w:p>
  </w:footnote>
  <w:footnote w:id="406">
    <w:p w14:paraId="48E0BAD1" w14:textId="77777777" w:rsidR="00325E43" w:rsidRPr="004A3E27" w:rsidRDefault="00325E43" w:rsidP="00BD5BBE">
      <w:pPr>
        <w:pStyle w:val="footnote"/>
      </w:pPr>
      <w:r w:rsidRPr="004A3E27">
        <w:rPr>
          <w:rStyle w:val="FootnoteReference"/>
        </w:rPr>
        <w:footnoteRef/>
      </w:r>
      <w:r w:rsidRPr="004A3E27">
        <w:t xml:space="preserve"> Signs and miracles of God’s presence, protection and deliverance.</w:t>
      </w:r>
    </w:p>
  </w:footnote>
  <w:footnote w:id="407">
    <w:p w14:paraId="706BBD8A" w14:textId="77777777" w:rsidR="00325E43" w:rsidRPr="004A3E27" w:rsidRDefault="00325E43"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70533A43" w14:textId="77777777" w:rsidR="00325E43" w:rsidRPr="004A3E27" w:rsidRDefault="00325E43"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78FF1B50" w14:textId="32D86D96" w:rsidR="00325E43" w:rsidRPr="005B2E82" w:rsidRDefault="00325E43">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451EBE5" w14:textId="284A8300" w:rsidR="00325E43" w:rsidRDefault="00325E43" w:rsidP="00E269C1">
      <w:pPr>
        <w:pStyle w:val="footnote"/>
      </w:pPr>
      <w:r>
        <w:rPr>
          <w:rStyle w:val="FootnoteReference"/>
        </w:rPr>
        <w:footnoteRef/>
      </w:r>
      <w:r>
        <w:t xml:space="preserve"> [JS] or “give thanks to You” or “thankfully confess you with praise”</w:t>
      </w:r>
    </w:p>
  </w:footnote>
  <w:footnote w:id="411">
    <w:p w14:paraId="13B7F9F8" w14:textId="32B2D2FD" w:rsidR="00325E43" w:rsidRDefault="00325E43" w:rsidP="00220BA1">
      <w:pPr>
        <w:pStyle w:val="footnote"/>
      </w:pPr>
      <w:r>
        <w:rPr>
          <w:rStyle w:val="FootnoteReference"/>
        </w:rPr>
        <w:footnoteRef/>
      </w:r>
      <w:r>
        <w:t xml:space="preserve"> [JS] literally “from egress nor from setting” (NETS). OSB has “from the sunrise nor the sunset.”</w:t>
      </w:r>
    </w:p>
  </w:footnote>
  <w:footnote w:id="412">
    <w:p w14:paraId="5A7D4EBB" w14:textId="6C2E1ACC" w:rsidR="00325E43" w:rsidRDefault="00325E43" w:rsidP="00220BA1">
      <w:pPr>
        <w:pStyle w:val="footnote"/>
      </w:pPr>
      <w:r>
        <w:rPr>
          <w:rStyle w:val="FootnoteReference"/>
        </w:rPr>
        <w:footnoteRef/>
      </w:r>
      <w:r>
        <w:t xml:space="preserve"> [JS] literally “horn”, here and below.</w:t>
      </w:r>
    </w:p>
  </w:footnote>
  <w:footnote w:id="413">
    <w:p w14:paraId="43EF022B" w14:textId="270DF778" w:rsidR="00325E43" w:rsidRPr="004A3E27" w:rsidRDefault="00325E4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4332FFC4" w14:textId="6C5875B6" w:rsidR="00325E43" w:rsidRPr="004A3E27" w:rsidRDefault="00325E43" w:rsidP="00BD5BBE">
      <w:pPr>
        <w:pStyle w:val="footnote"/>
      </w:pPr>
      <w:r w:rsidRPr="004A3E27">
        <w:rPr>
          <w:rStyle w:val="FootnoteReference"/>
        </w:rPr>
        <w:footnoteRef/>
      </w:r>
      <w:r w:rsidRPr="004A3E27">
        <w:t xml:space="preserve"> </w:t>
      </w:r>
      <w:r>
        <w:t>Cf</w:t>
      </w:r>
      <w:r w:rsidRPr="004A3E27">
        <w:t>. Ps. 45:10; Is. 2:4; 11:9; 65:25; Hos. 2:18; Zac. 9:10.</w:t>
      </w:r>
    </w:p>
  </w:footnote>
  <w:footnote w:id="415">
    <w:p w14:paraId="168ADB5F" w14:textId="77777777" w:rsidR="00325E43" w:rsidRPr="004A3E27" w:rsidRDefault="00325E43" w:rsidP="00BD5BBE">
      <w:pPr>
        <w:pStyle w:val="footnote"/>
      </w:pPr>
      <w:r w:rsidRPr="004A3E27">
        <w:rPr>
          <w:rStyle w:val="FootnoteReference"/>
        </w:rPr>
        <w:footnoteRef/>
      </w:r>
      <w:r w:rsidRPr="004A3E27">
        <w:t xml:space="preserve"> Sinai and Zion, Moses and Christ, the Law and the Gospel enlighten the earth.</w:t>
      </w:r>
    </w:p>
  </w:footnote>
  <w:footnote w:id="416">
    <w:p w14:paraId="680E84D4" w14:textId="51AC975C" w:rsidR="00325E43" w:rsidRPr="004A3E27" w:rsidRDefault="00325E43"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100AB77F" w14:textId="77777777" w:rsidR="00325E43" w:rsidRPr="004A3E27" w:rsidRDefault="00325E43"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9D36410" w14:textId="52AB6CF1" w:rsidR="00325E43" w:rsidRDefault="00325E43"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2AEE0DC8" w14:textId="2C9926C9" w:rsidR="00325E43" w:rsidRDefault="00325E43" w:rsidP="0077116C">
      <w:pPr>
        <w:pStyle w:val="footnote"/>
      </w:pPr>
      <w:r>
        <w:rPr>
          <w:rStyle w:val="FootnoteReference"/>
        </w:rPr>
        <w:footnoteRef/>
      </w:r>
      <w:r>
        <w:t xml:space="preserve"> [JS] literally, “their voice”</w:t>
      </w:r>
    </w:p>
  </w:footnote>
  <w:footnote w:id="420">
    <w:p w14:paraId="691BE305" w14:textId="638D6FB9" w:rsidR="00325E43" w:rsidRDefault="00325E43" w:rsidP="0077116C">
      <w:pPr>
        <w:pStyle w:val="footnote"/>
      </w:pPr>
      <w:r>
        <w:rPr>
          <w:rStyle w:val="FootnoteReference"/>
        </w:rPr>
        <w:footnoteRef/>
      </w:r>
      <w:r>
        <w:t xml:space="preserve"> [JS] literally, “arrows”</w:t>
      </w:r>
    </w:p>
  </w:footnote>
  <w:footnote w:id="421">
    <w:p w14:paraId="02B0A65D" w14:textId="5AC6E269" w:rsidR="00325E43" w:rsidRDefault="00325E43" w:rsidP="0077116C">
      <w:pPr>
        <w:pStyle w:val="footnote"/>
      </w:pPr>
      <w:r>
        <w:rPr>
          <w:rStyle w:val="FootnoteReference"/>
        </w:rPr>
        <w:footnoteRef/>
      </w:r>
      <w:r>
        <w:t xml:space="preserve"> [JS] literally, “voice”</w:t>
      </w:r>
    </w:p>
  </w:footnote>
  <w:footnote w:id="422">
    <w:p w14:paraId="23F3A799" w14:textId="20EBC598" w:rsidR="00325E43" w:rsidRDefault="00325E43" w:rsidP="00E21183">
      <w:pPr>
        <w:pStyle w:val="footnote"/>
      </w:pPr>
      <w:r>
        <w:rPr>
          <w:rStyle w:val="FootnoteReference"/>
        </w:rPr>
        <w:footnoteRef/>
      </w:r>
      <w:r>
        <w:t xml:space="preserve"> [JS] [] found in Coptic, in the Vespers Gospel of the Third Sunday of Tobi.</w:t>
      </w:r>
    </w:p>
  </w:footnote>
  <w:footnote w:id="423">
    <w:p w14:paraId="062E4DFE" w14:textId="77777777" w:rsidR="00325E43" w:rsidRDefault="00325E43"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325E43" w:rsidRDefault="00325E43" w:rsidP="00BD5BBE">
      <w:pPr>
        <w:pStyle w:val="footnote"/>
      </w:pPr>
      <w:r>
        <w:tab/>
        <w:t>‘I will speak My mind in parables,</w:t>
      </w:r>
    </w:p>
    <w:p w14:paraId="04636509" w14:textId="5081AB06" w:rsidR="00325E43" w:rsidRDefault="00325E43" w:rsidP="00BD5BBE">
      <w:pPr>
        <w:pStyle w:val="footnote"/>
      </w:pPr>
      <w:r>
        <w:tab/>
        <w:t>divulge secrets hidden since creation’ (cf. Rev. 3:14).</w:t>
      </w:r>
    </w:p>
  </w:footnote>
  <w:footnote w:id="424">
    <w:p w14:paraId="7427B3ED" w14:textId="77777777" w:rsidR="00325E43" w:rsidRDefault="00325E43"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322E8B00" w14:textId="45C17DD9" w:rsidR="00325E43" w:rsidRDefault="00325E43" w:rsidP="00BD5BBE">
      <w:pPr>
        <w:pStyle w:val="footnote"/>
      </w:pPr>
      <w:r>
        <w:rPr>
          <w:rStyle w:val="FootnoteReference"/>
        </w:rPr>
        <w:footnoteRef/>
      </w:r>
      <w:r>
        <w:t xml:space="preserve"> Ephraim = Israel (cf. Hos. 7; Num. 14; 1 Sam. 4).</w:t>
      </w:r>
    </w:p>
  </w:footnote>
  <w:footnote w:id="426">
    <w:p w14:paraId="0E4A044E" w14:textId="4F6EBBCE" w:rsidR="00325E43" w:rsidRDefault="00325E43" w:rsidP="008A536F">
      <w:pPr>
        <w:pStyle w:val="footnote"/>
      </w:pPr>
      <w:r>
        <w:rPr>
          <w:rStyle w:val="FootnoteReference"/>
        </w:rPr>
        <w:footnoteRef/>
      </w:r>
      <w:r>
        <w:t xml:space="preserve"> [JS] literally, “a waterless land”</w:t>
      </w:r>
    </w:p>
  </w:footnote>
  <w:footnote w:id="427">
    <w:p w14:paraId="3B847EA8" w14:textId="49A093A4" w:rsidR="00325E43" w:rsidRDefault="00325E43" w:rsidP="00544441">
      <w:pPr>
        <w:pStyle w:val="footnote"/>
      </w:pPr>
      <w:r>
        <w:rPr>
          <w:rStyle w:val="FootnoteReference"/>
        </w:rPr>
        <w:footnoteRef/>
      </w:r>
      <w:r>
        <w:t xml:space="preserve"> [JS] Fr. Athanasius has “and the valleys flowed with water.” “wadis” is probably accurate.</w:t>
      </w:r>
    </w:p>
  </w:footnote>
  <w:footnote w:id="428">
    <w:p w14:paraId="3E975B3D" w14:textId="77777777" w:rsidR="00325E43" w:rsidRDefault="00325E43" w:rsidP="00BD5BBE">
      <w:pPr>
        <w:pStyle w:val="footnote"/>
      </w:pPr>
      <w:r>
        <w:rPr>
          <w:rStyle w:val="FootnoteReference"/>
        </w:rPr>
        <w:footnoteRef/>
      </w:r>
      <w:r>
        <w:t xml:space="preserve"> He deferred giving them the promised food and the Promised Land.</w:t>
      </w:r>
    </w:p>
  </w:footnote>
  <w:footnote w:id="429">
    <w:p w14:paraId="0FFCC018" w14:textId="5FB43138" w:rsidR="00325E43" w:rsidRDefault="00325E43"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932D42F" w14:textId="0C4D29DA" w:rsidR="00325E43" w:rsidRDefault="00325E43" w:rsidP="00287CDE">
      <w:pPr>
        <w:pStyle w:val="footnote"/>
      </w:pPr>
      <w:r>
        <w:rPr>
          <w:rStyle w:val="FootnoteReference"/>
        </w:rPr>
        <w:footnoteRef/>
      </w:r>
      <w:r>
        <w:t xml:space="preserve"> [JS] Fr. Lazarus has “recovered from wine”</w:t>
      </w:r>
    </w:p>
  </w:footnote>
  <w:footnote w:id="431">
    <w:p w14:paraId="4F93FDA3" w14:textId="658833C3" w:rsidR="00325E43" w:rsidRDefault="00325E43" w:rsidP="00BD5BBE">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7B76452E" w14:textId="635C6B00" w:rsidR="00325E43" w:rsidRDefault="00325E43" w:rsidP="00BD5BBE">
      <w:pPr>
        <w:pStyle w:val="footnote"/>
      </w:pPr>
      <w:r>
        <w:rPr>
          <w:rStyle w:val="FootnoteReference"/>
        </w:rPr>
        <w:footnoteRef/>
      </w:r>
      <w:r>
        <w:t xml:space="preserve"> sanctuary: </w:t>
      </w:r>
      <w:r w:rsidRPr="00636EF6">
        <w:rPr>
          <w:i/>
        </w:rPr>
        <w:t>lit</w:t>
      </w:r>
      <w:r>
        <w:t>. place. Cf. Psalm 131:5 and footnote there.</w:t>
      </w:r>
    </w:p>
  </w:footnote>
  <w:footnote w:id="433">
    <w:p w14:paraId="0348F64B" w14:textId="77777777" w:rsidR="00325E43" w:rsidRDefault="00325E43" w:rsidP="00BD5BBE">
      <w:pPr>
        <w:pStyle w:val="footnote"/>
      </w:pPr>
      <w:r>
        <w:rPr>
          <w:rStyle w:val="FootnoteReference"/>
        </w:rPr>
        <w:footnoteRef/>
      </w:r>
      <w:r>
        <w:t xml:space="preserve"> John 15.</w:t>
      </w:r>
    </w:p>
  </w:footnote>
  <w:footnote w:id="434">
    <w:p w14:paraId="211D4309" w14:textId="77777777" w:rsidR="00325E43" w:rsidRDefault="00325E43" w:rsidP="00BD5BBE">
      <w:pPr>
        <w:pStyle w:val="footnote"/>
      </w:pPr>
      <w:r>
        <w:rPr>
          <w:rStyle w:val="FootnoteReference"/>
        </w:rPr>
        <w:footnoteRef/>
      </w:r>
      <w:r>
        <w:t xml:space="preserve"> Joseph = Israel (Gen. 40:23; 48:15; Amos 6:6).</w:t>
      </w:r>
    </w:p>
  </w:footnote>
  <w:footnote w:id="435">
    <w:p w14:paraId="7AA1750E" w14:textId="77777777" w:rsidR="00325E43" w:rsidRDefault="00325E43" w:rsidP="00BD5BBE">
      <w:pPr>
        <w:pStyle w:val="footnote"/>
      </w:pPr>
      <w:r>
        <w:rPr>
          <w:rStyle w:val="FootnoteReference"/>
        </w:rPr>
        <w:footnoteRef/>
      </w:r>
      <w:r>
        <w:t xml:space="preserve"> 2 Sam. 6:2 (LXX).</w:t>
      </w:r>
    </w:p>
  </w:footnote>
  <w:footnote w:id="436">
    <w:p w14:paraId="4A2B3530" w14:textId="5B5CF4B9" w:rsidR="00325E43" w:rsidRDefault="00325E43" w:rsidP="006B0A9B">
      <w:pPr>
        <w:pStyle w:val="footnote"/>
      </w:pPr>
      <w:r>
        <w:rPr>
          <w:rStyle w:val="FootnoteReference"/>
        </w:rPr>
        <w:footnoteRef/>
      </w:r>
      <w:r>
        <w:t xml:space="preserve"> [JS] or “appear” or “reveal Yourself”</w:t>
      </w:r>
    </w:p>
  </w:footnote>
  <w:footnote w:id="437">
    <w:p w14:paraId="502F316B" w14:textId="0CF056C9" w:rsidR="00325E43" w:rsidRDefault="00325E43" w:rsidP="00542B9B">
      <w:pPr>
        <w:pStyle w:val="footnote"/>
      </w:pPr>
      <w:r>
        <w:rPr>
          <w:rStyle w:val="FootnoteReference"/>
        </w:rPr>
        <w:footnoteRef/>
      </w:r>
      <w:r>
        <w:t xml:space="preserve"> [JS] or “reveal Your face”.</w:t>
      </w:r>
    </w:p>
  </w:footnote>
  <w:footnote w:id="438">
    <w:p w14:paraId="7E586EB7" w14:textId="12BBDF20" w:rsidR="00325E43" w:rsidRDefault="00325E43"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1F148131" w14:textId="7C16470D" w:rsidR="00325E43" w:rsidRDefault="00325E43"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70ACE5E0" w14:textId="77777777" w:rsidR="00325E43" w:rsidRDefault="00325E43" w:rsidP="00BD5BBE">
      <w:pPr>
        <w:pStyle w:val="footnote"/>
      </w:pPr>
      <w:r>
        <w:rPr>
          <w:rStyle w:val="FootnoteReference"/>
        </w:rPr>
        <w:footnoteRef/>
      </w:r>
      <w:r>
        <w:t xml:space="preserve"> ‘What tongue? The voice of God’ (St Athanasius).</w:t>
      </w:r>
    </w:p>
  </w:footnote>
  <w:footnote w:id="441">
    <w:p w14:paraId="33FBC19B" w14:textId="77777777" w:rsidR="00325E43" w:rsidRDefault="00325E43" w:rsidP="00BD5BBE">
      <w:pPr>
        <w:pStyle w:val="footnote"/>
      </w:pPr>
      <w:r>
        <w:rPr>
          <w:rStyle w:val="FootnoteReference"/>
        </w:rPr>
        <w:footnoteRef/>
      </w:r>
      <w:r>
        <w:t xml:space="preserve"> Exodus 9:23; 19:16.</w:t>
      </w:r>
    </w:p>
  </w:footnote>
  <w:footnote w:id="442">
    <w:p w14:paraId="5C3F1B44" w14:textId="608ECC60" w:rsidR="00325E43" w:rsidRDefault="00325E43" w:rsidP="00BD5BBE">
      <w:pPr>
        <w:pStyle w:val="footnote"/>
      </w:pPr>
      <w:r>
        <w:rPr>
          <w:rStyle w:val="FootnoteReference"/>
        </w:rPr>
        <w:footnoteRef/>
      </w:r>
      <w:r>
        <w:t xml:space="preserve"> ‘You have always been deaf to His voice, blind to the vision of Him’ (Jn. 5:37; cf. Deut. 18:16; Isaiah 48:18).</w:t>
      </w:r>
    </w:p>
  </w:footnote>
  <w:footnote w:id="443">
    <w:p w14:paraId="7C05F63D" w14:textId="2961204D" w:rsidR="00325E43" w:rsidRDefault="00325E43"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0BC469A4" w14:textId="77777777" w:rsidR="00325E43" w:rsidRDefault="00325E43" w:rsidP="00BD5BBE">
      <w:pPr>
        <w:pStyle w:val="footnote"/>
      </w:pPr>
      <w:r>
        <w:rPr>
          <w:rStyle w:val="FootnoteReference"/>
        </w:rPr>
        <w:footnoteRef/>
      </w:r>
      <w:r>
        <w:t xml:space="preserve"> </w:t>
      </w:r>
      <w:r>
        <w:rPr>
          <w:i/>
        </w:rPr>
        <w:t>See the previous footnote</w:t>
      </w:r>
      <w:r>
        <w:t>.</w:t>
      </w:r>
    </w:p>
  </w:footnote>
  <w:footnote w:id="445">
    <w:p w14:paraId="09156637" w14:textId="44D0701B" w:rsidR="00325E43" w:rsidRDefault="00325E43" w:rsidP="00BD5BBE">
      <w:pPr>
        <w:pStyle w:val="footnote"/>
      </w:pPr>
      <w:r>
        <w:rPr>
          <w:rStyle w:val="FootnoteReference"/>
        </w:rPr>
        <w:footnoteRef/>
      </w:r>
      <w:r>
        <w:t xml:space="preserve"> Cf. Isaiah 36:6; 2 Chron. 32:8; 1 Tim. 6:17; Ps. 74:4; Gal. 2:9; 1 Sam. 2:8.</w:t>
      </w:r>
    </w:p>
  </w:footnote>
  <w:footnote w:id="446">
    <w:p w14:paraId="14FEF0D9" w14:textId="77777777" w:rsidR="00325E43" w:rsidRDefault="00325E43" w:rsidP="00BD5BBE">
      <w:pPr>
        <w:pStyle w:val="footnote"/>
      </w:pPr>
      <w:r>
        <w:rPr>
          <w:rStyle w:val="FootnoteReference"/>
        </w:rPr>
        <w:footnoteRef/>
      </w:r>
      <w:r>
        <w:t xml:space="preserve"> John 10:34-36.</w:t>
      </w:r>
    </w:p>
  </w:footnote>
  <w:footnote w:id="447">
    <w:p w14:paraId="136A7666" w14:textId="77777777" w:rsidR="00325E43" w:rsidRDefault="00325E43" w:rsidP="00BD5BBE">
      <w:pPr>
        <w:pStyle w:val="footnote"/>
      </w:pPr>
      <w:r>
        <w:rPr>
          <w:rStyle w:val="FootnoteReference"/>
        </w:rPr>
        <w:footnoteRef/>
      </w:r>
      <w:r>
        <w:t xml:space="preserve"> This prayer is already answered (John 3:18; 9:39; 12:31; Acts 17:31).</w:t>
      </w:r>
    </w:p>
  </w:footnote>
  <w:footnote w:id="448">
    <w:p w14:paraId="764CD80E" w14:textId="77777777" w:rsidR="00325E43" w:rsidRDefault="00325E43" w:rsidP="00BD5BBE">
      <w:pPr>
        <w:pStyle w:val="footnote"/>
      </w:pPr>
      <w:r>
        <w:rPr>
          <w:rStyle w:val="FootnoteReference"/>
        </w:rPr>
        <w:footnoteRef/>
      </w:r>
      <w:r>
        <w:t xml:space="preserve"> </w:t>
      </w:r>
      <w:r w:rsidRPr="003111C9">
        <w:rPr>
          <w:i/>
        </w:rPr>
        <w:t>Lit</w:t>
      </w:r>
      <w:r>
        <w:t>. ‘How beloved are Your dwellings.’</w:t>
      </w:r>
    </w:p>
  </w:footnote>
  <w:footnote w:id="449">
    <w:p w14:paraId="7D098958" w14:textId="77777777" w:rsidR="00325E43" w:rsidRDefault="00325E43" w:rsidP="00BD5BBE">
      <w:pPr>
        <w:pStyle w:val="footnote"/>
      </w:pPr>
      <w:r>
        <w:rPr>
          <w:rStyle w:val="FootnoteReference"/>
        </w:rPr>
        <w:footnoteRef/>
      </w:r>
      <w:r>
        <w:t xml:space="preserve"> Man has made a mess of the earth (Gen. 3; Isaiah 24:4-6 etc.)</w:t>
      </w:r>
    </w:p>
  </w:footnote>
  <w:footnote w:id="450">
    <w:p w14:paraId="65885EA4" w14:textId="7CFB9AA8" w:rsidR="00325E43" w:rsidRDefault="00325E43" w:rsidP="00C7094F">
      <w:pPr>
        <w:pStyle w:val="footnote"/>
      </w:pPr>
      <w:r>
        <w:rPr>
          <w:rStyle w:val="FootnoteReference"/>
        </w:rPr>
        <w:footnoteRef/>
      </w:r>
      <w:r>
        <w:t xml:space="preserve"> [JS] or “anointed”</w:t>
      </w:r>
    </w:p>
  </w:footnote>
  <w:footnote w:id="451">
    <w:p w14:paraId="71E6E356" w14:textId="3B6C4C62" w:rsidR="00325E43" w:rsidRDefault="00325E43" w:rsidP="00BD5BBE">
      <w:pPr>
        <w:pStyle w:val="footnote"/>
      </w:pPr>
      <w:r>
        <w:rPr>
          <w:rStyle w:val="FootnoteReference"/>
        </w:rPr>
        <w:footnoteRef/>
      </w:r>
      <w:r>
        <w:t xml:space="preserve"> Cf. Lk. 13:25; Mk. 4:11; Col. 4:5; Rev. 22:15.</w:t>
      </w:r>
    </w:p>
  </w:footnote>
  <w:footnote w:id="452">
    <w:p w14:paraId="39C94F4B" w14:textId="0B87A78E" w:rsidR="00325E43" w:rsidRDefault="00325E43" w:rsidP="006B0A9B">
      <w:pPr>
        <w:pStyle w:val="footnote"/>
      </w:pPr>
      <w:r>
        <w:rPr>
          <w:rStyle w:val="FootnoteReference"/>
        </w:rPr>
        <w:footnoteRef/>
      </w:r>
      <w:r>
        <w:t xml:space="preserve"> [JS] or “transgressions”</w:t>
      </w:r>
    </w:p>
  </w:footnote>
  <w:footnote w:id="453">
    <w:p w14:paraId="41AC4983" w14:textId="77777777" w:rsidR="00325E43" w:rsidRDefault="00325E43" w:rsidP="00BD5BBE">
      <w:pPr>
        <w:pStyle w:val="footnote"/>
      </w:pPr>
      <w:r>
        <w:rPr>
          <w:rStyle w:val="FootnoteReference"/>
        </w:rPr>
        <w:footnoteRef/>
      </w:r>
      <w:r>
        <w:t xml:space="preserve"> God is love. Love covers all sins (see 1 Jn. 4:16; 1 Pet. 4:8; Prov. 10:12; Jas. 5:20; Lk. 7:47).</w:t>
      </w:r>
    </w:p>
  </w:footnote>
  <w:footnote w:id="454">
    <w:p w14:paraId="3B0173D6" w14:textId="15DA3620" w:rsidR="00325E43" w:rsidRDefault="00325E43" w:rsidP="009745F6">
      <w:pPr>
        <w:pStyle w:val="footnote"/>
      </w:pPr>
      <w:r>
        <w:rPr>
          <w:rStyle w:val="FootnoteReference"/>
        </w:rPr>
        <w:footnoteRef/>
      </w:r>
      <w:r>
        <w:t xml:space="preserve"> [JS] Fr. Lazarus has, “convert us”</w:t>
      </w:r>
    </w:p>
  </w:footnote>
  <w:footnote w:id="455">
    <w:p w14:paraId="5359A239" w14:textId="2D06041F" w:rsidR="00325E43" w:rsidRDefault="00325E43" w:rsidP="009745F6">
      <w:pPr>
        <w:pStyle w:val="footnote"/>
      </w:pPr>
      <w:r>
        <w:rPr>
          <w:rStyle w:val="FootnoteReference"/>
        </w:rPr>
        <w:footnoteRef/>
      </w:r>
      <w:r>
        <w:t xml:space="preserve"> [JS] or “sprouted”</w:t>
      </w:r>
    </w:p>
  </w:footnote>
  <w:footnote w:id="456">
    <w:p w14:paraId="098CF664" w14:textId="4B2C526D" w:rsidR="00325E43" w:rsidRDefault="00325E43" w:rsidP="00BD5BBE">
      <w:pPr>
        <w:pStyle w:val="footnote"/>
      </w:pPr>
      <w:r>
        <w:rPr>
          <w:rStyle w:val="FootnoteReference"/>
        </w:rPr>
        <w:footnoteRef/>
      </w:r>
      <w:r>
        <w:t xml:space="preserve"> holy: cf. 1 Cor. 3:16,17; 6:15-19; Heb. 3:1; 12:10; 1 Pet. 1:15,16; 2 Pet. 1-4.</w:t>
      </w:r>
    </w:p>
  </w:footnote>
  <w:footnote w:id="457">
    <w:p w14:paraId="7FD51EF5" w14:textId="77777777" w:rsidR="00325E43" w:rsidRDefault="00325E43" w:rsidP="00BD5BBE">
      <w:pPr>
        <w:pStyle w:val="footnote"/>
      </w:pPr>
      <w:r>
        <w:rPr>
          <w:rStyle w:val="FootnoteReference"/>
        </w:rPr>
        <w:footnoteRef/>
      </w:r>
      <w:r>
        <w:t xml:space="preserve"> Powers of the soul are will, desire, intellect, understanding, memory, imagination.</w:t>
      </w:r>
    </w:p>
  </w:footnote>
  <w:footnote w:id="458">
    <w:p w14:paraId="5045F193" w14:textId="6C847ECE" w:rsidR="00325E43" w:rsidRDefault="00325E43" w:rsidP="00751701">
      <w:pPr>
        <w:pStyle w:val="footnote"/>
      </w:pPr>
      <w:r>
        <w:rPr>
          <w:rStyle w:val="FootnoteReference"/>
        </w:rPr>
        <w:footnoteRef/>
      </w:r>
      <w:r>
        <w:t xml:space="preserve"> [JS] literally, “voice”</w:t>
      </w:r>
    </w:p>
  </w:footnote>
  <w:footnote w:id="459">
    <w:p w14:paraId="3DAD2C70" w14:textId="080A36FD" w:rsidR="00325E43" w:rsidRDefault="00325E43" w:rsidP="00C32C04">
      <w:pPr>
        <w:pStyle w:val="footnote"/>
      </w:pPr>
      <w:r>
        <w:rPr>
          <w:rStyle w:val="FootnoteReference"/>
        </w:rPr>
        <w:footnoteRef/>
      </w:r>
      <w:r>
        <w:t xml:space="preserve"> [JS] Literally, “do obeisance”, i.e. physically bow down</w:t>
      </w:r>
    </w:p>
  </w:footnote>
  <w:footnote w:id="460">
    <w:p w14:paraId="2E11ABE5" w14:textId="77777777" w:rsidR="00325E43" w:rsidRDefault="00325E43" w:rsidP="00BD5BBE">
      <w:pPr>
        <w:pStyle w:val="footnote"/>
      </w:pPr>
      <w:r>
        <w:rPr>
          <w:rStyle w:val="FootnoteReference"/>
        </w:rPr>
        <w:footnoteRef/>
      </w:r>
      <w:r>
        <w:t xml:space="preserve"> ‘The song of the Lamb.’ (Rev. 15:3-5; John 12:32).</w:t>
      </w:r>
    </w:p>
  </w:footnote>
  <w:footnote w:id="461">
    <w:p w14:paraId="7112E84B" w14:textId="2D3BBD84" w:rsidR="00325E43" w:rsidRDefault="00325E43" w:rsidP="00C32C04">
      <w:pPr>
        <w:pStyle w:val="footnote"/>
      </w:pPr>
      <w:r>
        <w:rPr>
          <w:rStyle w:val="FootnoteReference"/>
        </w:rPr>
        <w:footnoteRef/>
      </w:r>
      <w:r>
        <w:t xml:space="preserve"> [JS] Or “I will give thanks to You,” or “I will thankfully confess You with praise”</w:t>
      </w:r>
    </w:p>
  </w:footnote>
  <w:footnote w:id="462">
    <w:p w14:paraId="108052F0" w14:textId="2ED40FDD" w:rsidR="00325E43" w:rsidRDefault="00325E43" w:rsidP="00C32C04">
      <w:pPr>
        <w:pStyle w:val="footnote"/>
      </w:pPr>
      <w:r>
        <w:rPr>
          <w:rStyle w:val="FootnoteReference"/>
        </w:rPr>
        <w:footnoteRef/>
      </w:r>
      <w:r>
        <w:t xml:space="preserve"> [JS] or “lawless”</w:t>
      </w:r>
    </w:p>
  </w:footnote>
  <w:footnote w:id="463">
    <w:p w14:paraId="76D459DC" w14:textId="1D5E39F2" w:rsidR="00325E43" w:rsidRDefault="00325E43" w:rsidP="004A5192">
      <w:pPr>
        <w:pStyle w:val="footnote"/>
      </w:pPr>
      <w:r>
        <w:rPr>
          <w:rStyle w:val="FootnoteReference"/>
        </w:rPr>
        <w:footnoteRef/>
      </w:r>
      <w:r>
        <w:t xml:space="preserve"> [JS] Or, “band”, “gathering”, or “synagogue”</w:t>
      </w:r>
    </w:p>
  </w:footnote>
  <w:footnote w:id="464">
    <w:p w14:paraId="664DD95E" w14:textId="08E445BA" w:rsidR="00325E43" w:rsidRDefault="00325E43" w:rsidP="004A5192">
      <w:pPr>
        <w:pStyle w:val="footnote"/>
      </w:pPr>
      <w:r>
        <w:rPr>
          <w:rStyle w:val="FootnoteReference"/>
        </w:rPr>
        <w:footnoteRef/>
      </w:r>
      <w:r>
        <w:t xml:space="preserve"> [JS] or “pitful”, or “full of pity”, but that has a different connotation in English today.</w:t>
      </w:r>
    </w:p>
  </w:footnote>
  <w:footnote w:id="465">
    <w:p w14:paraId="76FC32A6" w14:textId="12211DCE" w:rsidR="00325E43" w:rsidRDefault="00325E43"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44300EEE" w14:textId="77777777" w:rsidR="00325E43" w:rsidRDefault="00325E43"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585E74D4" w14:textId="33BA106A" w:rsidR="00325E43" w:rsidRDefault="00325E43" w:rsidP="00ED7AD3">
      <w:pPr>
        <w:pStyle w:val="footnote"/>
      </w:pPr>
      <w:r>
        <w:rPr>
          <w:rStyle w:val="FootnoteReference"/>
        </w:rPr>
        <w:footnoteRef/>
      </w:r>
      <w:r>
        <w:t xml:space="preserve"> [JS] or “Mother Zion will say,”</w:t>
      </w:r>
    </w:p>
  </w:footnote>
  <w:footnote w:id="468">
    <w:p w14:paraId="2178F99A" w14:textId="083F0AD6" w:rsidR="00325E43" w:rsidRDefault="00325E43" w:rsidP="00ED7AD3">
      <w:pPr>
        <w:pStyle w:val="footnote"/>
      </w:pPr>
      <w:r>
        <w:rPr>
          <w:rStyle w:val="FootnoteReference"/>
        </w:rPr>
        <w:footnoteRef/>
      </w:r>
      <w:r>
        <w:t xml:space="preserve"> [JS] Coptic has, “that a man and a man dwelt in her”</w:t>
      </w:r>
    </w:p>
  </w:footnote>
  <w:footnote w:id="469">
    <w:p w14:paraId="00496924" w14:textId="19753A18" w:rsidR="00325E43" w:rsidRDefault="00325E43" w:rsidP="00641372">
      <w:pPr>
        <w:pStyle w:val="footnote"/>
      </w:pPr>
      <w:r>
        <w:rPr>
          <w:rStyle w:val="FootnoteReference"/>
        </w:rPr>
        <w:footnoteRef/>
      </w:r>
      <w:r>
        <w:t xml:space="preserve"> [JS] Coptic has, “established her forever”</w:t>
      </w:r>
    </w:p>
  </w:footnote>
  <w:footnote w:id="470">
    <w:p w14:paraId="02B9876C" w14:textId="07273293" w:rsidR="00325E43" w:rsidRDefault="00325E43"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A0707A1" w14:textId="1AC8DF0B" w:rsidR="00325E43" w:rsidRDefault="00325E43" w:rsidP="004E2A9B">
      <w:pPr>
        <w:pStyle w:val="footnote"/>
      </w:pPr>
      <w:r>
        <w:rPr>
          <w:rStyle w:val="FootnoteReference"/>
        </w:rPr>
        <w:footnoteRef/>
      </w:r>
      <w:r>
        <w:t xml:space="preserve"> [JS] or, “corpses”</w:t>
      </w:r>
    </w:p>
  </w:footnote>
  <w:footnote w:id="472">
    <w:p w14:paraId="228CEE3D" w14:textId="77777777" w:rsidR="00325E43" w:rsidRDefault="00325E43"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462F1208" w14:textId="4D992D60" w:rsidR="00325E43" w:rsidRDefault="00325E43" w:rsidP="004E2A9B">
      <w:pPr>
        <w:pStyle w:val="footnote"/>
      </w:pPr>
      <w:r>
        <w:rPr>
          <w:rStyle w:val="FootnoteReference"/>
        </w:rPr>
        <w:footnoteRef/>
      </w:r>
      <w:r>
        <w:t xml:space="preserve"> [JS] or “billows”</w:t>
      </w:r>
    </w:p>
  </w:footnote>
  <w:footnote w:id="474">
    <w:p w14:paraId="5ACFD856" w14:textId="14632015" w:rsidR="00325E43" w:rsidRDefault="00325E43" w:rsidP="00FF46D1">
      <w:pPr>
        <w:pStyle w:val="footnote"/>
      </w:pPr>
      <w:r>
        <w:rPr>
          <w:rStyle w:val="FootnoteReference"/>
        </w:rPr>
        <w:footnoteRef/>
      </w:r>
      <w:r>
        <w:t xml:space="preserve"> [JS] “they” refers to “the dead”, not to “physicians”</w:t>
      </w:r>
    </w:p>
  </w:footnote>
  <w:footnote w:id="475">
    <w:p w14:paraId="0E2F399B" w14:textId="26144FDB" w:rsidR="00325E43" w:rsidRDefault="00325E43" w:rsidP="00F06A9C">
      <w:pPr>
        <w:pStyle w:val="footnote"/>
      </w:pPr>
      <w:r>
        <w:rPr>
          <w:rStyle w:val="FootnoteReference"/>
        </w:rPr>
        <w:footnoteRef/>
      </w:r>
      <w:r>
        <w:t xml:space="preserve"> [JS] or “acknowledge You,” or “praise You,” or “thankfully confess You with praise”</w:t>
      </w:r>
    </w:p>
  </w:footnote>
  <w:footnote w:id="476">
    <w:p w14:paraId="73BB560B" w14:textId="3F96747B" w:rsidR="00325E43" w:rsidRDefault="00325E43" w:rsidP="00FF46D1">
      <w:pPr>
        <w:pStyle w:val="footnote"/>
      </w:pPr>
      <w:r>
        <w:rPr>
          <w:rStyle w:val="FootnoteReference"/>
        </w:rPr>
        <w:footnoteRef/>
      </w:r>
      <w:r>
        <w:t xml:space="preserve"> [JS] Fr. Lazarus has “the land of oblivion”. Being forgotten by God means death, being remembered by God means life.</w:t>
      </w:r>
    </w:p>
  </w:footnote>
  <w:footnote w:id="477">
    <w:p w14:paraId="139C4FE4" w14:textId="05D71ED0" w:rsidR="00325E43" w:rsidRDefault="00325E43" w:rsidP="00BD5BBE">
      <w:pPr>
        <w:pStyle w:val="footnote"/>
      </w:pPr>
      <w:r>
        <w:rPr>
          <w:rStyle w:val="FootnoteReference"/>
        </w:rPr>
        <w:footnoteRef/>
      </w:r>
      <w:r>
        <w:t xml:space="preserve"> ‘No eye has seen, no ear has heard... what God has planned for His lovers’ (1 Cor. 2:9).</w:t>
      </w:r>
    </w:p>
  </w:footnote>
  <w:footnote w:id="478">
    <w:p w14:paraId="6EB18B02" w14:textId="77777777" w:rsidR="00325E43" w:rsidRDefault="00325E43" w:rsidP="00BD5BBE">
      <w:pPr>
        <w:pStyle w:val="footnote"/>
      </w:pPr>
      <w:r>
        <w:rPr>
          <w:rStyle w:val="FootnoteReference"/>
        </w:rPr>
        <w:footnoteRef/>
      </w:r>
      <w:r>
        <w:t xml:space="preserve"> ‘God’s mercy is the salvation and grace granted by Christ’ (St. Athanasius).</w:t>
      </w:r>
    </w:p>
  </w:footnote>
  <w:footnote w:id="479">
    <w:p w14:paraId="2C2EB9DF" w14:textId="77777777" w:rsidR="00325E43" w:rsidRDefault="00325E43"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0AA4687D" w14:textId="4D39510D" w:rsidR="00325E43" w:rsidRDefault="00325E43" w:rsidP="006D6CF8">
      <w:pPr>
        <w:pStyle w:val="footnote"/>
      </w:pPr>
      <w:r>
        <w:rPr>
          <w:rStyle w:val="FootnoteReference"/>
        </w:rPr>
        <w:footnoteRef/>
      </w:r>
      <w:r>
        <w:t xml:space="preserve"> [JS] Fr. Lazarus has, “for an eternal reign”</w:t>
      </w:r>
    </w:p>
  </w:footnote>
  <w:footnote w:id="481">
    <w:p w14:paraId="71813680" w14:textId="7D3BCF59" w:rsidR="00325E43" w:rsidRDefault="00325E43" w:rsidP="006D6CF8">
      <w:pPr>
        <w:pStyle w:val="footnote"/>
      </w:pPr>
      <w:r>
        <w:rPr>
          <w:rStyle w:val="FootnoteReference"/>
        </w:rPr>
        <w:footnoteRef/>
      </w:r>
      <w:r>
        <w:t xml:space="preserve"> [JS] Fr. Lazarus has, “for all generations.”</w:t>
      </w:r>
    </w:p>
  </w:footnote>
  <w:footnote w:id="482">
    <w:p w14:paraId="3E8CA221" w14:textId="7ED1052D" w:rsidR="00325E43" w:rsidRDefault="00325E43"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033CDC5C" w14:textId="2A3450CF" w:rsidR="00325E43" w:rsidRDefault="00325E43" w:rsidP="006D6CF8">
      <w:pPr>
        <w:pStyle w:val="footnote"/>
      </w:pPr>
      <w:r>
        <w:rPr>
          <w:rStyle w:val="FootnoteReference"/>
        </w:rPr>
        <w:footnoteRef/>
      </w:r>
      <w:r>
        <w:t xml:space="preserve"> [JS] literally, “an assembly of holy ones”</w:t>
      </w:r>
    </w:p>
  </w:footnote>
  <w:footnote w:id="484">
    <w:p w14:paraId="2A65B69B" w14:textId="51CE4DFD" w:rsidR="00325E43" w:rsidRDefault="00325E43" w:rsidP="003C363D">
      <w:pPr>
        <w:pStyle w:val="footnote"/>
      </w:pPr>
      <w:r>
        <w:rPr>
          <w:rStyle w:val="FootnoteReference"/>
        </w:rPr>
        <w:footnoteRef/>
      </w:r>
      <w:r>
        <w:t xml:space="preserve"> [</w:t>
      </w:r>
      <w:r w:rsidRPr="003C363D">
        <w:t>JS] Fr. Athanasius and Fr. Lazarus have, “above”</w:t>
      </w:r>
    </w:p>
  </w:footnote>
  <w:footnote w:id="485">
    <w:p w14:paraId="6F2C2B7E" w14:textId="7E83EAF6" w:rsidR="00325E43" w:rsidRDefault="00325E43" w:rsidP="00CC373E">
      <w:pPr>
        <w:pStyle w:val="footnote"/>
      </w:pPr>
      <w:r>
        <w:rPr>
          <w:rStyle w:val="FootnoteReference"/>
        </w:rPr>
        <w:footnoteRef/>
      </w:r>
      <w:r>
        <w:t xml:space="preserve"> [JS] OSB inserts “wind” here.</w:t>
      </w:r>
    </w:p>
  </w:footnote>
  <w:footnote w:id="486">
    <w:p w14:paraId="179D7A74" w14:textId="04A38D47" w:rsidR="00325E43" w:rsidRDefault="00325E43"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1EEEE9FB" w14:textId="52125690" w:rsidR="00325E43" w:rsidRDefault="00325E43" w:rsidP="001626CD">
      <w:pPr>
        <w:pStyle w:val="footnote"/>
      </w:pPr>
      <w:r>
        <w:rPr>
          <w:rStyle w:val="FootnoteReference"/>
        </w:rPr>
        <w:footnoteRef/>
      </w:r>
      <w:r>
        <w:t xml:space="preserve"> [JS] Fr. Lazarus has, “will pave the way for Your presence”</w:t>
      </w:r>
    </w:p>
  </w:footnote>
  <w:footnote w:id="488">
    <w:p w14:paraId="6DF491B9" w14:textId="2435757B" w:rsidR="00325E43" w:rsidRDefault="00325E43" w:rsidP="001626CD">
      <w:pPr>
        <w:pStyle w:val="footnote"/>
      </w:pPr>
      <w:r>
        <w:rPr>
          <w:rStyle w:val="FootnoteReference"/>
        </w:rPr>
        <w:footnoteRef/>
      </w:r>
      <w:r>
        <w:t xml:space="preserve"> [JS] or “face”</w:t>
      </w:r>
    </w:p>
  </w:footnote>
  <w:footnote w:id="489">
    <w:p w14:paraId="1815409B" w14:textId="50184218" w:rsidR="00325E43" w:rsidRDefault="00325E43" w:rsidP="00B5373A">
      <w:pPr>
        <w:pStyle w:val="footnote"/>
      </w:pPr>
      <w:r>
        <w:rPr>
          <w:rStyle w:val="FootnoteReference"/>
        </w:rPr>
        <w:footnoteRef/>
      </w:r>
      <w:r>
        <w:t xml:space="preserve"> [JS] Fr. Lazrus has “we are raised to power”</w:t>
      </w:r>
    </w:p>
  </w:footnote>
  <w:footnote w:id="490">
    <w:p w14:paraId="0F6F70D6" w14:textId="1994D705" w:rsidR="00325E43" w:rsidRDefault="00325E43" w:rsidP="00BD5BBE">
      <w:pPr>
        <w:pStyle w:val="footnote"/>
      </w:pPr>
      <w:r>
        <w:rPr>
          <w:rStyle w:val="FootnoteReference"/>
        </w:rPr>
        <w:footnoteRef/>
      </w:r>
      <w:r>
        <w:t xml:space="preserve"> Cf. 2 Samuel 7:4-17; 1 Chron. 17:3-14.</w:t>
      </w:r>
    </w:p>
  </w:footnote>
  <w:footnote w:id="491">
    <w:p w14:paraId="4FF1211C" w14:textId="57A861DB" w:rsidR="00325E43" w:rsidRDefault="00325E43" w:rsidP="00962B09">
      <w:pPr>
        <w:pStyle w:val="footnote"/>
      </w:pPr>
      <w:r>
        <w:rPr>
          <w:rStyle w:val="FootnoteReference"/>
        </w:rPr>
        <w:footnoteRef/>
      </w:r>
      <w:r>
        <w:t xml:space="preserve"> [JS] or “lawlessness,” or “transgression</w:t>
      </w:r>
    </w:p>
  </w:footnote>
  <w:footnote w:id="492">
    <w:p w14:paraId="192FE4A3" w14:textId="102CEBCC" w:rsidR="00325E43" w:rsidRDefault="00325E43" w:rsidP="00D72FDC">
      <w:pPr>
        <w:pStyle w:val="footnote"/>
      </w:pPr>
      <w:r>
        <w:rPr>
          <w:rStyle w:val="FootnoteReference"/>
        </w:rPr>
        <w:footnoteRef/>
      </w:r>
      <w:r>
        <w:t xml:space="preserve"> [JS] Coptic has “faithfulness”. See Matins of Mesori 3</w:t>
      </w:r>
    </w:p>
  </w:footnote>
  <w:footnote w:id="493">
    <w:p w14:paraId="5008AA97" w14:textId="7C635360" w:rsidR="00325E43" w:rsidRDefault="00325E43" w:rsidP="00B5373A">
      <w:pPr>
        <w:pStyle w:val="footnote"/>
      </w:pPr>
      <w:r>
        <w:rPr>
          <w:rStyle w:val="FootnoteReference"/>
        </w:rPr>
        <w:footnoteRef/>
      </w:r>
      <w:r>
        <w:t xml:space="preserve"> [JS] literally, “his horn will be exalted”</w:t>
      </w:r>
    </w:p>
  </w:footnote>
  <w:footnote w:id="494">
    <w:p w14:paraId="2D768480" w14:textId="725D7BB3" w:rsidR="00325E43" w:rsidRDefault="00325E43" w:rsidP="00B5373A">
      <w:pPr>
        <w:pStyle w:val="footnote"/>
      </w:pPr>
      <w:r>
        <w:rPr>
          <w:rStyle w:val="FootnoteReference"/>
        </w:rPr>
        <w:footnoteRef/>
      </w:r>
      <w:r>
        <w:t xml:space="preserve"> [JS] Fr. Lazarus has, “I will extend his power over the sea”</w:t>
      </w:r>
    </w:p>
  </w:footnote>
  <w:footnote w:id="495">
    <w:p w14:paraId="41487A2A" w14:textId="014FBA23" w:rsidR="00325E43" w:rsidRDefault="00325E43"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73031B5F" w14:textId="4F21879A" w:rsidR="00325E43" w:rsidRDefault="00325E43" w:rsidP="00962B09">
      <w:pPr>
        <w:pStyle w:val="footnote"/>
      </w:pPr>
      <w:r>
        <w:rPr>
          <w:rStyle w:val="FootnoteReference"/>
        </w:rPr>
        <w:footnoteRef/>
      </w:r>
      <w:r>
        <w:t xml:space="preserve"> [JS] Fr. Lazarus renders this, “dynasty”</w:t>
      </w:r>
    </w:p>
  </w:footnote>
  <w:footnote w:id="497">
    <w:p w14:paraId="11323AA1" w14:textId="77777777" w:rsidR="00325E43" w:rsidRDefault="00325E43"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1FBA801A" w14:textId="38FE3F54" w:rsidR="00325E43" w:rsidRDefault="00325E43" w:rsidP="00B5373A">
      <w:pPr>
        <w:pStyle w:val="footnote"/>
      </w:pPr>
      <w:r>
        <w:rPr>
          <w:rStyle w:val="FootnoteReference"/>
        </w:rPr>
        <w:footnoteRef/>
      </w:r>
      <w:r>
        <w:t xml:space="preserve"> [JS] or “in my holy place”</w:t>
      </w:r>
    </w:p>
  </w:footnote>
  <w:footnote w:id="499">
    <w:p w14:paraId="4C1D0FC5" w14:textId="77777777" w:rsidR="00325E43" w:rsidRDefault="00325E43" w:rsidP="00C544D6">
      <w:pPr>
        <w:pStyle w:val="footnote"/>
      </w:pPr>
      <w:r>
        <w:rPr>
          <w:rStyle w:val="FootnoteReference"/>
        </w:rPr>
        <w:footnoteRef/>
      </w:r>
      <w:r>
        <w:t xml:space="preserve"> Rev. 1:5; 3:14.</w:t>
      </w:r>
    </w:p>
  </w:footnote>
  <w:footnote w:id="500">
    <w:p w14:paraId="0B7D22CC" w14:textId="391FD3DE" w:rsidR="00325E43" w:rsidRDefault="00325E43" w:rsidP="00B5373A">
      <w:pPr>
        <w:pStyle w:val="footnote"/>
      </w:pPr>
      <w:r>
        <w:rPr>
          <w:rStyle w:val="FootnoteReference"/>
        </w:rPr>
        <w:footnoteRef/>
      </w:r>
      <w:r>
        <w:t xml:space="preserve"> [JS] “anointed”</w:t>
      </w:r>
    </w:p>
  </w:footnote>
  <w:footnote w:id="501">
    <w:p w14:paraId="2C6B21AE" w14:textId="0FBCD630" w:rsidR="00325E43" w:rsidRDefault="00325E43"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5FCDABAE" w14:textId="06014163" w:rsidR="00325E43" w:rsidRDefault="00325E43" w:rsidP="00B5373A">
      <w:pPr>
        <w:pStyle w:val="footnote"/>
      </w:pPr>
      <w:r>
        <w:rPr>
          <w:rStyle w:val="FootnoteReference"/>
        </w:rPr>
        <w:footnoteRef/>
      </w:r>
      <w:r>
        <w:t xml:space="preserve"> [JS] “So be it! So be it!” or “May it be! May it be!”</w:t>
      </w:r>
    </w:p>
  </w:footnote>
  <w:footnote w:id="503">
    <w:p w14:paraId="33FEA89E" w14:textId="6A510F2C" w:rsidR="00325E43" w:rsidRDefault="00325E43" w:rsidP="006236CC">
      <w:pPr>
        <w:pStyle w:val="footnote"/>
      </w:pPr>
      <w:r>
        <w:rPr>
          <w:rStyle w:val="FootnoteReference"/>
        </w:rPr>
        <w:footnoteRef/>
      </w:r>
      <w:r>
        <w:t xml:space="preserve"> [JS] or “expired”</w:t>
      </w:r>
    </w:p>
  </w:footnote>
  <w:footnote w:id="504">
    <w:p w14:paraId="11F2D9AD" w14:textId="77777777" w:rsidR="00325E43" w:rsidRDefault="00325E43"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7DBCCA76" w14:textId="0938027F" w:rsidR="00325E43" w:rsidRDefault="00325E43" w:rsidP="00DB082B">
      <w:pPr>
        <w:pStyle w:val="footnote"/>
      </w:pPr>
      <w:r>
        <w:rPr>
          <w:rStyle w:val="FootnoteReference"/>
        </w:rPr>
        <w:footnoteRef/>
      </w:r>
      <w:r>
        <w:t xml:space="preserve"> [JS] or “chastened”</w:t>
      </w:r>
    </w:p>
  </w:footnote>
  <w:footnote w:id="506">
    <w:p w14:paraId="2C9584E9" w14:textId="0BF57A67" w:rsidR="00325E43" w:rsidRDefault="00325E43"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7F18A7EC" w14:textId="77777777" w:rsidR="00325E43" w:rsidRDefault="00325E43" w:rsidP="00C544D6">
      <w:pPr>
        <w:pStyle w:val="footnote"/>
      </w:pPr>
      <w:r>
        <w:rPr>
          <w:rStyle w:val="FootnoteReference"/>
        </w:rPr>
        <w:footnoteRef/>
      </w:r>
      <w:r>
        <w:t xml:space="preserve"> That is, in the Kingdom (1 Cor. 4:20).</w:t>
      </w:r>
    </w:p>
  </w:footnote>
  <w:footnote w:id="508">
    <w:p w14:paraId="6FEEFB4C" w14:textId="77777777" w:rsidR="00325E43" w:rsidRDefault="00325E43" w:rsidP="00C544D6">
      <w:pPr>
        <w:pStyle w:val="footnote"/>
      </w:pPr>
      <w:r>
        <w:rPr>
          <w:rStyle w:val="FootnoteReference"/>
        </w:rPr>
        <w:footnoteRef/>
      </w:r>
      <w:r>
        <w:t xml:space="preserve"> Verses 11 and 12 were quoted by Satan to tempt Christ (Matt. 4:6; Lk. 4:10).</w:t>
      </w:r>
    </w:p>
  </w:footnote>
  <w:footnote w:id="509">
    <w:p w14:paraId="48783A18" w14:textId="295C4491" w:rsidR="00325E43" w:rsidRDefault="00325E43" w:rsidP="00D72FDC">
      <w:pPr>
        <w:pStyle w:val="footnote"/>
      </w:pPr>
      <w:r>
        <w:rPr>
          <w:rStyle w:val="FootnoteReference"/>
        </w:rPr>
        <w:footnoteRef/>
      </w:r>
      <w:r>
        <w:t xml:space="preserve"> [JS] Coptic may mean “bruise” rather than “trample”</w:t>
      </w:r>
    </w:p>
  </w:footnote>
  <w:footnote w:id="510">
    <w:p w14:paraId="3E2B8879" w14:textId="77777777" w:rsidR="00325E43" w:rsidRDefault="00325E43" w:rsidP="00C544D6">
      <w:pPr>
        <w:pStyle w:val="footnote"/>
      </w:pPr>
      <w:r>
        <w:rPr>
          <w:rStyle w:val="FootnoteReference"/>
        </w:rPr>
        <w:footnoteRef/>
      </w:r>
      <w:r>
        <w:t xml:space="preserve"> dragon: </w:t>
      </w:r>
      <w:r w:rsidRPr="0090411D">
        <w:rPr>
          <w:i/>
        </w:rPr>
        <w:t>or</w:t>
      </w:r>
      <w:r>
        <w:t xml:space="preserve"> serpent.</w:t>
      </w:r>
    </w:p>
  </w:footnote>
  <w:footnote w:id="511">
    <w:p w14:paraId="26EABD4D" w14:textId="6258FE51" w:rsidR="00325E43" w:rsidRDefault="00325E43" w:rsidP="003E7D85">
      <w:pPr>
        <w:pStyle w:val="footnote"/>
      </w:pPr>
      <w:r>
        <w:rPr>
          <w:rStyle w:val="FootnoteReference"/>
        </w:rPr>
        <w:footnoteRef/>
      </w:r>
      <w:r>
        <w:t xml:space="preserve"> [JS] or “to give thanks to the Lord,” or “to thankfully confess the Lord with praise”</w:t>
      </w:r>
    </w:p>
  </w:footnote>
  <w:footnote w:id="512">
    <w:p w14:paraId="0718D3EE" w14:textId="7B8EE1BA" w:rsidR="00325E43" w:rsidRDefault="00325E43" w:rsidP="00B74D74">
      <w:pPr>
        <w:pStyle w:val="footnote"/>
      </w:pPr>
      <w:r>
        <w:rPr>
          <w:rStyle w:val="FootnoteReference"/>
        </w:rPr>
        <w:footnoteRef/>
      </w:r>
      <w:r>
        <w:t xml:space="preserve"> [JS] Or “ode”</w:t>
      </w:r>
    </w:p>
  </w:footnote>
  <w:footnote w:id="513">
    <w:p w14:paraId="4C277098" w14:textId="02C8A24D" w:rsidR="00325E43" w:rsidRDefault="00325E43" w:rsidP="00B74D74">
      <w:pPr>
        <w:pStyle w:val="footnote"/>
      </w:pPr>
      <w:r>
        <w:rPr>
          <w:rStyle w:val="FootnoteReference"/>
        </w:rPr>
        <w:footnoteRef/>
      </w:r>
      <w:r>
        <w:t xml:space="preserve"> [JS] or “forever and ever.”</w:t>
      </w:r>
    </w:p>
  </w:footnote>
  <w:footnote w:id="514">
    <w:p w14:paraId="3BE1818B" w14:textId="556FC717" w:rsidR="00325E43" w:rsidRDefault="00325E43" w:rsidP="00B74D74">
      <w:pPr>
        <w:pStyle w:val="footnote"/>
      </w:pPr>
      <w:r>
        <w:rPr>
          <w:rStyle w:val="FootnoteReference"/>
        </w:rPr>
        <w:footnoteRef/>
      </w:r>
      <w:r>
        <w:t xml:space="preserve"> [JS] literally, “And my horn will be exalted like a unicorn’s”</w:t>
      </w:r>
    </w:p>
  </w:footnote>
  <w:footnote w:id="515">
    <w:p w14:paraId="0EA8E9DE" w14:textId="575E16F4" w:rsidR="00325E43" w:rsidRDefault="00325E43"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271F5928" w14:textId="77777777" w:rsidR="00325E43" w:rsidRDefault="00325E43" w:rsidP="00C544D6">
      <w:pPr>
        <w:pStyle w:val="footnote"/>
      </w:pPr>
      <w:r>
        <w:rPr>
          <w:rStyle w:val="FootnoteReference"/>
        </w:rPr>
        <w:footnoteRef/>
      </w:r>
      <w:r>
        <w:t xml:space="preserve"> House—Home, Family, Church, Kingdom: where God’s will is done (1 Tim. 3:15; Heb. 3:2-6; Lk. 2:49; Mt. 6:10).</w:t>
      </w:r>
    </w:p>
  </w:footnote>
  <w:footnote w:id="517">
    <w:p w14:paraId="646109EB" w14:textId="4D40DAE6" w:rsidR="00325E43" w:rsidRDefault="00325E43" w:rsidP="00325B16">
      <w:pPr>
        <w:pStyle w:val="footnote"/>
      </w:pPr>
      <w:r>
        <w:rPr>
          <w:rStyle w:val="FootnoteReference"/>
        </w:rPr>
        <w:footnoteRef/>
      </w:r>
      <w:r>
        <w:t xml:space="preserve"> [JS] literally “still increase”</w:t>
      </w:r>
    </w:p>
  </w:footnote>
  <w:footnote w:id="518">
    <w:p w14:paraId="5C5C66FF" w14:textId="1F74D241" w:rsidR="00325E43" w:rsidRDefault="00325E43" w:rsidP="00325B16">
      <w:pPr>
        <w:pStyle w:val="footnote"/>
      </w:pPr>
      <w:r>
        <w:rPr>
          <w:rStyle w:val="FootnoteReference"/>
        </w:rPr>
        <w:footnoteRef/>
      </w:r>
      <w:r>
        <w:t xml:space="preserve"> [JS] literally, “rich” or “prosperous”</w:t>
      </w:r>
    </w:p>
  </w:footnote>
  <w:footnote w:id="519">
    <w:p w14:paraId="78AC2D24" w14:textId="77777777" w:rsidR="00325E43" w:rsidRDefault="00325E43" w:rsidP="00C544D6">
      <w:pPr>
        <w:pStyle w:val="footnote"/>
      </w:pPr>
      <w:r>
        <w:rPr>
          <w:rStyle w:val="FootnoteReference"/>
        </w:rPr>
        <w:footnoteRef/>
      </w:r>
      <w:r>
        <w:t xml:space="preserve"> John 7:38.</w:t>
      </w:r>
    </w:p>
  </w:footnote>
  <w:footnote w:id="520">
    <w:p w14:paraId="65FE19C9" w14:textId="6CEBCB66" w:rsidR="00325E43" w:rsidRDefault="00325E43" w:rsidP="00BC5328">
      <w:pPr>
        <w:pStyle w:val="footnote"/>
      </w:pPr>
      <w:r>
        <w:rPr>
          <w:rStyle w:val="FootnoteReference"/>
        </w:rPr>
        <w:footnoteRef/>
      </w:r>
      <w:r>
        <w:t xml:space="preserve"> Coptic has “it” here, and “beauty” in place of majesty.</w:t>
      </w:r>
    </w:p>
  </w:footnote>
  <w:footnote w:id="521">
    <w:p w14:paraId="5CC1789B" w14:textId="24DCEA5C" w:rsidR="00325E43" w:rsidRDefault="00325E43"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6ED6A617" w14:textId="771AAD68" w:rsidR="00325E43" w:rsidRDefault="00325E43" w:rsidP="00350BD4">
      <w:pPr>
        <w:pStyle w:val="footnote"/>
      </w:pPr>
      <w:r>
        <w:rPr>
          <w:rStyle w:val="FootnoteReference"/>
        </w:rPr>
        <w:footnoteRef/>
      </w:r>
      <w:r>
        <w:t xml:space="preserve"> [JS] or “forever”</w:t>
      </w:r>
    </w:p>
  </w:footnote>
  <w:footnote w:id="523">
    <w:p w14:paraId="004CC793" w14:textId="74A20F1B" w:rsidR="00325E43" w:rsidRDefault="00325E43"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7B4C2DB0" w14:textId="39648656" w:rsidR="00325E43" w:rsidRDefault="00325E43" w:rsidP="0002098A">
      <w:pPr>
        <w:pStyle w:val="footnote"/>
      </w:pPr>
      <w:r>
        <w:rPr>
          <w:rStyle w:val="FootnoteReference"/>
        </w:rPr>
        <w:footnoteRef/>
      </w:r>
      <w:r>
        <w:t xml:space="preserve"> [JS] resident alien</w:t>
      </w:r>
    </w:p>
  </w:footnote>
  <w:footnote w:id="525">
    <w:p w14:paraId="1C9111DE" w14:textId="17A2009E" w:rsidR="00325E43" w:rsidRDefault="00325E43" w:rsidP="00C544D6">
      <w:pPr>
        <w:pStyle w:val="footnote"/>
      </w:pPr>
      <w:r>
        <w:rPr>
          <w:rStyle w:val="FootnoteReference"/>
        </w:rPr>
        <w:footnoteRef/>
      </w:r>
      <w:r>
        <w:t xml:space="preserve"> Cf. 1 Cor. 3:20, ‘The Lord knows the thoughts of the wise…’</w:t>
      </w:r>
    </w:p>
  </w:footnote>
  <w:footnote w:id="526">
    <w:p w14:paraId="63074263" w14:textId="3DCC4808" w:rsidR="00325E43" w:rsidRDefault="00325E43" w:rsidP="003E7D85">
      <w:pPr>
        <w:pStyle w:val="footnote"/>
      </w:pPr>
      <w:r>
        <w:rPr>
          <w:rStyle w:val="FootnoteReference"/>
        </w:rPr>
        <w:footnoteRef/>
      </w:r>
      <w:r>
        <w:t xml:space="preserve"> [JS] or “lawless,” or “the throne of iniquity”</w:t>
      </w:r>
    </w:p>
  </w:footnote>
  <w:footnote w:id="527">
    <w:p w14:paraId="31260F30" w14:textId="198F9DB4" w:rsidR="00325E43" w:rsidRDefault="00325E43" w:rsidP="000470D3">
      <w:pPr>
        <w:pStyle w:val="footnote"/>
      </w:pPr>
      <w:r>
        <w:rPr>
          <w:rStyle w:val="FootnoteReference"/>
        </w:rPr>
        <w:footnoteRef/>
      </w:r>
      <w:r>
        <w:t xml:space="preserve"> [JS] i.e. presence</w:t>
      </w:r>
    </w:p>
  </w:footnote>
  <w:footnote w:id="528">
    <w:p w14:paraId="3F261962" w14:textId="2EC29D9D" w:rsidR="00325E43" w:rsidRDefault="00325E43" w:rsidP="000470D3">
      <w:pPr>
        <w:pStyle w:val="footnote"/>
      </w:pPr>
      <w:r>
        <w:rPr>
          <w:rStyle w:val="FootnoteReference"/>
        </w:rPr>
        <w:footnoteRef/>
      </w:r>
      <w:r>
        <w:t xml:space="preserve"> [JS] or thanksgiving, as in “awknowledgment”. Perhaps, “let us enter His presence and thankfully confess Him,” or “praise”</w:t>
      </w:r>
    </w:p>
  </w:footnote>
  <w:footnote w:id="529">
    <w:p w14:paraId="27D55A36" w14:textId="056A9076" w:rsidR="00325E43" w:rsidRDefault="00325E43" w:rsidP="000470D3">
      <w:pPr>
        <w:pStyle w:val="footnote"/>
      </w:pPr>
      <w:r>
        <w:rPr>
          <w:rStyle w:val="FootnoteReference"/>
        </w:rPr>
        <w:footnoteRef/>
      </w:r>
      <w:r>
        <w:t xml:space="preserve"> [JS] or melody</w:t>
      </w:r>
    </w:p>
  </w:footnote>
  <w:footnote w:id="530">
    <w:p w14:paraId="6606F51D" w14:textId="294AC06E" w:rsidR="00325E43" w:rsidRDefault="00325E43" w:rsidP="002A2713">
      <w:pPr>
        <w:pStyle w:val="footnote"/>
      </w:pPr>
      <w:r>
        <w:rPr>
          <w:rStyle w:val="FootnoteReference"/>
        </w:rPr>
        <w:footnoteRef/>
      </w:r>
      <w:r>
        <w:t xml:space="preserve"> [JS] “do obeisance”</w:t>
      </w:r>
    </w:p>
  </w:footnote>
  <w:footnote w:id="531">
    <w:p w14:paraId="23B88AAA" w14:textId="4D5A6129" w:rsidR="00325E43" w:rsidRDefault="00325E43" w:rsidP="002A2713">
      <w:pPr>
        <w:pStyle w:val="footnote"/>
      </w:pPr>
      <w:r>
        <w:rPr>
          <w:rStyle w:val="FootnoteReference"/>
        </w:rPr>
        <w:footnoteRef/>
      </w:r>
      <w:r>
        <w:t xml:space="preserve"> [JS] “prostrate”</w:t>
      </w:r>
    </w:p>
  </w:footnote>
  <w:footnote w:id="532">
    <w:p w14:paraId="0242B10E" w14:textId="597B77DF" w:rsidR="00325E43" w:rsidRDefault="00325E43" w:rsidP="002A2713">
      <w:pPr>
        <w:pStyle w:val="footnote"/>
      </w:pPr>
      <w:r>
        <w:rPr>
          <w:rStyle w:val="FootnoteReference"/>
        </w:rPr>
        <w:footnoteRef/>
      </w:r>
      <w:r>
        <w:t xml:space="preserve"> [JS] OSB has, “Rebellion,” NETS has “embittering”</w:t>
      </w:r>
    </w:p>
  </w:footnote>
  <w:footnote w:id="533">
    <w:p w14:paraId="046745B9" w14:textId="77777777" w:rsidR="00325E43" w:rsidRDefault="00325E43" w:rsidP="00C544D6">
      <w:pPr>
        <w:pStyle w:val="footnote"/>
      </w:pPr>
      <w:r>
        <w:rPr>
          <w:rStyle w:val="FootnoteReference"/>
        </w:rPr>
        <w:footnoteRef/>
      </w:r>
      <w:r>
        <w:t xml:space="preserve"> Ex. 17:1-7.</w:t>
      </w:r>
    </w:p>
  </w:footnote>
  <w:footnote w:id="534">
    <w:p w14:paraId="64AAAD4A" w14:textId="25E6F9F0" w:rsidR="00325E43" w:rsidRDefault="00325E43" w:rsidP="002A2713">
      <w:pPr>
        <w:pStyle w:val="footnote"/>
      </w:pPr>
      <w:r>
        <w:rPr>
          <w:rStyle w:val="FootnoteReference"/>
        </w:rPr>
        <w:footnoteRef/>
      </w:r>
      <w:r>
        <w:t xml:space="preserve"> [JS] or “tempted”</w:t>
      </w:r>
    </w:p>
  </w:footnote>
  <w:footnote w:id="535">
    <w:p w14:paraId="08EA846E" w14:textId="77777777" w:rsidR="00325E43" w:rsidRDefault="00325E43" w:rsidP="00C544D6">
      <w:pPr>
        <w:pStyle w:val="footnote"/>
      </w:pPr>
      <w:r>
        <w:rPr>
          <w:rStyle w:val="FootnoteReference"/>
        </w:rPr>
        <w:footnoteRef/>
      </w:r>
      <w:r>
        <w:t xml:space="preserve"> Num. 14:32-34.</w:t>
      </w:r>
    </w:p>
  </w:footnote>
  <w:footnote w:id="536">
    <w:p w14:paraId="27E7289C" w14:textId="49B8D2B5" w:rsidR="00325E43" w:rsidRDefault="00325E43" w:rsidP="00C544D6">
      <w:pPr>
        <w:pStyle w:val="footnote"/>
      </w:pPr>
      <w:r>
        <w:rPr>
          <w:rStyle w:val="FootnoteReference"/>
        </w:rPr>
        <w:footnoteRef/>
      </w:r>
      <w:r>
        <w:t xml:space="preserve"> Cf. Heb.3:7-11; 4:10.</w:t>
      </w:r>
    </w:p>
  </w:footnote>
  <w:footnote w:id="537">
    <w:p w14:paraId="6A0DA86F" w14:textId="27B2622D" w:rsidR="00325E43" w:rsidRDefault="00325E43" w:rsidP="00C544D6">
      <w:pPr>
        <w:pStyle w:val="footnote"/>
      </w:pPr>
      <w:r>
        <w:rPr>
          <w:rStyle w:val="FootnoteReference"/>
        </w:rPr>
        <w:footnoteRef/>
      </w:r>
      <w:r>
        <w:t xml:space="preserve"> Cf. Deut. 32:17; 1 Cor. 10:20; Psalm 105:36-38; 1 Chron. 16:26.</w:t>
      </w:r>
    </w:p>
  </w:footnote>
  <w:footnote w:id="538">
    <w:p w14:paraId="20A46088" w14:textId="101D0C08" w:rsidR="00325E43" w:rsidRDefault="00325E43" w:rsidP="00363583">
      <w:pPr>
        <w:pStyle w:val="footnote"/>
      </w:pPr>
      <w:r>
        <w:rPr>
          <w:rStyle w:val="FootnoteReference"/>
        </w:rPr>
        <w:footnoteRef/>
      </w:r>
      <w:r>
        <w:t xml:space="preserve"> [JS] or “thanksgiving”, or “praise”. Really, “thankful confession with praise”.</w:t>
      </w:r>
    </w:p>
  </w:footnote>
  <w:footnote w:id="539">
    <w:p w14:paraId="4CE9E737" w14:textId="37ADED0C" w:rsidR="00325E43" w:rsidRDefault="00325E43" w:rsidP="00363583">
      <w:pPr>
        <w:pStyle w:val="footnote"/>
      </w:pPr>
      <w:r>
        <w:rPr>
          <w:rStyle w:val="FootnoteReference"/>
        </w:rPr>
        <w:footnoteRef/>
      </w:r>
      <w:r>
        <w:t xml:space="preserve"> [JS] literally, “holy place”</w:t>
      </w:r>
    </w:p>
  </w:footnote>
  <w:footnote w:id="540">
    <w:p w14:paraId="0D26CC38" w14:textId="563291CA" w:rsidR="00325E43" w:rsidRDefault="00325E43" w:rsidP="00363583">
      <w:pPr>
        <w:pStyle w:val="footnote"/>
      </w:pPr>
      <w:r>
        <w:rPr>
          <w:rStyle w:val="FootnoteReference"/>
        </w:rPr>
        <w:footnoteRef/>
      </w:r>
      <w:r>
        <w:t xml:space="preserve"> [JS] or, “sacrifices”</w:t>
      </w:r>
    </w:p>
  </w:footnote>
  <w:footnote w:id="541">
    <w:p w14:paraId="3B6D0020" w14:textId="12CB55F6" w:rsidR="00325E43" w:rsidRDefault="00325E43" w:rsidP="00363583">
      <w:pPr>
        <w:pStyle w:val="footnote"/>
      </w:pPr>
      <w:r>
        <w:rPr>
          <w:rStyle w:val="FootnoteReference"/>
        </w:rPr>
        <w:footnoteRef/>
      </w:r>
      <w:r>
        <w:t xml:space="preserve"> [JS] “do obeisance”</w:t>
      </w:r>
    </w:p>
  </w:footnote>
  <w:footnote w:id="542">
    <w:p w14:paraId="0223F21B" w14:textId="2545193C" w:rsidR="00325E43" w:rsidRDefault="00325E43"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17DF0F4" w14:textId="601B218D" w:rsidR="00325E43" w:rsidRDefault="00325E43" w:rsidP="00445570">
      <w:pPr>
        <w:pStyle w:val="footnote"/>
      </w:pPr>
      <w:r>
        <w:rPr>
          <w:rStyle w:val="FootnoteReference"/>
        </w:rPr>
        <w:footnoteRef/>
      </w:r>
      <w:r>
        <w:t xml:space="preserve"> [JS] literally, “set right the world”.</w:t>
      </w:r>
    </w:p>
  </w:footnote>
  <w:footnote w:id="544">
    <w:p w14:paraId="29039A45" w14:textId="77777777" w:rsidR="00325E43" w:rsidRDefault="00325E43" w:rsidP="00C544D6">
      <w:pPr>
        <w:pStyle w:val="footnote"/>
      </w:pPr>
      <w:r>
        <w:rPr>
          <w:rStyle w:val="FootnoteReference"/>
        </w:rPr>
        <w:footnoteRef/>
      </w:r>
      <w:r>
        <w:t xml:space="preserve"> i.e. Let the sea dance and roar in thunderous applause as the King of Glory appears. (This line is identical with 97:7a).</w:t>
      </w:r>
    </w:p>
  </w:footnote>
  <w:footnote w:id="545">
    <w:p w14:paraId="0578D96E" w14:textId="3735D823" w:rsidR="00325E43" w:rsidRDefault="00325E43" w:rsidP="00445570">
      <w:pPr>
        <w:pStyle w:val="footnote"/>
      </w:pPr>
      <w:r>
        <w:rPr>
          <w:rStyle w:val="FootnoteReference"/>
        </w:rPr>
        <w:footnoteRef/>
      </w:r>
      <w:r>
        <w:t xml:space="preserve"> [JS] or “exult.”</w:t>
      </w:r>
    </w:p>
  </w:footnote>
  <w:footnote w:id="546">
    <w:p w14:paraId="027E6C5C" w14:textId="07849C22" w:rsidR="00325E43" w:rsidRDefault="00325E43" w:rsidP="00445570">
      <w:pPr>
        <w:pStyle w:val="footnote"/>
      </w:pPr>
      <w:r>
        <w:rPr>
          <w:rStyle w:val="FootnoteReference"/>
        </w:rPr>
        <w:footnoteRef/>
      </w:r>
      <w:r>
        <w:t xml:space="preserve"> [JS] i.e. “the the presence of the Lord”</w:t>
      </w:r>
    </w:p>
  </w:footnote>
  <w:footnote w:id="547">
    <w:p w14:paraId="502B0E29" w14:textId="363AF83B" w:rsidR="00325E43" w:rsidRDefault="00325E43" w:rsidP="00AF055B">
      <w:pPr>
        <w:pStyle w:val="footnote"/>
      </w:pPr>
      <w:r>
        <w:rPr>
          <w:rStyle w:val="FootnoteReference"/>
        </w:rPr>
        <w:footnoteRef/>
      </w:r>
      <w:r>
        <w:t xml:space="preserve"> [JS] or “keep His throne straight.”</w:t>
      </w:r>
    </w:p>
  </w:footnote>
  <w:footnote w:id="548">
    <w:p w14:paraId="0A420AC8" w14:textId="0E9B7FA2" w:rsidR="00325E43" w:rsidRDefault="00325E43" w:rsidP="00C544D6">
      <w:pPr>
        <w:pStyle w:val="footnote"/>
      </w:pPr>
      <w:r>
        <w:rPr>
          <w:rStyle w:val="FootnoteReference"/>
        </w:rPr>
        <w:footnoteRef/>
      </w:r>
      <w:r>
        <w:t xml:space="preserve"> Cf. Pss. 32:5b; 84:10b. Rom. 1:19-21; 2 Cor. 4:6; Jn. 1:14; 6:40; 17:22-24.</w:t>
      </w:r>
    </w:p>
  </w:footnote>
  <w:footnote w:id="549">
    <w:p w14:paraId="7B92C494" w14:textId="3893728C" w:rsidR="00325E43" w:rsidRDefault="00325E43" w:rsidP="00AF055B">
      <w:pPr>
        <w:pStyle w:val="footnote"/>
      </w:pPr>
      <w:r>
        <w:rPr>
          <w:rStyle w:val="FootnoteReference"/>
        </w:rPr>
        <w:footnoteRef/>
      </w:r>
      <w:r>
        <w:t xml:space="preserve"> [JS] “do obeisance to”</w:t>
      </w:r>
    </w:p>
  </w:footnote>
  <w:footnote w:id="550">
    <w:p w14:paraId="3C69AEE3" w14:textId="2FCFF9DA" w:rsidR="00325E43" w:rsidRDefault="00325E43" w:rsidP="00AF055B">
      <w:pPr>
        <w:pStyle w:val="footnote"/>
      </w:pPr>
      <w:r>
        <w:rPr>
          <w:rStyle w:val="FootnoteReference"/>
        </w:rPr>
        <w:footnoteRef/>
      </w:r>
      <w:r>
        <w:t xml:space="preserve"> [JS] “do obeisance to”</w:t>
      </w:r>
    </w:p>
  </w:footnote>
  <w:footnote w:id="551">
    <w:p w14:paraId="7E0327B2" w14:textId="516E0233" w:rsidR="00325E43" w:rsidRDefault="00325E43" w:rsidP="00AF055B">
      <w:pPr>
        <w:pStyle w:val="footnote"/>
      </w:pPr>
      <w:r>
        <w:rPr>
          <w:rStyle w:val="FootnoteReference"/>
        </w:rPr>
        <w:footnoteRef/>
      </w:r>
      <w:r>
        <w:t xml:space="preserve"> [JS] Fr. Lazarus has “lives”</w:t>
      </w:r>
    </w:p>
  </w:footnote>
  <w:footnote w:id="552">
    <w:p w14:paraId="202D3E03" w14:textId="48C7AC7B" w:rsidR="00325E43" w:rsidRDefault="00325E43"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22A45999" w14:textId="660B33F2" w:rsidR="00325E43" w:rsidRDefault="00325E43"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160E0C3D" w14:textId="77777777" w:rsidR="00325E43" w:rsidRDefault="00325E43" w:rsidP="00C544D6">
      <w:pPr>
        <w:pStyle w:val="footnote"/>
      </w:pPr>
      <w:r>
        <w:rPr>
          <w:rStyle w:val="FootnoteReference"/>
        </w:rPr>
        <w:footnoteRef/>
      </w:r>
      <w:r>
        <w:t xml:space="preserve"> Rev. 4:6, Ezek. 1:5-10.</w:t>
      </w:r>
    </w:p>
  </w:footnote>
  <w:footnote w:id="555">
    <w:p w14:paraId="2C987C7D" w14:textId="7DA14E0E" w:rsidR="00325E43" w:rsidRDefault="00325E43" w:rsidP="006263C2">
      <w:pPr>
        <w:pStyle w:val="footnote"/>
      </w:pPr>
      <w:r>
        <w:rPr>
          <w:rStyle w:val="FootnoteReference"/>
        </w:rPr>
        <w:footnoteRef/>
      </w:r>
      <w:r>
        <w:t xml:space="preserve"> [JS] The word conveys both confessing Him and thanking or praising Him.</w:t>
      </w:r>
    </w:p>
  </w:footnote>
  <w:footnote w:id="556">
    <w:p w14:paraId="5846482D" w14:textId="3A662ECC" w:rsidR="00325E43" w:rsidRDefault="00325E43" w:rsidP="006263C2">
      <w:pPr>
        <w:pStyle w:val="footnote"/>
      </w:pPr>
      <w:r>
        <w:rPr>
          <w:rStyle w:val="FootnoteReference"/>
        </w:rPr>
        <w:footnoteRef/>
      </w:r>
      <w:r>
        <w:t xml:space="preserve"> [JS] Fr. Lazarus has “laws”</w:t>
      </w:r>
    </w:p>
  </w:footnote>
  <w:footnote w:id="557">
    <w:p w14:paraId="2FC019B3" w14:textId="70AAB5D0" w:rsidR="00325E43" w:rsidRDefault="00325E43" w:rsidP="006263C2">
      <w:pPr>
        <w:pStyle w:val="footnote"/>
      </w:pPr>
      <w:r>
        <w:rPr>
          <w:rStyle w:val="FootnoteReference"/>
        </w:rPr>
        <w:footnoteRef/>
      </w:r>
      <w:r>
        <w:t xml:space="preserve"> [JS] “do obeisance”, commonly rendered “worship”</w:t>
      </w:r>
    </w:p>
  </w:footnote>
  <w:footnote w:id="558">
    <w:p w14:paraId="7386C0B1" w14:textId="0080D811" w:rsidR="00325E43" w:rsidRDefault="00325E43" w:rsidP="004A1997">
      <w:pPr>
        <w:pStyle w:val="footnote"/>
      </w:pPr>
      <w:r>
        <w:rPr>
          <w:rStyle w:val="FootnoteReference"/>
        </w:rPr>
        <w:footnoteRef/>
      </w:r>
      <w:r>
        <w:t xml:space="preserve"> [JS] Fr. Lazarus has “correcting”</w:t>
      </w:r>
    </w:p>
  </w:footnote>
  <w:footnote w:id="559">
    <w:p w14:paraId="273EA178" w14:textId="4DFF2FD9" w:rsidR="00325E43" w:rsidRDefault="00325E43" w:rsidP="004A1997">
      <w:pPr>
        <w:pStyle w:val="footnote"/>
      </w:pPr>
      <w:r>
        <w:rPr>
          <w:rStyle w:val="FootnoteReference"/>
        </w:rPr>
        <w:footnoteRef/>
      </w:r>
      <w:r>
        <w:t xml:space="preserve"> [JS] “do obeisance” or “fall down”</w:t>
      </w:r>
    </w:p>
  </w:footnote>
  <w:footnote w:id="560">
    <w:p w14:paraId="6E38F9F7" w14:textId="307328EF" w:rsidR="00325E43" w:rsidRDefault="00325E43" w:rsidP="0016307C">
      <w:pPr>
        <w:pStyle w:val="footnote"/>
      </w:pPr>
      <w:r>
        <w:rPr>
          <w:rStyle w:val="FootnoteReference"/>
        </w:rPr>
        <w:footnoteRef/>
      </w:r>
      <w:r>
        <w:t xml:space="preserve"> [JS] as in “acknowledging”, or “thankfully confessing Him with praise”, not “confessing sins”</w:t>
      </w:r>
    </w:p>
  </w:footnote>
  <w:footnote w:id="561">
    <w:p w14:paraId="346D7C50" w14:textId="6DED6982" w:rsidR="00325E43" w:rsidRDefault="00325E43" w:rsidP="0016307C">
      <w:pPr>
        <w:pStyle w:val="footnote"/>
      </w:pPr>
      <w:r>
        <w:rPr>
          <w:rStyle w:val="FootnoteReference"/>
        </w:rPr>
        <w:footnoteRef/>
      </w:r>
      <w:r>
        <w:t xml:space="preserve"> [JS] or, “and not we Him”</w:t>
      </w:r>
    </w:p>
  </w:footnote>
  <w:footnote w:id="562">
    <w:p w14:paraId="14022FB6" w14:textId="4CE3B2A5" w:rsidR="00325E43" w:rsidRDefault="00325E43" w:rsidP="0016307C">
      <w:pPr>
        <w:pStyle w:val="footnote"/>
      </w:pPr>
      <w:r>
        <w:rPr>
          <w:rStyle w:val="FootnoteReference"/>
        </w:rPr>
        <w:footnoteRef/>
      </w:r>
      <w:r>
        <w:t xml:space="preserve"> [JS] not confession of sins, but confessing Him, with thanksgiving and praise.</w:t>
      </w:r>
    </w:p>
  </w:footnote>
  <w:footnote w:id="563">
    <w:p w14:paraId="74BE8AB4" w14:textId="15E7B0AD" w:rsidR="00325E43" w:rsidRDefault="00325E43" w:rsidP="00C050C7">
      <w:pPr>
        <w:pStyle w:val="footnote"/>
      </w:pPr>
      <w:r>
        <w:rPr>
          <w:rStyle w:val="FootnoteReference"/>
        </w:rPr>
        <w:footnoteRef/>
      </w:r>
      <w:r>
        <w:t xml:space="preserve"> [JS] or “do wrong,” or “the workers of iniquity”</w:t>
      </w:r>
    </w:p>
  </w:footnote>
  <w:footnote w:id="564">
    <w:p w14:paraId="4E28D6F6" w14:textId="75DDD646" w:rsidR="00325E43" w:rsidRDefault="00325E43" w:rsidP="00CD361B">
      <w:pPr>
        <w:pStyle w:val="footnote"/>
      </w:pPr>
      <w:r>
        <w:rPr>
          <w:rStyle w:val="FootnoteReference"/>
        </w:rPr>
        <w:footnoteRef/>
      </w:r>
      <w:r>
        <w:t xml:space="preserve"> [JS] or proud/haughty eyes.</w:t>
      </w:r>
    </w:p>
  </w:footnote>
  <w:footnote w:id="565">
    <w:p w14:paraId="33F848D7" w14:textId="77777777" w:rsidR="00325E43" w:rsidRDefault="00325E43" w:rsidP="00C544D6">
      <w:pPr>
        <w:pStyle w:val="footnote"/>
      </w:pPr>
      <w:r>
        <w:rPr>
          <w:rStyle w:val="FootnoteReference"/>
        </w:rPr>
        <w:footnoteRef/>
      </w:r>
      <w:r>
        <w:t xml:space="preserve"> Daily I pray for the lost. Sinners are slain by conversion into believers, saints, friends and lovers.</w:t>
      </w:r>
    </w:p>
  </w:footnote>
  <w:footnote w:id="566">
    <w:p w14:paraId="570F4149" w14:textId="77777777" w:rsidR="00325E43" w:rsidRDefault="00325E43" w:rsidP="00C544D6">
      <w:pPr>
        <w:pStyle w:val="footnote"/>
      </w:pPr>
      <w:r>
        <w:rPr>
          <w:rStyle w:val="FootnoteReference"/>
        </w:rPr>
        <w:footnoteRef/>
      </w:r>
      <w:r>
        <w:t xml:space="preserve"> Peter praised and confessed Christ, yet later he swore he did not know Him (Mt. 26:74; Mk. 14:71).</w:t>
      </w:r>
    </w:p>
  </w:footnote>
  <w:footnote w:id="567">
    <w:p w14:paraId="7F487DE9" w14:textId="1D877FA2" w:rsidR="00325E43" w:rsidRDefault="00325E43" w:rsidP="00C544D6">
      <w:pPr>
        <w:pStyle w:val="footnote"/>
      </w:pPr>
      <w:r>
        <w:rPr>
          <w:rStyle w:val="FootnoteReference"/>
        </w:rPr>
        <w:footnoteRef/>
      </w:r>
      <w:r>
        <w:t xml:space="preserve"> Cf. Ps. 38:7a.</w:t>
      </w:r>
    </w:p>
  </w:footnote>
  <w:footnote w:id="568">
    <w:p w14:paraId="1B133F2B" w14:textId="56FE4EC3" w:rsidR="00325E43" w:rsidRDefault="00325E43"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4C6B2146" w14:textId="77777777" w:rsidR="00325E43" w:rsidRDefault="00325E43" w:rsidP="00C544D6">
      <w:pPr>
        <w:pStyle w:val="footnote"/>
      </w:pPr>
      <w:r>
        <w:rPr>
          <w:rStyle w:val="FootnoteReference"/>
        </w:rPr>
        <w:footnoteRef/>
      </w:r>
      <w:r>
        <w:t xml:space="preserve"> descendants: </w:t>
      </w:r>
      <w:r w:rsidRPr="00A80C80">
        <w:rPr>
          <w:i/>
        </w:rPr>
        <w:t>lit</w:t>
      </w:r>
      <w:r>
        <w:t>. seed. Verses 26-28 are quoted at Heb. 1:10-12; 13:8.</w:t>
      </w:r>
    </w:p>
  </w:footnote>
  <w:footnote w:id="570">
    <w:p w14:paraId="44E84D4D" w14:textId="77777777" w:rsidR="00325E43" w:rsidRDefault="00325E43" w:rsidP="00C544D6">
      <w:pPr>
        <w:pStyle w:val="footnote"/>
      </w:pPr>
      <w:r>
        <w:rPr>
          <w:rStyle w:val="FootnoteReference"/>
        </w:rPr>
        <w:footnoteRef/>
      </w:r>
      <w:r>
        <w:t xml:space="preserve"> ‘God is love’ (1 John 4:8,16).</w:t>
      </w:r>
    </w:p>
  </w:footnote>
  <w:footnote w:id="571">
    <w:p w14:paraId="169A7896" w14:textId="77777777" w:rsidR="00325E43" w:rsidRDefault="00325E43" w:rsidP="00C37403">
      <w:pPr>
        <w:pStyle w:val="footnote"/>
      </w:pPr>
      <w:r>
        <w:rPr>
          <w:rStyle w:val="FootnoteReference"/>
        </w:rPr>
        <w:footnoteRef/>
      </w:r>
      <w:r>
        <w:t xml:space="preserve"> [JS] NETS has “who is very conciliatory towards all your acts of lawlessness”</w:t>
      </w:r>
    </w:p>
  </w:footnote>
  <w:footnote w:id="572">
    <w:p w14:paraId="1EEA58C5" w14:textId="195647BB" w:rsidR="00325E43" w:rsidRDefault="00325E43" w:rsidP="00C544D6">
      <w:pPr>
        <w:pStyle w:val="footnote"/>
      </w:pPr>
      <w:r>
        <w:rPr>
          <w:rStyle w:val="FootnoteReference"/>
        </w:rPr>
        <w:footnoteRef/>
      </w:r>
      <w:r>
        <w:t xml:space="preserve"> Cf. Ps. 147:8.</w:t>
      </w:r>
    </w:p>
  </w:footnote>
  <w:footnote w:id="573">
    <w:p w14:paraId="10DD3F1E" w14:textId="3BA67187" w:rsidR="00325E43" w:rsidRDefault="00325E43" w:rsidP="00B513C1">
      <w:pPr>
        <w:pStyle w:val="footnote"/>
      </w:pPr>
      <w:r>
        <w:rPr>
          <w:rStyle w:val="FootnoteReference"/>
        </w:rPr>
        <w:footnoteRef/>
      </w:r>
      <w:r>
        <w:t xml:space="preserve"> [JS] or “long-suffering”</w:t>
      </w:r>
    </w:p>
  </w:footnote>
  <w:footnote w:id="574">
    <w:p w14:paraId="3C4F2E7D" w14:textId="704C8BBC" w:rsidR="00325E43" w:rsidRDefault="00325E43" w:rsidP="001566BD">
      <w:pPr>
        <w:pStyle w:val="footnote"/>
      </w:pPr>
      <w:r>
        <w:rPr>
          <w:rStyle w:val="FootnoteReference"/>
        </w:rPr>
        <w:footnoteRef/>
      </w:r>
      <w:r>
        <w:t xml:space="preserve"> [JS] or “transgressions”</w:t>
      </w:r>
    </w:p>
  </w:footnote>
  <w:footnote w:id="575">
    <w:p w14:paraId="1F5C3038" w14:textId="77777777" w:rsidR="00325E43" w:rsidRDefault="00325E43" w:rsidP="00C544D6">
      <w:pPr>
        <w:pStyle w:val="footnote"/>
      </w:pPr>
      <w:r>
        <w:rPr>
          <w:rStyle w:val="FootnoteReference"/>
        </w:rPr>
        <w:footnoteRef/>
      </w:r>
      <w:r>
        <w:t xml:space="preserve"> East and West intersecting heaven and earth forms the Cross to which our sins were nailed (Col. 1:20; 2:14).</w:t>
      </w:r>
    </w:p>
  </w:footnote>
  <w:footnote w:id="576">
    <w:p w14:paraId="091111BB" w14:textId="79454437" w:rsidR="00325E43" w:rsidRDefault="00325E43" w:rsidP="00417F44">
      <w:pPr>
        <w:pStyle w:val="footnote"/>
      </w:pPr>
      <w:r>
        <w:rPr>
          <w:rStyle w:val="FootnoteReference"/>
        </w:rPr>
        <w:footnoteRef/>
      </w:r>
      <w:r>
        <w:t xml:space="preserve"> [JS] wind, or breath, spirit. The analogy is to “as the spirit passes from man, and he does not exist.”</w:t>
      </w:r>
    </w:p>
  </w:footnote>
  <w:footnote w:id="577">
    <w:p w14:paraId="2EB2A618" w14:textId="77777777" w:rsidR="00325E43" w:rsidRDefault="00325E43" w:rsidP="00C544D6">
      <w:pPr>
        <w:pStyle w:val="footnote"/>
      </w:pPr>
      <w:r>
        <w:rPr>
          <w:rStyle w:val="FootnoteReference"/>
        </w:rPr>
        <w:footnoteRef/>
      </w:r>
      <w:r>
        <w:t xml:space="preserve"> embraces all: </w:t>
      </w:r>
      <w:r w:rsidRPr="00A80C80">
        <w:rPr>
          <w:i/>
        </w:rPr>
        <w:t>or</w:t>
      </w:r>
      <w:r>
        <w:t>, ‘rules over all.’</w:t>
      </w:r>
    </w:p>
  </w:footnote>
  <w:footnote w:id="578">
    <w:p w14:paraId="74ECADBE" w14:textId="66332B8C" w:rsidR="00325E43" w:rsidRDefault="00325E43" w:rsidP="00342E73">
      <w:pPr>
        <w:pStyle w:val="footnote"/>
      </w:pPr>
      <w:r>
        <w:rPr>
          <w:rStyle w:val="FootnoteReference"/>
        </w:rPr>
        <w:footnoteRef/>
      </w:r>
      <w:r>
        <w:t xml:space="preserve"> [JS] Fr. Lazarus has “very great”</w:t>
      </w:r>
    </w:p>
  </w:footnote>
  <w:footnote w:id="579">
    <w:p w14:paraId="4F7FE92C" w14:textId="411FA40A" w:rsidR="00325E43" w:rsidRDefault="00325E43" w:rsidP="00342E73">
      <w:pPr>
        <w:pStyle w:val="footnote"/>
      </w:pPr>
      <w:r>
        <w:rPr>
          <w:rStyle w:val="FootnoteReference"/>
        </w:rPr>
        <w:footnoteRef/>
      </w:r>
      <w:r>
        <w:t xml:space="preserve"> [JS] or “thanksgiving,” or “thankful confession with praise”</w:t>
      </w:r>
    </w:p>
  </w:footnote>
  <w:footnote w:id="580">
    <w:p w14:paraId="169AA0B7" w14:textId="592F3FAF" w:rsidR="00325E43" w:rsidRDefault="00325E43"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6BB1365A" w14:textId="27497F37" w:rsidR="00325E43" w:rsidRDefault="00325E43" w:rsidP="00342E73">
      <w:pPr>
        <w:pStyle w:val="footnote"/>
      </w:pPr>
      <w:r>
        <w:rPr>
          <w:rStyle w:val="FootnoteReference"/>
        </w:rPr>
        <w:footnoteRef/>
      </w:r>
      <w:r>
        <w:t xml:space="preserve"> [JS] or “makes the clouds His chariot”</w:t>
      </w:r>
    </w:p>
  </w:footnote>
  <w:footnote w:id="582">
    <w:p w14:paraId="62DF6E81" w14:textId="51054D24" w:rsidR="00325E43" w:rsidRDefault="00325E43" w:rsidP="00342E73">
      <w:pPr>
        <w:pStyle w:val="footnote"/>
      </w:pPr>
      <w:r>
        <w:rPr>
          <w:rStyle w:val="FootnoteReference"/>
        </w:rPr>
        <w:footnoteRef/>
      </w:r>
      <w:r>
        <w:t xml:space="preserve"> [JS] or “messengers”</w:t>
      </w:r>
    </w:p>
  </w:footnote>
  <w:footnote w:id="583">
    <w:p w14:paraId="168D3C90" w14:textId="7FDCEE0D" w:rsidR="00325E43" w:rsidRDefault="00325E43" w:rsidP="00342E73">
      <w:pPr>
        <w:pStyle w:val="footnote"/>
      </w:pPr>
      <w:r>
        <w:rPr>
          <w:rStyle w:val="FootnoteReference"/>
        </w:rPr>
        <w:footnoteRef/>
      </w:r>
      <w:r>
        <w:t xml:space="preserve"> [JS] Fr. Lazarus has “servants”</w:t>
      </w:r>
    </w:p>
  </w:footnote>
  <w:footnote w:id="584">
    <w:p w14:paraId="45145696" w14:textId="77777777" w:rsidR="00325E43" w:rsidRDefault="00325E43" w:rsidP="00C544D6">
      <w:pPr>
        <w:pStyle w:val="footnote"/>
      </w:pPr>
      <w:r>
        <w:rPr>
          <w:rStyle w:val="FootnoteReference"/>
        </w:rPr>
        <w:footnoteRef/>
      </w:r>
      <w:r>
        <w:t xml:space="preserve"> Heb. 1:7; Ezek. 1:14; 2 Esdras 8:22.</w:t>
      </w:r>
    </w:p>
  </w:footnote>
  <w:footnote w:id="585">
    <w:p w14:paraId="0185F645" w14:textId="47FC8356" w:rsidR="00325E43" w:rsidRDefault="00325E43" w:rsidP="00342E73">
      <w:pPr>
        <w:pStyle w:val="footnote"/>
      </w:pPr>
      <w:r>
        <w:rPr>
          <w:rStyle w:val="FootnoteReference"/>
        </w:rPr>
        <w:footnoteRef/>
      </w:r>
      <w:r>
        <w:t xml:space="preserve"> [JS] Fr. Lazarus has “axis”</w:t>
      </w:r>
    </w:p>
  </w:footnote>
  <w:footnote w:id="586">
    <w:p w14:paraId="62442F76" w14:textId="4CE61300" w:rsidR="00325E43" w:rsidRDefault="00325E43" w:rsidP="00342E73">
      <w:pPr>
        <w:pStyle w:val="footnote"/>
      </w:pPr>
      <w:r>
        <w:rPr>
          <w:rStyle w:val="FootnoteReference"/>
        </w:rPr>
        <w:footnoteRef/>
      </w:r>
      <w:r>
        <w:t xml:space="preserve"> [JS] Fr. Lazarus has “wander”. NETS has “be tilted”</w:t>
      </w:r>
    </w:p>
  </w:footnote>
  <w:footnote w:id="587">
    <w:p w14:paraId="1733D904" w14:textId="3B68C5C6" w:rsidR="00325E43" w:rsidRDefault="00325E43" w:rsidP="006A0F54">
      <w:pPr>
        <w:pStyle w:val="footnote"/>
      </w:pPr>
      <w:r>
        <w:rPr>
          <w:rStyle w:val="FootnoteReference"/>
        </w:rPr>
        <w:footnoteRef/>
      </w:r>
      <w:r>
        <w:t xml:space="preserve"> [JS] literally, “founded”</w:t>
      </w:r>
    </w:p>
  </w:footnote>
  <w:footnote w:id="588">
    <w:p w14:paraId="2075EA79" w14:textId="5E6B474F" w:rsidR="00325E43" w:rsidRDefault="00325E43" w:rsidP="006A0F54">
      <w:pPr>
        <w:pStyle w:val="footnote"/>
      </w:pPr>
      <w:r>
        <w:rPr>
          <w:rStyle w:val="FootnoteReference"/>
        </w:rPr>
        <w:footnoteRef/>
      </w:r>
      <w:r>
        <w:t xml:space="preserve"> [JS] or “takes the lead among them”</w:t>
      </w:r>
    </w:p>
  </w:footnote>
  <w:footnote w:id="589">
    <w:p w14:paraId="28E7BE34" w14:textId="16676F65" w:rsidR="00325E43" w:rsidRDefault="00325E43" w:rsidP="001566BD">
      <w:pPr>
        <w:pStyle w:val="footnote"/>
      </w:pPr>
      <w:r>
        <w:rPr>
          <w:rStyle w:val="FootnoteReference"/>
        </w:rPr>
        <w:footnoteRef/>
      </w:r>
      <w:r>
        <w:t xml:space="preserve"> [JS] or “serpent”</w:t>
      </w:r>
    </w:p>
  </w:footnote>
  <w:footnote w:id="590">
    <w:p w14:paraId="11DE9B53" w14:textId="0A5609C6" w:rsidR="00325E43" w:rsidRDefault="00325E43" w:rsidP="00915FD3">
      <w:pPr>
        <w:pStyle w:val="footnote"/>
      </w:pPr>
      <w:r>
        <w:rPr>
          <w:rStyle w:val="FootnoteReference"/>
        </w:rPr>
        <w:footnoteRef/>
      </w:r>
      <w:r>
        <w:t xml:space="preserve"> [JS] or, “the universe”</w:t>
      </w:r>
    </w:p>
  </w:footnote>
  <w:footnote w:id="591">
    <w:p w14:paraId="74093DC5" w14:textId="1E09F0AA" w:rsidR="00325E43" w:rsidRDefault="00325E43" w:rsidP="00915FD3">
      <w:pPr>
        <w:pStyle w:val="footnote"/>
      </w:pPr>
      <w:r>
        <w:rPr>
          <w:rStyle w:val="FootnoteReference"/>
        </w:rPr>
        <w:footnoteRef/>
      </w:r>
      <w:r>
        <w:t xml:space="preserve"> [JS] or, “breath”</w:t>
      </w:r>
    </w:p>
  </w:footnote>
  <w:footnote w:id="592">
    <w:p w14:paraId="7147B16E" w14:textId="621A8A9E" w:rsidR="00325E43" w:rsidRDefault="00325E43" w:rsidP="001566BD">
      <w:pPr>
        <w:pStyle w:val="footnote"/>
      </w:pPr>
      <w:r>
        <w:rPr>
          <w:rStyle w:val="FootnoteReference"/>
        </w:rPr>
        <w:footnoteRef/>
      </w:r>
      <w:r>
        <w:t xml:space="preserve"> [JS] Fr. Lazarus has, “meditation”</w:t>
      </w:r>
    </w:p>
  </w:footnote>
  <w:footnote w:id="593">
    <w:p w14:paraId="384A849F" w14:textId="641C79E3" w:rsidR="00325E43" w:rsidRDefault="00325E43" w:rsidP="00C544D6">
      <w:pPr>
        <w:pStyle w:val="footnote"/>
      </w:pPr>
      <w:r>
        <w:rPr>
          <w:rStyle w:val="FootnoteReference"/>
        </w:rPr>
        <w:footnoteRef/>
      </w:r>
      <w:r>
        <w:t xml:space="preserve"> Much of Psalm 104 occurs almost verbatim in 1 Chron. 16:8-22 (cf. vv. 7:36).</w:t>
      </w:r>
    </w:p>
  </w:footnote>
  <w:footnote w:id="594">
    <w:p w14:paraId="3905FF41" w14:textId="613F8D2E" w:rsidR="00325E43" w:rsidRDefault="00325E43" w:rsidP="00321F6F">
      <w:pPr>
        <w:pStyle w:val="footnote"/>
      </w:pPr>
      <w:r>
        <w:rPr>
          <w:rStyle w:val="FootnoteReference"/>
        </w:rPr>
        <w:footnoteRef/>
      </w:r>
      <w:r>
        <w:t xml:space="preserve"> [JS] or “give thanks to”. “Thankfully confess with praise”</w:t>
      </w:r>
    </w:p>
  </w:footnote>
  <w:footnote w:id="595">
    <w:p w14:paraId="01463307" w14:textId="64E551BC" w:rsidR="00325E43" w:rsidRDefault="00325E43" w:rsidP="00321F6F">
      <w:pPr>
        <w:pStyle w:val="footnote"/>
      </w:pPr>
      <w:r>
        <w:rPr>
          <w:rStyle w:val="FootnoteReference"/>
        </w:rPr>
        <w:footnoteRef/>
      </w:r>
      <w:r>
        <w:t xml:space="preserve"> [JS] or “make music to”</w:t>
      </w:r>
    </w:p>
  </w:footnote>
  <w:footnote w:id="596">
    <w:p w14:paraId="2B9E23B4" w14:textId="03FD2FE2" w:rsidR="00325E43" w:rsidRDefault="00325E43" w:rsidP="00321F6F">
      <w:pPr>
        <w:pStyle w:val="footnote"/>
      </w:pPr>
      <w:r>
        <w:rPr>
          <w:rStyle w:val="FootnoteReference"/>
        </w:rPr>
        <w:footnoteRef/>
      </w:r>
      <w:r>
        <w:t xml:space="preserve"> [JS] i.e. presence</w:t>
      </w:r>
    </w:p>
  </w:footnote>
  <w:footnote w:id="597">
    <w:p w14:paraId="2E47F8D1" w14:textId="0F7E414C" w:rsidR="00325E43" w:rsidRDefault="00325E43" w:rsidP="00F60F42">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661C891F" w14:textId="3A70284B" w:rsidR="00325E43" w:rsidRDefault="00325E43" w:rsidP="00321F6F">
      <w:pPr>
        <w:pStyle w:val="footnote"/>
      </w:pPr>
      <w:r>
        <w:rPr>
          <w:rStyle w:val="FootnoteReference"/>
        </w:rPr>
        <w:footnoteRef/>
      </w:r>
      <w:r>
        <w:t xml:space="preserve"> [JS] literally, “seed”</w:t>
      </w:r>
    </w:p>
  </w:footnote>
  <w:footnote w:id="599">
    <w:p w14:paraId="329D8569" w14:textId="5DC45E53" w:rsidR="00325E43" w:rsidRDefault="00325E43" w:rsidP="00321F6F">
      <w:pPr>
        <w:pStyle w:val="footnote"/>
      </w:pPr>
      <w:r>
        <w:rPr>
          <w:rStyle w:val="FootnoteReference"/>
        </w:rPr>
        <w:footnoteRef/>
      </w:r>
      <w:r>
        <w:t xml:space="preserve"> [JS] literally, “He remembered His covenant forever”</w:t>
      </w:r>
    </w:p>
  </w:footnote>
  <w:footnote w:id="600">
    <w:p w14:paraId="6010B733" w14:textId="6B64E095" w:rsidR="00325E43" w:rsidRDefault="00325E43" w:rsidP="00321F6F">
      <w:pPr>
        <w:pStyle w:val="footnote"/>
      </w:pPr>
      <w:r>
        <w:rPr>
          <w:rStyle w:val="FootnoteReference"/>
        </w:rPr>
        <w:footnoteRef/>
      </w:r>
      <w:r>
        <w:t xml:space="preserve"> [JS] i.e. the covenant</w:t>
      </w:r>
    </w:p>
  </w:footnote>
  <w:footnote w:id="601">
    <w:p w14:paraId="301BA381" w14:textId="3C68C9E1" w:rsidR="00325E43" w:rsidRDefault="00325E43" w:rsidP="00280E2D">
      <w:pPr>
        <w:pStyle w:val="footnote"/>
      </w:pPr>
      <w:r>
        <w:rPr>
          <w:rStyle w:val="FootnoteReference"/>
        </w:rPr>
        <w:footnoteRef/>
      </w:r>
      <w:r>
        <w:t xml:space="preserve"> [JS] or foreigners, resident aliens.</w:t>
      </w:r>
    </w:p>
  </w:footnote>
  <w:footnote w:id="602">
    <w:p w14:paraId="1DCE9038" w14:textId="77777777" w:rsidR="00325E43" w:rsidRDefault="00325E43"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187F80A0" w14:textId="77777777" w:rsidR="00325E43" w:rsidRDefault="00325E43" w:rsidP="00C544D6">
      <w:pPr>
        <w:pStyle w:val="footnote"/>
      </w:pPr>
      <w:r>
        <w:rPr>
          <w:rStyle w:val="FootnoteReference"/>
        </w:rPr>
        <w:footnoteRef/>
      </w:r>
      <w:r>
        <w:t xml:space="preserve"> caterpillars: larva of the locust.</w:t>
      </w:r>
    </w:p>
  </w:footnote>
  <w:footnote w:id="604">
    <w:p w14:paraId="6E762A27" w14:textId="77777777" w:rsidR="00325E43" w:rsidRDefault="00325E43" w:rsidP="00C544D6">
      <w:pPr>
        <w:pStyle w:val="footnote"/>
      </w:pPr>
      <w:r>
        <w:rPr>
          <w:rStyle w:val="FootnoteReference"/>
        </w:rPr>
        <w:footnoteRef/>
      </w:r>
      <w:r>
        <w:t xml:space="preserve"> Ex. 16:12-15; Jn. 6:31-35.</w:t>
      </w:r>
    </w:p>
  </w:footnote>
  <w:footnote w:id="605">
    <w:p w14:paraId="49AE41C2" w14:textId="50246779" w:rsidR="00325E43" w:rsidRDefault="00325E43" w:rsidP="00E46516">
      <w:pPr>
        <w:pStyle w:val="footnote"/>
      </w:pPr>
      <w:r>
        <w:rPr>
          <w:rStyle w:val="FootnoteReference"/>
        </w:rPr>
        <w:footnoteRef/>
      </w:r>
      <w:r>
        <w:t xml:space="preserve"> [JS] or “promise”</w:t>
      </w:r>
    </w:p>
  </w:footnote>
  <w:footnote w:id="606">
    <w:p w14:paraId="463C0491" w14:textId="77777777" w:rsidR="00325E43" w:rsidRDefault="00325E43" w:rsidP="00C544D6">
      <w:pPr>
        <w:pStyle w:val="footnote"/>
      </w:pPr>
      <w:r>
        <w:rPr>
          <w:rStyle w:val="FootnoteReference"/>
        </w:rPr>
        <w:footnoteRef/>
      </w:r>
      <w:r>
        <w:t xml:space="preserve"> Gen. 15:14.</w:t>
      </w:r>
    </w:p>
  </w:footnote>
  <w:footnote w:id="607">
    <w:p w14:paraId="078805D2" w14:textId="5FA9820B" w:rsidR="00325E43" w:rsidRDefault="00325E43"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6557E8C2" w14:textId="00E953DA" w:rsidR="00325E43" w:rsidRDefault="00325E43" w:rsidP="00854B91">
      <w:pPr>
        <w:pStyle w:val="footnote"/>
      </w:pPr>
      <w:r>
        <w:rPr>
          <w:rStyle w:val="FootnoteReference"/>
        </w:rPr>
        <w:footnoteRef/>
      </w:r>
      <w:r>
        <w:t xml:space="preserve"> [JS] or “give thanks to”. “Thankfully confess with praise”</w:t>
      </w:r>
    </w:p>
  </w:footnote>
  <w:footnote w:id="609">
    <w:p w14:paraId="08540649" w14:textId="77777777" w:rsidR="00325E43" w:rsidRDefault="00325E43" w:rsidP="00C544D6">
      <w:pPr>
        <w:pStyle w:val="footnote"/>
      </w:pPr>
      <w:r>
        <w:rPr>
          <w:rStyle w:val="FootnoteReference"/>
        </w:rPr>
        <w:footnoteRef/>
      </w:r>
      <w:r>
        <w:t xml:space="preserve"> mercy: </w:t>
      </w:r>
      <w:r w:rsidRPr="00B246C1">
        <w:rPr>
          <w:i/>
        </w:rPr>
        <w:t>or</w:t>
      </w:r>
      <w:r>
        <w:t xml:space="preserve"> love.</w:t>
      </w:r>
    </w:p>
  </w:footnote>
  <w:footnote w:id="610">
    <w:p w14:paraId="471071BF" w14:textId="61D7EC3C" w:rsidR="00325E43" w:rsidRDefault="00325E43" w:rsidP="00854B91">
      <w:pPr>
        <w:pStyle w:val="footnote"/>
      </w:pPr>
      <w:r>
        <w:rPr>
          <w:rStyle w:val="FootnoteReference"/>
        </w:rPr>
        <w:footnoteRef/>
      </w:r>
      <w:r>
        <w:t xml:space="preserve"> [JS] or “observe justice”</w:t>
      </w:r>
    </w:p>
  </w:footnote>
  <w:footnote w:id="611">
    <w:p w14:paraId="03E9E4DD" w14:textId="395B2D3C" w:rsidR="00325E43" w:rsidRDefault="00325E43" w:rsidP="00854B91">
      <w:pPr>
        <w:pStyle w:val="footnote"/>
      </w:pPr>
      <w:r>
        <w:rPr>
          <w:rStyle w:val="FootnoteReference"/>
        </w:rPr>
        <w:footnoteRef/>
      </w:r>
      <w:r>
        <w:t xml:space="preserve"> [JS] literally, “do”</w:t>
      </w:r>
    </w:p>
  </w:footnote>
  <w:footnote w:id="612">
    <w:p w14:paraId="5B7ACE2B" w14:textId="78E5BEF3" w:rsidR="00325E43" w:rsidRDefault="00325E43" w:rsidP="00854B91">
      <w:pPr>
        <w:pStyle w:val="footnote"/>
      </w:pPr>
      <w:r>
        <w:rPr>
          <w:rStyle w:val="FootnoteReference"/>
        </w:rPr>
        <w:footnoteRef/>
      </w:r>
      <w:r>
        <w:t xml:space="preserve"> [JS] or “because of the good will of Your people”</w:t>
      </w:r>
    </w:p>
  </w:footnote>
  <w:footnote w:id="613">
    <w:p w14:paraId="1A81CC74" w14:textId="6EC9F596" w:rsidR="00325E43" w:rsidRDefault="00325E43" w:rsidP="00C544D6">
      <w:pPr>
        <w:pStyle w:val="footnote"/>
      </w:pPr>
      <w:r>
        <w:rPr>
          <w:rStyle w:val="FootnoteReference"/>
        </w:rPr>
        <w:footnoteRef/>
      </w:r>
      <w:r>
        <w:t xml:space="preserve"> Cf. Mark 8:17-21; Matthew 16:9-12.</w:t>
      </w:r>
    </w:p>
  </w:footnote>
  <w:footnote w:id="614">
    <w:p w14:paraId="6D8403EE" w14:textId="7911CBB2" w:rsidR="00325E43" w:rsidRDefault="00325E43" w:rsidP="00FF4329">
      <w:pPr>
        <w:pStyle w:val="footnote"/>
      </w:pPr>
      <w:r>
        <w:rPr>
          <w:rStyle w:val="FootnoteReference"/>
        </w:rPr>
        <w:footnoteRef/>
      </w:r>
      <w:r>
        <w:t xml:space="preserve"> [JS] Fr. Lazarus has “will”</w:t>
      </w:r>
    </w:p>
  </w:footnote>
  <w:footnote w:id="615">
    <w:p w14:paraId="008D3EE2" w14:textId="77777777" w:rsidR="00325E43" w:rsidRDefault="00325E43" w:rsidP="00C544D6">
      <w:pPr>
        <w:pStyle w:val="footnote"/>
      </w:pPr>
      <w:r>
        <w:rPr>
          <w:rStyle w:val="FootnoteReference"/>
        </w:rPr>
        <w:footnoteRef/>
      </w:r>
      <w:r>
        <w:t xml:space="preserve"> Num. 11:34.</w:t>
      </w:r>
    </w:p>
  </w:footnote>
  <w:footnote w:id="616">
    <w:p w14:paraId="45B2152E" w14:textId="77777777" w:rsidR="00325E43" w:rsidRDefault="00325E43" w:rsidP="00C544D6">
      <w:pPr>
        <w:pStyle w:val="footnote"/>
      </w:pPr>
      <w:r>
        <w:rPr>
          <w:rStyle w:val="FootnoteReference"/>
        </w:rPr>
        <w:footnoteRef/>
      </w:r>
      <w:r>
        <w:t xml:space="preserve"> Num. 16:32.</w:t>
      </w:r>
    </w:p>
  </w:footnote>
  <w:footnote w:id="617">
    <w:p w14:paraId="4E447E07" w14:textId="714805BD" w:rsidR="00325E43" w:rsidRDefault="00325E43" w:rsidP="00FF4329">
      <w:pPr>
        <w:pStyle w:val="footnote"/>
      </w:pPr>
      <w:r>
        <w:rPr>
          <w:rStyle w:val="FootnoteReference"/>
        </w:rPr>
        <w:footnoteRef/>
      </w:r>
      <w:r>
        <w:t xml:space="preserve"> [JS] “did obeisance”. “bowed down to”.</w:t>
      </w:r>
    </w:p>
  </w:footnote>
  <w:footnote w:id="618">
    <w:p w14:paraId="74DDF551" w14:textId="7993EDFC" w:rsidR="00325E43" w:rsidRDefault="00325E43" w:rsidP="00FF4329">
      <w:pPr>
        <w:pStyle w:val="footnote"/>
      </w:pPr>
      <w:r>
        <w:rPr>
          <w:rStyle w:val="FootnoteReference"/>
        </w:rPr>
        <w:footnoteRef/>
      </w:r>
      <w:r>
        <w:t xml:space="preserve"> [JS] or fearful, terrible.</w:t>
      </w:r>
    </w:p>
  </w:footnote>
  <w:footnote w:id="619">
    <w:p w14:paraId="5BE35E93" w14:textId="77777777" w:rsidR="00325E43" w:rsidRDefault="00325E43" w:rsidP="00C544D6">
      <w:pPr>
        <w:pStyle w:val="footnote"/>
      </w:pPr>
      <w:r>
        <w:rPr>
          <w:rStyle w:val="FootnoteReference"/>
        </w:rPr>
        <w:footnoteRef/>
      </w:r>
      <w:r>
        <w:t xml:space="preserve"> children: </w:t>
      </w:r>
      <w:r w:rsidRPr="00B246C1">
        <w:rPr>
          <w:i/>
        </w:rPr>
        <w:t>lit</w:t>
      </w:r>
      <w:r>
        <w:t>. seed.</w:t>
      </w:r>
    </w:p>
  </w:footnote>
  <w:footnote w:id="620">
    <w:p w14:paraId="2898F4BB" w14:textId="7CD287CA" w:rsidR="00325E43" w:rsidRDefault="00325E43" w:rsidP="00335B68">
      <w:pPr>
        <w:pStyle w:val="footnote"/>
      </w:pPr>
      <w:r>
        <w:rPr>
          <w:rStyle w:val="FootnoteReference"/>
        </w:rPr>
        <w:footnoteRef/>
      </w:r>
      <w:r>
        <w:t xml:space="preserve"> [JS] or, “destruction”</w:t>
      </w:r>
    </w:p>
  </w:footnote>
  <w:footnote w:id="621">
    <w:p w14:paraId="6145EAB5" w14:textId="4C75086F" w:rsidR="00325E43" w:rsidRDefault="00325E43" w:rsidP="00335B68">
      <w:pPr>
        <w:pStyle w:val="footnote"/>
      </w:pPr>
      <w:r>
        <w:rPr>
          <w:rStyle w:val="FootnoteReference"/>
        </w:rPr>
        <w:footnoteRef/>
      </w:r>
      <w:r>
        <w:t xml:space="preserve"> [JS] or “the breach abated”</w:t>
      </w:r>
    </w:p>
  </w:footnote>
  <w:footnote w:id="622">
    <w:p w14:paraId="7BC84269" w14:textId="5FF802CF" w:rsidR="00325E43" w:rsidRDefault="00325E43" w:rsidP="00335B68">
      <w:pPr>
        <w:pStyle w:val="footnote"/>
      </w:pPr>
      <w:r>
        <w:rPr>
          <w:rStyle w:val="FootnoteReference"/>
        </w:rPr>
        <w:footnoteRef/>
      </w:r>
      <w:r>
        <w:t xml:space="preserve"> [JS] or “reckoned”</w:t>
      </w:r>
    </w:p>
  </w:footnote>
  <w:footnote w:id="623">
    <w:p w14:paraId="7C896B79" w14:textId="22421F6C" w:rsidR="00325E43" w:rsidRDefault="00325E43" w:rsidP="00335B68">
      <w:pPr>
        <w:pStyle w:val="footnote"/>
      </w:pPr>
      <w:r>
        <w:rPr>
          <w:rStyle w:val="FootnoteReference"/>
        </w:rPr>
        <w:footnoteRef/>
      </w:r>
      <w:r>
        <w:t xml:space="preserve"> [JS] literally “mingled” and “works”</w:t>
      </w:r>
    </w:p>
  </w:footnote>
  <w:footnote w:id="624">
    <w:p w14:paraId="642B0591" w14:textId="225C9085" w:rsidR="00325E43" w:rsidRDefault="00325E43" w:rsidP="00F208ED">
      <w:pPr>
        <w:pStyle w:val="footnote"/>
      </w:pPr>
      <w:r>
        <w:rPr>
          <w:rStyle w:val="FootnoteReference"/>
        </w:rPr>
        <w:footnoteRef/>
      </w:r>
      <w:r>
        <w:t xml:space="preserve"> [JS] or “give thanks to”, “thankfully confess with praise”</w:t>
      </w:r>
    </w:p>
  </w:footnote>
  <w:footnote w:id="625">
    <w:p w14:paraId="1D020CD0" w14:textId="190B32B1" w:rsidR="00325E43" w:rsidRDefault="00325E43" w:rsidP="00A87777">
      <w:pPr>
        <w:pStyle w:val="footnote"/>
      </w:pPr>
      <w:r>
        <w:rPr>
          <w:rStyle w:val="FootnoteReference"/>
        </w:rPr>
        <w:footnoteRef/>
      </w:r>
      <w:r>
        <w:t xml:space="preserve"> [JS] or “age to age”</w:t>
      </w:r>
    </w:p>
  </w:footnote>
  <w:footnote w:id="626">
    <w:p w14:paraId="0B2ABDB6" w14:textId="66F5B000" w:rsidR="00325E43" w:rsidRDefault="00325E43" w:rsidP="00F208ED">
      <w:pPr>
        <w:pStyle w:val="footnote"/>
      </w:pPr>
      <w:r>
        <w:rPr>
          <w:rStyle w:val="FootnoteReference"/>
        </w:rPr>
        <w:footnoteRef/>
      </w:r>
      <w:r>
        <w:t xml:space="preserve"> [JS] or “May it be! May it be” or “So be it! So be it!”</w:t>
      </w:r>
    </w:p>
  </w:footnote>
  <w:footnote w:id="627">
    <w:p w14:paraId="04C140F9" w14:textId="166D1F53" w:rsidR="00325E43" w:rsidRDefault="00325E43" w:rsidP="005843FD">
      <w:pPr>
        <w:pStyle w:val="footnote"/>
      </w:pPr>
      <w:r>
        <w:rPr>
          <w:rStyle w:val="FootnoteReference"/>
        </w:rPr>
        <w:footnoteRef/>
      </w:r>
      <w:r>
        <w:t xml:space="preserve"> [JS] or “give thanks to”, “thankfully confess with praise”</w:t>
      </w:r>
    </w:p>
  </w:footnote>
  <w:footnote w:id="628">
    <w:p w14:paraId="338DEC03" w14:textId="32D0A384" w:rsidR="00325E43" w:rsidRDefault="00325E43" w:rsidP="00423B80">
      <w:pPr>
        <w:pStyle w:val="footnote"/>
      </w:pPr>
      <w:r>
        <w:rPr>
          <w:rStyle w:val="FootnoteReference"/>
        </w:rPr>
        <w:footnoteRef/>
      </w:r>
      <w:r>
        <w:t xml:space="preserve"> [JS] NETS, Fr. Lazarus, and the Coptic have “sea”, others have “south”</w:t>
      </w:r>
    </w:p>
  </w:footnote>
  <w:footnote w:id="629">
    <w:p w14:paraId="6197905E" w14:textId="37F1FE6C" w:rsidR="00325E43" w:rsidRDefault="00325E43" w:rsidP="005843FD">
      <w:pPr>
        <w:pStyle w:val="footnote"/>
      </w:pPr>
      <w:r>
        <w:rPr>
          <w:rStyle w:val="FootnoteReference"/>
        </w:rPr>
        <w:footnoteRef/>
      </w:r>
      <w:r>
        <w:t xml:space="preserve"> [JS] or “praise and thank”, “thankfully confess with praise”</w:t>
      </w:r>
    </w:p>
  </w:footnote>
  <w:footnote w:id="630">
    <w:p w14:paraId="2927C9DC" w14:textId="30BA0C90" w:rsidR="00325E43" w:rsidRDefault="00325E43" w:rsidP="008B5FD0">
      <w:pPr>
        <w:pStyle w:val="footnote"/>
      </w:pPr>
      <w:r>
        <w:rPr>
          <w:rStyle w:val="FootnoteReference"/>
        </w:rPr>
        <w:footnoteRef/>
      </w:r>
      <w:r>
        <w:t xml:space="preserve"> [JS] or “praise and thank”, “thankfully confess with praise.”</w:t>
      </w:r>
    </w:p>
  </w:footnote>
  <w:footnote w:id="631">
    <w:p w14:paraId="6B4B3E8B" w14:textId="1A47DD82" w:rsidR="00325E43" w:rsidRDefault="00325E43" w:rsidP="005D0282">
      <w:pPr>
        <w:pStyle w:val="footnote"/>
      </w:pPr>
      <w:r>
        <w:rPr>
          <w:rStyle w:val="FootnoteReference"/>
        </w:rPr>
        <w:footnoteRef/>
      </w:r>
      <w:r>
        <w:t xml:space="preserve"> [JS] or “He helped them out of the way of their iniquity”</w:t>
      </w:r>
    </w:p>
  </w:footnote>
  <w:footnote w:id="632">
    <w:p w14:paraId="3CB0230A" w14:textId="77777777" w:rsidR="00325E43" w:rsidRDefault="00325E43"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4C3C4DC6" w14:textId="4D9A8A9A" w:rsidR="00325E43" w:rsidRDefault="00325E43" w:rsidP="008B5FD0">
      <w:pPr>
        <w:pStyle w:val="footnote"/>
      </w:pPr>
      <w:r>
        <w:rPr>
          <w:rStyle w:val="FootnoteReference"/>
        </w:rPr>
        <w:footnoteRef/>
      </w:r>
      <w:r>
        <w:t xml:space="preserve"> [JS] or “praise and thank”, “thankfully confess with praise”</w:t>
      </w:r>
    </w:p>
  </w:footnote>
  <w:footnote w:id="634">
    <w:p w14:paraId="678ED315" w14:textId="00F5D3AB" w:rsidR="00325E43" w:rsidRDefault="00325E43" w:rsidP="0048178C">
      <w:pPr>
        <w:pStyle w:val="footnote"/>
      </w:pPr>
      <w:r>
        <w:rPr>
          <w:rStyle w:val="FootnoteReference"/>
        </w:rPr>
        <w:footnoteRef/>
      </w:r>
      <w:r>
        <w:t xml:space="preserve"> [JS] Fr. Lazarus has “all their skill was scuttled.”</w:t>
      </w:r>
    </w:p>
  </w:footnote>
  <w:footnote w:id="635">
    <w:p w14:paraId="34CCA381" w14:textId="4D43FBED" w:rsidR="00325E43" w:rsidRDefault="00325E43" w:rsidP="0048178C">
      <w:pPr>
        <w:pStyle w:val="footnote"/>
      </w:pPr>
      <w:r>
        <w:rPr>
          <w:rStyle w:val="FootnoteReference"/>
        </w:rPr>
        <w:footnoteRef/>
      </w:r>
      <w:r>
        <w:t xml:space="preserve"> [JS] or “praise and thank”, “thankfully confess with praise”</w:t>
      </w:r>
    </w:p>
  </w:footnote>
  <w:footnote w:id="636">
    <w:p w14:paraId="4C3D1737" w14:textId="77777777" w:rsidR="00325E43" w:rsidRDefault="00325E43" w:rsidP="00C544D6">
      <w:pPr>
        <w:pStyle w:val="footnote"/>
      </w:pPr>
      <w:r>
        <w:rPr>
          <w:rStyle w:val="FootnoteReference"/>
        </w:rPr>
        <w:footnoteRef/>
      </w:r>
      <w:r>
        <w:t xml:space="preserve"> ‘mercies of the Lord’: </w:t>
      </w:r>
      <w:r w:rsidRPr="00B246C1">
        <w:rPr>
          <w:i/>
        </w:rPr>
        <w:t>or</w:t>
      </w:r>
      <w:r>
        <w:t>, the Lord’s love.</w:t>
      </w:r>
    </w:p>
  </w:footnote>
  <w:footnote w:id="637">
    <w:p w14:paraId="0ED7A10C" w14:textId="45E3CDC2" w:rsidR="00325E43" w:rsidRDefault="00325E43" w:rsidP="00F56D7A">
      <w:pPr>
        <w:pStyle w:val="footnote"/>
      </w:pPr>
      <w:r>
        <w:rPr>
          <w:rStyle w:val="FootnoteReference"/>
        </w:rPr>
        <w:footnoteRef/>
      </w:r>
      <w:r>
        <w:t xml:space="preserve"> [JS] NETS has, “make music”, OSB, “give praise”</w:t>
      </w:r>
    </w:p>
  </w:footnote>
  <w:footnote w:id="638">
    <w:p w14:paraId="004CF885" w14:textId="714969FE" w:rsidR="00325E43" w:rsidRDefault="00325E43" w:rsidP="00F56D7A">
      <w:pPr>
        <w:pStyle w:val="footnote"/>
      </w:pPr>
      <w:r>
        <w:rPr>
          <w:rStyle w:val="FootnoteReference"/>
        </w:rPr>
        <w:footnoteRef/>
      </w:r>
      <w:r>
        <w:t xml:space="preserve"> [JS] “thankfully confess You with praise”</w:t>
      </w:r>
    </w:p>
  </w:footnote>
  <w:footnote w:id="639">
    <w:p w14:paraId="5EB077FD" w14:textId="77777777" w:rsidR="00325E43" w:rsidRDefault="00325E43" w:rsidP="00C544D6">
      <w:pPr>
        <w:pStyle w:val="footnote"/>
      </w:pPr>
      <w:r>
        <w:rPr>
          <w:rStyle w:val="FootnoteReference"/>
        </w:rPr>
        <w:footnoteRef/>
      </w:r>
      <w:r>
        <w:t xml:space="preserve"> The first 6 verses of this Psalm are almost identical with Psalm 56:8-12, and the rest only differ in 3 words from 59:7-14.</w:t>
      </w:r>
    </w:p>
  </w:footnote>
  <w:footnote w:id="640">
    <w:p w14:paraId="56236551" w14:textId="3FD3F8AE" w:rsidR="00325E43" w:rsidRDefault="00325E43" w:rsidP="00F56D7A">
      <w:pPr>
        <w:pStyle w:val="footnote"/>
      </w:pPr>
      <w:r>
        <w:rPr>
          <w:rStyle w:val="FootnoteReference"/>
        </w:rPr>
        <w:footnoteRef/>
      </w:r>
      <w:r>
        <w:t xml:space="preserve"> [JS] “holy place.”</w:t>
      </w:r>
    </w:p>
  </w:footnote>
  <w:footnote w:id="641">
    <w:p w14:paraId="32F80B0A" w14:textId="77777777" w:rsidR="00325E43" w:rsidRDefault="00325E43" w:rsidP="00C544D6">
      <w:pPr>
        <w:pStyle w:val="footnote"/>
      </w:pPr>
      <w:r>
        <w:rPr>
          <w:rStyle w:val="FootnoteReference"/>
        </w:rPr>
        <w:footnoteRef/>
      </w:r>
      <w:r>
        <w:t xml:space="preserve"> See Psalm 59:10 and footnote.</w:t>
      </w:r>
    </w:p>
  </w:footnote>
  <w:footnote w:id="642">
    <w:p w14:paraId="70CC4836" w14:textId="77777777" w:rsidR="00325E43" w:rsidRDefault="00325E43"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38EEC6DA" w14:textId="0ACCF4C3" w:rsidR="00325E43" w:rsidRDefault="00325E43" w:rsidP="00814FC4">
      <w:pPr>
        <w:pStyle w:val="footnote"/>
      </w:pPr>
      <w:r>
        <w:rPr>
          <w:rStyle w:val="FootnoteReference"/>
        </w:rPr>
        <w:footnoteRef/>
      </w:r>
      <w:r>
        <w:t xml:space="preserve"> [JS] or “lawlessness”</w:t>
      </w:r>
    </w:p>
  </w:footnote>
  <w:footnote w:id="644">
    <w:p w14:paraId="67FB27B1" w14:textId="3F7103C4" w:rsidR="00325E43" w:rsidRDefault="00325E43" w:rsidP="00C544D6">
      <w:pPr>
        <w:pStyle w:val="footnote"/>
      </w:pPr>
      <w:r>
        <w:rPr>
          <w:rStyle w:val="FootnoteReference"/>
        </w:rPr>
        <w:footnoteRef/>
      </w:r>
      <w:r>
        <w:t xml:space="preserve"> Cf. Num. 5:22.</w:t>
      </w:r>
    </w:p>
  </w:footnote>
  <w:footnote w:id="645">
    <w:p w14:paraId="292E96AE" w14:textId="77777777" w:rsidR="00325E43" w:rsidRDefault="00325E43" w:rsidP="00C544D6">
      <w:pPr>
        <w:pStyle w:val="footnote"/>
      </w:pPr>
      <w:r>
        <w:rPr>
          <w:rStyle w:val="FootnoteReference"/>
        </w:rPr>
        <w:footnoteRef/>
      </w:r>
      <w:r>
        <w:t xml:space="preserve"> Mt. 27:39.</w:t>
      </w:r>
    </w:p>
  </w:footnote>
  <w:footnote w:id="646">
    <w:p w14:paraId="151268C5" w14:textId="656FFD88" w:rsidR="00325E43" w:rsidRDefault="00325E43" w:rsidP="003A31BD">
      <w:pPr>
        <w:pStyle w:val="footnote"/>
      </w:pPr>
      <w:r>
        <w:rPr>
          <w:rStyle w:val="FootnoteReference"/>
        </w:rPr>
        <w:footnoteRef/>
      </w:r>
      <w:r>
        <w:t xml:space="preserve"> [JS] or “give thanks to”. “thankfully confess with praise”</w:t>
      </w:r>
    </w:p>
  </w:footnote>
  <w:footnote w:id="647">
    <w:p w14:paraId="7B5761D5" w14:textId="1159D032" w:rsidR="00325E43" w:rsidRDefault="00325E43"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51134D" w14:textId="77777777" w:rsidR="00325E43" w:rsidRDefault="00325E43"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9">
    <w:p w14:paraId="09E5E6C1" w14:textId="13B68B37" w:rsidR="00325E43" w:rsidRDefault="00325E43" w:rsidP="00AB05E1">
      <w:pPr>
        <w:pStyle w:val="footnote"/>
      </w:pPr>
      <w:r>
        <w:rPr>
          <w:rStyle w:val="FootnoteReference"/>
        </w:rPr>
        <w:footnoteRef/>
      </w:r>
      <w:r>
        <w:t xml:space="preserve"> [JS] “with You is the dominion/rule in the day of Your power”</w:t>
      </w:r>
    </w:p>
  </w:footnote>
  <w:footnote w:id="650">
    <w:p w14:paraId="5B5E529A" w14:textId="5149157C" w:rsidR="00325E43" w:rsidRDefault="00325E43" w:rsidP="00C544D6">
      <w:pPr>
        <w:pStyle w:val="footnote"/>
      </w:pPr>
      <w:r>
        <w:rPr>
          <w:rStyle w:val="FootnoteReference"/>
        </w:rPr>
        <w:footnoteRef/>
      </w:r>
      <w:r>
        <w:t xml:space="preserve"> Cf. 1 Cor. 15:41-43.</w:t>
      </w:r>
    </w:p>
  </w:footnote>
  <w:footnote w:id="651">
    <w:p w14:paraId="58BF3DF2" w14:textId="33BF2504" w:rsidR="00325E43" w:rsidRDefault="00325E43" w:rsidP="00AB05E1">
      <w:pPr>
        <w:pStyle w:val="footnote"/>
      </w:pPr>
      <w:r>
        <w:rPr>
          <w:rStyle w:val="FootnoteReference"/>
        </w:rPr>
        <w:footnoteRef/>
      </w:r>
      <w:r>
        <w:t xml:space="preserve"> [JS] literally “morning star”</w:t>
      </w:r>
    </w:p>
  </w:footnote>
  <w:footnote w:id="652">
    <w:p w14:paraId="4C93D1C9" w14:textId="77777777" w:rsidR="00325E43" w:rsidRDefault="00325E43"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1E1E10F2" w14:textId="52211208" w:rsidR="00325E43" w:rsidRDefault="00325E43" w:rsidP="00AB05E1">
      <w:pPr>
        <w:pStyle w:val="footnote"/>
      </w:pPr>
      <w:r>
        <w:rPr>
          <w:rStyle w:val="FootnoteReference"/>
        </w:rPr>
        <w:footnoteRef/>
      </w:r>
      <w:r>
        <w:t xml:space="preserve"> [JS] Fr. Lazarus renders “repent” as “change His mind”</w:t>
      </w:r>
    </w:p>
  </w:footnote>
  <w:footnote w:id="654">
    <w:p w14:paraId="5DE3DED0" w14:textId="77777777" w:rsidR="00325E43" w:rsidRDefault="00325E43" w:rsidP="00C544D6">
      <w:pPr>
        <w:pStyle w:val="footnote"/>
      </w:pPr>
      <w:r>
        <w:rPr>
          <w:rStyle w:val="FootnoteReference"/>
        </w:rPr>
        <w:footnoteRef/>
      </w:r>
      <w:r>
        <w:t xml:space="preserve"> Heb. 7:21.</w:t>
      </w:r>
    </w:p>
  </w:footnote>
  <w:footnote w:id="655">
    <w:p w14:paraId="09E7C6C1" w14:textId="5A2E3633" w:rsidR="00325E43" w:rsidRDefault="00325E43"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5F67B7A9" w14:textId="253D54A9" w:rsidR="00325E43" w:rsidRDefault="00325E43" w:rsidP="003C200D">
      <w:pPr>
        <w:pStyle w:val="footnote"/>
      </w:pPr>
      <w:r>
        <w:rPr>
          <w:rStyle w:val="FootnoteReference"/>
        </w:rPr>
        <w:footnoteRef/>
      </w:r>
      <w:r>
        <w:t xml:space="preserve"> [JS] or “give thanks,” or “thankfully confess with praise”</w:t>
      </w:r>
    </w:p>
  </w:footnote>
  <w:footnote w:id="657">
    <w:p w14:paraId="71D97FF3" w14:textId="5ADB40B3" w:rsidR="00325E43" w:rsidRDefault="00325E43" w:rsidP="00680987">
      <w:pPr>
        <w:pStyle w:val="footnote"/>
      </w:pPr>
      <w:r>
        <w:rPr>
          <w:rStyle w:val="FootnoteReference"/>
        </w:rPr>
        <w:footnoteRef/>
      </w:r>
      <w:r>
        <w:t xml:space="preserve"> [JS] or “assembly”</w:t>
      </w:r>
    </w:p>
  </w:footnote>
  <w:footnote w:id="658">
    <w:p w14:paraId="794D19AF" w14:textId="3FB23375" w:rsidR="00325E43" w:rsidRDefault="00325E43" w:rsidP="00680987">
      <w:pPr>
        <w:pStyle w:val="footnote"/>
      </w:pPr>
      <w:r>
        <w:rPr>
          <w:rStyle w:val="FootnoteReference"/>
        </w:rPr>
        <w:footnoteRef/>
      </w:r>
      <w:r>
        <w:t xml:space="preserve"> [JS] or “sought out in all things according to His will.”</w:t>
      </w:r>
    </w:p>
  </w:footnote>
  <w:footnote w:id="659">
    <w:p w14:paraId="20B5E251" w14:textId="0958B144" w:rsidR="00325E43" w:rsidRDefault="00325E43" w:rsidP="003C200D">
      <w:pPr>
        <w:pStyle w:val="footnote"/>
      </w:pPr>
      <w:r>
        <w:rPr>
          <w:rStyle w:val="FootnoteReference"/>
        </w:rPr>
        <w:footnoteRef/>
      </w:r>
      <w:r>
        <w:t xml:space="preserve"> [JS] or “thanksgiving,” or “thankful confession with praise”</w:t>
      </w:r>
    </w:p>
  </w:footnote>
  <w:footnote w:id="660">
    <w:p w14:paraId="1BC090E3" w14:textId="77777777" w:rsidR="00325E43" w:rsidRDefault="00325E43"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458325D6" w14:textId="77777777" w:rsidR="00325E43" w:rsidRDefault="00325E43" w:rsidP="00C544D6">
      <w:pPr>
        <w:pStyle w:val="footnote"/>
      </w:pPr>
      <w:r>
        <w:rPr>
          <w:rStyle w:val="FootnoteReference"/>
        </w:rPr>
        <w:footnoteRef/>
      </w:r>
      <w:r>
        <w:t xml:space="preserve"> Gen. 6:18; 9:9f; 15; 17; Ex. 19:5; Mk. 14:24; Lk. 22:20,29,30.</w:t>
      </w:r>
    </w:p>
  </w:footnote>
  <w:footnote w:id="662">
    <w:p w14:paraId="37902716" w14:textId="6DF49123" w:rsidR="00325E43" w:rsidRDefault="00325E43" w:rsidP="001F0BA8">
      <w:pPr>
        <w:pStyle w:val="footnote"/>
      </w:pPr>
      <w:r>
        <w:rPr>
          <w:rStyle w:val="FootnoteReference"/>
        </w:rPr>
        <w:footnoteRef/>
      </w:r>
      <w:r>
        <w:t xml:space="preserve"> [JS] or “awesome”, “terrible”</w:t>
      </w:r>
    </w:p>
  </w:footnote>
  <w:footnote w:id="663">
    <w:p w14:paraId="534F669F" w14:textId="77777777" w:rsidR="00325E43" w:rsidRDefault="00325E43"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2820C079" w14:textId="019C661F" w:rsidR="00325E43" w:rsidRDefault="00325E43" w:rsidP="00C544D6">
      <w:pPr>
        <w:pStyle w:val="footnote"/>
      </w:pPr>
      <w:r>
        <w:rPr>
          <w:rStyle w:val="FootnoteReference"/>
        </w:rPr>
        <w:footnoteRef/>
      </w:r>
      <w:r>
        <w:t xml:space="preserve"> To cultivate this fear is to practice living in the presence of God, which is the height of wisdom and understanding.</w:t>
      </w:r>
    </w:p>
  </w:footnote>
  <w:footnote w:id="665">
    <w:p w14:paraId="4EC2A81B" w14:textId="24C25CFD" w:rsidR="00325E43" w:rsidRDefault="00325E43" w:rsidP="009717D4">
      <w:pPr>
        <w:pStyle w:val="footnote"/>
      </w:pPr>
      <w:r>
        <w:rPr>
          <w:rStyle w:val="FootnoteReference"/>
        </w:rPr>
        <w:footnoteRef/>
      </w:r>
      <w:r>
        <w:t xml:space="preserve"> [JS] or “endures forever and ever”</w:t>
      </w:r>
    </w:p>
  </w:footnote>
  <w:footnote w:id="666">
    <w:p w14:paraId="6ED31546" w14:textId="32850D5D" w:rsidR="00325E43" w:rsidRDefault="00325E43" w:rsidP="00081087">
      <w:pPr>
        <w:pStyle w:val="footnote"/>
      </w:pPr>
      <w:r>
        <w:rPr>
          <w:rStyle w:val="FootnoteReference"/>
        </w:rPr>
        <w:footnoteRef/>
      </w:r>
      <w:r>
        <w:t xml:space="preserve"> [JS] or “dawned”</w:t>
      </w:r>
    </w:p>
  </w:footnote>
  <w:footnote w:id="667">
    <w:p w14:paraId="56F05B01" w14:textId="70E648CE" w:rsidR="00325E43" w:rsidRDefault="00325E43" w:rsidP="00081087">
      <w:pPr>
        <w:pStyle w:val="footnote"/>
      </w:pPr>
      <w:r>
        <w:rPr>
          <w:rStyle w:val="FootnoteReference"/>
        </w:rPr>
        <w:footnoteRef/>
      </w:r>
      <w:r>
        <w:t xml:space="preserve"> [JS] NETS interprets this as “He scattered [His enemies]”</w:t>
      </w:r>
    </w:p>
  </w:footnote>
  <w:footnote w:id="668">
    <w:p w14:paraId="246FBDEA" w14:textId="2D78AE51" w:rsidR="00325E43" w:rsidRDefault="00325E43" w:rsidP="00081087">
      <w:pPr>
        <w:pStyle w:val="footnote"/>
      </w:pPr>
      <w:r>
        <w:rPr>
          <w:rStyle w:val="FootnoteReference"/>
        </w:rPr>
        <w:footnoteRef/>
      </w:r>
      <w:r>
        <w:t xml:space="preserve"> [JS] or “contines forever and ever”</w:t>
      </w:r>
    </w:p>
  </w:footnote>
  <w:footnote w:id="669">
    <w:p w14:paraId="58019E44" w14:textId="02459B25" w:rsidR="00325E43" w:rsidRDefault="00325E43" w:rsidP="00081087">
      <w:pPr>
        <w:pStyle w:val="footnote"/>
      </w:pPr>
      <w:r>
        <w:rPr>
          <w:rStyle w:val="FootnoteReference"/>
        </w:rPr>
        <w:footnoteRef/>
      </w:r>
      <w:r>
        <w:t xml:space="preserve"> [JS] or “he will be raised to power and glory.”</w:t>
      </w:r>
    </w:p>
  </w:footnote>
  <w:footnote w:id="670">
    <w:p w14:paraId="0B84AC37" w14:textId="74BB2C6D" w:rsidR="00325E43" w:rsidRDefault="00325E43" w:rsidP="00C544D6">
      <w:pPr>
        <w:pStyle w:val="footnote"/>
      </w:pPr>
      <w:r>
        <w:rPr>
          <w:rStyle w:val="FootnoteReference"/>
        </w:rPr>
        <w:footnoteRef/>
      </w:r>
      <w:r>
        <w:t xml:space="preserve"> ‘The world is passing away, and the desire for it; but anyone who does the will of God lives forever’ (1 Jn. 2:17).</w:t>
      </w:r>
    </w:p>
  </w:footnote>
  <w:footnote w:id="671">
    <w:p w14:paraId="7BCF6DAD" w14:textId="145C36D2" w:rsidR="00325E43" w:rsidRDefault="00325E43"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5B7D718A" w14:textId="55E58CE6" w:rsidR="00325E43" w:rsidRDefault="00325E43" w:rsidP="00694704">
      <w:pPr>
        <w:pStyle w:val="footnote"/>
      </w:pPr>
      <w:r>
        <w:rPr>
          <w:rStyle w:val="FootnoteReference"/>
        </w:rPr>
        <w:footnoteRef/>
      </w:r>
      <w:r>
        <w:t xml:space="preserve"> [JS] all others have “servants”, but Fr. Athanasius from the Coptic has “children”, which Fr. Lazarus has as well.</w:t>
      </w:r>
    </w:p>
  </w:footnote>
  <w:footnote w:id="673">
    <w:p w14:paraId="5FAF92C9" w14:textId="77777777" w:rsidR="00325E43" w:rsidRDefault="00325E43" w:rsidP="00C544D6">
      <w:pPr>
        <w:pStyle w:val="footnote"/>
      </w:pPr>
      <w:r>
        <w:rPr>
          <w:rStyle w:val="FootnoteReference"/>
        </w:rPr>
        <w:footnoteRef/>
      </w:r>
      <w:r>
        <w:t xml:space="preserve"> Ex. 19:6; 29:43-46; Deut. 27:9; Is. 63:18,19; Jer. 2:3; 2 Cor. 6:16.</w:t>
      </w:r>
    </w:p>
  </w:footnote>
  <w:footnote w:id="674">
    <w:p w14:paraId="6D9F1C7B" w14:textId="0AA2BDBF" w:rsidR="00325E43" w:rsidRDefault="00325E43"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0C14975E" w14:textId="016BE0A8" w:rsidR="00325E43" w:rsidRDefault="00325E43" w:rsidP="00C544D6">
      <w:pPr>
        <w:pStyle w:val="footnote"/>
      </w:pPr>
      <w:r>
        <w:rPr>
          <w:rStyle w:val="FootnoteReference"/>
        </w:rPr>
        <w:footnoteRef/>
      </w:r>
      <w:r>
        <w:t xml:space="preserve"> Earth rocked and rolled in travail at the birth of a nation (cf. Jn. 16:20-22).</w:t>
      </w:r>
    </w:p>
  </w:footnote>
  <w:footnote w:id="676">
    <w:p w14:paraId="57A4E776" w14:textId="40FC4D7E" w:rsidR="00325E43" w:rsidRDefault="00325E43" w:rsidP="004446FE">
      <w:pPr>
        <w:pStyle w:val="footnote"/>
      </w:pPr>
      <w:r>
        <w:rPr>
          <w:rStyle w:val="FootnoteReference"/>
        </w:rPr>
        <w:footnoteRef/>
      </w:r>
      <w:r>
        <w:t xml:space="preserve"> [JS] or “presence”</w:t>
      </w:r>
    </w:p>
  </w:footnote>
  <w:footnote w:id="677">
    <w:p w14:paraId="0CFFAE38" w14:textId="5E3C02BC" w:rsidR="00325E43" w:rsidRDefault="00325E43" w:rsidP="00C544D6">
      <w:pPr>
        <w:pStyle w:val="footnote"/>
      </w:pPr>
      <w:r>
        <w:rPr>
          <w:rStyle w:val="FootnoteReference"/>
        </w:rPr>
        <w:footnoteRef/>
      </w:r>
      <w:r>
        <w:t xml:space="preserve"> Cf. John 1:18; 3:13; Wisdom 18:16.</w:t>
      </w:r>
    </w:p>
  </w:footnote>
  <w:footnote w:id="678">
    <w:p w14:paraId="47CB4F3E" w14:textId="77777777" w:rsidR="00325E43" w:rsidRDefault="00325E43"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0F48768" w14:textId="75F7FA85" w:rsidR="00325E43" w:rsidRDefault="00325E43" w:rsidP="00BD138C">
      <w:pPr>
        <w:pStyle w:val="footnote"/>
      </w:pPr>
      <w:r>
        <w:rPr>
          <w:rStyle w:val="FootnoteReference"/>
        </w:rPr>
        <w:footnoteRef/>
      </w:r>
      <w:r>
        <w:t xml:space="preserve"> [JS] or “from now and forevermore.”</w:t>
      </w:r>
    </w:p>
  </w:footnote>
  <w:footnote w:id="680">
    <w:p w14:paraId="5DABE081" w14:textId="210E3418" w:rsidR="00325E43" w:rsidRDefault="00325E43"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FB65011" w14:textId="5A457A03" w:rsidR="00325E43" w:rsidRDefault="00325E43" w:rsidP="00D27B1F">
      <w:pPr>
        <w:pStyle w:val="footnote"/>
      </w:pPr>
      <w:r>
        <w:rPr>
          <w:rStyle w:val="FootnoteReference"/>
        </w:rPr>
        <w:footnoteRef/>
      </w:r>
      <w:r>
        <w:t xml:space="preserve"> [JS] or “cry”</w:t>
      </w:r>
    </w:p>
  </w:footnote>
  <w:footnote w:id="682">
    <w:p w14:paraId="181149B5" w14:textId="32524C88" w:rsidR="00325E43" w:rsidRDefault="00325E43" w:rsidP="00D27B1F">
      <w:pPr>
        <w:pStyle w:val="footnote"/>
      </w:pPr>
      <w:r>
        <w:rPr>
          <w:rStyle w:val="FootnoteReference"/>
        </w:rPr>
        <w:footnoteRef/>
      </w:r>
      <w:r>
        <w:t xml:space="preserve"> [JS] or “rescue”, i.e. “O Lord, rescue me!”</w:t>
      </w:r>
    </w:p>
  </w:footnote>
  <w:footnote w:id="683">
    <w:p w14:paraId="01C92B04" w14:textId="730DEAF2" w:rsidR="00325E43" w:rsidRDefault="00325E43" w:rsidP="00C01007">
      <w:pPr>
        <w:pStyle w:val="footnote"/>
      </w:pPr>
      <w:r>
        <w:rPr>
          <w:rStyle w:val="FootnoteReference"/>
        </w:rPr>
        <w:footnoteRef/>
      </w:r>
      <w:r>
        <w:t xml:space="preserve"> Or “life,” or “self.</w:t>
      </w:r>
    </w:p>
  </w:footnote>
  <w:footnote w:id="684">
    <w:p w14:paraId="25D08CAE" w14:textId="420582EC" w:rsidR="00325E43" w:rsidRDefault="00325E43" w:rsidP="00C544D6">
      <w:pPr>
        <w:pStyle w:val="footnote"/>
      </w:pPr>
      <w:r>
        <w:rPr>
          <w:rStyle w:val="FootnoteReference"/>
        </w:rPr>
        <w:footnoteRef/>
      </w:r>
      <w:r>
        <w:t xml:space="preserve"> cf. Heb. 4:10; Phil. 2:12; Mt. 11:28,29; Jer. 6:16.</w:t>
      </w:r>
    </w:p>
  </w:footnote>
  <w:footnote w:id="685">
    <w:p w14:paraId="05F0C10B" w14:textId="6BC266D9" w:rsidR="00325E43" w:rsidRDefault="00325E43" w:rsidP="0099246B">
      <w:pPr>
        <w:pStyle w:val="footnote"/>
      </w:pPr>
      <w:r>
        <w:rPr>
          <w:rStyle w:val="FootnoteReference"/>
        </w:rPr>
        <w:footnoteRef/>
      </w:r>
      <w:r>
        <w:t xml:space="preserve"> [JS] Fr. Lazarus has, “I will live to please the Lord”</w:t>
      </w:r>
    </w:p>
  </w:footnote>
  <w:footnote w:id="686">
    <w:p w14:paraId="4CB1C48E" w14:textId="77777777" w:rsidR="00325E43" w:rsidRDefault="00325E43" w:rsidP="00C544D6">
      <w:pPr>
        <w:pStyle w:val="footnote"/>
      </w:pPr>
      <w:r>
        <w:rPr>
          <w:rStyle w:val="FootnoteReference"/>
        </w:rPr>
        <w:footnoteRef/>
      </w:r>
      <w:r>
        <w:t xml:space="preserve"> 2 Cor. 4:13.</w:t>
      </w:r>
    </w:p>
  </w:footnote>
  <w:footnote w:id="687">
    <w:p w14:paraId="3BB26747" w14:textId="6DF70EDA" w:rsidR="00325E43" w:rsidRDefault="00325E43" w:rsidP="00040C56">
      <w:pPr>
        <w:pStyle w:val="footnote"/>
      </w:pPr>
      <w:r>
        <w:rPr>
          <w:rStyle w:val="FootnoteReference"/>
        </w:rPr>
        <w:footnoteRef/>
      </w:r>
      <w:r>
        <w:t xml:space="preserve"> [JS] or “brought very low”</w:t>
      </w:r>
    </w:p>
  </w:footnote>
  <w:footnote w:id="688">
    <w:p w14:paraId="14C69153" w14:textId="7E1050DE" w:rsidR="00325E43" w:rsidRDefault="00325E43" w:rsidP="00B403A1">
      <w:pPr>
        <w:pStyle w:val="footnote"/>
      </w:pPr>
      <w:r>
        <w:rPr>
          <w:rStyle w:val="FootnoteReference"/>
        </w:rPr>
        <w:footnoteRef/>
      </w:r>
      <w:r>
        <w:t xml:space="preserve"> [JS] OSB has, “ecstasy,” Fr. Lazarus has “madness,” Brenton has “amazement.”</w:t>
      </w:r>
    </w:p>
  </w:footnote>
  <w:footnote w:id="689">
    <w:p w14:paraId="01F55DAD" w14:textId="6E588482" w:rsidR="00325E43" w:rsidRDefault="00325E43" w:rsidP="00B403A1">
      <w:pPr>
        <w:pStyle w:val="footnote"/>
      </w:pPr>
      <w:r>
        <w:rPr>
          <w:rStyle w:val="FootnoteReference"/>
        </w:rPr>
        <w:footnoteRef/>
      </w:r>
      <w:r>
        <w:t xml:space="preserve"> [JS] NETS and OSB omit vs. 5.</w:t>
      </w:r>
    </w:p>
  </w:footnote>
  <w:footnote w:id="690">
    <w:p w14:paraId="0273528E" w14:textId="77777777" w:rsidR="00325E43" w:rsidRDefault="00325E43" w:rsidP="00F01C0B">
      <w:pPr>
        <w:pStyle w:val="footnote"/>
      </w:pPr>
      <w:r>
        <w:rPr>
          <w:rStyle w:val="FootnoteReference"/>
        </w:rPr>
        <w:footnoteRef/>
      </w:r>
      <w:r>
        <w:t xml:space="preserve"> [JS] literally, “holy ones.”</w:t>
      </w:r>
    </w:p>
  </w:footnote>
  <w:footnote w:id="691">
    <w:p w14:paraId="536B616C" w14:textId="77777777" w:rsidR="00325E43" w:rsidRDefault="00325E43" w:rsidP="00F01C0B">
      <w:pPr>
        <w:pStyle w:val="footnote"/>
      </w:pPr>
      <w:r>
        <w:rPr>
          <w:rStyle w:val="FootnoteReference"/>
        </w:rPr>
        <w:footnoteRef/>
      </w:r>
      <w:r>
        <w:t xml:space="preserve"> </w:t>
      </w:r>
      <w:r w:rsidRPr="00DC02D9">
        <w:rPr>
          <w:i/>
        </w:rPr>
        <w:t>Or:</w:t>
      </w:r>
      <w:r>
        <w:t xml:space="preserve"> costly (Wisdom 1:13-16).</w:t>
      </w:r>
    </w:p>
  </w:footnote>
  <w:footnote w:id="692">
    <w:p w14:paraId="6DE0E1BC" w14:textId="28145809" w:rsidR="00325E43" w:rsidRDefault="00325E43" w:rsidP="00B403A1">
      <w:pPr>
        <w:pStyle w:val="footnote"/>
      </w:pPr>
      <w:r>
        <w:rPr>
          <w:rStyle w:val="FootnoteReference"/>
        </w:rPr>
        <w:footnoteRef/>
      </w:r>
      <w:r>
        <w:t xml:space="preserve"> [JS] litearlly, “slave”.</w:t>
      </w:r>
    </w:p>
  </w:footnote>
  <w:footnote w:id="693">
    <w:p w14:paraId="74CEF705" w14:textId="6A24290B" w:rsidR="00325E43" w:rsidRDefault="00325E43" w:rsidP="00B403A1">
      <w:pPr>
        <w:pStyle w:val="footnote"/>
      </w:pPr>
      <w:r>
        <w:rPr>
          <w:rStyle w:val="FootnoteReference"/>
        </w:rPr>
        <w:footnoteRef/>
      </w:r>
      <w:r>
        <w:t xml:space="preserve"> [JS] [] lacking in NETS and OSB.</w:t>
      </w:r>
    </w:p>
  </w:footnote>
  <w:footnote w:id="694">
    <w:p w14:paraId="380C2FA4" w14:textId="77777777" w:rsidR="00325E43" w:rsidRDefault="00325E43" w:rsidP="00C544D6">
      <w:pPr>
        <w:pStyle w:val="footnote"/>
      </w:pPr>
      <w:r>
        <w:rPr>
          <w:rStyle w:val="FootnoteReference"/>
        </w:rPr>
        <w:footnoteRef/>
      </w:r>
      <w:r>
        <w:t xml:space="preserve"> Rom. 15:11.</w:t>
      </w:r>
    </w:p>
  </w:footnote>
  <w:footnote w:id="695">
    <w:p w14:paraId="62277668" w14:textId="3F273B69" w:rsidR="00325E43" w:rsidRDefault="00325E43" w:rsidP="00A63B10">
      <w:pPr>
        <w:pStyle w:val="footnote"/>
      </w:pPr>
      <w:r>
        <w:rPr>
          <w:rStyle w:val="FootnoteReference"/>
        </w:rPr>
        <w:footnoteRef/>
      </w:r>
      <w:r>
        <w:t xml:space="preserve"> [JS] Fr. Lazarus has “is strong” NETS has “became strong towards us,” OSB has “rules over us.”</w:t>
      </w:r>
    </w:p>
  </w:footnote>
  <w:footnote w:id="696">
    <w:p w14:paraId="5730A607" w14:textId="6F7B9D5F" w:rsidR="00325E43" w:rsidRDefault="00325E43" w:rsidP="00407DA2">
      <w:pPr>
        <w:pStyle w:val="footnote"/>
      </w:pPr>
      <w:r>
        <w:rPr>
          <w:rStyle w:val="FootnoteReference"/>
        </w:rPr>
        <w:footnoteRef/>
      </w:r>
      <w:r>
        <w:t xml:space="preserve"> [JS] “thankfully confess the Lord with praise,” here and throughout</w:t>
      </w:r>
    </w:p>
  </w:footnote>
  <w:footnote w:id="697">
    <w:p w14:paraId="468C84B0" w14:textId="77777777" w:rsidR="00325E43" w:rsidRDefault="00325E43" w:rsidP="00C544D6">
      <w:pPr>
        <w:pStyle w:val="footnote"/>
      </w:pPr>
      <w:r>
        <w:rPr>
          <w:rStyle w:val="FootnoteReference"/>
        </w:rPr>
        <w:footnoteRef/>
      </w:r>
      <w:r>
        <w:t xml:space="preserve"> Mercy </w:t>
      </w:r>
      <w:r w:rsidRPr="00DC02D9">
        <w:rPr>
          <w:i/>
        </w:rPr>
        <w:t>or</w:t>
      </w:r>
      <w:r>
        <w:t xml:space="preserve"> love.</w:t>
      </w:r>
    </w:p>
  </w:footnote>
  <w:footnote w:id="698">
    <w:p w14:paraId="17CB332D" w14:textId="77777777" w:rsidR="00325E43" w:rsidRPr="00C544D6" w:rsidRDefault="00325E43" w:rsidP="00C544D6">
      <w:pPr>
        <w:pStyle w:val="footnote"/>
      </w:pPr>
      <w:r w:rsidRPr="00C544D6">
        <w:rPr>
          <w:rStyle w:val="FootnoteReference"/>
          <w:vertAlign w:val="baseline"/>
        </w:rPr>
        <w:footnoteRef/>
      </w:r>
      <w:r w:rsidRPr="00C544D6">
        <w:t xml:space="preserve"> Heb. 13:6.</w:t>
      </w:r>
    </w:p>
  </w:footnote>
  <w:footnote w:id="699">
    <w:p w14:paraId="0D5076CD" w14:textId="11027FF0" w:rsidR="00325E43" w:rsidRDefault="00325E43" w:rsidP="00C13781">
      <w:pPr>
        <w:pStyle w:val="footnote"/>
      </w:pPr>
      <w:r>
        <w:rPr>
          <w:rStyle w:val="FootnoteReference"/>
        </w:rPr>
        <w:footnoteRef/>
      </w:r>
      <w:r>
        <w:t xml:space="preserve"> [JS] Fr. Lazarus has “see the fall of”</w:t>
      </w:r>
    </w:p>
  </w:footnote>
  <w:footnote w:id="700">
    <w:p w14:paraId="6976F3A7" w14:textId="5D43CA43" w:rsidR="00325E43" w:rsidRDefault="00325E43"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701">
    <w:p w14:paraId="54F1DDA3" w14:textId="7FA1559F" w:rsidR="00325E43" w:rsidRDefault="00325E43" w:rsidP="00283E41">
      <w:pPr>
        <w:pStyle w:val="footnote"/>
      </w:pPr>
      <w:r>
        <w:rPr>
          <w:rStyle w:val="FootnoteReference"/>
        </w:rPr>
        <w:footnoteRef/>
      </w:r>
      <w:r>
        <w:t xml:space="preserve"> [JS] or “give thanks to”, “thankfully confess with praise”</w:t>
      </w:r>
    </w:p>
  </w:footnote>
  <w:footnote w:id="702">
    <w:p w14:paraId="6FF61961" w14:textId="48C00F3F" w:rsidR="00325E43" w:rsidRDefault="00325E43" w:rsidP="00283E41">
      <w:pPr>
        <w:pStyle w:val="footnote"/>
      </w:pPr>
      <w:r>
        <w:rPr>
          <w:rStyle w:val="FootnoteReference"/>
        </w:rPr>
        <w:footnoteRef/>
      </w:r>
      <w:r>
        <w:t xml:space="preserve"> [JS] or “praise and thank,” “thankfully confess with praise”</w:t>
      </w:r>
    </w:p>
  </w:footnote>
  <w:footnote w:id="703">
    <w:p w14:paraId="136E3140" w14:textId="77777777" w:rsidR="00325E43" w:rsidRDefault="00325E43"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130CB8A8" w14:textId="3314BD86" w:rsidR="00325E43" w:rsidRDefault="00325E43" w:rsidP="00283E41">
      <w:pPr>
        <w:pStyle w:val="footnote"/>
      </w:pPr>
      <w:r>
        <w:rPr>
          <w:rStyle w:val="FootnoteReference"/>
        </w:rPr>
        <w:footnoteRef/>
      </w:r>
      <w:r>
        <w:t xml:space="preserve"> [JS] or “prosper us”</w:t>
      </w:r>
    </w:p>
  </w:footnote>
  <w:footnote w:id="705">
    <w:p w14:paraId="7A2D9627" w14:textId="696F8531" w:rsidR="00325E43" w:rsidRDefault="00325E43" w:rsidP="00407DA2">
      <w:pPr>
        <w:pStyle w:val="footnote"/>
      </w:pPr>
      <w:r>
        <w:rPr>
          <w:rStyle w:val="FootnoteReference"/>
        </w:rPr>
        <w:footnoteRef/>
      </w:r>
      <w:r>
        <w:t xml:space="preserve"> [JS] or “revealed Himself to us” or, as Fr. Athanasius has it, “has shone upone us.”</w:t>
      </w:r>
    </w:p>
  </w:footnote>
  <w:footnote w:id="706">
    <w:p w14:paraId="05642717" w14:textId="78CE3F15" w:rsidR="00325E43" w:rsidRDefault="00325E43"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27685407" w14:textId="50DBBE13" w:rsidR="00325E43" w:rsidRDefault="00325E43"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10B6A538" w14:textId="218D14D9" w:rsidR="00325E43" w:rsidRDefault="00325E43" w:rsidP="00407DA2">
      <w:pPr>
        <w:pStyle w:val="footnote"/>
      </w:pPr>
      <w:r>
        <w:rPr>
          <w:rStyle w:val="FootnoteReference"/>
        </w:rPr>
        <w:footnoteRef/>
      </w:r>
      <w:r>
        <w:t xml:space="preserve"> [JS] “thankfully confess You with praise”</w:t>
      </w:r>
    </w:p>
  </w:footnote>
  <w:footnote w:id="709">
    <w:p w14:paraId="327B2E03" w14:textId="17966534" w:rsidR="00325E43" w:rsidRDefault="00325E43" w:rsidP="00407DA2">
      <w:pPr>
        <w:pStyle w:val="footnote"/>
      </w:pPr>
      <w:r>
        <w:rPr>
          <w:rStyle w:val="FootnoteReference"/>
        </w:rPr>
        <w:footnoteRef/>
      </w:r>
      <w:r>
        <w:t xml:space="preserve"> [JS] “thankfully confess You with praise”</w:t>
      </w:r>
    </w:p>
  </w:footnote>
  <w:footnote w:id="710">
    <w:p w14:paraId="6E3C51BA" w14:textId="77777777" w:rsidR="00325E43" w:rsidRDefault="00325E43"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1B184B80" w14:textId="77777777" w:rsidR="00325E43" w:rsidRDefault="00325E43" w:rsidP="00C544D6">
      <w:pPr>
        <w:pStyle w:val="footnote"/>
      </w:pPr>
      <w:r>
        <w:rPr>
          <w:rStyle w:val="FootnoteReference"/>
        </w:rPr>
        <w:footnoteRef/>
      </w:r>
      <w:r>
        <w:t xml:space="preserve"> Rom. 10:5; Gal. 3:12; Lev. 18:5; Luke 10:25-28.</w:t>
      </w:r>
    </w:p>
  </w:footnote>
  <w:footnote w:id="712">
    <w:p w14:paraId="0E153BF4" w14:textId="77777777" w:rsidR="00325E43" w:rsidRDefault="00325E43"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FA9B9EF" w14:textId="77777777" w:rsidR="00325E43" w:rsidRDefault="00325E43"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253864F1" w14:textId="16AD5912" w:rsidR="00325E43" w:rsidRDefault="00325E43" w:rsidP="00E869A6">
      <w:pPr>
        <w:pStyle w:val="footnote"/>
      </w:pPr>
      <w:r>
        <w:rPr>
          <w:rStyle w:val="FootnoteReference"/>
        </w:rPr>
        <w:footnoteRef/>
      </w:r>
      <w:r>
        <w:t xml:space="preserve"> [JS] or “ordinances”. Fr. Athanasius has, “truths”. Literally something engraved or inscribed.</w:t>
      </w:r>
    </w:p>
  </w:footnote>
  <w:footnote w:id="715">
    <w:p w14:paraId="18017E7A" w14:textId="699B3F0B" w:rsidR="00325E43" w:rsidRDefault="00325E43" w:rsidP="00E869A6">
      <w:pPr>
        <w:pStyle w:val="footnote"/>
      </w:pPr>
      <w:r>
        <w:rPr>
          <w:rStyle w:val="FootnoteReference"/>
        </w:rPr>
        <w:footnoteRef/>
      </w:r>
      <w:r>
        <w:t xml:space="preserve"> [JS] Fr. Lazarus has “praise and thank”. Could be rendered, “thankfully confess You with praise”.</w:t>
      </w:r>
    </w:p>
  </w:footnote>
  <w:footnote w:id="716">
    <w:p w14:paraId="6175A855" w14:textId="57690D3E" w:rsidR="00325E43" w:rsidRDefault="00325E43" w:rsidP="00C57482">
      <w:pPr>
        <w:pStyle w:val="footnote"/>
      </w:pPr>
      <w:r>
        <w:rPr>
          <w:rStyle w:val="FootnoteReference"/>
        </w:rPr>
        <w:footnoteRef/>
      </w:r>
      <w:r>
        <w:t xml:space="preserve"> [JS] or “sayings,” or “teachings”</w:t>
      </w:r>
    </w:p>
  </w:footnote>
  <w:footnote w:id="717">
    <w:p w14:paraId="798DF7BE" w14:textId="68962B07" w:rsidR="00325E43" w:rsidRDefault="00325E43" w:rsidP="00BE75D2">
      <w:pPr>
        <w:pStyle w:val="footnote"/>
      </w:pPr>
      <w:r>
        <w:rPr>
          <w:rStyle w:val="FootnoteReference"/>
        </w:rPr>
        <w:footnoteRef/>
      </w:r>
      <w:r>
        <w:t xml:space="preserve"> [JS] Fr. Athanasius has, “repaly,” Brenton has “recompense”</w:t>
      </w:r>
    </w:p>
  </w:footnote>
  <w:footnote w:id="718">
    <w:p w14:paraId="0D4EEBCE" w14:textId="0AC85059" w:rsidR="00325E43" w:rsidRDefault="00325E43"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27B8F97B" w14:textId="77777777" w:rsidR="00325E43" w:rsidRDefault="00325E43"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7E47ADA2" w14:textId="77777777" w:rsidR="00325E43" w:rsidRDefault="00325E43"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EDD2AC5" w14:textId="77777777" w:rsidR="00325E43" w:rsidRDefault="00325E43" w:rsidP="00C544D6">
      <w:pPr>
        <w:pStyle w:val="footnote"/>
      </w:pPr>
      <w:r>
        <w:rPr>
          <w:rStyle w:val="FootnoteReference"/>
        </w:rPr>
        <w:footnoteRef/>
      </w:r>
      <w:r>
        <w:t xml:space="preserve"> sloth: </w:t>
      </w:r>
      <w:r w:rsidRPr="0002544A">
        <w:rPr>
          <w:i/>
        </w:rPr>
        <w:t>or:</w:t>
      </w:r>
      <w:r>
        <w:t xml:space="preserve"> accidie.</w:t>
      </w:r>
    </w:p>
  </w:footnote>
  <w:footnote w:id="722">
    <w:p w14:paraId="35335E72" w14:textId="703A0471" w:rsidR="00325E43" w:rsidRDefault="00325E43" w:rsidP="005E7419">
      <w:pPr>
        <w:pStyle w:val="footnote"/>
      </w:pPr>
      <w:r>
        <w:rPr>
          <w:rStyle w:val="FootnoteReference"/>
        </w:rPr>
        <w:footnoteRef/>
      </w:r>
      <w:r>
        <w:t xml:space="preserve"> [JS] or “establish,” “confirm”</w:t>
      </w:r>
    </w:p>
  </w:footnote>
  <w:footnote w:id="723">
    <w:p w14:paraId="2E991C7E" w14:textId="4933BF85" w:rsidR="00325E43" w:rsidRDefault="00325E43" w:rsidP="00B5676D">
      <w:pPr>
        <w:pStyle w:val="footnote"/>
      </w:pPr>
      <w:r>
        <w:rPr>
          <w:rStyle w:val="FootnoteReference"/>
        </w:rPr>
        <w:footnoteRef/>
      </w:r>
      <w:r>
        <w:t xml:space="preserve"> [JS] or “covetousness”</w:t>
      </w:r>
    </w:p>
  </w:footnote>
  <w:footnote w:id="724">
    <w:p w14:paraId="25BE986A" w14:textId="2129563B" w:rsidR="00325E43" w:rsidRDefault="00325E43"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1BE9F3FA" w14:textId="704CDB82" w:rsidR="00325E43" w:rsidRDefault="00325E43" w:rsidP="00C544D6">
      <w:pPr>
        <w:pStyle w:val="footnote"/>
      </w:pPr>
      <w:r>
        <w:rPr>
          <w:rStyle w:val="FootnoteReference"/>
        </w:rPr>
        <w:footnoteRef/>
      </w:r>
      <w:r>
        <w:t xml:space="preserve"> Christ is our way and our righteousness (cf. Jn. 14:6; 1 Cor 1:30; Ephes. 2:5-7).</w:t>
      </w:r>
    </w:p>
  </w:footnote>
  <w:footnote w:id="726">
    <w:p w14:paraId="79416CA6" w14:textId="027AF494" w:rsidR="00325E43" w:rsidRDefault="00325E43" w:rsidP="00C544D6">
      <w:pPr>
        <w:pStyle w:val="footnote"/>
      </w:pPr>
      <w:r>
        <w:rPr>
          <w:rStyle w:val="FootnoteReference"/>
        </w:rPr>
        <w:footnoteRef/>
      </w:r>
      <w:r>
        <w:t xml:space="preserve"> The house of wisdom can be built only if the fear of God is rooted deeply in the soul (cf. St Ambrose).</w:t>
      </w:r>
    </w:p>
  </w:footnote>
  <w:footnote w:id="727">
    <w:p w14:paraId="5DF20A4C" w14:textId="42D6EF77" w:rsidR="00325E43" w:rsidRDefault="00325E43" w:rsidP="00C544D6">
      <w:pPr>
        <w:pStyle w:val="footnote"/>
      </w:pPr>
      <w:r>
        <w:rPr>
          <w:rStyle w:val="FootnoteReference"/>
        </w:rPr>
        <w:footnoteRef/>
      </w:r>
      <w:r>
        <w:t xml:space="preserve"> Christ is our way and our righteousness (cf. Jn. 14:6; 1 Cor 1:30; Ephes. 2:5-7). &lt;see 2 footnotes above&gt;</w:t>
      </w:r>
    </w:p>
  </w:footnote>
  <w:footnote w:id="728">
    <w:p w14:paraId="2981F854" w14:textId="7B631D2E" w:rsidR="00325E43" w:rsidRDefault="00325E43" w:rsidP="00C544D6">
      <w:pPr>
        <w:pStyle w:val="footnote"/>
      </w:pPr>
      <w:r>
        <w:rPr>
          <w:rStyle w:val="FootnoteReference"/>
        </w:rPr>
        <w:footnoteRef/>
      </w:r>
      <w:r>
        <w:t xml:space="preserve"> </w:t>
      </w:r>
      <w:r w:rsidRPr="0002544A">
        <w:rPr>
          <w:i/>
        </w:rPr>
        <w:t>Lit</w:t>
      </w:r>
      <w:r>
        <w:t>. Face: a Hebraism for ‘favor’. (Cf. Psalm 44:13).</w:t>
      </w:r>
    </w:p>
  </w:footnote>
  <w:footnote w:id="729">
    <w:p w14:paraId="38605490" w14:textId="30AFC73A" w:rsidR="00325E43" w:rsidRDefault="00325E43" w:rsidP="00D305E3">
      <w:pPr>
        <w:pStyle w:val="footnote"/>
      </w:pPr>
      <w:r>
        <w:rPr>
          <w:rStyle w:val="FootnoteReference"/>
        </w:rPr>
        <w:footnoteRef/>
      </w:r>
      <w:r>
        <w:t xml:space="preserve"> [JS] or “thank,” “thankfully confess You with praise”</w:t>
      </w:r>
    </w:p>
  </w:footnote>
  <w:footnote w:id="730">
    <w:p w14:paraId="7A206583" w14:textId="77777777" w:rsidR="00325E43" w:rsidRDefault="00325E43"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7E338DE" w14:textId="77777777" w:rsidR="00325E43" w:rsidRDefault="00325E43" w:rsidP="00C544D6">
      <w:pPr>
        <w:pStyle w:val="footnote"/>
      </w:pPr>
      <w:r>
        <w:rPr>
          <w:rStyle w:val="FootnoteReference"/>
        </w:rPr>
        <w:footnoteRef/>
      </w:r>
      <w:r>
        <w:t xml:space="preserve"> Curdled with scorn, anger and fear.</w:t>
      </w:r>
    </w:p>
  </w:footnote>
  <w:footnote w:id="732">
    <w:p w14:paraId="7309743D" w14:textId="0EE8ABB9" w:rsidR="00325E43" w:rsidRDefault="00325E43" w:rsidP="00C544D6">
      <w:pPr>
        <w:pStyle w:val="footnote"/>
      </w:pPr>
      <w:r>
        <w:rPr>
          <w:rStyle w:val="FootnoteReference"/>
        </w:rPr>
        <w:footnoteRef/>
      </w:r>
      <w:r>
        <w:t xml:space="preserve"> Was St. Peter poor when he had no gold and silver for the cripple? They are not currency in Canaan (cf. St. Chrysostom).</w:t>
      </w:r>
    </w:p>
  </w:footnote>
  <w:footnote w:id="733">
    <w:p w14:paraId="093B35A7" w14:textId="6379C8CD" w:rsidR="00325E43" w:rsidRDefault="00325E43"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6EEA7F3" w14:textId="2655C0E8" w:rsidR="00325E43" w:rsidRDefault="00325E43" w:rsidP="00C936FC">
      <w:pPr>
        <w:pStyle w:val="footnote"/>
      </w:pPr>
      <w:r>
        <w:rPr>
          <w:rStyle w:val="FootnoteReference"/>
        </w:rPr>
        <w:footnoteRef/>
      </w:r>
      <w:r>
        <w:t xml:space="preserve"> [JS] i.e. my eyes were straigned looking for your word.</w:t>
      </w:r>
    </w:p>
  </w:footnote>
  <w:footnote w:id="735">
    <w:p w14:paraId="4CBD2EF6" w14:textId="212825E8" w:rsidR="00325E43" w:rsidRDefault="00325E43"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10BF754D" w14:textId="77777777" w:rsidR="00325E43" w:rsidRDefault="00325E43" w:rsidP="00C544D6">
      <w:pPr>
        <w:pStyle w:val="footnote"/>
      </w:pPr>
      <w:r>
        <w:rPr>
          <w:rStyle w:val="FootnoteReference"/>
        </w:rPr>
        <w:footnoteRef/>
      </w:r>
      <w:r>
        <w:t xml:space="preserve"> Sprinkled with hoar-frost, a wineskin is like the greying head of an old man.</w:t>
      </w:r>
    </w:p>
  </w:footnote>
  <w:footnote w:id="737">
    <w:p w14:paraId="297C1D16" w14:textId="55FFB7CB" w:rsidR="00325E43" w:rsidRDefault="00325E43" w:rsidP="00D9575C">
      <w:pPr>
        <w:pStyle w:val="footnote"/>
      </w:pPr>
      <w:r>
        <w:rPr>
          <w:rStyle w:val="FootnoteReference"/>
        </w:rPr>
        <w:footnoteRef/>
      </w:r>
      <w:r>
        <w:t xml:space="preserve"> [JS] revive, “give me life”</w:t>
      </w:r>
    </w:p>
  </w:footnote>
  <w:footnote w:id="738">
    <w:p w14:paraId="43860D7B" w14:textId="0D5C0E48" w:rsidR="00325E43" w:rsidRDefault="00325E43" w:rsidP="00D9575C">
      <w:pPr>
        <w:pStyle w:val="footnote"/>
      </w:pPr>
      <w:r>
        <w:rPr>
          <w:rStyle w:val="FootnoteReference"/>
        </w:rPr>
        <w:footnoteRef/>
      </w:r>
      <w:r>
        <w:t xml:space="preserve"> [JS] “all things together”, i.e. “all the universe”</w:t>
      </w:r>
    </w:p>
  </w:footnote>
  <w:footnote w:id="739">
    <w:p w14:paraId="1C03CDF6" w14:textId="6210968E" w:rsidR="00325E43" w:rsidRDefault="00325E43"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590118AD" w14:textId="77777777" w:rsidR="00325E43" w:rsidRDefault="00325E43" w:rsidP="00C544D6">
      <w:pPr>
        <w:pStyle w:val="footnote"/>
      </w:pPr>
      <w:r>
        <w:rPr>
          <w:rStyle w:val="FootnoteReference"/>
        </w:rPr>
        <w:footnoteRef/>
      </w:r>
      <w:r>
        <w:t xml:space="preserve"> hear: </w:t>
      </w:r>
      <w:r w:rsidRPr="0002544A">
        <w:rPr>
          <w:i/>
        </w:rPr>
        <w:t>lit</w:t>
      </w:r>
      <w:r>
        <w:t>. gullet, throat, larynx.</w:t>
      </w:r>
    </w:p>
  </w:footnote>
  <w:footnote w:id="741">
    <w:p w14:paraId="1A1C9B89" w14:textId="77777777" w:rsidR="00325E43" w:rsidRDefault="00325E43"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08F88F3" w14:textId="5EEF24C6" w:rsidR="00325E43" w:rsidRDefault="00325E43" w:rsidP="004D36A2">
      <w:pPr>
        <w:pStyle w:val="footnote"/>
      </w:pPr>
      <w:r>
        <w:rPr>
          <w:rStyle w:val="FootnoteReference"/>
        </w:rPr>
        <w:footnoteRef/>
      </w:r>
      <w:r>
        <w:t xml:space="preserve"> [JS] probably “forever for a reward”, rather than “for an eternal reward”</w:t>
      </w:r>
    </w:p>
  </w:footnote>
  <w:footnote w:id="743">
    <w:p w14:paraId="5687A5D1" w14:textId="12E6D97D" w:rsidR="00325E43" w:rsidRDefault="00325E43"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2CF134F8" w14:textId="13011A8D" w:rsidR="00325E43" w:rsidRDefault="00325E43"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3C89D31A" w14:textId="188553A2" w:rsidR="00325E43" w:rsidRDefault="00325E43"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0E747174" w14:textId="77777777" w:rsidR="00325E43" w:rsidRDefault="00325E43" w:rsidP="00C544D6">
      <w:pPr>
        <w:pStyle w:val="footnote"/>
      </w:pPr>
      <w:r>
        <w:rPr>
          <w:rStyle w:val="FootnoteReference"/>
        </w:rPr>
        <w:footnoteRef/>
      </w:r>
      <w:r>
        <w:t xml:space="preserve"> These words are repeated by the deacon at the beginning of the Divine Liturgy.</w:t>
      </w:r>
    </w:p>
  </w:footnote>
  <w:footnote w:id="747">
    <w:p w14:paraId="24311CED" w14:textId="1E1A85CD" w:rsidR="00325E43" w:rsidRDefault="00325E43"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31DA08D1" w14:textId="75A07B30" w:rsidR="00325E43" w:rsidRDefault="00325E43" w:rsidP="00027E51">
      <w:pPr>
        <w:pStyle w:val="footnote"/>
      </w:pPr>
      <w:r>
        <w:rPr>
          <w:rStyle w:val="FootnoteReference"/>
        </w:rPr>
        <w:footnoteRef/>
      </w:r>
      <w:r>
        <w:t xml:space="preserve"> [JS] or “I directed myself towards”</w:t>
      </w:r>
    </w:p>
  </w:footnote>
  <w:footnote w:id="749">
    <w:p w14:paraId="0B2F62E7" w14:textId="0CF252B5" w:rsidR="00325E43" w:rsidRDefault="00325E43" w:rsidP="00C544D6">
      <w:pPr>
        <w:pStyle w:val="footnote"/>
      </w:pPr>
      <w:r>
        <w:rPr>
          <w:rStyle w:val="FootnoteReference"/>
        </w:rPr>
        <w:footnoteRef/>
      </w:r>
      <w:r>
        <w:t xml:space="preserve"> Cf. Lk. 24:27,32,45.</w:t>
      </w:r>
    </w:p>
  </w:footnote>
  <w:footnote w:id="750">
    <w:p w14:paraId="081BE299" w14:textId="0DC86D26" w:rsidR="00325E43" w:rsidRDefault="00325E43" w:rsidP="00027E51">
      <w:pPr>
        <w:pStyle w:val="footnote"/>
      </w:pPr>
      <w:r>
        <w:rPr>
          <w:rStyle w:val="FootnoteReference"/>
        </w:rPr>
        <w:footnoteRef/>
      </w:r>
      <w:r>
        <w:t xml:space="preserve"> [JS] Fr. Lazarus and Fr. Athanasius interpret this as “the Spirit” or “a Spirit”, (breath and spirit being the same word)</w:t>
      </w:r>
    </w:p>
  </w:footnote>
  <w:footnote w:id="751">
    <w:p w14:paraId="33F1F13D" w14:textId="77777777" w:rsidR="00325E43" w:rsidRDefault="00325E43" w:rsidP="00C544D6">
      <w:pPr>
        <w:pStyle w:val="footnote"/>
      </w:pPr>
      <w:r>
        <w:rPr>
          <w:rStyle w:val="FootnoteReference"/>
        </w:rPr>
        <w:footnoteRef/>
      </w:r>
      <w:r>
        <w:t xml:space="preserve"> Just as we who claim to love God judge it right to show mercy, so we can expect the divine mercy (Mt. 5:7).</w:t>
      </w:r>
    </w:p>
  </w:footnote>
  <w:footnote w:id="752">
    <w:p w14:paraId="63C08946" w14:textId="7EC52CFB" w:rsidR="00325E43" w:rsidRDefault="00325E43" w:rsidP="00C544D6">
      <w:pPr>
        <w:pStyle w:val="footnote"/>
      </w:pPr>
      <w:r>
        <w:rPr>
          <w:rStyle w:val="FootnoteReference"/>
        </w:rPr>
        <w:footnoteRef/>
      </w:r>
      <w:r>
        <w:t xml:space="preserve"> pure: </w:t>
      </w:r>
      <w:r w:rsidRPr="007B4ADE">
        <w:rPr>
          <w:i/>
        </w:rPr>
        <w:t>lit</w:t>
      </w:r>
      <w:r>
        <w:t>. burnt, fired: hence refined and pure (cf. Psalm 11:7).</w:t>
      </w:r>
    </w:p>
  </w:footnote>
  <w:footnote w:id="753">
    <w:p w14:paraId="6C5F33A5" w14:textId="77777777" w:rsidR="00325E43" w:rsidRDefault="00325E43"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1B4D2C64" w14:textId="77376B3B" w:rsidR="00325E43" w:rsidRDefault="00325E43"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7AACBE15" w14:textId="544AAC0D" w:rsidR="00325E43" w:rsidRDefault="00325E43"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316360CF" w14:textId="52D1E6E8" w:rsidR="00325E43" w:rsidRDefault="00325E43" w:rsidP="00330381">
      <w:pPr>
        <w:pStyle w:val="footnote"/>
      </w:pPr>
      <w:r>
        <w:rPr>
          <w:rStyle w:val="FootnoteReference"/>
        </w:rPr>
        <w:footnoteRef/>
      </w:r>
      <w:r>
        <w:t xml:space="preserve"> [JS] or “wickedness”</w:t>
      </w:r>
    </w:p>
  </w:footnote>
  <w:footnote w:id="757">
    <w:p w14:paraId="50052FF4" w14:textId="1790CFD6" w:rsidR="00325E43" w:rsidRDefault="00325E43" w:rsidP="00C544D6">
      <w:pPr>
        <w:pStyle w:val="footnote"/>
      </w:pPr>
      <w:r>
        <w:rPr>
          <w:rStyle w:val="FootnoteReference"/>
        </w:rPr>
        <w:footnoteRef/>
      </w:r>
      <w:r>
        <w:t xml:space="preserve"> Cf. Ps. 110:10.</w:t>
      </w:r>
    </w:p>
  </w:footnote>
  <w:footnote w:id="758">
    <w:p w14:paraId="720D7516" w14:textId="1A9EC268" w:rsidR="00325E43" w:rsidRDefault="00325E43"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7BCCBEE9" w14:textId="2E070483" w:rsidR="00325E43" w:rsidRDefault="00325E43" w:rsidP="00922B79">
      <w:pPr>
        <w:pStyle w:val="footnote"/>
      </w:pPr>
      <w:r>
        <w:rPr>
          <w:rStyle w:val="FootnoteReference"/>
        </w:rPr>
        <w:footnoteRef/>
      </w:r>
      <w:r>
        <w:t xml:space="preserve"> [JS] Coptic has, “Name”.</w:t>
      </w:r>
    </w:p>
  </w:footnote>
  <w:footnote w:id="760">
    <w:p w14:paraId="6758F0AB" w14:textId="1B97FFBE" w:rsidR="00325E43" w:rsidRDefault="00325E43" w:rsidP="00922B79">
      <w:pPr>
        <w:pStyle w:val="footnote"/>
      </w:pPr>
      <w:r>
        <w:rPr>
          <w:rStyle w:val="FootnoteReference"/>
        </w:rPr>
        <w:footnoteRef/>
      </w:r>
      <w:r>
        <w:t xml:space="preserve"> [JS] or “word,” or “teachings</w:t>
      </w:r>
    </w:p>
  </w:footnote>
  <w:footnote w:id="761">
    <w:p w14:paraId="323379C4" w14:textId="4014F861" w:rsidR="00325E43" w:rsidRDefault="00325E43" w:rsidP="00DA5B2D">
      <w:pPr>
        <w:pStyle w:val="footnote"/>
      </w:pPr>
      <w:r>
        <w:rPr>
          <w:rStyle w:val="FootnoteReference"/>
        </w:rPr>
        <w:footnoteRef/>
      </w:r>
      <w:r>
        <w:t xml:space="preserve"> [JS] [] found in Coptic. See the First Hour of Tuesday of Holy Week.</w:t>
      </w:r>
    </w:p>
  </w:footnote>
  <w:footnote w:id="762">
    <w:p w14:paraId="6F9983BE" w14:textId="25FEB91F" w:rsidR="00325E43" w:rsidRDefault="00325E43" w:rsidP="00881117">
      <w:pPr>
        <w:pStyle w:val="footnote"/>
      </w:pPr>
      <w:r>
        <w:rPr>
          <w:rStyle w:val="FootnoteReference"/>
        </w:rPr>
        <w:footnoteRef/>
      </w:r>
      <w:r>
        <w:t xml:space="preserve"> [JS] Fr. Athanaius has “or what shall be added unto you, by a deceitful ltongue?”</w:t>
      </w:r>
    </w:p>
  </w:footnote>
  <w:footnote w:id="763">
    <w:p w14:paraId="0951B7D8" w14:textId="2424F68A" w:rsidR="00325E43" w:rsidRDefault="00325E43" w:rsidP="00C544D6">
      <w:pPr>
        <w:pStyle w:val="footnote"/>
      </w:pPr>
      <w:r>
        <w:rPr>
          <w:rStyle w:val="FootnoteReference"/>
        </w:rPr>
        <w:footnoteRef/>
      </w:r>
      <w:r>
        <w:t xml:space="preserve"> Cf. Psalm 139:11; Rom. 12:20. ‘Coals of hell’. For desolation as the equivalent of hell, see Mark 13:14.</w:t>
      </w:r>
    </w:p>
  </w:footnote>
  <w:footnote w:id="764">
    <w:p w14:paraId="1F068DD9" w14:textId="40950119" w:rsidR="00325E43" w:rsidRDefault="00325E43" w:rsidP="00C544D6">
      <w:pPr>
        <w:pStyle w:val="footnote"/>
      </w:pPr>
      <w:r>
        <w:rPr>
          <w:rStyle w:val="FootnoteReference"/>
        </w:rPr>
        <w:footnoteRef/>
      </w:r>
      <w:r>
        <w:t xml:space="preserve"> Cf. Jeremiah 3:23. I look through the hills to their unseen Maker.</w:t>
      </w:r>
    </w:p>
  </w:footnote>
  <w:footnote w:id="765">
    <w:p w14:paraId="597C7008" w14:textId="630EBDA2" w:rsidR="00325E43" w:rsidRDefault="00325E43"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17B7D2D5" w14:textId="062D6F27" w:rsidR="00325E43" w:rsidRDefault="00325E43" w:rsidP="00CE55B0">
      <w:pPr>
        <w:pStyle w:val="footnote"/>
      </w:pPr>
      <w:r>
        <w:rPr>
          <w:rStyle w:val="FootnoteReference"/>
        </w:rPr>
        <w:footnoteRef/>
      </w:r>
      <w:r>
        <w:t xml:space="preserve"> [JS] Fr. Athanasius has, “Jerusalem is built as a city: her good pleasure is in this and that:”</w:t>
      </w:r>
    </w:p>
  </w:footnote>
  <w:footnote w:id="767">
    <w:p w14:paraId="15E2D793" w14:textId="77777777" w:rsidR="00325E43" w:rsidRDefault="00325E43"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15A2BE54" w14:textId="760CD576" w:rsidR="00325E43" w:rsidRDefault="00325E43" w:rsidP="00CE55B0">
      <w:pPr>
        <w:pStyle w:val="footnote"/>
      </w:pPr>
      <w:r>
        <w:rPr>
          <w:rStyle w:val="FootnoteReference"/>
        </w:rPr>
        <w:footnoteRef/>
      </w:r>
      <w:r>
        <w:t xml:space="preserve"> [JS] or “thank and praise”, “thankfully confess with praise”</w:t>
      </w:r>
    </w:p>
  </w:footnote>
  <w:footnote w:id="769">
    <w:p w14:paraId="351045EF" w14:textId="461615AB" w:rsidR="00325E43" w:rsidRDefault="00325E43" w:rsidP="0033276B">
      <w:pPr>
        <w:pStyle w:val="footnote"/>
      </w:pPr>
      <w:r>
        <w:rPr>
          <w:rStyle w:val="FootnoteReference"/>
        </w:rPr>
        <w:footnoteRef/>
      </w:r>
      <w:r>
        <w:t xml:space="preserve"> [JS] or “pray” or “ask after” “that which pertains to the pace of Jesrusalem”</w:t>
      </w:r>
    </w:p>
  </w:footnote>
  <w:footnote w:id="770">
    <w:p w14:paraId="3A74CEC3" w14:textId="7502B3A2" w:rsidR="00325E43" w:rsidRDefault="00325E43"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2E2CD6B3" w14:textId="77777777" w:rsidR="00325E43" w:rsidRDefault="00325E43" w:rsidP="00C544D6">
      <w:pPr>
        <w:pStyle w:val="footnote"/>
      </w:pPr>
      <w:r>
        <w:rPr>
          <w:rStyle w:val="FootnoteReference"/>
        </w:rPr>
        <w:footnoteRef/>
      </w:r>
      <w:r>
        <w:t xml:space="preserve"> Hebrews 11:26; 13:13.</w:t>
      </w:r>
    </w:p>
  </w:footnote>
  <w:footnote w:id="772">
    <w:p w14:paraId="09354BED" w14:textId="77777777" w:rsidR="00325E43" w:rsidRDefault="00325E43" w:rsidP="00C544D6">
      <w:pPr>
        <w:pStyle w:val="footnote"/>
      </w:pPr>
      <w:r>
        <w:rPr>
          <w:rStyle w:val="FootnoteReference"/>
        </w:rPr>
        <w:footnoteRef/>
      </w:r>
      <w:r>
        <w:t xml:space="preserve"> Heaven is here (Mt. 4:17; Lk. 17:21; Prov. 17:24).</w:t>
      </w:r>
    </w:p>
  </w:footnote>
  <w:footnote w:id="773">
    <w:p w14:paraId="70E4A917" w14:textId="510327E2" w:rsidR="00325E43" w:rsidRDefault="00325E43" w:rsidP="0017251E">
      <w:pPr>
        <w:pStyle w:val="footnote"/>
      </w:pPr>
      <w:r>
        <w:rPr>
          <w:rStyle w:val="FootnoteReference"/>
        </w:rPr>
        <w:footnoteRef/>
      </w:r>
      <w:r>
        <w:t xml:space="preserve"> [JS] Fr. Lazarus and NETS have “irresistible”, OSB has “overwhelming”</w:t>
      </w:r>
    </w:p>
  </w:footnote>
  <w:footnote w:id="774">
    <w:p w14:paraId="045830C0" w14:textId="3777C1FD" w:rsidR="00325E43" w:rsidRDefault="00325E43" w:rsidP="00330381">
      <w:pPr>
        <w:pStyle w:val="footnote"/>
      </w:pPr>
      <w:r>
        <w:rPr>
          <w:rStyle w:val="FootnoteReference"/>
        </w:rPr>
        <w:footnoteRef/>
      </w:r>
      <w:r>
        <w:t xml:space="preserve"> [JS] or “evildoers”</w:t>
      </w:r>
    </w:p>
  </w:footnote>
  <w:footnote w:id="775">
    <w:p w14:paraId="09C30AE4" w14:textId="6C02AB51" w:rsidR="00325E43" w:rsidRDefault="00325E43" w:rsidP="00511459">
      <w:pPr>
        <w:pStyle w:val="footnote"/>
      </w:pPr>
      <w:r>
        <w:rPr>
          <w:rStyle w:val="FootnoteReference"/>
        </w:rPr>
        <w:footnoteRef/>
      </w:r>
      <w:r>
        <w:t xml:space="preserve"> [JS] Fr. Athanasius has, “the Lord has magnified His doings with them.”</w:t>
      </w:r>
    </w:p>
  </w:footnote>
  <w:footnote w:id="776">
    <w:p w14:paraId="5CAE6DBB" w14:textId="77777777" w:rsidR="00325E43" w:rsidRDefault="00325E43"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2AB48656" w14:textId="77777777" w:rsidR="00325E43" w:rsidRDefault="00325E43"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7602D33B" w14:textId="34E014EA" w:rsidR="00325E43" w:rsidRDefault="00325E43" w:rsidP="003169DD">
      <w:pPr>
        <w:pStyle w:val="footnote"/>
      </w:pPr>
      <w:r>
        <w:rPr>
          <w:rStyle w:val="FootnoteReference"/>
        </w:rPr>
        <w:footnoteRef/>
      </w:r>
      <w:r>
        <w:t xml:space="preserve"> [JS] “from your rest”, literally, “after sitting”</w:t>
      </w:r>
    </w:p>
  </w:footnote>
  <w:footnote w:id="779">
    <w:p w14:paraId="2EF38BE0" w14:textId="36D5D79C" w:rsidR="00325E43" w:rsidRDefault="00325E43" w:rsidP="003169DD">
      <w:pPr>
        <w:pStyle w:val="footnote"/>
      </w:pPr>
      <w:r>
        <w:rPr>
          <w:rStyle w:val="FootnoteReference"/>
        </w:rPr>
        <w:footnoteRef/>
      </w:r>
      <w:r>
        <w:t xml:space="preserve"> [JS] Fr. Athanasius has, “the children of those who have been awakened.”</w:t>
      </w:r>
    </w:p>
  </w:footnote>
  <w:footnote w:id="780">
    <w:p w14:paraId="40FE15BF" w14:textId="13C73A63" w:rsidR="00325E43" w:rsidRDefault="00325E43" w:rsidP="008D24A6">
      <w:pPr>
        <w:pStyle w:val="footnote"/>
      </w:pPr>
      <w:r>
        <w:rPr>
          <w:rStyle w:val="FootnoteReference"/>
        </w:rPr>
        <w:footnoteRef/>
      </w:r>
      <w:r>
        <w:t xml:space="preserve"> [JS] Fr. Lazarus has, “such exiles”</w:t>
      </w:r>
    </w:p>
  </w:footnote>
  <w:footnote w:id="781">
    <w:p w14:paraId="48D4D6D3" w14:textId="3C1F801B" w:rsidR="00325E43" w:rsidRDefault="00325E43" w:rsidP="00087D9B">
      <w:pPr>
        <w:pStyle w:val="footnote"/>
      </w:pPr>
      <w:r>
        <w:rPr>
          <w:rStyle w:val="FootnoteReference"/>
        </w:rPr>
        <w:footnoteRef/>
      </w:r>
      <w:r>
        <w:t xml:space="preserve"> [JS] Fr. Athanasius has, “You will be blessed”</w:t>
      </w:r>
    </w:p>
  </w:footnote>
  <w:footnote w:id="782">
    <w:p w14:paraId="3AE714F7" w14:textId="7F960624" w:rsidR="00325E43" w:rsidRDefault="00325E43" w:rsidP="00537702">
      <w:pPr>
        <w:pStyle w:val="footnote"/>
      </w:pPr>
      <w:r>
        <w:rPr>
          <w:rStyle w:val="FootnoteReference"/>
        </w:rPr>
        <w:footnoteRef/>
      </w:r>
      <w:r>
        <w:t xml:space="preserve"> [JS] Fr. Athanasius has “the Lord will bless,” and “you will see the joys”</w:t>
      </w:r>
    </w:p>
  </w:footnote>
  <w:footnote w:id="783">
    <w:p w14:paraId="7A7A17DB" w14:textId="31683221" w:rsidR="00325E43" w:rsidRDefault="00325E43" w:rsidP="00087D9B">
      <w:pPr>
        <w:pStyle w:val="footnote"/>
      </w:pPr>
      <w:r>
        <w:rPr>
          <w:rStyle w:val="FootnoteReference"/>
        </w:rPr>
        <w:footnoteRef/>
      </w:r>
      <w:r>
        <w:t xml:space="preserve"> [JS]. Fr. Athanasius has, “you will,” instead of “may you”, throughout these last two vs. Lit. “sonss’ sons”</w:t>
      </w:r>
    </w:p>
  </w:footnote>
  <w:footnote w:id="784">
    <w:p w14:paraId="60A69A9F" w14:textId="2E477841" w:rsidR="00325E43" w:rsidRDefault="00325E43" w:rsidP="0061464A">
      <w:pPr>
        <w:pStyle w:val="footnote"/>
      </w:pPr>
      <w:r>
        <w:rPr>
          <w:rStyle w:val="FootnoteReference"/>
        </w:rPr>
        <w:footnoteRef/>
      </w:r>
      <w:r>
        <w:t xml:space="preserve"> [JS] OSB has “schemed behind my back,” NETS has, “On my back the sinners were practicing hteir skill”</w:t>
      </w:r>
    </w:p>
  </w:footnote>
  <w:footnote w:id="785">
    <w:p w14:paraId="74FF21CF" w14:textId="3FFF46C5" w:rsidR="00325E43" w:rsidRDefault="00325E43" w:rsidP="0061464A">
      <w:pPr>
        <w:pStyle w:val="footnote"/>
      </w:pPr>
      <w:r>
        <w:rPr>
          <w:rStyle w:val="FootnoteReference"/>
        </w:rPr>
        <w:footnoteRef/>
      </w:r>
      <w:r>
        <w:t xml:space="preserve"> [JS] or “lawlessness”</w:t>
      </w:r>
    </w:p>
  </w:footnote>
  <w:footnote w:id="786">
    <w:p w14:paraId="6A925E31" w14:textId="50F1CD8D" w:rsidR="00325E43" w:rsidRDefault="00325E43"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0FC01CF2" w14:textId="3C79D2D9" w:rsidR="00325E43" w:rsidRDefault="00325E43" w:rsidP="00714F88">
      <w:pPr>
        <w:pStyle w:val="footnote"/>
      </w:pPr>
      <w:r>
        <w:rPr>
          <w:rStyle w:val="FootnoteReference"/>
        </w:rPr>
        <w:footnoteRef/>
      </w:r>
      <w:r>
        <w:t xml:space="preserve"> [JS] or “transgressions” or “acts of lawlessness”, throughout.</w:t>
      </w:r>
    </w:p>
  </w:footnote>
  <w:footnote w:id="788">
    <w:p w14:paraId="0461F9AD" w14:textId="6F28CA37" w:rsidR="00325E43" w:rsidRDefault="00325E43" w:rsidP="00714F88">
      <w:pPr>
        <w:pStyle w:val="footnote"/>
      </w:pPr>
      <w:r>
        <w:rPr>
          <w:rStyle w:val="FootnoteReference"/>
        </w:rPr>
        <w:footnoteRef/>
      </w:r>
      <w:r>
        <w:t xml:space="preserve"> [JS] or “forgiveness”</w:t>
      </w:r>
    </w:p>
  </w:footnote>
  <w:footnote w:id="789">
    <w:p w14:paraId="0C346C8C" w14:textId="77777777" w:rsidR="00325E43" w:rsidRDefault="00325E43"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5234FC2B" w14:textId="0EBBDCE3" w:rsidR="00325E43" w:rsidRDefault="00325E43" w:rsidP="00C544D6">
      <w:pPr>
        <w:pStyle w:val="footnote"/>
      </w:pPr>
      <w:r>
        <w:rPr>
          <w:rStyle w:val="FootnoteReference"/>
        </w:rPr>
        <w:footnoteRef/>
      </w:r>
      <w:r>
        <w:t xml:space="preserve"> Cf. Titus 2:14.</w:t>
      </w:r>
    </w:p>
  </w:footnote>
  <w:footnote w:id="791">
    <w:p w14:paraId="55BAD822" w14:textId="77777777" w:rsidR="00325E43" w:rsidRDefault="00325E43" w:rsidP="00C544D6">
      <w:pPr>
        <w:pStyle w:val="footnote"/>
      </w:pPr>
      <w:r>
        <w:rPr>
          <w:rStyle w:val="FootnoteReference"/>
        </w:rPr>
        <w:footnoteRef/>
      </w:r>
      <w:r>
        <w:t xml:space="preserve"> Prov. 29:1; 2 Kings 17:14; Neh. 9:16; Dt. 9:6.</w:t>
      </w:r>
    </w:p>
  </w:footnote>
  <w:footnote w:id="792">
    <w:p w14:paraId="4E2F71A4" w14:textId="2CCCE707" w:rsidR="00325E43" w:rsidRDefault="00325E43" w:rsidP="00C0758B">
      <w:pPr>
        <w:pStyle w:val="footnote"/>
      </w:pPr>
      <w:r>
        <w:rPr>
          <w:rStyle w:val="FootnoteReference"/>
        </w:rPr>
        <w:footnoteRef/>
      </w:r>
      <w:r>
        <w:t xml:space="preserve"> [JS] literally “the tabernacle of my house”</w:t>
      </w:r>
    </w:p>
  </w:footnote>
  <w:footnote w:id="793">
    <w:p w14:paraId="7C027A5F" w14:textId="25B43E29" w:rsidR="00325E43" w:rsidRDefault="00325E43"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061D8F8B" w14:textId="29FA4A55" w:rsidR="00325E43" w:rsidRDefault="00325E43" w:rsidP="00C544D6">
      <w:pPr>
        <w:pStyle w:val="footnote"/>
      </w:pPr>
      <w:r>
        <w:rPr>
          <w:rStyle w:val="FootnoteReference"/>
        </w:rPr>
        <w:footnoteRef/>
      </w:r>
      <w:r>
        <w:t xml:space="preserve"> Cf. 1 Kings 6:21 (1 Sam. 6:21).</w:t>
      </w:r>
    </w:p>
  </w:footnote>
  <w:footnote w:id="795">
    <w:p w14:paraId="7A5052C0" w14:textId="161D9B7D" w:rsidR="00325E43" w:rsidRDefault="00325E43" w:rsidP="00023B09">
      <w:pPr>
        <w:pStyle w:val="footnote"/>
      </w:pPr>
      <w:r>
        <w:rPr>
          <w:rStyle w:val="FootnoteReference"/>
        </w:rPr>
        <w:footnoteRef/>
      </w:r>
      <w:r>
        <w:t xml:space="preserve"> [JS] “do obeisance”, i.e. literally “bow down”</w:t>
      </w:r>
    </w:p>
  </w:footnote>
  <w:footnote w:id="796">
    <w:p w14:paraId="7B1B3D1C" w14:textId="1A224FFE" w:rsidR="00325E43" w:rsidRDefault="00325E43" w:rsidP="00023B09">
      <w:pPr>
        <w:pStyle w:val="footnote"/>
      </w:pPr>
      <w:r>
        <w:rPr>
          <w:rStyle w:val="FootnoteReference"/>
        </w:rPr>
        <w:footnoteRef/>
      </w:r>
      <w:r>
        <w:t xml:space="preserve"> [JS] Fr. Lazarus has “resting-place”</w:t>
      </w:r>
    </w:p>
  </w:footnote>
  <w:footnote w:id="797">
    <w:p w14:paraId="57742C2B" w14:textId="024D8554" w:rsidR="00325E43" w:rsidRDefault="00325E43" w:rsidP="00023B09">
      <w:pPr>
        <w:pStyle w:val="footnote"/>
      </w:pPr>
      <w:r>
        <w:rPr>
          <w:rStyle w:val="FootnoteReference"/>
        </w:rPr>
        <w:footnoteRef/>
      </w:r>
      <w:r>
        <w:t xml:space="preserve"> [JS] or “the ark of Your holiness”</w:t>
      </w:r>
    </w:p>
  </w:footnote>
  <w:footnote w:id="798">
    <w:p w14:paraId="371872E1" w14:textId="77777777" w:rsidR="00325E43" w:rsidRDefault="00325E43" w:rsidP="00C544D6">
      <w:pPr>
        <w:pStyle w:val="footnote"/>
      </w:pPr>
      <w:r>
        <w:rPr>
          <w:rStyle w:val="FootnoteReference"/>
        </w:rPr>
        <w:footnoteRef/>
      </w:r>
      <w:r>
        <w:t xml:space="preserve"> Ps. 131:8-10 = 2 Chron. 6:41-42.</w:t>
      </w:r>
    </w:p>
  </w:footnote>
  <w:footnote w:id="799">
    <w:p w14:paraId="3FFC0219" w14:textId="77777777" w:rsidR="00325E43" w:rsidRDefault="00325E43" w:rsidP="00C544D6">
      <w:pPr>
        <w:pStyle w:val="footnote"/>
      </w:pPr>
      <w:r>
        <w:rPr>
          <w:rStyle w:val="FootnoteReference"/>
        </w:rPr>
        <w:footnoteRef/>
      </w:r>
      <w:r>
        <w:t xml:space="preserve"> I Chron. 17:11-14; Acts 2:30-33.</w:t>
      </w:r>
    </w:p>
  </w:footnote>
  <w:footnote w:id="800">
    <w:p w14:paraId="750994E1" w14:textId="39B5FB55" w:rsidR="00325E43" w:rsidRDefault="00325E43" w:rsidP="00631963">
      <w:pPr>
        <w:pStyle w:val="footnote"/>
      </w:pPr>
      <w:r>
        <w:rPr>
          <w:rStyle w:val="FootnoteReference"/>
        </w:rPr>
        <w:footnoteRef/>
      </w:r>
      <w:r>
        <w:t xml:space="preserve"> [JS] Coptic has “widow”.</w:t>
      </w:r>
    </w:p>
  </w:footnote>
  <w:footnote w:id="801">
    <w:p w14:paraId="20533A22" w14:textId="760F6E73" w:rsidR="00325E43" w:rsidRDefault="00325E43" w:rsidP="00631963">
      <w:pPr>
        <w:pStyle w:val="footnote"/>
      </w:pPr>
      <w:r>
        <w:rPr>
          <w:rStyle w:val="FootnoteReference"/>
        </w:rPr>
        <w:footnoteRef/>
      </w:r>
      <w:r>
        <w:t xml:space="preserve"> [JS] or “rejoice with rejoicing”</w:t>
      </w:r>
    </w:p>
  </w:footnote>
  <w:footnote w:id="802">
    <w:p w14:paraId="41E94330" w14:textId="77777777" w:rsidR="00325E43" w:rsidRDefault="00325E43" w:rsidP="00C544D6">
      <w:pPr>
        <w:pStyle w:val="footnote"/>
      </w:pPr>
      <w:r>
        <w:rPr>
          <w:rStyle w:val="FootnoteReference"/>
        </w:rPr>
        <w:footnoteRef/>
      </w:r>
      <w:r>
        <w:t xml:space="preserve"> stock: </w:t>
      </w:r>
      <w:r w:rsidRPr="00783CA0">
        <w:rPr>
          <w:i/>
        </w:rPr>
        <w:t>lit</w:t>
      </w:r>
      <w:r>
        <w:t>. horn.</w:t>
      </w:r>
    </w:p>
  </w:footnote>
  <w:footnote w:id="803">
    <w:p w14:paraId="2CC35491" w14:textId="77777777" w:rsidR="00325E43" w:rsidRDefault="00325E43"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5C900721" w14:textId="77777777" w:rsidR="00325E43" w:rsidRDefault="00325E43"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1C6E6FA2" w14:textId="77777777" w:rsidR="00325E43" w:rsidRDefault="00325E43"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53BD49E1" w14:textId="53C59812" w:rsidR="00325E43" w:rsidRDefault="00325E43"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6C27778C" w14:textId="276CBE19" w:rsidR="00325E43" w:rsidRDefault="00325E43" w:rsidP="008B199B">
      <w:pPr>
        <w:pStyle w:val="footnote"/>
      </w:pPr>
      <w:r>
        <w:rPr>
          <w:rStyle w:val="FootnoteReference"/>
        </w:rPr>
        <w:footnoteRef/>
      </w:r>
      <w:r>
        <w:t xml:space="preserve"> [JS] literally, “slaves”</w:t>
      </w:r>
    </w:p>
  </w:footnote>
  <w:footnote w:id="808">
    <w:p w14:paraId="1FC82724" w14:textId="77777777" w:rsidR="00325E43" w:rsidRDefault="00325E43" w:rsidP="00C544D6">
      <w:pPr>
        <w:pStyle w:val="footnote"/>
      </w:pPr>
      <w:r>
        <w:rPr>
          <w:rStyle w:val="FootnoteReference"/>
        </w:rPr>
        <w:footnoteRef/>
      </w:r>
      <w:r>
        <w:t xml:space="preserve"> The kingdoms of this world have become the kingdoms of our Lord and of His Christ’ (Rev. 11:15).</w:t>
      </w:r>
    </w:p>
  </w:footnote>
  <w:footnote w:id="809">
    <w:p w14:paraId="5C9240DB" w14:textId="77777777" w:rsidR="00325E43" w:rsidRDefault="00325E43" w:rsidP="00C544D6">
      <w:pPr>
        <w:pStyle w:val="footnote"/>
      </w:pPr>
      <w:r>
        <w:rPr>
          <w:rStyle w:val="FootnoteReference"/>
        </w:rPr>
        <w:footnoteRef/>
      </w:r>
      <w:r>
        <w:t xml:space="preserve"> Deut. 32:36.</w:t>
      </w:r>
    </w:p>
  </w:footnote>
  <w:footnote w:id="810">
    <w:p w14:paraId="6CA454B0" w14:textId="699660A9" w:rsidR="00325E43" w:rsidRDefault="00325E43" w:rsidP="009F1DA0">
      <w:pPr>
        <w:pStyle w:val="footnote"/>
      </w:pPr>
      <w:r>
        <w:rPr>
          <w:rStyle w:val="FootnoteReference"/>
        </w:rPr>
        <w:footnoteRef/>
      </w:r>
      <w:r>
        <w:t xml:space="preserve"> [JS] [] lacking in all but OSB</w:t>
      </w:r>
    </w:p>
  </w:footnote>
  <w:footnote w:id="811">
    <w:p w14:paraId="71CEF4E9" w14:textId="77777777" w:rsidR="00325E43" w:rsidRDefault="00325E43"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6639BD0B" w14:textId="45AA87DA" w:rsidR="00325E43" w:rsidRDefault="00325E43"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2B96894E" w14:textId="6C468A01" w:rsidR="00325E43" w:rsidRDefault="00325E43" w:rsidP="00C544D6">
      <w:pPr>
        <w:pStyle w:val="footnote"/>
      </w:pPr>
      <w:r>
        <w:rPr>
          <w:rStyle w:val="FootnoteReference"/>
        </w:rPr>
        <w:footnoteRef/>
      </w:r>
      <w:r>
        <w:t xml:space="preserve"> mercy: </w:t>
      </w:r>
      <w:r w:rsidRPr="007F3CE8">
        <w:rPr>
          <w:i/>
        </w:rPr>
        <w:t>or</w:t>
      </w:r>
      <w:r>
        <w:t xml:space="preserve"> love. Cf. Lk. 10:37.</w:t>
      </w:r>
    </w:p>
  </w:footnote>
  <w:footnote w:id="814">
    <w:p w14:paraId="08E6A124" w14:textId="11CACB93" w:rsidR="00325E43" w:rsidRDefault="00325E43"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39412F7E" w14:textId="1E04020D" w:rsidR="00325E43" w:rsidRDefault="00325E43" w:rsidP="00AE1E0F">
      <w:pPr>
        <w:pStyle w:val="footnote"/>
      </w:pPr>
      <w:r>
        <w:rPr>
          <w:rStyle w:val="FootnoteReference"/>
        </w:rPr>
        <w:footnoteRef/>
      </w:r>
      <w:r>
        <w:t xml:space="preserve"> [JS] or “and shook of Pharaoh and his army into the Red sea,”</w:t>
      </w:r>
    </w:p>
  </w:footnote>
  <w:footnote w:id="816">
    <w:p w14:paraId="0B96BC12" w14:textId="30893C5B" w:rsidR="00325E43" w:rsidRDefault="00325E43" w:rsidP="00AE1E0F">
      <w:pPr>
        <w:pStyle w:val="footnote"/>
      </w:pPr>
      <w:r>
        <w:rPr>
          <w:rStyle w:val="FootnoteReference"/>
        </w:rPr>
        <w:footnoteRef/>
      </w:r>
      <w:r>
        <w:t xml:space="preserve"> [JS] or “slew”</w:t>
      </w:r>
    </w:p>
  </w:footnote>
  <w:footnote w:id="817">
    <w:p w14:paraId="0DA78EFF" w14:textId="6EE98942" w:rsidR="00325E43" w:rsidRDefault="00325E43" w:rsidP="00AE1E0F">
      <w:pPr>
        <w:pStyle w:val="footnote"/>
      </w:pPr>
      <w:r>
        <w:rPr>
          <w:rStyle w:val="FootnoteReference"/>
        </w:rPr>
        <w:footnoteRef/>
      </w:r>
      <w:r>
        <w:t xml:space="preserve"> [JS] [] lacking in all but the Copitc. This verse and 16b lacking in most translations.</w:t>
      </w:r>
    </w:p>
  </w:footnote>
  <w:footnote w:id="818">
    <w:p w14:paraId="491E3626" w14:textId="77777777" w:rsidR="00325E43" w:rsidRDefault="00325E43"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27102E37" w14:textId="01E87A4E" w:rsidR="00325E43" w:rsidRDefault="00325E43" w:rsidP="00C544D6">
      <w:pPr>
        <w:pStyle w:val="footnote"/>
      </w:pPr>
      <w:r>
        <w:rPr>
          <w:rStyle w:val="FootnoteReference"/>
        </w:rPr>
        <w:footnoteRef/>
      </w:r>
      <w:r>
        <w:t xml:space="preserve"> See previous footnote.</w:t>
      </w:r>
    </w:p>
  </w:footnote>
  <w:footnote w:id="820">
    <w:p w14:paraId="32C9C8BA" w14:textId="1283C1AE" w:rsidR="00325E43" w:rsidRDefault="00325E43"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1CAEC73A" w14:textId="2CFEA53A" w:rsidR="00325E43" w:rsidRDefault="00325E43" w:rsidP="00AC3281">
      <w:pPr>
        <w:pStyle w:val="footnote"/>
      </w:pPr>
      <w:r>
        <w:rPr>
          <w:rStyle w:val="FootnoteReference"/>
        </w:rPr>
        <w:footnoteRef/>
      </w:r>
      <w:r>
        <w:t xml:space="preserve"> [JS] or “thank”, or “thankfully confess with praise”</w:t>
      </w:r>
    </w:p>
  </w:footnote>
  <w:footnote w:id="822">
    <w:p w14:paraId="02264BC2" w14:textId="77777777" w:rsidR="00325E43" w:rsidRDefault="00325E43"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474A88D1" w14:textId="00155028" w:rsidR="00325E43" w:rsidRDefault="00325E43" w:rsidP="00AC3281">
      <w:pPr>
        <w:pStyle w:val="footnote"/>
      </w:pPr>
      <w:r>
        <w:rPr>
          <w:rStyle w:val="FootnoteReference"/>
        </w:rPr>
        <w:footnoteRef/>
      </w:r>
      <w:r>
        <w:t xml:space="preserve"> [JS] “do obeisance”, elsewhere rendered “worship’, but referring to the physical act.</w:t>
      </w:r>
    </w:p>
  </w:footnote>
  <w:footnote w:id="824">
    <w:p w14:paraId="1B1D5002" w14:textId="29B07E11" w:rsidR="00325E43" w:rsidRDefault="00325E43" w:rsidP="00C1761F">
      <w:pPr>
        <w:pStyle w:val="footnote"/>
      </w:pPr>
      <w:r>
        <w:rPr>
          <w:rStyle w:val="FootnoteReference"/>
        </w:rPr>
        <w:footnoteRef/>
      </w:r>
      <w:r>
        <w:t xml:space="preserve"> [JS] or “give thanks to,” or “prase,” or “thankfully confess Your Name with praise”</w:t>
      </w:r>
    </w:p>
  </w:footnote>
  <w:footnote w:id="825">
    <w:p w14:paraId="12351032" w14:textId="637DDCD6" w:rsidR="00325E43" w:rsidRDefault="00325E43"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00F8589A" w14:textId="3079BAC3" w:rsidR="00325E43" w:rsidRDefault="00325E43" w:rsidP="00C1761F">
      <w:pPr>
        <w:pStyle w:val="footnote"/>
      </w:pPr>
      <w:r>
        <w:rPr>
          <w:rStyle w:val="FootnoteReference"/>
        </w:rPr>
        <w:footnoteRef/>
      </w:r>
      <w:r>
        <w:t xml:space="preserve"> [JS] or “acknowledge,” or “give thanks to,” or “thankfully confess with praise”</w:t>
      </w:r>
    </w:p>
  </w:footnote>
  <w:footnote w:id="827">
    <w:p w14:paraId="18BB02EB" w14:textId="33FE7177" w:rsidR="00325E43" w:rsidRDefault="00325E43"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333B0F0E" w14:textId="4D89FC4A" w:rsidR="00325E43" w:rsidRDefault="00325E43" w:rsidP="00FF6795">
      <w:pPr>
        <w:pStyle w:val="footnote"/>
      </w:pPr>
      <w:r>
        <w:rPr>
          <w:rStyle w:val="FootnoteReference"/>
        </w:rPr>
        <w:footnoteRef/>
      </w:r>
      <w:r>
        <w:t xml:space="preserve"> [JS] literally “those who are exalted” or “the high things”</w:t>
      </w:r>
    </w:p>
  </w:footnote>
  <w:footnote w:id="829">
    <w:p w14:paraId="596BB70E" w14:textId="27F87B4A" w:rsidR="00325E43" w:rsidRDefault="00325E43" w:rsidP="00C544D6">
      <w:pPr>
        <w:pStyle w:val="footnote"/>
      </w:pPr>
      <w:r>
        <w:rPr>
          <w:rStyle w:val="FootnoteReference"/>
        </w:rPr>
        <w:footnoteRef/>
      </w:r>
      <w:r>
        <w:t xml:space="preserve"> The Spirit of the Lord fills the world (Wisdom 1:7). [JS] presence: literally “face”</w:t>
      </w:r>
    </w:p>
  </w:footnote>
  <w:footnote w:id="830">
    <w:p w14:paraId="7AB3BB43" w14:textId="5D02016E" w:rsidR="00325E43" w:rsidRDefault="00325E43" w:rsidP="00485563">
      <w:pPr>
        <w:pStyle w:val="footnote"/>
      </w:pPr>
      <w:r>
        <w:rPr>
          <w:rStyle w:val="FootnoteReference"/>
        </w:rPr>
        <w:footnoteRef/>
      </w:r>
      <w:r>
        <w:t xml:space="preserve"> [JS] or “possess”</w:t>
      </w:r>
    </w:p>
  </w:footnote>
  <w:footnote w:id="831">
    <w:p w14:paraId="145A6B15" w14:textId="77777777" w:rsidR="00325E43" w:rsidRDefault="00325E43" w:rsidP="00C544D6">
      <w:pPr>
        <w:pStyle w:val="footnote"/>
      </w:pPr>
      <w:r>
        <w:rPr>
          <w:rStyle w:val="FootnoteReference"/>
        </w:rPr>
        <w:footnoteRef/>
      </w:r>
      <w:r>
        <w:t xml:space="preserve"> heart: </w:t>
      </w:r>
      <w:r w:rsidRPr="007F3CE8">
        <w:rPr>
          <w:i/>
        </w:rPr>
        <w:t>lit</w:t>
      </w:r>
      <w:r>
        <w:t>. kidneys (seat of the affections in Hebrew thought).</w:t>
      </w:r>
    </w:p>
  </w:footnote>
  <w:footnote w:id="832">
    <w:p w14:paraId="5EA66D53" w14:textId="1C1D5AB6" w:rsidR="00325E43" w:rsidRDefault="00325E43" w:rsidP="00485563">
      <w:pPr>
        <w:pStyle w:val="footnote"/>
      </w:pPr>
      <w:r>
        <w:rPr>
          <w:rStyle w:val="FootnoteReference"/>
        </w:rPr>
        <w:footnoteRef/>
      </w:r>
      <w:r>
        <w:t xml:space="preserve"> [JS] or “give thanks,” or “thankfully confess You with praise”</w:t>
      </w:r>
    </w:p>
  </w:footnote>
  <w:footnote w:id="833">
    <w:p w14:paraId="42F762F1" w14:textId="43ABB4D6" w:rsidR="00325E43" w:rsidRDefault="00325E43" w:rsidP="00676E6A">
      <w:pPr>
        <w:pStyle w:val="footnote"/>
      </w:pPr>
      <w:r>
        <w:rPr>
          <w:rStyle w:val="FootnoteReference"/>
        </w:rPr>
        <w:footnoteRef/>
      </w:r>
      <w:r>
        <w:t xml:space="preserve"> [JS] or “authorities” or “powers”</w:t>
      </w:r>
    </w:p>
  </w:footnote>
  <w:footnote w:id="834">
    <w:p w14:paraId="4E73646F" w14:textId="549C13C9" w:rsidR="00325E43" w:rsidRDefault="00325E43" w:rsidP="00EB72A3">
      <w:pPr>
        <w:pStyle w:val="footnote"/>
      </w:pPr>
      <w:r>
        <w:rPr>
          <w:rStyle w:val="FootnoteReference"/>
        </w:rPr>
        <w:footnoteRef/>
      </w:r>
      <w:r>
        <w:t xml:space="preserve"> [JS] or “and do I not waste away because of my enemies?”</w:t>
      </w:r>
    </w:p>
  </w:footnote>
  <w:footnote w:id="835">
    <w:p w14:paraId="4CC16564" w14:textId="262FCF3B" w:rsidR="00325E43" w:rsidRDefault="00325E43" w:rsidP="00814FC4">
      <w:pPr>
        <w:pStyle w:val="footnote"/>
      </w:pPr>
      <w:r>
        <w:rPr>
          <w:rStyle w:val="FootnoteReference"/>
        </w:rPr>
        <w:footnoteRef/>
      </w:r>
      <w:r>
        <w:t xml:space="preserve"> [JS] or “way of iniquity”</w:t>
      </w:r>
    </w:p>
  </w:footnote>
  <w:footnote w:id="836">
    <w:p w14:paraId="6BCAB3AE" w14:textId="77777777" w:rsidR="00325E43" w:rsidRDefault="00325E43" w:rsidP="00C544D6">
      <w:pPr>
        <w:pStyle w:val="footnote"/>
      </w:pPr>
      <w:r>
        <w:rPr>
          <w:rStyle w:val="FootnoteReference"/>
        </w:rPr>
        <w:footnoteRef/>
      </w:r>
      <w:r>
        <w:t xml:space="preserve"> ‘He gives songs in the night’ (Job. 35:10).</w:t>
      </w:r>
    </w:p>
  </w:footnote>
  <w:footnote w:id="837">
    <w:p w14:paraId="6FFB8AE3" w14:textId="30159915" w:rsidR="00325E43" w:rsidRDefault="00325E43" w:rsidP="00FF4A4F">
      <w:pPr>
        <w:pStyle w:val="footnote"/>
      </w:pPr>
      <w:r>
        <w:rPr>
          <w:rStyle w:val="FootnoteReference"/>
        </w:rPr>
        <w:footnoteRef/>
      </w:r>
      <w:r>
        <w:t xml:space="preserve"> Literally “voice”</w:t>
      </w:r>
    </w:p>
  </w:footnote>
  <w:footnote w:id="838">
    <w:p w14:paraId="1995E6B7" w14:textId="70D38F62" w:rsidR="00325E43" w:rsidRDefault="00325E43" w:rsidP="00EB72A3">
      <w:pPr>
        <w:pStyle w:val="footnote"/>
      </w:pPr>
      <w:r>
        <w:rPr>
          <w:rStyle w:val="FootnoteReference"/>
        </w:rPr>
        <w:footnoteRef/>
      </w:r>
      <w:r>
        <w:t xml:space="preserve"> [JS] or “praise,” or “give thanks to,” or “thankfully confess with praise”</w:t>
      </w:r>
    </w:p>
  </w:footnote>
  <w:footnote w:id="839">
    <w:p w14:paraId="7EBC0985" w14:textId="77777777" w:rsidR="00325E43" w:rsidRDefault="00325E43" w:rsidP="00784373">
      <w:pPr>
        <w:pStyle w:val="footnote"/>
      </w:pPr>
      <w:r>
        <w:rPr>
          <w:rStyle w:val="FootnoteReference"/>
        </w:rPr>
        <w:footnoteRef/>
      </w:r>
      <w:r>
        <w:t xml:space="preserve"> [JS] or “Hades”.</w:t>
      </w:r>
    </w:p>
  </w:footnote>
  <w:footnote w:id="840">
    <w:p w14:paraId="5A5C1D1C" w14:textId="586EEB89" w:rsidR="00325E43" w:rsidRDefault="00325E43"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1AD5A19A" w14:textId="77777777" w:rsidR="00325E43" w:rsidRDefault="00325E43" w:rsidP="00C544D6">
      <w:pPr>
        <w:pStyle w:val="footnote"/>
      </w:pPr>
      <w:r>
        <w:rPr>
          <w:rStyle w:val="FootnoteReference"/>
        </w:rPr>
        <w:footnoteRef/>
      </w:r>
      <w:r>
        <w:t xml:space="preserve"> this way: the confession of Christ (2 Tim. 3:12).</w:t>
      </w:r>
    </w:p>
  </w:footnote>
  <w:footnote w:id="842">
    <w:p w14:paraId="1B4DA4D8" w14:textId="4D3CDF72" w:rsidR="00325E43" w:rsidRDefault="00325E43" w:rsidP="00EB72A3">
      <w:pPr>
        <w:pStyle w:val="footnote"/>
      </w:pPr>
      <w:r>
        <w:rPr>
          <w:rStyle w:val="FootnoteReference"/>
        </w:rPr>
        <w:footnoteRef/>
      </w:r>
      <w:r>
        <w:t xml:space="preserve"> [JS] or “praise” or “thive thanks to,” or “thankfully confess with praise”</w:t>
      </w:r>
    </w:p>
  </w:footnote>
  <w:footnote w:id="843">
    <w:p w14:paraId="10A5500A" w14:textId="77777777" w:rsidR="00325E43" w:rsidRDefault="00325E43" w:rsidP="00C544D6">
      <w:pPr>
        <w:pStyle w:val="footnote"/>
      </w:pPr>
      <w:r>
        <w:rPr>
          <w:rStyle w:val="FootnoteReference"/>
        </w:rPr>
        <w:footnoteRef/>
      </w:r>
      <w:r>
        <w:t xml:space="preserve"> These two lines are identical with Lamentations 3:6.</w:t>
      </w:r>
    </w:p>
  </w:footnote>
  <w:footnote w:id="844">
    <w:p w14:paraId="30FC40DD" w14:textId="11119DF6" w:rsidR="00325E43" w:rsidRDefault="00325E43" w:rsidP="00C544D6">
      <w:pPr>
        <w:pStyle w:val="footnote"/>
      </w:pPr>
      <w:r>
        <w:rPr>
          <w:rStyle w:val="FootnoteReference"/>
        </w:rPr>
        <w:footnoteRef/>
      </w:r>
      <w:r>
        <w:t xml:space="preserve"> Cf. Rev. 10:5; Ezek. 20:23,28,42; Deut. 32:14.</w:t>
      </w:r>
    </w:p>
  </w:footnote>
  <w:footnote w:id="845">
    <w:p w14:paraId="58511EB9" w14:textId="77777777" w:rsidR="00325E43" w:rsidRDefault="00325E43"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3B148124" w14:textId="77777777" w:rsidR="00325E43" w:rsidRDefault="00325E43"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CAB0511" w14:textId="43E4190B" w:rsidR="00325E43" w:rsidRDefault="00325E43" w:rsidP="00C544D6">
      <w:pPr>
        <w:pStyle w:val="footnote"/>
      </w:pPr>
      <w:r>
        <w:rPr>
          <w:rStyle w:val="FootnoteReference"/>
        </w:rPr>
        <w:footnoteRef/>
      </w:r>
      <w:r>
        <w:t xml:space="preserve"> Cf. ‘If I am lifted up from the earth, I will draw all men to Me’ (Jn. 12:32). See also Psalm 45:11 and the note there.</w:t>
      </w:r>
    </w:p>
  </w:footnote>
  <w:footnote w:id="848">
    <w:p w14:paraId="13B01E95" w14:textId="737A6D70" w:rsidR="00325E43" w:rsidRDefault="00325E43" w:rsidP="00F53108">
      <w:pPr>
        <w:pStyle w:val="footnote"/>
      </w:pPr>
      <w:r>
        <w:rPr>
          <w:rStyle w:val="FootnoteReference"/>
        </w:rPr>
        <w:footnoteRef/>
      </w:r>
      <w:r>
        <w:t xml:space="preserve"> [JS] or “gush forth”, “overflow”</w:t>
      </w:r>
    </w:p>
  </w:footnote>
  <w:footnote w:id="849">
    <w:p w14:paraId="291B5302" w14:textId="22414254" w:rsidR="00325E43" w:rsidRDefault="00325E43" w:rsidP="00F53108">
      <w:pPr>
        <w:pStyle w:val="footnote"/>
      </w:pPr>
      <w:r>
        <w:rPr>
          <w:rStyle w:val="FootnoteReference"/>
        </w:rPr>
        <w:footnoteRef/>
      </w:r>
      <w:r>
        <w:t xml:space="preserve"> [JS] or “thankfully confess You with praise”, or “praise”, or “give thanks to”</w:t>
      </w:r>
    </w:p>
  </w:footnote>
  <w:footnote w:id="850">
    <w:p w14:paraId="7FEF7BE1" w14:textId="0F451A05" w:rsidR="00325E43" w:rsidRDefault="00325E43" w:rsidP="008D3680">
      <w:pPr>
        <w:pStyle w:val="footnote"/>
      </w:pPr>
      <w:r>
        <w:rPr>
          <w:rStyle w:val="FootnoteReference"/>
        </w:rPr>
        <w:footnoteRef/>
      </w:r>
      <w:r>
        <w:t xml:space="preserve"> [JS] literally “holy ones”</w:t>
      </w:r>
    </w:p>
  </w:footnote>
  <w:footnote w:id="851">
    <w:p w14:paraId="67EE1F7C" w14:textId="1AC854C4" w:rsidR="00325E43" w:rsidRDefault="00325E43"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353ACEBC" w14:textId="59328CB4" w:rsidR="00325E43" w:rsidRDefault="00325E43" w:rsidP="00C544D6">
      <w:pPr>
        <w:pStyle w:val="footnote"/>
      </w:pPr>
      <w:r>
        <w:rPr>
          <w:rStyle w:val="FootnoteReference"/>
        </w:rPr>
        <w:footnoteRef/>
      </w:r>
      <w:r>
        <w:t xml:space="preserve"> Cf. Ps. 145:2 with Ps. 103:33. Only verbs differ.</w:t>
      </w:r>
    </w:p>
  </w:footnote>
  <w:footnote w:id="853">
    <w:p w14:paraId="35C0C4DD" w14:textId="71AC6682" w:rsidR="00325E43" w:rsidRDefault="00325E43" w:rsidP="007F50FD">
      <w:pPr>
        <w:pStyle w:val="footnote"/>
      </w:pPr>
      <w:r>
        <w:rPr>
          <w:rStyle w:val="FootnoteReference"/>
        </w:rPr>
        <w:footnoteRef/>
      </w:r>
      <w:r>
        <w:t xml:space="preserve"> [JS] or “spirit”</w:t>
      </w:r>
    </w:p>
  </w:footnote>
  <w:footnote w:id="854">
    <w:p w14:paraId="23EB32F2" w14:textId="235BD424" w:rsidR="00325E43" w:rsidRDefault="00325E43" w:rsidP="007F50FD">
      <w:pPr>
        <w:pStyle w:val="footnote"/>
      </w:pPr>
      <w:r>
        <w:rPr>
          <w:rStyle w:val="FootnoteReference"/>
        </w:rPr>
        <w:footnoteRef/>
      </w:r>
      <w:r>
        <w:t xml:space="preserve"> [JS] thoughts, or designs, plans, projects</w:t>
      </w:r>
    </w:p>
  </w:footnote>
  <w:footnote w:id="855">
    <w:p w14:paraId="1E480973" w14:textId="3F051D55" w:rsidR="00325E43" w:rsidRDefault="00325E43" w:rsidP="007F50FD">
      <w:pPr>
        <w:pStyle w:val="footnote"/>
      </w:pPr>
      <w:r>
        <w:rPr>
          <w:rStyle w:val="FootnoteReference"/>
        </w:rPr>
        <w:footnoteRef/>
      </w:r>
      <w:r>
        <w:t xml:space="preserve"> [JS] or “guards”</w:t>
      </w:r>
    </w:p>
  </w:footnote>
  <w:footnote w:id="856">
    <w:p w14:paraId="6A1BF79E" w14:textId="2C42AEE5" w:rsidR="00325E43" w:rsidRDefault="00325E43" w:rsidP="007F50FD">
      <w:pPr>
        <w:pStyle w:val="footnote"/>
      </w:pPr>
      <w:r>
        <w:rPr>
          <w:rStyle w:val="FootnoteReference"/>
        </w:rPr>
        <w:footnoteRef/>
      </w:r>
      <w:r>
        <w:t xml:space="preserve"> [JS] or “frees the prisoners”</w:t>
      </w:r>
    </w:p>
  </w:footnote>
  <w:footnote w:id="857">
    <w:p w14:paraId="5D5111FF" w14:textId="66B6F812" w:rsidR="00325E43" w:rsidRDefault="00325E43" w:rsidP="007F50FD">
      <w:pPr>
        <w:pStyle w:val="footnote"/>
      </w:pPr>
      <w:r>
        <w:rPr>
          <w:rStyle w:val="FootnoteReference"/>
        </w:rPr>
        <w:footnoteRef/>
      </w:r>
      <w:r>
        <w:t xml:space="preserve"> [JS] or “bent”</w:t>
      </w:r>
    </w:p>
  </w:footnote>
  <w:footnote w:id="858">
    <w:p w14:paraId="4090A924" w14:textId="68E30641" w:rsidR="00325E43" w:rsidRDefault="00325E43" w:rsidP="007F50FD">
      <w:pPr>
        <w:pStyle w:val="footnote"/>
      </w:pPr>
      <w:r>
        <w:rPr>
          <w:rStyle w:val="FootnoteReference"/>
        </w:rPr>
        <w:footnoteRef/>
      </w:r>
      <w:r>
        <w:t xml:space="preserve"> [JS] or “skill”</w:t>
      </w:r>
    </w:p>
  </w:footnote>
  <w:footnote w:id="859">
    <w:p w14:paraId="6F819BD3" w14:textId="78976808" w:rsidR="00325E43" w:rsidRDefault="00325E43" w:rsidP="007F50FD">
      <w:pPr>
        <w:pStyle w:val="footnote"/>
      </w:pPr>
      <w:r>
        <w:rPr>
          <w:rStyle w:val="FootnoteReference"/>
        </w:rPr>
        <w:footnoteRef/>
      </w:r>
      <w:r>
        <w:t xml:space="preserve"> [JS] or “foreigners”</w:t>
      </w:r>
    </w:p>
  </w:footnote>
  <w:footnote w:id="860">
    <w:p w14:paraId="78560DE2" w14:textId="6759CA05" w:rsidR="00325E43" w:rsidRDefault="00325E43" w:rsidP="007F50FD">
      <w:pPr>
        <w:pStyle w:val="footnote"/>
      </w:pPr>
      <w:r>
        <w:rPr>
          <w:rStyle w:val="FootnoteReference"/>
        </w:rPr>
        <w:footnoteRef/>
      </w:r>
      <w:r>
        <w:t xml:space="preserve"> [JS] or a psalm, or a melody</w:t>
      </w:r>
    </w:p>
  </w:footnote>
  <w:footnote w:id="861">
    <w:p w14:paraId="2C19D159" w14:textId="3C9E27D5" w:rsidR="00325E43" w:rsidRDefault="00325E43" w:rsidP="00F258B1">
      <w:pPr>
        <w:pStyle w:val="footnote"/>
      </w:pPr>
      <w:r>
        <w:rPr>
          <w:rStyle w:val="FootnoteReference"/>
        </w:rPr>
        <w:footnoteRef/>
      </w:r>
      <w:r>
        <w:t xml:space="preserve"> </w:t>
      </w:r>
      <w:r w:rsidRPr="00D813A7">
        <w:rPr>
          <w:i/>
        </w:rPr>
        <w:t>Lit</w:t>
      </w:r>
      <w:r>
        <w:t>. ‘dispersions’. Cf. Mt. 24:31.</w:t>
      </w:r>
    </w:p>
  </w:footnote>
  <w:footnote w:id="862">
    <w:p w14:paraId="7AC7AD8B" w14:textId="5BFFD4CA" w:rsidR="00325E43" w:rsidRDefault="00325E43"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1F0F4402" w14:textId="056F6B42" w:rsidR="00325E43" w:rsidRDefault="00325E43" w:rsidP="00CD1E61">
      <w:pPr>
        <w:pStyle w:val="footnote"/>
      </w:pPr>
      <w:r>
        <w:rPr>
          <w:rStyle w:val="FootnoteReference"/>
        </w:rPr>
        <w:footnoteRef/>
      </w:r>
      <w:r>
        <w:t xml:space="preserve"> [JS] or word, or teaching</w:t>
      </w:r>
    </w:p>
  </w:footnote>
  <w:footnote w:id="864">
    <w:p w14:paraId="407F2DDB" w14:textId="624657B1" w:rsidR="00325E43" w:rsidRDefault="00325E43"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35167DCD" w14:textId="373FC63F" w:rsidR="00325E43" w:rsidRDefault="00325E43" w:rsidP="00DE04F0">
      <w:pPr>
        <w:pStyle w:val="footnote"/>
      </w:pPr>
      <w:r>
        <w:rPr>
          <w:rStyle w:val="FootnoteReference"/>
        </w:rPr>
        <w:footnoteRef/>
      </w:r>
      <w:r>
        <w:t xml:space="preserve"> [JS] or “stormy wind”</w:t>
      </w:r>
    </w:p>
  </w:footnote>
  <w:footnote w:id="866">
    <w:p w14:paraId="596CA46F" w14:textId="3CE69ED5" w:rsidR="00325E43" w:rsidRDefault="00325E43" w:rsidP="00DE04F0">
      <w:pPr>
        <w:pStyle w:val="footnote"/>
      </w:pPr>
      <w:r>
        <w:rPr>
          <w:rStyle w:val="FootnoteReference"/>
        </w:rPr>
        <w:footnoteRef/>
      </w:r>
      <w:r>
        <w:t xml:space="preserve"> [JS] or “maidens,” or “unmarried women”</w:t>
      </w:r>
    </w:p>
  </w:footnote>
  <w:footnote w:id="867">
    <w:p w14:paraId="302477DE" w14:textId="111432A8" w:rsidR="00325E43" w:rsidRDefault="00325E43"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33D71E70" w14:textId="2D5394E7" w:rsidR="00325E43" w:rsidRDefault="00325E43" w:rsidP="007039A0">
      <w:pPr>
        <w:pStyle w:val="footnote"/>
      </w:pPr>
      <w:r>
        <w:rPr>
          <w:rStyle w:val="FootnoteReference"/>
        </w:rPr>
        <w:footnoteRef/>
      </w:r>
      <w:r>
        <w:t xml:space="preserve"> [JS] literally, “And He will raise/exalt the horn of His people”</w:t>
      </w:r>
    </w:p>
  </w:footnote>
  <w:footnote w:id="869">
    <w:p w14:paraId="43AD805B" w14:textId="6DFE2128" w:rsidR="00325E43" w:rsidRDefault="00325E43" w:rsidP="007039A0">
      <w:pPr>
        <w:pStyle w:val="footnote"/>
      </w:pPr>
      <w:r>
        <w:rPr>
          <w:rStyle w:val="FootnoteReference"/>
        </w:rPr>
        <w:footnoteRef/>
      </w:r>
      <w:r>
        <w:t xml:space="preserve"> [JS] “assembly”</w:t>
      </w:r>
    </w:p>
  </w:footnote>
  <w:footnote w:id="870">
    <w:p w14:paraId="0C277B75" w14:textId="51E0F674" w:rsidR="00325E43" w:rsidRDefault="00325E43" w:rsidP="007039A0">
      <w:pPr>
        <w:pStyle w:val="footnote"/>
      </w:pPr>
      <w:r>
        <w:rPr>
          <w:rStyle w:val="FootnoteReference"/>
        </w:rPr>
        <w:footnoteRef/>
      </w:r>
      <w:r>
        <w:t xml:space="preserve"> [JS] Coptic has “in the chorus”</w:t>
      </w:r>
    </w:p>
  </w:footnote>
  <w:footnote w:id="871">
    <w:p w14:paraId="195C17E1" w14:textId="7FE4BA09" w:rsidR="00325E43" w:rsidRDefault="00325E43" w:rsidP="00704A33">
      <w:pPr>
        <w:pStyle w:val="footnote"/>
      </w:pPr>
      <w:r>
        <w:rPr>
          <w:rStyle w:val="FootnoteReference"/>
        </w:rPr>
        <w:footnoteRef/>
      </w:r>
      <w:r>
        <w:t xml:space="preserve"> [JS] Fr. Athanasius has “exalt,” See the Liturgy of Mesori 26)</w:t>
      </w:r>
    </w:p>
  </w:footnote>
  <w:footnote w:id="872">
    <w:p w14:paraId="7329AB19" w14:textId="77777777" w:rsidR="00325E43" w:rsidRDefault="00325E43" w:rsidP="00F258B1">
      <w:pPr>
        <w:pStyle w:val="footnote"/>
      </w:pPr>
      <w:r>
        <w:rPr>
          <w:rStyle w:val="FootnoteReference"/>
        </w:rPr>
        <w:footnoteRef/>
      </w:r>
      <w:r>
        <w:t xml:space="preserve"> two-edged sword: praise which conquers Amalek (St. Chrysostom).</w:t>
      </w:r>
    </w:p>
  </w:footnote>
  <w:footnote w:id="873">
    <w:p w14:paraId="2095C32A" w14:textId="77777777" w:rsidR="00325E43" w:rsidRDefault="00325E43" w:rsidP="00F258B1">
      <w:pPr>
        <w:pStyle w:val="footnote"/>
      </w:pPr>
      <w:r>
        <w:rPr>
          <w:rStyle w:val="FootnoteReference"/>
        </w:rPr>
        <w:footnoteRef/>
      </w:r>
      <w:r>
        <w:t xml:space="preserve"> ‘Holiness of life is the mother of glory’ (St Theodoret).</w:t>
      </w:r>
    </w:p>
  </w:footnote>
  <w:footnote w:id="874">
    <w:p w14:paraId="4C5EFC08" w14:textId="6D588D58" w:rsidR="00325E43" w:rsidRDefault="00325E43" w:rsidP="00AE5C5A">
      <w:pPr>
        <w:pStyle w:val="footnote"/>
      </w:pPr>
      <w:r>
        <w:rPr>
          <w:rStyle w:val="FootnoteReference"/>
        </w:rPr>
        <w:footnoteRef/>
      </w:r>
      <w:r>
        <w:t xml:space="preserve"> [JS] variant reading, “harp and lyre”</w:t>
      </w:r>
    </w:p>
  </w:footnote>
  <w:footnote w:id="875">
    <w:p w14:paraId="34B39967" w14:textId="081DCB3D" w:rsidR="00325E43" w:rsidRDefault="00325E43" w:rsidP="00AE5C5A">
      <w:pPr>
        <w:pStyle w:val="footnote"/>
      </w:pPr>
      <w:r>
        <w:rPr>
          <w:rStyle w:val="FootnoteReference"/>
        </w:rPr>
        <w:footnoteRef/>
      </w:r>
      <w:r>
        <w:t xml:space="preserve"> [JS] Coptic has “dance”, but is rendered in Arabic, and later English, as “chorus”.</w:t>
      </w:r>
    </w:p>
  </w:footnote>
  <w:footnote w:id="876">
    <w:p w14:paraId="3F01F63D" w14:textId="7FB71CE4" w:rsidR="00325E43" w:rsidRDefault="00325E43" w:rsidP="00FB1741">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325E43" w:rsidRDefault="00325E43" w:rsidP="00865C59">
      <w:pPr>
        <w:pStyle w:val="footnote"/>
      </w:pPr>
      <w:r>
        <w:rPr>
          <w:rStyle w:val="FootnoteReference"/>
        </w:rPr>
        <w:footnoteRef/>
      </w:r>
      <w:r>
        <w:t xml:space="preserve"> Or “Spirit”</w:t>
      </w:r>
    </w:p>
  </w:footnote>
  <w:footnote w:id="878">
    <w:p w14:paraId="296DD30B" w14:textId="77777777" w:rsidR="00325E43" w:rsidRDefault="00325E43"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325E43" w:rsidRDefault="00325E43" w:rsidP="00344A59">
      <w:pPr>
        <w:pStyle w:val="footnote"/>
      </w:pPr>
      <w:r>
        <w:rPr>
          <w:rStyle w:val="FootnoteReference"/>
        </w:rPr>
        <w:footnoteRef/>
      </w:r>
      <w:r>
        <w:t xml:space="preserve"> The “alleluia” in each vs is inserted into each verse of the Psalm</w:t>
      </w:r>
    </w:p>
  </w:footnote>
  <w:footnote w:id="880">
    <w:p w14:paraId="1F1613E0" w14:textId="77777777" w:rsidR="00325E43" w:rsidRDefault="00325E43"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325E43" w:rsidRDefault="00325E43" w:rsidP="00A7333E">
      <w:pPr>
        <w:pStyle w:val="footnote"/>
      </w:pPr>
      <w:r>
        <w:rPr>
          <w:rStyle w:val="FootnoteReference"/>
        </w:rPr>
        <w:footnoteRef/>
      </w:r>
      <w:r>
        <w:t xml:space="preserve"> Do obiesance</w:t>
      </w:r>
    </w:p>
  </w:footnote>
  <w:footnote w:id="882">
    <w:p w14:paraId="109CBDA9" w14:textId="77777777" w:rsidR="00325E43" w:rsidRDefault="00325E43" w:rsidP="00A7333E">
      <w:pPr>
        <w:pStyle w:val="footnote"/>
      </w:pPr>
      <w:r>
        <w:rPr>
          <w:rStyle w:val="FootnoteReference"/>
        </w:rPr>
        <w:footnoteRef/>
      </w:r>
      <w:r>
        <w:t xml:space="preserve"> Literally, “horn”</w:t>
      </w:r>
    </w:p>
  </w:footnote>
  <w:footnote w:id="883">
    <w:p w14:paraId="6824A765" w14:textId="77777777" w:rsidR="00325E43" w:rsidRDefault="00325E43" w:rsidP="00A7333E">
      <w:pPr>
        <w:pStyle w:val="footnote"/>
      </w:pPr>
      <w:r>
        <w:rPr>
          <w:rStyle w:val="FootnoteReference"/>
        </w:rPr>
        <w:footnoteRef/>
      </w:r>
      <w:r>
        <w:t xml:space="preserve"> Or, “ways”</w:t>
      </w:r>
    </w:p>
  </w:footnote>
  <w:footnote w:id="884">
    <w:p w14:paraId="6136C7AC" w14:textId="77777777" w:rsidR="00325E43" w:rsidRDefault="00325E43" w:rsidP="00A7333E">
      <w:pPr>
        <w:pStyle w:val="footnote"/>
      </w:pPr>
      <w:r>
        <w:rPr>
          <w:rStyle w:val="FootnoteReference"/>
        </w:rPr>
        <w:footnoteRef/>
      </w:r>
      <w:r>
        <w:t xml:space="preserve"> Literally, “exalt the horn”</w:t>
      </w:r>
    </w:p>
  </w:footnote>
  <w:footnote w:id="885">
    <w:p w14:paraId="0D97069A" w14:textId="77777777" w:rsidR="00325E43" w:rsidRDefault="00325E43" w:rsidP="00A7333E">
      <w:pPr>
        <w:pStyle w:val="footnote"/>
      </w:pPr>
      <w:r>
        <w:rPr>
          <w:rStyle w:val="FootnoteReference"/>
        </w:rPr>
        <w:footnoteRef/>
      </w:r>
      <w:r>
        <w:t xml:space="preserve"> Or “christs”</w:t>
      </w:r>
    </w:p>
  </w:footnote>
  <w:footnote w:id="886">
    <w:p w14:paraId="75E4F1BF" w14:textId="77777777" w:rsidR="00325E43" w:rsidRDefault="00325E43" w:rsidP="00A7333E">
      <w:pPr>
        <w:pStyle w:val="footnote"/>
      </w:pPr>
      <w:r>
        <w:rPr>
          <w:rStyle w:val="FootnoteReference"/>
        </w:rPr>
        <w:footnoteRef/>
      </w:r>
      <w:r>
        <w:t xml:space="preserve"> Or “workers of iniquity”</w:t>
      </w:r>
    </w:p>
  </w:footnote>
  <w:footnote w:id="887">
    <w:p w14:paraId="6B1B283E" w14:textId="77777777" w:rsidR="00325E43" w:rsidRDefault="00325E43"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8">
    <w:p w14:paraId="0BE3B61B" w14:textId="77777777" w:rsidR="00325E43" w:rsidRDefault="00325E43" w:rsidP="00A7333E">
      <w:pPr>
        <w:pStyle w:val="footnote"/>
      </w:pPr>
      <w:r>
        <w:rPr>
          <w:rStyle w:val="FootnoteReference"/>
        </w:rPr>
        <w:footnoteRef/>
      </w:r>
      <w:r>
        <w:t xml:space="preserve"> or “blessing”</w:t>
      </w:r>
    </w:p>
  </w:footnote>
  <w:footnote w:id="889">
    <w:p w14:paraId="39CDECB8" w14:textId="77777777" w:rsidR="00325E43" w:rsidRDefault="00325E43" w:rsidP="00A7333E">
      <w:pPr>
        <w:pStyle w:val="footnote"/>
      </w:pPr>
      <w:r>
        <w:rPr>
          <w:rStyle w:val="FootnoteReference"/>
        </w:rPr>
        <w:footnoteRef/>
      </w:r>
      <w:r>
        <w:t xml:space="preserve"> Or “Thy holy Name we do utter”</w:t>
      </w:r>
    </w:p>
  </w:footnote>
  <w:footnote w:id="890">
    <w:p w14:paraId="2BFF308D" w14:textId="77777777" w:rsidR="00325E43" w:rsidRDefault="00325E43" w:rsidP="00A7333E">
      <w:pPr>
        <w:pStyle w:val="footnote"/>
      </w:pPr>
      <w:r>
        <w:rPr>
          <w:rStyle w:val="FootnoteReference"/>
        </w:rPr>
        <w:footnoteRef/>
      </w:r>
      <w:r>
        <w:t xml:space="preserve"> Or “May it be so, Lord!”</w:t>
      </w:r>
    </w:p>
  </w:footnote>
  <w:footnote w:id="891">
    <w:p w14:paraId="7211B02A" w14:textId="77777777" w:rsidR="00325E43" w:rsidRDefault="00325E43" w:rsidP="008A378B">
      <w:pPr>
        <w:pStyle w:val="footnote"/>
      </w:pPr>
      <w:r>
        <w:rPr>
          <w:rStyle w:val="FootnoteReference"/>
        </w:rPr>
        <w:footnoteRef/>
      </w:r>
      <w:r>
        <w:t xml:space="preserve"> Or “thankfully confess You with praise”</w:t>
      </w:r>
    </w:p>
  </w:footnote>
  <w:footnote w:id="892">
    <w:p w14:paraId="693B122B" w14:textId="28D696D4" w:rsidR="00325E43" w:rsidRDefault="00325E43"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3">
    <w:p w14:paraId="7672FC08" w14:textId="77777777" w:rsidR="00325E43" w:rsidRDefault="00325E43" w:rsidP="00A7333E">
      <w:pPr>
        <w:pStyle w:val="footnote"/>
      </w:pPr>
      <w:r>
        <w:rPr>
          <w:rStyle w:val="FootnoteReference"/>
        </w:rPr>
        <w:footnoteRef/>
      </w:r>
      <w:r>
        <w:t xml:space="preserve"> Latria</w:t>
      </w:r>
    </w:p>
  </w:footnote>
  <w:footnote w:id="894">
    <w:p w14:paraId="6A1BE515" w14:textId="5E13A526" w:rsidR="00325E43" w:rsidRDefault="00325E43" w:rsidP="00426715">
      <w:pPr>
        <w:pStyle w:val="footnote"/>
      </w:pPr>
      <w:r>
        <w:rPr>
          <w:rStyle w:val="FootnoteReference"/>
        </w:rPr>
        <w:footnoteRef/>
      </w:r>
      <w:r>
        <w:t xml:space="preserve"> Or, “Sing a hymn to Him, and exalt Him beyond measure unto the ages.”</w:t>
      </w:r>
    </w:p>
  </w:footnote>
  <w:footnote w:id="895">
    <w:p w14:paraId="68D0AB21" w14:textId="61EA66CA" w:rsidR="00325E43" w:rsidRDefault="00325E43" w:rsidP="00426715">
      <w:pPr>
        <w:pStyle w:val="footnote"/>
      </w:pPr>
      <w:r>
        <w:rPr>
          <w:rStyle w:val="FootnoteReference"/>
        </w:rPr>
        <w:footnoteRef/>
      </w:r>
      <w:r>
        <w:t xml:space="preserve"> This verse is lacking in the Greek.</w:t>
      </w:r>
    </w:p>
  </w:footnote>
  <w:footnote w:id="896">
    <w:p w14:paraId="26544D11" w14:textId="10502CC8" w:rsidR="00325E43" w:rsidRDefault="00325E43" w:rsidP="007757C9">
      <w:pPr>
        <w:pStyle w:val="footnote"/>
      </w:pPr>
      <w:r>
        <w:rPr>
          <w:rStyle w:val="FootnoteReference"/>
        </w:rPr>
        <w:footnoteRef/>
      </w:r>
      <w:r>
        <w:t xml:space="preserve"> In Greek this verse breaks the pattern and has “Let the earth bless the Lord…”</w:t>
      </w:r>
    </w:p>
  </w:footnote>
  <w:footnote w:id="897">
    <w:p w14:paraId="00301B8D" w14:textId="27445427" w:rsidR="00325E43" w:rsidRDefault="00325E43" w:rsidP="007757C9">
      <w:pPr>
        <w:pStyle w:val="footnote"/>
      </w:pPr>
      <w:r>
        <w:rPr>
          <w:rStyle w:val="FootnoteReference"/>
        </w:rPr>
        <w:footnoteRef/>
      </w:r>
      <w:r>
        <w:t xml:space="preserve"> Greek has “sea-monsters”</w:t>
      </w:r>
    </w:p>
  </w:footnote>
  <w:footnote w:id="898">
    <w:p w14:paraId="0ECD7B50" w14:textId="7593729A" w:rsidR="00325E43" w:rsidRDefault="00325E43" w:rsidP="007757C9">
      <w:pPr>
        <w:pStyle w:val="footnote"/>
      </w:pPr>
      <w:r>
        <w:rPr>
          <w:rStyle w:val="FootnoteReference"/>
        </w:rPr>
        <w:footnoteRef/>
      </w:r>
      <w:r>
        <w:t xml:space="preserve"> [] not found in Gk.</w:t>
      </w:r>
    </w:p>
  </w:footnote>
  <w:footnote w:id="899">
    <w:p w14:paraId="0A00818E" w14:textId="6F9A1D3E" w:rsidR="00325E43" w:rsidRDefault="00325E43"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0">
    <w:p w14:paraId="4C080563" w14:textId="076FB7DA" w:rsidR="00325E43" w:rsidRDefault="00325E43"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1">
    <w:p w14:paraId="52E6C24B" w14:textId="77777777" w:rsidR="00325E43" w:rsidRDefault="00325E43" w:rsidP="003758F4">
      <w:pPr>
        <w:pStyle w:val="footnote"/>
      </w:pPr>
      <w:r>
        <w:rPr>
          <w:rStyle w:val="FootnoteReference"/>
        </w:rPr>
        <w:footnoteRef/>
      </w:r>
      <w:r>
        <w:t xml:space="preserve"> Or, “Sing a hymn to Him, and exalt Him beyond measure unto the ages.”</w:t>
      </w:r>
    </w:p>
  </w:footnote>
  <w:footnote w:id="902">
    <w:p w14:paraId="3AF01027" w14:textId="77777777" w:rsidR="00325E43" w:rsidRDefault="00325E43" w:rsidP="003758F4">
      <w:pPr>
        <w:pStyle w:val="footnote"/>
      </w:pPr>
      <w:r>
        <w:rPr>
          <w:rStyle w:val="FootnoteReference"/>
        </w:rPr>
        <w:footnoteRef/>
      </w:r>
      <w:r>
        <w:t xml:space="preserve"> In Greek this verse breaks the pattern and has “Let the earth bless the Lord…”</w:t>
      </w:r>
    </w:p>
  </w:footnote>
  <w:footnote w:id="903">
    <w:p w14:paraId="29625A78" w14:textId="77777777" w:rsidR="00325E43" w:rsidRDefault="00325E43" w:rsidP="003758F4">
      <w:pPr>
        <w:pStyle w:val="footnote"/>
      </w:pPr>
      <w:r>
        <w:rPr>
          <w:rStyle w:val="FootnoteReference"/>
        </w:rPr>
        <w:footnoteRef/>
      </w:r>
      <w:r>
        <w:t xml:space="preserve"> [] not found in Gk.</w:t>
      </w:r>
    </w:p>
  </w:footnote>
  <w:footnote w:id="904">
    <w:p w14:paraId="3D357C32" w14:textId="77777777" w:rsidR="00325E43" w:rsidRDefault="00325E43"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5">
    <w:p w14:paraId="206912E7" w14:textId="77777777" w:rsidR="00325E43" w:rsidRDefault="00325E4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7A06DB04" w14:textId="77777777" w:rsidR="00325E43" w:rsidRDefault="00325E4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7">
    <w:p w14:paraId="28892EF0" w14:textId="6E1CE2C1" w:rsidR="00325E43" w:rsidRPr="008D5F3D" w:rsidRDefault="00325E43" w:rsidP="008D5F3D">
      <w:pPr>
        <w:pStyle w:val="footnote"/>
      </w:pPr>
      <w:r>
        <w:rPr>
          <w:rStyle w:val="FootnoteReference"/>
        </w:rPr>
        <w:footnoteRef/>
      </w:r>
      <w:r>
        <w:t xml:space="preserve"> [JS] Greek has “stars and light,” while Coptic has “stars of light”</w:t>
      </w:r>
    </w:p>
  </w:footnote>
  <w:footnote w:id="908">
    <w:p w14:paraId="6888EF75" w14:textId="7291EAAC" w:rsidR="00325E43" w:rsidRDefault="00325E43" w:rsidP="00A17656">
      <w:pPr>
        <w:pStyle w:val="footnote"/>
      </w:pPr>
      <w:r>
        <w:rPr>
          <w:rStyle w:val="FootnoteReference"/>
        </w:rPr>
        <w:footnoteRef/>
      </w:r>
      <w:r>
        <w:t xml:space="preserve"> [JS] Gk has “confession/praise of Him is in the earth and heaven”</w:t>
      </w:r>
    </w:p>
  </w:footnote>
  <w:footnote w:id="909">
    <w:p w14:paraId="0C9270F2" w14:textId="14BEF321" w:rsidR="00325E43" w:rsidRDefault="00325E43" w:rsidP="00A17656">
      <w:pPr>
        <w:pStyle w:val="footnote"/>
      </w:pPr>
      <w:r>
        <w:rPr>
          <w:rStyle w:val="FootnoteReference"/>
        </w:rPr>
        <w:footnoteRef/>
      </w:r>
      <w:r>
        <w:t xml:space="preserve"> [JS] literally, “And He will exalt the horn of His people”</w:t>
      </w:r>
    </w:p>
  </w:footnote>
  <w:footnote w:id="910">
    <w:p w14:paraId="2890F7AF" w14:textId="127DC52C" w:rsidR="00325E43" w:rsidRDefault="00325E43" w:rsidP="008A107E">
      <w:pPr>
        <w:pStyle w:val="footnote"/>
      </w:pPr>
      <w:r>
        <w:rPr>
          <w:rStyle w:val="FootnoteReference"/>
        </w:rPr>
        <w:footnoteRef/>
      </w:r>
      <w:r>
        <w:t xml:space="preserve"> or “statutes.” The meaning is the same as in Ps 118: statutes, ordinances, or truths. Literally, “engraved things”</w:t>
      </w:r>
    </w:p>
  </w:footnote>
  <w:footnote w:id="911">
    <w:p w14:paraId="1BA5672C" w14:textId="77777777" w:rsidR="00325E43" w:rsidRDefault="00325E43" w:rsidP="00680B91">
      <w:pPr>
        <w:pStyle w:val="footnote"/>
      </w:pPr>
      <w:r>
        <w:rPr>
          <w:rStyle w:val="FootnoteReference"/>
        </w:rPr>
        <w:footnoteRef/>
      </w:r>
      <w:r>
        <w:t xml:space="preserve"> Latria</w:t>
      </w:r>
    </w:p>
  </w:footnote>
  <w:footnote w:id="912">
    <w:p w14:paraId="690DC348" w14:textId="77777777" w:rsidR="00325E43" w:rsidRDefault="00325E4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3">
    <w:p w14:paraId="0E195254" w14:textId="3469BAAE" w:rsidR="00325E43" w:rsidRDefault="00325E43"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4">
    <w:p w14:paraId="50098A0E" w14:textId="77777777" w:rsidR="00325E43" w:rsidRDefault="00325E4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19022051" w14:textId="77777777" w:rsidR="00325E43" w:rsidRDefault="00325E4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3DC9334B" w14:textId="77777777" w:rsidR="00325E43" w:rsidRDefault="00325E4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7">
    <w:p w14:paraId="6AC1A98C" w14:textId="77777777" w:rsidR="00325E43" w:rsidRPr="00260CA9" w:rsidRDefault="00325E4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8">
    <w:p w14:paraId="22924FE1" w14:textId="77777777" w:rsidR="00325E43" w:rsidRDefault="00325E43" w:rsidP="006869EE">
      <w:pPr>
        <w:pStyle w:val="footnote"/>
      </w:pPr>
      <w:r>
        <w:rPr>
          <w:rStyle w:val="FootnoteReference"/>
        </w:rPr>
        <w:footnoteRef/>
      </w:r>
      <w:r>
        <w:t xml:space="preserve"> Literally “hegoumens”, as the monastic and priestly orders have been thoroughly confused.</w:t>
      </w:r>
    </w:p>
  </w:footnote>
  <w:footnote w:id="919">
    <w:p w14:paraId="620F336B" w14:textId="77777777" w:rsidR="00325E43" w:rsidRDefault="00325E4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7C34710D" w14:textId="77777777" w:rsidR="00325E43" w:rsidRDefault="00325E4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1">
    <w:p w14:paraId="02E1F01F" w14:textId="77777777" w:rsidR="00325E43" w:rsidRDefault="00325E4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2">
    <w:p w14:paraId="30C5740F" w14:textId="77777777" w:rsidR="00325E43" w:rsidRDefault="00325E4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3">
    <w:p w14:paraId="22023008" w14:textId="77777777" w:rsidR="00325E43" w:rsidRPr="00B021F8" w:rsidRDefault="00325E43"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4">
    <w:p w14:paraId="48F95F73" w14:textId="77777777" w:rsidR="00325E43" w:rsidRDefault="00325E43"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5">
    <w:p w14:paraId="2C6CD715" w14:textId="77777777" w:rsidR="00325E43" w:rsidRDefault="00325E43">
      <w:pPr>
        <w:pStyle w:val="FootnoteText"/>
      </w:pPr>
      <w:r>
        <w:rPr>
          <w:rStyle w:val="FootnoteReference"/>
        </w:rPr>
        <w:footnoteRef/>
      </w:r>
      <w:r>
        <w:t xml:space="preserve"> Acts 7:60</w:t>
      </w:r>
    </w:p>
  </w:footnote>
  <w:footnote w:id="926">
    <w:p w14:paraId="66841CA4" w14:textId="77777777" w:rsidR="00325E43" w:rsidRDefault="00325E43" w:rsidP="006B061A">
      <w:pPr>
        <w:pStyle w:val="Footnote0"/>
      </w:pPr>
      <w:r>
        <w:rPr>
          <w:rStyle w:val="FootnoteReference"/>
        </w:rPr>
        <w:footnoteRef/>
      </w:r>
      <w:r>
        <w:t xml:space="preserve"> Literally “virgin monastic”. The traditional English term for a female monastic is not “nun”, but “virgin”.</w:t>
      </w:r>
    </w:p>
  </w:footnote>
  <w:footnote w:id="927">
    <w:p w14:paraId="4603A540" w14:textId="757615F9" w:rsidR="00325E43" w:rsidRDefault="00325E43" w:rsidP="00B52F78">
      <w:pPr>
        <w:pStyle w:val="footnote"/>
      </w:pPr>
      <w:r>
        <w:rPr>
          <w:rStyle w:val="FootnoteReference"/>
        </w:rPr>
        <w:footnoteRef/>
      </w:r>
      <w:r>
        <w:t xml:space="preserve"> Composed in English by Heg. Fr. Athanasius Iskander, of Kitchener, Ontario, Canada.</w:t>
      </w:r>
    </w:p>
  </w:footnote>
  <w:footnote w:id="928">
    <w:p w14:paraId="754B9B83" w14:textId="77777777" w:rsidR="00325E43" w:rsidRDefault="00325E43">
      <w:pPr>
        <w:pStyle w:val="footnote"/>
        <w:rPr>
          <w:ins w:id="1155" w:author="Brett Slote" w:date="2011-07-21T19:13:00Z"/>
        </w:rPr>
        <w:pPrChange w:id="1156" w:author="Brett Slote" w:date="2011-07-21T20:05:00Z">
          <w:pPr>
            <w:pStyle w:val="FootnoteText"/>
          </w:pPr>
        </w:pPrChange>
      </w:pPr>
      <w:ins w:id="1157" w:author="Brett Slote" w:date="2011-07-21T19:13:00Z">
        <w:r>
          <w:rPr>
            <w:rStyle w:val="FootnoteReference"/>
          </w:rPr>
          <w:footnoteRef/>
        </w:r>
        <w:r>
          <w:t xml:space="preserve"> Numbers 12:7-8</w:t>
        </w:r>
      </w:ins>
    </w:p>
  </w:footnote>
  <w:footnote w:id="929">
    <w:p w14:paraId="7099EBEB" w14:textId="77777777" w:rsidR="00325E43" w:rsidRDefault="00325E43">
      <w:pPr>
        <w:pStyle w:val="footnote"/>
        <w:rPr>
          <w:ins w:id="1158" w:author="Brett Slote" w:date="2011-07-21T19:13:00Z"/>
        </w:rPr>
        <w:pPrChange w:id="1159" w:author="Brett Slote" w:date="2011-07-21T20:05:00Z">
          <w:pPr>
            <w:pStyle w:val="FootnoteText"/>
          </w:pPr>
        </w:pPrChange>
      </w:pPr>
      <w:ins w:id="1160" w:author="Brett Slote" w:date="2011-07-21T19:13:00Z">
        <w:r>
          <w:rPr>
            <w:rStyle w:val="FootnoteReference"/>
          </w:rPr>
          <w:footnoteRef/>
        </w:r>
        <w:r>
          <w:t xml:space="preserve"> Exodus 28:1</w:t>
        </w:r>
      </w:ins>
    </w:p>
  </w:footnote>
  <w:footnote w:id="930">
    <w:p w14:paraId="5BFC95F9" w14:textId="77777777" w:rsidR="00325E43" w:rsidRDefault="00325E43">
      <w:pPr>
        <w:pStyle w:val="footnote"/>
        <w:rPr>
          <w:ins w:id="1161" w:author="Brett Slote" w:date="2011-07-21T19:13:00Z"/>
        </w:rPr>
        <w:pPrChange w:id="1162" w:author="Brett Slote" w:date="2011-07-21T20:05:00Z">
          <w:pPr>
            <w:pStyle w:val="FootnoteText"/>
          </w:pPr>
        </w:pPrChange>
      </w:pPr>
      <w:ins w:id="1163" w:author="Brett Slote" w:date="2011-07-21T19:13:00Z">
        <w:r>
          <w:rPr>
            <w:rStyle w:val="FootnoteReference"/>
          </w:rPr>
          <w:footnoteRef/>
        </w:r>
        <w:r>
          <w:t xml:space="preserve"> Matthew 16:18</w:t>
        </w:r>
      </w:ins>
    </w:p>
  </w:footnote>
  <w:footnote w:id="931">
    <w:p w14:paraId="04125830" w14:textId="77777777" w:rsidR="00325E43" w:rsidRDefault="00325E43">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Psalms 110:4, Hebrews 5:6,10</w:t>
        </w:r>
      </w:ins>
    </w:p>
  </w:footnote>
  <w:footnote w:id="932">
    <w:p w14:paraId="4ECDDE09" w14:textId="77777777" w:rsidR="00325E43" w:rsidRDefault="00325E43"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3">
    <w:p w14:paraId="4ACBECBD" w14:textId="77777777" w:rsidR="00325E43" w:rsidRDefault="00325E43"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4">
    <w:p w14:paraId="0C45F6F7" w14:textId="77777777" w:rsidR="00325E43" w:rsidRDefault="00325E43" w:rsidP="00C0205C">
      <w:pPr>
        <w:pStyle w:val="footnote"/>
      </w:pPr>
      <w:r>
        <w:rPr>
          <w:rStyle w:val="FootnoteReference"/>
          <w:rFonts w:eastAsiaTheme="majorEastAsia"/>
        </w:rPr>
        <w:footnoteRef/>
      </w:r>
      <w:r>
        <w:t xml:space="preserve"> Ps 72:10</w:t>
      </w:r>
    </w:p>
  </w:footnote>
  <w:footnote w:id="935">
    <w:p w14:paraId="73200F36" w14:textId="77777777" w:rsidR="00325E43" w:rsidRDefault="00325E43">
      <w:pPr>
        <w:pStyle w:val="FootnoteText"/>
      </w:pPr>
      <w:r>
        <w:rPr>
          <w:rStyle w:val="FootnoteReference"/>
        </w:rPr>
        <w:footnoteRef/>
      </w:r>
      <w:r>
        <w:t xml:space="preserve"> Pope Dioscorus can but substituted here to use this doxology on his feast.</w:t>
      </w:r>
    </w:p>
  </w:footnote>
  <w:footnote w:id="936">
    <w:p w14:paraId="6EE19208" w14:textId="77777777" w:rsidR="00325E43" w:rsidRDefault="00325E43" w:rsidP="008B74E6">
      <w:pPr>
        <w:pStyle w:val="footnote"/>
      </w:pPr>
      <w:r>
        <w:rPr>
          <w:rStyle w:val="FootnoteReference"/>
        </w:rPr>
        <w:footnoteRef/>
      </w:r>
      <w:r>
        <w:t xml:space="preserve"> Taken from Byzantine rite hymns in 2016.</w:t>
      </w:r>
    </w:p>
  </w:footnote>
  <w:footnote w:id="937">
    <w:p w14:paraId="10C81BCA" w14:textId="32EF878B" w:rsidR="00325E43" w:rsidRDefault="00325E43" w:rsidP="008B74E6">
      <w:pPr>
        <w:pStyle w:val="footnote"/>
      </w:pPr>
      <w:r>
        <w:rPr>
          <w:rStyle w:val="FootnoteReference"/>
        </w:rPr>
        <w:footnoteRef/>
      </w:r>
      <w:r>
        <w:t xml:space="preserve"> Taken from Byzantine rite hymns in 2016.</w:t>
      </w:r>
    </w:p>
  </w:footnote>
  <w:footnote w:id="938">
    <w:p w14:paraId="2FF46E46" w14:textId="77777777" w:rsidR="00325E43" w:rsidRDefault="00325E43" w:rsidP="003D4209">
      <w:pPr>
        <w:pStyle w:val="footnote"/>
      </w:pPr>
      <w:r>
        <w:rPr>
          <w:rStyle w:val="FootnoteReference"/>
        </w:rPr>
        <w:footnoteRef/>
      </w:r>
      <w:r>
        <w:t xml:space="preserve"> Dan 12:3</w:t>
      </w:r>
    </w:p>
  </w:footnote>
  <w:footnote w:id="939">
    <w:p w14:paraId="4F373D62" w14:textId="77777777" w:rsidR="00325E43" w:rsidRDefault="00325E43" w:rsidP="003D4209">
      <w:pPr>
        <w:pStyle w:val="footnote"/>
      </w:pPr>
      <w:r>
        <w:rPr>
          <w:rStyle w:val="FootnoteReference"/>
        </w:rPr>
        <w:footnoteRef/>
      </w:r>
      <w:r>
        <w:t xml:space="preserve"> The Scetis Valley in Egypt, from which the word “ascetic” comes. Sheheet means “measure of the heart.”</w:t>
      </w:r>
    </w:p>
  </w:footnote>
  <w:footnote w:id="940">
    <w:p w14:paraId="153ABD29" w14:textId="77777777" w:rsidR="00325E43" w:rsidRDefault="00325E43" w:rsidP="003D4209">
      <w:pPr>
        <w:pStyle w:val="footnote"/>
      </w:pPr>
      <w:r>
        <w:rPr>
          <w:rStyle w:val="FootnoteReference"/>
        </w:rPr>
        <w:footnoteRef/>
      </w:r>
      <w:r>
        <w:t xml:space="preserve"> Cf Lk 22:30, Mt</w:t>
      </w:r>
      <w:r w:rsidRPr="003D4209">
        <w:rPr>
          <w:rStyle w:val="footnoteChar"/>
        </w:rPr>
        <w:t xml:space="preserve"> </w:t>
      </w:r>
      <w:r>
        <w:t>19:20</w:t>
      </w:r>
    </w:p>
  </w:footnote>
  <w:footnote w:id="941">
    <w:p w14:paraId="0977783C" w14:textId="77777777" w:rsidR="00325E43" w:rsidRDefault="00325E43">
      <w:pPr>
        <w:pStyle w:val="FootnoteText"/>
      </w:pPr>
      <w:r>
        <w:rPr>
          <w:rStyle w:val="FootnoteReference"/>
        </w:rPr>
        <w:footnoteRef/>
      </w:r>
      <w:r>
        <w:t xml:space="preserve"> Rev 4:6</w:t>
      </w:r>
    </w:p>
  </w:footnote>
  <w:footnote w:id="942">
    <w:p w14:paraId="474C3AF6" w14:textId="77777777" w:rsidR="00325E43" w:rsidRDefault="00325E43" w:rsidP="00C14556">
      <w:pPr>
        <w:pStyle w:val="footnote"/>
        <w:rPr>
          <w:ins w:id="1275" w:author="Brett Slote" w:date="2011-07-19T15:43:00Z"/>
        </w:rPr>
      </w:pPr>
      <w:ins w:id="1276" w:author="Brett Slote" w:date="2011-07-19T15:43:00Z">
        <w:r>
          <w:rPr>
            <w:rStyle w:val="FootnoteReference"/>
          </w:rPr>
          <w:footnoteRef/>
        </w:r>
        <w:r>
          <w:t xml:space="preserve"> or supplications/intercessions</w:t>
        </w:r>
      </w:ins>
    </w:p>
  </w:footnote>
  <w:footnote w:id="943">
    <w:p w14:paraId="527ECCCD" w14:textId="77777777" w:rsidR="00325E43" w:rsidRDefault="00325E43">
      <w:pPr>
        <w:pStyle w:val="footnote"/>
        <w:rPr>
          <w:ins w:id="1277" w:author="Brett Slote" w:date="2011-07-19T15:43:00Z"/>
        </w:rPr>
        <w:pPrChange w:id="1278" w:author="Brett Slote" w:date="2011-07-21T19:56:00Z">
          <w:pPr>
            <w:pStyle w:val="FootnoteText"/>
          </w:pPr>
        </w:pPrChange>
      </w:pPr>
      <w:ins w:id="1279" w:author="Brett Slote" w:date="2011-07-19T15:43:00Z">
        <w:r>
          <w:rPr>
            <w:rStyle w:val="FootnoteReference"/>
          </w:rPr>
          <w:footnoteRef/>
        </w:r>
        <w:r>
          <w:t xml:space="preserve"> Joel 3:13 – but I’m trying to remember something that says “the harvest is full and the wheat plentiful”</w:t>
        </w:r>
      </w:ins>
    </w:p>
  </w:footnote>
  <w:footnote w:id="944">
    <w:p w14:paraId="6583C1B7" w14:textId="77777777" w:rsidR="00325E43" w:rsidRDefault="00325E43">
      <w:pPr>
        <w:pStyle w:val="footnote"/>
        <w:rPr>
          <w:ins w:id="1280" w:author="Brett Slote" w:date="2011-07-19T15:43:00Z"/>
          <w:rFonts w:ascii="Antonious" w:hAnsi="Antonious" w:cs="Antonious"/>
        </w:rPr>
        <w:pPrChange w:id="1281" w:author="Brett Slote" w:date="2011-07-21T19:56:00Z">
          <w:pPr>
            <w:widowControl w:val="0"/>
            <w:autoSpaceDE w:val="0"/>
            <w:autoSpaceDN w:val="0"/>
            <w:adjustRightInd w:val="0"/>
          </w:pPr>
        </w:pPrChange>
      </w:pPr>
      <w:ins w:id="128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5">
    <w:p w14:paraId="3A76C60E" w14:textId="214D0337" w:rsidR="00325E43" w:rsidRDefault="00325E43"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6">
    <w:p w14:paraId="0CF37F72" w14:textId="7D818E4C" w:rsidR="00325E43" w:rsidRDefault="00325E43" w:rsidP="00E64404">
      <w:pPr>
        <w:pStyle w:val="footnote"/>
      </w:pPr>
      <w:r>
        <w:rPr>
          <w:rStyle w:val="FootnoteReference"/>
        </w:rPr>
        <w:footnoteRef/>
      </w:r>
      <w:r>
        <w:t xml:space="preserve"> Modified into the style of a Coptic Doxology from the Byzantine Rite hymns in 2016. </w:t>
      </w:r>
    </w:p>
  </w:footnote>
  <w:footnote w:id="947">
    <w:p w14:paraId="3B864A3D" w14:textId="77777777" w:rsidR="00325E43" w:rsidRDefault="00325E43" w:rsidP="00325E43">
      <w:pPr>
        <w:pStyle w:val="footnote"/>
      </w:pPr>
      <w:r>
        <w:rPr>
          <w:rStyle w:val="FootnoteReference"/>
        </w:rPr>
        <w:footnoteRef/>
      </w:r>
      <w:r>
        <w:t xml:space="preserve"> Modified into the style of a Coptic Doxology from the Byzantine Rite hymns in 2016. </w:t>
      </w:r>
    </w:p>
  </w:footnote>
  <w:footnote w:id="948">
    <w:p w14:paraId="0AAB833E" w14:textId="77777777" w:rsidR="00325E43" w:rsidRDefault="00325E43" w:rsidP="00935F13">
      <w:pPr>
        <w:pStyle w:val="footnote"/>
      </w:pPr>
      <w:r>
        <w:rPr>
          <w:rStyle w:val="FootnoteReference"/>
        </w:rPr>
        <w:footnoteRef/>
      </w:r>
      <w:r>
        <w:t xml:space="preserve"> Rev 4:4</w:t>
      </w:r>
    </w:p>
  </w:footnote>
  <w:footnote w:id="949">
    <w:p w14:paraId="70D69B5E" w14:textId="77777777" w:rsidR="00325E43" w:rsidRDefault="00325E43" w:rsidP="00935F13">
      <w:pPr>
        <w:pStyle w:val="footnote"/>
      </w:pPr>
      <w:r>
        <w:rPr>
          <w:rStyle w:val="FootnoteReference"/>
        </w:rPr>
        <w:footnoteRef/>
      </w:r>
      <w:r>
        <w:t xml:space="preserve"> Rev 5:8</w:t>
      </w:r>
    </w:p>
  </w:footnote>
  <w:footnote w:id="950">
    <w:p w14:paraId="741347AD" w14:textId="77777777" w:rsidR="00325E43" w:rsidRDefault="00325E43">
      <w:pPr>
        <w:pStyle w:val="footnote"/>
        <w:rPr>
          <w:ins w:id="1312" w:author="Brett Slote" w:date="2011-07-19T18:33:00Z"/>
        </w:rPr>
        <w:pPrChange w:id="1313" w:author="Brett Slote" w:date="2011-07-21T19:58:00Z">
          <w:pPr>
            <w:pStyle w:val="FootnoteText"/>
          </w:pPr>
        </w:pPrChange>
      </w:pPr>
      <w:ins w:id="1314" w:author="Brett Slote" w:date="2011-07-19T18:33:00Z">
        <w:r w:rsidRPr="00C96A85">
          <w:rPr>
            <w:rStyle w:val="FootnoteReference"/>
            <w:vertAlign w:val="baseline"/>
          </w:rPr>
          <w:footnoteRef/>
        </w:r>
        <w:r w:rsidRPr="00C96A85">
          <w:t xml:space="preserve"> Ephesians 6:11</w:t>
        </w:r>
      </w:ins>
      <w:r>
        <w:t xml:space="preserve"> </w:t>
      </w:r>
      <w:ins w:id="1315" w:author="Brett Slote" w:date="2011-07-19T18:33:00Z">
        <w:r w:rsidRPr="00C96A85">
          <w:t>(Literally: “all the girding”)</w:t>
        </w:r>
      </w:ins>
    </w:p>
  </w:footnote>
  <w:footnote w:id="951">
    <w:p w14:paraId="22B1B2A8" w14:textId="77777777" w:rsidR="00325E43" w:rsidRDefault="00325E43">
      <w:pPr>
        <w:pStyle w:val="footnote"/>
        <w:rPr>
          <w:ins w:id="1318" w:author="Brett Slote" w:date="2011-07-19T18:34:00Z"/>
        </w:rPr>
        <w:pPrChange w:id="1319" w:author="Brett Slote" w:date="2011-07-21T19:58:00Z">
          <w:pPr>
            <w:pStyle w:val="FootnoteText"/>
          </w:pPr>
        </w:pPrChange>
      </w:pPr>
      <w:ins w:id="1320" w:author="Brett Slote" w:date="2011-07-19T18:34:00Z">
        <w:r>
          <w:rPr>
            <w:rStyle w:val="FootnoteReference"/>
          </w:rPr>
          <w:footnoteRef/>
        </w:r>
        <w:r>
          <w:t xml:space="preserve"> Col 3:1</w:t>
        </w:r>
      </w:ins>
    </w:p>
  </w:footnote>
  <w:footnote w:id="952">
    <w:p w14:paraId="2F80CBFF" w14:textId="77777777" w:rsidR="00F4564C" w:rsidRDefault="00F4564C" w:rsidP="00F4564C">
      <w:pPr>
        <w:pStyle w:val="footnote"/>
      </w:pPr>
      <w:r>
        <w:rPr>
          <w:rStyle w:val="FootnoteReference"/>
        </w:rPr>
        <w:footnoteRef/>
      </w:r>
      <w:r>
        <w:t xml:space="preserve"> Modified into the style of a Coptic Doxology from the Byzantine Rite hymns in 2016. </w:t>
      </w:r>
    </w:p>
  </w:footnote>
  <w:footnote w:id="953">
    <w:p w14:paraId="0F21DE2B" w14:textId="77777777" w:rsidR="00F4564C" w:rsidRDefault="00F4564C" w:rsidP="00F4564C">
      <w:pPr>
        <w:pStyle w:val="footnote"/>
      </w:pPr>
      <w:r>
        <w:rPr>
          <w:rStyle w:val="FootnoteReference"/>
        </w:rPr>
        <w:footnoteRef/>
      </w:r>
      <w:r>
        <w:t xml:space="preserve"> Modified into the style of a Coptic Doxology from the Byzantine Rite hymns in 2016. </w:t>
      </w:r>
    </w:p>
  </w:footnote>
  <w:footnote w:id="954">
    <w:p w14:paraId="515A7079" w14:textId="77777777" w:rsidR="00325E43" w:rsidRDefault="00325E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5">
    <w:p w14:paraId="11CE8A3A" w14:textId="77777777" w:rsidR="00325E43" w:rsidRDefault="00325E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6">
    <w:p w14:paraId="40B3C553" w14:textId="77777777" w:rsidR="00325E43" w:rsidRDefault="00325E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7">
    <w:p w14:paraId="161FA5C9" w14:textId="726A1A97" w:rsidR="00325E43" w:rsidRDefault="00325E43"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58">
    <w:p w14:paraId="5727BFD3" w14:textId="77777777" w:rsidR="00325E43" w:rsidRDefault="00325E43"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59">
    <w:p w14:paraId="5AA889F2" w14:textId="77777777" w:rsidR="00325E43" w:rsidRDefault="00325E43">
      <w:pPr>
        <w:pStyle w:val="footnote"/>
        <w:rPr>
          <w:ins w:id="1368" w:author="Brett Slote" w:date="2011-07-21T19:00:00Z"/>
        </w:rPr>
        <w:pPrChange w:id="1369" w:author="Brett Slote" w:date="2011-07-21T20:03:00Z">
          <w:pPr>
            <w:pStyle w:val="FootnoteText"/>
          </w:pPr>
        </w:pPrChange>
      </w:pPr>
      <w:ins w:id="1370" w:author="Brett Slote" w:date="2011-07-21T19:00:00Z">
        <w:r>
          <w:rPr>
            <w:rStyle w:val="FootnoteReference"/>
          </w:rPr>
          <w:footnoteRef/>
        </w:r>
        <w:r>
          <w:t xml:space="preserve"> Need to do some research into the name of this man in English</w:t>
        </w:r>
      </w:ins>
    </w:p>
  </w:footnote>
  <w:footnote w:id="960">
    <w:p w14:paraId="4DD173AD" w14:textId="50F9B05A" w:rsidR="00325E43" w:rsidRDefault="00325E43" w:rsidP="00B52F78">
      <w:pPr>
        <w:pStyle w:val="footnote"/>
      </w:pPr>
      <w:r>
        <w:rPr>
          <w:rStyle w:val="FootnoteReference"/>
        </w:rPr>
        <w:footnoteRef/>
      </w:r>
      <w:r>
        <w:t xml:space="preserve"> Though not found on the Coptic Calendar, as one of the 318 gathered at Nicaea, it is fitting to venerate St. Spyridon.</w:t>
      </w:r>
    </w:p>
  </w:footnote>
  <w:footnote w:id="961">
    <w:p w14:paraId="0EC0EB26" w14:textId="77777777" w:rsidR="00325E43" w:rsidRDefault="00325E43"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62">
    <w:p w14:paraId="1A09C94E" w14:textId="77777777" w:rsidR="00325E43" w:rsidRDefault="00325E43" w:rsidP="00073003">
      <w:pPr>
        <w:pStyle w:val="footnote"/>
      </w:pPr>
      <w:r>
        <w:rPr>
          <w:rStyle w:val="FootnoteReference"/>
        </w:rPr>
        <w:footnoteRef/>
      </w:r>
      <w:r>
        <w:t xml:space="preserve"> Revelation 7:2</w:t>
      </w:r>
    </w:p>
  </w:footnote>
  <w:footnote w:id="963">
    <w:p w14:paraId="047C672B" w14:textId="77777777" w:rsidR="00325E43" w:rsidRDefault="00325E43" w:rsidP="00073003">
      <w:pPr>
        <w:pStyle w:val="footnote"/>
      </w:pPr>
      <w:r>
        <w:rPr>
          <w:rStyle w:val="FootnoteReference"/>
        </w:rPr>
        <w:footnoteRef/>
      </w:r>
      <w:r>
        <w:t xml:space="preserve"> Revelation 7:3</w:t>
      </w:r>
    </w:p>
  </w:footnote>
  <w:footnote w:id="964">
    <w:p w14:paraId="338E8815" w14:textId="77777777" w:rsidR="00325E43" w:rsidRDefault="00325E43"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65">
    <w:p w14:paraId="7E074E97" w14:textId="77777777" w:rsidR="00325E43" w:rsidRDefault="00325E43" w:rsidP="00BC160E">
      <w:pPr>
        <w:pStyle w:val="footnote"/>
      </w:pPr>
      <w:r>
        <w:rPr>
          <w:rStyle w:val="FootnoteReference"/>
        </w:rPr>
        <w:footnoteRef/>
      </w:r>
      <w:r>
        <w:t xml:space="preserve"> John 13:25</w:t>
      </w:r>
    </w:p>
  </w:footnote>
  <w:footnote w:id="966">
    <w:p w14:paraId="0E087572" w14:textId="27E962C9" w:rsidR="00325E43" w:rsidRDefault="00325E43"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67">
    <w:p w14:paraId="795EE333" w14:textId="77777777" w:rsidR="00325E43" w:rsidRDefault="00325E43" w:rsidP="00B53E05">
      <w:pPr>
        <w:pStyle w:val="footnote"/>
      </w:pPr>
      <w:r>
        <w:rPr>
          <w:rStyle w:val="FootnoteReference"/>
        </w:rPr>
        <w:footnoteRef/>
      </w:r>
      <w:r>
        <w:t xml:space="preserve"> Normally reserved for the Theotokos.</w:t>
      </w:r>
    </w:p>
  </w:footnote>
  <w:footnote w:id="968">
    <w:p w14:paraId="483F0E8B" w14:textId="77777777" w:rsidR="00325E43" w:rsidRDefault="00325E43" w:rsidP="00B53E05">
      <w:pPr>
        <w:pStyle w:val="footnote"/>
      </w:pPr>
      <w:r>
        <w:rPr>
          <w:rStyle w:val="FootnoteReference"/>
        </w:rPr>
        <w:footnoteRef/>
      </w:r>
      <w:r>
        <w:t xml:space="preserve"> The law of righteousness, not the Law of the Old Covenant.</w:t>
      </w:r>
    </w:p>
  </w:footnote>
  <w:footnote w:id="969">
    <w:p w14:paraId="361DBD71" w14:textId="77777777" w:rsidR="00325E43" w:rsidRDefault="00325E43" w:rsidP="00662600">
      <w:pPr>
        <w:pStyle w:val="footnote"/>
      </w:pPr>
      <w:r>
        <w:rPr>
          <w:rStyle w:val="FootnoteReference"/>
        </w:rPr>
        <w:footnoteRef/>
      </w:r>
      <w:r>
        <w:t xml:space="preserve"> Or image</w:t>
      </w:r>
    </w:p>
  </w:footnote>
  <w:footnote w:id="970">
    <w:p w14:paraId="2DF974D0" w14:textId="77777777" w:rsidR="00325E43" w:rsidRDefault="00325E43">
      <w:pPr>
        <w:pStyle w:val="footnote"/>
        <w:rPr>
          <w:ins w:id="1472" w:author="Brett Slote" w:date="2011-07-21T18:57:00Z"/>
        </w:rPr>
        <w:pPrChange w:id="1473" w:author="Brett Slote" w:date="2011-07-21T20:03:00Z">
          <w:pPr>
            <w:pStyle w:val="FootnoteText"/>
          </w:pPr>
        </w:pPrChange>
      </w:pPr>
      <w:ins w:id="1474" w:author="Brett Slote" w:date="2011-07-21T18:57:00Z">
        <w:r>
          <w:rPr>
            <w:rStyle w:val="FootnoteReference"/>
          </w:rPr>
          <w:footnoteRef/>
        </w:r>
        <w:r>
          <w:t xml:space="preserve"> Colossians 3:14</w:t>
        </w:r>
      </w:ins>
    </w:p>
  </w:footnote>
  <w:footnote w:id="971">
    <w:p w14:paraId="371983D9" w14:textId="0B3CAEFE" w:rsidR="00325E43" w:rsidRDefault="00325E43" w:rsidP="006035EE">
      <w:pPr>
        <w:pStyle w:val="footnote"/>
      </w:pPr>
      <w:r>
        <w:rPr>
          <w:rStyle w:val="FootnoteReference"/>
        </w:rPr>
        <w:footnoteRef/>
      </w:r>
      <w:r>
        <w:t xml:space="preserve"> Composed in A.D. 2016 in English for St. George’s Ministry to the British people.</w:t>
      </w:r>
    </w:p>
  </w:footnote>
  <w:footnote w:id="972">
    <w:p w14:paraId="56032475" w14:textId="77777777" w:rsidR="00325E43" w:rsidRDefault="00325E43" w:rsidP="00E22010">
      <w:pPr>
        <w:pStyle w:val="footnote"/>
      </w:pPr>
      <w:r>
        <w:rPr>
          <w:rStyle w:val="FootnoteReference"/>
        </w:rPr>
        <w:footnoteRef/>
      </w:r>
      <w:r>
        <w:t xml:space="preserve"> 2 Tim 4:7</w:t>
      </w:r>
    </w:p>
  </w:footnote>
  <w:footnote w:id="973">
    <w:p w14:paraId="519A6EA0" w14:textId="77777777" w:rsidR="00325E43" w:rsidRDefault="00325E43" w:rsidP="00E22010">
      <w:pPr>
        <w:pStyle w:val="footnote"/>
      </w:pPr>
      <w:r>
        <w:rPr>
          <w:rStyle w:val="FootnoteReference"/>
        </w:rPr>
        <w:footnoteRef/>
      </w:r>
      <w:r>
        <w:t xml:space="preserve"> 2 Tim 4:8</w:t>
      </w:r>
    </w:p>
  </w:footnote>
  <w:footnote w:id="974">
    <w:p w14:paraId="2C92CCF6" w14:textId="77777777" w:rsidR="00325E43" w:rsidRDefault="00325E43" w:rsidP="001779C0">
      <w:pPr>
        <w:pStyle w:val="footnote"/>
      </w:pPr>
      <w:r>
        <w:rPr>
          <w:rStyle w:val="FootnoteReference"/>
        </w:rPr>
        <w:footnoteRef/>
      </w:r>
      <w:r>
        <w:t xml:space="preserve"> Composed in Coptic and Arabic by H.G. Bishop Demetrius of Malawi circa A.D. 2000.</w:t>
      </w:r>
    </w:p>
  </w:footnote>
  <w:footnote w:id="975">
    <w:p w14:paraId="16CDD53B" w14:textId="77777777" w:rsidR="00325E43" w:rsidRDefault="00325E43"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76">
    <w:p w14:paraId="717A066E" w14:textId="77777777" w:rsidR="00325E43" w:rsidRDefault="00325E43">
      <w:pPr>
        <w:pStyle w:val="footnote"/>
        <w:rPr>
          <w:ins w:id="1537" w:author="Brett Slote" w:date="2011-07-21T18:45:00Z"/>
        </w:rPr>
        <w:pPrChange w:id="1538" w:author="Brett Slote" w:date="2011-07-21T20:01:00Z">
          <w:pPr>
            <w:pStyle w:val="FootnoteText"/>
          </w:pPr>
        </w:pPrChange>
      </w:pPr>
      <w:ins w:id="1539" w:author="Brett Slote" w:date="2011-07-21T18:45:00Z">
        <w:r>
          <w:rPr>
            <w:rStyle w:val="FootnoteReference"/>
          </w:rPr>
          <w:footnoteRef/>
        </w:r>
        <w:r>
          <w:t xml:space="preserve"> Daniel 12:3</w:t>
        </w:r>
      </w:ins>
    </w:p>
  </w:footnote>
  <w:footnote w:id="977">
    <w:p w14:paraId="7155AD88" w14:textId="77777777" w:rsidR="00325E43" w:rsidRDefault="00325E43">
      <w:pPr>
        <w:pStyle w:val="footnote"/>
        <w:rPr>
          <w:ins w:id="1540" w:author="Brett Slote" w:date="2011-07-21T18:46:00Z"/>
        </w:rPr>
        <w:pPrChange w:id="1541" w:author="Brett Slote" w:date="2011-07-21T20:01:00Z">
          <w:pPr>
            <w:pStyle w:val="FootnoteText"/>
          </w:pPr>
        </w:pPrChange>
      </w:pPr>
      <w:ins w:id="1542" w:author="Brett Slote" w:date="2011-07-21T18:46:00Z">
        <w:r>
          <w:rPr>
            <w:rStyle w:val="FootnoteReference"/>
          </w:rPr>
          <w:footnoteRef/>
        </w:r>
        <w:r>
          <w:t xml:space="preserve"> Literally: all you monastic folk</w:t>
        </w:r>
      </w:ins>
    </w:p>
  </w:footnote>
  <w:footnote w:id="978">
    <w:p w14:paraId="7EEF391B" w14:textId="77777777" w:rsidR="00325E43" w:rsidRDefault="00325E43">
      <w:pPr>
        <w:pStyle w:val="FootnoteText"/>
      </w:pPr>
      <w:r>
        <w:rPr>
          <w:rStyle w:val="FootnoteReference"/>
        </w:rPr>
        <w:footnoteRef/>
      </w:r>
      <w:r>
        <w:t xml:space="preserve"> Published by Abouna Matta El-Maskeen of St. Macarius’ Monastery.</w:t>
      </w:r>
    </w:p>
  </w:footnote>
  <w:footnote w:id="979">
    <w:p w14:paraId="6BC2BFA9" w14:textId="77777777" w:rsidR="00325E43" w:rsidRDefault="00325E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80">
    <w:p w14:paraId="3A6EC701" w14:textId="77777777" w:rsidR="00325E43" w:rsidRDefault="00325E43" w:rsidP="00670C79">
      <w:pPr>
        <w:pStyle w:val="footnote"/>
      </w:pPr>
      <w:r>
        <w:rPr>
          <w:rStyle w:val="FootnoteReference"/>
        </w:rPr>
        <w:footnoteRef/>
      </w:r>
      <w:r>
        <w:t xml:space="preserve"> Modern day Ethiopia and Eritrea.</w:t>
      </w:r>
    </w:p>
  </w:footnote>
  <w:footnote w:id="981">
    <w:p w14:paraId="46D5577E" w14:textId="77777777" w:rsidR="00325E43" w:rsidRDefault="00325E43" w:rsidP="0047441D">
      <w:pPr>
        <w:pStyle w:val="footnote"/>
      </w:pPr>
      <w:r>
        <w:rPr>
          <w:rStyle w:val="FootnoteReference"/>
        </w:rPr>
        <w:footnoteRef/>
      </w:r>
      <w:r>
        <w:t xml:space="preserve"> St. F</w:t>
      </w:r>
      <w:r w:rsidRPr="006422C6">
        <w:t>rumentius</w:t>
      </w:r>
      <w:r>
        <w:t>, whom the Ethiopians called “Abune Selama.”</w:t>
      </w:r>
    </w:p>
  </w:footnote>
  <w:footnote w:id="982">
    <w:p w14:paraId="2F5E6ED4" w14:textId="52CEBBCB" w:rsidR="00325E43" w:rsidRDefault="00325E43" w:rsidP="00BD2B3F">
      <w:pPr>
        <w:pStyle w:val="footnote"/>
      </w:pPr>
      <w:r>
        <w:rPr>
          <w:rStyle w:val="FootnoteReference"/>
        </w:rPr>
        <w:footnoteRef/>
      </w:r>
      <w:r>
        <w:t xml:space="preserve"> Adapted from the hymn of St. Severus of Antioch, in 2015 in English.</w:t>
      </w:r>
    </w:p>
  </w:footnote>
  <w:footnote w:id="983">
    <w:p w14:paraId="018A465B" w14:textId="77777777" w:rsidR="00325E43" w:rsidRDefault="00325E43">
      <w:pPr>
        <w:pStyle w:val="footnote"/>
        <w:rPr>
          <w:ins w:id="1629" w:author="Brett Slote" w:date="2011-07-21T19:11:00Z"/>
        </w:rPr>
        <w:pPrChange w:id="1630" w:author="Brett Slote" w:date="2011-07-21T20:05:00Z">
          <w:pPr>
            <w:pStyle w:val="FootnoteText"/>
          </w:pPr>
        </w:pPrChange>
      </w:pPr>
      <w:ins w:id="1631" w:author="Brett Slote" w:date="2011-07-21T19:11:00Z">
        <w:r>
          <w:rPr>
            <w:rStyle w:val="FootnoteReference"/>
          </w:rPr>
          <w:footnoteRef/>
        </w:r>
        <w:r>
          <w:t xml:space="preserve"> Psalm 41:1</w:t>
        </w:r>
      </w:ins>
    </w:p>
  </w:footnote>
  <w:footnote w:id="984">
    <w:p w14:paraId="30B9D2C6" w14:textId="77777777" w:rsidR="00325E43" w:rsidRDefault="00325E43"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85">
    <w:p w14:paraId="63D7B4DE" w14:textId="77777777" w:rsidR="00325E43" w:rsidRDefault="00325E43"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86">
    <w:p w14:paraId="6542A42A" w14:textId="77777777" w:rsidR="00325E43" w:rsidRDefault="00325E43"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87">
    <w:p w14:paraId="48A0DCFD" w14:textId="77777777" w:rsidR="00325E43" w:rsidRDefault="00325E43" w:rsidP="006D27E4">
      <w:pPr>
        <w:pStyle w:val="Footnote0"/>
      </w:pPr>
      <w:r>
        <w:rPr>
          <w:rStyle w:val="FootnoteReference"/>
        </w:rPr>
        <w:footnoteRef/>
      </w:r>
      <w:r>
        <w:t xml:space="preserve"> In modern day Libya</w:t>
      </w:r>
    </w:p>
  </w:footnote>
  <w:footnote w:id="988">
    <w:p w14:paraId="5E4AA7CE" w14:textId="77777777" w:rsidR="00325E43" w:rsidRDefault="00325E43">
      <w:pPr>
        <w:pStyle w:val="footnote"/>
        <w:rPr>
          <w:ins w:id="1656" w:author="Brett Slote" w:date="2011-07-21T18:49:00Z"/>
        </w:rPr>
        <w:pPrChange w:id="1657" w:author="Brett Slote" w:date="2011-07-21T20:02:00Z">
          <w:pPr>
            <w:pStyle w:val="FootnoteText"/>
          </w:pPr>
        </w:pPrChange>
      </w:pPr>
      <w:ins w:id="1658" w:author="Brett Slote" w:date="2011-07-21T18:49:00Z">
        <w:r>
          <w:rPr>
            <w:rStyle w:val="FootnoteReference"/>
          </w:rPr>
          <w:footnoteRef/>
        </w:r>
        <w:r>
          <w:t xml:space="preserve"> Note that </w:t>
        </w:r>
        <w:r w:rsidRPr="003A78C2">
          <w:rPr>
            <w:rFonts w:ascii="CS Avva Shenouda" w:hAnsi="CS Avva Shenouda"/>
            <w:rPrChange w:id="1659" w:author="Brett Slote" w:date="2011-07-21T20:02:00Z">
              <w:rPr>
                <w:rFonts w:ascii="Antonious Normal" w:hAnsi="Antonious Normal"/>
              </w:rPr>
            </w:rPrChange>
          </w:rPr>
          <w:t>twou</w:t>
        </w:r>
        <w:r>
          <w:t xml:space="preserve"> is used as mountain and desert interchangeably in Coptic monastic literature</w:t>
        </w:r>
      </w:ins>
    </w:p>
  </w:footnote>
  <w:footnote w:id="989">
    <w:p w14:paraId="71147821" w14:textId="77777777" w:rsidR="00325E43" w:rsidRDefault="00325E43">
      <w:pPr>
        <w:pStyle w:val="footnote"/>
        <w:rPr>
          <w:ins w:id="1660" w:author="Brett Slote" w:date="2011-07-21T18:50:00Z"/>
        </w:rPr>
        <w:pPrChange w:id="1661" w:author="Brett Slote" w:date="2011-07-21T20:02:00Z">
          <w:pPr>
            <w:pStyle w:val="FootnoteText"/>
          </w:pPr>
        </w:pPrChange>
      </w:pPr>
      <w:ins w:id="1662" w:author="Brett Slote" w:date="2011-07-21T18:50:00Z">
        <w:r>
          <w:rPr>
            <w:rStyle w:val="FootnoteReference"/>
          </w:rPr>
          <w:footnoteRef/>
        </w:r>
        <w:r>
          <w:t xml:space="preserve"> US book has “travails of torment” – but it’s not possessive.</w:t>
        </w:r>
      </w:ins>
    </w:p>
  </w:footnote>
  <w:footnote w:id="990">
    <w:p w14:paraId="39517237" w14:textId="77777777" w:rsidR="00325E43" w:rsidRDefault="00325E43">
      <w:pPr>
        <w:pStyle w:val="footnote"/>
        <w:rPr>
          <w:ins w:id="1663" w:author="Brett Slote" w:date="2011-07-21T18:49:00Z"/>
        </w:rPr>
        <w:pPrChange w:id="1664" w:author="Brett Slote" w:date="2011-07-21T20:02:00Z">
          <w:pPr>
            <w:pStyle w:val="FootnoteText"/>
          </w:pPr>
        </w:pPrChange>
      </w:pPr>
      <w:ins w:id="1665" w:author="Brett Slote" w:date="2011-07-21T18:49:00Z">
        <w:r>
          <w:rPr>
            <w:rStyle w:val="FootnoteReference"/>
          </w:rPr>
          <w:footnoteRef/>
        </w:r>
        <w:r>
          <w:t xml:space="preserve"> 1 Peter 1:4</w:t>
        </w:r>
      </w:ins>
    </w:p>
  </w:footnote>
  <w:footnote w:id="991">
    <w:p w14:paraId="049774F0" w14:textId="77777777" w:rsidR="00325E43" w:rsidRDefault="00325E43" w:rsidP="00E77C68">
      <w:pPr>
        <w:pStyle w:val="footnote"/>
      </w:pPr>
      <w:r>
        <w:rPr>
          <w:rStyle w:val="FootnoteReference"/>
        </w:rPr>
        <w:footnoteRef/>
      </w:r>
      <w:r>
        <w:t xml:space="preserve"> The Coptic has “Three names, one God,” which is the heresy of modalism, and certainly was not said at Ephesus.</w:t>
      </w:r>
    </w:p>
  </w:footnote>
  <w:footnote w:id="992">
    <w:p w14:paraId="416DBD35" w14:textId="77777777" w:rsidR="00325E43" w:rsidRDefault="00325E43" w:rsidP="00E77C68">
      <w:pPr>
        <w:pStyle w:val="footnote"/>
      </w:pPr>
      <w:r>
        <w:rPr>
          <w:rStyle w:val="FootnoteReference"/>
        </w:rPr>
        <w:footnoteRef/>
      </w:r>
      <w:r>
        <w:t xml:space="preserve"> This line is heretical.</w:t>
      </w:r>
    </w:p>
  </w:footnote>
  <w:footnote w:id="993">
    <w:p w14:paraId="2A005F90" w14:textId="77777777" w:rsidR="00325E43" w:rsidRDefault="00325E43">
      <w:pPr>
        <w:pStyle w:val="footnote"/>
        <w:rPr>
          <w:ins w:id="1700" w:author="Brett Slote" w:date="2011-07-21T18:55:00Z"/>
        </w:rPr>
        <w:pPrChange w:id="1701" w:author="Brett Slote" w:date="2011-07-21T20:02:00Z">
          <w:pPr>
            <w:pStyle w:val="FootnoteText"/>
          </w:pPr>
        </w:pPrChange>
      </w:pPr>
      <w:ins w:id="1702" w:author="Brett Slote" w:date="2011-07-21T18:55:00Z">
        <w:r>
          <w:rPr>
            <w:rStyle w:val="FootnoteReference"/>
          </w:rPr>
          <w:footnoteRef/>
        </w:r>
        <w:r>
          <w:t xml:space="preserve"> Hallow or consecrate – this was, according to a tradition, when he formerly became an archimandrite</w:t>
        </w:r>
      </w:ins>
    </w:p>
  </w:footnote>
  <w:footnote w:id="994">
    <w:p w14:paraId="6B5EF1D3" w14:textId="77777777" w:rsidR="00325E43" w:rsidRDefault="00325E43">
      <w:pPr>
        <w:pStyle w:val="footnote"/>
        <w:rPr>
          <w:ins w:id="1708" w:author="Brett Slote" w:date="2011-07-21T18:52:00Z"/>
        </w:rPr>
        <w:pPrChange w:id="1709" w:author="Brett Slote" w:date="2011-07-21T20:02:00Z">
          <w:pPr/>
        </w:pPrChange>
      </w:pPr>
      <w:ins w:id="1710" w:author="Brett Slote" w:date="2011-07-21T18:52:00Z">
        <w:r w:rsidRPr="00FB36D8">
          <w:rPr>
            <w:rStyle w:val="FootnoteReference"/>
            <w:vertAlign w:val="baseline"/>
          </w:rPr>
          <w:footnoteRef/>
        </w:r>
        <w:r w:rsidRPr="00FB36D8">
          <w:t xml:space="preserve"> This line is literally “because the hope of the good”</w:t>
        </w:r>
      </w:ins>
    </w:p>
  </w:footnote>
  <w:footnote w:id="995">
    <w:p w14:paraId="347015AD" w14:textId="77777777" w:rsidR="00325E43" w:rsidRPr="00A20ACC" w:rsidRDefault="00325E43">
      <w:pPr>
        <w:pStyle w:val="footnote"/>
        <w:rPr>
          <w:ins w:id="1711" w:author="Brett Slote" w:date="2011-07-21T18:52:00Z"/>
          <w:rFonts w:ascii="CS Avva Shenouda" w:hAnsi="CS Avva Shenouda"/>
          <w:color w:val="FF0000"/>
          <w:rPrChange w:id="1712" w:author="Brett Slote" w:date="2011-07-21T20:02:00Z">
            <w:rPr>
              <w:ins w:id="1713" w:author="Brett Slote" w:date="2011-07-21T18:52:00Z"/>
              <w:color w:val="FF0000"/>
            </w:rPr>
          </w:rPrChange>
        </w:rPr>
        <w:pPrChange w:id="1714" w:author="Brett Slote" w:date="2011-07-21T20:02:00Z">
          <w:pPr/>
        </w:pPrChange>
      </w:pPr>
      <w:ins w:id="1715" w:author="Brett Slote" w:date="2011-07-21T18:52:00Z">
        <w:r w:rsidRPr="00FB36D8">
          <w:rPr>
            <w:rStyle w:val="FootnoteReference"/>
            <w:vertAlign w:val="baseline"/>
          </w:rPr>
          <w:footnoteRef/>
        </w:r>
        <w:r w:rsidRPr="00FB36D8">
          <w:t xml:space="preserve"> </w:t>
        </w:r>
        <w:r w:rsidRPr="003A78C2">
          <w:rPr>
            <w:rPrChange w:id="1716" w:author="Brett Slote" w:date="2011-07-21T20:02:00Z">
              <w:rPr>
                <w:rFonts w:ascii="Antonious Normal" w:hAnsi="Antonious Normal"/>
                <w:color w:val="FF0000"/>
              </w:rPr>
            </w:rPrChange>
          </w:rPr>
          <w:t>qen hanhwd/ nem han'almoc</w:t>
        </w:r>
      </w:ins>
    </w:p>
  </w:footnote>
  <w:footnote w:id="996">
    <w:p w14:paraId="4AFC6896" w14:textId="77777777" w:rsidR="00325E43" w:rsidRDefault="00325E43">
      <w:pPr>
        <w:pStyle w:val="FootnoteText"/>
      </w:pPr>
      <w:r>
        <w:rPr>
          <w:rStyle w:val="FootnoteReference"/>
        </w:rPr>
        <w:footnoteRef/>
      </w:r>
      <w:r>
        <w:t xml:space="preserve"> Matthew 1:20</w:t>
      </w:r>
    </w:p>
  </w:footnote>
  <w:footnote w:id="997">
    <w:p w14:paraId="0E9CA519" w14:textId="77777777" w:rsidR="00325E43" w:rsidRDefault="00325E43" w:rsidP="00662A48">
      <w:pPr>
        <w:pStyle w:val="footnote"/>
      </w:pPr>
      <w:r>
        <w:rPr>
          <w:rStyle w:val="FootnoteReference"/>
          <w:rFonts w:eastAsiaTheme="majorEastAsia"/>
        </w:rPr>
        <w:footnoteRef/>
      </w:r>
      <w:r>
        <w:t xml:space="preserve"> All-holy</w:t>
      </w:r>
    </w:p>
  </w:footnote>
  <w:footnote w:id="998">
    <w:p w14:paraId="50451B0F" w14:textId="77777777" w:rsidR="00325E43" w:rsidRDefault="00325E43">
      <w:pPr>
        <w:pStyle w:val="footnote"/>
        <w:rPr>
          <w:ins w:id="1785" w:author="Brett Slote" w:date="2011-07-21T19:04:00Z"/>
        </w:rPr>
        <w:pPrChange w:id="1786" w:author="Brett Slote" w:date="2011-07-21T20:04:00Z">
          <w:pPr>
            <w:pStyle w:val="FootnoteText"/>
          </w:pPr>
        </w:pPrChange>
      </w:pPr>
      <w:ins w:id="1787" w:author="Brett Slote" w:date="2011-07-21T19:04:00Z">
        <w:r>
          <w:rPr>
            <w:rStyle w:val="FootnoteReference"/>
          </w:rPr>
          <w:footnoteRef/>
        </w:r>
        <w:r>
          <w:t xml:space="preserve"> literal is disregarded</w:t>
        </w:r>
      </w:ins>
    </w:p>
  </w:footnote>
  <w:footnote w:id="999">
    <w:p w14:paraId="28760F43" w14:textId="77777777" w:rsidR="00325E43" w:rsidRDefault="00325E43" w:rsidP="00513E2D">
      <w:pPr>
        <w:pStyle w:val="footnote"/>
      </w:pPr>
      <w:r>
        <w:rPr>
          <w:rStyle w:val="FootnoteReference"/>
        </w:rPr>
        <w:footnoteRef/>
      </w:r>
      <w:r>
        <w:t xml:space="preserve"> Fr. Athanasius has “My soul shall make her boast in the Lord”</w:t>
      </w:r>
    </w:p>
  </w:footnote>
  <w:footnote w:id="1000">
    <w:p w14:paraId="54344E7C" w14:textId="77777777" w:rsidR="00325E43" w:rsidRDefault="00325E43" w:rsidP="00513E2D">
      <w:pPr>
        <w:pStyle w:val="footnote"/>
      </w:pPr>
      <w:r>
        <w:rPr>
          <w:rStyle w:val="FootnoteReference"/>
        </w:rPr>
        <w:footnoteRef/>
      </w:r>
      <w:r>
        <w:t xml:space="preserve"> 2 Sam. 6:2 (LXX).</w:t>
      </w:r>
    </w:p>
  </w:footnote>
  <w:footnote w:id="1001">
    <w:p w14:paraId="75B3E062" w14:textId="77777777" w:rsidR="00325E43" w:rsidRDefault="00325E43" w:rsidP="00513E2D">
      <w:pPr>
        <w:pStyle w:val="footnote"/>
      </w:pPr>
      <w:r>
        <w:rPr>
          <w:rStyle w:val="FootnoteReference"/>
        </w:rPr>
        <w:footnoteRef/>
      </w:r>
      <w:r>
        <w:t xml:space="preserve"> [JS] or “appear” or “reveal Yourself”</w:t>
      </w:r>
    </w:p>
  </w:footnote>
  <w:footnote w:id="1002">
    <w:p w14:paraId="10B3FAAD" w14:textId="77777777" w:rsidR="00325E43" w:rsidRDefault="00325E43" w:rsidP="00513E2D">
      <w:pPr>
        <w:pStyle w:val="footnote"/>
      </w:pPr>
      <w:r>
        <w:rPr>
          <w:rStyle w:val="FootnoteReference"/>
        </w:rPr>
        <w:footnoteRef/>
      </w:r>
      <w:r>
        <w:t xml:space="preserve"> [JS] or “reveal Your face”.</w:t>
      </w:r>
    </w:p>
  </w:footnote>
  <w:footnote w:id="1003">
    <w:p w14:paraId="63A4880D" w14:textId="77777777" w:rsidR="00325E43" w:rsidRPr="004A3E27" w:rsidRDefault="00325E43"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04">
    <w:p w14:paraId="3A044652" w14:textId="77777777" w:rsidR="00325E43" w:rsidRDefault="00325E43" w:rsidP="00513E2D">
      <w:pPr>
        <w:pStyle w:val="footnote"/>
      </w:pPr>
      <w:r>
        <w:rPr>
          <w:rStyle w:val="FootnoteReference"/>
        </w:rPr>
        <w:footnoteRef/>
      </w:r>
      <w:r>
        <w:t xml:space="preserve"> [JS] literally “do obeisance”, i.e. “bow down to”</w:t>
      </w:r>
    </w:p>
  </w:footnote>
  <w:footnote w:id="1005">
    <w:p w14:paraId="510A8B55" w14:textId="77777777" w:rsidR="00325E43" w:rsidRPr="004A3E27" w:rsidRDefault="00325E43"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06">
    <w:p w14:paraId="1C902A07" w14:textId="77777777" w:rsidR="00325E43" w:rsidRDefault="00325E43" w:rsidP="00513E2D">
      <w:pPr>
        <w:pStyle w:val="footnote"/>
      </w:pPr>
      <w:r>
        <w:rPr>
          <w:rStyle w:val="FootnoteReference"/>
        </w:rPr>
        <w:footnoteRef/>
      </w:r>
      <w:r>
        <w:t xml:space="preserve"> [JS] or “beautifully situated”</w:t>
      </w:r>
    </w:p>
  </w:footnote>
  <w:footnote w:id="1007">
    <w:p w14:paraId="61A90277" w14:textId="77777777" w:rsidR="00325E43" w:rsidRPr="004A3E27" w:rsidRDefault="00325E43"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08">
    <w:p w14:paraId="2BD08AB7" w14:textId="77777777" w:rsidR="00325E43" w:rsidRDefault="00325E43"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09">
    <w:p w14:paraId="7A664F24" w14:textId="77777777" w:rsidR="00325E43" w:rsidRDefault="00325E43" w:rsidP="00513E2D">
      <w:pPr>
        <w:pStyle w:val="footnote"/>
      </w:pPr>
      <w:r>
        <w:rPr>
          <w:rStyle w:val="FootnoteReference"/>
        </w:rPr>
        <w:footnoteRef/>
      </w:r>
      <w:r>
        <w:t xml:space="preserve"> [JS] or “Mother Zion will say,”</w:t>
      </w:r>
    </w:p>
  </w:footnote>
  <w:footnote w:id="1010">
    <w:p w14:paraId="41F70EEA" w14:textId="77777777" w:rsidR="00325E43" w:rsidRDefault="00325E43" w:rsidP="00513E2D">
      <w:pPr>
        <w:pStyle w:val="footnote"/>
      </w:pPr>
      <w:r>
        <w:rPr>
          <w:rStyle w:val="FootnoteReference"/>
        </w:rPr>
        <w:footnoteRef/>
      </w:r>
      <w:r>
        <w:t xml:space="preserve"> [JS] Coptic has, “that a man and a man dwelt in her”</w:t>
      </w:r>
    </w:p>
  </w:footnote>
  <w:footnote w:id="1011">
    <w:p w14:paraId="3E040425" w14:textId="77777777" w:rsidR="00325E43" w:rsidRDefault="00325E43" w:rsidP="00513E2D">
      <w:pPr>
        <w:pStyle w:val="footnote"/>
      </w:pPr>
      <w:r>
        <w:rPr>
          <w:rStyle w:val="FootnoteReference"/>
        </w:rPr>
        <w:footnoteRef/>
      </w:r>
      <w:r>
        <w:t xml:space="preserve"> [JS] or “messengers”</w:t>
      </w:r>
    </w:p>
  </w:footnote>
  <w:footnote w:id="1012">
    <w:p w14:paraId="3B1FD0D0" w14:textId="77777777" w:rsidR="00325E43" w:rsidRDefault="00325E43" w:rsidP="00513E2D">
      <w:pPr>
        <w:pStyle w:val="footnote"/>
      </w:pPr>
      <w:r>
        <w:rPr>
          <w:rStyle w:val="FootnoteReference"/>
        </w:rPr>
        <w:footnoteRef/>
      </w:r>
      <w:r>
        <w:t xml:space="preserve"> [JS] Fr. Lazarus has “servants”</w:t>
      </w:r>
    </w:p>
  </w:footnote>
  <w:footnote w:id="1013">
    <w:p w14:paraId="4E9A9F71" w14:textId="77777777" w:rsidR="00325E43" w:rsidRDefault="00325E43" w:rsidP="00513E2D">
      <w:pPr>
        <w:pStyle w:val="footnote"/>
      </w:pPr>
      <w:r>
        <w:rPr>
          <w:rStyle w:val="FootnoteReference"/>
        </w:rPr>
        <w:footnoteRef/>
      </w:r>
      <w:r>
        <w:t xml:space="preserve"> Heb. 1:7; Ezek. 1:14; 2 Esdras 8:22.</w:t>
      </w:r>
    </w:p>
  </w:footnote>
  <w:footnote w:id="1014">
    <w:p w14:paraId="1CE390C3" w14:textId="77777777" w:rsidR="00325E43" w:rsidRDefault="00325E43" w:rsidP="00513E2D">
      <w:pPr>
        <w:pStyle w:val="footnote"/>
      </w:pPr>
      <w:r>
        <w:rPr>
          <w:rStyle w:val="FootnoteReference"/>
        </w:rPr>
        <w:footnoteRef/>
      </w:r>
      <w:r>
        <w:t xml:space="preserve"> [JS] or “makes the clouds His chariot”</w:t>
      </w:r>
    </w:p>
  </w:footnote>
  <w:footnote w:id="1015">
    <w:p w14:paraId="61355318" w14:textId="77777777" w:rsidR="00325E43" w:rsidRDefault="00325E43" w:rsidP="00513E2D">
      <w:pPr>
        <w:pStyle w:val="footnote"/>
      </w:pPr>
      <w:r>
        <w:rPr>
          <w:rStyle w:val="FootnoteReference"/>
        </w:rPr>
        <w:footnoteRef/>
      </w:r>
      <w:r>
        <w:t xml:space="preserve"> [JS] “do obeisance”, elsewhere rendered “worship’, but referring to the physical act.</w:t>
      </w:r>
    </w:p>
  </w:footnote>
  <w:footnote w:id="1016">
    <w:p w14:paraId="55C199C8" w14:textId="77777777" w:rsidR="00325E43" w:rsidRDefault="00325E43" w:rsidP="00513E2D">
      <w:pPr>
        <w:pStyle w:val="footnote"/>
      </w:pPr>
      <w:r>
        <w:rPr>
          <w:rStyle w:val="FootnoteReference"/>
        </w:rPr>
        <w:footnoteRef/>
      </w:r>
      <w:r>
        <w:t xml:space="preserve"> [JS] lit. day to day</w:t>
      </w:r>
    </w:p>
  </w:footnote>
  <w:footnote w:id="1017">
    <w:p w14:paraId="7F35743B" w14:textId="77777777" w:rsidR="00325E43" w:rsidRPr="004A3E27" w:rsidRDefault="00325E43" w:rsidP="00513E2D">
      <w:pPr>
        <w:pStyle w:val="footnote"/>
      </w:pPr>
      <w:r w:rsidRPr="004A3E27">
        <w:rPr>
          <w:rStyle w:val="FootnoteReference"/>
        </w:rPr>
        <w:footnoteRef/>
      </w:r>
      <w:r w:rsidRPr="004A3E27">
        <w:t xml:space="preserve"> Luke 4:32.</w:t>
      </w:r>
    </w:p>
  </w:footnote>
  <w:footnote w:id="1018">
    <w:p w14:paraId="40B8EED3" w14:textId="77777777" w:rsidR="00325E43" w:rsidRDefault="00325E43" w:rsidP="00513E2D">
      <w:pPr>
        <w:pStyle w:val="footnote"/>
      </w:pPr>
      <w:r>
        <w:rPr>
          <w:rStyle w:val="FootnoteReference"/>
        </w:rPr>
        <w:footnoteRef/>
      </w:r>
      <w:r>
        <w:t xml:space="preserve"> [JS] or “give thanks to”. “Thankfully confess with praise”</w:t>
      </w:r>
    </w:p>
  </w:footnote>
  <w:footnote w:id="1019">
    <w:p w14:paraId="11AEE401" w14:textId="77777777" w:rsidR="00325E43" w:rsidRDefault="00325E43" w:rsidP="00513E2D">
      <w:pPr>
        <w:pStyle w:val="footnote"/>
      </w:pPr>
      <w:r>
        <w:rPr>
          <w:rStyle w:val="FootnoteReference"/>
        </w:rPr>
        <w:footnoteRef/>
      </w:r>
      <w:r>
        <w:t xml:space="preserve"> [JS] literally, “holy ones.”</w:t>
      </w:r>
    </w:p>
  </w:footnote>
  <w:footnote w:id="1020">
    <w:p w14:paraId="7D6DBB8C" w14:textId="77777777" w:rsidR="00325E43" w:rsidRDefault="00325E43" w:rsidP="00513E2D">
      <w:pPr>
        <w:pStyle w:val="footnote"/>
      </w:pPr>
      <w:r>
        <w:rPr>
          <w:rStyle w:val="FootnoteReference"/>
        </w:rPr>
        <w:footnoteRef/>
      </w:r>
      <w:r>
        <w:t xml:space="preserve"> </w:t>
      </w:r>
      <w:r w:rsidRPr="00DC02D9">
        <w:rPr>
          <w:i/>
        </w:rPr>
        <w:t>Or:</w:t>
      </w:r>
      <w:r>
        <w:t xml:space="preserve"> costly (Wisdom 1:13-16).</w:t>
      </w:r>
    </w:p>
  </w:footnote>
  <w:footnote w:id="1021">
    <w:p w14:paraId="75C0EB1C" w14:textId="77777777" w:rsidR="00325E43" w:rsidRDefault="00325E43" w:rsidP="00513E2D">
      <w:pPr>
        <w:pStyle w:val="footnote"/>
      </w:pPr>
      <w:r>
        <w:rPr>
          <w:rStyle w:val="FootnoteReference"/>
        </w:rPr>
        <w:footnoteRef/>
      </w:r>
      <w:r>
        <w:t xml:space="preserve"> [JS] litearlly, “slave”.</w:t>
      </w:r>
    </w:p>
  </w:footnote>
  <w:footnote w:id="1022">
    <w:p w14:paraId="050877C1" w14:textId="77777777" w:rsidR="00325E43" w:rsidRPr="004A3E27" w:rsidRDefault="00325E43" w:rsidP="00513E2D">
      <w:pPr>
        <w:pStyle w:val="footnote"/>
      </w:pPr>
      <w:r w:rsidRPr="004A3E27">
        <w:rPr>
          <w:rStyle w:val="FootnoteReference"/>
        </w:rPr>
        <w:footnoteRef/>
      </w:r>
      <w:r w:rsidRPr="004A3E27">
        <w:t xml:space="preserve"> </w:t>
      </w:r>
      <w:r>
        <w:t>cf</w:t>
      </w:r>
      <w:r w:rsidRPr="004A3E27">
        <w:t>. Rev. 19:11-16.</w:t>
      </w:r>
    </w:p>
  </w:footnote>
  <w:footnote w:id="1023">
    <w:p w14:paraId="30E6CDDA" w14:textId="77777777" w:rsidR="00325E43" w:rsidRDefault="00325E43" w:rsidP="00513E2D">
      <w:pPr>
        <w:pStyle w:val="footnote"/>
      </w:pPr>
      <w:r>
        <w:rPr>
          <w:rStyle w:val="FootnoteReference"/>
        </w:rPr>
        <w:footnoteRef/>
      </w:r>
      <w:r>
        <w:t xml:space="preserve"> dragon: </w:t>
      </w:r>
      <w:r w:rsidRPr="0090411D">
        <w:rPr>
          <w:i/>
        </w:rPr>
        <w:t>or</w:t>
      </w:r>
      <w:r>
        <w:t xml:space="preserve"> serpent.</w:t>
      </w:r>
    </w:p>
  </w:footnote>
  <w:footnote w:id="1024">
    <w:p w14:paraId="2173FA84" w14:textId="77777777" w:rsidR="00325E43" w:rsidRDefault="00325E43"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25">
    <w:p w14:paraId="795E5704" w14:textId="77777777" w:rsidR="00325E43" w:rsidRDefault="00325E43" w:rsidP="00513E2D">
      <w:pPr>
        <w:pStyle w:val="footnote"/>
      </w:pPr>
      <w:r>
        <w:rPr>
          <w:rStyle w:val="FootnoteReference"/>
        </w:rPr>
        <w:footnoteRef/>
      </w:r>
      <w:r>
        <w:t xml:space="preserve"> House—Home, Family, Church, Kingdom: where God’s will is done (1 Tim. 3:15; Heb. 3:2-6; Lk. 2:49; Mt. 6:10).</w:t>
      </w:r>
    </w:p>
  </w:footnote>
  <w:footnote w:id="1026">
    <w:p w14:paraId="333D3615" w14:textId="77777777" w:rsidR="00325E43" w:rsidRDefault="00325E43" w:rsidP="00513E2D">
      <w:pPr>
        <w:pStyle w:val="footnote"/>
      </w:pPr>
      <w:r>
        <w:rPr>
          <w:rStyle w:val="FootnoteReference"/>
        </w:rPr>
        <w:footnoteRef/>
      </w:r>
      <w:r>
        <w:t xml:space="preserve"> [JS] or, “boast”</w:t>
      </w:r>
    </w:p>
  </w:footnote>
  <w:footnote w:id="1027">
    <w:p w14:paraId="4E508065" w14:textId="77777777" w:rsidR="00325E43" w:rsidRPr="004A3E27" w:rsidRDefault="00325E43" w:rsidP="00513E2D">
      <w:pPr>
        <w:pStyle w:val="footnote"/>
      </w:pPr>
      <w:r w:rsidRPr="004A3E27">
        <w:rPr>
          <w:rStyle w:val="FootnoteReference"/>
        </w:rPr>
        <w:footnoteRef/>
      </w:r>
      <w:r w:rsidRPr="004A3E27">
        <w:t xml:space="preserve"> Man is made for happiness, fruit of grace, forgiveness, right relations, holiness.</w:t>
      </w:r>
    </w:p>
  </w:footnote>
  <w:footnote w:id="1028">
    <w:p w14:paraId="015A8873" w14:textId="77777777" w:rsidR="00325E43" w:rsidRDefault="00325E43" w:rsidP="00513E2D">
      <w:pPr>
        <w:pStyle w:val="footnote"/>
      </w:pPr>
      <w:r>
        <w:rPr>
          <w:rStyle w:val="FootnoteReference"/>
        </w:rPr>
        <w:footnoteRef/>
      </w:r>
      <w:r>
        <w:t xml:space="preserve"> [JS] Fr. Lazarus renders “repent” as “change His mind”</w:t>
      </w:r>
    </w:p>
  </w:footnote>
  <w:footnote w:id="1029">
    <w:p w14:paraId="09314A85" w14:textId="77777777" w:rsidR="00325E43" w:rsidRDefault="00325E43" w:rsidP="00513E2D">
      <w:pPr>
        <w:pStyle w:val="footnote"/>
      </w:pPr>
      <w:r>
        <w:rPr>
          <w:rStyle w:val="FootnoteReference"/>
        </w:rPr>
        <w:footnoteRef/>
      </w:r>
      <w:r>
        <w:t xml:space="preserve"> Heb. 7:21.</w:t>
      </w:r>
    </w:p>
  </w:footnote>
  <w:footnote w:id="1030">
    <w:p w14:paraId="43048046" w14:textId="77777777" w:rsidR="00325E43" w:rsidRPr="004A3E27" w:rsidRDefault="00325E43"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31">
    <w:p w14:paraId="1EB9C600" w14:textId="77777777" w:rsidR="00325E43" w:rsidRPr="004A3E27" w:rsidRDefault="00325E43" w:rsidP="00513E2D">
      <w:pPr>
        <w:pStyle w:val="footnote"/>
      </w:pPr>
      <w:r w:rsidRPr="004A3E27">
        <w:rPr>
          <w:rStyle w:val="FootnoteReference"/>
        </w:rPr>
        <w:footnoteRef/>
      </w:r>
      <w:r w:rsidRPr="004A3E27">
        <w:t xml:space="preserve"> </w:t>
      </w:r>
      <w:r>
        <w:t>Cf</w:t>
      </w:r>
      <w:r w:rsidRPr="004A3E27">
        <w:t>. Isaiah 40:11; John 10:11.</w:t>
      </w:r>
    </w:p>
  </w:footnote>
  <w:footnote w:id="1032">
    <w:p w14:paraId="57EDB196" w14:textId="77777777" w:rsidR="00325E43" w:rsidRDefault="00325E43" w:rsidP="00513E2D">
      <w:pPr>
        <w:pStyle w:val="footnote"/>
      </w:pPr>
      <w:r>
        <w:rPr>
          <w:rStyle w:val="FootnoteReference"/>
        </w:rPr>
        <w:footnoteRef/>
      </w:r>
      <w:r>
        <w:t xml:space="preserve"> ‘mercies of the Lord’: </w:t>
      </w:r>
      <w:r w:rsidRPr="00B246C1">
        <w:rPr>
          <w:i/>
        </w:rPr>
        <w:t>or</w:t>
      </w:r>
      <w:r>
        <w:t>, the Lord’s love.</w:t>
      </w:r>
    </w:p>
  </w:footnote>
  <w:footnote w:id="1033">
    <w:p w14:paraId="54C29B30" w14:textId="77777777" w:rsidR="00325E43" w:rsidRDefault="00325E43" w:rsidP="00513E2D">
      <w:pPr>
        <w:pStyle w:val="footnote"/>
      </w:pPr>
      <w:r>
        <w:rPr>
          <w:rStyle w:val="FootnoteReference"/>
        </w:rPr>
        <w:footnoteRef/>
      </w:r>
      <w:r>
        <w:t xml:space="preserve"> This column is the version abridged by Fr. Athanasius Iskander.</w:t>
      </w:r>
    </w:p>
  </w:footnote>
  <w:footnote w:id="1034">
    <w:p w14:paraId="48C85628" w14:textId="77777777" w:rsidR="00325E43" w:rsidRDefault="00325E43"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35">
    <w:p w14:paraId="489E0E94" w14:textId="77777777" w:rsidR="00325E43" w:rsidRDefault="00325E43" w:rsidP="00513E2D">
      <w:pPr>
        <w:pStyle w:val="footnote"/>
      </w:pPr>
      <w:r>
        <w:rPr>
          <w:rStyle w:val="FootnoteReference"/>
        </w:rPr>
        <w:footnoteRef/>
      </w:r>
      <w:r>
        <w:t xml:space="preserve"> Here Fr. Athanasius Iskander replaces the remainder with a short conclusion based on the ending of the First Canticle.</w:t>
      </w:r>
    </w:p>
  </w:footnote>
  <w:footnote w:id="1036">
    <w:p w14:paraId="72A219A1" w14:textId="77777777" w:rsidR="00325E43" w:rsidRDefault="00325E43" w:rsidP="00513E2D">
      <w:pPr>
        <w:pStyle w:val="footnote"/>
      </w:pPr>
      <w:r>
        <w:rPr>
          <w:rStyle w:val="FootnoteReference"/>
        </w:rPr>
        <w:footnoteRef/>
      </w:r>
      <w:r>
        <w:t xml:space="preserve"> Verses marked with (*) appear in the abridged version of Fr. Athanasius Iskander</w:t>
      </w:r>
    </w:p>
  </w:footnote>
  <w:footnote w:id="1037">
    <w:p w14:paraId="4FBE3BD6" w14:textId="77777777" w:rsidR="00325E43" w:rsidRDefault="00325E43"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38">
    <w:p w14:paraId="500A4E71" w14:textId="77777777" w:rsidR="00325E43" w:rsidRDefault="00325E43" w:rsidP="00513E2D">
      <w:pPr>
        <w:pStyle w:val="footnote"/>
      </w:pPr>
      <w:r>
        <w:rPr>
          <w:rStyle w:val="FootnoteReference"/>
        </w:rPr>
        <w:footnoteRef/>
      </w:r>
      <w:r>
        <w:t xml:space="preserve"> Clearly a late addition given the Roman Catholic ecclesiology, foreign to Orthodoxy, found in these verses.</w:t>
      </w:r>
    </w:p>
  </w:footnote>
  <w:footnote w:id="1039">
    <w:p w14:paraId="36702CC1" w14:textId="77777777" w:rsidR="00325E43" w:rsidRDefault="00325E43" w:rsidP="00513E2D">
      <w:pPr>
        <w:pStyle w:val="footnote"/>
      </w:pPr>
      <w:r>
        <w:rPr>
          <w:rStyle w:val="FootnoteReference"/>
        </w:rPr>
        <w:footnoteRef/>
      </w:r>
      <w:r>
        <w:t xml:space="preserve"> Meaning of “o-ti eros tattis etenhoot” unclear.</w:t>
      </w:r>
    </w:p>
  </w:footnote>
  <w:footnote w:id="1040">
    <w:p w14:paraId="062BDCC1" w14:textId="77777777" w:rsidR="00325E43" w:rsidRDefault="00325E43">
      <w:pPr>
        <w:pStyle w:val="FootnoteText"/>
      </w:pPr>
      <w:r>
        <w:rPr>
          <w:rStyle w:val="FootnoteReference"/>
        </w:rPr>
        <w:footnoteRef/>
      </w:r>
      <w:r>
        <w:t xml:space="preserve"> Ps 8:2</w:t>
      </w:r>
    </w:p>
  </w:footnote>
  <w:footnote w:id="1041">
    <w:p w14:paraId="5BC08478" w14:textId="77777777" w:rsidR="00325E43" w:rsidRPr="000C76BB" w:rsidRDefault="00325E43"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42">
    <w:p w14:paraId="03A6DDD1" w14:textId="77777777" w:rsidR="00325E43" w:rsidRDefault="00325E43">
      <w:pPr>
        <w:pStyle w:val="FootnoteText"/>
      </w:pPr>
      <w:r>
        <w:rPr>
          <w:rStyle w:val="FootnoteReference"/>
        </w:rPr>
        <w:footnoteRef/>
      </w:r>
      <w:r>
        <w:t xml:space="preserve"> Matthew 28:6</w:t>
      </w:r>
    </w:p>
  </w:footnote>
  <w:footnote w:id="1043">
    <w:p w14:paraId="339855D2" w14:textId="77777777" w:rsidR="00325E43" w:rsidRDefault="00325E43">
      <w:pPr>
        <w:pStyle w:val="FootnoteText"/>
      </w:pPr>
      <w:r>
        <w:rPr>
          <w:rStyle w:val="FootnoteReference"/>
        </w:rPr>
        <w:footnoteRef/>
      </w:r>
      <w:r>
        <w:t xml:space="preserve"> Matthew 28:7,6</w:t>
      </w:r>
    </w:p>
  </w:footnote>
  <w:footnote w:id="1044">
    <w:p w14:paraId="76212A49" w14:textId="77777777" w:rsidR="00325E43" w:rsidRDefault="00325E43">
      <w:pPr>
        <w:pStyle w:val="FootnoteText"/>
      </w:pPr>
      <w:r>
        <w:rPr>
          <w:rStyle w:val="FootnoteReference"/>
        </w:rPr>
        <w:footnoteRef/>
      </w:r>
      <w:r>
        <w:t xml:space="preserve"> Matthew 28:7</w:t>
      </w:r>
    </w:p>
  </w:footnote>
  <w:footnote w:id="1045">
    <w:p w14:paraId="716019EB" w14:textId="77777777" w:rsidR="00325E43" w:rsidRDefault="00325E43">
      <w:pPr>
        <w:pStyle w:val="FootnoteText"/>
      </w:pPr>
      <w:r>
        <w:rPr>
          <w:rStyle w:val="FootnoteReference"/>
        </w:rPr>
        <w:footnoteRef/>
      </w:r>
      <w:r>
        <w:t xml:space="preserve"> John 20:27</w:t>
      </w:r>
    </w:p>
  </w:footnote>
  <w:footnote w:id="1046">
    <w:p w14:paraId="0ECF3FB0" w14:textId="77777777" w:rsidR="00325E43" w:rsidRDefault="00325E43">
      <w:pPr>
        <w:pStyle w:val="FootnoteText"/>
      </w:pPr>
      <w:r>
        <w:rPr>
          <w:rStyle w:val="FootnoteReference"/>
        </w:rPr>
        <w:footnoteRef/>
      </w:r>
      <w:r>
        <w:t xml:space="preserve"> John 20:28</w:t>
      </w:r>
    </w:p>
  </w:footnote>
  <w:footnote w:id="1047">
    <w:p w14:paraId="3FCB0B65" w14:textId="77777777" w:rsidR="00325E43" w:rsidRDefault="00325E43">
      <w:pPr>
        <w:pStyle w:val="FootnoteText"/>
      </w:pPr>
      <w:r>
        <w:rPr>
          <w:rStyle w:val="FootnoteReference"/>
        </w:rPr>
        <w:footnoteRef/>
      </w:r>
      <w:r>
        <w:t xml:space="preserve"> John 20:29</w:t>
      </w:r>
    </w:p>
  </w:footnote>
  <w:footnote w:id="1048">
    <w:p w14:paraId="6B80EDF7" w14:textId="77777777" w:rsidR="00325E43" w:rsidRDefault="00325E43">
      <w:pPr>
        <w:pStyle w:val="FootnoteText"/>
      </w:pPr>
      <w:r>
        <w:rPr>
          <w:rStyle w:val="FootnoteReference"/>
        </w:rPr>
        <w:footnoteRef/>
      </w:r>
      <w:r>
        <w:t xml:space="preserve"> John 20:29</w:t>
      </w:r>
    </w:p>
  </w:footnote>
  <w:footnote w:id="1049">
    <w:p w14:paraId="3D721105" w14:textId="77777777" w:rsidR="00325E43" w:rsidRDefault="00325E43"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50">
    <w:p w14:paraId="5C03BEB6" w14:textId="77777777" w:rsidR="00325E43" w:rsidRDefault="00325E43" w:rsidP="00513E2D">
      <w:pPr>
        <w:pStyle w:val="footnote"/>
      </w:pPr>
      <w:r>
        <w:rPr>
          <w:rStyle w:val="FootnoteReference"/>
        </w:rPr>
        <w:footnoteRef/>
      </w:r>
      <w:r>
        <w:t xml:space="preserve"> From Paoni 12 to Paopi 19: “Bless the waters of the river this year”.</w:t>
      </w:r>
    </w:p>
    <w:p w14:paraId="16B83A6A" w14:textId="77777777" w:rsidR="00325E43" w:rsidRDefault="00325E43" w:rsidP="00513E2D">
      <w:pPr>
        <w:pStyle w:val="footnote"/>
      </w:pPr>
      <w:r>
        <w:t>From Paopi 10 to Tobi 10: “Bless the herbs and the plants”.</w:t>
      </w:r>
    </w:p>
    <w:p w14:paraId="34A5B65F" w14:textId="77777777" w:rsidR="00325E43" w:rsidRDefault="00325E43" w:rsidP="00513E2D">
      <w:pPr>
        <w:pStyle w:val="footnote"/>
      </w:pPr>
      <w:r>
        <w:t>From Tobi 11 to paoni 18: “Bless the air of heaven”.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E7E6E11" w:rsidR="00325E43" w:rsidRPr="00E00D27" w:rsidRDefault="00325E4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9005CB">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325E43" w:rsidRPr="00E00D27" w:rsidRDefault="00325E43" w:rsidP="00686912">
    <w:pPr>
      <w:pStyle w:val="Header"/>
      <w:jc w:val="center"/>
      <w:rPr>
        <w:sz w:val="20"/>
        <w:szCs w:val="20"/>
      </w:rPr>
    </w:pPr>
  </w:p>
  <w:p w14:paraId="022704DA" w14:textId="77777777" w:rsidR="00325E43" w:rsidRPr="00686912" w:rsidRDefault="00325E43"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77777777" w:rsidR="00325E43" w:rsidRPr="00E00D27" w:rsidRDefault="00325E43"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D5EBA" w14:textId="68A697C1" w:rsidR="00325E43" w:rsidRPr="00E00D27" w:rsidRDefault="00325E43"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9005CB">
      <w:rPr>
        <w:noProof/>
        <w:sz w:val="20"/>
        <w:szCs w:val="20"/>
      </w:rPr>
      <w:t>The Midnight Praise</w:t>
    </w:r>
    <w:r>
      <w:rPr>
        <w:sz w:val="20"/>
        <w:szCs w:val="20"/>
      </w:rPr>
      <w:fldChar w:fldCharType="end"/>
    </w:r>
  </w:p>
  <w:p w14:paraId="0D77CDA8" w14:textId="77777777" w:rsidR="00325E43" w:rsidRPr="00E00D27" w:rsidRDefault="00325E43" w:rsidP="00E00D2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32594FC3" w:rsidR="00325E43" w:rsidRPr="00E00D27" w:rsidRDefault="00325E43"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A86A6B">
      <w:rPr>
        <w:noProof/>
        <w:sz w:val="20"/>
        <w:szCs w:val="20"/>
      </w:rPr>
      <w:t>The First Canticle</w:t>
    </w:r>
    <w:r>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70F4E939" w:rsidR="00325E43" w:rsidRPr="00E00D27" w:rsidRDefault="00325E43"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86A6B">
      <w:rPr>
        <w:noProof/>
        <w:sz w:val="20"/>
        <w:szCs w:val="20"/>
      </w:rPr>
      <w:t>The Canticles</w:t>
    </w:r>
    <w:r w:rsidRPr="00E00D27">
      <w:rPr>
        <w:sz w:val="20"/>
        <w:szCs w:val="20"/>
      </w:rPr>
      <w:fldChar w:fldCharType="end"/>
    </w:r>
  </w:p>
  <w:p w14:paraId="48CF3F9A" w14:textId="245E316D" w:rsidR="00325E43" w:rsidRPr="00686912" w:rsidRDefault="00325E43"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325E43" w:rsidRPr="00686912" w:rsidRDefault="00325E43"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1AA94" w14:textId="19264153" w:rsidR="00325E43" w:rsidRPr="00E00D27" w:rsidRDefault="00325E4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005CB">
      <w:rPr>
        <w:noProof/>
        <w:sz w:val="20"/>
        <w:szCs w:val="20"/>
      </w:rPr>
      <w:t>Mid-Morning (Terce) with the Readings for the Day</w:t>
    </w:r>
    <w:r w:rsidRPr="00E00D27">
      <w:rPr>
        <w:sz w:val="20"/>
        <w:szCs w:val="20"/>
      </w:rPr>
      <w:fldChar w:fldCharType="end"/>
    </w:r>
  </w:p>
  <w:p w14:paraId="0BA9A7AA" w14:textId="77777777" w:rsidR="00325E43" w:rsidRPr="00686912" w:rsidRDefault="00325E43"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22763" w14:textId="1F0B9908" w:rsidR="00325E43" w:rsidRPr="00E00D27" w:rsidRDefault="00325E4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005CB">
      <w:rPr>
        <w:noProof/>
        <w:sz w:val="20"/>
        <w:szCs w:val="20"/>
      </w:rPr>
      <w:t>Prayer for the Church</w:t>
    </w:r>
    <w:r w:rsidRPr="00E00D27">
      <w:rPr>
        <w:sz w:val="20"/>
        <w:szCs w:val="20"/>
      </w:rPr>
      <w:fldChar w:fldCharType="end"/>
    </w:r>
  </w:p>
  <w:p w14:paraId="6EBDE8BD" w14:textId="77777777" w:rsidR="00325E43" w:rsidRPr="00686912" w:rsidRDefault="00325E43"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325E43" w:rsidRPr="00E00D27" w:rsidRDefault="00325E43"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0C6B98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94E"/>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A632E"/>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9C0"/>
    <w:rsid w:val="00177A6C"/>
    <w:rsid w:val="00180AE1"/>
    <w:rsid w:val="00181F9C"/>
    <w:rsid w:val="001822EB"/>
    <w:rsid w:val="00182A92"/>
    <w:rsid w:val="001834E6"/>
    <w:rsid w:val="00183599"/>
    <w:rsid w:val="00184462"/>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374"/>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694"/>
    <w:rsid w:val="006F0E3B"/>
    <w:rsid w:val="006F18F6"/>
    <w:rsid w:val="006F20A6"/>
    <w:rsid w:val="006F2203"/>
    <w:rsid w:val="006F2298"/>
    <w:rsid w:val="006F3226"/>
    <w:rsid w:val="006F4187"/>
    <w:rsid w:val="006F5235"/>
    <w:rsid w:val="006F5C01"/>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C75B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1AC"/>
    <w:rsid w:val="007E439A"/>
    <w:rsid w:val="007E4DF6"/>
    <w:rsid w:val="007E5EC8"/>
    <w:rsid w:val="007F2564"/>
    <w:rsid w:val="007F3F25"/>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7722"/>
    <w:rsid w:val="0088779A"/>
    <w:rsid w:val="0089025C"/>
    <w:rsid w:val="00890702"/>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B2"/>
    <w:rsid w:val="008E2712"/>
    <w:rsid w:val="008E3BAC"/>
    <w:rsid w:val="008E406C"/>
    <w:rsid w:val="008E4B27"/>
    <w:rsid w:val="008E59B4"/>
    <w:rsid w:val="008E7A71"/>
    <w:rsid w:val="008F0F50"/>
    <w:rsid w:val="008F2923"/>
    <w:rsid w:val="008F48F6"/>
    <w:rsid w:val="008F6302"/>
    <w:rsid w:val="008F6435"/>
    <w:rsid w:val="009005CB"/>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6CE7"/>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3D64"/>
    <w:rsid w:val="00DC4810"/>
    <w:rsid w:val="00DC4A15"/>
    <w:rsid w:val="00DC7630"/>
    <w:rsid w:val="00DC76DC"/>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25F0"/>
    <w:rsid w:val="00F52F50"/>
    <w:rsid w:val="00F53108"/>
    <w:rsid w:val="00F54100"/>
    <w:rsid w:val="00F54714"/>
    <w:rsid w:val="00F56CDE"/>
    <w:rsid w:val="00F56D7A"/>
    <w:rsid w:val="00F5755B"/>
    <w:rsid w:val="00F60A0D"/>
    <w:rsid w:val="00F60C8A"/>
    <w:rsid w:val="00F60F42"/>
    <w:rsid w:val="00F611E4"/>
    <w:rsid w:val="00F61B29"/>
    <w:rsid w:val="00F63BC6"/>
    <w:rsid w:val="00F6464C"/>
    <w:rsid w:val="00F6575E"/>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footer" Target="footer4.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B486E5-97CF-0347-87D9-B87210880FEB}">
  <ds:schemaRefs>
    <ds:schemaRef ds:uri="http://schemas.openxmlformats.org/officeDocument/2006/bibliography"/>
  </ds:schemaRefs>
</ds:datastoreItem>
</file>

<file path=customXml/itemProps2.xml><?xml version="1.0" encoding="utf-8"?>
<ds:datastoreItem xmlns:ds="http://schemas.openxmlformats.org/officeDocument/2006/customXml" ds:itemID="{84668D0B-9CFE-0C4F-9F9B-B7D8C6C5A66E}">
  <ds:schemaRefs>
    <ds:schemaRef ds:uri="http://schemas.openxmlformats.org/officeDocument/2006/bibliography"/>
  </ds:schemaRefs>
</ds:datastoreItem>
</file>

<file path=customXml/itemProps3.xml><?xml version="1.0" encoding="utf-8"?>
<ds:datastoreItem xmlns:ds="http://schemas.openxmlformats.org/officeDocument/2006/customXml" ds:itemID="{629D9608-74BE-F44C-82F5-505EC7960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32000</TotalTime>
  <Pages>1132</Pages>
  <Words>217508</Words>
  <Characters>1239800</Characters>
  <Application>Microsoft Macintosh Word</Application>
  <DocSecurity>0</DocSecurity>
  <Lines>10331</Lines>
  <Paragraphs>2908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735</cp:revision>
  <cp:lastPrinted>2016-09-25T03:02:00Z</cp:lastPrinted>
  <dcterms:created xsi:type="dcterms:W3CDTF">2014-10-30T02:06:00Z</dcterms:created>
  <dcterms:modified xsi:type="dcterms:W3CDTF">2016-12-23T04:07:00Z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