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100C9C">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100C9C">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100C9C">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100C9C">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100C9C">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100C9C">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100C9C">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100C9C">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100C9C">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100C9C">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100C9C">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100C9C">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100C9C">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100C9C">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100C9C">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100C9C">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100C9C">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100C9C">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100C9C">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100C9C">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100C9C">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100C9C">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100C9C">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100C9C">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100C9C">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100C9C">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100C9C">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100C9C">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100C9C">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100C9C">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100C9C">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100C9C">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100C9C">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100C9C">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100C9C">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100C9C">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100C9C">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100C9C">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100C9C">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100C9C">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100C9C">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100C9C">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100C9C">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100C9C">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bookmarkStart w:id="33" w:name="_GoBack"/>
      <w:bookmarkEnd w:id="33"/>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4" w:name="_Ref448471060"/>
      <w:r>
        <w:t>The Conclusion of the Midnight Praise</w:t>
      </w:r>
      <w:bookmarkEnd w:id="34"/>
    </w:p>
    <w:p w14:paraId="2B46102E" w14:textId="77777777" w:rsidR="00B102EF" w:rsidRDefault="00B102EF" w:rsidP="00E97A49">
      <w:pPr>
        <w:pStyle w:val="Heading5"/>
      </w:pPr>
      <w:bookmarkStart w:id="35" w:name="_Toc298445785"/>
      <w:bookmarkStart w:id="36" w:name="_Toc298681270"/>
      <w:bookmarkStart w:id="37" w:name="_Toc298447510"/>
      <w:bookmarkStart w:id="38" w:name="_Ref299212181"/>
      <w:bookmarkStart w:id="39" w:name="_Toc308441908"/>
      <w:r w:rsidRPr="00E97A49">
        <w:t>The</w:t>
      </w:r>
      <w:r>
        <w:t xml:space="preserve"> Creed</w:t>
      </w:r>
      <w:bookmarkEnd w:id="35"/>
      <w:bookmarkEnd w:id="36"/>
      <w:bookmarkEnd w:id="37"/>
      <w:bookmarkEnd w:id="38"/>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40" w:name="_Toc298445786"/>
            <w:bookmarkStart w:id="41" w:name="_Toc298681271"/>
            <w:bookmarkStart w:id="42" w:name="_Toc298447511"/>
            <w:bookmarkStart w:id="43" w:name="_Toc308441909"/>
            <w:r>
              <w:t>The Introduction to the Creed</w:t>
            </w:r>
            <w:bookmarkEnd w:id="40"/>
            <w:bookmarkEnd w:id="41"/>
            <w:bookmarkEnd w:id="42"/>
            <w:bookmarkEnd w:id="43"/>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4" w:name="_Toc298445787"/>
            <w:bookmarkStart w:id="45" w:name="_Toc298681272"/>
            <w:bookmarkStart w:id="46" w:name="_Toc298447512"/>
            <w:bookmarkStart w:id="47" w:name="_Toc308441910"/>
            <w:r>
              <w:lastRenderedPageBreak/>
              <w:t>The Creed</w:t>
            </w:r>
            <w:bookmarkEnd w:id="44"/>
            <w:bookmarkEnd w:id="45"/>
            <w:bookmarkEnd w:id="46"/>
            <w:bookmarkEnd w:id="47"/>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8" w:name="_Ref452621214"/>
      <w:r>
        <w:lastRenderedPageBreak/>
        <w:t>The Conclusion of the Midnight Praise</w:t>
      </w:r>
      <w:bookmarkEnd w:id="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9" w:name="_Toc298445789"/>
            <w:bookmarkStart w:id="50" w:name="_Toc298681274"/>
            <w:bookmarkStart w:id="51" w:name="_Toc298447514"/>
            <w:bookmarkStart w:id="52" w:name="_Toc308441912"/>
            <w:r>
              <w:t>Holy, Holy, Holy</w:t>
            </w:r>
            <w:bookmarkEnd w:id="49"/>
            <w:bookmarkEnd w:id="50"/>
            <w:bookmarkEnd w:id="51"/>
            <w:bookmarkEnd w:id="52"/>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 xml:space="preserve">in Christ Jesus our Lord. For </w:t>
            </w:r>
            <w:proofErr w:type="gramStart"/>
            <w:r>
              <w:t>Your</w:t>
            </w:r>
            <w:proofErr w:type="gramEnd"/>
            <w:r>
              <w:t xml:space="preserve">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3" w:name="_Toc410196173"/>
      <w:bookmarkStart w:id="54" w:name="_Toc410196405"/>
      <w:bookmarkStart w:id="55" w:name="_Toc410196907"/>
      <w:bookmarkStart w:id="56" w:name="_Ref435789546"/>
      <w:bookmarkStart w:id="57" w:name="_Ref435789552"/>
      <w:r>
        <w:br w:type="page"/>
      </w:r>
    </w:p>
    <w:p w14:paraId="25BA8728" w14:textId="2065D657" w:rsidR="00964F23" w:rsidRDefault="00964F23" w:rsidP="00964F23">
      <w:pPr>
        <w:pStyle w:val="Heading3"/>
      </w:pPr>
      <w:bookmarkStart w:id="58" w:name="_Ref445106453"/>
      <w:bookmarkStart w:id="59" w:name="_Toc485884461"/>
      <w:r>
        <w:lastRenderedPageBreak/>
        <w:t>The Psalms of the Eleventh Hour (Little Vespers)</w:t>
      </w:r>
      <w:bookmarkEnd w:id="53"/>
      <w:bookmarkEnd w:id="54"/>
      <w:bookmarkEnd w:id="55"/>
      <w:bookmarkEnd w:id="56"/>
      <w:bookmarkEnd w:id="57"/>
      <w:bookmarkEnd w:id="58"/>
      <w:bookmarkEnd w:id="59"/>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60" w:name="_Ref411967832"/>
      <w:r>
        <w:t>The Lord's Prayer</w:t>
      </w:r>
      <w:bookmarkEnd w:id="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 xml:space="preserve">in Christ Jesus our Lord. For </w:t>
            </w:r>
            <w:proofErr w:type="gramStart"/>
            <w:r>
              <w:t>Your</w:t>
            </w:r>
            <w:proofErr w:type="gramEnd"/>
            <w:r>
              <w:t xml:space="preserve">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1" w:name="_Ref411967872"/>
      <w:r>
        <w:t>The Prayer of Thanksgiving</w:t>
      </w:r>
      <w:bookmarkEnd w:id="61"/>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 xml:space="preserve">Then </w:t>
      </w:r>
      <w:proofErr w:type="gramStart"/>
      <w:r>
        <w:rPr>
          <w:lang w:val="en-GB"/>
        </w:rPr>
        <w:t>say,</w:t>
      </w:r>
      <w:r w:rsidR="001A38AB" w:rsidRPr="001A4291">
        <w:rPr>
          <w:lang w:val="en-GB"/>
        </w:rPr>
        <w:t>,</w:t>
      </w:r>
      <w:proofErr w:type="gramEnd"/>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2" w:name="_Ref434576694"/>
      <w:r>
        <w:rPr>
          <w:lang w:val="en-GB"/>
        </w:rPr>
        <w:t>The Psalms</w:t>
      </w:r>
      <w:r w:rsidR="00F14AA6">
        <w:rPr>
          <w:lang w:val="en-GB"/>
        </w:rPr>
        <w:t xml:space="preserve"> of Sunset (Vespers)</w:t>
      </w:r>
      <w:bookmarkEnd w:id="62"/>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3" w:name="_Ref411969137"/>
      <w:r>
        <w:rPr>
          <w:lang w:val="en-GB"/>
        </w:rPr>
        <w:t>Holy, Holy, Holy</w:t>
      </w:r>
      <w:bookmarkEnd w:id="63"/>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4" w:name="_Ref411969145"/>
      <w:r>
        <w:t>The Prayer of the Hours</w:t>
      </w:r>
      <w:bookmarkEnd w:id="64"/>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5" w:name="_Toc410196174"/>
      <w:bookmarkStart w:id="66" w:name="_Toc410196406"/>
      <w:bookmarkStart w:id="67" w:name="_Toc410196908"/>
      <w:bookmarkStart w:id="68" w:name="_Ref434565022"/>
      <w:bookmarkStart w:id="69" w:name="_Ref434565029"/>
      <w:r>
        <w:br w:type="page"/>
      </w:r>
    </w:p>
    <w:p w14:paraId="52132DF2" w14:textId="77777777" w:rsidR="006869EE" w:rsidRDefault="006869EE" w:rsidP="006869EE">
      <w:pPr>
        <w:pStyle w:val="Heading3"/>
      </w:pPr>
      <w:bookmarkStart w:id="70" w:name="_Toc485884462"/>
      <w:r>
        <w:lastRenderedPageBreak/>
        <w:t>The Raising of Evening Incense</w:t>
      </w:r>
      <w:bookmarkEnd w:id="70"/>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5"/>
      <w:bookmarkEnd w:id="66"/>
      <w:bookmarkEnd w:id="67"/>
      <w:bookmarkEnd w:id="68"/>
      <w:bookmarkEnd w:id="69"/>
    </w:p>
    <w:p w14:paraId="18715C71" w14:textId="77777777" w:rsidR="00964F23" w:rsidRDefault="00964F23" w:rsidP="00964F23">
      <w:pPr>
        <w:pStyle w:val="Heading2"/>
      </w:pPr>
      <w:bookmarkStart w:id="71" w:name="_Toc410196175"/>
      <w:bookmarkStart w:id="72" w:name="_Toc410196407"/>
      <w:bookmarkStart w:id="73" w:name="_Toc410196909"/>
      <w:bookmarkStart w:id="74" w:name="_Toc485884419"/>
      <w:bookmarkStart w:id="75" w:name="Compline"/>
      <w:bookmarkEnd w:id="24"/>
      <w:r>
        <w:lastRenderedPageBreak/>
        <w:t>After Supper: Retiring</w:t>
      </w:r>
      <w:r>
        <w:rPr>
          <w:rStyle w:val="FootnoteReference"/>
        </w:rPr>
        <w:footnoteReference w:id="5"/>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100C9C">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100C9C">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85884463"/>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85884464"/>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 xml:space="preserve">God, </w:t>
      </w:r>
      <w:proofErr w:type="gramStart"/>
      <w:r>
        <w:t>Who</w:t>
      </w:r>
      <w:proofErr w:type="gramEnd"/>
      <w:r>
        <w:t xml:space="preserve">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lastRenderedPageBreak/>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85884465"/>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858844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100C9C">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100C9C">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100C9C">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85884466"/>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3" w:name="_Ref434580361"/>
      <w:bookmarkStart w:id="114" w:name="_Toc485884467"/>
      <w:r>
        <w:t>The Psalms of the</w:t>
      </w:r>
      <w:bookmarkEnd w:id="110"/>
      <w:bookmarkEnd w:id="111"/>
      <w:bookmarkEnd w:id="112"/>
      <w:r w:rsidR="006D16F9">
        <w:t xml:space="preserve"> Middle Watch</w:t>
      </w:r>
      <w:bookmarkEnd w:id="113"/>
      <w:bookmarkEnd w:id="114"/>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85884468"/>
      <w:r>
        <w:t xml:space="preserve">The Psalms of the </w:t>
      </w:r>
      <w:bookmarkEnd w:id="116"/>
      <w:bookmarkEnd w:id="117"/>
      <w:bookmarkEnd w:id="118"/>
      <w:r w:rsidR="006D16F9">
        <w:t>Morning Watch</w:t>
      </w:r>
      <w:bookmarkEnd w:id="119"/>
      <w:bookmarkEnd w:id="120"/>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85884469"/>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858844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858844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100C9C">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100C9C">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85884470"/>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7"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3" w:name="_Ref452621073"/>
      <w:r>
        <w:rPr>
          <w:lang w:val="en-GB"/>
        </w:rPr>
        <w:t>The Introduction to the Creed</w:t>
      </w:r>
      <w:bookmarkEnd w:id="163"/>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4" w:name="_Ref452621084"/>
      <w:r>
        <w:rPr>
          <w:lang w:val="en-GB"/>
        </w:rPr>
        <w:t>The Orthodox Creed</w:t>
      </w:r>
      <w:bookmarkEnd w:id="164"/>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5" w:name="_Ref412098903"/>
      <w:r>
        <w:br w:type="page"/>
      </w:r>
    </w:p>
    <w:p w14:paraId="454C0BF9" w14:textId="4F7D835B" w:rsidR="00495F1A" w:rsidRDefault="00495F1A" w:rsidP="00495F1A">
      <w:pPr>
        <w:pStyle w:val="Heading3"/>
      </w:pPr>
      <w:bookmarkStart w:id="166" w:name="_Ref442855270"/>
      <w:bookmarkStart w:id="167" w:name="_Ref442855276"/>
      <w:bookmarkStart w:id="168" w:name="_Toc485884471"/>
      <w:r>
        <w:lastRenderedPageBreak/>
        <w:t>The Doxology of Prime</w:t>
      </w:r>
      <w:bookmarkEnd w:id="160"/>
      <w:bookmarkEnd w:id="161"/>
      <w:bookmarkEnd w:id="162"/>
      <w:bookmarkEnd w:id="165"/>
      <w:bookmarkEnd w:id="166"/>
      <w:bookmarkEnd w:id="167"/>
      <w:bookmarkEnd w:id="168"/>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9"/>
            <w:r w:rsidR="000278EC">
              <w:t xml:space="preserve"> gives light,</w:t>
            </w:r>
            <w:commentRangeEnd w:id="169"/>
            <w:r w:rsidR="000278EC">
              <w:rPr>
                <w:rStyle w:val="CommentReference"/>
                <w:rFonts w:ascii="Times New Roman" w:eastAsiaTheme="minorHAnsi" w:hAnsi="Times New Roman" w:cstheme="minorBidi"/>
                <w:color w:val="auto"/>
              </w:rPr>
              <w:commentReference w:id="169"/>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0"/>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0"/>
            <w:r>
              <w:rPr>
                <w:rStyle w:val="CommentReference"/>
                <w:rFonts w:ascii="Garamond" w:hAnsi="Garamond" w:cstheme="minorBidi"/>
                <w:noProof w:val="0"/>
                <w:lang w:val="en-CA"/>
              </w:rPr>
              <w:commentReference w:id="170"/>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1" w:name="_Toc410196188"/>
      <w:bookmarkStart w:id="172" w:name="_Toc410196430"/>
      <w:bookmarkStart w:id="173" w:name="_Toc410196932"/>
      <w:bookmarkStart w:id="174" w:name="_Ref412099016"/>
      <w:bookmarkStart w:id="175" w:name="_Toc298681357"/>
      <w:bookmarkStart w:id="176" w:name="_Ref299211976"/>
      <w:bookmarkStart w:id="177" w:name="_Toc308441947"/>
      <w:r>
        <w:br w:type="page"/>
      </w:r>
    </w:p>
    <w:p w14:paraId="67316D19" w14:textId="56ECD544" w:rsidR="00495F1A" w:rsidRDefault="00495F1A" w:rsidP="00495F1A">
      <w:pPr>
        <w:pStyle w:val="Heading3"/>
      </w:pPr>
      <w:bookmarkStart w:id="178" w:name="_Toc485884472"/>
      <w:r>
        <w:lastRenderedPageBreak/>
        <w:t>The Raising of Morning Incense</w:t>
      </w:r>
      <w:bookmarkEnd w:id="171"/>
      <w:bookmarkEnd w:id="172"/>
      <w:bookmarkEnd w:id="173"/>
      <w:bookmarkEnd w:id="174"/>
      <w:bookmarkEnd w:id="178"/>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9" w:name="_Toc410196189"/>
      <w:bookmarkStart w:id="180" w:name="_Toc410196431"/>
      <w:bookmarkStart w:id="181" w:name="_Toc410196933"/>
      <w:bookmarkStart w:id="182" w:name="_Toc485884423"/>
      <w:bookmarkEnd w:id="145"/>
      <w:r>
        <w:lastRenderedPageBreak/>
        <w:t>Mid-Morning (The Third Hour)</w:t>
      </w:r>
      <w:bookmarkEnd w:id="179"/>
      <w:bookmarkEnd w:id="180"/>
      <w:bookmarkEnd w:id="181"/>
      <w:bookmarkEnd w:id="182"/>
    </w:p>
    <w:p w14:paraId="62F33FD5" w14:textId="77777777" w:rsidR="00495F1A" w:rsidRDefault="00495F1A" w:rsidP="00495F1A">
      <w:pPr>
        <w:pStyle w:val="Heading3"/>
      </w:pPr>
      <w:bookmarkStart w:id="183" w:name="_Toc410196190"/>
      <w:bookmarkStart w:id="184" w:name="_Toc410196432"/>
      <w:bookmarkStart w:id="185" w:name="_Toc410196934"/>
      <w:bookmarkStart w:id="186" w:name="_Ref435434353"/>
      <w:bookmarkStart w:id="187" w:name="_Ref435434358"/>
      <w:bookmarkStart w:id="188" w:name="_Ref435800051"/>
      <w:bookmarkStart w:id="189" w:name="_Ref435800057"/>
      <w:bookmarkStart w:id="190" w:name="_Ref448124439"/>
      <w:bookmarkStart w:id="191" w:name="_Ref448124892"/>
      <w:bookmarkStart w:id="192" w:name="_Ref448124902"/>
      <w:r>
        <w:t>The Psalms of the Third Hour</w:t>
      </w:r>
      <w:bookmarkEnd w:id="183"/>
      <w:bookmarkEnd w:id="184"/>
      <w:bookmarkEnd w:id="185"/>
      <w:bookmarkEnd w:id="186"/>
      <w:bookmarkEnd w:id="187"/>
      <w:bookmarkEnd w:id="188"/>
      <w:bookmarkEnd w:id="189"/>
      <w:bookmarkEnd w:id="190"/>
      <w:bookmarkEnd w:id="191"/>
      <w:bookmarkEnd w:id="1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3" w:name="_Ref434576019"/>
      <w:r>
        <w:rPr>
          <w:lang w:val="en-GB"/>
        </w:rPr>
        <w:t>The Psalms</w:t>
      </w:r>
      <w:r w:rsidR="00F14AA6">
        <w:rPr>
          <w:lang w:val="en-GB"/>
        </w:rPr>
        <w:t xml:space="preserve"> of Mid-Morning (The Third Hour)</w:t>
      </w:r>
      <w:bookmarkEnd w:id="193"/>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4" w:name="_Ref435800080"/>
      <w:r>
        <w:lastRenderedPageBreak/>
        <w:t>The Gospel from Saint John</w:t>
      </w:r>
      <w:r w:rsidR="009407CD">
        <w:t xml:space="preserve"> 14:26—</w:t>
      </w:r>
      <w:r w:rsidR="00075EAD">
        <w:t>15:3</w:t>
      </w:r>
      <w:bookmarkEnd w:id="1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5" w:name="_Toc410196191"/>
      <w:bookmarkStart w:id="196" w:name="_Toc410196433"/>
      <w:bookmarkStart w:id="197" w:name="_Toc410196935"/>
      <w:bookmarkStart w:id="198" w:name="_Toc485884424"/>
      <w:r>
        <w:lastRenderedPageBreak/>
        <w:t>Noon (The Sixth Hour)</w:t>
      </w:r>
      <w:bookmarkEnd w:id="195"/>
      <w:bookmarkEnd w:id="196"/>
      <w:bookmarkEnd w:id="197"/>
      <w:bookmarkEnd w:id="198"/>
    </w:p>
    <w:p w14:paraId="7BA25D87" w14:textId="77777777" w:rsidR="00495F1A" w:rsidRDefault="00495F1A" w:rsidP="00495F1A">
      <w:pPr>
        <w:pStyle w:val="Heading3"/>
      </w:pPr>
      <w:bookmarkStart w:id="199" w:name="_Toc410196192"/>
      <w:bookmarkStart w:id="200" w:name="_Toc410196434"/>
      <w:bookmarkStart w:id="201" w:name="_Toc410196936"/>
      <w:bookmarkStart w:id="202" w:name="_Ref435434365"/>
      <w:bookmarkStart w:id="203" w:name="_Ref435434371"/>
      <w:r>
        <w:t>The Psalms of the Sixth Hour</w:t>
      </w:r>
      <w:bookmarkEnd w:id="199"/>
      <w:bookmarkEnd w:id="200"/>
      <w:bookmarkEnd w:id="201"/>
      <w:bookmarkEnd w:id="202"/>
      <w:bookmarkEnd w:id="2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4" w:name="_Ref434576249"/>
      <w:r>
        <w:rPr>
          <w:lang w:val="en-GB"/>
        </w:rPr>
        <w:t>The Psalms</w:t>
      </w:r>
      <w:r w:rsidR="00F14AA6">
        <w:rPr>
          <w:lang w:val="en-GB"/>
        </w:rPr>
        <w:t xml:space="preserve"> of Noon (The Sixth Hour)</w:t>
      </w:r>
      <w:bookmarkEnd w:id="204"/>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5"/>
      <w:r>
        <w:t>L</w:t>
      </w:r>
      <w:r w:rsidR="00513E2D">
        <w:t>ife-</w:t>
      </w:r>
      <w:r>
        <w:t>Giver</w:t>
      </w:r>
      <w:r w:rsidR="00075EAD">
        <w:t>,</w:t>
      </w:r>
      <w:commentRangeEnd w:id="205"/>
      <w:r>
        <w:rPr>
          <w:rStyle w:val="CommentReference"/>
          <w:lang w:val="en-CA"/>
        </w:rPr>
        <w:commentReference w:id="205"/>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6" w:name="_Toc410196193"/>
      <w:bookmarkStart w:id="207" w:name="_Toc410196435"/>
      <w:bookmarkStart w:id="208" w:name="_Toc410196937"/>
      <w:bookmarkStart w:id="209" w:name="_Toc485884425"/>
      <w:r>
        <w:lastRenderedPageBreak/>
        <w:t>Afternoon (The Ninth Hour)</w:t>
      </w:r>
      <w:bookmarkEnd w:id="206"/>
      <w:bookmarkEnd w:id="207"/>
      <w:bookmarkEnd w:id="208"/>
      <w:bookmarkEnd w:id="209"/>
    </w:p>
    <w:p w14:paraId="76CF3E2D" w14:textId="77777777" w:rsidR="00495F1A" w:rsidRDefault="00495F1A" w:rsidP="00495F1A">
      <w:pPr>
        <w:pStyle w:val="Heading3"/>
      </w:pPr>
      <w:bookmarkStart w:id="210" w:name="_Toc410196194"/>
      <w:bookmarkStart w:id="211" w:name="_Toc410196436"/>
      <w:bookmarkStart w:id="212" w:name="_Toc410196938"/>
      <w:bookmarkStart w:id="213" w:name="_Ref435434381"/>
      <w:bookmarkStart w:id="214" w:name="_Ref435434387"/>
      <w:r>
        <w:t>The Psalms of the Ninth Hour</w:t>
      </w:r>
      <w:bookmarkEnd w:id="210"/>
      <w:bookmarkEnd w:id="211"/>
      <w:bookmarkEnd w:id="212"/>
      <w:bookmarkEnd w:id="213"/>
      <w:bookmarkEnd w:id="2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5" w:name="_Ref434576482"/>
      <w:r>
        <w:rPr>
          <w:lang w:val="en-GB"/>
        </w:rPr>
        <w:t>The Psalms</w:t>
      </w:r>
      <w:r w:rsidR="00F14AA6">
        <w:rPr>
          <w:lang w:val="en-GB"/>
        </w:rPr>
        <w:t xml:space="preserve"> of the Afternoon (Ninth hour)</w:t>
      </w:r>
      <w:bookmarkEnd w:id="215"/>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6"/>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6"/>
      <w:r w:rsidR="00984EE6">
        <w:rPr>
          <w:rStyle w:val="CommentReference"/>
          <w:rFonts w:eastAsiaTheme="minorHAnsi" w:cstheme="minorBidi"/>
          <w:color w:val="auto"/>
          <w:lang w:val="en-CA"/>
        </w:rPr>
        <w:commentReference w:id="216"/>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7" w:name="_Toc410196195"/>
      <w:bookmarkStart w:id="218" w:name="_Toc410196437"/>
      <w:bookmarkStart w:id="219"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0" w:name="_Toc485884426"/>
      <w:r>
        <w:lastRenderedPageBreak/>
        <w:t>The Book of the Psalter</w:t>
      </w:r>
      <w:bookmarkEnd w:id="217"/>
      <w:bookmarkEnd w:id="218"/>
      <w:bookmarkEnd w:id="219"/>
      <w:bookmarkEnd w:id="220"/>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85884427"/>
      <w:r>
        <w:lastRenderedPageBreak/>
        <w:t>The Psalms</w:t>
      </w:r>
      <w:bookmarkEnd w:id="223"/>
    </w:p>
    <w:p w14:paraId="18501A03" w14:textId="77777777" w:rsidR="00704CAA" w:rsidRDefault="00704CAA" w:rsidP="00704CAA">
      <w:pPr>
        <w:pStyle w:val="Heading3"/>
      </w:pPr>
      <w:bookmarkStart w:id="224" w:name="_Ref439535283"/>
      <w:bookmarkStart w:id="225" w:name="_Toc473283599"/>
      <w:bookmarkStart w:id="226" w:name="_Toc410196196"/>
      <w:bookmarkStart w:id="227" w:name="_Toc410196438"/>
      <w:bookmarkStart w:id="228" w:name="_Toc410196940"/>
      <w:bookmarkEnd w:id="222"/>
      <w:r>
        <w:t>Kathisma 1</w:t>
      </w:r>
      <w:bookmarkEnd w:id="224"/>
      <w:bookmarkEnd w:id="225"/>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9" w:name="_Ref412098127"/>
      <w:r>
        <w:t>Psalm 1: “Blessed is the man”</w:t>
      </w:r>
      <w:bookmarkEnd w:id="229"/>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30" w:name="_Ref412098168"/>
      <w:r>
        <w:lastRenderedPageBreak/>
        <w:t>Psalm</w:t>
      </w:r>
      <w:r w:rsidRPr="00AB1781">
        <w:t xml:space="preserve"> 2</w:t>
      </w:r>
      <w:r>
        <w:t>: “Why do the nations rage”</w:t>
      </w:r>
      <w:bookmarkEnd w:id="230"/>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1" w:name="_Ref412026989"/>
      <w:bookmarkStart w:id="232" w:name="_Ref448061339"/>
      <w:r>
        <w:t>Psalm</w:t>
      </w:r>
      <w:r w:rsidRPr="00AB1781">
        <w:t xml:space="preserve"> 3</w:t>
      </w:r>
      <w:r>
        <w:t>: “Lord, why have those that afflict me increased”</w:t>
      </w:r>
      <w:bookmarkEnd w:id="231"/>
      <w:bookmarkEnd w:id="232"/>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3" w:name="_Ref412025808"/>
      <w:r>
        <w:t>Psalm</w:t>
      </w:r>
      <w:r w:rsidRPr="00AB1781">
        <w:t xml:space="preserve"> 4</w:t>
      </w:r>
      <w:r>
        <w:t>: “You heard me when I called”</w:t>
      </w:r>
      <w:bookmarkEnd w:id="233"/>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4" w:name="_Ref412098238"/>
      <w:r>
        <w:t>Psalm</w:t>
      </w:r>
      <w:r w:rsidRPr="00AB1781">
        <w:t xml:space="preserve"> 5</w:t>
      </w:r>
      <w:r>
        <w:t>: “Give ear to my words, O Lord”</w:t>
      </w:r>
      <w:bookmarkEnd w:id="234"/>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5" w:name="_Ref412025822"/>
      <w:r>
        <w:t>Psalm</w:t>
      </w:r>
      <w:r w:rsidRPr="00AB1781">
        <w:t xml:space="preserve"> 6</w:t>
      </w:r>
      <w:r>
        <w:t>: “O Lord, rebuke me, but not in Your anger”</w:t>
      </w:r>
      <w:bookmarkEnd w:id="235"/>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 xml:space="preserve">2 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w:t>
      </w:r>
      <w:proofErr w:type="gramStart"/>
      <w:r w:rsidRPr="00AB1781">
        <w:t>heart.</w:t>
      </w:r>
      <w:proofErr w:type="gramEnd"/>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 xml:space="preserve">ame of the Lord </w:t>
      </w:r>
      <w:proofErr w:type="gramStart"/>
      <w:r w:rsidRPr="00AB1781">
        <w:t>Most High</w:t>
      </w:r>
      <w:proofErr w:type="gramEnd"/>
      <w:r w:rsidRPr="00AB1781">
        <w:t>.</w:t>
      </w:r>
    </w:p>
    <w:p w14:paraId="66F65073" w14:textId="77777777" w:rsidR="00704CAA" w:rsidRPr="009C1C97" w:rsidRDefault="00704CAA" w:rsidP="00704CAA">
      <w:pPr>
        <w:pStyle w:val="Heading4"/>
      </w:pPr>
      <w:bookmarkStart w:id="236" w:name="_Ref412098295"/>
      <w:r>
        <w:t>Psalm</w:t>
      </w:r>
      <w:r w:rsidRPr="00AB1781">
        <w:t xml:space="preserve"> 8</w:t>
      </w:r>
      <w:r>
        <w:t>: “O Lord, our Lord, how wonderful is Your Name”</w:t>
      </w:r>
      <w:bookmarkEnd w:id="236"/>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7" w:name="_Ref435438475"/>
      <w:bookmarkStart w:id="238" w:name="_Toc473283600"/>
      <w:r w:rsidRPr="00AB1781">
        <w:t>K</w:t>
      </w:r>
      <w:r>
        <w:t>athisma 2</w:t>
      </w:r>
      <w:bookmarkEnd w:id="237"/>
      <w:bookmarkEnd w:id="238"/>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proofErr w:type="gramStart"/>
      <w:r>
        <w:t>You</w:t>
      </w:r>
      <w:proofErr w:type="gramEnd"/>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 xml:space="preserve">How will you say to my </w:t>
      </w:r>
      <w:proofErr w:type="gramStart"/>
      <w:r>
        <w:t>soul,</w:t>
      </w:r>
      <w:proofErr w:type="gramEnd"/>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9" w:name="_Ref412098310"/>
      <w:r>
        <w:t>Psalm</w:t>
      </w:r>
      <w:r w:rsidRPr="00AB1781">
        <w:t xml:space="preserve"> 11</w:t>
      </w:r>
      <w:r>
        <w:t>: “Save me, O Lord, for there is no saint left”</w:t>
      </w:r>
      <w:bookmarkEnd w:id="239"/>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 xml:space="preserve">their lips are </w:t>
      </w:r>
      <w:proofErr w:type="gramStart"/>
      <w:r>
        <w:t>deceitful,</w:t>
      </w:r>
      <w:proofErr w:type="gramEnd"/>
      <w:r>
        <w:t xml:space="preserve">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40" w:name="_Ref412025965"/>
      <w:r>
        <w:t>Psalm</w:t>
      </w:r>
      <w:r w:rsidRPr="00AB1781">
        <w:t xml:space="preserve"> 12</w:t>
      </w:r>
      <w:r>
        <w:t>: “How long, O Lord, will You forget me”</w:t>
      </w:r>
      <w:bookmarkEnd w:id="240"/>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 xml:space="preserve">ame of the Lord </w:t>
      </w:r>
      <w:proofErr w:type="gramStart"/>
      <w:r w:rsidRPr="00AB1781">
        <w:t>Most High</w:t>
      </w:r>
      <w:proofErr w:type="gramEnd"/>
      <w:r w:rsidRPr="00AB1781">
        <w:t>.</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 xml:space="preserve">turned </w:t>
      </w:r>
      <w:proofErr w:type="gramStart"/>
      <w:r>
        <w:t>aside</w:t>
      </w:r>
      <w:r w:rsidRPr="00AB1781">
        <w:t>,</w:t>
      </w:r>
      <w:proofErr w:type="gramEnd"/>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1" w:name="_Ref412098343"/>
      <w:r>
        <w:t>Psalm</w:t>
      </w:r>
      <w:r w:rsidRPr="00AB1781">
        <w:t xml:space="preserve"> 14</w:t>
      </w:r>
      <w:r>
        <w:t>: “Lord, who can dwell in Your tent”</w:t>
      </w:r>
      <w:bookmarkEnd w:id="241"/>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2" w:name="_Ref412025981"/>
      <w:r>
        <w:t>Psalm</w:t>
      </w:r>
      <w:r w:rsidRPr="00AB1781">
        <w:t xml:space="preserve"> 15</w:t>
      </w:r>
      <w:r>
        <w:t>: “Keep me, O Lord, I hope in You”</w:t>
      </w:r>
      <w:bookmarkEnd w:id="242"/>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3" w:name="_Ref435438484"/>
      <w:bookmarkStart w:id="244" w:name="_Toc473283601"/>
      <w:r w:rsidRPr="00AB1781">
        <w:t>K</w:t>
      </w:r>
      <w:r>
        <w:t>athisma 3</w:t>
      </w:r>
      <w:bookmarkEnd w:id="243"/>
      <w:bookmarkEnd w:id="244"/>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proofErr w:type="gramStart"/>
      <w:r>
        <w:t>You</w:t>
      </w:r>
      <w:proofErr w:type="gramEnd"/>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5"/>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5"/>
      <w:r>
        <w:rPr>
          <w:rStyle w:val="CommentReference"/>
          <w:rFonts w:eastAsiaTheme="minorHAnsi" w:cstheme="minorBidi"/>
          <w:color w:val="auto"/>
          <w:lang w:val="en-CA"/>
        </w:rPr>
        <w:commentReference w:id="245"/>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6" w:name="_Ref412098373"/>
      <w:r>
        <w:t>Psalm</w:t>
      </w:r>
      <w:r w:rsidRPr="00AB1781">
        <w:t xml:space="preserve"> 18</w:t>
      </w:r>
      <w:r>
        <w:t>: “The heavens declare the glory of God”</w:t>
      </w:r>
      <w:bookmarkEnd w:id="246"/>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proofErr w:type="gramStart"/>
      <w:r>
        <w:t>Your</w:t>
      </w:r>
      <w:proofErr w:type="gramEnd"/>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7" w:name="_Ref412110716"/>
      <w:r>
        <w:t>Psalm</w:t>
      </w:r>
      <w:r w:rsidRPr="00AB1781">
        <w:t xml:space="preserve"> 19</w:t>
      </w:r>
      <w:r>
        <w:t>: “May the Lord hear you in the day of affliction”</w:t>
      </w:r>
      <w:bookmarkEnd w:id="247"/>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8" w:name="_Ref412026111"/>
      <w:r>
        <w:t>Psalm</w:t>
      </w:r>
      <w:r w:rsidRPr="00AB1781">
        <w:t xml:space="preserve"> 22</w:t>
      </w:r>
      <w:r>
        <w:t>: “The Lord is my Shepherd, and I will lack nothing”</w:t>
      </w:r>
      <w:bookmarkEnd w:id="248"/>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9" w:name="_Ref412110755"/>
      <w:r>
        <w:t>Psalm</w:t>
      </w:r>
      <w:r w:rsidRPr="00AB1781">
        <w:t xml:space="preserve"> 23</w:t>
      </w:r>
      <w:r>
        <w:t>: “The earth is the Lord's and all that is in it”</w:t>
      </w:r>
      <w:bookmarkEnd w:id="249"/>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w:t>
      </w:r>
      <w:proofErr w:type="gramStart"/>
      <w:r w:rsidRPr="00AB1781">
        <w:t>Jacob.</w:t>
      </w:r>
      <w:proofErr w:type="gramEnd"/>
      <w:r w:rsidRPr="00AB1781">
        <w:t xml:space="preserve">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 xml:space="preserve">And be lifted up, </w:t>
      </w:r>
      <w:proofErr w:type="gramStart"/>
      <w:r>
        <w:t>you</w:t>
      </w:r>
      <w:proofErr w:type="gramEnd"/>
      <w:r>
        <w:t xml:space="preserve">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 xml:space="preserve">And be lifted up, </w:t>
      </w:r>
      <w:proofErr w:type="gramStart"/>
      <w:r>
        <w:t>you</w:t>
      </w:r>
      <w:proofErr w:type="gramEnd"/>
      <w:r>
        <w:t xml:space="preserve">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50" w:name="_Ref435989991"/>
      <w:bookmarkStart w:id="251" w:name="_Toc473283602"/>
      <w:r>
        <w:t>Kathisma 4</w:t>
      </w:r>
      <w:bookmarkEnd w:id="250"/>
      <w:bookmarkEnd w:id="251"/>
    </w:p>
    <w:p w14:paraId="01882055" w14:textId="77777777" w:rsidR="00704CAA" w:rsidRPr="00AB1781" w:rsidRDefault="00704CAA" w:rsidP="00704CAA">
      <w:pPr>
        <w:pStyle w:val="Heading4"/>
      </w:pPr>
      <w:bookmarkStart w:id="252" w:name="_Ref412026003"/>
      <w:r>
        <w:t>Psalm</w:t>
      </w:r>
      <w:r w:rsidRPr="00AB1781">
        <w:t xml:space="preserve"> 24</w:t>
      </w:r>
      <w:r>
        <w:t>: “To You, O Lord, I lift up my soul”</w:t>
      </w:r>
      <w:bookmarkEnd w:id="252"/>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 xml:space="preserve">You </w:t>
      </w:r>
      <w:proofErr w:type="gramStart"/>
      <w:r>
        <w:t>are</w:t>
      </w:r>
      <w:proofErr w:type="gramEnd"/>
      <w:r>
        <w:t xml:space="preserv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3" w:name="_Ref412110770"/>
      <w:r>
        <w:t>Psalm</w:t>
      </w:r>
      <w:r w:rsidRPr="00AB1781">
        <w:t xml:space="preserve"> 25</w:t>
      </w:r>
      <w:r>
        <w:t>: “Judge me, O Lord, for I have walked in my innocence”</w:t>
      </w:r>
      <w:bookmarkEnd w:id="253"/>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4" w:name="_Ref412026021"/>
      <w:r>
        <w:lastRenderedPageBreak/>
        <w:t>Psalm</w:t>
      </w:r>
      <w:r w:rsidRPr="00AB1781">
        <w:t xml:space="preserve"> 26</w:t>
      </w:r>
      <w:r>
        <w:t xml:space="preserve"> “The Lord is my light and my Saviour; whom shall I fear”</w:t>
      </w:r>
      <w:bookmarkEnd w:id="254"/>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proofErr w:type="gramStart"/>
      <w:r>
        <w:t>tent</w:t>
      </w:r>
      <w:proofErr w:type="gramEnd"/>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5" w:name="_Ref412110790"/>
      <w:r>
        <w:lastRenderedPageBreak/>
        <w:t>Psalm</w:t>
      </w:r>
      <w:r w:rsidRPr="00AB1781">
        <w:t xml:space="preserve"> 28</w:t>
      </w:r>
      <w:r>
        <w:t>: “Bring to the Lord, O sons of God”</w:t>
      </w:r>
      <w:bookmarkEnd w:id="255"/>
    </w:p>
    <w:p w14:paraId="1AAD228C" w14:textId="77777777" w:rsidR="00704CAA" w:rsidRPr="007A1A59" w:rsidRDefault="00704CAA" w:rsidP="00704CAA">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6" w:name="_Ref412026124"/>
      <w:r>
        <w:t>Psalm</w:t>
      </w:r>
      <w:r w:rsidRPr="00AB1781">
        <w:t xml:space="preserve"> 29</w:t>
      </w:r>
      <w:r>
        <w:t>: “I will exalt You, O Lord”</w:t>
      </w:r>
      <w:bookmarkEnd w:id="256"/>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proofErr w:type="gramStart"/>
      <w:r>
        <w:t>You</w:t>
      </w:r>
      <w:proofErr w:type="gramEnd"/>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 xml:space="preserve">5 Sing to the Lord, you </w:t>
      </w:r>
      <w:proofErr w:type="gramStart"/>
      <w:r>
        <w:t>s</w:t>
      </w:r>
      <w:r w:rsidRPr="00AB1781">
        <w:t>aints</w:t>
      </w:r>
      <w:proofErr w:type="gramEnd"/>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proofErr w:type="gramStart"/>
      <w:r>
        <w:t>You</w:t>
      </w:r>
      <w:r w:rsidRPr="00AB1781">
        <w:t>,</w:t>
      </w:r>
      <w:proofErr w:type="gramEnd"/>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proofErr w:type="gramStart"/>
      <w:r>
        <w:t>protector</w:t>
      </w:r>
      <w:proofErr w:type="gramEnd"/>
      <w:r>
        <w:t>-</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proofErr w:type="gramStart"/>
      <w:r>
        <w:t>Therefore</w:t>
      </w:r>
      <w:proofErr w:type="gramEnd"/>
      <w:r>
        <w:t xml:space="preserv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7" w:name="_Ref435438533"/>
      <w:bookmarkStart w:id="258" w:name="_Toc473283603"/>
      <w:r w:rsidRPr="00AB1781">
        <w:t>K</w:t>
      </w:r>
      <w:r>
        <w:t>athisma 5</w:t>
      </w:r>
      <w:bookmarkEnd w:id="257"/>
      <w:bookmarkEnd w:id="258"/>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proofErr w:type="gramStart"/>
      <w:r>
        <w:t>storehouses</w:t>
      </w:r>
      <w:r w:rsidRPr="00AB1781">
        <w:t>.</w:t>
      </w:r>
      <w:proofErr w:type="gramEnd"/>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 xml:space="preserve">hope in His </w:t>
      </w:r>
      <w:proofErr w:type="gramStart"/>
      <w:r>
        <w:t>holy</w:t>
      </w:r>
      <w:proofErr w:type="gramEnd"/>
      <w:r>
        <w:t xml:space="preserve">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9" w:name="_Ref412110815"/>
      <w:r>
        <w:t>Psalm</w:t>
      </w:r>
      <w:r w:rsidRPr="00AB1781">
        <w:t xml:space="preserve"> 33</w:t>
      </w:r>
      <w:r>
        <w:t>: “I will bless the Lord at all times”</w:t>
      </w:r>
      <w:bookmarkEnd w:id="259"/>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w:t>
      </w:r>
      <w:proofErr w:type="gramStart"/>
      <w:r w:rsidRPr="00AB1781">
        <w:t>rescues</w:t>
      </w:r>
      <w:proofErr w:type="gramEnd"/>
      <w:r w:rsidRPr="00AB1781">
        <w:t xml:space="preserve">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proofErr w:type="gramStart"/>
      <w:r>
        <w:t>Your</w:t>
      </w:r>
      <w:proofErr w:type="gramEnd"/>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w:t>
      </w:r>
      <w:proofErr w:type="gramStart"/>
      <w:r w:rsidRPr="00AB1781">
        <w:t>a</w:t>
      </w:r>
      <w:proofErr w:type="gramEnd"/>
      <w:r w:rsidRPr="00AB1781">
        <w:t xml:space="preserve">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60" w:name="_Ref435438548"/>
      <w:bookmarkStart w:id="261" w:name="_Toc473283604"/>
      <w:r w:rsidRPr="00AB1781">
        <w:t>K</w:t>
      </w:r>
      <w:r>
        <w:t>athisma 6</w:t>
      </w:r>
      <w:bookmarkEnd w:id="260"/>
      <w:bookmarkEnd w:id="261"/>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 xml:space="preserve">And they cast me off, [I,] the beloved, like a horrid </w:t>
      </w:r>
      <w:proofErr w:type="gramStart"/>
      <w:r>
        <w:t>corpse[</w:t>
      </w:r>
      <w:proofErr w:type="gramEnd"/>
      <w:r>
        <w:t>.</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 xml:space="preserve">Look, </w:t>
      </w:r>
      <w:proofErr w:type="gramStart"/>
      <w:r>
        <w:t>You</w:t>
      </w:r>
      <w:proofErr w:type="gramEnd"/>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2" w:name="_Ref412110829"/>
      <w:r>
        <w:t>Psalm</w:t>
      </w:r>
      <w:r w:rsidRPr="00AB1781">
        <w:t xml:space="preserve"> 40</w:t>
      </w:r>
      <w:r>
        <w:t>: “Blessed is he who considers the poor and needy”</w:t>
      </w:r>
      <w:bookmarkEnd w:id="262"/>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r>
      <w:proofErr w:type="gramStart"/>
      <w:r>
        <w:t>t</w:t>
      </w:r>
      <w:r w:rsidRPr="00AB1781">
        <w:t>herefore</w:t>
      </w:r>
      <w:proofErr w:type="gramEnd"/>
      <w:r w:rsidRPr="00AB1781">
        <w:t xml:space="preserv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3" w:name="_Ref412026139"/>
      <w:r>
        <w:t>Psalm</w:t>
      </w:r>
      <w:r w:rsidRPr="00AB1781">
        <w:t xml:space="preserve"> 42</w:t>
      </w:r>
      <w:r>
        <w:t>: “Judge me, O God, and defend my cause”</w:t>
      </w:r>
      <w:bookmarkEnd w:id="263"/>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w:t>
      </w:r>
      <w:proofErr w:type="gramStart"/>
      <w:r w:rsidRPr="00AB1781">
        <w:t>Jacob.</w:t>
      </w:r>
      <w:proofErr w:type="gramEnd"/>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4" w:name="_Ref412110857"/>
      <w:r>
        <w:t>Psalm</w:t>
      </w:r>
      <w:r w:rsidRPr="00AB1781">
        <w:t xml:space="preserve"> 44</w:t>
      </w:r>
      <w:r>
        <w:t>: “My heart erupted with a good word”</w:t>
      </w:r>
      <w:bookmarkEnd w:id="264"/>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r>
      <w:proofErr w:type="gramStart"/>
      <w:r w:rsidRPr="00AB1781">
        <w:t>therefore</w:t>
      </w:r>
      <w:proofErr w:type="gramEnd"/>
      <w:r w:rsidRPr="00AB1781">
        <w:t xml:space="preserv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r>
      <w:proofErr w:type="gramStart"/>
      <w:r w:rsidRPr="00AB1781">
        <w:t>Therefore</w:t>
      </w:r>
      <w:proofErr w:type="gramEnd"/>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r>
      <w:proofErr w:type="gramStart"/>
      <w:r w:rsidRPr="00AB1781">
        <w:t>therefore</w:t>
      </w:r>
      <w:proofErr w:type="gramEnd"/>
      <w:r w:rsidRPr="00AB1781">
        <w:t xml:space="preserv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5" w:name="_Ref412110915"/>
      <w:r>
        <w:t>Psalm</w:t>
      </w:r>
      <w:r w:rsidRPr="00AB1781">
        <w:t xml:space="preserve"> 45</w:t>
      </w:r>
      <w:r>
        <w:t>: “God is our refuge and strength”</w:t>
      </w:r>
      <w:bookmarkEnd w:id="265"/>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6" w:name="_Ref435990010"/>
      <w:bookmarkStart w:id="267" w:name="_Toc473283605"/>
      <w:r>
        <w:lastRenderedPageBreak/>
        <w:t>Kathisma 7</w:t>
      </w:r>
      <w:bookmarkEnd w:id="266"/>
      <w:bookmarkEnd w:id="267"/>
    </w:p>
    <w:p w14:paraId="7C254EB8" w14:textId="77777777" w:rsidR="00704CAA" w:rsidRPr="00A6346F" w:rsidRDefault="00704CAA" w:rsidP="00704CAA">
      <w:pPr>
        <w:pStyle w:val="Heading4"/>
      </w:pPr>
      <w:bookmarkStart w:id="268" w:name="_Ref412110929"/>
      <w:r>
        <w:t>Psalm</w:t>
      </w:r>
      <w:r w:rsidRPr="00AB1781">
        <w:t xml:space="preserve"> 46</w:t>
      </w:r>
      <w:r>
        <w:t xml:space="preserve">: “Clap your hands, all </w:t>
      </w:r>
      <w:proofErr w:type="gramStart"/>
      <w:r>
        <w:t>you</w:t>
      </w:r>
      <w:proofErr w:type="gramEnd"/>
      <w:r>
        <w:t xml:space="preserve"> nations”</w:t>
      </w:r>
      <w:bookmarkEnd w:id="268"/>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xml:space="preserve">: “Hear this, all </w:t>
      </w:r>
      <w:proofErr w:type="gramStart"/>
      <w:r>
        <w:t>you</w:t>
      </w:r>
      <w:proofErr w:type="gramEnd"/>
      <w:r>
        <w:t xml:space="preserve">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 xml:space="preserve">2 Hear this, all </w:t>
      </w:r>
      <w:proofErr w:type="gramStart"/>
      <w:r w:rsidRPr="00AB1781">
        <w:t>you</w:t>
      </w:r>
      <w:proofErr w:type="gramEnd"/>
      <w:r w:rsidRPr="00AB1781">
        <w:t xml:space="preserve">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9" w:name="_Ref411967565"/>
      <w:r>
        <w:t>Psalm</w:t>
      </w:r>
      <w:r w:rsidRPr="00AB1781">
        <w:t xml:space="preserve"> 50</w:t>
      </w:r>
      <w:r>
        <w:t>: “Have mercy on me, O God, in Your great mercy”</w:t>
      </w:r>
      <w:bookmarkEnd w:id="269"/>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proofErr w:type="gramStart"/>
      <w:r>
        <w:t>You</w:t>
      </w:r>
      <w:proofErr w:type="gramEnd"/>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proofErr w:type="gramStart"/>
      <w:r>
        <w:t>guiding</w:t>
      </w:r>
      <w:proofErr w:type="gramEnd"/>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proofErr w:type="gramStart"/>
      <w:r>
        <w:t>You</w:t>
      </w:r>
      <w:proofErr w:type="gramEnd"/>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70" w:name="_Ref412111187"/>
      <w:r>
        <w:t>Psalm</w:t>
      </w:r>
      <w:r w:rsidRPr="00AB1781">
        <w:t xml:space="preserve"> 53</w:t>
      </w:r>
      <w:r>
        <w:t>: “O God, save me in Your Name”</w:t>
      </w:r>
      <w:bookmarkEnd w:id="270"/>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 xml:space="preserve">the righteous </w:t>
      </w:r>
      <w:proofErr w:type="gramStart"/>
      <w:r>
        <w:t>to  be</w:t>
      </w:r>
      <w:proofErr w:type="gramEnd"/>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1" w:name="_Ref435438564"/>
      <w:bookmarkStart w:id="272" w:name="_Toc473283606"/>
      <w:r w:rsidRPr="00AB1781">
        <w:t>K</w:t>
      </w:r>
      <w:r>
        <w:t>athisma 8</w:t>
      </w:r>
      <w:bookmarkEnd w:id="271"/>
      <w:bookmarkEnd w:id="272"/>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3" w:name="_Ref412026190"/>
      <w:r>
        <w:t>Psalm</w:t>
      </w:r>
      <w:r w:rsidRPr="00AB1781">
        <w:t xml:space="preserve"> 56</w:t>
      </w:r>
      <w:r>
        <w:t>: “Have mercy on me, O God, have mercy on me”</w:t>
      </w:r>
      <w:bookmarkEnd w:id="273"/>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w:t>
      </w:r>
      <w:proofErr w:type="gramStart"/>
      <w:r w:rsidRPr="00AB1781">
        <w:t>lions</w:t>
      </w:r>
      <w:proofErr w:type="gramEnd"/>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xml:space="preserve">: “O God, </w:t>
      </w:r>
      <w:proofErr w:type="gramStart"/>
      <w:r>
        <w:t>You</w:t>
      </w:r>
      <w:proofErr w:type="gramEnd"/>
      <w:r>
        <w:t xml:space="preserve">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proofErr w:type="gramStart"/>
      <w:r>
        <w:t>You</w:t>
      </w:r>
      <w:proofErr w:type="gramEnd"/>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t>
      </w:r>
      <w:proofErr w:type="gramStart"/>
      <w:r w:rsidRPr="00AB1781">
        <w:t>Who</w:t>
      </w:r>
      <w:proofErr w:type="gramEnd"/>
      <w:r w:rsidRPr="00AB1781">
        <w:t xml:space="preserve">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4" w:name="_Ref412111219"/>
      <w:r>
        <w:t>Psalm</w:t>
      </w:r>
      <w:r w:rsidRPr="00AB1781">
        <w:t xml:space="preserve"> 60</w:t>
      </w:r>
      <w:r>
        <w:t>: “Hear my supplication, O God”</w:t>
      </w:r>
      <w:bookmarkEnd w:id="274"/>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 xml:space="preserve">to his </w:t>
      </w:r>
      <w:proofErr w:type="gramStart"/>
      <w:r>
        <w:t>years</w:t>
      </w:r>
      <w:proofErr w:type="gramEnd"/>
      <w:r>
        <w:t xml:space="preserve">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5" w:name="_Ref412098429"/>
      <w:r>
        <w:t>Psalm</w:t>
      </w:r>
      <w:r w:rsidRPr="00AB1781">
        <w:t xml:space="preserve"> 62</w:t>
      </w:r>
      <w:r>
        <w:t>: “O God, my God, I rise early to be with You”</w:t>
      </w:r>
      <w:bookmarkEnd w:id="275"/>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proofErr w:type="gramStart"/>
      <w:r>
        <w:t>You</w:t>
      </w:r>
      <w:proofErr w:type="gramEnd"/>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 xml:space="preserve">who bend their bow to shoot a bitter </w:t>
      </w:r>
      <w:proofErr w:type="gramStart"/>
      <w:r w:rsidRPr="00AB1781">
        <w:t>word</w:t>
      </w:r>
      <w:proofErr w:type="gramEnd"/>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6" w:name="_Ref435438574"/>
      <w:bookmarkStart w:id="277" w:name="_Toc473283607"/>
      <w:r w:rsidRPr="00AB1781">
        <w:t>K</w:t>
      </w:r>
      <w:r>
        <w:t>athisma 9</w:t>
      </w:r>
      <w:bookmarkEnd w:id="276"/>
      <w:bookmarkEnd w:id="277"/>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8" w:name="_Ref412026041"/>
      <w:r>
        <w:t>Psalm</w:t>
      </w:r>
      <w:r w:rsidRPr="00AB1781">
        <w:t xml:space="preserve"> 66</w:t>
      </w:r>
      <w:r>
        <w:t>: “May God have compassion on us and bless us”</w:t>
      </w:r>
      <w:bookmarkEnd w:id="278"/>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r>
      <w:proofErr w:type="gramStart"/>
      <w:r w:rsidRPr="00AB1781">
        <w:t>likewise</w:t>
      </w:r>
      <w:proofErr w:type="gramEnd"/>
      <w:r w:rsidRPr="00AB1781">
        <w:t xml:space="preserv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proofErr w:type="gramStart"/>
      <w:r>
        <w:t>You</w:t>
      </w:r>
      <w:proofErr w:type="gramEnd"/>
      <w:r>
        <w:t xml:space="preserve">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w:t>
      </w:r>
      <w:proofErr w:type="gramStart"/>
      <w:r>
        <w:t>You</w:t>
      </w:r>
      <w:proofErr w:type="gramEnd"/>
      <w:r>
        <w:t xml:space="preserve">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w:t>
      </w:r>
      <w:proofErr w:type="gramStart"/>
      <w:r>
        <w:t>you</w:t>
      </w:r>
      <w:proofErr w:type="gramEnd"/>
      <w:r>
        <w:t xml:space="preserve">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 xml:space="preserve">grow weary of </w:t>
      </w:r>
      <w:proofErr w:type="gramStart"/>
      <w:r>
        <w:t>crying</w:t>
      </w:r>
      <w:r w:rsidRPr="00AB1781">
        <w:t>,</w:t>
      </w:r>
      <w:proofErr w:type="gramEnd"/>
      <w:r w:rsidRPr="00AB1781">
        <w:t xml:space="preserve">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proofErr w:type="gramStart"/>
      <w:r>
        <w:t>You</w:t>
      </w:r>
      <w:proofErr w:type="gramEnd"/>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 xml:space="preserve">have </w:t>
      </w:r>
      <w:proofErr w:type="gramStart"/>
      <w:r>
        <w:t>became</w:t>
      </w:r>
      <w:proofErr w:type="gramEnd"/>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9" w:name="_Ref412026055"/>
      <w:r>
        <w:t>Psalm</w:t>
      </w:r>
      <w:r w:rsidRPr="00AB1781">
        <w:t xml:space="preserve"> 69</w:t>
      </w:r>
      <w:r>
        <w:t>: “O Lord, make haste to help me”</w:t>
      </w:r>
      <w:bookmarkEnd w:id="279"/>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 xml:space="preserve">y David, </w:t>
      </w:r>
      <w:proofErr w:type="gramStart"/>
      <w:r w:rsidRPr="00AB1781">
        <w:t>In</w:t>
      </w:r>
      <w:proofErr w:type="gramEnd"/>
      <w:r w:rsidRPr="00AB1781">
        <w:t xml:space="preserve">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80" w:name="_Ref435438582"/>
      <w:bookmarkStart w:id="281" w:name="_Toc473283608"/>
      <w:r w:rsidRPr="00AB1781">
        <w:lastRenderedPageBreak/>
        <w:t>K</w:t>
      </w:r>
      <w:r>
        <w:t>athisma 10</w:t>
      </w:r>
      <w:bookmarkEnd w:id="280"/>
      <w:bookmarkEnd w:id="281"/>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proofErr w:type="gramStart"/>
      <w:r>
        <w:t>You</w:t>
      </w:r>
      <w:proofErr w:type="gramEnd"/>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t>
      </w:r>
      <w:proofErr w:type="gramStart"/>
      <w:r w:rsidRPr="00AB1781">
        <w:t>Who</w:t>
      </w:r>
      <w:proofErr w:type="gramEnd"/>
      <w:r w:rsidRPr="00AB1781">
        <w:t xml:space="preserve">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 xml:space="preserve">ere knowledge in the </w:t>
      </w:r>
      <w:proofErr w:type="gramStart"/>
      <w:r>
        <w:t>Most High</w:t>
      </w:r>
      <w:proofErr w:type="gramEnd"/>
      <w:r>
        <w:t>?”</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 xml:space="preserve">no longer he </w:t>
      </w:r>
      <w:proofErr w:type="gramStart"/>
      <w:r>
        <w:t>know</w:t>
      </w:r>
      <w:proofErr w:type="gramEnd"/>
      <w:r>
        <w:t xml:space="preserve">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 xml:space="preserve">heads </w:t>
      </w:r>
      <w:proofErr w:type="gramStart"/>
      <w:r>
        <w:t>of  the</w:t>
      </w:r>
      <w:proofErr w:type="gramEnd"/>
      <w:r>
        <w:t xml:space="preserv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proofErr w:type="gramStart"/>
      <w:r>
        <w:t>Your</w:t>
      </w:r>
      <w:proofErr w:type="gramEnd"/>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 xml:space="preserve">he right hand of the </w:t>
      </w:r>
      <w:proofErr w:type="gramStart"/>
      <w:r>
        <w:t>Most High</w:t>
      </w:r>
      <w:proofErr w:type="gramEnd"/>
      <w:r>
        <w:t>!”</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proofErr w:type="gramStart"/>
      <w:r>
        <w:t>Your</w:t>
      </w:r>
      <w:proofErr w:type="gramEnd"/>
      <w:r>
        <w:t xml:space="preserve">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2" w:name="_Ref435438587"/>
      <w:bookmarkStart w:id="283" w:name="_Toc473283609"/>
      <w:r w:rsidRPr="00AB1781">
        <w:t>K</w:t>
      </w:r>
      <w:r>
        <w:t>athisma</w:t>
      </w:r>
      <w:r w:rsidRPr="00AB1781">
        <w:t xml:space="preserve"> 1</w:t>
      </w:r>
      <w:r>
        <w:t>1</w:t>
      </w:r>
      <w:bookmarkEnd w:id="282"/>
      <w:bookmarkEnd w:id="283"/>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 xml:space="preserve">and by His </w:t>
      </w:r>
      <w:proofErr w:type="gramStart"/>
      <w:r w:rsidRPr="00AB1781">
        <w:t>power</w:t>
      </w:r>
      <w:proofErr w:type="gramEnd"/>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proofErr w:type="gramStart"/>
      <w:r w:rsidRPr="00AB1781">
        <w:t>spared</w:t>
      </w:r>
      <w:proofErr w:type="gramEnd"/>
      <w:r w:rsidRPr="00AB1781">
        <w:t xml:space="preserve">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w:t>
      </w:r>
      <w:proofErr w:type="gramStart"/>
      <w:r w:rsidRPr="00AB1781">
        <w:t>Most High</w:t>
      </w:r>
      <w:proofErr w:type="gramEnd"/>
      <w:r w:rsidRPr="00AB1781">
        <w:t xml:space="preserve">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xml:space="preserve">: “Attend, O Shepherd of Israel, </w:t>
      </w:r>
      <w:proofErr w:type="gramStart"/>
      <w:r>
        <w:t>Who</w:t>
      </w:r>
      <w:proofErr w:type="gramEnd"/>
      <w:r>
        <w:t xml:space="preserve">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 xml:space="preserve">3 For look, </w:t>
      </w:r>
      <w:proofErr w:type="gramStart"/>
      <w:r>
        <w:t>Your</w:t>
      </w:r>
      <w:proofErr w:type="gramEnd"/>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4" w:name="_Ref412111290"/>
      <w:r>
        <w:t>Psalm</w:t>
      </w:r>
      <w:r w:rsidRPr="00AB1781">
        <w:t xml:space="preserve"> 83</w:t>
      </w:r>
      <w:r>
        <w:t>: “How I love Your dwellings, O Lord of Hosts”</w:t>
      </w:r>
      <w:bookmarkEnd w:id="284"/>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5" w:name="_Ref412111302"/>
      <w:r>
        <w:t>Psalm</w:t>
      </w:r>
      <w:r w:rsidRPr="00AB1781">
        <w:t xml:space="preserve"> 84</w:t>
      </w:r>
      <w:r>
        <w:t xml:space="preserve">:” O Lord, </w:t>
      </w:r>
      <w:proofErr w:type="gramStart"/>
      <w:r>
        <w:t>You</w:t>
      </w:r>
      <w:proofErr w:type="gramEnd"/>
      <w:r>
        <w:t xml:space="preserve"> were pleased with Your land”</w:t>
      </w:r>
      <w:bookmarkEnd w:id="285"/>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proofErr w:type="gramStart"/>
      <w:r>
        <w:t>You</w:t>
      </w:r>
      <w:proofErr w:type="gramEnd"/>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proofErr w:type="gramStart"/>
      <w:r>
        <w:t>You</w:t>
      </w:r>
      <w:proofErr w:type="gramEnd"/>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6" w:name="_Ref435990025"/>
      <w:bookmarkStart w:id="287" w:name="_Toc473283610"/>
      <w:r>
        <w:t>Kathisma 12</w:t>
      </w:r>
      <w:bookmarkEnd w:id="286"/>
      <w:bookmarkEnd w:id="287"/>
    </w:p>
    <w:p w14:paraId="6523C98C" w14:textId="77777777" w:rsidR="00704CAA" w:rsidRPr="00AB1781" w:rsidRDefault="00704CAA" w:rsidP="00704CAA">
      <w:pPr>
        <w:pStyle w:val="Heading4"/>
      </w:pPr>
      <w:bookmarkStart w:id="288" w:name="_Ref412026212"/>
      <w:r>
        <w:t>Psalm</w:t>
      </w:r>
      <w:r w:rsidRPr="00AB1781">
        <w:t xml:space="preserve"> 85</w:t>
      </w:r>
      <w:r>
        <w:t>: “Incline Your ear, O Lord, and hear me”</w:t>
      </w:r>
      <w:bookmarkEnd w:id="288"/>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 xml:space="preserve">I will </w:t>
      </w:r>
      <w:proofErr w:type="gramStart"/>
      <w:r>
        <w:t>cried</w:t>
      </w:r>
      <w:proofErr w:type="gramEnd"/>
      <w:r>
        <w:t xml:space="preserve">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 xml:space="preserve">9 All the </w:t>
      </w:r>
      <w:proofErr w:type="gramStart"/>
      <w:r w:rsidRPr="00AB1781">
        <w:t>nations</w:t>
      </w:r>
      <w:r>
        <w:t>[</w:t>
      </w:r>
      <w:proofErr w:type="gramEnd"/>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9" w:name="_Ref412111328"/>
      <w:r>
        <w:t>Psalm</w:t>
      </w:r>
      <w:r w:rsidRPr="00AB1781">
        <w:t xml:space="preserve"> 86</w:t>
      </w:r>
      <w:r>
        <w:t>: “His foundations are on the holy mountains”</w:t>
      </w:r>
      <w:bookmarkEnd w:id="289"/>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w:t>
      </w:r>
      <w:proofErr w:type="gramStart"/>
      <w:r>
        <w:t>You</w:t>
      </w:r>
      <w:proofErr w:type="gramEnd"/>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proofErr w:type="gramStart"/>
      <w:r>
        <w:t>supplication[</w:t>
      </w:r>
      <w:proofErr w:type="gramEnd"/>
      <w:r>
        <w:t>,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xml:space="preserve">: “Lord, </w:t>
      </w:r>
      <w:proofErr w:type="gramStart"/>
      <w:r>
        <w:t>You</w:t>
      </w:r>
      <w:proofErr w:type="gramEnd"/>
      <w:r>
        <w:t xml:space="preserve">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proofErr w:type="gramStart"/>
      <w:r>
        <w:t>You</w:t>
      </w:r>
      <w:proofErr w:type="gramEnd"/>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proofErr w:type="gramStart"/>
      <w:r>
        <w:t>You</w:t>
      </w:r>
      <w:proofErr w:type="gramEnd"/>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90" w:name="_Ref412026283"/>
      <w:r>
        <w:lastRenderedPageBreak/>
        <w:t>Psalm</w:t>
      </w:r>
      <w:r w:rsidRPr="00AB1781">
        <w:t xml:space="preserve"> 90</w:t>
      </w:r>
      <w:r>
        <w:t>: “He who dwells in the help of the Most High”</w:t>
      </w:r>
      <w:bookmarkEnd w:id="290"/>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1" w:name="_Ref435438606"/>
      <w:bookmarkStart w:id="292" w:name="_Toc473283611"/>
      <w:r w:rsidRPr="00AB1781">
        <w:t>K</w:t>
      </w:r>
      <w:r>
        <w:t>athisma</w:t>
      </w:r>
      <w:r w:rsidRPr="00AB1781">
        <w:t xml:space="preserve"> 1</w:t>
      </w:r>
      <w:r>
        <w:t>3</w:t>
      </w:r>
      <w:bookmarkEnd w:id="291"/>
      <w:bookmarkEnd w:id="292"/>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proofErr w:type="gramStart"/>
      <w:r>
        <w:t>are</w:t>
      </w:r>
      <w:proofErr w:type="gramEnd"/>
      <w:r>
        <w:t xml:space="preserv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proofErr w:type="gramStart"/>
      <w:r>
        <w:t>Your</w:t>
      </w:r>
      <w:proofErr w:type="gramEnd"/>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proofErr w:type="gramStart"/>
      <w:r w:rsidRPr="00AB1781">
        <w:t>hears</w:t>
      </w:r>
      <w:proofErr w:type="gramEnd"/>
      <w:r w:rsidRPr="00AB1781">
        <w:t xml:space="preserve">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3" w:name="_Ref412111374"/>
      <w:r>
        <w:t>Psalm</w:t>
      </w:r>
      <w:r w:rsidRPr="00AB1781">
        <w:t xml:space="preserve"> 92</w:t>
      </w:r>
      <w:r>
        <w:t xml:space="preserve">: “The Lord is </w:t>
      </w:r>
      <w:proofErr w:type="gramStart"/>
      <w:r>
        <w:t>reigns,</w:t>
      </w:r>
      <w:proofErr w:type="gramEnd"/>
      <w:r>
        <w:t xml:space="preserve"> He is robed in majesty”</w:t>
      </w:r>
      <w:bookmarkEnd w:id="293"/>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proofErr w:type="gramStart"/>
      <w:r>
        <w:t>fools</w:t>
      </w:r>
      <w:proofErr w:type="gramEnd"/>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w:t>
      </w:r>
      <w:proofErr w:type="gramStart"/>
      <w:r w:rsidRPr="00AB1781">
        <w:t>you</w:t>
      </w:r>
      <w:proofErr w:type="gramEnd"/>
      <w:r w:rsidRPr="00AB1781">
        <w:t xml:space="preserve">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proofErr w:type="gramStart"/>
      <w:r>
        <w:t>sojourned</w:t>
      </w:r>
      <w:proofErr w:type="gramEnd"/>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4" w:name="_Ref412111699"/>
      <w:r>
        <w:lastRenderedPageBreak/>
        <w:t>Psalm</w:t>
      </w:r>
      <w:r w:rsidRPr="00AB1781">
        <w:t xml:space="preserve"> 95</w:t>
      </w:r>
      <w:r>
        <w:t>: “Sing a new song to the Lord, sing to the Lord, all the earth”</w:t>
      </w:r>
      <w:bookmarkEnd w:id="294"/>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5" w:name="_Ref412026313"/>
      <w:r>
        <w:t>Psalm</w:t>
      </w:r>
      <w:r w:rsidRPr="00AB1781">
        <w:t xml:space="preserve"> 96</w:t>
      </w:r>
      <w:r>
        <w:t>: “The Lord reigns, let the earth rejoice”</w:t>
      </w:r>
      <w:bookmarkEnd w:id="295"/>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 xml:space="preserve">1 (By David, when His earth was </w:t>
      </w:r>
      <w:proofErr w:type="gramStart"/>
      <w:r>
        <w:t>is</w:t>
      </w:r>
      <w:proofErr w:type="gramEnd"/>
      <w:r>
        <w:t xml:space="preserve">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6" w:name="_Ref412111720"/>
      <w:r>
        <w:lastRenderedPageBreak/>
        <w:t>Psalm</w:t>
      </w:r>
      <w:r w:rsidRPr="00AB1781">
        <w:t xml:space="preserve"> 97</w:t>
      </w:r>
      <w:r>
        <w:t>: “Sing a new song to the Lord, for the Lord has done wondrous things”</w:t>
      </w:r>
      <w:bookmarkEnd w:id="296"/>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7" w:name="_Ref412111731"/>
      <w:r>
        <w:t>Psalm</w:t>
      </w:r>
      <w:r w:rsidRPr="00AB1781">
        <w:t xml:space="preserve"> 98</w:t>
      </w:r>
      <w:r>
        <w:t>: “The Lord reigns, let the peoples rage”</w:t>
      </w:r>
      <w:bookmarkEnd w:id="297"/>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 xml:space="preserve">1 (A Psalm </w:t>
      </w:r>
      <w:proofErr w:type="gramStart"/>
      <w:r w:rsidRPr="00AB1781">
        <w:t>By</w:t>
      </w:r>
      <w:proofErr w:type="gramEnd"/>
      <w:r w:rsidRPr="00AB1781">
        <w:t xml:space="preserve">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proofErr w:type="gramStart"/>
      <w:r>
        <w:t>You</w:t>
      </w:r>
      <w:proofErr w:type="gramEnd"/>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 xml:space="preserve">O God, </w:t>
      </w:r>
      <w:proofErr w:type="gramStart"/>
      <w:r>
        <w:t>You</w:t>
      </w:r>
      <w:proofErr w:type="gramEnd"/>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8" w:name="_Ref412111741"/>
      <w:r>
        <w:t>Psalm</w:t>
      </w:r>
      <w:r w:rsidRPr="00AB1781">
        <w:t xml:space="preserve"> 99</w:t>
      </w:r>
      <w:r>
        <w:t>: “Shout for joy to the Lord, all the earth”</w:t>
      </w:r>
      <w:bookmarkEnd w:id="298"/>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9" w:name="_Ref412111752"/>
      <w:r>
        <w:t>Psalm</w:t>
      </w:r>
      <w:r w:rsidRPr="00AB1781">
        <w:t xml:space="preserve"> 100</w:t>
      </w:r>
      <w:r>
        <w:t>: “I will sing to You of mercy and judgment, O Lord”</w:t>
      </w:r>
      <w:bookmarkEnd w:id="299"/>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300" w:name="_Ref435438613"/>
      <w:bookmarkStart w:id="301" w:name="_Toc473283612"/>
      <w:r w:rsidRPr="00AB1781">
        <w:lastRenderedPageBreak/>
        <w:t>K</w:t>
      </w:r>
      <w:r>
        <w:t>athisma</w:t>
      </w:r>
      <w:r w:rsidRPr="00AB1781">
        <w:t xml:space="preserve"> 1</w:t>
      </w:r>
      <w:r>
        <w:t>4</w:t>
      </w:r>
      <w:bookmarkEnd w:id="300"/>
      <w:bookmarkEnd w:id="301"/>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proofErr w:type="gramStart"/>
      <w:r>
        <w:t>You</w:t>
      </w:r>
      <w:proofErr w:type="gramEnd"/>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xml:space="preserve">, bless His </w:t>
      </w:r>
      <w:proofErr w:type="gramStart"/>
      <w:r>
        <w:t>holy</w:t>
      </w:r>
      <w:proofErr w:type="gramEnd"/>
      <w:r>
        <w:t xml:space="preserve">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 xml:space="preserve">who are mighty in strength, who do His </w:t>
      </w:r>
      <w:proofErr w:type="gramStart"/>
      <w:r w:rsidRPr="00AB1781">
        <w:t>word</w:t>
      </w:r>
      <w:r>
        <w:t>,</w:t>
      </w:r>
      <w:proofErr w:type="gramEnd"/>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proofErr w:type="gramStart"/>
      <w:r w:rsidRPr="00AB1781">
        <w:t>sea,;</w:t>
      </w:r>
      <w:proofErr w:type="gramEnd"/>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 xml:space="preserve">have </w:t>
      </w:r>
      <w:proofErr w:type="gramStart"/>
      <w:r>
        <w:t>being</w:t>
      </w:r>
      <w:proofErr w:type="gramEnd"/>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 xml:space="preserve">3 Glory in His </w:t>
      </w:r>
      <w:proofErr w:type="gramStart"/>
      <w:r>
        <w:t>holy</w:t>
      </w:r>
      <w:proofErr w:type="gramEnd"/>
      <w:r>
        <w:t xml:space="preserve">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proofErr w:type="gramStart"/>
      <w:r w:rsidRPr="00AB1781">
        <w:lastRenderedPageBreak/>
        <w:t xml:space="preserve">9  </w:t>
      </w:r>
      <w:r>
        <w:t>[</w:t>
      </w:r>
      <w:proofErr w:type="gramEnd"/>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2" w:name="_Ref435438622"/>
      <w:bookmarkStart w:id="303" w:name="_Toc473283613"/>
      <w:r w:rsidRPr="00AB1781">
        <w:t>K</w:t>
      </w:r>
      <w:r>
        <w:t>athisma</w:t>
      </w:r>
      <w:r w:rsidRPr="00AB1781">
        <w:t xml:space="preserve"> 1</w:t>
      </w:r>
      <w:r>
        <w:t>5</w:t>
      </w:r>
      <w:bookmarkEnd w:id="302"/>
      <w:bookmarkEnd w:id="303"/>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proofErr w:type="gramStart"/>
      <w:r>
        <w:t>Who</w:t>
      </w:r>
      <w:proofErr w:type="gramEnd"/>
      <w:r>
        <w:t xml:space="preserve">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 xml:space="preserve">which became a snare to </w:t>
      </w:r>
      <w:proofErr w:type="gramStart"/>
      <w:r w:rsidRPr="00AB1781">
        <w:t>them.</w:t>
      </w:r>
      <w:proofErr w:type="gramEnd"/>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t>
      </w:r>
      <w:proofErr w:type="gramStart"/>
      <w:r w:rsidRPr="00AB1781">
        <w:t>Who</w:t>
      </w:r>
      <w:proofErr w:type="gramEnd"/>
      <w:r w:rsidRPr="00AB1781">
        <w:t xml:space="preserve">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4" w:name="_Ref435990041"/>
      <w:bookmarkStart w:id="305" w:name="_Toc473283614"/>
      <w:r>
        <w:t>Kathisma 16</w:t>
      </w:r>
      <w:bookmarkEnd w:id="304"/>
      <w:bookmarkEnd w:id="305"/>
    </w:p>
    <w:p w14:paraId="2CD95BD1" w14:textId="77777777" w:rsidR="00704CAA" w:rsidRPr="00267F42" w:rsidRDefault="00704CAA" w:rsidP="00704CAA">
      <w:pPr>
        <w:pStyle w:val="Heading4"/>
      </w:pPr>
      <w:bookmarkStart w:id="306" w:name="_Ref412026343"/>
      <w:r>
        <w:t>Psalm</w:t>
      </w:r>
      <w:r w:rsidRPr="00AB1781">
        <w:t xml:space="preserve"> 109</w:t>
      </w:r>
      <w:r>
        <w:t>: “The Lord said to my Lord, “Sit at My right hand’”</w:t>
      </w:r>
      <w:bookmarkEnd w:id="306"/>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7" w:name="_Ref412111792"/>
      <w:r>
        <w:t>Psalm</w:t>
      </w:r>
      <w:r w:rsidRPr="00AB1781">
        <w:t xml:space="preserve"> 110</w:t>
      </w:r>
      <w:r>
        <w:t>: “I will confess You, O Lord, with my whole heart”</w:t>
      </w:r>
      <w:bookmarkEnd w:id="307"/>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8" w:name="_Ref412111806"/>
      <w:r>
        <w:lastRenderedPageBreak/>
        <w:t>Psalm</w:t>
      </w:r>
      <w:r w:rsidRPr="00AB1781">
        <w:t xml:space="preserve"> 111</w:t>
      </w:r>
      <w:r>
        <w:t>: “Blessed is the man who fears the Lord”</w:t>
      </w:r>
      <w:bookmarkEnd w:id="308"/>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w:t>
      </w:r>
      <w:proofErr w:type="gramStart"/>
      <w:r w:rsidRPr="00AB1781">
        <w:t>firm,</w:t>
      </w:r>
      <w:proofErr w:type="gramEnd"/>
      <w:r w:rsidRPr="00AB1781">
        <w:t xml:space="preserve">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9" w:name="_Ref412098484"/>
      <w:r>
        <w:t>Psalm</w:t>
      </w:r>
      <w:r w:rsidRPr="00AB1781">
        <w:t xml:space="preserve"> 112</w:t>
      </w:r>
      <w:r w:rsidRPr="00AB1781">
        <w:rPr>
          <w:rStyle w:val="FootnoteReference"/>
          <w:rFonts w:cs="Lucida Grande"/>
        </w:rPr>
        <w:footnoteReference w:id="671"/>
      </w:r>
      <w:r>
        <w:t>: “Praise the Lord, you children”</w:t>
      </w:r>
      <w:bookmarkEnd w:id="309"/>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10" w:name="_Ref412026361"/>
      <w:r>
        <w:t>Psalm</w:t>
      </w:r>
      <w:r w:rsidRPr="00AB1781">
        <w:t xml:space="preserve"> 114</w:t>
      </w:r>
      <w:r>
        <w:t>: “I love Him, because the Lord will hear”</w:t>
      </w:r>
      <w:bookmarkEnd w:id="310"/>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proofErr w:type="gramStart"/>
      <w:r>
        <w:t>therefore</w:t>
      </w:r>
      <w:proofErr w:type="gramEnd"/>
      <w:r>
        <w:t xml:space="preserv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1" w:name="_Ref412026376"/>
      <w:r>
        <w:t>Psalm</w:t>
      </w:r>
      <w:r w:rsidRPr="00AB1781">
        <w:t xml:space="preserve"> 115</w:t>
      </w:r>
      <w:r>
        <w:t xml:space="preserve">: “I believed; </w:t>
      </w:r>
      <w:proofErr w:type="gramStart"/>
      <w:r>
        <w:t>therefore</w:t>
      </w:r>
      <w:proofErr w:type="gramEnd"/>
      <w:r>
        <w:t xml:space="preserve"> I spoke; but I was greatly humbled”</w:t>
      </w:r>
      <w:bookmarkEnd w:id="311"/>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2" w:name="_Ref411967180"/>
      <w:r>
        <w:lastRenderedPageBreak/>
        <w:t>Psalm</w:t>
      </w:r>
      <w:r w:rsidRPr="00AB1781">
        <w:t xml:space="preserve"> 116</w:t>
      </w:r>
      <w:r>
        <w:t xml:space="preserve">: “Praise the Lord, all </w:t>
      </w:r>
      <w:proofErr w:type="gramStart"/>
      <w:r>
        <w:t>you</w:t>
      </w:r>
      <w:proofErr w:type="gramEnd"/>
      <w:r>
        <w:t xml:space="preserve"> nations”</w:t>
      </w:r>
      <w:bookmarkEnd w:id="312"/>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 xml:space="preserve">ll </w:t>
      </w:r>
      <w:proofErr w:type="gramStart"/>
      <w:r w:rsidRPr="00AB1781">
        <w:t>you</w:t>
      </w:r>
      <w:proofErr w:type="gramEnd"/>
      <w:r w:rsidRPr="00AB1781">
        <w:t xml:space="preserve">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3" w:name="_Ref411967211"/>
      <w:r>
        <w:t>Psalm</w:t>
      </w:r>
      <w:r w:rsidRPr="00AB1781">
        <w:t xml:space="preserve"> 117</w:t>
      </w:r>
      <w:r>
        <w:t>: “Confess the Lord, He is good”</w:t>
      </w:r>
      <w:bookmarkEnd w:id="313"/>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4" w:name="_Ref435990049"/>
      <w:bookmarkStart w:id="315" w:name="_Toc473283615"/>
      <w:r>
        <w:t>Kathisma 17</w:t>
      </w:r>
      <w:bookmarkEnd w:id="314"/>
      <w:bookmarkEnd w:id="315"/>
    </w:p>
    <w:p w14:paraId="6FB6FE95" w14:textId="77777777" w:rsidR="00704CAA" w:rsidRPr="00385CB8" w:rsidRDefault="00704CAA" w:rsidP="00704CAA">
      <w:pPr>
        <w:pStyle w:val="Heading4"/>
      </w:pPr>
      <w:bookmarkStart w:id="316" w:name="_Ref412027139"/>
      <w:r>
        <w:t>Psalm</w:t>
      </w:r>
      <w:r w:rsidRPr="00AB1781">
        <w:t xml:space="preserve"> 118</w:t>
      </w:r>
      <w:r>
        <w:t>: “Blessed are the blameless in the way”</w:t>
      </w:r>
      <w:bookmarkEnd w:id="316"/>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proofErr w:type="gramStart"/>
      <w:r>
        <w:t>therefore</w:t>
      </w:r>
      <w:proofErr w:type="gramEnd"/>
      <w:r>
        <w:t xml:space="preserv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proofErr w:type="gramStart"/>
      <w:r>
        <w:t>therefore</w:t>
      </w:r>
      <w:proofErr w:type="gramEnd"/>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7" w:name="_Ref434579036"/>
      <w:r>
        <w:t>Psalm 118 Part 20 (</w:t>
      </w:r>
      <w:r w:rsidRPr="0082523C">
        <w:rPr>
          <w:rFonts w:ascii="Tahoma" w:eastAsia="Tahoma" w:hAnsi="Tahoma" w:cs="Tahoma"/>
          <w:szCs w:val="28"/>
          <w:rtl/>
          <w:lang w:bidi="he-IL"/>
        </w:rPr>
        <w:t>ר</w:t>
      </w:r>
      <w:r>
        <w:t>): “See my humiliation and deliver me”</w:t>
      </w:r>
      <w:bookmarkEnd w:id="317"/>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8" w:name="_Ref434579051"/>
      <w:r>
        <w:t>Psalm 118 Part 21 (</w:t>
      </w:r>
      <w:r w:rsidRPr="0082523C">
        <w:rPr>
          <w:rFonts w:ascii="Tahoma" w:eastAsia="Tahoma" w:hAnsi="Tahoma" w:cs="Tahoma"/>
          <w:szCs w:val="28"/>
          <w:rtl/>
          <w:lang w:bidi="he-IL"/>
        </w:rPr>
        <w:t>ש</w:t>
      </w:r>
      <w:r>
        <w:t>): “Rulers persecute me without cause”</w:t>
      </w:r>
      <w:bookmarkEnd w:id="318"/>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9" w:name="_Ref434579065"/>
      <w:r>
        <w:t>Psalm 118 Part 22 (</w:t>
      </w:r>
      <w:r w:rsidRPr="0082523C">
        <w:rPr>
          <w:rFonts w:ascii="Tahoma" w:eastAsia="Tahoma" w:hAnsi="Tahoma" w:cs="Tahoma"/>
          <w:szCs w:val="28"/>
          <w:rtl/>
          <w:lang w:bidi="he-IL"/>
        </w:rPr>
        <w:t>ת</w:t>
      </w:r>
      <w:r>
        <w:t>): “Let my supplication come before You, O Lord”</w:t>
      </w:r>
      <w:bookmarkEnd w:id="319"/>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20" w:name="_Ref435990063"/>
      <w:bookmarkStart w:id="321" w:name="_Toc473283616"/>
      <w:r>
        <w:t>Kathisma 18</w:t>
      </w:r>
      <w:bookmarkEnd w:id="320"/>
      <w:bookmarkEnd w:id="321"/>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2" w:name="_Ref411967235"/>
      <w:r>
        <w:t>Psalm</w:t>
      </w:r>
      <w:r w:rsidRPr="00AB1781">
        <w:t xml:space="preserve"> 119</w:t>
      </w:r>
      <w:r>
        <w:t>: “When I was afflicted, I cried out to the Lord”</w:t>
      </w:r>
      <w:bookmarkEnd w:id="322"/>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3" w:name="_Ref411967252"/>
      <w:r>
        <w:t>Psalm</w:t>
      </w:r>
      <w:r w:rsidRPr="00AB1781">
        <w:t xml:space="preserve"> 120</w:t>
      </w:r>
      <w:r>
        <w:t>: “I lifted up my eyes to the mountains”</w:t>
      </w:r>
      <w:bookmarkEnd w:id="323"/>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 xml:space="preserve">will neither slumber nor </w:t>
      </w:r>
      <w:proofErr w:type="gramStart"/>
      <w:r w:rsidRPr="00AB1781">
        <w:t>sleep.</w:t>
      </w:r>
      <w:proofErr w:type="gramEnd"/>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4" w:name="_Ref411967283"/>
      <w:r>
        <w:t>Psalm</w:t>
      </w:r>
      <w:r w:rsidRPr="00AB1781">
        <w:t xml:space="preserve"> 121</w:t>
      </w:r>
      <w:r>
        <w:t>: “I was glad when they said to me, ‘we will go to the house of the Lord’”</w:t>
      </w:r>
      <w:bookmarkEnd w:id="324"/>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5" w:name="_Ref411967299"/>
      <w:r>
        <w:t>Psalm</w:t>
      </w:r>
      <w:r w:rsidRPr="00AB1781">
        <w:t xml:space="preserve"> 122</w:t>
      </w:r>
      <w:r>
        <w:t xml:space="preserve">: “I lift up my eyes to You, </w:t>
      </w:r>
      <w:proofErr w:type="gramStart"/>
      <w:r>
        <w:t>Who</w:t>
      </w:r>
      <w:proofErr w:type="gramEnd"/>
      <w:r>
        <w:t xml:space="preserve"> dwells in heaven”</w:t>
      </w:r>
      <w:bookmarkEnd w:id="325"/>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6" w:name="_Ref411967321"/>
      <w:r>
        <w:t>Psalm</w:t>
      </w:r>
      <w:r w:rsidRPr="00AB1781">
        <w:t xml:space="preserve"> 123</w:t>
      </w:r>
      <w:r>
        <w:t>: “‘if the Lord had not been among us,”—let Israel now say”</w:t>
      </w:r>
      <w:bookmarkEnd w:id="326"/>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7" w:name="_Ref411967338"/>
      <w:r>
        <w:t>Psalm</w:t>
      </w:r>
      <w:r w:rsidRPr="00AB1781">
        <w:t xml:space="preserve"> 124</w:t>
      </w:r>
      <w:r>
        <w:t>: “Those who trust in the Lord are like Mount Zion”</w:t>
      </w:r>
      <w:bookmarkEnd w:id="327"/>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8" w:name="_Ref411967353"/>
      <w:r>
        <w:t>Psalm</w:t>
      </w:r>
      <w:r w:rsidRPr="00AB1781">
        <w:t xml:space="preserve"> 125</w:t>
      </w:r>
      <w:r>
        <w:t>: “When the Lord brought back the captivy of Zion”</w:t>
      </w:r>
      <w:bookmarkEnd w:id="328"/>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9" w:name="_Ref411967372"/>
      <w:r>
        <w:t>Psalm</w:t>
      </w:r>
      <w:r w:rsidRPr="00AB1781">
        <w:t xml:space="preserve"> 126</w:t>
      </w:r>
      <w:r>
        <w:t>: “Unless the Lord builds the house, the builders labour in vain”</w:t>
      </w:r>
      <w:bookmarkEnd w:id="329"/>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proofErr w:type="gramStart"/>
      <w:r>
        <w:t>ones</w:t>
      </w:r>
      <w:proofErr w:type="gramEnd"/>
      <w:r>
        <w:t xml:space="preserve">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30" w:name="_Ref411967385"/>
      <w:r>
        <w:t>Psalm</w:t>
      </w:r>
      <w:r w:rsidRPr="00AB1781">
        <w:t xml:space="preserve"> 127</w:t>
      </w:r>
      <w:r>
        <w:t>: “Blessed are all who fear the Lord, who walk in His ways”</w:t>
      </w:r>
      <w:bookmarkEnd w:id="330"/>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1" w:name="_Ref411967400"/>
      <w:r>
        <w:t>Psalm</w:t>
      </w:r>
      <w:r w:rsidRPr="00AB1781">
        <w:t xml:space="preserve"> 128</w:t>
      </w:r>
      <w:r>
        <w:t>: “Many times have they warred against me from my youth”</w:t>
      </w:r>
      <w:bookmarkEnd w:id="331"/>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2" w:name="_Ref411968046"/>
      <w:r>
        <w:t>Psalm</w:t>
      </w:r>
      <w:r w:rsidRPr="00AB1781">
        <w:t xml:space="preserve"> 129</w:t>
      </w:r>
      <w:r>
        <w:t>: “I cried to You, O Lord, out of the depths”</w:t>
      </w:r>
      <w:bookmarkEnd w:id="332"/>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proofErr w:type="gramStart"/>
      <w:r>
        <w:t>stand</w:t>
      </w:r>
      <w:r w:rsidRPr="00AB1781">
        <w:t>?</w:t>
      </w:r>
      <w:r>
        <w:t>—</w:t>
      </w:r>
      <w:proofErr w:type="gramEnd"/>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3" w:name="_Ref411968066"/>
      <w:r>
        <w:t>Psalm</w:t>
      </w:r>
      <w:r w:rsidRPr="00AB1781">
        <w:t xml:space="preserve"> 130</w:t>
      </w:r>
      <w:r>
        <w:t>: “O Lord, my heart is not exalted, nor my eyes raised up”</w:t>
      </w:r>
      <w:bookmarkEnd w:id="333"/>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4" w:name="_Ref411968081"/>
      <w:r>
        <w:t>Psalm</w:t>
      </w:r>
      <w:r w:rsidRPr="00AB1781">
        <w:t xml:space="preserve"> 131</w:t>
      </w:r>
      <w:r>
        <w:t>: “O Lord, remember David and all his meekness”</w:t>
      </w:r>
      <w:bookmarkEnd w:id="334"/>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5" w:name="_Ref411968095"/>
      <w:r>
        <w:lastRenderedPageBreak/>
        <w:t>Psalm</w:t>
      </w:r>
      <w:r w:rsidRPr="00AB1781">
        <w:t xml:space="preserve"> 132</w:t>
      </w:r>
      <w:r>
        <w:t>: “See, what is so good or so pleasant as for brethren to dwell together in unity”</w:t>
      </w:r>
      <w:bookmarkEnd w:id="335"/>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6" w:name="_Ref411968119"/>
      <w:r>
        <w:t>Psalm</w:t>
      </w:r>
      <w:r w:rsidRPr="00AB1781">
        <w:t xml:space="preserve"> 133</w:t>
      </w:r>
      <w:r>
        <w:t>: “See now, bless the Lord, all you servants of the Lord”</w:t>
      </w:r>
      <w:bookmarkEnd w:id="336"/>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7" w:name="_Ref435438658"/>
      <w:bookmarkStart w:id="338" w:name="_Toc473283617"/>
      <w:r w:rsidRPr="00AB1781">
        <w:t>K</w:t>
      </w:r>
      <w:r>
        <w:t>athisma</w:t>
      </w:r>
      <w:r w:rsidRPr="00AB1781">
        <w:t xml:space="preserve"> 1</w:t>
      </w:r>
      <w:r>
        <w:t>9</w:t>
      </w:r>
      <w:bookmarkEnd w:id="337"/>
      <w:bookmarkEnd w:id="338"/>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9" w:name="_Ref411968136"/>
      <w:r>
        <w:t>Psalm</w:t>
      </w:r>
      <w:r w:rsidRPr="00AB1781">
        <w:t xml:space="preserve"> 136</w:t>
      </w:r>
      <w:r>
        <w:t>: “By the rivers of Babylon—we sat down, and wept”</w:t>
      </w:r>
      <w:bookmarkEnd w:id="339"/>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 xml:space="preserve">“Empty it out! Empty it </w:t>
      </w:r>
      <w:proofErr w:type="gramStart"/>
      <w:r>
        <w:t>out!,</w:t>
      </w:r>
      <w:proofErr w:type="gramEnd"/>
      <w:r>
        <w:t xml:space="preserve"> even to its foundations!”</w:t>
      </w:r>
    </w:p>
    <w:p w14:paraId="0D08AFD1" w14:textId="77777777" w:rsidR="00704CAA" w:rsidRPr="00AB1781" w:rsidRDefault="00704CAA" w:rsidP="00704CAA">
      <w:pPr>
        <w:pStyle w:val="EnglishHangNoCoptic"/>
      </w:pPr>
      <w:r w:rsidRPr="00AB1781">
        <w:t>8 O daughter of Babylon</w:t>
      </w:r>
      <w:r>
        <w:t xml:space="preserve">, </w:t>
      </w:r>
      <w:proofErr w:type="gramStart"/>
      <w:r>
        <w:t>you</w:t>
      </w:r>
      <w:proofErr w:type="gramEnd"/>
      <w:r>
        <w:t xml:space="preserve">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40" w:name="_Ref411968152"/>
      <w:r>
        <w:t>Psalm</w:t>
      </w:r>
      <w:r w:rsidRPr="00AB1781">
        <w:t xml:space="preserve"> 137</w:t>
      </w:r>
      <w:r>
        <w:t>: “I will confess You, O Lord, with all my heart”</w:t>
      </w:r>
      <w:bookmarkEnd w:id="340"/>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proofErr w:type="gramStart"/>
      <w:r>
        <w:t>Your</w:t>
      </w:r>
      <w:proofErr w:type="gramEnd"/>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xml:space="preserve">: “O, Lord, </w:t>
      </w:r>
      <w:proofErr w:type="gramStart"/>
      <w:r>
        <w:t>You</w:t>
      </w:r>
      <w:proofErr w:type="gramEnd"/>
      <w:r>
        <w:t xml:space="preserve">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proofErr w:type="gramStart"/>
      <w:r>
        <w:t>You</w:t>
      </w:r>
      <w:proofErr w:type="gramEnd"/>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proofErr w:type="gramStart"/>
      <w:r>
        <w:t>You</w:t>
      </w:r>
      <w:proofErr w:type="gramEnd"/>
      <w:r>
        <w:t xml:space="preserve">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proofErr w:type="gramStart"/>
      <w:r>
        <w:t>You</w:t>
      </w:r>
      <w:proofErr w:type="gramEnd"/>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proofErr w:type="gramStart"/>
      <w:r>
        <w:t>You</w:t>
      </w:r>
      <w:proofErr w:type="gramEnd"/>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proofErr w:type="gramStart"/>
      <w:r>
        <w:t>You</w:t>
      </w:r>
      <w:proofErr w:type="gramEnd"/>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w:t>
      </w:r>
      <w:proofErr w:type="gramStart"/>
      <w:r w:rsidRPr="00AB1781">
        <w:t>steps.</w:t>
      </w:r>
      <w:proofErr w:type="gramEnd"/>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1" w:name="_Ref411968172"/>
      <w:r>
        <w:t>Psalm</w:t>
      </w:r>
      <w:r w:rsidRPr="00AB1781">
        <w:t xml:space="preserve"> 140</w:t>
      </w:r>
      <w:r>
        <w:t>: “O Lord, I have cried to You, hear me”</w:t>
      </w:r>
      <w:bookmarkEnd w:id="341"/>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2" w:name="_Ref411968182"/>
      <w:r>
        <w:t>Psalm</w:t>
      </w:r>
      <w:r w:rsidRPr="00AB1781">
        <w:t xml:space="preserve"> 141</w:t>
      </w:r>
      <w:r>
        <w:t>: “I cried to the Lord with my voice, I prayed with my voice”</w:t>
      </w:r>
      <w:bookmarkEnd w:id="342"/>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3" w:name="_Ref412098508"/>
      <w:r>
        <w:lastRenderedPageBreak/>
        <w:t>Psalm</w:t>
      </w:r>
      <w:r w:rsidRPr="00AB1781">
        <w:t xml:space="preserve"> 142</w:t>
      </w:r>
      <w:r>
        <w:t>: “O Lord, hear my prayer; give ear to my supplicaiton in Your truth”</w:t>
      </w:r>
      <w:bookmarkEnd w:id="343"/>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w:t>
      </w:r>
      <w:proofErr w:type="gramStart"/>
      <w:r w:rsidRPr="00AB1781">
        <w:t>mercy</w:t>
      </w:r>
      <w:proofErr w:type="gramEnd"/>
      <w:r w:rsidRPr="00AB1781">
        <w:t xml:space="preserve">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4" w:name="_Ref435438665"/>
      <w:bookmarkStart w:id="345" w:name="_Toc473283618"/>
      <w:r w:rsidRPr="00AB1781">
        <w:t>K</w:t>
      </w:r>
      <w:r>
        <w:t>athisma 20</w:t>
      </w:r>
      <w:bookmarkEnd w:id="344"/>
      <w:bookmarkEnd w:id="345"/>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proofErr w:type="gramStart"/>
      <w:r>
        <w:t>battle,</w:t>
      </w:r>
      <w:proofErr w:type="gramEnd"/>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 xml:space="preserve">Who subdues my people under </w:t>
      </w:r>
      <w:proofErr w:type="gramStart"/>
      <w:r w:rsidRPr="00AB1781">
        <w:t>me.</w:t>
      </w:r>
      <w:proofErr w:type="gramEnd"/>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 xml:space="preserve">to you, </w:t>
      </w:r>
      <w:proofErr w:type="gramStart"/>
      <w:r>
        <w:t>Who</w:t>
      </w:r>
      <w:proofErr w:type="gramEnd"/>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6" w:name="_Ref411968206"/>
      <w:r>
        <w:t>Psalm</w:t>
      </w:r>
      <w:r w:rsidRPr="00AB1781">
        <w:t xml:space="preserve"> 145</w:t>
      </w:r>
      <w:r>
        <w:t>: “Praise the Lord, O my soul! I will praise the Lord all my life”</w:t>
      </w:r>
      <w:bookmarkEnd w:id="346"/>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7" w:name="_Ref411968226"/>
      <w:r>
        <w:t>Psalm</w:t>
      </w:r>
      <w:r w:rsidRPr="00AB1781">
        <w:t xml:space="preserve"> 146</w:t>
      </w:r>
      <w:r>
        <w:t>: “Praise the Lord, for psalmody a is good thing”</w:t>
      </w:r>
      <w:bookmarkEnd w:id="347"/>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8" w:name="_Ref411968245"/>
      <w:r>
        <w:t>Psalm</w:t>
      </w:r>
      <w:r w:rsidRPr="00AB1781">
        <w:t xml:space="preserve"> 147</w:t>
      </w:r>
      <w:r>
        <w:t>: “Praise the Lord, O Jerusalem! Praise your God, O Zion”</w:t>
      </w:r>
      <w:bookmarkEnd w:id="348"/>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 xml:space="preserve">4 Praise Him, </w:t>
      </w:r>
      <w:proofErr w:type="gramStart"/>
      <w:r w:rsidRPr="00AB1781">
        <w:t>you</w:t>
      </w:r>
      <w:proofErr w:type="gramEnd"/>
      <w:r w:rsidRPr="00AB1781">
        <w:t xml:space="preserve"> heaven</w:t>
      </w:r>
      <w:r>
        <w:t>s</w:t>
      </w:r>
      <w:r w:rsidRPr="00AB1781">
        <w:t xml:space="preserve"> of heavens,</w:t>
      </w:r>
    </w:p>
    <w:p w14:paraId="6621CEFC" w14:textId="77777777" w:rsidR="00704CAA" w:rsidRPr="00AB1781" w:rsidRDefault="00704CAA" w:rsidP="00704CAA">
      <w:pPr>
        <w:pStyle w:val="EnglishHangEndNoCoptic"/>
      </w:pPr>
      <w:r w:rsidRPr="00AB1781">
        <w:tab/>
        <w:t xml:space="preserve">and you </w:t>
      </w:r>
      <w:proofErr w:type="gramStart"/>
      <w:r w:rsidRPr="00AB1781">
        <w:t>waters</w:t>
      </w:r>
      <w:proofErr w:type="gramEnd"/>
      <w:r w:rsidRPr="00AB1781">
        <w:t xml:space="preserve">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 xml:space="preserve">according to the abundance of his </w:t>
      </w:r>
      <w:proofErr w:type="gramStart"/>
      <w:r>
        <w:t>greatness!</w:t>
      </w:r>
      <w:r w:rsidRPr="00AB1781">
        <w:t>.</w:t>
      </w:r>
      <w:proofErr w:type="gramEnd"/>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9" w:name="_Toc473283619"/>
      <w:r>
        <w:t>Psalm</w:t>
      </w:r>
      <w:r w:rsidRPr="00AB1781">
        <w:t xml:space="preserve"> 151</w:t>
      </w:r>
      <w:r>
        <w:t>: “I was the smallest among my brothers”</w:t>
      </w:r>
      <w:bookmarkEnd w:id="349"/>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50" w:name="_Toc485884428"/>
      <w:r>
        <w:lastRenderedPageBreak/>
        <w:t>The Canticles</w:t>
      </w:r>
      <w:bookmarkEnd w:id="350"/>
    </w:p>
    <w:p w14:paraId="020E29B8" w14:textId="562B7E1E" w:rsidR="00D31F38" w:rsidRDefault="00D31F38" w:rsidP="00D31F38">
      <w:pPr>
        <w:pStyle w:val="Heading3"/>
      </w:pPr>
      <w:bookmarkStart w:id="351" w:name="_Ref448228164"/>
      <w:r>
        <w:t>The First Canticle</w:t>
      </w:r>
      <w:bookmarkEnd w:id="351"/>
    </w:p>
    <w:p w14:paraId="396134CA" w14:textId="3A8C8F71" w:rsidR="00D16E1F" w:rsidRPr="00D16E1F" w:rsidRDefault="00D31F38" w:rsidP="00D16E1F">
      <w:pPr>
        <w:pStyle w:val="Heading4"/>
        <w:rPr>
          <w:lang w:val="en-US"/>
        </w:rPr>
      </w:pPr>
      <w:bookmarkStart w:id="352" w:name="_Ref452619306"/>
      <w:r>
        <w:rPr>
          <w:lang w:val="en-US"/>
        </w:rPr>
        <w:t>The Beginning of the Midnight Praise</w:t>
      </w:r>
      <w:bookmarkEnd w:id="3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3"/>
            <w:r>
              <w:t>Arise</w:t>
            </w:r>
            <w:commentRangeEnd w:id="353"/>
            <w:r>
              <w:rPr>
                <w:rStyle w:val="CommentReference"/>
              </w:rPr>
              <w:commentReference w:id="353"/>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4"/>
            <w:r>
              <w:t>flesh</w:t>
            </w:r>
            <w:commentRangeEnd w:id="354"/>
            <w:r>
              <w:rPr>
                <w:rStyle w:val="CommentReference"/>
              </w:rPr>
              <w:commentReference w:id="354"/>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5"/>
            <w:r w:rsidRPr="004E04E2">
              <w:t xml:space="preserve">send up </w:t>
            </w:r>
            <w:commentRangeEnd w:id="355"/>
            <w:r>
              <w:rPr>
                <w:rStyle w:val="CommentReference"/>
              </w:rPr>
              <w:commentReference w:id="355"/>
            </w:r>
            <w:r>
              <w:t>to</w:t>
            </w:r>
            <w:r w:rsidRPr="004E04E2">
              <w:t xml:space="preserve"> </w:t>
            </w:r>
            <w:r>
              <w:t>You</w:t>
            </w:r>
            <w:r w:rsidRPr="004E04E2">
              <w:t xml:space="preserve"> a befitting </w:t>
            </w:r>
            <w:commentRangeStart w:id="356"/>
            <w:r w:rsidRPr="004E04E2">
              <w:t>doxology</w:t>
            </w:r>
            <w:commentRangeEnd w:id="356"/>
            <w:r>
              <w:rPr>
                <w:rStyle w:val="CommentReference"/>
              </w:rPr>
              <w:commentReference w:id="356"/>
            </w:r>
            <w:r w:rsidRPr="004E04E2">
              <w:t xml:space="preserve">, and win the forgiveness of our many sins: </w:t>
            </w:r>
            <w:commentRangeStart w:id="357"/>
            <w:r w:rsidRPr="004E04E2">
              <w:t xml:space="preserve">Glory to </w:t>
            </w:r>
            <w:r>
              <w:t>You</w:t>
            </w:r>
            <w:r w:rsidRPr="004E04E2">
              <w:t xml:space="preserve"> </w:t>
            </w:r>
            <w:commentRangeEnd w:id="357"/>
            <w:r>
              <w:rPr>
                <w:rStyle w:val="CommentReference"/>
              </w:rPr>
              <w:commentReference w:id="357"/>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8"/>
            <w:r w:rsidRPr="004E04E2">
              <w:t xml:space="preserve">Who </w:t>
            </w:r>
            <w:commentRangeEnd w:id="358"/>
            <w:r>
              <w:rPr>
                <w:rStyle w:val="CommentReference"/>
              </w:rPr>
              <w:commentReference w:id="358"/>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9"/>
            <w:r w:rsidRPr="004E04E2">
              <w:t>to</w:t>
            </w:r>
            <w:r w:rsidR="00985EC5">
              <w:t>wards</w:t>
            </w:r>
            <w:r w:rsidRPr="004E04E2">
              <w:t xml:space="preserve"> the sanctuary</w:t>
            </w:r>
            <w:commentRangeEnd w:id="359"/>
            <w:r>
              <w:rPr>
                <w:rStyle w:val="CommentReference"/>
              </w:rPr>
              <w:commentReference w:id="359"/>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60"/>
            <w:r w:rsidRPr="004E04E2">
              <w:t xml:space="preserve">you out </w:t>
            </w:r>
            <w:commentRangeEnd w:id="360"/>
            <w:r>
              <w:rPr>
                <w:rStyle w:val="CommentReference"/>
              </w:rPr>
              <w:commentReference w:id="360"/>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1"/>
            <w:r w:rsidRPr="004E04E2">
              <w:t xml:space="preserve">supplication </w:t>
            </w:r>
            <w:commentRangeEnd w:id="361"/>
            <w:r>
              <w:rPr>
                <w:rStyle w:val="CommentReference"/>
              </w:rPr>
              <w:commentReference w:id="361"/>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2"/>
            <w:r w:rsidRPr="004E04E2">
              <w:t xml:space="preserve">petition </w:t>
            </w:r>
            <w:commentRangeEnd w:id="362"/>
            <w:r>
              <w:rPr>
                <w:rStyle w:val="CommentReference"/>
              </w:rPr>
              <w:commentReference w:id="362"/>
            </w:r>
            <w:r w:rsidR="00985EC5">
              <w:t>will</w:t>
            </w:r>
            <w:r w:rsidRPr="004E04E2">
              <w:t xml:space="preserve"> come in before </w:t>
            </w:r>
            <w:r>
              <w:t>You</w:t>
            </w:r>
            <w:r w:rsidR="00985EC5">
              <w:t xml:space="preserve">; </w:t>
            </w:r>
            <w:commentRangeStart w:id="363"/>
            <w:r w:rsidRPr="004E04E2">
              <w:t xml:space="preserve">revive </w:t>
            </w:r>
            <w:commentRangeEnd w:id="363"/>
            <w:r>
              <w:rPr>
                <w:rStyle w:val="CommentReference"/>
              </w:rPr>
              <w:commentReference w:id="363"/>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4"/>
            <w:r w:rsidRPr="004E04E2">
              <w:t>pour forth</w:t>
            </w:r>
            <w:commentRangeEnd w:id="364"/>
            <w:r>
              <w:rPr>
                <w:rStyle w:val="CommentReference"/>
              </w:rPr>
              <w:commentReference w:id="364"/>
            </w:r>
            <w:r w:rsidRPr="004E04E2">
              <w:t xml:space="preserve"> </w:t>
            </w:r>
            <w:commentRangeStart w:id="365"/>
            <w:r w:rsidRPr="004E04E2">
              <w:t>blessing</w:t>
            </w:r>
            <w:commentRangeEnd w:id="365"/>
            <w:r>
              <w:rPr>
                <w:rStyle w:val="CommentReference"/>
              </w:rPr>
              <w:commentReference w:id="365"/>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6"/>
            <w:r w:rsidRPr="004E04E2">
              <w:t xml:space="preserve">respond </w:t>
            </w:r>
            <w:commentRangeEnd w:id="366"/>
            <w:r>
              <w:rPr>
                <w:rStyle w:val="CommentReference"/>
              </w:rPr>
              <w:commentReference w:id="366"/>
            </w:r>
            <w:r w:rsidRPr="004E04E2">
              <w:t xml:space="preserve">with </w:t>
            </w:r>
            <w:r>
              <w:t>Your</w:t>
            </w:r>
            <w:r w:rsidR="00985EC5">
              <w:t xml:space="preserve"> words,</w:t>
            </w:r>
            <w:r w:rsidRPr="004E04E2">
              <w:t xml:space="preserve"> for all </w:t>
            </w:r>
            <w:r>
              <w:t>Your</w:t>
            </w:r>
            <w:r w:rsidRPr="004E04E2">
              <w:t xml:space="preserve"> commandments are </w:t>
            </w:r>
            <w:commentRangeStart w:id="367"/>
            <w:r w:rsidRPr="004E04E2">
              <w:t>righteous</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8"/>
            <w:r w:rsidRPr="004E04E2">
              <w:t>meditation</w:t>
            </w:r>
            <w:commentRangeEnd w:id="368"/>
            <w:r>
              <w:rPr>
                <w:rStyle w:val="CommentReference"/>
              </w:rPr>
              <w:commentReference w:id="368"/>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9"/>
            <w:r w:rsidRPr="004E04E2">
              <w:t>always</w:t>
            </w:r>
            <w:commentRangeEnd w:id="369"/>
            <w:r>
              <w:rPr>
                <w:rStyle w:val="CommentReference"/>
              </w:rPr>
              <w:commentReference w:id="369"/>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70"/>
            <w:r w:rsidRPr="004E04E2">
              <w:rPr>
                <w:rFonts w:eastAsia="@MingLiU"/>
              </w:rPr>
              <w:t xml:space="preserve">and </w:t>
            </w:r>
            <w:commentRangeEnd w:id="370"/>
            <w:r>
              <w:rPr>
                <w:rStyle w:val="CommentReference"/>
              </w:rPr>
              <w:commentReference w:id="370"/>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1"/>
            <w:r w:rsidRPr="004E04E2">
              <w:rPr>
                <w:rFonts w:eastAsia="@MingLiU"/>
              </w:rPr>
              <w:t xml:space="preserve">to </w:t>
            </w:r>
            <w:commentRangeEnd w:id="371"/>
            <w:r>
              <w:rPr>
                <w:rStyle w:val="CommentReference"/>
              </w:rPr>
              <w:commentReference w:id="371"/>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2"/>
            <w:r w:rsidRPr="004E04E2">
              <w:t xml:space="preserve">to </w:t>
            </w:r>
            <w:commentRangeEnd w:id="372"/>
            <w:r>
              <w:rPr>
                <w:rStyle w:val="CommentReference"/>
              </w:rPr>
              <w:commentReference w:id="372"/>
            </w:r>
            <w:r>
              <w:t>You</w:t>
            </w:r>
            <w:r w:rsidRPr="004E04E2">
              <w:t>, O Only</w:t>
            </w:r>
            <w:r w:rsidRPr="004E04E2">
              <w:noBreakHyphen/>
            </w:r>
            <w:commentRangeStart w:id="373"/>
            <w:r w:rsidRPr="004E04E2">
              <w:t>Begotten</w:t>
            </w:r>
            <w:commentRangeEnd w:id="373"/>
            <w:r>
              <w:rPr>
                <w:rStyle w:val="CommentReference"/>
              </w:rPr>
              <w:commentReference w:id="373"/>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4"/>
            <w:r w:rsidRPr="004E04E2">
              <w:t xml:space="preserve">utter </w:t>
            </w:r>
            <w:commentRangeEnd w:id="374"/>
            <w:r>
              <w:rPr>
                <w:rStyle w:val="CommentReference"/>
              </w:rPr>
              <w:commentReference w:id="374"/>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5" w:name="_Ref452619365"/>
      <w:bookmarkStart w:id="376" w:name="_Toc297322053"/>
      <w:bookmarkStart w:id="377" w:name="_Toc297407698"/>
      <w:bookmarkStart w:id="378" w:name="_Toc298445750"/>
      <w:bookmarkStart w:id="379" w:name="_Toc298681233"/>
      <w:bookmarkStart w:id="380" w:name="_Toc298447475"/>
      <w:bookmarkStart w:id="381" w:name="_Toc308441894"/>
      <w:r>
        <w:t>The Hymn for the Resurrection</w:t>
      </w:r>
      <w:bookmarkEnd w:id="375"/>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2"/>
            <w:r>
              <w:t xml:space="preserve">consider </w:t>
            </w:r>
            <w:commentRangeEnd w:id="382"/>
            <w:r>
              <w:rPr>
                <w:rStyle w:val="CommentReference"/>
                <w:lang w:val="en-CA"/>
              </w:rPr>
              <w:commentReference w:id="382"/>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3"/>
            <w:r>
              <w:t xml:space="preserve">none </w:t>
            </w:r>
            <w:commentRangeEnd w:id="383"/>
            <w:r>
              <w:rPr>
                <w:rStyle w:val="CommentReference"/>
                <w:lang w:val="en-CA"/>
              </w:rPr>
              <w:commentReference w:id="383"/>
            </w:r>
            <w:r>
              <w:t>but You.</w:t>
            </w:r>
          </w:p>
          <w:p w14:paraId="45BFA942" w14:textId="77777777" w:rsidR="00D31F38" w:rsidRDefault="00D31F38" w:rsidP="00E35F1F">
            <w:pPr>
              <w:pStyle w:val="EngHangEnd"/>
            </w:pPr>
            <w:commentRangeStart w:id="384"/>
            <w:r>
              <w:t xml:space="preserve">After </w:t>
            </w:r>
            <w:commentRangeEnd w:id="384"/>
            <w:r>
              <w:rPr>
                <w:rStyle w:val="CommentReference"/>
                <w:lang w:val="en-CA"/>
              </w:rPr>
              <w:commentReference w:id="384"/>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5"/>
            <w:r>
              <w:t xml:space="preserve">to </w:t>
            </w:r>
            <w:commentRangeEnd w:id="385"/>
            <w:r>
              <w:rPr>
                <w:rStyle w:val="CommentReference"/>
                <w:lang w:val="en-CA"/>
              </w:rPr>
              <w:commentReference w:id="385"/>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6"/>
            <w:r>
              <w:t>joyful</w:t>
            </w:r>
            <w:commentRangeEnd w:id="386"/>
            <w:r>
              <w:rPr>
                <w:rStyle w:val="CommentReference"/>
                <w:lang w:val="en-CA"/>
              </w:rPr>
              <w:commentReference w:id="386"/>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7"/>
            <w:r>
              <w:t xml:space="preserve">perfect </w:t>
            </w:r>
            <w:commentRangeEnd w:id="387"/>
            <w:r>
              <w:rPr>
                <w:rStyle w:val="CommentReference"/>
                <w:lang w:val="en-CA"/>
              </w:rPr>
              <w:commentReference w:id="387"/>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8"/>
            <w:r>
              <w:t xml:space="preserve">sealed </w:t>
            </w:r>
            <w:commentRangeEnd w:id="388"/>
            <w:r>
              <w:rPr>
                <w:rStyle w:val="CommentReference"/>
                <w:lang w:val="en-CA"/>
              </w:rPr>
              <w:commentReference w:id="388"/>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9"/>
            <w:r>
              <w:t xml:space="preserve">fragrant </w:t>
            </w:r>
            <w:commentRangeEnd w:id="389"/>
            <w:r>
              <w:rPr>
                <w:rStyle w:val="CommentReference"/>
                <w:lang w:val="en-CA"/>
              </w:rPr>
              <w:commentReference w:id="389"/>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90"/>
            <w:r>
              <w:t>spices</w:t>
            </w:r>
            <w:commentRangeEnd w:id="390"/>
            <w:r>
              <w:rPr>
                <w:rStyle w:val="CommentReference"/>
                <w:lang w:val="en-CA"/>
              </w:rPr>
              <w:commentReference w:id="390"/>
            </w:r>
            <w:r>
              <w:t>,</w:t>
            </w:r>
          </w:p>
          <w:p w14:paraId="2BF4322B" w14:textId="77777777" w:rsidR="00D31F38" w:rsidRDefault="00D31F38" w:rsidP="00E35F1F">
            <w:pPr>
              <w:pStyle w:val="EngHangEnd"/>
            </w:pPr>
            <w:r>
              <w:t xml:space="preserve">"Behold and see that the Saviour </w:t>
            </w:r>
            <w:commentRangeStart w:id="391"/>
            <w:r>
              <w:t xml:space="preserve">is risen </w:t>
            </w:r>
            <w:commentRangeEnd w:id="391"/>
            <w:r>
              <w:rPr>
                <w:rStyle w:val="CommentReference"/>
                <w:lang w:val="en-CA"/>
              </w:rPr>
              <w:commentReference w:id="391"/>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2"/>
            <w:r>
              <w:t>A</w:t>
            </w:r>
            <w:commentRangeEnd w:id="392"/>
            <w:r>
              <w:rPr>
                <w:rStyle w:val="CommentReference"/>
                <w:lang w:val="en-CA"/>
              </w:rPr>
              <w:commentReference w:id="392"/>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3"/>
            <w:r>
              <w:t xml:space="preserve">We </w:t>
            </w:r>
            <w:commentRangeEnd w:id="393"/>
            <w:r>
              <w:rPr>
                <w:rStyle w:val="CommentReference"/>
                <w:lang w:val="en-CA"/>
              </w:rPr>
              <w:commentReference w:id="393"/>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4"/>
            <w:r>
              <w:t>alteration</w:t>
            </w:r>
            <w:commentRangeEnd w:id="394"/>
            <w:r>
              <w:rPr>
                <w:rStyle w:val="CommentReference"/>
                <w:lang w:val="en-CA"/>
              </w:rPr>
              <w:commentReference w:id="394"/>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5" w:name="_Ref452619450"/>
      <w:r>
        <w:t xml:space="preserve">The First Canticle: The </w:t>
      </w:r>
      <w:r w:rsidR="00F970EE">
        <w:t>First Song</w:t>
      </w:r>
      <w:r>
        <w:t xml:space="preserve"> of Moses the Prophet</w:t>
      </w:r>
      <w:bookmarkEnd w:id="376"/>
      <w:bookmarkEnd w:id="377"/>
      <w:bookmarkEnd w:id="378"/>
      <w:bookmarkEnd w:id="379"/>
      <w:bookmarkEnd w:id="380"/>
      <w:bookmarkEnd w:id="381"/>
      <w:bookmarkEnd w:id="395"/>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6"/>
            <w:r>
              <w:t>glorify Him</w:t>
            </w:r>
            <w:commentRangeEnd w:id="396"/>
            <w:r>
              <w:rPr>
                <w:rStyle w:val="CommentReference"/>
                <w:lang w:val="en-CA"/>
              </w:rPr>
              <w:commentReference w:id="39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7"/>
            <w:r>
              <w:t xml:space="preserve">when he shatters </w:t>
            </w:r>
            <w:commentRangeEnd w:id="397"/>
            <w:r>
              <w:rPr>
                <w:rStyle w:val="CommentReference"/>
                <w:lang w:val="en-CA"/>
              </w:rPr>
              <w:commentReference w:id="39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8"/>
            <w:r w:rsidR="00D31F38">
              <w:t xml:space="preserve">chosen </w:t>
            </w:r>
            <w:commentRangeEnd w:id="398"/>
            <w:r w:rsidR="00D31F38">
              <w:rPr>
                <w:rStyle w:val="CommentReference"/>
                <w:lang w:val="en-CA"/>
              </w:rPr>
              <w:commentReference w:id="398"/>
            </w:r>
            <w:r w:rsidR="00D31F38">
              <w:t xml:space="preserve">mounted </w:t>
            </w:r>
            <w:commentRangeStart w:id="399"/>
            <w:r w:rsidR="00D31F38">
              <w:t xml:space="preserve">captains </w:t>
            </w:r>
            <w:commentRangeEnd w:id="399"/>
            <w:r w:rsidR="00D31F38">
              <w:rPr>
                <w:rStyle w:val="CommentReference"/>
                <w:lang w:val="en-CA"/>
              </w:rPr>
              <w:commentReference w:id="39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400"/>
            <w:r>
              <w:t xml:space="preserve"> </w:t>
            </w:r>
            <w:commentRangeEnd w:id="400"/>
            <w:r>
              <w:rPr>
                <w:rStyle w:val="CommentReference"/>
                <w:lang w:val="en-CA"/>
              </w:rPr>
              <w:commentReference w:id="400"/>
            </w:r>
            <w:r>
              <w:t xml:space="preserve">glorified in </w:t>
            </w:r>
            <w:r w:rsidR="00865C59">
              <w:t>strength</w:t>
            </w:r>
            <w:r>
              <w:t xml:space="preserve">. Your right hand, O Lord, </w:t>
            </w:r>
            <w:commentRangeStart w:id="401"/>
            <w:r>
              <w:t xml:space="preserve">crushed </w:t>
            </w:r>
            <w:commentRangeEnd w:id="401"/>
            <w:r>
              <w:rPr>
                <w:rStyle w:val="CommentReference"/>
                <w:lang w:val="en-CA"/>
              </w:rPr>
              <w:commentReference w:id="40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2"/>
            <w:r w:rsidR="00D31F38">
              <w:t xml:space="preserve">shattered </w:t>
            </w:r>
            <w:commentRangeEnd w:id="402"/>
            <w:r w:rsidR="00D31F38">
              <w:rPr>
                <w:rStyle w:val="CommentReference"/>
                <w:lang w:val="en-CA"/>
              </w:rPr>
              <w:commentReference w:id="402"/>
            </w:r>
            <w:r>
              <w:t>the</w:t>
            </w:r>
            <w:r w:rsidR="00D31F38">
              <w:t xml:space="preserve"> </w:t>
            </w:r>
            <w:r>
              <w:t>adversaries</w:t>
            </w:r>
            <w:r w:rsidR="00D31F38">
              <w:t xml:space="preserve">; You </w:t>
            </w:r>
            <w:commentRangeStart w:id="403"/>
            <w:r w:rsidR="00D31F38">
              <w:t xml:space="preserve">sent </w:t>
            </w:r>
            <w:commentRangeEnd w:id="403"/>
            <w:r w:rsidR="00D31F38">
              <w:rPr>
                <w:rStyle w:val="CommentReference"/>
                <w:lang w:val="en-CA"/>
              </w:rPr>
              <w:commentReference w:id="40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4"/>
            <w:r w:rsidR="00D31F38">
              <w:t>holy</w:t>
            </w:r>
            <w:commentRangeEnd w:id="404"/>
            <w:r w:rsidR="00D31F38">
              <w:rPr>
                <w:rStyle w:val="CommentReference"/>
                <w:lang w:val="en-CA"/>
              </w:rPr>
              <w:commentReference w:id="404"/>
            </w:r>
            <w:r w:rsidR="00D31F38">
              <w:t xml:space="preserve">, awesome in </w:t>
            </w:r>
            <w:commentRangeStart w:id="405"/>
            <w:r w:rsidR="00D31F38">
              <w:t>glorious deeds</w:t>
            </w:r>
            <w:commentRangeEnd w:id="405"/>
            <w:r w:rsidR="00D31F38">
              <w:rPr>
                <w:rStyle w:val="CommentReference"/>
                <w:lang w:val="en-CA"/>
              </w:rPr>
              <w:commentReference w:id="40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6"/>
            <w:r>
              <w:t>redeemed</w:t>
            </w:r>
            <w:commentRangeEnd w:id="406"/>
            <w:r>
              <w:rPr>
                <w:rStyle w:val="CommentReference"/>
                <w:lang w:val="en-CA"/>
              </w:rPr>
              <w:commentReference w:id="406"/>
            </w:r>
            <w:r>
              <w:t xml:space="preserve">; You called them by Your power into Your holy </w:t>
            </w:r>
            <w:commentRangeStart w:id="407"/>
            <w:r>
              <w:t>abode</w:t>
            </w:r>
            <w:commentRangeEnd w:id="407"/>
            <w:r>
              <w:rPr>
                <w:rStyle w:val="CommentReference"/>
                <w:lang w:val="en-CA"/>
              </w:rPr>
              <w:commentReference w:id="40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8"/>
            <w:r>
              <w:t xml:space="preserve">Sorrow </w:t>
            </w:r>
            <w:commentRangeEnd w:id="408"/>
            <w:r>
              <w:rPr>
                <w:rStyle w:val="CommentReference"/>
                <w:lang w:val="en-CA"/>
              </w:rPr>
              <w:commentReference w:id="40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9"/>
            <w:r>
              <w:t>May</w:t>
            </w:r>
            <w:commentRangeEnd w:id="409"/>
            <w:r>
              <w:rPr>
                <w:rStyle w:val="CommentReference"/>
                <w:lang w:val="en-CA"/>
              </w:rPr>
              <w:commentReference w:id="40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10"/>
            <w:r>
              <w:t xml:space="preserve">reigning </w:t>
            </w:r>
            <w:commentRangeEnd w:id="410"/>
            <w:r>
              <w:rPr>
                <w:rStyle w:val="CommentReference"/>
                <w:lang w:val="en-CA"/>
              </w:rPr>
              <w:commentReference w:id="410"/>
            </w:r>
            <w:r>
              <w:t xml:space="preserve">as King forever and ever </w:t>
            </w:r>
            <w:commentRangeStart w:id="411"/>
            <w:r>
              <w:t>and beyond</w:t>
            </w:r>
            <w:commentRangeEnd w:id="411"/>
            <w:r>
              <w:rPr>
                <w:rStyle w:val="CommentReference"/>
                <w:lang w:val="en-CA"/>
              </w:rPr>
              <w:commentReference w:id="41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2"/>
            <w:r w:rsidR="00D31F38">
              <w:t xml:space="preserve"> </w:t>
            </w:r>
            <w:commentRangeEnd w:id="412"/>
            <w:r w:rsidR="00D31F38">
              <w:rPr>
                <w:rStyle w:val="CommentReference"/>
                <w:lang w:val="en-CA"/>
              </w:rPr>
              <w:commentReference w:id="41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3"/>
            <w:r w:rsidR="00D31F38">
              <w:t>praises</w:t>
            </w:r>
            <w:commentRangeEnd w:id="413"/>
            <w:r w:rsidR="00D31F38">
              <w:rPr>
                <w:rStyle w:val="CommentReference"/>
                <w:lang w:val="en-CA"/>
              </w:rPr>
              <w:commentReference w:id="41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4"/>
            <w:r>
              <w:t>glorified</w:t>
            </w:r>
            <w:commentRangeEnd w:id="414"/>
            <w:r>
              <w:rPr>
                <w:rStyle w:val="CommentReference"/>
                <w:rFonts w:eastAsiaTheme="minorHAnsi" w:cstheme="minorBidi"/>
                <w:color w:val="auto"/>
                <w:lang w:val="en-CA"/>
              </w:rPr>
              <w:commentReference w:id="414"/>
            </w:r>
            <w:r>
              <w:t>.</w:t>
            </w:r>
            <w:r w:rsidR="00D31F38">
              <w:rPr>
                <w:rStyle w:val="CommentReference"/>
                <w:lang w:val="en-CA"/>
              </w:rPr>
              <w:commentReference w:id="41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6" w:name="_Toc297322054"/>
      <w:bookmarkStart w:id="417" w:name="_Toc297407699"/>
      <w:bookmarkStart w:id="418" w:name="_Toc298445751"/>
      <w:bookmarkStart w:id="419" w:name="_Toc298681234"/>
      <w:bookmarkStart w:id="420" w:name="_Toc298447476"/>
      <w:bookmarkStart w:id="421" w:name="_Ref452619541"/>
      <w:r>
        <w:t>Psali Adam</w:t>
      </w:r>
      <w:bookmarkEnd w:id="416"/>
      <w:bookmarkEnd w:id="417"/>
      <w:bookmarkEnd w:id="418"/>
      <w:bookmarkEnd w:id="419"/>
      <w:bookmarkEnd w:id="420"/>
      <w:r w:rsidR="009E143A">
        <w:t xml:space="preserve"> on the First Canticle</w:t>
      </w:r>
      <w:bookmarkEnd w:id="421"/>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2"/>
            <w:r>
              <w:t xml:space="preserve">The </w:t>
            </w:r>
            <w:commentRangeEnd w:id="422"/>
            <w:r>
              <w:rPr>
                <w:rStyle w:val="CommentReference"/>
                <w:lang w:val="en-CA"/>
              </w:rPr>
              <w:commentReference w:id="422"/>
            </w:r>
            <w:r>
              <w:t xml:space="preserve">water of the sea was parted into parts, And the great deep became a </w:t>
            </w:r>
            <w:commentRangeStart w:id="423"/>
            <w:r>
              <w:t>path</w:t>
            </w:r>
            <w:commentRangeEnd w:id="423"/>
            <w:r>
              <w:rPr>
                <w:rStyle w:val="CommentReference"/>
                <w:lang w:val="en-CA"/>
              </w:rPr>
              <w:commentReference w:id="423"/>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4"/>
            <w:r w:rsidRPr="00D33B3C">
              <w:rPr>
                <w:rFonts w:ascii="Times New Roman" w:hAnsi="Times New Roman" w:cs="Times New Roman"/>
              </w:rPr>
              <w:t>Ϧ</w:t>
            </w:r>
            <w:r w:rsidRPr="00D33B3C">
              <w:t>ⲉⲛ</w:t>
            </w:r>
            <w:commentRangeEnd w:id="424"/>
            <w:r>
              <w:rPr>
                <w:rStyle w:val="CommentReference"/>
                <w:rFonts w:ascii="Garamond" w:hAnsi="Garamond" w:cstheme="minorBidi"/>
                <w:noProof w:val="0"/>
                <w:lang w:val="en-CA"/>
              </w:rPr>
              <w:commentReference w:id="42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5"/>
            <w:r>
              <w:t xml:space="preserve">miraculous </w:t>
            </w:r>
            <w:commentRangeEnd w:id="425"/>
            <w:r>
              <w:rPr>
                <w:rStyle w:val="CommentReference"/>
                <w:lang w:val="en-CA"/>
              </w:rPr>
              <w:commentReference w:id="425"/>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6"/>
            <w:r>
              <w:t xml:space="preserve">passed </w:t>
            </w:r>
            <w:commentRangeEnd w:id="426"/>
            <w:r>
              <w:rPr>
                <w:rStyle w:val="CommentReference"/>
                <w:lang w:val="en-CA"/>
              </w:rPr>
              <w:commentReference w:id="426"/>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7"/>
            <w:r>
              <w:t xml:space="preserve">praising </w:t>
            </w:r>
            <w:commentRangeEnd w:id="427"/>
            <w:r>
              <w:rPr>
                <w:rStyle w:val="CommentReference"/>
                <w:lang w:val="en-CA"/>
              </w:rPr>
              <w:commentReference w:id="427"/>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8"/>
            <w:r>
              <w:t xml:space="preserve"> </w:t>
            </w:r>
            <w:commentRangeEnd w:id="428"/>
            <w:r>
              <w:rPr>
                <w:rStyle w:val="CommentReference"/>
                <w:lang w:val="en-CA"/>
              </w:rPr>
              <w:commentReference w:id="428"/>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9" w:name="_Ref449954885"/>
      <w:bookmarkStart w:id="430" w:name="_Ref448228178"/>
      <w:r>
        <w:t>The Second Canticle</w:t>
      </w:r>
      <w:bookmarkEnd w:id="429"/>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1" w:name="_Toc297322055"/>
      <w:bookmarkStart w:id="432" w:name="_Toc297407700"/>
      <w:bookmarkStart w:id="433" w:name="_Ref297493889"/>
      <w:bookmarkStart w:id="434" w:name="_Toc298445752"/>
      <w:bookmarkStart w:id="435" w:name="_Toc298681235"/>
      <w:bookmarkStart w:id="436" w:name="_Toc298447477"/>
      <w:bookmarkStart w:id="437" w:name="_Toc308441895"/>
      <w:bookmarkStart w:id="438" w:name="_Ref434580757"/>
      <w:bookmarkStart w:id="439" w:name="_Ref434580763"/>
      <w:bookmarkStart w:id="440" w:name="_Ref452619873"/>
      <w:bookmarkStart w:id="441" w:name="_Ref452619877"/>
      <w:bookmarkStart w:id="442" w:name="_Ref485365475"/>
      <w:r>
        <w:t>The Second Canticle: Psalm 135</w:t>
      </w:r>
      <w:bookmarkEnd w:id="431"/>
      <w:bookmarkEnd w:id="432"/>
      <w:bookmarkEnd w:id="433"/>
      <w:bookmarkEnd w:id="434"/>
      <w:bookmarkEnd w:id="435"/>
      <w:bookmarkEnd w:id="436"/>
      <w:bookmarkEnd w:id="437"/>
      <w:bookmarkEnd w:id="438"/>
      <w:bookmarkEnd w:id="439"/>
      <w:bookmarkEnd w:id="440"/>
      <w:bookmarkEnd w:id="441"/>
      <w:bookmarkEnd w:id="442"/>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3"/>
            <w:r w:rsidRPr="00FC3604">
              <w:t>Ⲉⲩⲕ̀ⲗⲏⲣⲟⲛⲟⲙⲓⲁ̀ ⲙ̀ⲡⲉϥⲃⲱⲕ ⲡⲓⲥ̅ⲗ̅</w:t>
            </w:r>
            <w:r w:rsidRPr="00597158">
              <w:t xml:space="preserve"> </w:t>
            </w:r>
            <w:commentRangeEnd w:id="443"/>
            <w:r>
              <w:rPr>
                <w:rStyle w:val="CommentReference"/>
                <w:rFonts w:ascii="Garamond" w:hAnsi="Garamond" w:cstheme="minorBidi"/>
                <w:noProof w:val="0"/>
                <w:lang w:val="en-CA"/>
              </w:rPr>
              <w:commentReference w:id="443"/>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4" w:name="_Toc297322056"/>
      <w:bookmarkStart w:id="445" w:name="_Toc297407701"/>
      <w:bookmarkStart w:id="446" w:name="_Toc298445753"/>
      <w:bookmarkStart w:id="447" w:name="_Toc298681236"/>
      <w:bookmarkStart w:id="448" w:name="_Toc298447478"/>
      <w:bookmarkStart w:id="449" w:name="_Ref452619883"/>
      <w:r>
        <w:t>Psali Adam</w:t>
      </w:r>
      <w:bookmarkEnd w:id="444"/>
      <w:bookmarkEnd w:id="445"/>
      <w:bookmarkEnd w:id="446"/>
      <w:bookmarkEnd w:id="447"/>
      <w:bookmarkEnd w:id="448"/>
      <w:r>
        <w:t xml:space="preserve"> on the Second Canticle</w:t>
      </w:r>
      <w:bookmarkEnd w:id="449"/>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50"/>
            <w:r w:rsidRPr="004C0CA2">
              <w:t xml:space="preserve">brought </w:t>
            </w:r>
            <w:commentRangeEnd w:id="450"/>
            <w:r>
              <w:rPr>
                <w:rStyle w:val="CommentReference"/>
                <w:rFonts w:eastAsiaTheme="minorHAnsi" w:cstheme="minorBidi"/>
                <w:color w:val="auto"/>
                <w:lang w:val="en-CA"/>
              </w:rPr>
              <w:commentReference w:id="450"/>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30"/>
    <w:p w14:paraId="2E7A68B9" w14:textId="4BEF5E0D" w:rsidR="00D31F38" w:rsidRDefault="00D31F38" w:rsidP="00D31F38">
      <w:pPr>
        <w:jc w:val="left"/>
      </w:pPr>
    </w:p>
    <w:p w14:paraId="2CF40924" w14:textId="6307B7EC" w:rsidR="00A7333E" w:rsidRDefault="00A7333E" w:rsidP="00A7333E">
      <w:pPr>
        <w:pStyle w:val="Heading3"/>
      </w:pPr>
      <w:bookmarkStart w:id="451" w:name="_Ref449954950"/>
      <w:bookmarkStart w:id="452" w:name="_Ref448228188"/>
      <w:r>
        <w:t>Additional Canticles for the Vigil of Joyous Saturday from the Old Testament</w:t>
      </w:r>
      <w:bookmarkEnd w:id="451"/>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 xml:space="preserve">2 Let my saying be </w:t>
      </w:r>
      <w:proofErr w:type="gramStart"/>
      <w:r>
        <w:t>awaited</w:t>
      </w:r>
      <w:proofErr w:type="gramEnd"/>
      <w:r>
        <w:t xml:space="preserve">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w:t>
      </w:r>
      <w:proofErr w:type="gramStart"/>
      <w:r>
        <w:t>You</w:t>
      </w:r>
      <w:proofErr w:type="gramEnd"/>
      <w:r>
        <w:t xml:space="preserve">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w:t>
      </w:r>
      <w:proofErr w:type="gramStart"/>
      <w:r w:rsidR="00A7333E" w:rsidRPr="00170FFC">
        <w:t>righteo</w:t>
      </w:r>
      <w:r w:rsidR="00A7333E">
        <w:t>usness,</w:t>
      </w:r>
      <w:proofErr w:type="gramEnd"/>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w:t>
      </w:r>
      <w:proofErr w:type="gramStart"/>
      <w:r>
        <w:t>Your</w:t>
      </w:r>
      <w:proofErr w:type="gramEnd"/>
      <w:r>
        <w:t xml:space="preserve">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w:t>
      </w:r>
      <w:proofErr w:type="gramStart"/>
      <w:r>
        <w:t>known</w:t>
      </w:r>
      <w:proofErr w:type="gramEnd"/>
      <w:r>
        <w:t xml:space="preserve">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3"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w:t>
      </w:r>
      <w:proofErr w:type="gramStart"/>
      <w:r>
        <w:t>are</w:t>
      </w:r>
      <w:proofErr w:type="gramEnd"/>
      <w:r>
        <w:t xml:space="preserv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54" w:name="_Ref450335240"/>
      <w:bookmarkEnd w:id="453"/>
      <w:r>
        <w:t>Additional Canticles for the Vigil of Joyous Saturday from the New Testament</w:t>
      </w:r>
      <w:r w:rsidR="00680B91">
        <w:rPr>
          <w:rStyle w:val="FootnoteReference"/>
        </w:rPr>
        <w:footnoteReference w:id="893"/>
      </w:r>
      <w:bookmarkEnd w:id="454"/>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5" w:name="_Ref452620197"/>
      <w:r>
        <w:lastRenderedPageBreak/>
        <w:t>The Third Canticle</w:t>
      </w:r>
      <w:bookmarkStart w:id="456" w:name="_Toc297322057"/>
      <w:bookmarkStart w:id="457" w:name="_Toc297407702"/>
      <w:bookmarkStart w:id="458" w:name="_Toc298445754"/>
      <w:bookmarkStart w:id="459" w:name="_Toc298681237"/>
      <w:bookmarkStart w:id="460" w:name="_Toc298447479"/>
      <w:bookmarkStart w:id="461" w:name="_Toc308441896"/>
      <w:bookmarkEnd w:id="452"/>
      <w:bookmarkEnd w:id="455"/>
    </w:p>
    <w:bookmarkEnd w:id="456"/>
    <w:bookmarkEnd w:id="457"/>
    <w:bookmarkEnd w:id="458"/>
    <w:bookmarkEnd w:id="459"/>
    <w:bookmarkEnd w:id="460"/>
    <w:bookmarkEnd w:id="46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3"/>
            <w:r w:rsidRPr="00BE273A">
              <w:t>heaven</w:t>
            </w:r>
            <w:commentRangeEnd w:id="463"/>
            <w:r w:rsidRPr="00BE273A">
              <w:rPr>
                <w:rStyle w:val="CommentReference"/>
                <w:rFonts w:eastAsiaTheme="minorHAnsi"/>
                <w:sz w:val="24"/>
              </w:rPr>
              <w:commentReference w:id="46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4"/>
            <w:r w:rsidRPr="00BE273A">
              <w:t xml:space="preserve">clouds </w:t>
            </w:r>
            <w:commentRangeEnd w:id="464"/>
            <w:r w:rsidRPr="00BE273A">
              <w:rPr>
                <w:rStyle w:val="CommentReference"/>
                <w:rFonts w:eastAsiaTheme="minorHAnsi"/>
                <w:sz w:val="24"/>
              </w:rPr>
              <w:commentReference w:id="464"/>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6"/>
            <w:r w:rsidRPr="00BE273A">
              <w:t>falling snow</w:t>
            </w:r>
            <w:commentRangeEnd w:id="466"/>
            <w:r w:rsidRPr="00BE273A">
              <w:rPr>
                <w:rStyle w:val="CommentReference"/>
                <w:rFonts w:eastAsiaTheme="minorHAnsi"/>
                <w:sz w:val="24"/>
              </w:rPr>
              <w:commentReference w:id="46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9"/>
            <w:r w:rsidRPr="00BE273A">
              <w:t>whales</w:t>
            </w:r>
            <w:r w:rsidR="007757C9">
              <w:rPr>
                <w:rStyle w:val="FootnoteReference"/>
              </w:rPr>
              <w:footnoteReference w:id="898"/>
            </w:r>
            <w:r w:rsidRPr="00BE273A">
              <w:t xml:space="preserve"> </w:t>
            </w:r>
            <w:commentRangeEnd w:id="469"/>
            <w:r w:rsidRPr="00BE273A">
              <w:rPr>
                <w:rStyle w:val="CommentReference"/>
                <w:rFonts w:eastAsiaTheme="minorHAnsi"/>
                <w:sz w:val="24"/>
              </w:rPr>
              <w:commentReference w:id="469"/>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70"/>
            <w:r w:rsidRPr="00BE273A">
              <w:t xml:space="preserve"> </w:t>
            </w:r>
            <w:commentRangeEnd w:id="470"/>
            <w:r w:rsidRPr="00BE273A">
              <w:rPr>
                <w:rStyle w:val="CommentReference"/>
                <w:rFonts w:eastAsiaTheme="minorHAnsi"/>
                <w:sz w:val="24"/>
              </w:rPr>
              <w:commentReference w:id="470"/>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1"/>
            <w:r w:rsidRPr="00BE273A">
              <w:t xml:space="preserve"> </w:t>
            </w:r>
            <w:commentRangeEnd w:id="471"/>
            <w:r w:rsidRPr="00BE273A">
              <w:rPr>
                <w:rStyle w:val="CommentReference"/>
                <w:rFonts w:eastAsiaTheme="minorHAnsi"/>
                <w:sz w:val="24"/>
              </w:rPr>
              <w:commentReference w:id="471"/>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2"/>
            <w:r w:rsidR="00D31F38" w:rsidRPr="00BE273A">
              <w:t xml:space="preserve">of </w:t>
            </w:r>
            <w:commentRangeEnd w:id="472"/>
            <w:r w:rsidR="00D31F38" w:rsidRPr="00BE273A">
              <w:rPr>
                <w:rStyle w:val="CommentReference"/>
                <w:rFonts w:eastAsiaTheme="minorHAnsi"/>
                <w:sz w:val="24"/>
              </w:rPr>
              <w:commentReference w:id="472"/>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3"/>
            <w:r w:rsidRPr="00BE273A">
              <w:t xml:space="preserve">Bless </w:t>
            </w:r>
            <w:commentRangeEnd w:id="473"/>
            <w:r w:rsidRPr="00BE273A">
              <w:rPr>
                <w:rStyle w:val="CommentReference"/>
                <w:rFonts w:eastAsiaTheme="minorHAnsi"/>
                <w:sz w:val="24"/>
              </w:rPr>
              <w:commentReference w:id="473"/>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4" w:name="_Toc297322058"/>
      <w:bookmarkStart w:id="475" w:name="_Toc297407703"/>
      <w:bookmarkStart w:id="476" w:name="_Toc298445755"/>
      <w:bookmarkStart w:id="477" w:name="_Toc298681238"/>
      <w:bookmarkStart w:id="478"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9"/>
            <w:r w:rsidRPr="00BE273A">
              <w:t xml:space="preserve">Blessed </w:t>
            </w:r>
            <w:commentRangeEnd w:id="479"/>
            <w:r w:rsidRPr="00BE273A">
              <w:rPr>
                <w:rStyle w:val="CommentReference"/>
                <w:rFonts w:eastAsiaTheme="minorHAnsi"/>
                <w:sz w:val="24"/>
              </w:rPr>
              <w:commentReference w:id="479"/>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80"/>
            <w:r w:rsidRPr="00BE273A">
              <w:t>heaven</w:t>
            </w:r>
            <w:commentRangeEnd w:id="480"/>
            <w:r w:rsidRPr="00BE273A">
              <w:rPr>
                <w:rStyle w:val="CommentReference"/>
                <w:rFonts w:eastAsiaTheme="minorHAnsi"/>
                <w:sz w:val="24"/>
              </w:rPr>
              <w:commentReference w:id="480"/>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1"/>
            <w:r w:rsidRPr="00BE273A">
              <w:t>falling snow</w:t>
            </w:r>
            <w:commentRangeEnd w:id="481"/>
            <w:r w:rsidRPr="00BE273A">
              <w:rPr>
                <w:rStyle w:val="CommentReference"/>
                <w:rFonts w:eastAsiaTheme="minorHAnsi"/>
                <w:sz w:val="24"/>
              </w:rPr>
              <w:commentReference w:id="481"/>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4"/>
            <w:r w:rsidRPr="00BE273A">
              <w:t xml:space="preserve"> </w:t>
            </w:r>
            <w:commentRangeEnd w:id="484"/>
            <w:r w:rsidRPr="00BE273A">
              <w:rPr>
                <w:rStyle w:val="CommentReference"/>
                <w:rFonts w:eastAsiaTheme="minorHAnsi"/>
                <w:sz w:val="24"/>
              </w:rPr>
              <w:commentReference w:id="484"/>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5"/>
            <w:r w:rsidR="003758F4" w:rsidRPr="00BE273A">
              <w:t xml:space="preserve">of </w:t>
            </w:r>
            <w:commentRangeEnd w:id="485"/>
            <w:r w:rsidR="003758F4" w:rsidRPr="00BE273A">
              <w:rPr>
                <w:rStyle w:val="CommentReference"/>
                <w:rFonts w:eastAsiaTheme="minorHAnsi"/>
                <w:sz w:val="24"/>
              </w:rPr>
              <w:commentReference w:id="485"/>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6"/>
            <w:r w:rsidRPr="00BE273A">
              <w:t xml:space="preserve">Bless </w:t>
            </w:r>
            <w:commentRangeEnd w:id="486"/>
            <w:r w:rsidRPr="00BE273A">
              <w:rPr>
                <w:rStyle w:val="CommentReference"/>
                <w:rFonts w:eastAsiaTheme="minorHAnsi"/>
                <w:sz w:val="24"/>
              </w:rPr>
              <w:commentReference w:id="486"/>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7" w:name="_Ref452620282"/>
      <w:r>
        <w:lastRenderedPageBreak/>
        <w:t>Psali Batos</w:t>
      </w:r>
      <w:bookmarkEnd w:id="474"/>
      <w:bookmarkEnd w:id="475"/>
      <w:bookmarkEnd w:id="476"/>
      <w:bookmarkEnd w:id="477"/>
      <w:bookmarkEnd w:id="478"/>
      <w:r w:rsidR="009E143A">
        <w:t xml:space="preserve"> on the Third Canticle</w:t>
      </w:r>
      <w:bookmarkEnd w:id="487"/>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8"/>
            <w:r>
              <w:t>Giver</w:t>
            </w:r>
            <w:r w:rsidRPr="00C05A5B">
              <w:t xml:space="preserve"> </w:t>
            </w:r>
            <w:commentRangeEnd w:id="488"/>
            <w:r>
              <w:rPr>
                <w:rStyle w:val="CommentReference"/>
                <w:rFonts w:eastAsiaTheme="minorHAnsi" w:cstheme="minorBidi"/>
                <w:color w:val="auto"/>
                <w:lang w:val="en-CA"/>
              </w:rPr>
              <w:commentReference w:id="48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9"/>
            <w:r w:rsidRPr="00C05A5B">
              <w:t>nanias</w:t>
            </w:r>
            <w:commentRangeEnd w:id="489"/>
            <w:r>
              <w:rPr>
                <w:rStyle w:val="CommentReference"/>
                <w:rFonts w:eastAsiaTheme="minorHAnsi" w:cstheme="minorBidi"/>
                <w:color w:val="auto"/>
                <w:lang w:val="en-CA"/>
              </w:rPr>
              <w:commentReference w:id="48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90"/>
            <w:r w:rsidRPr="00C05A5B">
              <w:t>Morning</w:t>
            </w:r>
            <w:commentRangeEnd w:id="490"/>
            <w:r>
              <w:rPr>
                <w:rStyle w:val="CommentReference"/>
                <w:rFonts w:eastAsiaTheme="minorHAnsi" w:cstheme="minorBidi"/>
                <w:color w:val="auto"/>
                <w:lang w:val="en-CA"/>
              </w:rPr>
              <w:commentReference w:id="49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1"/>
            <w:r w:rsidRPr="00C05A5B">
              <w:t>Emmanuel</w:t>
            </w:r>
            <w:commentRangeEnd w:id="491"/>
            <w:r>
              <w:rPr>
                <w:rStyle w:val="CommentReference"/>
                <w:rFonts w:eastAsiaTheme="minorHAnsi" w:cstheme="minorBidi"/>
                <w:color w:val="auto"/>
                <w:lang w:val="en-CA"/>
              </w:rPr>
              <w:commentReference w:id="49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2"/>
            <w:r w:rsidRPr="00C05A5B">
              <w:t xml:space="preserve">Proclaim </w:t>
            </w:r>
            <w:commentRangeEnd w:id="492"/>
            <w:r>
              <w:rPr>
                <w:rStyle w:val="CommentReference"/>
                <w:rFonts w:eastAsiaTheme="minorHAnsi" w:cstheme="minorBidi"/>
                <w:color w:val="auto"/>
                <w:lang w:val="en-CA"/>
              </w:rPr>
              <w:commentReference w:id="49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3"/>
            <w:r>
              <w:t>persevere</w:t>
            </w:r>
            <w:commentRangeEnd w:id="493"/>
            <w:r>
              <w:rPr>
                <w:rStyle w:val="CommentReference"/>
                <w:rFonts w:eastAsiaTheme="minorHAnsi" w:cstheme="minorBidi"/>
                <w:color w:val="auto"/>
                <w:lang w:val="en-CA"/>
              </w:rPr>
              <w:commentReference w:id="49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4"/>
            <w:r>
              <w:t>presbyters</w:t>
            </w:r>
            <w:commentRangeEnd w:id="494"/>
            <w:r>
              <w:rPr>
                <w:rStyle w:val="CommentReference"/>
                <w:rFonts w:eastAsiaTheme="minorHAnsi" w:cstheme="minorBidi"/>
                <w:color w:val="auto"/>
                <w:lang w:val="en-CA"/>
              </w:rPr>
              <w:commentReference w:id="494"/>
            </w:r>
            <w:r w:rsidRPr="00C05A5B">
              <w:t>:</w:t>
            </w:r>
          </w:p>
          <w:p w14:paraId="0639E799" w14:textId="42F5BA8C" w:rsidR="00D31F38" w:rsidRDefault="00985EC5" w:rsidP="00E35F1F">
            <w:pPr>
              <w:pStyle w:val="EngHang"/>
            </w:pPr>
            <w:r>
              <w:t>“</w:t>
            </w:r>
            <w:commentRangeStart w:id="495"/>
            <w:r w:rsidR="00D31F38">
              <w:t>Bless</w:t>
            </w:r>
            <w:commentRangeEnd w:id="495"/>
            <w:r w:rsidR="00D31F38">
              <w:rPr>
                <w:rStyle w:val="CommentReference"/>
                <w:rFonts w:eastAsiaTheme="minorHAnsi" w:cstheme="minorBidi"/>
                <w:color w:val="auto"/>
                <w:lang w:val="en-CA"/>
              </w:rPr>
              <w:commentReference w:id="49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6"/>
            <w:r>
              <w:t>day</w:t>
            </w:r>
            <w:commentRangeEnd w:id="496"/>
            <w:r>
              <w:rPr>
                <w:rStyle w:val="CommentReference"/>
                <w:rFonts w:eastAsiaTheme="minorHAnsi" w:cstheme="minorBidi"/>
                <w:color w:val="auto"/>
                <w:lang w:val="en-CA"/>
              </w:rPr>
              <w:commentReference w:id="49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97"/>
            <w:r w:rsidRPr="00C05A5B">
              <w:t xml:space="preserve">souls </w:t>
            </w:r>
            <w:commentRangeEnd w:id="497"/>
            <w:r>
              <w:rPr>
                <w:rStyle w:val="CommentReference"/>
                <w:rFonts w:eastAsiaTheme="minorHAnsi" w:cstheme="minorBidi"/>
                <w:color w:val="auto"/>
                <w:lang w:val="en-CA"/>
              </w:rPr>
              <w:commentReference w:id="49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8"/>
            <w:r w:rsidRPr="00C05A5B">
              <w:t>sea</w:t>
            </w:r>
            <w:commentRangeEnd w:id="498"/>
            <w:r>
              <w:rPr>
                <w:rStyle w:val="CommentReference"/>
                <w:rFonts w:eastAsiaTheme="minorHAnsi" w:cstheme="minorBidi"/>
                <w:color w:val="auto"/>
                <w:lang w:val="en-CA"/>
              </w:rPr>
              <w:commentReference w:id="49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9"/>
            <w:r w:rsidR="00D31F38" w:rsidRPr="00C05A5B">
              <w:t xml:space="preserve">all </w:t>
            </w:r>
            <w:commentRangeEnd w:id="499"/>
            <w:r w:rsidR="00D31F38">
              <w:rPr>
                <w:rStyle w:val="CommentReference"/>
                <w:rFonts w:eastAsiaTheme="minorHAnsi" w:cstheme="minorBidi"/>
                <w:color w:val="auto"/>
                <w:lang w:val="en-CA"/>
              </w:rPr>
              <w:commentReference w:id="49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500"/>
            <w:r w:rsidRPr="00C05A5B">
              <w:t>heretics</w:t>
            </w:r>
            <w:commentRangeEnd w:id="500"/>
            <w:r>
              <w:rPr>
                <w:rStyle w:val="CommentReference"/>
                <w:rFonts w:eastAsiaTheme="minorHAnsi" w:cstheme="minorBidi"/>
                <w:color w:val="auto"/>
                <w:lang w:val="en-CA"/>
              </w:rPr>
              <w:commentReference w:id="50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1"/>
            <w:r w:rsidRPr="00C05A5B">
              <w:t xml:space="preserve">spirits </w:t>
            </w:r>
            <w:commentRangeEnd w:id="501"/>
            <w:r>
              <w:rPr>
                <w:rStyle w:val="CommentReference"/>
                <w:rFonts w:eastAsiaTheme="minorHAnsi" w:cstheme="minorBidi"/>
                <w:color w:val="auto"/>
                <w:lang w:val="en-CA"/>
              </w:rPr>
              <w:commentReference w:id="50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2"/>
            <w:r>
              <w:t>contrite</w:t>
            </w:r>
            <w:r w:rsidRPr="00C05A5B">
              <w:t xml:space="preserve"> </w:t>
            </w:r>
            <w:commentRangeEnd w:id="502"/>
            <w:r>
              <w:rPr>
                <w:rStyle w:val="CommentReference"/>
                <w:rFonts w:eastAsiaTheme="minorHAnsi" w:cstheme="minorBidi"/>
                <w:color w:val="auto"/>
                <w:lang w:val="en-CA"/>
              </w:rPr>
              <w:commentReference w:id="502"/>
            </w:r>
            <w:commentRangeStart w:id="503"/>
            <w:r w:rsidRPr="00C05A5B">
              <w:t>hearts</w:t>
            </w:r>
            <w:commentRangeEnd w:id="503"/>
            <w:r>
              <w:rPr>
                <w:rStyle w:val="CommentReference"/>
                <w:rFonts w:eastAsiaTheme="minorHAnsi" w:cstheme="minorBidi"/>
                <w:color w:val="auto"/>
                <w:lang w:val="en-CA"/>
              </w:rPr>
              <w:commentReference w:id="50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4"/>
            <w:r w:rsidRPr="00C05A5B">
              <w:t>Make haste and be very attentive</w:t>
            </w:r>
            <w:commentRangeEnd w:id="504"/>
            <w:r>
              <w:rPr>
                <w:rStyle w:val="CommentReference"/>
                <w:rFonts w:eastAsiaTheme="minorHAnsi" w:cstheme="minorBidi"/>
                <w:color w:val="auto"/>
                <w:lang w:val="en-CA"/>
              </w:rPr>
              <w:commentReference w:id="50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5"/>
            <w:r w:rsidRPr="00C05A5B">
              <w:t xml:space="preserve">righteous </w:t>
            </w:r>
            <w:commentRangeEnd w:id="505"/>
            <w:r>
              <w:rPr>
                <w:rStyle w:val="CommentReference"/>
                <w:rFonts w:eastAsiaTheme="minorHAnsi" w:cstheme="minorBidi"/>
                <w:color w:val="auto"/>
                <w:lang w:val="en-CA"/>
              </w:rPr>
              <w:commentReference w:id="50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6"/>
            <w:r w:rsidR="00D31F38">
              <w:t>condemned</w:t>
            </w:r>
            <w:commentRangeEnd w:id="506"/>
            <w:r w:rsidR="00D31F38">
              <w:rPr>
                <w:rStyle w:val="CommentReference"/>
                <w:rFonts w:eastAsiaTheme="minorHAnsi" w:cstheme="minorBidi"/>
                <w:color w:val="auto"/>
                <w:lang w:val="en-CA"/>
              </w:rPr>
              <w:commentReference w:id="506"/>
            </w:r>
            <w:r w:rsidR="00D31F38" w:rsidRPr="00C05A5B">
              <w:t xml:space="preserve">, </w:t>
            </w:r>
          </w:p>
          <w:p w14:paraId="25CD9610" w14:textId="77777777" w:rsidR="00D31F38" w:rsidRDefault="00D31F38" w:rsidP="00E35F1F">
            <w:pPr>
              <w:pStyle w:val="EngHang"/>
            </w:pPr>
            <w:r w:rsidRPr="00C05A5B">
              <w:t xml:space="preserve">That he may </w:t>
            </w:r>
            <w:commentRangeStart w:id="507"/>
            <w:r w:rsidRPr="00C05A5B">
              <w:t xml:space="preserve">join </w:t>
            </w:r>
            <w:commentRangeEnd w:id="507"/>
            <w:r>
              <w:rPr>
                <w:rStyle w:val="CommentReference"/>
                <w:rFonts w:eastAsiaTheme="minorHAnsi" w:cstheme="minorBidi"/>
                <w:color w:val="auto"/>
                <w:lang w:val="en-CA"/>
              </w:rPr>
              <w:commentReference w:id="50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8" w:name="_Toc297322059"/>
      <w:bookmarkStart w:id="509" w:name="_Toc297407704"/>
      <w:bookmarkStart w:id="510" w:name="_Toc298445756"/>
      <w:bookmarkStart w:id="511" w:name="_Toc298681239"/>
      <w:bookmarkStart w:id="512" w:name="_Toc298447481"/>
      <w:bookmarkStart w:id="513" w:name="_Ref452620367"/>
      <w:bookmarkStart w:id="514" w:name="_Ref452620370"/>
      <w:r>
        <w:t>We Follow You</w:t>
      </w:r>
      <w:bookmarkEnd w:id="508"/>
      <w:bookmarkEnd w:id="509"/>
      <w:bookmarkEnd w:id="510"/>
      <w:bookmarkEnd w:id="511"/>
      <w:bookmarkEnd w:id="512"/>
      <w:bookmarkEnd w:id="513"/>
      <w:bookmarkEnd w:id="51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5" w:name="_Toc297322060"/>
      <w:bookmarkStart w:id="516" w:name="_Toc297407705"/>
      <w:bookmarkStart w:id="517" w:name="_Toc298445757"/>
      <w:bookmarkStart w:id="518" w:name="_Toc298681240"/>
      <w:bookmarkStart w:id="519" w:name="_Toc298447482"/>
      <w:bookmarkStart w:id="520" w:name="_Toc308441897"/>
      <w:bookmarkStart w:id="521" w:name="_Ref448228216"/>
      <w:bookmarkStart w:id="522" w:name="_Ref448228224"/>
      <w:bookmarkStart w:id="523" w:name="_Ref452620378"/>
      <w:bookmarkStart w:id="524" w:name="_Ref452620382"/>
      <w:r>
        <w:lastRenderedPageBreak/>
        <w:t>The Communion of the Saints</w:t>
      </w:r>
      <w:bookmarkEnd w:id="515"/>
      <w:bookmarkEnd w:id="516"/>
      <w:bookmarkEnd w:id="517"/>
      <w:bookmarkEnd w:id="518"/>
      <w:bookmarkEnd w:id="519"/>
      <w:bookmarkEnd w:id="520"/>
      <w:bookmarkEnd w:id="521"/>
      <w:bookmarkEnd w:id="522"/>
      <w:bookmarkEnd w:id="523"/>
      <w:bookmarkEnd w:id="524"/>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5"/>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6"/>
            <w:r w:rsidRPr="00006239">
              <w:t>My</w:t>
            </w:r>
            <w:commentRangeEnd w:id="526"/>
            <w:r>
              <w:rPr>
                <w:rStyle w:val="CommentReference"/>
                <w:rFonts w:eastAsiaTheme="minorHAnsi" w:cstheme="minorBidi"/>
                <w:color w:val="auto"/>
                <w:lang w:val="en-CA"/>
              </w:rPr>
              <w:commentReference w:id="526"/>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7"/>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7"/>
            <w:r>
              <w:rPr>
                <w:rStyle w:val="CommentReference"/>
                <w:rFonts w:ascii="Garamond" w:hAnsi="Garamond" w:cstheme="minorBidi"/>
                <w:noProof w:val="0"/>
                <w:lang w:val="en-CA"/>
              </w:rPr>
              <w:commentReference w:id="527"/>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8"/>
            <w:r w:rsidRPr="00FC3604">
              <w:t>ⲡⲓϣⲟⲙⲧ ϣⲉ ⲙⲏⲧ ϣ̀ⲙⲏⲛ</w:t>
            </w:r>
            <w:commentRangeEnd w:id="528"/>
            <w:r>
              <w:rPr>
                <w:rStyle w:val="CommentReference"/>
                <w:rFonts w:ascii="Garamond" w:hAnsi="Garamond" w:cstheme="minorBidi"/>
                <w:noProof w:val="0"/>
                <w:lang w:val="en-CA"/>
              </w:rPr>
              <w:commentReference w:id="528"/>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9"/>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9"/>
            <w:r>
              <w:rPr>
                <w:rStyle w:val="CommentReference"/>
                <w:rFonts w:eastAsiaTheme="minorHAnsi" w:cstheme="minorBidi"/>
                <w:color w:val="auto"/>
                <w:lang w:val="en-CA"/>
              </w:rPr>
              <w:commentReference w:id="529"/>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30"/>
            <w:r w:rsidRPr="00645C3A">
              <w:t xml:space="preserve">Pray </w:t>
            </w:r>
            <w:commentRangeEnd w:id="530"/>
            <w:r>
              <w:rPr>
                <w:rStyle w:val="CommentReference"/>
                <w:rFonts w:eastAsiaTheme="minorHAnsi" w:cstheme="minorBidi"/>
                <w:color w:val="auto"/>
                <w:lang w:val="en-CA"/>
              </w:rPr>
              <w:commentReference w:id="530"/>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1"/>
            </w:r>
          </w:p>
        </w:tc>
      </w:tr>
    </w:tbl>
    <w:p w14:paraId="38417DCC" w14:textId="77777777" w:rsidR="00D31F38" w:rsidRDefault="00D31F38" w:rsidP="00D31F38">
      <w:pPr>
        <w:pStyle w:val="Heading4"/>
      </w:pPr>
      <w:bookmarkStart w:id="532" w:name="_Toc298681241"/>
      <w:bookmarkStart w:id="533" w:name="_Toc308441898"/>
      <w:r>
        <w:lastRenderedPageBreak/>
        <w:t xml:space="preserve">A </w:t>
      </w:r>
      <w:commentRangeStart w:id="534"/>
      <w:r>
        <w:t xml:space="preserve">Short </w:t>
      </w:r>
      <w:commentRangeEnd w:id="534"/>
      <w:r>
        <w:rPr>
          <w:rStyle w:val="CommentReference"/>
          <w:rFonts w:eastAsiaTheme="minorHAnsi" w:cstheme="minorBidi"/>
          <w:b w:val="0"/>
          <w:bCs w:val="0"/>
        </w:rPr>
        <w:commentReference w:id="534"/>
      </w:r>
      <w:commentRangeStart w:id="535"/>
      <w:r>
        <w:t xml:space="preserve">Communion </w:t>
      </w:r>
      <w:commentRangeEnd w:id="535"/>
      <w:r>
        <w:rPr>
          <w:rStyle w:val="CommentReference"/>
          <w:rFonts w:eastAsiaTheme="minorHAnsi" w:cstheme="minorBidi"/>
          <w:b w:val="0"/>
          <w:bCs w:val="0"/>
        </w:rPr>
        <w:commentReference w:id="535"/>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6"/>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6"/>
            <w:r>
              <w:rPr>
                <w:rStyle w:val="CommentReference"/>
                <w:rFonts w:ascii="Garamond" w:hAnsi="Garamond" w:cstheme="minorBidi"/>
                <w:noProof w:val="0"/>
                <w:lang w:val="en-CA"/>
              </w:rPr>
              <w:commentReference w:id="536"/>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7"/>
            <w:r w:rsidRPr="00006239">
              <w:t>My</w:t>
            </w:r>
            <w:commentRangeEnd w:id="537"/>
            <w:r>
              <w:rPr>
                <w:rStyle w:val="CommentReference"/>
                <w:rFonts w:eastAsiaTheme="minorHAnsi" w:cstheme="minorBidi"/>
                <w:color w:val="auto"/>
                <w:lang w:val="en-CA"/>
              </w:rPr>
              <w:commentReference w:id="537"/>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8"/>
            <w:r w:rsidRPr="00FC3604">
              <w:t>ⲡⲓϣⲟⲙⲧ ϣⲉ ⲙⲏⲧ ϣ̀ⲙⲏⲛ</w:t>
            </w:r>
            <w:commentRangeEnd w:id="538"/>
            <w:r>
              <w:rPr>
                <w:rStyle w:val="CommentReference"/>
                <w:rFonts w:ascii="Garamond" w:hAnsi="Garamond" w:cstheme="minorBidi"/>
                <w:noProof w:val="0"/>
                <w:lang w:val="en-CA"/>
              </w:rPr>
              <w:commentReference w:id="538"/>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9"/>
            <w:r w:rsidRPr="000100FF">
              <w:t xml:space="preserve">Pray </w:t>
            </w:r>
            <w:commentRangeEnd w:id="539"/>
            <w:r>
              <w:rPr>
                <w:rStyle w:val="CommentReference"/>
                <w:rFonts w:eastAsiaTheme="minorHAnsi" w:cstheme="minorBidi"/>
                <w:color w:val="auto"/>
                <w:lang w:val="en-CA"/>
              </w:rPr>
              <w:commentReference w:id="539"/>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40"/>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40"/>
            <w:r>
              <w:rPr>
                <w:rStyle w:val="CommentReference"/>
                <w:rFonts w:eastAsiaTheme="minorHAnsi" w:cstheme="minorBidi"/>
                <w:color w:val="auto"/>
                <w:lang w:val="en-CA"/>
              </w:rPr>
              <w:commentReference w:id="540"/>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1" w:name="_Ref448228235"/>
      <w:r>
        <w:rPr>
          <w:lang w:val="en-US"/>
        </w:rPr>
        <w:t>The Doxologies</w:t>
      </w:r>
      <w:bookmarkEnd w:id="532"/>
      <w:bookmarkEnd w:id="533"/>
      <w:bookmarkEnd w:id="541"/>
    </w:p>
    <w:p w14:paraId="04E32178" w14:textId="1DB9EA13" w:rsidR="00D31F38" w:rsidRDefault="00D31F38" w:rsidP="00266A55">
      <w:pPr>
        <w:pStyle w:val="Rubric"/>
        <w:rPr>
          <w:lang w:val="en-US"/>
        </w:rPr>
      </w:pPr>
      <w:bookmarkStart w:id="542"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3" w:name="_Toc308441900"/>
      <w:bookmarkStart w:id="544" w:name="_Ref434487886"/>
      <w:bookmarkStart w:id="545" w:name="_Ref434487891"/>
      <w:r>
        <w:rPr>
          <w:lang w:val="en-US"/>
        </w:rPr>
        <w:t>The Doxology of the Virgin for Midnight Praise</w:t>
      </w:r>
      <w:bookmarkEnd w:id="543"/>
      <w:bookmarkEnd w:id="544"/>
      <w:bookmarkEnd w:id="545"/>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6"/>
            <w:r>
              <w:t>Godhead</w:t>
            </w:r>
            <w:commentRangeEnd w:id="546"/>
            <w:r>
              <w:rPr>
                <w:rStyle w:val="CommentReference"/>
                <w:rFonts w:eastAsiaTheme="minorHAnsi" w:cstheme="minorBidi"/>
                <w:color w:val="auto"/>
                <w:lang w:val="en-CA"/>
              </w:rPr>
              <w:commentReference w:id="546"/>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7"/>
            <w:r>
              <w:t xml:space="preserve">to </w:t>
            </w:r>
            <w:commentRangeEnd w:id="547"/>
            <w:r>
              <w:rPr>
                <w:rStyle w:val="CommentReference"/>
                <w:rFonts w:eastAsiaTheme="minorHAnsi" w:cstheme="minorBidi"/>
                <w:color w:val="auto"/>
                <w:lang w:val="en-CA"/>
              </w:rPr>
              <w:commentReference w:id="547"/>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8"/>
            <w:r>
              <w:t xml:space="preserve">faithful </w:t>
            </w:r>
            <w:commentRangeEnd w:id="548"/>
            <w:r>
              <w:rPr>
                <w:rStyle w:val="CommentReference"/>
                <w:rFonts w:eastAsiaTheme="minorHAnsi" w:cstheme="minorBidi"/>
                <w:color w:val="auto"/>
                <w:lang w:val="en-CA"/>
              </w:rPr>
              <w:commentReference w:id="548"/>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9" w:name="_Toc308441901"/>
      <w:r>
        <w:rPr>
          <w:lang w:val="en-US"/>
        </w:rPr>
        <w:lastRenderedPageBreak/>
        <w:t>The Conclusion of the Doxologies</w:t>
      </w:r>
      <w:bookmarkEnd w:id="542"/>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50" w:name="_Ref448228501"/>
      <w:bookmarkStart w:id="551" w:name="_Ref448228505"/>
      <w:r>
        <w:t>The Fourth Canticle</w:t>
      </w:r>
      <w:bookmarkEnd w:id="550"/>
      <w:bookmarkEnd w:id="551"/>
    </w:p>
    <w:p w14:paraId="575FD42E" w14:textId="77777777" w:rsidR="00D31F38" w:rsidRDefault="00D31F38" w:rsidP="00D31F38">
      <w:pPr>
        <w:pStyle w:val="Heading4"/>
      </w:pPr>
      <w:bookmarkStart w:id="552" w:name="_Toc410196423"/>
      <w:bookmarkStart w:id="553" w:name="_Toc410196925"/>
      <w:bookmarkStart w:id="554" w:name="_Ref434580708"/>
      <w:bookmarkStart w:id="555" w:name="_Ref434580714"/>
      <w:bookmarkStart w:id="556" w:name="_Ref485365372"/>
      <w:r>
        <w:t>The Fourth Canticle</w:t>
      </w:r>
      <w:bookmarkEnd w:id="552"/>
      <w:bookmarkEnd w:id="553"/>
      <w:bookmarkEnd w:id="554"/>
      <w:bookmarkEnd w:id="555"/>
      <w:bookmarkEnd w:id="556"/>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7" w:name="_Toc297322062"/>
      <w:bookmarkStart w:id="558" w:name="_Toc297407707"/>
      <w:bookmarkStart w:id="559" w:name="_Toc298445759"/>
      <w:bookmarkStart w:id="560" w:name="_Toc298681245"/>
      <w:bookmarkStart w:id="561" w:name="_Toc298447484"/>
      <w:r>
        <w:rPr>
          <w:lang w:val="en-US"/>
        </w:rPr>
        <w:t>Psalm 148</w:t>
      </w:r>
      <w:bookmarkEnd w:id="557"/>
      <w:bookmarkEnd w:id="558"/>
      <w:bookmarkEnd w:id="559"/>
      <w:bookmarkEnd w:id="560"/>
      <w:bookmarkEnd w:id="561"/>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2"/>
            <w:commentRangeStart w:id="563"/>
            <w:r w:rsidRPr="00FC3604">
              <w:t>For</w:t>
            </w:r>
            <w:commentRangeEnd w:id="562"/>
            <w:r w:rsidRPr="00FC3604">
              <w:rPr>
                <w:rStyle w:val="CommentReference"/>
                <w:rFonts w:cstheme="minorBidi"/>
                <w:color w:val="auto"/>
                <w:lang w:val="en-CA"/>
              </w:rPr>
              <w:commentReference w:id="562"/>
            </w:r>
            <w:r w:rsidRPr="00FC3604">
              <w:t xml:space="preserve"> He spoke and </w:t>
            </w:r>
            <w:r w:rsidRPr="00FC3604">
              <w:rPr>
                <w:color w:val="auto"/>
              </w:rPr>
              <w:t>they</w:t>
            </w:r>
            <w:r w:rsidRPr="00FC3604">
              <w:t xml:space="preserve"> came to be!</w:t>
            </w:r>
            <w:commentRangeEnd w:id="563"/>
            <w:r>
              <w:rPr>
                <w:rStyle w:val="CommentReference"/>
                <w:rFonts w:cstheme="minorBidi"/>
                <w:color w:val="auto"/>
                <w:lang w:val="en-CA"/>
              </w:rPr>
              <w:commentReference w:id="563"/>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4"/>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4"/>
            <w:r w:rsidR="00D31F38">
              <w:rPr>
                <w:rStyle w:val="CommentReference"/>
                <w:rFonts w:eastAsiaTheme="minorHAnsi" w:cstheme="minorBidi"/>
                <w:color w:val="auto"/>
                <w:lang w:val="en-CA"/>
              </w:rPr>
              <w:commentReference w:id="564"/>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5"/>
            <w:r w:rsidRPr="00FC3604">
              <w:t>Praise the Lord from the earth!</w:t>
            </w:r>
            <w:commentRangeEnd w:id="565"/>
            <w:r>
              <w:rPr>
                <w:rStyle w:val="CommentReference"/>
                <w:rFonts w:cstheme="minorBidi"/>
                <w:color w:val="auto"/>
                <w:lang w:val="en-CA"/>
              </w:rPr>
              <w:commentReference w:id="565"/>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6"/>
            <w:r w:rsidRPr="007425E1">
              <w:rPr>
                <w:rFonts w:eastAsiaTheme="minorHAnsi"/>
              </w:rPr>
              <w:t xml:space="preserve">His </w:t>
            </w:r>
            <w:commentRangeEnd w:id="566"/>
            <w:r>
              <w:rPr>
                <w:rStyle w:val="CommentReference"/>
                <w:rFonts w:eastAsiaTheme="minorHAnsi" w:cstheme="minorBidi"/>
                <w:color w:val="auto"/>
                <w:lang w:val="en-CA"/>
              </w:rPr>
              <w:commentReference w:id="566"/>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7" w:name="_Toc297322063"/>
      <w:bookmarkStart w:id="568" w:name="_Toc297407708"/>
      <w:bookmarkStart w:id="569" w:name="_Toc298445760"/>
      <w:bookmarkStart w:id="570" w:name="_Toc298681246"/>
      <w:bookmarkStart w:id="571" w:name="_Toc298447485"/>
      <w:r>
        <w:rPr>
          <w:lang w:val="en-US"/>
        </w:rPr>
        <w:lastRenderedPageBreak/>
        <w:t>Psalm 149</w:t>
      </w:r>
      <w:bookmarkEnd w:id="567"/>
      <w:bookmarkEnd w:id="568"/>
      <w:bookmarkEnd w:id="569"/>
      <w:bookmarkEnd w:id="570"/>
      <w:bookmarkEnd w:id="571"/>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2"/>
            <w:r w:rsidRPr="007425E1">
              <w:rPr>
                <w:rFonts w:eastAsiaTheme="minorHAnsi"/>
              </w:rPr>
              <w:t>chorus</w:t>
            </w:r>
            <w:commentRangeEnd w:id="572"/>
            <w:r>
              <w:rPr>
                <w:rStyle w:val="CommentReference"/>
                <w:rFonts w:eastAsiaTheme="minorHAnsi" w:cstheme="minorBidi"/>
                <w:color w:val="auto"/>
                <w:lang w:val="en-CA"/>
              </w:rPr>
              <w:commentReference w:id="572"/>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3"/>
            <w:r w:rsidRPr="007425E1">
              <w:rPr>
                <w:rFonts w:eastAsiaTheme="minorHAnsi"/>
              </w:rPr>
              <w:t xml:space="preserve"> </w:t>
            </w:r>
            <w:commentRangeEnd w:id="573"/>
            <w:r>
              <w:rPr>
                <w:rStyle w:val="CommentReference"/>
                <w:rFonts w:eastAsiaTheme="minorHAnsi" w:cstheme="minorBidi"/>
                <w:color w:val="auto"/>
                <w:lang w:val="en-CA"/>
              </w:rPr>
              <w:commentReference w:id="573"/>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4"/>
            <w:r w:rsidR="00D31F38">
              <w:t>rejoice</w:t>
            </w:r>
            <w:r w:rsidR="00D31F38" w:rsidRPr="007425E1">
              <w:t xml:space="preserve"> </w:t>
            </w:r>
            <w:commentRangeEnd w:id="574"/>
            <w:r w:rsidR="00D31F38">
              <w:rPr>
                <w:rStyle w:val="CommentReference"/>
                <w:rFonts w:cstheme="minorBidi"/>
                <w:color w:val="auto"/>
                <w:lang w:val="en-CA"/>
              </w:rPr>
              <w:commentReference w:id="574"/>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5"/>
            <w:r w:rsidRPr="007425E1">
              <w:rPr>
                <w:rFonts w:eastAsiaTheme="minorHAnsi"/>
              </w:rPr>
              <w:t>mouth</w:t>
            </w:r>
            <w:commentRangeEnd w:id="575"/>
            <w:r w:rsidR="002275C0">
              <w:rPr>
                <w:rFonts w:eastAsiaTheme="minorHAnsi"/>
              </w:rPr>
              <w:t>s</w:t>
            </w:r>
            <w:r>
              <w:rPr>
                <w:rStyle w:val="CommentReference"/>
                <w:rFonts w:eastAsiaTheme="minorHAnsi" w:cstheme="minorBidi"/>
                <w:color w:val="auto"/>
                <w:lang w:val="en-CA"/>
              </w:rPr>
              <w:commentReference w:id="575"/>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6"/>
            <w:r>
              <w:t>rebukes</w:t>
            </w:r>
            <w:r w:rsidRPr="007425E1">
              <w:t xml:space="preserve"> </w:t>
            </w:r>
            <w:commentRangeEnd w:id="576"/>
            <w:r>
              <w:rPr>
                <w:rStyle w:val="CommentReference"/>
                <w:rFonts w:cstheme="minorBidi"/>
                <w:color w:val="auto"/>
                <w:lang w:val="en-CA"/>
              </w:rPr>
              <w:commentReference w:id="576"/>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7" w:name="_Toc297322064"/>
      <w:bookmarkStart w:id="578" w:name="_Toc297407709"/>
      <w:bookmarkStart w:id="579" w:name="_Toc298445761"/>
      <w:bookmarkStart w:id="580" w:name="_Toc298681247"/>
      <w:bookmarkStart w:id="581" w:name="_Toc298447486"/>
      <w:r>
        <w:rPr>
          <w:lang w:val="en-US"/>
        </w:rPr>
        <w:t>Psalm 150</w:t>
      </w:r>
      <w:bookmarkEnd w:id="577"/>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2"/>
            <w:r w:rsidRPr="007425E1">
              <w:t xml:space="preserve">psaltery </w:t>
            </w:r>
            <w:commentRangeEnd w:id="582"/>
            <w:r>
              <w:rPr>
                <w:rStyle w:val="CommentReference"/>
                <w:rFonts w:cstheme="minorBidi"/>
                <w:color w:val="auto"/>
                <w:lang w:val="en-CA"/>
              </w:rPr>
              <w:commentReference w:id="582"/>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 xml:space="preserve">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3" w:name="_Ref448228521"/>
      <w:bookmarkStart w:id="584" w:name="_Ref448228524"/>
      <w:bookmarkStart w:id="585" w:name="_Ref448471720"/>
      <w:bookmarkStart w:id="586" w:name="_Toc485884429"/>
      <w:r>
        <w:lastRenderedPageBreak/>
        <w:t>The Annual Psalis and Theotokia</w:t>
      </w:r>
      <w:bookmarkEnd w:id="583"/>
      <w:bookmarkEnd w:id="584"/>
      <w:bookmarkEnd w:id="585"/>
      <w:bookmarkEnd w:id="586"/>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7" w:name="_Toc485884430"/>
      <w:r>
        <w:lastRenderedPageBreak/>
        <w:t>Sunday</w:t>
      </w:r>
      <w:bookmarkEnd w:id="587"/>
    </w:p>
    <w:p w14:paraId="45726092" w14:textId="77777777" w:rsidR="00E35F1F" w:rsidRDefault="00E35F1F" w:rsidP="00E35F1F">
      <w:pPr>
        <w:pStyle w:val="Heading3"/>
        <w:rPr>
          <w:lang w:val="en-US"/>
        </w:rPr>
      </w:pPr>
      <w:bookmarkStart w:id="588" w:name="_Toc297322066"/>
      <w:bookmarkStart w:id="589" w:name="_Toc297407711"/>
      <w:bookmarkStart w:id="590" w:name="_Toc298445763"/>
      <w:bookmarkStart w:id="591" w:name="_Toc298447488"/>
      <w:bookmarkStart w:id="592" w:name="_Toc308441905"/>
      <w:bookmarkStart w:id="593" w:name="_Ref452620816"/>
      <w:bookmarkStart w:id="594" w:name="_Ref452620821"/>
      <w:r>
        <w:rPr>
          <w:lang w:val="en-US"/>
        </w:rPr>
        <w:t>The Sunday Psali for the Lord</w:t>
      </w:r>
      <w:bookmarkEnd w:id="588"/>
      <w:bookmarkEnd w:id="589"/>
      <w:bookmarkEnd w:id="590"/>
      <w:bookmarkEnd w:id="591"/>
      <w:bookmarkEnd w:id="592"/>
      <w:bookmarkEnd w:id="593"/>
      <w:bookmarkEnd w:id="594"/>
    </w:p>
    <w:p w14:paraId="136558CF" w14:textId="2DAE99D4" w:rsidR="006F0694" w:rsidRPr="00CE3852" w:rsidRDefault="00E35F1F" w:rsidP="006F0694">
      <w:pPr>
        <w:pStyle w:val="Heading5non-TOC"/>
        <w:rPr>
          <w:lang w:val="en-US"/>
        </w:rPr>
      </w:pPr>
      <w:commentRangeStart w:id="595"/>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5"/>
      <w:r>
        <w:rPr>
          <w:rStyle w:val="CommentReference"/>
          <w:rFonts w:ascii="Garamond" w:eastAsiaTheme="minorHAnsi" w:hAnsi="Garamond" w:cstheme="minorBidi"/>
        </w:rPr>
        <w:commentReference w:id="59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6"/>
            <w:r w:rsidRPr="00FC3604">
              <w:t>ⲛⲏⲓ</w:t>
            </w:r>
            <w:commentRangeEnd w:id="596"/>
            <w:r>
              <w:rPr>
                <w:rStyle w:val="CommentReference"/>
                <w:rFonts w:ascii="Garamond" w:hAnsi="Garamond" w:cstheme="minorBidi"/>
                <w:noProof w:val="0"/>
                <w:lang w:val="en-CA"/>
              </w:rPr>
              <w:commentReference w:id="596"/>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7"/>
            <w:r w:rsidRPr="005832A1">
              <w:t xml:space="preserve">praise </w:t>
            </w:r>
            <w:commentRangeEnd w:id="597"/>
            <w:r w:rsidRPr="005832A1">
              <w:rPr>
                <w:rStyle w:val="CommentReference"/>
                <w:rFonts w:eastAsiaTheme="minorHAnsi"/>
                <w:sz w:val="24"/>
              </w:rPr>
              <w:commentReference w:id="597"/>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8"/>
            <w:r w:rsidRPr="005832A1">
              <w:t>Earth</w:t>
            </w:r>
            <w:commentRangeEnd w:id="598"/>
            <w:r w:rsidRPr="005832A1">
              <w:rPr>
                <w:rStyle w:val="CommentReference"/>
                <w:rFonts w:eastAsiaTheme="minorHAnsi"/>
                <w:sz w:val="24"/>
              </w:rPr>
              <w:commentReference w:id="598"/>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9"/>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9"/>
            <w:r>
              <w:rPr>
                <w:rStyle w:val="CommentReference"/>
                <w:rFonts w:ascii="Garamond" w:hAnsi="Garamond" w:cstheme="minorBidi"/>
                <w:noProof w:val="0"/>
                <w:lang w:val="en-CA"/>
              </w:rPr>
              <w:commentReference w:id="599"/>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600"/>
            <w:r w:rsidRPr="005832A1">
              <w:t xml:space="preserve">Make haste </w:t>
            </w:r>
            <w:commentRangeEnd w:id="600"/>
            <w:r w:rsidRPr="005832A1">
              <w:rPr>
                <w:rStyle w:val="CommentReference"/>
                <w:rFonts w:eastAsiaTheme="minorHAnsi"/>
                <w:sz w:val="24"/>
              </w:rPr>
              <w:commentReference w:id="600"/>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1"/>
            <w:r w:rsidRPr="005832A1">
              <w:rPr>
                <w:rFonts w:eastAsiaTheme="minorHAnsi"/>
              </w:rPr>
              <w:t xml:space="preserve">different </w:t>
            </w:r>
            <w:commentRangeEnd w:id="601"/>
            <w:r w:rsidRPr="005832A1">
              <w:rPr>
                <w:rStyle w:val="CommentReference"/>
                <w:rFonts w:eastAsiaTheme="minorHAnsi"/>
                <w:sz w:val="24"/>
              </w:rPr>
              <w:commentReference w:id="601"/>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2"/>
            <w:r w:rsidRPr="005832A1">
              <w:t>truth</w:t>
            </w:r>
            <w:commentRangeEnd w:id="602"/>
            <w:r w:rsidRPr="005832A1">
              <w:rPr>
                <w:rStyle w:val="CommentReference"/>
                <w:rFonts w:eastAsiaTheme="minorHAnsi"/>
                <w:sz w:val="24"/>
              </w:rPr>
              <w:commentReference w:id="602"/>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3"/>
            <w:r w:rsidRPr="005832A1">
              <w:t xml:space="preserve">longsuffering </w:t>
            </w:r>
            <w:commentRangeEnd w:id="603"/>
            <w:r w:rsidRPr="005832A1">
              <w:rPr>
                <w:rStyle w:val="CommentReference"/>
                <w:rFonts w:eastAsiaTheme="minorHAnsi"/>
                <w:sz w:val="24"/>
              </w:rPr>
              <w:commentReference w:id="603"/>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4"/>
            <w:r w:rsidRPr="005832A1">
              <w:t xml:space="preserve">I rise </w:t>
            </w:r>
            <w:commentRangeEnd w:id="604"/>
            <w:r w:rsidRPr="005832A1">
              <w:rPr>
                <w:rStyle w:val="CommentReference"/>
                <w:rFonts w:eastAsiaTheme="minorHAnsi"/>
                <w:sz w:val="24"/>
              </w:rPr>
              <w:commentReference w:id="604"/>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5"/>
            <w:r w:rsidRPr="005832A1">
              <w:t>sweet</w:t>
            </w:r>
            <w:commentRangeEnd w:id="605"/>
            <w:r w:rsidRPr="005832A1">
              <w:rPr>
                <w:rStyle w:val="CommentReference"/>
                <w:rFonts w:eastAsiaTheme="minorHAnsi"/>
                <w:sz w:val="24"/>
              </w:rPr>
              <w:commentReference w:id="605"/>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6"/>
            <w:r w:rsidRPr="005832A1">
              <w:rPr>
                <w:rFonts w:eastAsiaTheme="minorHAnsi"/>
              </w:rPr>
              <w:t>Oh, how I love</w:t>
            </w:r>
            <w:commentRangeEnd w:id="606"/>
            <w:r w:rsidRPr="005832A1">
              <w:rPr>
                <w:rStyle w:val="CommentReference"/>
                <w:rFonts w:eastAsiaTheme="minorHAnsi"/>
                <w:sz w:val="24"/>
              </w:rPr>
              <w:commentReference w:id="606"/>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7"/>
            <w:r w:rsidRPr="005832A1">
              <w:rPr>
                <w:rFonts w:eastAsiaTheme="minorHAnsi"/>
              </w:rPr>
              <w:t xml:space="preserve">of </w:t>
            </w:r>
            <w:commentRangeEnd w:id="607"/>
            <w:r w:rsidRPr="005832A1">
              <w:rPr>
                <w:rStyle w:val="CommentReference"/>
                <w:rFonts w:eastAsiaTheme="minorHAnsi"/>
                <w:sz w:val="24"/>
              </w:rPr>
              <w:commentReference w:id="607"/>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8"/>
            <w:r w:rsidRPr="005832A1">
              <w:t>truth</w:t>
            </w:r>
            <w:commentRangeEnd w:id="608"/>
            <w:r w:rsidRPr="005832A1">
              <w:rPr>
                <w:rStyle w:val="CommentReference"/>
                <w:rFonts w:eastAsiaTheme="minorHAnsi"/>
                <w:sz w:val="24"/>
              </w:rPr>
              <w:commentReference w:id="608"/>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9"/>
            <w:r w:rsidRPr="005832A1">
              <w:t xml:space="preserve">true </w:t>
            </w:r>
            <w:commentRangeEnd w:id="609"/>
            <w:r w:rsidRPr="005832A1">
              <w:rPr>
                <w:rStyle w:val="CommentReference"/>
                <w:rFonts w:eastAsiaTheme="minorHAnsi"/>
                <w:sz w:val="24"/>
              </w:rPr>
              <w:commentReference w:id="609"/>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10"/>
            <w:r>
              <w:t xml:space="preserve">Whenever </w:t>
            </w:r>
            <w:commentRangeEnd w:id="610"/>
            <w:r>
              <w:rPr>
                <w:rStyle w:val="CommentReference"/>
                <w:rFonts w:eastAsiaTheme="minorHAnsi" w:cstheme="minorBidi"/>
                <w:color w:val="auto"/>
                <w:lang w:val="en-CA"/>
              </w:rPr>
              <w:commentReference w:id="610"/>
            </w:r>
            <w:r>
              <w:t>we</w:t>
            </w:r>
          </w:p>
          <w:p w14:paraId="1820B153" w14:textId="77777777" w:rsidR="00E35F1F" w:rsidRDefault="00E35F1F" w:rsidP="00E35F1F">
            <w:pPr>
              <w:pStyle w:val="EngHang"/>
            </w:pPr>
            <w:commentRangeStart w:id="611"/>
            <w:r>
              <w:t xml:space="preserve">Gather </w:t>
            </w:r>
            <w:commentRangeEnd w:id="611"/>
            <w:r>
              <w:rPr>
                <w:rStyle w:val="CommentReference"/>
                <w:rFonts w:eastAsiaTheme="minorHAnsi" w:cstheme="minorBidi"/>
                <w:color w:val="auto"/>
                <w:lang w:val="en-CA"/>
              </w:rPr>
              <w:commentReference w:id="611"/>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2"/>
            <w:r>
              <w:t xml:space="preserve">will </w:t>
            </w:r>
            <w:commentRangeEnd w:id="612"/>
            <w:r>
              <w:rPr>
                <w:rStyle w:val="CommentReference"/>
                <w:rFonts w:eastAsiaTheme="minorHAnsi" w:cstheme="minorBidi"/>
                <w:color w:val="auto"/>
                <w:lang w:val="en-CA"/>
              </w:rPr>
              <w:commentReference w:id="612"/>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3"/>
            <w:r>
              <w:t xml:space="preserve">Deliver </w:t>
            </w:r>
            <w:commentRangeEnd w:id="613"/>
            <w:r>
              <w:rPr>
                <w:rStyle w:val="CommentReference"/>
                <w:rFonts w:eastAsiaTheme="minorHAnsi" w:cstheme="minorBidi"/>
                <w:color w:val="auto"/>
                <w:lang w:val="en-CA"/>
              </w:rPr>
              <w:commentReference w:id="613"/>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4"/>
            <w:r w:rsidRPr="00A16DFE">
              <w:rPr>
                <w:rFonts w:eastAsiaTheme="minorHAnsi"/>
              </w:rPr>
              <w:t xml:space="preserve">come </w:t>
            </w:r>
            <w:commentRangeEnd w:id="614"/>
            <w:r>
              <w:rPr>
                <w:rStyle w:val="CommentReference"/>
                <w:rFonts w:eastAsiaTheme="minorHAnsi" w:cstheme="minorBidi"/>
                <w:color w:val="auto"/>
                <w:lang w:val="en-CA"/>
              </w:rPr>
              <w:commentReference w:id="614"/>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5"/>
            <w:r>
              <w:rPr>
                <w:rFonts w:eastAsiaTheme="minorHAnsi"/>
              </w:rPr>
              <w:t>be</w:t>
            </w:r>
            <w:r w:rsidRPr="00A16DFE">
              <w:rPr>
                <w:rFonts w:eastAsiaTheme="minorHAnsi"/>
              </w:rPr>
              <w:t xml:space="preserve"> </w:t>
            </w:r>
            <w:commentRangeEnd w:id="615"/>
            <w:r>
              <w:rPr>
                <w:rStyle w:val="CommentReference"/>
                <w:rFonts w:eastAsiaTheme="minorHAnsi" w:cstheme="minorBidi"/>
                <w:color w:val="auto"/>
                <w:lang w:val="en-CA"/>
              </w:rPr>
              <w:commentReference w:id="615"/>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6" w:name="_Toc297322067"/>
      <w:bookmarkStart w:id="617" w:name="_Toc297407712"/>
      <w:bookmarkStart w:id="618" w:name="_Toc298445764"/>
      <w:bookmarkStart w:id="619" w:name="_Toc298681249"/>
      <w:bookmarkStart w:id="620" w:name="_Toc298447489"/>
      <w:bookmarkStart w:id="621" w:name="_Toc308441906"/>
      <w:bookmarkStart w:id="622" w:name="_Ref452620835"/>
      <w:bookmarkStart w:id="623" w:name="_Ref452620839"/>
      <w:r>
        <w:rPr>
          <w:lang w:val="en-US"/>
        </w:rPr>
        <w:lastRenderedPageBreak/>
        <w:t>The Sunday Theotokia</w:t>
      </w:r>
      <w:bookmarkEnd w:id="616"/>
      <w:bookmarkEnd w:id="617"/>
      <w:bookmarkEnd w:id="618"/>
      <w:bookmarkEnd w:id="619"/>
      <w:bookmarkEnd w:id="620"/>
      <w:bookmarkEnd w:id="621"/>
      <w:bookmarkEnd w:id="622"/>
      <w:bookmarkEnd w:id="623"/>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4" w:name="_Toc298445765"/>
      <w:bookmarkStart w:id="625" w:name="_Toc298681250"/>
      <w:bookmarkStart w:id="626" w:name="_Toc298447490"/>
      <w:r>
        <w:rPr>
          <w:lang w:val="en-US"/>
        </w:rPr>
        <w:t>Part One</w:t>
      </w:r>
      <w:bookmarkEnd w:id="624"/>
      <w:bookmarkEnd w:id="625"/>
      <w:bookmarkEnd w:id="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7"/>
            <w:r w:rsidRPr="007425E1">
              <w:rPr>
                <w:rFonts w:eastAsiaTheme="minorHAnsi"/>
              </w:rPr>
              <w:t>Of the Covenant</w:t>
            </w:r>
            <w:commentRangeEnd w:id="627"/>
            <w:r>
              <w:rPr>
                <w:rStyle w:val="CommentReference"/>
                <w:rFonts w:eastAsiaTheme="minorHAnsi" w:cstheme="minorBidi"/>
                <w:color w:val="auto"/>
                <w:lang w:val="en-CA"/>
              </w:rPr>
              <w:commentReference w:id="627"/>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8"/>
            <w:r>
              <w:rPr>
                <w:rFonts w:eastAsiaTheme="minorHAnsi"/>
              </w:rPr>
              <w:t>sprinkling</w:t>
            </w:r>
            <w:commentRangeEnd w:id="628"/>
            <w:r>
              <w:rPr>
                <w:rStyle w:val="CommentReference"/>
                <w:rFonts w:eastAsiaTheme="minorHAnsi" w:cstheme="minorBidi"/>
                <w:color w:val="auto"/>
                <w:lang w:val="en-CA"/>
              </w:rPr>
              <w:commentReference w:id="628"/>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9"/>
            <w:r>
              <w:rPr>
                <w:rFonts w:eastAsiaTheme="minorHAnsi"/>
              </w:rPr>
              <w:t>dwelt</w:t>
            </w:r>
            <w:commentRangeEnd w:id="629"/>
            <w:r>
              <w:rPr>
                <w:rStyle w:val="CommentReference"/>
                <w:rFonts w:eastAsiaTheme="minorHAnsi" w:cstheme="minorBidi"/>
                <w:color w:val="auto"/>
                <w:lang w:val="en-CA"/>
              </w:rPr>
              <w:commentReference w:id="629"/>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30"/>
            <w:r>
              <w:t xml:space="preserve">Magnify </w:t>
            </w:r>
            <w:commentRangeEnd w:id="630"/>
            <w:r>
              <w:rPr>
                <w:rStyle w:val="CommentReference"/>
                <w:rFonts w:eastAsiaTheme="minorHAnsi" w:cstheme="minorBidi"/>
                <w:color w:val="auto"/>
                <w:lang w:val="en-CA"/>
              </w:rPr>
              <w:commentReference w:id="630"/>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1"/>
            <w:r>
              <w:t xml:space="preserve">obtain </w:t>
            </w:r>
            <w:commentRangeEnd w:id="631"/>
            <w:r>
              <w:rPr>
                <w:rStyle w:val="CommentReference"/>
                <w:rFonts w:eastAsiaTheme="minorHAnsi" w:cstheme="minorBidi"/>
                <w:color w:val="auto"/>
                <w:lang w:val="en-CA"/>
              </w:rPr>
              <w:commentReference w:id="631"/>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2" w:name="_Toc298445766"/>
      <w:bookmarkStart w:id="633" w:name="_Toc298681251"/>
      <w:bookmarkStart w:id="634"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2"/>
      <w:bookmarkEnd w:id="633"/>
      <w:bookmarkEnd w:id="634"/>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5"/>
            <w:r>
              <w:rPr>
                <w:rFonts w:eastAsiaTheme="minorHAnsi"/>
              </w:rPr>
              <w:t xml:space="preserve">type </w:t>
            </w:r>
            <w:commentRangeEnd w:id="635"/>
            <w:r>
              <w:rPr>
                <w:rStyle w:val="CommentReference"/>
                <w:rFonts w:eastAsiaTheme="minorHAnsi" w:cstheme="minorBidi"/>
                <w:color w:val="auto"/>
                <w:lang w:val="en-CA"/>
              </w:rPr>
              <w:commentReference w:id="635"/>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6"/>
            <w:r>
              <w:t xml:space="preserve">one </w:t>
            </w:r>
            <w:commentRangeEnd w:id="636"/>
            <w:r>
              <w:rPr>
                <w:rStyle w:val="CommentReference"/>
                <w:rFonts w:eastAsiaTheme="minorHAnsi" w:cstheme="minorBidi"/>
                <w:color w:val="auto"/>
                <w:lang w:val="en-CA"/>
              </w:rPr>
              <w:commentReference w:id="636"/>
            </w:r>
            <w:r>
              <w:t>from two,</w:t>
            </w:r>
          </w:p>
          <w:p w14:paraId="12509199" w14:textId="77777777" w:rsidR="00E35F1F" w:rsidRDefault="00E35F1F" w:rsidP="00E35F1F">
            <w:pPr>
              <w:pStyle w:val="EngHang"/>
            </w:pPr>
            <w:r>
              <w:t xml:space="preserve">A </w:t>
            </w:r>
            <w:commentRangeStart w:id="637"/>
            <w:r>
              <w:t xml:space="preserve">Holy </w:t>
            </w:r>
            <w:commentRangeEnd w:id="637"/>
            <w:r>
              <w:rPr>
                <w:rStyle w:val="CommentReference"/>
                <w:rFonts w:eastAsiaTheme="minorHAnsi" w:cstheme="minorBidi"/>
                <w:color w:val="auto"/>
                <w:lang w:val="en-CA"/>
              </w:rPr>
              <w:commentReference w:id="637"/>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8"/>
            <w:r>
              <w:rPr>
                <w:rFonts w:eastAsiaTheme="minorHAnsi"/>
              </w:rPr>
              <w:t xml:space="preserve">Begotten </w:t>
            </w:r>
            <w:commentRangeEnd w:id="638"/>
            <w:r>
              <w:rPr>
                <w:rStyle w:val="CommentReference"/>
                <w:rFonts w:eastAsiaTheme="minorHAnsi" w:cstheme="minorBidi"/>
                <w:color w:val="auto"/>
                <w:lang w:val="en-CA"/>
              </w:rPr>
              <w:commentReference w:id="638"/>
            </w:r>
            <w:r>
              <w:rPr>
                <w:rFonts w:eastAsiaTheme="minorHAnsi"/>
              </w:rPr>
              <w:t>without seed,</w:t>
            </w:r>
          </w:p>
          <w:p w14:paraId="47914132" w14:textId="77777777" w:rsidR="00E35F1F" w:rsidRDefault="00E35F1F" w:rsidP="00E35F1F">
            <w:pPr>
              <w:pStyle w:val="EngHang"/>
              <w:rPr>
                <w:rFonts w:eastAsiaTheme="minorHAnsi"/>
              </w:rPr>
            </w:pPr>
            <w:commentRangeStart w:id="639"/>
            <w:r>
              <w:rPr>
                <w:rFonts w:eastAsiaTheme="minorHAnsi"/>
              </w:rPr>
              <w:t xml:space="preserve">Consubstantial </w:t>
            </w:r>
            <w:commentRangeEnd w:id="639"/>
            <w:r>
              <w:rPr>
                <w:rStyle w:val="CommentReference"/>
                <w:rFonts w:eastAsiaTheme="minorHAnsi" w:cstheme="minorBidi"/>
                <w:color w:val="auto"/>
                <w:lang w:val="en-CA"/>
              </w:rPr>
              <w:commentReference w:id="639"/>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40"/>
            <w:r>
              <w:rPr>
                <w:rFonts w:eastAsiaTheme="minorHAnsi"/>
              </w:rPr>
              <w:t xml:space="preserve">made one </w:t>
            </w:r>
            <w:commentRangeEnd w:id="640"/>
            <w:r>
              <w:rPr>
                <w:rStyle w:val="CommentReference"/>
                <w:rFonts w:eastAsiaTheme="minorHAnsi" w:cstheme="minorBidi"/>
                <w:color w:val="auto"/>
                <w:lang w:val="en-CA"/>
              </w:rPr>
              <w:commentReference w:id="640"/>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1"/>
            <w:r>
              <w:t xml:space="preserve">The </w:t>
            </w:r>
            <w:commentRangeEnd w:id="641"/>
            <w:r>
              <w:rPr>
                <w:rStyle w:val="CommentReference"/>
                <w:rFonts w:eastAsiaTheme="minorHAnsi" w:cstheme="minorBidi"/>
                <w:color w:val="auto"/>
                <w:lang w:val="en-CA"/>
              </w:rPr>
              <w:commentReference w:id="641"/>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2"/>
            <w:r>
              <w:rPr>
                <w:rFonts w:eastAsiaTheme="minorHAnsi"/>
              </w:rPr>
              <w:t xml:space="preserve">Purple </w:t>
            </w:r>
            <w:commentRangeEnd w:id="642"/>
            <w:r>
              <w:rPr>
                <w:rStyle w:val="CommentReference"/>
                <w:rFonts w:eastAsiaTheme="minorHAnsi" w:cstheme="minorBidi"/>
                <w:color w:val="auto"/>
                <w:lang w:val="en-CA"/>
              </w:rPr>
              <w:commentReference w:id="642"/>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3"/>
            <w:r>
              <w:rPr>
                <w:rFonts w:eastAsiaTheme="minorHAnsi"/>
              </w:rPr>
              <w:t xml:space="preserve">fine </w:t>
            </w:r>
            <w:commentRangeEnd w:id="643"/>
            <w:r>
              <w:rPr>
                <w:rStyle w:val="CommentReference"/>
                <w:rFonts w:eastAsiaTheme="minorHAnsi" w:cstheme="minorBidi"/>
                <w:color w:val="auto"/>
                <w:lang w:val="en-CA"/>
              </w:rPr>
              <w:commentReference w:id="643"/>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4"/>
            <w:r>
              <w:rPr>
                <w:rFonts w:eastAsiaTheme="minorHAnsi"/>
              </w:rPr>
              <w:t xml:space="preserve">wood </w:t>
            </w:r>
            <w:commentRangeEnd w:id="644"/>
            <w:r>
              <w:rPr>
                <w:rStyle w:val="CommentReference"/>
                <w:rFonts w:eastAsiaTheme="minorHAnsi" w:cstheme="minorBidi"/>
                <w:color w:val="auto"/>
                <w:lang w:val="en-CA"/>
              </w:rPr>
              <w:commentReference w:id="644"/>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7" w:name="_Toc298445767"/>
      <w:bookmarkStart w:id="648" w:name="_Toc298681252"/>
      <w:bookmarkStart w:id="649"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7"/>
      <w:bookmarkEnd w:id="648"/>
      <w:bookmarkEnd w:id="649"/>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50"/>
            <w:r>
              <w:rPr>
                <w:rFonts w:eastAsiaTheme="minorHAnsi"/>
              </w:rPr>
              <w:t>Cherubs</w:t>
            </w:r>
            <w:commentRangeEnd w:id="650"/>
            <w:r>
              <w:rPr>
                <w:rStyle w:val="CommentReference"/>
                <w:rFonts w:eastAsiaTheme="minorHAnsi" w:cstheme="minorBidi"/>
                <w:color w:val="auto"/>
                <w:lang w:val="en-CA"/>
              </w:rPr>
              <w:commentReference w:id="650"/>
            </w:r>
          </w:p>
          <w:p w14:paraId="338C43D3" w14:textId="65EF4612" w:rsidR="00E35F1F" w:rsidRPr="001A0083" w:rsidRDefault="00E35F1F" w:rsidP="00E35F1F">
            <w:pPr>
              <w:pStyle w:val="EngHangEnd"/>
            </w:pPr>
            <w:commentRangeStart w:id="651"/>
            <w:r>
              <w:rPr>
                <w:rFonts w:eastAsiaTheme="minorHAnsi"/>
              </w:rPr>
              <w:t xml:space="preserve">Forged </w:t>
            </w:r>
            <w:commentRangeEnd w:id="651"/>
            <w:r>
              <w:rPr>
                <w:rStyle w:val="CommentReference"/>
                <w:rFonts w:eastAsiaTheme="minorHAnsi" w:cstheme="minorBidi"/>
                <w:color w:val="auto"/>
                <w:lang w:val="en-CA"/>
              </w:rPr>
              <w:commentReference w:id="651"/>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2"/>
            <w:r>
              <w:t xml:space="preserve">Always </w:t>
            </w:r>
            <w:commentRangeEnd w:id="652"/>
            <w:r>
              <w:rPr>
                <w:rStyle w:val="CommentReference"/>
                <w:rFonts w:eastAsiaTheme="minorHAnsi" w:cstheme="minorBidi"/>
                <w:color w:val="auto"/>
                <w:lang w:val="en-CA"/>
              </w:rPr>
              <w:commentReference w:id="652"/>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3"/>
            <w:r>
              <w:rPr>
                <w:rFonts w:eastAsiaTheme="minorHAnsi"/>
              </w:rPr>
              <w:t xml:space="preserve">Overshadowed </w:t>
            </w:r>
            <w:commentRangeEnd w:id="653"/>
            <w:r>
              <w:rPr>
                <w:rStyle w:val="CommentReference"/>
                <w:rFonts w:eastAsiaTheme="minorHAnsi" w:cstheme="minorBidi"/>
                <w:color w:val="auto"/>
                <w:lang w:val="en-CA"/>
              </w:rPr>
              <w:commentReference w:id="653"/>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4"/>
            <w:r>
              <w:rPr>
                <w:rFonts w:eastAsiaTheme="minorHAnsi"/>
              </w:rPr>
              <w:t xml:space="preserve">sin </w:t>
            </w:r>
            <w:commentRangeEnd w:id="654"/>
            <w:r>
              <w:rPr>
                <w:rStyle w:val="CommentReference"/>
                <w:rFonts w:eastAsiaTheme="minorHAnsi" w:cstheme="minorBidi"/>
                <w:color w:val="auto"/>
                <w:lang w:val="en-CA"/>
              </w:rPr>
              <w:commentReference w:id="654"/>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55"/>
            <w:r>
              <w:t xml:space="preserve">Magnify </w:t>
            </w:r>
            <w:commentRangeEnd w:id="655"/>
            <w:r>
              <w:rPr>
                <w:rStyle w:val="CommentReference"/>
                <w:rFonts w:eastAsiaTheme="minorHAnsi" w:cstheme="minorBidi"/>
                <w:color w:val="auto"/>
                <w:lang w:val="en-CA"/>
              </w:rPr>
              <w:commentReference w:id="655"/>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6"/>
            <w:r>
              <w:t xml:space="preserve">obtain </w:t>
            </w:r>
            <w:commentRangeEnd w:id="656"/>
            <w:r>
              <w:rPr>
                <w:rStyle w:val="CommentReference"/>
                <w:rFonts w:eastAsiaTheme="minorHAnsi" w:cstheme="minorBidi"/>
                <w:color w:val="auto"/>
                <w:lang w:val="en-CA"/>
              </w:rPr>
              <w:commentReference w:id="656"/>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7" w:name="_Toc298445768"/>
      <w:bookmarkStart w:id="658" w:name="_Toc298681253"/>
      <w:bookmarkStart w:id="659"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7"/>
      <w:bookmarkEnd w:id="658"/>
      <w:bookmarkEnd w:id="659"/>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60"/>
            <w:r>
              <w:t xml:space="preserve">you </w:t>
            </w:r>
            <w:commentRangeEnd w:id="660"/>
            <w:r>
              <w:rPr>
                <w:rStyle w:val="CommentReference"/>
                <w:rFonts w:eastAsiaTheme="minorHAnsi" w:cstheme="minorBidi"/>
                <w:color w:val="auto"/>
                <w:lang w:val="en-CA"/>
              </w:rPr>
              <w:commentReference w:id="660"/>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1"/>
            <w:r>
              <w:rPr>
                <w:rFonts w:eastAsiaTheme="minorHAnsi"/>
              </w:rPr>
              <w:t xml:space="preserve">for </w:t>
            </w:r>
            <w:commentRangeEnd w:id="661"/>
            <w:r>
              <w:rPr>
                <w:rStyle w:val="CommentReference"/>
                <w:rFonts w:eastAsiaTheme="minorHAnsi" w:cstheme="minorBidi"/>
                <w:color w:val="auto"/>
                <w:lang w:val="en-CA"/>
              </w:rPr>
              <w:commentReference w:id="661"/>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62"/>
            <w:r>
              <w:t xml:space="preserve">Magnify </w:t>
            </w:r>
            <w:commentRangeEnd w:id="662"/>
            <w:r>
              <w:rPr>
                <w:rStyle w:val="CommentReference"/>
                <w:rFonts w:eastAsiaTheme="minorHAnsi" w:cstheme="minorBidi"/>
                <w:color w:val="auto"/>
                <w:lang w:val="en-CA"/>
              </w:rPr>
              <w:commentReference w:id="662"/>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3"/>
            <w:r>
              <w:t xml:space="preserve">obtain </w:t>
            </w:r>
            <w:commentRangeEnd w:id="663"/>
            <w:r>
              <w:rPr>
                <w:rStyle w:val="CommentReference"/>
                <w:rFonts w:eastAsiaTheme="minorHAnsi" w:cstheme="minorBidi"/>
                <w:color w:val="auto"/>
                <w:lang w:val="en-CA"/>
              </w:rPr>
              <w:commentReference w:id="663"/>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4" w:name="_Toc298445769"/>
      <w:bookmarkStart w:id="665" w:name="_Toc298681254"/>
      <w:bookmarkStart w:id="666"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4"/>
      <w:bookmarkEnd w:id="665"/>
      <w:bookmarkEnd w:id="666"/>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7"/>
            <w:r w:rsidR="00E35F1F">
              <w:rPr>
                <w:rFonts w:eastAsiaTheme="minorHAnsi"/>
              </w:rPr>
              <w:t xml:space="preserve">burning </w:t>
            </w:r>
            <w:commentRangeEnd w:id="667"/>
            <w:r w:rsidR="00E35F1F">
              <w:rPr>
                <w:rStyle w:val="CommentReference"/>
                <w:rFonts w:eastAsiaTheme="minorHAnsi" w:cstheme="minorBidi"/>
                <w:color w:val="auto"/>
                <w:lang w:val="en-CA"/>
              </w:rPr>
              <w:commentReference w:id="667"/>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8"/>
            <w:r>
              <w:rPr>
                <w:rFonts w:eastAsiaTheme="minorHAnsi"/>
              </w:rPr>
              <w:t>manifestation</w:t>
            </w:r>
            <w:commentRangeEnd w:id="668"/>
            <w:r>
              <w:rPr>
                <w:rStyle w:val="CommentReference"/>
                <w:rFonts w:eastAsiaTheme="minorHAnsi" w:cstheme="minorBidi"/>
                <w:color w:val="auto"/>
                <w:lang w:val="en-CA"/>
              </w:rPr>
              <w:commentReference w:id="668"/>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9"/>
            <w:r>
              <w:rPr>
                <w:rFonts w:eastAsiaTheme="minorHAnsi"/>
              </w:rPr>
              <w:t xml:space="preserve">carried </w:t>
            </w:r>
            <w:commentRangeEnd w:id="669"/>
            <w:r>
              <w:rPr>
                <w:rStyle w:val="CommentReference"/>
                <w:rFonts w:eastAsiaTheme="minorHAnsi" w:cstheme="minorBidi"/>
                <w:color w:val="auto"/>
                <w:lang w:val="en-CA"/>
              </w:rPr>
              <w:commentReference w:id="669"/>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70"/>
            <w:r>
              <w:rPr>
                <w:rFonts w:eastAsiaTheme="minorHAnsi"/>
              </w:rPr>
              <w:t xml:space="preserve">Gives light to </w:t>
            </w:r>
            <w:commentRangeEnd w:id="670"/>
            <w:r>
              <w:rPr>
                <w:rStyle w:val="CommentReference"/>
                <w:rFonts w:eastAsiaTheme="minorHAnsi" w:cstheme="minorBidi"/>
                <w:color w:val="auto"/>
                <w:lang w:val="en-CA"/>
              </w:rPr>
              <w:commentReference w:id="670"/>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71"/>
            <w:r>
              <w:t xml:space="preserve">Magnify </w:t>
            </w:r>
            <w:commentRangeEnd w:id="671"/>
            <w:r>
              <w:rPr>
                <w:rStyle w:val="CommentReference"/>
                <w:rFonts w:eastAsiaTheme="minorHAnsi" w:cstheme="minorBidi"/>
                <w:color w:val="auto"/>
                <w:lang w:val="en-CA"/>
              </w:rPr>
              <w:commentReference w:id="671"/>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2"/>
            <w:r>
              <w:t xml:space="preserve">obtain </w:t>
            </w:r>
            <w:commentRangeEnd w:id="672"/>
            <w:r>
              <w:rPr>
                <w:rStyle w:val="CommentReference"/>
                <w:rFonts w:eastAsiaTheme="minorHAnsi" w:cstheme="minorBidi"/>
                <w:color w:val="auto"/>
                <w:lang w:val="en-CA"/>
              </w:rPr>
              <w:commentReference w:id="672"/>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3" w:name="_Toc298445770"/>
      <w:bookmarkStart w:id="674" w:name="_Toc298681255"/>
      <w:bookmarkStart w:id="675"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3"/>
      <w:bookmarkEnd w:id="674"/>
      <w:bookmarkEnd w:id="675"/>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6"/>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6"/>
            <w:r>
              <w:rPr>
                <w:rStyle w:val="CommentReference"/>
                <w:rFonts w:eastAsiaTheme="minorHAnsi" w:cstheme="minorBidi"/>
                <w:color w:val="auto"/>
                <w:lang w:val="en-CA"/>
              </w:rPr>
              <w:commentReference w:id="676"/>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7"/>
            <w:r>
              <w:rPr>
                <w:rFonts w:eastAsiaTheme="minorHAnsi"/>
              </w:rPr>
              <w:t xml:space="preserve">Upon </w:t>
            </w:r>
            <w:commentRangeEnd w:id="677"/>
            <w:r>
              <w:rPr>
                <w:rStyle w:val="CommentReference"/>
                <w:rFonts w:eastAsiaTheme="minorHAnsi" w:cstheme="minorBidi"/>
                <w:color w:val="auto"/>
                <w:lang w:val="en-CA"/>
              </w:rPr>
              <w:commentReference w:id="677"/>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78"/>
            <w:r>
              <w:t xml:space="preserve">Magnify </w:t>
            </w:r>
            <w:commentRangeEnd w:id="678"/>
            <w:r>
              <w:rPr>
                <w:rStyle w:val="CommentReference"/>
                <w:rFonts w:eastAsiaTheme="minorHAnsi" w:cstheme="minorBidi"/>
                <w:color w:val="auto"/>
                <w:lang w:val="en-CA"/>
              </w:rPr>
              <w:commentReference w:id="678"/>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9"/>
            <w:r>
              <w:t xml:space="preserve">obtain </w:t>
            </w:r>
            <w:commentRangeEnd w:id="679"/>
            <w:r>
              <w:rPr>
                <w:rStyle w:val="CommentReference"/>
                <w:rFonts w:eastAsiaTheme="minorHAnsi" w:cstheme="minorBidi"/>
                <w:color w:val="auto"/>
                <w:lang w:val="en-CA"/>
              </w:rPr>
              <w:commentReference w:id="679"/>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80" w:name="_Toc298445771"/>
      <w:bookmarkStart w:id="681" w:name="_Toc298681256"/>
      <w:bookmarkStart w:id="682" w:name="_Toc298447496"/>
      <w:bookmarkStart w:id="683" w:name="_Ref299211949"/>
      <w:r>
        <w:t>The Gospel According the St. Luke</w:t>
      </w:r>
      <w:bookmarkEnd w:id="680"/>
      <w:bookmarkEnd w:id="681"/>
      <w:bookmarkEnd w:id="682"/>
      <w:bookmarkEnd w:id="683"/>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4" w:name="_Toc298445772"/>
      <w:bookmarkStart w:id="685" w:name="_Toc298681257"/>
      <w:bookmarkStart w:id="686" w:name="_Toc298447497"/>
      <w:r>
        <w:t xml:space="preserve">Part </w:t>
      </w:r>
      <w:bookmarkEnd w:id="684"/>
      <w:bookmarkEnd w:id="685"/>
      <w:bookmarkEnd w:id="686"/>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7"/>
            <w:r>
              <w:rPr>
                <w:rFonts w:eastAsiaTheme="minorHAnsi"/>
              </w:rPr>
              <w:t>truth</w:t>
            </w:r>
            <w:commentRangeEnd w:id="687"/>
            <w:r>
              <w:rPr>
                <w:rStyle w:val="CommentReference"/>
                <w:rFonts w:eastAsiaTheme="minorHAnsi" w:cstheme="minorBidi"/>
                <w:color w:val="auto"/>
                <w:lang w:val="en-CA"/>
              </w:rPr>
              <w:commentReference w:id="687"/>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8"/>
            <w:r>
              <w:rPr>
                <w:rFonts w:eastAsiaTheme="minorHAnsi"/>
              </w:rPr>
              <w:t xml:space="preserve">a </w:t>
            </w:r>
            <w:commentRangeEnd w:id="688"/>
            <w:r>
              <w:rPr>
                <w:rStyle w:val="CommentReference"/>
                <w:rFonts w:eastAsiaTheme="minorHAnsi" w:cstheme="minorBidi"/>
                <w:color w:val="auto"/>
                <w:lang w:val="en-CA"/>
              </w:rPr>
              <w:commentReference w:id="688"/>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9"/>
            <w:r>
              <w:rPr>
                <w:rFonts w:eastAsiaTheme="minorHAnsi"/>
              </w:rPr>
              <w:t xml:space="preserve">holy </w:t>
            </w:r>
            <w:commentRangeEnd w:id="689"/>
            <w:r>
              <w:rPr>
                <w:rStyle w:val="CommentReference"/>
                <w:rFonts w:eastAsiaTheme="minorHAnsi" w:cstheme="minorBidi"/>
                <w:color w:val="auto"/>
                <w:lang w:val="en-CA"/>
              </w:rPr>
              <w:commentReference w:id="689"/>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90"/>
            <w:r>
              <w:rPr>
                <w:rFonts w:eastAsiaTheme="minorHAnsi"/>
              </w:rPr>
              <w:t xml:space="preserve">abode </w:t>
            </w:r>
            <w:commentRangeEnd w:id="690"/>
            <w:r>
              <w:rPr>
                <w:rStyle w:val="CommentReference"/>
                <w:rFonts w:eastAsiaTheme="minorHAnsi" w:cstheme="minorBidi"/>
                <w:color w:val="auto"/>
                <w:lang w:val="en-CA"/>
              </w:rPr>
              <w:commentReference w:id="690"/>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91"/>
            <w:r>
              <w:t xml:space="preserve">Magnify </w:t>
            </w:r>
            <w:commentRangeEnd w:id="691"/>
            <w:r>
              <w:rPr>
                <w:rStyle w:val="CommentReference"/>
                <w:rFonts w:eastAsiaTheme="minorHAnsi" w:cstheme="minorBidi"/>
                <w:color w:val="auto"/>
                <w:lang w:val="en-CA"/>
              </w:rPr>
              <w:commentReference w:id="691"/>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2"/>
            <w:r>
              <w:t xml:space="preserve">obtain </w:t>
            </w:r>
            <w:commentRangeEnd w:id="692"/>
            <w:r>
              <w:rPr>
                <w:rStyle w:val="CommentReference"/>
                <w:rFonts w:eastAsiaTheme="minorHAnsi" w:cstheme="minorBidi"/>
                <w:color w:val="auto"/>
                <w:lang w:val="en-CA"/>
              </w:rPr>
              <w:commentReference w:id="692"/>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3" w:name="_Toc298445773"/>
      <w:bookmarkStart w:id="694" w:name="_Toc298681258"/>
      <w:bookmarkStart w:id="695" w:name="_Toc298447498"/>
      <w:r>
        <w:lastRenderedPageBreak/>
        <w:t>Part Seven (Modern Part Eight)</w:t>
      </w:r>
      <w:bookmarkEnd w:id="693"/>
      <w:bookmarkEnd w:id="694"/>
      <w:bookmarkEnd w:id="695"/>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6"/>
            <w:r>
              <w:rPr>
                <w:rFonts w:eastAsiaTheme="minorHAnsi"/>
              </w:rPr>
              <w:t>O Lord of all.</w:t>
            </w:r>
            <w:commentRangeEnd w:id="696"/>
            <w:r>
              <w:rPr>
                <w:rStyle w:val="CommentReference"/>
                <w:rFonts w:eastAsiaTheme="minorHAnsi" w:cstheme="minorBidi"/>
                <w:color w:val="auto"/>
                <w:lang w:val="en-CA"/>
              </w:rPr>
              <w:commentReference w:id="696"/>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7"/>
            <w:r>
              <w:rPr>
                <w:rFonts w:eastAsiaTheme="minorHAnsi"/>
              </w:rPr>
              <w:t>The True One who came</w:t>
            </w:r>
            <w:commentRangeEnd w:id="697"/>
            <w:r>
              <w:rPr>
                <w:rStyle w:val="CommentReference"/>
                <w:rFonts w:eastAsiaTheme="minorHAnsi" w:cstheme="minorBidi"/>
                <w:color w:val="auto"/>
                <w:lang w:val="en-CA"/>
              </w:rPr>
              <w:commentReference w:id="697"/>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8"/>
            <w:r>
              <w:rPr>
                <w:rFonts w:eastAsiaTheme="minorHAnsi"/>
              </w:rPr>
              <w:t>And perfect rejoicing.</w:t>
            </w:r>
            <w:commentRangeEnd w:id="698"/>
            <w:r>
              <w:rPr>
                <w:rStyle w:val="CommentReference"/>
                <w:rFonts w:eastAsiaTheme="minorHAnsi" w:cstheme="minorBidi"/>
                <w:color w:val="auto"/>
                <w:lang w:val="en-CA"/>
              </w:rPr>
              <w:commentReference w:id="698"/>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9"/>
            <w:r>
              <w:rPr>
                <w:rFonts w:eastAsiaTheme="minorHAnsi"/>
              </w:rPr>
              <w:t>about</w:t>
            </w:r>
            <w:commentRangeEnd w:id="699"/>
            <w:r>
              <w:rPr>
                <w:rStyle w:val="CommentReference"/>
                <w:rFonts w:eastAsiaTheme="minorHAnsi" w:cstheme="minorBidi"/>
                <w:color w:val="auto"/>
                <w:lang w:val="en-CA"/>
              </w:rPr>
              <w:commentReference w:id="699"/>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700"/>
            <w:r>
              <w:rPr>
                <w:rFonts w:eastAsiaTheme="minorHAnsi"/>
              </w:rPr>
              <w:t>proclaim</w:t>
            </w:r>
            <w:commentRangeEnd w:id="700"/>
            <w:r>
              <w:rPr>
                <w:rStyle w:val="CommentReference"/>
                <w:rFonts w:eastAsiaTheme="minorHAnsi" w:cstheme="minorBidi"/>
                <w:color w:val="auto"/>
                <w:lang w:val="en-CA"/>
              </w:rPr>
              <w:commentReference w:id="700"/>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1"/>
            <w:r w:rsidR="00E35F1F">
              <w:t>generations</w:t>
            </w:r>
            <w:commentRangeEnd w:id="701"/>
            <w:r w:rsidR="00E35F1F">
              <w:rPr>
                <w:rStyle w:val="CommentReference"/>
                <w:rFonts w:eastAsiaTheme="minorHAnsi" w:cstheme="minorBidi"/>
                <w:color w:val="auto"/>
                <w:lang w:val="en-CA"/>
              </w:rPr>
              <w:commentReference w:id="701"/>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2"/>
            <w:r w:rsidR="00E35F1F">
              <w:t xml:space="preserve">just </w:t>
            </w:r>
            <w:commentRangeEnd w:id="702"/>
            <w:r w:rsidR="00E35F1F">
              <w:rPr>
                <w:rStyle w:val="CommentReference"/>
                <w:rFonts w:eastAsiaTheme="minorHAnsi" w:cstheme="minorBidi"/>
                <w:color w:val="auto"/>
                <w:lang w:val="en-CA"/>
              </w:rPr>
              <w:commentReference w:id="702"/>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3"/>
            <w:r w:rsidR="00E35F1F">
              <w:t xml:space="preserve">chaste </w:t>
            </w:r>
            <w:commentRangeEnd w:id="703"/>
            <w:r w:rsidR="00E35F1F">
              <w:rPr>
                <w:rStyle w:val="CommentReference"/>
                <w:rFonts w:eastAsiaTheme="minorHAnsi" w:cstheme="minorBidi"/>
                <w:color w:val="auto"/>
                <w:lang w:val="en-CA"/>
              </w:rPr>
              <w:commentReference w:id="703"/>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4"/>
            <w:r w:rsidR="00E35F1F">
              <w:t>Isaac</w:t>
            </w:r>
            <w:commentRangeEnd w:id="704"/>
            <w:r w:rsidR="00E35F1F">
              <w:rPr>
                <w:rStyle w:val="CommentReference"/>
                <w:rFonts w:eastAsiaTheme="minorHAnsi" w:cstheme="minorBidi"/>
                <w:color w:val="auto"/>
                <w:lang w:val="en-CA"/>
              </w:rPr>
              <w:commentReference w:id="704"/>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5"/>
            <w:r w:rsidR="00E35F1F">
              <w:t>myriads of myriads.</w:t>
            </w:r>
            <w:commentRangeEnd w:id="705"/>
            <w:r w:rsidR="00E35F1F">
              <w:rPr>
                <w:rStyle w:val="CommentReference"/>
                <w:rFonts w:eastAsiaTheme="minorHAnsi" w:cstheme="minorBidi"/>
                <w:color w:val="auto"/>
                <w:lang w:val="en-CA"/>
              </w:rPr>
              <w:commentReference w:id="705"/>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6"/>
            <w:r w:rsidR="00E35F1F">
              <w:t>Master</w:t>
            </w:r>
            <w:commentRangeEnd w:id="706"/>
            <w:r w:rsidR="00E35F1F">
              <w:rPr>
                <w:rStyle w:val="CommentReference"/>
                <w:rFonts w:eastAsiaTheme="minorHAnsi" w:cstheme="minorBidi"/>
                <w:color w:val="auto"/>
                <w:lang w:val="en-CA"/>
              </w:rPr>
              <w:commentReference w:id="706"/>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honour </w:t>
            </w:r>
            <w:commentRangeEnd w:id="707"/>
            <w:r w:rsidR="00E35F1F">
              <w:rPr>
                <w:rStyle w:val="CommentReference"/>
                <w:rFonts w:eastAsiaTheme="minorHAnsi" w:cstheme="minorBidi"/>
                <w:color w:val="auto"/>
                <w:lang w:val="en-CA"/>
              </w:rPr>
              <w:commentReference w:id="707"/>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spouse </w:t>
            </w:r>
            <w:commentRangeEnd w:id="708"/>
            <w:r w:rsidR="00E35F1F">
              <w:rPr>
                <w:rStyle w:val="CommentReference"/>
                <w:rFonts w:eastAsiaTheme="minorHAnsi" w:cstheme="minorBidi"/>
                <w:color w:val="auto"/>
                <w:lang w:val="en-CA"/>
              </w:rPr>
              <w:commentReference w:id="708"/>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9"/>
            <w:r w:rsidR="00E35F1F">
              <w:t xml:space="preserve">health </w:t>
            </w:r>
            <w:commentRangeEnd w:id="709"/>
            <w:r w:rsidR="00E35F1F">
              <w:rPr>
                <w:rStyle w:val="CommentReference"/>
                <w:rFonts w:eastAsiaTheme="minorHAnsi" w:cstheme="minorBidi"/>
                <w:color w:val="auto"/>
                <w:lang w:val="en-CA"/>
              </w:rPr>
              <w:commentReference w:id="709"/>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10"/>
            <w:r>
              <w:t>indescribable</w:t>
            </w:r>
            <w:commentRangeEnd w:id="710"/>
            <w:r>
              <w:rPr>
                <w:rStyle w:val="CommentReference"/>
                <w:rFonts w:eastAsiaTheme="minorHAnsi" w:cstheme="minorBidi"/>
                <w:color w:val="auto"/>
                <w:lang w:val="en-CA"/>
              </w:rPr>
              <w:commentReference w:id="710"/>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1"/>
            <w:r>
              <w:t>Without mingling of substance</w:t>
            </w:r>
            <w:commentRangeEnd w:id="711"/>
            <w:r>
              <w:rPr>
                <w:rStyle w:val="CommentReference"/>
                <w:rFonts w:eastAsiaTheme="minorHAnsi" w:cstheme="minorBidi"/>
                <w:color w:val="auto"/>
                <w:lang w:val="en-CA"/>
              </w:rPr>
              <w:commentReference w:id="711"/>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2"/>
            <w:r w:rsidRPr="008D3689">
              <w:rPr>
                <w:highlight w:val="yellow"/>
              </w:rPr>
              <w:t>Ϯϯϩⲟ</w:t>
            </w:r>
            <w:commentRangeEnd w:id="712"/>
            <w:r w:rsidR="00F71B79">
              <w:rPr>
                <w:rStyle w:val="CommentReference"/>
                <w:rFonts w:ascii="Garamond" w:hAnsi="Garamond" w:cstheme="minorBidi"/>
                <w:noProof w:val="0"/>
                <w:lang w:val="en-CA"/>
              </w:rPr>
              <w:commentReference w:id="712"/>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3"/>
            <w:r>
              <w:t xml:space="preserve">intercede </w:t>
            </w:r>
            <w:commentRangeEnd w:id="713"/>
            <w:r>
              <w:rPr>
                <w:rStyle w:val="CommentReference"/>
                <w:rFonts w:eastAsiaTheme="minorHAnsi" w:cstheme="minorBidi"/>
                <w:color w:val="auto"/>
                <w:lang w:val="en-CA"/>
              </w:rPr>
              <w:commentReference w:id="713"/>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4" w:name="_Toc298445774"/>
      <w:bookmarkStart w:id="715" w:name="_Toc298681259"/>
      <w:bookmarkStart w:id="716" w:name="_Toc298447499"/>
      <w:r>
        <w:t>Part Nine</w:t>
      </w:r>
      <w:bookmarkEnd w:id="714"/>
      <w:bookmarkEnd w:id="715"/>
      <w:bookmarkEnd w:id="716"/>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7" w:name="_Toc298445775"/>
      <w:bookmarkStart w:id="718" w:name="_Toc298681260"/>
      <w:bookmarkStart w:id="719" w:name="_Toc298447500"/>
      <w:r>
        <w:t>Part Ten</w:t>
      </w:r>
      <w:bookmarkEnd w:id="717"/>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20"/>
            <w:r>
              <w:t>honoured</w:t>
            </w:r>
            <w:r w:rsidRPr="007425E1">
              <w:t xml:space="preserve"> </w:t>
            </w:r>
            <w:commentRangeEnd w:id="720"/>
            <w:r>
              <w:rPr>
                <w:rStyle w:val="CommentReference"/>
                <w:rFonts w:eastAsiaTheme="minorHAnsi" w:cstheme="minorBidi"/>
                <w:color w:val="auto"/>
                <w:lang w:val="en-CA"/>
              </w:rPr>
              <w:commentReference w:id="720"/>
            </w:r>
            <w:commentRangeStart w:id="721"/>
            <w:r w:rsidRPr="007425E1">
              <w:t xml:space="preserve">more </w:t>
            </w:r>
            <w:commentRangeEnd w:id="721"/>
            <w:r>
              <w:rPr>
                <w:rStyle w:val="CommentReference"/>
                <w:rFonts w:eastAsiaTheme="minorHAnsi" w:cstheme="minorBidi"/>
                <w:color w:val="auto"/>
                <w:lang w:val="en-CA"/>
              </w:rPr>
              <w:commentReference w:id="721"/>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2"/>
            <w:r w:rsidRPr="007425E1">
              <w:t>means</w:t>
            </w:r>
            <w:commentRangeEnd w:id="722"/>
            <w:r>
              <w:rPr>
                <w:rStyle w:val="CommentReference"/>
                <w:rFonts w:eastAsiaTheme="minorHAnsi" w:cstheme="minorBidi"/>
                <w:color w:val="auto"/>
                <w:lang w:val="en-CA"/>
              </w:rPr>
              <w:commentReference w:id="722"/>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3" w:name="_Toc298445776"/>
      <w:bookmarkStart w:id="724" w:name="_Toc298681261"/>
      <w:bookmarkStart w:id="725" w:name="_Toc298447501"/>
      <w:r w:rsidRPr="00D24FE1">
        <w:t>Part</w:t>
      </w:r>
      <w:r>
        <w:t xml:space="preserve"> Eleven</w:t>
      </w:r>
      <w:bookmarkEnd w:id="723"/>
      <w:bookmarkEnd w:id="724"/>
      <w:bookmarkEnd w:id="725"/>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6" w:name="_Toc298445777"/>
      <w:bookmarkStart w:id="727" w:name="_Toc298681262"/>
      <w:bookmarkStart w:id="728" w:name="_Toc298447502"/>
      <w:r>
        <w:t>Part Twelve</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9"/>
            <w:r w:rsidRPr="007425E1">
              <w:t>heaven</w:t>
            </w:r>
            <w:commentRangeEnd w:id="729"/>
            <w:r>
              <w:rPr>
                <w:rStyle w:val="CommentReference"/>
                <w:rFonts w:eastAsiaTheme="minorHAnsi" w:cstheme="minorBidi"/>
                <w:color w:val="auto"/>
                <w:lang w:val="en-CA"/>
              </w:rPr>
              <w:commentReference w:id="729"/>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30"/>
            <w:r w:rsidRPr="007425E1">
              <w:t xml:space="preserve">true </w:t>
            </w:r>
            <w:commentRangeEnd w:id="730"/>
            <w:r>
              <w:rPr>
                <w:rStyle w:val="CommentReference"/>
                <w:rFonts w:eastAsiaTheme="minorHAnsi" w:cstheme="minorBidi"/>
                <w:color w:val="auto"/>
                <w:lang w:val="en-CA"/>
              </w:rPr>
              <w:commentReference w:id="730"/>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1" w:name="_Toc298445778"/>
      <w:bookmarkStart w:id="732" w:name="_Toc298681263"/>
      <w:bookmarkStart w:id="733" w:name="_Toc298447503"/>
      <w:r>
        <w:lastRenderedPageBreak/>
        <w:t>Part Thirteen</w:t>
      </w:r>
      <w:bookmarkEnd w:id="731"/>
      <w:bookmarkEnd w:id="732"/>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4"/>
            <w:r>
              <w:rPr>
                <w:rFonts w:eastAsiaTheme="minorHAnsi"/>
              </w:rPr>
              <w:t xml:space="preserve">Virgin Mary </w:t>
            </w:r>
            <w:commentRangeEnd w:id="734"/>
            <w:r>
              <w:rPr>
                <w:rStyle w:val="CommentReference"/>
                <w:rFonts w:eastAsiaTheme="minorHAnsi" w:cstheme="minorBidi"/>
                <w:color w:val="auto"/>
                <w:lang w:val="en-CA"/>
              </w:rPr>
              <w:commentReference w:id="734"/>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5"/>
            <w:r w:rsidRPr="007425E1">
              <w:t>And the Cherubic,</w:t>
            </w:r>
          </w:p>
          <w:p w14:paraId="317A08CE" w14:textId="77777777" w:rsidR="00E35F1F" w:rsidRPr="001A0083" w:rsidRDefault="00E35F1F" w:rsidP="00E35F1F">
            <w:pPr>
              <w:pStyle w:val="EngHangEnd"/>
            </w:pPr>
            <w:r>
              <w:t>Mercy Seat</w:t>
            </w:r>
            <w:commentRangeEnd w:id="735"/>
            <w:r>
              <w:t>.</w:t>
            </w:r>
            <w:r>
              <w:rPr>
                <w:rStyle w:val="CommentReference"/>
                <w:rFonts w:eastAsiaTheme="minorHAnsi" w:cstheme="minorBidi"/>
                <w:color w:val="auto"/>
                <w:lang w:val="en-CA"/>
              </w:rPr>
              <w:commentReference w:id="735"/>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6"/>
            <w:r w:rsidRPr="007425E1">
              <w:t>pot</w:t>
            </w:r>
            <w:commentRangeEnd w:id="736"/>
            <w:r>
              <w:rPr>
                <w:rStyle w:val="CommentReference"/>
                <w:rFonts w:eastAsiaTheme="minorHAnsi" w:cstheme="minorBidi"/>
                <w:color w:val="auto"/>
                <w:lang w:val="en-CA"/>
              </w:rPr>
              <w:commentReference w:id="736"/>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7"/>
            <w:r w:rsidRPr="007425E1">
              <w:t>l</w:t>
            </w:r>
            <w:r>
              <w:t>ampstand</w:t>
            </w:r>
            <w:commentRangeEnd w:id="737"/>
            <w:r>
              <w:rPr>
                <w:rStyle w:val="CommentReference"/>
                <w:rFonts w:eastAsiaTheme="minorHAnsi" w:cstheme="minorBidi"/>
                <w:color w:val="auto"/>
                <w:lang w:val="en-CA"/>
              </w:rPr>
              <w:commentReference w:id="737"/>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8" w:name="_Toc298445779"/>
      <w:bookmarkStart w:id="739" w:name="_Toc298681264"/>
      <w:bookmarkStart w:id="740" w:name="_Toc298447504"/>
      <w:r>
        <w:lastRenderedPageBreak/>
        <w:t>Part Fourteen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1"/>
            <w:r w:rsidRPr="007425E1">
              <w:t>t</w:t>
            </w:r>
            <w:commentRangeEnd w:id="741"/>
            <w:r>
              <w:rPr>
                <w:rStyle w:val="CommentReference"/>
                <w:rFonts w:eastAsiaTheme="minorHAnsi" w:cstheme="minorBidi"/>
                <w:color w:val="auto"/>
                <w:lang w:val="en-CA"/>
              </w:rPr>
              <w:commentReference w:id="741"/>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2"/>
            <w:r>
              <w:t xml:space="preserve">The </w:t>
            </w:r>
            <w:commentRangeEnd w:id="742"/>
            <w:r>
              <w:rPr>
                <w:rStyle w:val="CommentReference"/>
                <w:rFonts w:eastAsiaTheme="minorHAnsi" w:cstheme="minorBidi"/>
                <w:color w:val="auto"/>
                <w:lang w:val="en-CA"/>
              </w:rPr>
              <w:commentReference w:id="742"/>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3"/>
            <w:r w:rsidRPr="007425E1">
              <w:t xml:space="preserve">And </w:t>
            </w:r>
            <w:commentRangeEnd w:id="743"/>
            <w:r>
              <w:rPr>
                <w:rStyle w:val="CommentReference"/>
                <w:rFonts w:eastAsiaTheme="minorHAnsi" w:cstheme="minorBidi"/>
                <w:color w:val="auto"/>
                <w:lang w:val="en-CA"/>
              </w:rPr>
              <w:commentReference w:id="743"/>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4" w:name="_Toc298445780"/>
      <w:bookmarkStart w:id="745" w:name="_Toc298681265"/>
      <w:bookmarkStart w:id="746" w:name="_Toc298447505"/>
      <w:r>
        <w:t>Part Fifteen</w:t>
      </w:r>
      <w:bookmarkEnd w:id="744"/>
      <w:bookmarkEnd w:id="745"/>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7"/>
            <w:r>
              <w:t>Which</w:t>
            </w:r>
            <w:r w:rsidRPr="007425E1">
              <w:t xml:space="preserve"> </w:t>
            </w:r>
            <w:commentRangeEnd w:id="747"/>
            <w:r>
              <w:rPr>
                <w:rStyle w:val="CommentReference"/>
                <w:rFonts w:eastAsiaTheme="minorHAnsi" w:cstheme="minorBidi"/>
                <w:color w:val="auto"/>
                <w:lang w:val="en-CA"/>
              </w:rPr>
              <w:commentReference w:id="747"/>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8"/>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8"/>
            <w:r>
              <w:rPr>
                <w:rStyle w:val="CommentReference"/>
                <w:rFonts w:ascii="Garamond" w:hAnsi="Garamond" w:cstheme="minorBidi"/>
                <w:noProof w:val="0"/>
                <w:lang w:val="en-CA"/>
              </w:rPr>
              <w:commentReference w:id="748"/>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9"/>
            <w:r w:rsidRPr="007425E1">
              <w:t>savour</w:t>
            </w:r>
            <w:commentRangeEnd w:id="749"/>
            <w:r>
              <w:rPr>
                <w:rStyle w:val="CommentReference"/>
                <w:rFonts w:eastAsiaTheme="minorHAnsi" w:cstheme="minorBidi"/>
                <w:color w:val="auto"/>
                <w:lang w:val="en-CA"/>
              </w:rPr>
              <w:commentReference w:id="749"/>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50"/>
            <w:r w:rsidRPr="007425E1">
              <w:t>estate</w:t>
            </w:r>
            <w:commentRangeEnd w:id="750"/>
            <w:r>
              <w:rPr>
                <w:rStyle w:val="CommentReference"/>
                <w:rFonts w:eastAsiaTheme="minorHAnsi" w:cstheme="minorBidi"/>
                <w:color w:val="auto"/>
                <w:lang w:val="en-CA"/>
              </w:rPr>
              <w:commentReference w:id="750"/>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1" w:name="_Toc298445781"/>
      <w:bookmarkStart w:id="752" w:name="_Toc298681266"/>
      <w:bookmarkStart w:id="753" w:name="_Toc298447506"/>
      <w:r>
        <w:rPr>
          <w:lang w:val="en-GB"/>
        </w:rPr>
        <w:lastRenderedPageBreak/>
        <w:t>Part Sixteen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4" w:name="_Toc298445782"/>
      <w:bookmarkStart w:id="755" w:name="_Toc298681267"/>
      <w:bookmarkStart w:id="756" w:name="_Toc298447507"/>
      <w:r w:rsidRPr="00D24FE1">
        <w:t>Part</w:t>
      </w:r>
      <w:r>
        <w:t xml:space="preserve"> Seventeen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7" w:name="_Toc298445783"/>
      <w:bookmarkStart w:id="758" w:name="_Toc298681268"/>
      <w:bookmarkStart w:id="759" w:name="_Toc298447508"/>
      <w:r>
        <w:t>Part Eighteen</w:t>
      </w:r>
      <w:bookmarkEnd w:id="757"/>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60"/>
            <w:r>
              <w:t>care</w:t>
            </w:r>
            <w:commentRangeEnd w:id="760"/>
            <w:r>
              <w:rPr>
                <w:rStyle w:val="CommentReference"/>
                <w:rFonts w:eastAsiaTheme="minorHAnsi" w:cstheme="minorBidi"/>
                <w:color w:val="auto"/>
                <w:lang w:val="en-CA"/>
              </w:rPr>
              <w:commentReference w:id="760"/>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1"/>
            <w:r w:rsidRPr="007425E1">
              <w:t xml:space="preserve">Sabbath </w:t>
            </w:r>
            <w:commentRangeEnd w:id="761"/>
            <w:r>
              <w:rPr>
                <w:rStyle w:val="CommentReference"/>
                <w:rFonts w:eastAsiaTheme="minorHAnsi" w:cstheme="minorBidi"/>
                <w:color w:val="auto"/>
                <w:lang w:val="en-CA"/>
              </w:rPr>
              <w:commentReference w:id="761"/>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2" w:name="_Toc298445784"/>
      <w:bookmarkStart w:id="763" w:name="_Toc298681269"/>
      <w:bookmarkStart w:id="764" w:name="_Toc298447509"/>
      <w:bookmarkStart w:id="765" w:name="_Ref299212037"/>
      <w:bookmarkStart w:id="766" w:name="_Ref299212071"/>
      <w:bookmarkStart w:id="767" w:name="_Toc308441907"/>
      <w:r>
        <w:t>The Antiphonarium is read.</w:t>
      </w:r>
    </w:p>
    <w:p w14:paraId="220BAA57" w14:textId="77777777" w:rsidR="00E35F1F" w:rsidRDefault="00E35F1F" w:rsidP="00E35F1F">
      <w:pPr>
        <w:pStyle w:val="Heading2"/>
      </w:pPr>
      <w:bookmarkStart w:id="768" w:name="_Ref434564976"/>
      <w:bookmarkStart w:id="769" w:name="_Toc485884431"/>
      <w:r>
        <w:lastRenderedPageBreak/>
        <w:t>The Conclusion of the Adam Theotokias</w:t>
      </w:r>
      <w:bookmarkEnd w:id="762"/>
      <w:bookmarkEnd w:id="763"/>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70"/>
            <w:r w:rsidRPr="007425E1">
              <w:rPr>
                <w:rFonts w:eastAsiaTheme="minorHAnsi"/>
              </w:rPr>
              <w:t xml:space="preserve">too </w:t>
            </w:r>
            <w:commentRangeEnd w:id="770"/>
            <w:r>
              <w:rPr>
                <w:rStyle w:val="CommentReference"/>
                <w:rFonts w:eastAsiaTheme="minorHAnsi" w:cstheme="minorBidi"/>
                <w:color w:val="auto"/>
                <w:lang w:val="en-CA"/>
              </w:rPr>
              <w:commentReference w:id="770"/>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1"/>
            <w:r>
              <w:rPr>
                <w:rFonts w:eastAsiaTheme="minorHAnsi"/>
              </w:rPr>
              <w:t>I</w:t>
            </w:r>
            <w:r w:rsidRPr="007425E1">
              <w:rPr>
                <w:rFonts w:eastAsiaTheme="minorHAnsi"/>
              </w:rPr>
              <w:t xml:space="preserve"> </w:t>
            </w:r>
            <w:commentRangeEnd w:id="771"/>
            <w:r>
              <w:rPr>
                <w:rStyle w:val="CommentReference"/>
                <w:rFonts w:eastAsiaTheme="minorHAnsi" w:cstheme="minorBidi"/>
                <w:color w:val="auto"/>
                <w:lang w:val="en-CA"/>
              </w:rPr>
              <w:commentReference w:id="771"/>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2"/>
            <w:r w:rsidRPr="007425E1">
              <w:rPr>
                <w:rFonts w:eastAsiaTheme="minorHAnsi"/>
              </w:rPr>
              <w:t>To offer repentance</w:t>
            </w:r>
            <w:commentRangeEnd w:id="772"/>
            <w:r>
              <w:rPr>
                <w:rStyle w:val="CommentReference"/>
                <w:rFonts w:eastAsiaTheme="minorHAnsi" w:cstheme="minorBidi"/>
                <w:color w:val="auto"/>
                <w:lang w:val="en-CA"/>
              </w:rPr>
              <w:commentReference w:id="772"/>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3"/>
            <w:r w:rsidRPr="007425E1">
              <w:rPr>
                <w:rFonts w:eastAsiaTheme="minorHAnsi"/>
              </w:rPr>
              <w:t>The death of a sinner</w:t>
            </w:r>
            <w:commentRangeEnd w:id="773"/>
            <w:r>
              <w:rPr>
                <w:rStyle w:val="CommentReference"/>
                <w:rFonts w:eastAsiaTheme="minorHAnsi" w:cstheme="minorBidi"/>
                <w:color w:val="auto"/>
                <w:lang w:val="en-CA"/>
              </w:rPr>
              <w:commentReference w:id="773"/>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4"/>
            <w:r>
              <w:t>kind-hearted</w:t>
            </w:r>
            <w:commentRangeEnd w:id="774"/>
            <w:r>
              <w:rPr>
                <w:rStyle w:val="CommentReference"/>
                <w:rFonts w:eastAsiaTheme="minorHAnsi" w:cstheme="minorBidi"/>
                <w:color w:val="auto"/>
                <w:lang w:val="en-CA"/>
              </w:rPr>
              <w:commentReference w:id="774"/>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5"/>
            <w:r>
              <w:t>compassions</w:t>
            </w:r>
            <w:commentRangeEnd w:id="775"/>
            <w:r>
              <w:rPr>
                <w:rStyle w:val="CommentReference"/>
                <w:rFonts w:eastAsiaTheme="minorHAnsi" w:cstheme="minorBidi"/>
                <w:color w:val="auto"/>
                <w:lang w:val="en-CA"/>
              </w:rPr>
              <w:commentReference w:id="775"/>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6"/>
            <w:r w:rsidRPr="007425E1">
              <w:t xml:space="preserve">May </w:t>
            </w:r>
            <w:commentRangeEnd w:id="776"/>
            <w:r>
              <w:rPr>
                <w:rStyle w:val="CommentReference"/>
                <w:rFonts w:eastAsiaTheme="minorHAnsi" w:cstheme="minorBidi"/>
                <w:color w:val="auto"/>
                <w:lang w:val="en-CA"/>
              </w:rPr>
              <w:commentReference w:id="776"/>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7" w:name="_Toc298445791"/>
      <w:bookmarkStart w:id="778" w:name="_Toc298681276"/>
      <w:bookmarkStart w:id="779" w:name="_Toc298447516"/>
      <w:bookmarkStart w:id="780" w:name="_Toc308441914"/>
      <w:bookmarkStart w:id="781" w:name="_Toc485884432"/>
      <w:r>
        <w:lastRenderedPageBreak/>
        <w:t>Monday</w:t>
      </w:r>
      <w:bookmarkEnd w:id="777"/>
      <w:bookmarkEnd w:id="778"/>
      <w:bookmarkEnd w:id="779"/>
      <w:bookmarkEnd w:id="780"/>
      <w:bookmarkEnd w:id="781"/>
    </w:p>
    <w:p w14:paraId="47BF983A" w14:textId="77777777" w:rsidR="00E35F1F" w:rsidRDefault="00E35F1F" w:rsidP="00E35F1F">
      <w:pPr>
        <w:pStyle w:val="Heading3"/>
      </w:pPr>
      <w:bookmarkStart w:id="782" w:name="_Toc298445792"/>
      <w:bookmarkStart w:id="783" w:name="_Toc298681277"/>
      <w:bookmarkStart w:id="784" w:name="_Toc298447517"/>
      <w:bookmarkStart w:id="785" w:name="_Toc308441915"/>
      <w:bookmarkStart w:id="786" w:name="_Ref452619611"/>
      <w:bookmarkStart w:id="787" w:name="_Ref452619614"/>
      <w:r>
        <w:t>The Monday Psali Adam</w:t>
      </w:r>
      <w:bookmarkEnd w:id="782"/>
      <w:bookmarkEnd w:id="783"/>
      <w:bookmarkEnd w:id="784"/>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8"/>
            <w:r>
              <w:t>G</w:t>
            </w:r>
            <w:r w:rsidRPr="007425E1">
              <w:t xml:space="preserve">reatly </w:t>
            </w:r>
            <w:commentRangeEnd w:id="788"/>
            <w:r>
              <w:rPr>
                <w:rStyle w:val="CommentReference"/>
                <w:rFonts w:ascii="Times New Roman" w:eastAsiaTheme="minorHAnsi" w:hAnsi="Times New Roman" w:cstheme="minorBidi"/>
                <w:color w:val="auto"/>
              </w:rPr>
              <w:commentReference w:id="788"/>
            </w:r>
            <w:r w:rsidRPr="007425E1">
              <w:t>exalted</w:t>
            </w:r>
            <w:r>
              <w:t>,</w:t>
            </w:r>
          </w:p>
          <w:p w14:paraId="5F0EBDF2" w14:textId="77777777" w:rsidR="00E35F1F" w:rsidRDefault="00E35F1F" w:rsidP="00E35F1F">
            <w:pPr>
              <w:pStyle w:val="EngHang"/>
              <w:spacing w:before="2"/>
            </w:pPr>
            <w:commentRangeStart w:id="789"/>
            <w:r>
              <w:t>B</w:t>
            </w:r>
            <w:r w:rsidRPr="007425E1">
              <w:t xml:space="preserve">eyond </w:t>
            </w:r>
            <w:commentRangeEnd w:id="789"/>
            <w:r>
              <w:rPr>
                <w:rStyle w:val="CommentReference"/>
                <w:rFonts w:ascii="Times New Roman" w:eastAsiaTheme="minorHAnsi" w:hAnsi="Times New Roman" w:cstheme="minorBidi"/>
                <w:color w:val="auto"/>
              </w:rPr>
              <w:commentReference w:id="78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90"/>
            <w:r>
              <w:t>righteous</w:t>
            </w:r>
            <w:commentRangeEnd w:id="790"/>
            <w:r>
              <w:rPr>
                <w:rStyle w:val="CommentReference"/>
                <w:rFonts w:ascii="Times New Roman" w:eastAsiaTheme="minorHAnsi" w:hAnsi="Times New Roman" w:cstheme="minorBidi"/>
                <w:color w:val="auto"/>
              </w:rPr>
              <w:commentReference w:id="79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1"/>
            <w:r>
              <w:t>M</w:t>
            </w:r>
            <w:r w:rsidRPr="007425E1">
              <w:t xml:space="preserve">editate </w:t>
            </w:r>
            <w:commentRangeEnd w:id="791"/>
            <w:r>
              <w:rPr>
                <w:rStyle w:val="CommentReference"/>
                <w:rFonts w:ascii="Times New Roman" w:eastAsiaTheme="minorHAnsi" w:hAnsi="Times New Roman" w:cstheme="minorBidi"/>
                <w:color w:val="auto"/>
              </w:rPr>
              <w:commentReference w:id="79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2"/>
            <w:r>
              <w:t>lips</w:t>
            </w:r>
            <w:commentRangeEnd w:id="792"/>
            <w:r>
              <w:rPr>
                <w:rStyle w:val="CommentReference"/>
              </w:rPr>
              <w:commentReference w:id="79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3"/>
            <w:r w:rsidR="00E35F1F" w:rsidRPr="007425E1">
              <w:t>f</w:t>
            </w:r>
            <w:commentRangeEnd w:id="793"/>
            <w:r w:rsidR="00E35F1F">
              <w:rPr>
                <w:rStyle w:val="CommentReference"/>
              </w:rPr>
              <w:commentReference w:id="793"/>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4"/>
            <w:r w:rsidRPr="007425E1">
              <w:t>praise</w:t>
            </w:r>
            <w:r>
              <w:t xml:space="preserve"> </w:t>
            </w:r>
            <w:commentRangeEnd w:id="794"/>
            <w:r>
              <w:rPr>
                <w:rStyle w:val="CommentReference"/>
                <w:rFonts w:ascii="Times New Roman" w:eastAsiaTheme="minorHAnsi" w:hAnsi="Times New Roman" w:cstheme="minorBidi"/>
                <w:color w:val="auto"/>
              </w:rPr>
              <w:commentReference w:id="79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5"/>
            <w:r>
              <w:t>set</w:t>
            </w:r>
            <w:r w:rsidRPr="007425E1">
              <w:t xml:space="preserve"> </w:t>
            </w:r>
            <w:commentRangeEnd w:id="795"/>
            <w:r>
              <w:rPr>
                <w:rStyle w:val="CommentReference"/>
                <w:rFonts w:ascii="Times New Roman" w:eastAsiaTheme="minorHAnsi" w:hAnsi="Times New Roman" w:cstheme="minorBidi"/>
                <w:color w:val="auto"/>
              </w:rPr>
              <w:commentReference w:id="79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7"/>
            <w:r>
              <w:t xml:space="preserve">similitudes </w:t>
            </w:r>
            <w:commentRangeEnd w:id="797"/>
            <w:r>
              <w:rPr>
                <w:rStyle w:val="CommentReference"/>
                <w:rFonts w:ascii="Times New Roman" w:eastAsiaTheme="minorHAnsi" w:hAnsi="Times New Roman" w:cstheme="minorBidi"/>
                <w:color w:val="auto"/>
              </w:rPr>
              <w:commentReference w:id="79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8" w:name="_Toc298445793"/>
      <w:bookmarkStart w:id="799" w:name="_Toc298681278"/>
      <w:bookmarkStart w:id="800" w:name="_Toc298447518"/>
      <w:bookmarkStart w:id="801" w:name="_Toc308441916"/>
      <w:r w:rsidRPr="00FD2E69">
        <w:t>The Conclusion of the Adam Psali</w:t>
      </w:r>
      <w:bookmarkEnd w:id="798"/>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2" w:name="_Ref452619708"/>
      <w:r>
        <w:t>The Monday Theotokia</w:t>
      </w:r>
      <w:bookmarkEnd w:id="802"/>
    </w:p>
    <w:p w14:paraId="709F76CB" w14:textId="77777777" w:rsidR="00E35F1F" w:rsidRDefault="00E35F1F" w:rsidP="00E35F1F">
      <w:pPr>
        <w:pStyle w:val="Heading6"/>
      </w:pPr>
      <w:bookmarkStart w:id="803" w:name="_Toc298445794"/>
      <w:bookmarkStart w:id="804" w:name="_Toc298681279"/>
      <w:bookmarkStart w:id="805" w:name="_Toc298447519"/>
      <w:r>
        <w:t>Part One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6"/>
            <w:r>
              <w:t xml:space="preserve">his </w:t>
            </w:r>
            <w:commentRangeEnd w:id="806"/>
            <w:r>
              <w:rPr>
                <w:rStyle w:val="CommentReference"/>
              </w:rPr>
              <w:commentReference w:id="80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8" w:name="_Toc298445795"/>
      <w:bookmarkStart w:id="809" w:name="_Toc298681280"/>
      <w:bookmarkStart w:id="810" w:name="_Toc298447520"/>
      <w:r>
        <w:t>Part Two</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1"/>
            <w:r w:rsidRPr="007425E1">
              <w:t xml:space="preserve"> </w:t>
            </w:r>
            <w:commentRangeEnd w:id="811"/>
            <w:r>
              <w:rPr>
                <w:rStyle w:val="CommentReference"/>
                <w:rFonts w:ascii="Times New Roman" w:eastAsiaTheme="minorHAnsi" w:hAnsi="Times New Roman" w:cstheme="minorBidi"/>
                <w:color w:val="auto"/>
              </w:rPr>
              <w:commentReference w:id="811"/>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2" w:name="_Toc298445796"/>
      <w:bookmarkStart w:id="813" w:name="_Toc298681281"/>
      <w:bookmarkStart w:id="814" w:name="_Toc298447521"/>
      <w:r>
        <w:t>Part Three</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5"/>
            <w:r w:rsidRPr="007425E1">
              <w:t xml:space="preserve">only </w:t>
            </w:r>
            <w:commentRangeEnd w:id="815"/>
            <w:r>
              <w:rPr>
                <w:rStyle w:val="CommentReference"/>
                <w:rFonts w:ascii="Times New Roman" w:eastAsiaTheme="minorHAnsi" w:hAnsi="Times New Roman" w:cstheme="minorBidi"/>
                <w:color w:val="auto"/>
              </w:rPr>
              <w:commentReference w:id="81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6"/>
            <w:r w:rsidRPr="007425E1">
              <w:t xml:space="preserve">save </w:t>
            </w:r>
            <w:commentRangeEnd w:id="816"/>
            <w:r>
              <w:rPr>
                <w:rStyle w:val="CommentReference"/>
              </w:rPr>
              <w:commentReference w:id="81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8" w:name="_Toc298445797"/>
      <w:bookmarkStart w:id="819" w:name="_Toc298681282"/>
      <w:bookmarkStart w:id="820" w:name="_Toc298447522"/>
      <w:r>
        <w:lastRenderedPageBreak/>
        <w:t>Part Four</w:t>
      </w:r>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1"/>
            <w:r w:rsidRPr="007425E1">
              <w:t>counsel</w:t>
            </w:r>
            <w:commentRangeEnd w:id="821"/>
            <w:r>
              <w:rPr>
                <w:rStyle w:val="CommentReference"/>
              </w:rPr>
              <w:commentReference w:id="82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2"/>
            <w:r w:rsidRPr="007425E1">
              <w:t xml:space="preserve"> </w:t>
            </w:r>
            <w:commentRangeEnd w:id="822"/>
            <w:r>
              <w:rPr>
                <w:rStyle w:val="CommentReference"/>
                <w:rFonts w:ascii="Times New Roman" w:eastAsiaTheme="minorHAnsi" w:hAnsi="Times New Roman" w:cstheme="minorBidi"/>
                <w:color w:val="auto"/>
              </w:rPr>
              <w:commentReference w:id="822"/>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3" w:name="_Toc298445798"/>
      <w:bookmarkStart w:id="824" w:name="_Toc298681283"/>
      <w:bookmarkStart w:id="825" w:name="_Toc298447523"/>
      <w:r>
        <w:t>Part Five</w:t>
      </w:r>
      <w:bookmarkEnd w:id="823"/>
      <w:bookmarkEnd w:id="824"/>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6"/>
            <w:r w:rsidRPr="007425E1">
              <w:t>overcome</w:t>
            </w:r>
            <w:commentRangeEnd w:id="826"/>
            <w:r>
              <w:rPr>
                <w:rStyle w:val="CommentReference"/>
                <w:rFonts w:ascii="Times New Roman" w:eastAsiaTheme="minorHAnsi" w:hAnsi="Times New Roman" w:cstheme="minorBidi"/>
                <w:color w:val="auto"/>
              </w:rPr>
              <w:commentReference w:id="82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7"/>
            <w:r w:rsidRPr="007425E1">
              <w:t xml:space="preserve"> </w:t>
            </w:r>
            <w:commentRangeEnd w:id="827"/>
            <w:r>
              <w:rPr>
                <w:rStyle w:val="CommentReference"/>
                <w:rFonts w:ascii="Times New Roman" w:eastAsiaTheme="minorHAnsi" w:hAnsi="Times New Roman" w:cstheme="minorBidi"/>
                <w:color w:val="auto"/>
              </w:rPr>
              <w:commentReference w:id="827"/>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8" w:name="_Toc298445799"/>
      <w:bookmarkStart w:id="829" w:name="_Toc298681284"/>
      <w:bookmarkStart w:id="830" w:name="_Toc298447524"/>
      <w:r>
        <w:t>Part Six</w:t>
      </w:r>
      <w:bookmarkEnd w:id="828"/>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1"/>
            <w:r>
              <w:t>A</w:t>
            </w:r>
            <w:r w:rsidRPr="007425E1">
              <w:t xml:space="preserve">nd became </w:t>
            </w:r>
            <w:r w:rsidR="00DA1843">
              <w:t>man perfectly</w:t>
            </w:r>
            <w:commentRangeEnd w:id="831"/>
            <w:r>
              <w:rPr>
                <w:rStyle w:val="CommentReference"/>
              </w:rPr>
              <w:commentReference w:id="831"/>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2"/>
            <w:r w:rsidRPr="007425E1">
              <w:t xml:space="preserve">Without </w:t>
            </w:r>
            <w:commentRangeEnd w:id="832"/>
            <w:r>
              <w:rPr>
                <w:rStyle w:val="CommentReference"/>
                <w:rFonts w:ascii="Times New Roman" w:eastAsiaTheme="minorHAnsi" w:hAnsi="Times New Roman" w:cstheme="minorBidi"/>
                <w:color w:val="auto"/>
              </w:rPr>
              <w:commentReference w:id="83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4" w:name="_Toc298445800"/>
      <w:bookmarkStart w:id="835" w:name="_Toc298681285"/>
      <w:bookmarkStart w:id="836" w:name="_Toc298447525"/>
      <w:r>
        <w:t>Part Seven</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8" w:name="_Toc298445801"/>
      <w:bookmarkStart w:id="839" w:name="_Toc298681286"/>
      <w:bookmarkStart w:id="840" w:name="_Toc298447526"/>
      <w:r>
        <w:t>Part Eight</w:t>
      </w:r>
      <w:bookmarkEnd w:id="838"/>
      <w:bookmarkEnd w:id="839"/>
      <w:bookmarkEnd w:id="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2"/>
            <w:r w:rsidRPr="007425E1">
              <w:t xml:space="preserve"> </w:t>
            </w:r>
            <w:commentRangeEnd w:id="842"/>
            <w:r>
              <w:rPr>
                <w:rStyle w:val="CommentReference"/>
                <w:rFonts w:ascii="Times New Roman" w:eastAsiaTheme="minorHAnsi" w:hAnsi="Times New Roman" w:cstheme="minorBidi"/>
                <w:color w:val="auto"/>
              </w:rPr>
              <w:commentReference w:id="842"/>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3" w:name="_Toc298445802"/>
      <w:bookmarkStart w:id="844" w:name="_Toc298681287"/>
      <w:bookmarkStart w:id="845" w:name="_Toc298447527"/>
      <w:r>
        <w:t>Part Nine</w:t>
      </w:r>
      <w:bookmarkEnd w:id="843"/>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6"/>
            <w:r>
              <w:t>A</w:t>
            </w:r>
            <w:r w:rsidRPr="007425E1">
              <w:t>ngels</w:t>
            </w:r>
            <w:commentRangeEnd w:id="846"/>
            <w:r>
              <w:rPr>
                <w:rStyle w:val="CommentReference"/>
                <w:rFonts w:ascii="Times New Roman" w:eastAsiaTheme="minorHAnsi" w:hAnsi="Times New Roman" w:cstheme="minorBidi"/>
                <w:color w:val="auto"/>
              </w:rPr>
              <w:commentReference w:id="846"/>
            </w:r>
            <w:r w:rsidRPr="007425E1">
              <w:t xml:space="preserve"> of light </w:t>
            </w:r>
          </w:p>
          <w:p w14:paraId="63D00661" w14:textId="77777777" w:rsidR="00E35F1F" w:rsidRDefault="00E35F1F" w:rsidP="00E35F1F">
            <w:pPr>
              <w:pStyle w:val="EngHangEnd"/>
            </w:pPr>
            <w:commentRangeStart w:id="847"/>
            <w:r>
              <w:t>P</w:t>
            </w:r>
            <w:r w:rsidRPr="007425E1">
              <w:t xml:space="preserve">raise </w:t>
            </w:r>
            <w:commentRangeEnd w:id="847"/>
            <w:r>
              <w:rPr>
                <w:rStyle w:val="CommentReference"/>
              </w:rPr>
              <w:commentReference w:id="847"/>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8"/>
            <w:r>
              <w:t>shone</w:t>
            </w:r>
            <w:commentRangeEnd w:id="848"/>
            <w:r>
              <w:rPr>
                <w:rStyle w:val="CommentReference"/>
                <w:rFonts w:ascii="Times New Roman" w:eastAsiaTheme="minorHAnsi" w:hAnsi="Times New Roman" w:cstheme="minorBidi"/>
                <w:color w:val="auto"/>
              </w:rPr>
              <w:commentReference w:id="848"/>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9"/>
            <w:r w:rsidRPr="007425E1">
              <w:t xml:space="preserve">In </w:t>
            </w:r>
            <w:commentRangeEnd w:id="849"/>
            <w:r>
              <w:rPr>
                <w:rStyle w:val="CommentReference"/>
                <w:rFonts w:ascii="Times New Roman" w:eastAsiaTheme="minorHAnsi" w:hAnsi="Times New Roman" w:cstheme="minorBidi"/>
                <w:color w:val="auto"/>
              </w:rPr>
              <w:commentReference w:id="849"/>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50"/>
            <w:r>
              <w:t>W</w:t>
            </w:r>
            <w:r w:rsidRPr="007425E1">
              <w:t xml:space="preserve">ho </w:t>
            </w:r>
            <w:commentRangeEnd w:id="850"/>
            <w:r>
              <w:rPr>
                <w:rStyle w:val="CommentReference"/>
                <w:rFonts w:ascii="Times New Roman" w:eastAsiaTheme="minorHAnsi" w:hAnsi="Times New Roman" w:cstheme="minorBidi"/>
                <w:color w:val="auto"/>
              </w:rPr>
              <w:commentReference w:id="850"/>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1"/>
            <w:r w:rsidRPr="007425E1">
              <w:t xml:space="preserve">we bless </w:t>
            </w:r>
            <w:r>
              <w:t>You</w:t>
            </w:r>
            <w:r w:rsidRPr="007425E1">
              <w:t xml:space="preserve"> </w:t>
            </w:r>
            <w:commentRangeEnd w:id="851"/>
            <w:r>
              <w:rPr>
                <w:rStyle w:val="CommentReference"/>
                <w:rFonts w:ascii="Times New Roman" w:eastAsiaTheme="minorHAnsi" w:hAnsi="Times New Roman" w:cstheme="minorBidi"/>
                <w:color w:val="auto"/>
              </w:rPr>
              <w:commentReference w:id="851"/>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2"/>
            <w:r w:rsidRPr="007425E1">
              <w:t xml:space="preserve"> </w:t>
            </w:r>
            <w:commentRangeEnd w:id="852"/>
            <w:r>
              <w:rPr>
                <w:rStyle w:val="CommentReference"/>
                <w:rFonts w:ascii="Times New Roman" w:eastAsiaTheme="minorHAnsi" w:hAnsi="Times New Roman" w:cstheme="minorBidi"/>
                <w:color w:val="auto"/>
              </w:rPr>
              <w:commentReference w:id="852"/>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3" w:name="_Toc298445803"/>
      <w:bookmarkStart w:id="854" w:name="_Toc298681288"/>
      <w:bookmarkStart w:id="855" w:name="_Toc298447528"/>
      <w:bookmarkStart w:id="856" w:name="_Toc308441917"/>
      <w:r>
        <w:lastRenderedPageBreak/>
        <w:t>The Crown Adam</w:t>
      </w:r>
      <w:bookmarkEnd w:id="853"/>
      <w:bookmarkEnd w:id="854"/>
      <w:bookmarkEnd w:id="855"/>
      <w:bookmarkEnd w:id="856"/>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7"/>
            <w:r w:rsidRPr="007425E1">
              <w:t>estate</w:t>
            </w:r>
            <w:commentRangeEnd w:id="857"/>
            <w:r>
              <w:rPr>
                <w:rStyle w:val="CommentReference"/>
              </w:rPr>
              <w:commentReference w:id="857"/>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8"/>
            <w:r w:rsidRPr="007425E1">
              <w:t xml:space="preserve">holy </w:t>
            </w:r>
            <w:commentRangeEnd w:id="858"/>
            <w:r>
              <w:rPr>
                <w:rStyle w:val="CommentReference"/>
              </w:rPr>
              <w:commentReference w:id="858"/>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9"/>
            <w:r>
              <w:t xml:space="preserve">Womanhood </w:t>
            </w:r>
            <w:commentRangeEnd w:id="859"/>
            <w:r>
              <w:rPr>
                <w:rStyle w:val="CommentReference"/>
                <w:rFonts w:ascii="Times New Roman" w:eastAsiaTheme="minorHAnsi" w:hAnsi="Times New Roman" w:cstheme="minorBidi"/>
                <w:color w:val="auto"/>
              </w:rPr>
              <w:commentReference w:id="859"/>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60" w:name="_Toc298445804"/>
      <w:bookmarkStart w:id="861" w:name="_Toc298681289"/>
      <w:bookmarkStart w:id="862" w:name="_Toc298447529"/>
      <w:bookmarkStart w:id="863" w:name="_Toc308441918"/>
      <w:bookmarkStart w:id="864" w:name="_Toc485884433"/>
      <w:r>
        <w:lastRenderedPageBreak/>
        <w:t>Tuesday</w:t>
      </w:r>
      <w:bookmarkEnd w:id="860"/>
      <w:bookmarkEnd w:id="861"/>
      <w:bookmarkEnd w:id="862"/>
      <w:bookmarkEnd w:id="863"/>
      <w:bookmarkEnd w:id="864"/>
    </w:p>
    <w:p w14:paraId="5EF92007" w14:textId="77777777" w:rsidR="00E35F1F" w:rsidRDefault="00E35F1F" w:rsidP="00E35F1F">
      <w:pPr>
        <w:pStyle w:val="Heading3"/>
      </w:pPr>
      <w:bookmarkStart w:id="865" w:name="_Toc298445805"/>
      <w:bookmarkStart w:id="866" w:name="_Toc298681290"/>
      <w:bookmarkStart w:id="867" w:name="_Toc298447530"/>
      <w:bookmarkStart w:id="868" w:name="_Toc308441919"/>
      <w:bookmarkStart w:id="869" w:name="_Ref452619734"/>
      <w:bookmarkStart w:id="870" w:name="_Ref452619738"/>
      <w:r>
        <w:t>The Tuesday Psali Adam</w:t>
      </w:r>
      <w:bookmarkEnd w:id="865"/>
      <w:bookmarkEnd w:id="866"/>
      <w:bookmarkEnd w:id="867"/>
      <w:bookmarkEnd w:id="868"/>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1"/>
            <w:r w:rsidRPr="007425E1">
              <w:t>wandered</w:t>
            </w:r>
            <w:commentRangeEnd w:id="871"/>
            <w:r>
              <w:rPr>
                <w:rStyle w:val="CommentReference"/>
                <w:rFonts w:ascii="Times New Roman" w:eastAsiaTheme="minorHAnsi" w:hAnsi="Times New Roman" w:cstheme="minorBidi"/>
                <w:color w:val="auto"/>
              </w:rPr>
              <w:commentReference w:id="871"/>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2"/>
            <w:r w:rsidRPr="007425E1">
              <w:t>cold and frost</w:t>
            </w:r>
            <w:commentRangeEnd w:id="872"/>
            <w:r>
              <w:rPr>
                <w:rStyle w:val="CommentReference"/>
              </w:rPr>
              <w:commentReference w:id="872"/>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3"/>
            <w:r>
              <w:t>From</w:t>
            </w:r>
            <w:r w:rsidRPr="007425E1">
              <w:t xml:space="preserve"> </w:t>
            </w:r>
            <w:commentRangeEnd w:id="873"/>
            <w:r>
              <w:rPr>
                <w:rStyle w:val="CommentReference"/>
              </w:rPr>
              <w:commentReference w:id="873"/>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4" w:name="_Toc298445806"/>
      <w:bookmarkStart w:id="875" w:name="_Toc298681291"/>
      <w:bookmarkStart w:id="876" w:name="_Toc298447531"/>
      <w:bookmarkStart w:id="877" w:name="_Toc308441920"/>
      <w:r w:rsidRPr="00FD2E69">
        <w:lastRenderedPageBreak/>
        <w:t>The Conclusion of the Adam Psali</w:t>
      </w:r>
      <w:bookmarkEnd w:id="874"/>
      <w:bookmarkEnd w:id="875"/>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8" w:name="_Toc298445807"/>
      <w:bookmarkStart w:id="879" w:name="_Toc298681292"/>
      <w:bookmarkStart w:id="880" w:name="_Toc298447532"/>
      <w:bookmarkStart w:id="881" w:name="_Toc308441921"/>
      <w:bookmarkStart w:id="882" w:name="_Ref452619755"/>
      <w:bookmarkStart w:id="883" w:name="_Ref452619759"/>
      <w:r>
        <w:t>The Tuesday Theotokia</w:t>
      </w:r>
      <w:bookmarkEnd w:id="878"/>
      <w:bookmarkEnd w:id="879"/>
      <w:bookmarkEnd w:id="880"/>
      <w:bookmarkEnd w:id="881"/>
      <w:bookmarkEnd w:id="882"/>
      <w:bookmarkEnd w:id="88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4" w:name="_Toc298445808"/>
      <w:bookmarkStart w:id="885" w:name="_Toc298681293"/>
      <w:bookmarkStart w:id="886" w:name="_Toc298447533"/>
      <w:r>
        <w:t>Part One</w:t>
      </w:r>
      <w:bookmarkEnd w:id="884"/>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7" w:name="_Toc298445809"/>
      <w:bookmarkStart w:id="888" w:name="_Toc298681294"/>
      <w:bookmarkStart w:id="889" w:name="_Toc298447534"/>
      <w:r>
        <w:t>Part Tw</w:t>
      </w:r>
      <w:bookmarkEnd w:id="887"/>
      <w:r>
        <w:t>o</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 xml:space="preserve">ho became in your </w:t>
            </w:r>
            <w:proofErr w:type="gramStart"/>
            <w:r w:rsidRPr="007425E1">
              <w:t>womb</w:t>
            </w:r>
            <w:r>
              <w:t>,</w:t>
            </w:r>
            <w:r w:rsidR="00C06BDE">
              <w:t>;</w:t>
            </w:r>
            <w:proofErr w:type="gramEnd"/>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90"/>
            <w:r>
              <w:t>received</w:t>
            </w:r>
            <w:commentRangeEnd w:id="890"/>
            <w:r>
              <w:rPr>
                <w:rStyle w:val="CommentReference"/>
                <w:rFonts w:ascii="Times New Roman" w:eastAsiaTheme="minorHAnsi" w:hAnsi="Times New Roman" w:cstheme="minorBidi"/>
                <w:color w:val="auto"/>
              </w:rPr>
              <w:commentReference w:id="890"/>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1" w:name="_Toc298681295"/>
      <w:bookmarkStart w:id="892" w:name="_Toc298447535"/>
      <w:r>
        <w:lastRenderedPageBreak/>
        <w:t>Part Three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3" w:name="_Toc298681296"/>
      <w:bookmarkStart w:id="894" w:name="_Toc298447536"/>
      <w:r>
        <w:lastRenderedPageBreak/>
        <w:t>Part Four</w:t>
      </w:r>
      <w:bookmarkEnd w:id="893"/>
      <w:bookmarkEnd w:id="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5" w:name="_Toc298681297"/>
      <w:bookmarkStart w:id="896" w:name="_Toc298447537"/>
      <w:r>
        <w:t>Part Five</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7"/>
            <w:r>
              <w:t>unlimited</w:t>
            </w:r>
            <w:commentRangeEnd w:id="897"/>
            <w:r>
              <w:rPr>
                <w:rStyle w:val="CommentReference"/>
                <w:rFonts w:ascii="Times New Roman" w:eastAsiaTheme="minorHAnsi" w:hAnsi="Times New Roman" w:cstheme="minorBidi"/>
                <w:color w:val="auto"/>
              </w:rPr>
              <w:commentReference w:id="89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8" w:name="_Toc298681298"/>
      <w:bookmarkStart w:id="899" w:name="_Toc298447538"/>
      <w:r>
        <w:t>Part Six</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900"/>
            <w:r>
              <w:t xml:space="preserve"> </w:t>
            </w:r>
            <w:commentRangeEnd w:id="900"/>
            <w:r>
              <w:rPr>
                <w:rStyle w:val="CommentReference"/>
              </w:rPr>
              <w:commentReference w:id="900"/>
            </w:r>
            <w:r>
              <w:t>f</w:t>
            </w:r>
            <w:commentRangeStart w:id="901"/>
            <w:r>
              <w:t>aith</w:t>
            </w:r>
            <w:commentRangeEnd w:id="901"/>
            <w:r>
              <w:rPr>
                <w:rStyle w:val="CommentReference"/>
              </w:rPr>
              <w:commentReference w:id="90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2" w:name="_Toc298681299"/>
      <w:bookmarkStart w:id="903" w:name="_Toc298447539"/>
      <w:r>
        <w:lastRenderedPageBreak/>
        <w:t>Part Seven</w:t>
      </w:r>
      <w:bookmarkEnd w:id="902"/>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4"/>
            <w:r>
              <w:t xml:space="preserve">a </w:t>
            </w:r>
            <w:commentRangeEnd w:id="904"/>
            <w:r>
              <w:rPr>
                <w:rStyle w:val="CommentReference"/>
                <w:rFonts w:ascii="Times New Roman" w:eastAsiaTheme="minorHAnsi" w:hAnsi="Times New Roman" w:cstheme="minorBidi"/>
                <w:color w:val="auto"/>
              </w:rPr>
              <w:commentReference w:id="90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5" w:name="_Toc298681300"/>
      <w:bookmarkStart w:id="906" w:name="_Toc298447540"/>
      <w:bookmarkStart w:id="907" w:name="_Toc308441922"/>
      <w:r>
        <w:t>The Crown Adam</w:t>
      </w:r>
      <w:bookmarkEnd w:id="905"/>
      <w:bookmarkEnd w:id="906"/>
      <w:bookmarkEnd w:id="90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8"/>
            <w:r>
              <w:t>He</w:t>
            </w:r>
            <w:r w:rsidRPr="007425E1">
              <w:t xml:space="preserve"> </w:t>
            </w:r>
            <w:commentRangeEnd w:id="908"/>
            <w:r>
              <w:rPr>
                <w:rStyle w:val="CommentReference"/>
                <w:rFonts w:ascii="Times New Roman" w:eastAsiaTheme="minorHAnsi" w:hAnsi="Times New Roman" w:cstheme="minorBidi"/>
                <w:color w:val="auto"/>
              </w:rPr>
              <w:commentReference w:id="908"/>
            </w:r>
            <w:r w:rsidRPr="007425E1">
              <w:t xml:space="preserve">who is carried </w:t>
            </w:r>
          </w:p>
          <w:p w14:paraId="05DA09F2" w14:textId="04037ECB" w:rsidR="00E35F1F" w:rsidRDefault="00557D05" w:rsidP="00E35F1F">
            <w:pPr>
              <w:pStyle w:val="EngHangEnd"/>
            </w:pPr>
            <w:r>
              <w:t>Upon</w:t>
            </w:r>
            <w:commentRangeStart w:id="909"/>
            <w:r w:rsidR="00E35F1F" w:rsidRPr="007425E1">
              <w:t xml:space="preserve"> </w:t>
            </w:r>
            <w:commentRangeEnd w:id="909"/>
            <w:r w:rsidR="00E35F1F">
              <w:rPr>
                <w:rStyle w:val="CommentReference"/>
              </w:rPr>
              <w:commentReference w:id="90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1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10"/>
            <w:r>
              <w:rPr>
                <w:rStyle w:val="CommentReference"/>
                <w:rFonts w:ascii="Garamond" w:hAnsi="Garamond" w:cstheme="minorBidi"/>
                <w:noProof w:val="0"/>
                <w:lang w:val="en-CA"/>
              </w:rPr>
              <w:commentReference w:id="91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1" w:name="_Toc298681301"/>
      <w:bookmarkStart w:id="912" w:name="_Toc308441923"/>
      <w:bookmarkStart w:id="913" w:name="_Toc485884434"/>
      <w:r>
        <w:lastRenderedPageBreak/>
        <w:t>Wednesday</w:t>
      </w:r>
      <w:bookmarkEnd w:id="911"/>
      <w:bookmarkEnd w:id="912"/>
      <w:bookmarkEnd w:id="913"/>
    </w:p>
    <w:p w14:paraId="5D01081B" w14:textId="77777777" w:rsidR="00E35F1F" w:rsidRDefault="00E35F1F" w:rsidP="00E35F1F">
      <w:pPr>
        <w:pStyle w:val="Heading3"/>
      </w:pPr>
      <w:bookmarkStart w:id="914" w:name="_Toc298681302"/>
      <w:bookmarkStart w:id="915" w:name="_Toc308441924"/>
      <w:bookmarkStart w:id="916" w:name="_Ref452619950"/>
      <w:bookmarkStart w:id="917" w:name="_Ref452619954"/>
      <w:r>
        <w:t>The Wednesday Psali Batos</w:t>
      </w:r>
      <w:bookmarkEnd w:id="914"/>
      <w:bookmarkEnd w:id="915"/>
      <w:bookmarkEnd w:id="916"/>
      <w:bookmarkEnd w:id="91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8"/>
            <w:r>
              <w:t xml:space="preserve">breaths </w:t>
            </w:r>
            <w:commentRangeEnd w:id="918"/>
            <w:r>
              <w:rPr>
                <w:rStyle w:val="CommentReference"/>
                <w:rFonts w:ascii="Times New Roman" w:eastAsiaTheme="minorHAnsi" w:hAnsi="Times New Roman" w:cstheme="minorBidi"/>
                <w:color w:val="auto"/>
              </w:rPr>
              <w:commentReference w:id="91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9"/>
            <w:r>
              <w:t xml:space="preserve">When </w:t>
            </w:r>
            <w:commentRangeEnd w:id="919"/>
            <w:r>
              <w:rPr>
                <w:rStyle w:val="CommentReference"/>
                <w:rFonts w:ascii="Times New Roman" w:eastAsiaTheme="minorHAnsi" w:hAnsi="Times New Roman" w:cstheme="minorBidi"/>
                <w:color w:val="auto"/>
              </w:rPr>
              <w:commentReference w:id="91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20"/>
            <w:r>
              <w:t>tribulations</w:t>
            </w:r>
            <w:commentRangeEnd w:id="920"/>
            <w:r>
              <w:rPr>
                <w:rStyle w:val="CommentReference"/>
                <w:rFonts w:ascii="Times New Roman" w:eastAsiaTheme="minorHAnsi" w:hAnsi="Times New Roman" w:cstheme="minorBidi"/>
                <w:color w:val="auto"/>
              </w:rPr>
              <w:commentReference w:id="92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1" w:name="_Toc298681303"/>
      <w:bookmarkStart w:id="922" w:name="_Toc308441925"/>
      <w:r w:rsidRPr="00FD2E69">
        <w:t xml:space="preserve">The Conclusion of the </w:t>
      </w:r>
      <w:r>
        <w:t>Batos</w:t>
      </w:r>
      <w:r w:rsidRPr="00FD2E69">
        <w:t xml:space="preserve"> Psali</w:t>
      </w:r>
      <w:bookmarkEnd w:id="921"/>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3" w:name="_Toc298681304"/>
      <w:bookmarkStart w:id="924" w:name="_Toc308441926"/>
      <w:bookmarkStart w:id="925" w:name="_Ref452619983"/>
      <w:bookmarkStart w:id="926" w:name="_Ref452619987"/>
      <w:r>
        <w:t>The Wednesday Theotokia</w:t>
      </w:r>
      <w:bookmarkEnd w:id="923"/>
      <w:bookmarkEnd w:id="924"/>
      <w:bookmarkEnd w:id="925"/>
      <w:bookmarkEnd w:id="926"/>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7" w:name="_Toc298681305"/>
      <w:r>
        <w:t>Part One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8" w:name="_Toc298681306"/>
      <w:r>
        <w:t>Part Two</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9"/>
            <w:r w:rsidRPr="00FA5B8C">
              <w:t>ⲥⲉⲙⲟϣⲓ ϧⲉⲛ ⲛ̀ⲧⲉ ⲡ̀ⲕⲁϩⲓ ⲥⲉⲙⲟϣⲓ ϧⲉⲛ ⲡⲉⲟⲩⲱⲓⲛⲓ</w:t>
            </w:r>
            <w:r w:rsidRPr="00F6464C">
              <w:t xml:space="preserve"> </w:t>
            </w:r>
            <w:commentRangeEnd w:id="929"/>
            <w:r>
              <w:rPr>
                <w:rStyle w:val="CommentReference"/>
                <w:rFonts w:ascii="Garamond" w:hAnsi="Garamond" w:cstheme="minorBidi"/>
                <w:noProof w:val="0"/>
                <w:lang w:val="en-CA"/>
              </w:rPr>
              <w:commentReference w:id="929"/>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30" w:name="_Toc298681307"/>
      <w:r>
        <w:lastRenderedPageBreak/>
        <w:t>Part Three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1"/>
            <w:r w:rsidRPr="007425E1">
              <w:t>For you brought forth</w:t>
            </w:r>
            <w:commentRangeEnd w:id="931"/>
            <w:r>
              <w:rPr>
                <w:rStyle w:val="CommentReference"/>
                <w:rFonts w:ascii="Times New Roman" w:eastAsiaTheme="minorHAnsi" w:hAnsi="Times New Roman" w:cstheme="minorBidi"/>
                <w:color w:val="auto"/>
              </w:rPr>
              <w:commentReference w:id="931"/>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2" w:name="_Toc298681308"/>
      <w:r>
        <w:t>Part Four</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3" w:name="_Toc298681309"/>
      <w:r>
        <w:t>Part Five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4"/>
            <w:r>
              <w:t>He</w:t>
            </w:r>
            <w:r w:rsidRPr="007425E1">
              <w:t xml:space="preserve"> </w:t>
            </w:r>
            <w:commentRangeEnd w:id="934"/>
            <w:r>
              <w:rPr>
                <w:rStyle w:val="CommentReference"/>
              </w:rPr>
              <w:commentReference w:id="934"/>
            </w:r>
            <w:r w:rsidRPr="007425E1">
              <w:t xml:space="preserve">Who </w:t>
            </w:r>
            <w:commentRangeStart w:id="935"/>
            <w:r w:rsidRPr="007425E1">
              <w:t xml:space="preserve">is </w:t>
            </w:r>
            <w:commentRangeEnd w:id="935"/>
            <w:r>
              <w:rPr>
                <w:rStyle w:val="CommentReference"/>
              </w:rPr>
              <w:commentReference w:id="935"/>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6"/>
            <w:r w:rsidRPr="007425E1">
              <w:t>He to Whom is due the glory forever</w:t>
            </w:r>
            <w:commentRangeEnd w:id="936"/>
            <w:r>
              <w:rPr>
                <w:rStyle w:val="CommentReference"/>
                <w:rFonts w:ascii="Times New Roman" w:eastAsiaTheme="minorHAnsi" w:hAnsi="Times New Roman" w:cstheme="minorBidi"/>
                <w:color w:val="auto"/>
              </w:rPr>
              <w:commentReference w:id="936"/>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7" w:name="_Toc298681310"/>
      <w:r>
        <w:t>Part Six</w:t>
      </w:r>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8"/>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8"/>
            <w:r>
              <w:rPr>
                <w:rStyle w:val="CommentReference"/>
              </w:rPr>
              <w:commentReference w:id="938"/>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9"/>
            <w:r w:rsidRPr="00FA5B8C">
              <w:t>ⲙⲁⲣⲓⲁ</w:t>
            </w:r>
            <w:r w:rsidRPr="002147AA">
              <w:t xml:space="preserve"> </w:t>
            </w:r>
            <w:commentRangeEnd w:id="939"/>
            <w:r>
              <w:rPr>
                <w:rStyle w:val="CommentReference"/>
                <w:rFonts w:ascii="Garamond" w:hAnsi="Garamond" w:cstheme="minorBidi"/>
                <w:noProof w:val="0"/>
                <w:lang w:val="en-CA"/>
              </w:rPr>
              <w:commentReference w:id="939"/>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40"/>
            <w:r w:rsidRPr="00FA5B8C">
              <w:t>ⲥⲧⲁⲓⲏⲟⲩⲧ ̀</w:t>
            </w:r>
            <w:commentRangeEnd w:id="940"/>
            <w:r>
              <w:rPr>
                <w:rStyle w:val="CommentReference"/>
                <w:rFonts w:ascii="Garamond" w:hAnsi="Garamond" w:cstheme="minorBidi"/>
                <w:noProof w:val="0"/>
                <w:lang w:val="en-CA"/>
              </w:rPr>
              <w:commentReference w:id="940"/>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1"/>
            <w:r w:rsidRPr="00FA5B8C">
              <w:t>ⲙⲡⲓⲟⲩⲁⲓ ̀</w:t>
            </w:r>
            <w:commentRangeEnd w:id="941"/>
            <w:r>
              <w:rPr>
                <w:rStyle w:val="CommentReference"/>
                <w:rFonts w:ascii="Garamond" w:hAnsi="Garamond" w:cstheme="minorBidi"/>
                <w:noProof w:val="0"/>
                <w:lang w:val="en-CA"/>
              </w:rPr>
              <w:commentReference w:id="941"/>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2"/>
            <w:r w:rsidRPr="00FA5B8C">
              <w:t>ⲉⲣⲉ ̀</w:t>
            </w:r>
            <w:commentRangeEnd w:id="942"/>
            <w:r>
              <w:rPr>
                <w:rStyle w:val="CommentReference"/>
                <w:rFonts w:ascii="Garamond" w:hAnsi="Garamond" w:cstheme="minorBidi"/>
                <w:noProof w:val="0"/>
                <w:lang w:val="en-CA"/>
              </w:rPr>
              <w:commentReference w:id="942"/>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3" w:name="_Toc298681311"/>
      <w:bookmarkStart w:id="944" w:name="_Ref483549093"/>
      <w:r>
        <w:t>Part Seven</w:t>
      </w:r>
      <w:bookmarkEnd w:id="943"/>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5"/>
            <w:r>
              <w:t xml:space="preserve">sits </w:t>
            </w:r>
            <w:commentRangeEnd w:id="945"/>
            <w:r>
              <w:rPr>
                <w:rStyle w:val="CommentReference"/>
                <w:rFonts w:ascii="Times New Roman" w:eastAsiaTheme="minorHAnsi" w:hAnsi="Times New Roman" w:cstheme="minorBidi"/>
                <w:color w:val="auto"/>
              </w:rPr>
              <w:commentReference w:id="945"/>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6"/>
            <w:r w:rsidRPr="00FA5B8C">
              <w:t>ⲉⲧⲁϥⲟⲩⲱⲛϩ</w:t>
            </w:r>
            <w:r w:rsidRPr="002147AA">
              <w:t xml:space="preserve"> </w:t>
            </w:r>
            <w:commentRangeEnd w:id="946"/>
            <w:r>
              <w:rPr>
                <w:rStyle w:val="CommentReference"/>
                <w:rFonts w:ascii="Garamond" w:hAnsi="Garamond" w:cstheme="minorBidi"/>
                <w:noProof w:val="0"/>
                <w:lang w:val="en-CA"/>
              </w:rPr>
              <w:commentReference w:id="946"/>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7"/>
            <w:r w:rsidRPr="00FA5B8C">
              <w:t>Ϫⲉ ⲡⲓⲁⲧⲥⲁⲣⲝ</w:t>
            </w:r>
            <w:commentRangeEnd w:id="947"/>
            <w:r>
              <w:rPr>
                <w:rStyle w:val="CommentReference"/>
                <w:rFonts w:ascii="Garamond" w:hAnsi="Garamond" w:cstheme="minorBidi"/>
                <w:noProof w:val="0"/>
                <w:lang w:val="en-CA"/>
              </w:rPr>
              <w:commentReference w:id="947"/>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8" w:name="_Toc298681312"/>
      <w:bookmarkStart w:id="949" w:name="_Toc308441927"/>
      <w:r>
        <w:t>The Crown Batos</w:t>
      </w:r>
      <w:bookmarkEnd w:id="948"/>
      <w:bookmarkEnd w:id="949"/>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50"/>
            <w:r w:rsidRPr="007425E1">
              <w:t>has entered and come forth</w:t>
            </w:r>
            <w:commentRangeEnd w:id="950"/>
            <w:r>
              <w:rPr>
                <w:rStyle w:val="CommentReference"/>
                <w:rFonts w:ascii="Times New Roman" w:eastAsiaTheme="minorHAnsi" w:hAnsi="Times New Roman" w:cstheme="minorBidi"/>
                <w:color w:val="auto"/>
              </w:rPr>
              <w:commentReference w:id="950"/>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1"/>
            <w:r w:rsidRPr="007425E1">
              <w:t>manifestation</w:t>
            </w:r>
            <w:commentRangeEnd w:id="951"/>
            <w:r>
              <w:rPr>
                <w:rStyle w:val="CommentReference"/>
              </w:rPr>
              <w:commentReference w:id="951"/>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2"/>
            <w:r>
              <w:t>and</w:t>
            </w:r>
            <w:r w:rsidRPr="007425E1">
              <w:t xml:space="preserve"> </w:t>
            </w:r>
            <w:commentRangeEnd w:id="952"/>
            <w:r>
              <w:rPr>
                <w:rStyle w:val="CommentReference"/>
              </w:rPr>
              <w:commentReference w:id="952"/>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3" w:name="_Toc298681313"/>
      <w:bookmarkStart w:id="954" w:name="_Toc308441928"/>
      <w:bookmarkStart w:id="955" w:name="_Toc485884435"/>
      <w:r>
        <w:lastRenderedPageBreak/>
        <w:t>Thursday</w:t>
      </w:r>
      <w:bookmarkEnd w:id="953"/>
      <w:bookmarkEnd w:id="954"/>
      <w:bookmarkEnd w:id="955"/>
    </w:p>
    <w:p w14:paraId="562349E9" w14:textId="453ED52C" w:rsidR="00E35F1F" w:rsidRDefault="00E35F1F" w:rsidP="00E35F1F">
      <w:pPr>
        <w:pStyle w:val="Heading3"/>
      </w:pPr>
      <w:bookmarkStart w:id="956" w:name="_Toc298681314"/>
      <w:bookmarkStart w:id="957" w:name="_Toc308441929"/>
      <w:bookmarkStart w:id="958" w:name="_Ref452620057"/>
      <w:r>
        <w:t xml:space="preserve">The Psali Batos for </w:t>
      </w:r>
      <w:bookmarkEnd w:id="956"/>
      <w:bookmarkEnd w:id="957"/>
      <w:r w:rsidR="00CF15BA">
        <w:t>Thursday</w:t>
      </w:r>
      <w:bookmarkEnd w:id="958"/>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9"/>
            <w:r w:rsidRPr="007425E1">
              <w:t xml:space="preserve">on </w:t>
            </w:r>
            <w:commentRangeEnd w:id="959"/>
            <w:r>
              <w:rPr>
                <w:rStyle w:val="CommentReference"/>
              </w:rPr>
              <w:commentReference w:id="959"/>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60"/>
            <w:r w:rsidR="00E35F1F" w:rsidRPr="007425E1">
              <w:t xml:space="preserve"> </w:t>
            </w:r>
            <w:commentRangeEnd w:id="960"/>
            <w:r w:rsidR="00E1284B">
              <w:rPr>
                <w:rStyle w:val="CommentReference"/>
                <w:rFonts w:eastAsiaTheme="minorHAnsi" w:cstheme="minorBidi"/>
                <w:color w:val="auto"/>
                <w:lang w:val="en-CA"/>
              </w:rPr>
              <w:commentReference w:id="960"/>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1"/>
            <w:r w:rsidRPr="007425E1">
              <w:t xml:space="preserve">Crush </w:t>
            </w:r>
            <w:r w:rsidR="00CF15BA" w:rsidRPr="00CF15BA">
              <w:t xml:space="preserve">beneath </w:t>
            </w:r>
            <w:r w:rsidRPr="007425E1">
              <w:t>us</w:t>
            </w:r>
            <w:commentRangeEnd w:id="961"/>
            <w:r>
              <w:rPr>
                <w:rStyle w:val="CommentReference"/>
                <w:rFonts w:ascii="Times New Roman" w:eastAsiaTheme="minorHAnsi" w:hAnsi="Times New Roman" w:cstheme="minorBidi"/>
                <w:color w:val="auto"/>
              </w:rPr>
              <w:commentReference w:id="961"/>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2" w:name="_Toc298681315"/>
      <w:bookmarkStart w:id="963" w:name="_Toc308441930"/>
      <w:r w:rsidRPr="00FD2E69">
        <w:lastRenderedPageBreak/>
        <w:t xml:space="preserve">The Conclusion of the </w:t>
      </w:r>
      <w:r>
        <w:t>Batos</w:t>
      </w:r>
      <w:r w:rsidRPr="00FD2E69">
        <w:t xml:space="preserve"> Psali</w:t>
      </w:r>
      <w:bookmarkEnd w:id="962"/>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4" w:name="_Toc298681316"/>
      <w:bookmarkStart w:id="965" w:name="_Toc308441931"/>
      <w:bookmarkStart w:id="966" w:name="_Ref452620072"/>
      <w:bookmarkStart w:id="967" w:name="_Ref452620076"/>
      <w:r>
        <w:t>The Thursday Theotokia</w:t>
      </w:r>
      <w:bookmarkEnd w:id="964"/>
      <w:bookmarkEnd w:id="965"/>
      <w:bookmarkEnd w:id="966"/>
      <w:bookmarkEnd w:id="967"/>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8" w:name="_Toc298681317"/>
      <w:r>
        <w:t>Part One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9"/>
            <w:r w:rsidRPr="007425E1">
              <w:t>virgin</w:t>
            </w:r>
            <w:commentRangeEnd w:id="969"/>
            <w:r>
              <w:rPr>
                <w:rStyle w:val="CommentReference"/>
                <w:rFonts w:ascii="Times New Roman" w:eastAsiaTheme="minorHAnsi" w:hAnsi="Times New Roman" w:cstheme="minorBidi"/>
                <w:color w:val="auto"/>
              </w:rPr>
              <w:commentReference w:id="969"/>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70" w:name="_Toc298681318"/>
      <w:r>
        <w:t>Part Two</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1"/>
            <w:r>
              <w:t>abolished</w:t>
            </w:r>
            <w:commentRangeEnd w:id="971"/>
            <w:r>
              <w:rPr>
                <w:rStyle w:val="CommentReference"/>
                <w:rFonts w:ascii="Times New Roman" w:eastAsiaTheme="minorHAnsi" w:hAnsi="Times New Roman" w:cstheme="minorBidi"/>
                <w:color w:val="auto"/>
              </w:rPr>
              <w:commentReference w:id="971"/>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2" w:name="_Toc298681319"/>
      <w:r>
        <w:t>Part Three</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3" w:name="_Toc298681320"/>
      <w:r>
        <w:t>Part Four</w:t>
      </w:r>
      <w:bookmarkEnd w:id="9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4"/>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5"/>
            <w:r>
              <w:t xml:space="preserve">appeared </w:t>
            </w:r>
            <w:commentRangeEnd w:id="975"/>
            <w:r>
              <w:rPr>
                <w:rStyle w:val="CommentReference"/>
                <w:rFonts w:ascii="Times New Roman" w:eastAsiaTheme="minorHAnsi" w:hAnsi="Times New Roman" w:cstheme="minorBidi"/>
                <w:color w:val="auto"/>
              </w:rPr>
              <w:commentReference w:id="975"/>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6"/>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7"/>
            <w:r w:rsidRPr="007425E1">
              <w:t>strength</w:t>
            </w:r>
            <w:commentRangeEnd w:id="977"/>
            <w:r>
              <w:rPr>
                <w:rStyle w:val="CommentReference"/>
                <w:rFonts w:ascii="Times New Roman" w:eastAsiaTheme="minorHAnsi" w:hAnsi="Times New Roman" w:cstheme="minorBidi"/>
                <w:color w:val="auto"/>
              </w:rPr>
              <w:commentReference w:id="977"/>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8"/>
            <w:r>
              <w:t>N</w:t>
            </w:r>
            <w:r w:rsidRPr="007425E1">
              <w:t xml:space="preserve">ow </w:t>
            </w:r>
            <w:commentRangeEnd w:id="978"/>
            <w:r>
              <w:rPr>
                <w:rStyle w:val="CommentReference"/>
                <w:rFonts w:ascii="Times New Roman" w:eastAsiaTheme="minorHAnsi" w:hAnsi="Times New Roman" w:cstheme="minorBidi"/>
                <w:color w:val="auto"/>
              </w:rPr>
              <w:commentReference w:id="978"/>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9" w:name="_Toc298681321"/>
      <w:r>
        <w:t>Part Five</w:t>
      </w:r>
      <w:bookmarkEnd w:id="9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80"/>
            <w:r>
              <w:t>Theotokos</w:t>
            </w:r>
            <w:commentRangeEnd w:id="980"/>
            <w:r>
              <w:rPr>
                <w:rStyle w:val="CommentReference"/>
                <w:rFonts w:ascii="Times New Roman" w:eastAsiaTheme="minorHAnsi" w:hAnsi="Times New Roman" w:cstheme="minorBidi"/>
                <w:color w:val="auto"/>
              </w:rPr>
              <w:commentReference w:id="980"/>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1"/>
            <w:r>
              <w:t xml:space="preserve">of </w:t>
            </w:r>
            <w:commentRangeEnd w:id="981"/>
            <w:r>
              <w:rPr>
                <w:rStyle w:val="CommentReference"/>
                <w:rFonts w:ascii="Times New Roman" w:eastAsiaTheme="minorHAnsi" w:hAnsi="Times New Roman" w:cstheme="minorBidi"/>
                <w:color w:val="auto"/>
              </w:rPr>
              <w:commentReference w:id="981"/>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2" w:name="_Toc298681322"/>
      <w:r>
        <w:t>Part Six</w:t>
      </w:r>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3"/>
            <w:r>
              <w:t xml:space="preserve">The </w:t>
            </w:r>
            <w:commentRangeEnd w:id="983"/>
            <w:r>
              <w:rPr>
                <w:rStyle w:val="CommentReference"/>
                <w:rFonts w:ascii="Times New Roman" w:eastAsiaTheme="minorHAnsi" w:hAnsi="Times New Roman" w:cstheme="minorBidi"/>
                <w:color w:val="auto"/>
              </w:rPr>
              <w:commentReference w:id="983"/>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4"/>
            <w:r>
              <w:t>would</w:t>
            </w:r>
            <w:r w:rsidRPr="007425E1">
              <w:t xml:space="preserve"> </w:t>
            </w:r>
            <w:commentRangeEnd w:id="984"/>
            <w:r>
              <w:rPr>
                <w:rStyle w:val="CommentReference"/>
              </w:rPr>
              <w:commentReference w:id="984"/>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5" w:name="_Toc298681323"/>
      <w:r>
        <w:t>Part Seven</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6"/>
            <w:r>
              <w:t>David</w:t>
            </w:r>
            <w:commentRangeEnd w:id="986"/>
            <w:r>
              <w:rPr>
                <w:rStyle w:val="CommentReference"/>
                <w:rFonts w:ascii="Times New Roman" w:eastAsiaTheme="minorHAnsi" w:hAnsi="Times New Roman" w:cstheme="minorBidi"/>
                <w:color w:val="auto"/>
              </w:rPr>
              <w:commentReference w:id="986"/>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7"/>
            <w:r w:rsidRPr="00E03CD4">
              <w:t xml:space="preserve">deemed </w:t>
            </w:r>
            <w:commentRangeEnd w:id="987"/>
            <w:r>
              <w:rPr>
                <w:rStyle w:val="CommentReference"/>
                <w:rFonts w:ascii="Times New Roman" w:eastAsiaTheme="minorHAnsi" w:hAnsi="Times New Roman" w:cstheme="minorBidi"/>
                <w:color w:val="auto"/>
              </w:rPr>
              <w:commentReference w:id="987"/>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8" w:name="_Toc298681324"/>
      <w:r>
        <w:t>Part Eight</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9"/>
            <w:r>
              <w:t>heaven</w:t>
            </w:r>
            <w:r w:rsidRPr="007425E1">
              <w:t xml:space="preserve"> </w:t>
            </w:r>
            <w:commentRangeEnd w:id="989"/>
            <w:r>
              <w:rPr>
                <w:rStyle w:val="CommentReference"/>
                <w:rFonts w:ascii="Times New Roman" w:eastAsiaTheme="minorHAnsi" w:hAnsi="Times New Roman" w:cstheme="minorBidi"/>
                <w:color w:val="auto"/>
              </w:rPr>
              <w:commentReference w:id="989"/>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90" w:name="_Toc298681325"/>
      <w:r>
        <w:t>Part Nine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1"/>
            <w:r w:rsidRPr="007425E1">
              <w:t>Rises</w:t>
            </w:r>
            <w:commentRangeEnd w:id="991"/>
            <w:r>
              <w:rPr>
                <w:rStyle w:val="CommentReference"/>
              </w:rPr>
              <w:commentReference w:id="991"/>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2" w:name="_Toc298681326"/>
      <w:bookmarkStart w:id="993" w:name="_Toc308441932"/>
      <w:r>
        <w:t xml:space="preserve">The </w:t>
      </w:r>
      <w:r w:rsidRPr="007C4181">
        <w:t>Crown</w:t>
      </w:r>
      <w:bookmarkEnd w:id="992"/>
      <w:bookmarkEnd w:id="993"/>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4"/>
            <w:r w:rsidRPr="007425E1">
              <w:t>destroyed</w:t>
            </w:r>
            <w:commentRangeEnd w:id="994"/>
            <w:r>
              <w:rPr>
                <w:rStyle w:val="CommentReference"/>
                <w:rFonts w:ascii="Times New Roman" w:eastAsiaTheme="minorHAnsi" w:hAnsi="Times New Roman" w:cstheme="minorBidi"/>
                <w:color w:val="auto"/>
              </w:rPr>
              <w:commentReference w:id="994"/>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5" w:name="_Toc298681327"/>
      <w:bookmarkStart w:id="996" w:name="_Toc308441933"/>
      <w:bookmarkStart w:id="997" w:name="_Toc485884436"/>
      <w:r>
        <w:lastRenderedPageBreak/>
        <w:t>Friday</w:t>
      </w:r>
      <w:bookmarkEnd w:id="995"/>
      <w:bookmarkEnd w:id="996"/>
      <w:bookmarkEnd w:id="997"/>
    </w:p>
    <w:p w14:paraId="05EA9798" w14:textId="77777777" w:rsidR="00E35F1F" w:rsidRDefault="00E35F1F" w:rsidP="00E35F1F">
      <w:pPr>
        <w:pStyle w:val="Heading3"/>
      </w:pPr>
      <w:bookmarkStart w:id="998" w:name="_Toc298681328"/>
      <w:bookmarkStart w:id="999" w:name="_Toc308441934"/>
      <w:bookmarkStart w:id="1000" w:name="_Ref452620428"/>
      <w:bookmarkStart w:id="1001" w:name="_Ref452620435"/>
      <w:r>
        <w:t>The Psali Batos for Friday</w:t>
      </w:r>
      <w:bookmarkEnd w:id="998"/>
      <w:bookmarkEnd w:id="999"/>
      <w:bookmarkEnd w:id="1000"/>
      <w:bookmarkEnd w:id="100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2"/>
            <w:r w:rsidRPr="007425E1">
              <w:t>servants</w:t>
            </w:r>
            <w:commentRangeEnd w:id="1002"/>
            <w:r>
              <w:rPr>
                <w:rStyle w:val="CommentReference"/>
                <w:rFonts w:ascii="Times New Roman" w:eastAsiaTheme="minorHAnsi" w:hAnsi="Times New Roman" w:cstheme="minorBidi"/>
                <w:color w:val="auto"/>
              </w:rPr>
              <w:commentReference w:id="100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3"/>
            <w:r w:rsidRPr="007425E1">
              <w:t>To escape the face of the bows.</w:t>
            </w:r>
            <w:commentRangeEnd w:id="1003"/>
            <w:r>
              <w:rPr>
                <w:rStyle w:val="CommentReference"/>
              </w:rPr>
              <w:commentReference w:id="100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4"/>
            <w:r w:rsidRPr="00FA5B8C">
              <w:t>ⲉⲑⲣⲟⲩⲱ̀ϣⲉⲙ ⲛ̀ⲧ̀ϫⲟⲙ ⲛ̀ⲧⲉ ⲡⲓⲭ̀ⲣⲱⲙ</w:t>
            </w:r>
            <w:commentRangeEnd w:id="1004"/>
            <w:r>
              <w:rPr>
                <w:rStyle w:val="CommentReference"/>
                <w:rFonts w:ascii="Garamond" w:hAnsi="Garamond" w:cstheme="minorBidi"/>
                <w:noProof w:val="0"/>
                <w:lang w:val="en-CA"/>
              </w:rPr>
              <w:commentReference w:id="1004"/>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5" w:name="_Toc298681329"/>
      <w:bookmarkStart w:id="1006" w:name="_Toc308441935"/>
      <w:r w:rsidRPr="00FD2E69">
        <w:lastRenderedPageBreak/>
        <w:t xml:space="preserve">The Conclusion of the </w:t>
      </w:r>
      <w:r>
        <w:t>Batos</w:t>
      </w:r>
      <w:r w:rsidRPr="00FD2E69">
        <w:t xml:space="preserve"> Psali</w:t>
      </w:r>
      <w:bookmarkEnd w:id="1005"/>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7" w:name="_Toc298681330"/>
      <w:bookmarkStart w:id="1008" w:name="_Toc308441936"/>
      <w:bookmarkStart w:id="1009" w:name="_Ref452620452"/>
      <w:bookmarkStart w:id="1010" w:name="_Ref452620455"/>
      <w:r>
        <w:t>The Friday Theotokia</w:t>
      </w:r>
      <w:bookmarkEnd w:id="1007"/>
      <w:bookmarkEnd w:id="1008"/>
      <w:bookmarkEnd w:id="1009"/>
      <w:bookmarkEnd w:id="101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1" w:name="_Toc298681331"/>
      <w:r>
        <w:t>Part One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2"/>
            <w:r>
              <w:t>the fruit of your womb</w:t>
            </w:r>
            <w:commentRangeEnd w:id="1012"/>
            <w:r>
              <w:rPr>
                <w:rStyle w:val="CommentReference"/>
                <w:rFonts w:ascii="Times New Roman" w:eastAsiaTheme="minorHAnsi" w:hAnsi="Times New Roman" w:cstheme="minorBidi"/>
                <w:color w:val="auto"/>
              </w:rPr>
              <w:commentReference w:id="101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3" w:name="_Toc298681332"/>
      <w:r>
        <w:lastRenderedPageBreak/>
        <w:t>Part Two</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4"/>
            <w:r>
              <w:t xml:space="preserve">incarnate </w:t>
            </w:r>
            <w:commentRangeEnd w:id="1014"/>
            <w:r>
              <w:rPr>
                <w:rStyle w:val="CommentReference"/>
                <w:rFonts w:ascii="Times New Roman" w:eastAsiaTheme="minorHAnsi" w:hAnsi="Times New Roman" w:cstheme="minorBidi"/>
                <w:color w:val="auto"/>
              </w:rPr>
              <w:commentReference w:id="1014"/>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5" w:name="_Toc298681333"/>
      <w:r>
        <w:t>Part Three</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6" w:name="_Toc298681334"/>
      <w:r>
        <w:t>Part Four</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7" w:name="_Toc298681335"/>
      <w:r>
        <w:t>Part Five</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8" w:name="_Toc298681336"/>
      <w:r>
        <w:lastRenderedPageBreak/>
        <w:t>Part Six</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9" w:name="_Toc298681337"/>
      <w:r>
        <w:t>Part Seven</w:t>
      </w:r>
      <w:bookmarkEnd w:id="10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20"/>
            <w:r>
              <w:t>temple</w:t>
            </w:r>
            <w:commentRangeEnd w:id="1020"/>
            <w:r>
              <w:rPr>
                <w:rStyle w:val="CommentReference"/>
                <w:rFonts w:ascii="Times New Roman" w:eastAsiaTheme="minorHAnsi" w:hAnsi="Times New Roman" w:cstheme="minorBidi"/>
                <w:color w:val="auto"/>
              </w:rPr>
              <w:commentReference w:id="102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1" w:name="_Toc298681338"/>
      <w:bookmarkStart w:id="1022" w:name="_Toc308441937"/>
      <w:r>
        <w:lastRenderedPageBreak/>
        <w:t>The Crown</w:t>
      </w:r>
      <w:bookmarkEnd w:id="1021"/>
      <w:bookmarkEnd w:id="102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3"/>
            <w:r w:rsidRPr="00F0646D">
              <w:t xml:space="preserve">Infinite </w:t>
            </w:r>
            <w:commentRangeEnd w:id="1023"/>
            <w:r>
              <w:rPr>
                <w:rStyle w:val="CommentReference"/>
                <w:rFonts w:ascii="Times New Roman" w:eastAsiaTheme="minorHAnsi" w:hAnsi="Times New Roman" w:cstheme="minorBidi"/>
                <w:color w:val="auto"/>
              </w:rPr>
              <w:commentReference w:id="102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4"/>
            <w:r w:rsidRPr="007425E1">
              <w:t>hook</w:t>
            </w:r>
            <w:commentRangeEnd w:id="1024"/>
            <w:r>
              <w:rPr>
                <w:rStyle w:val="CommentReference"/>
                <w:rFonts w:ascii="Times New Roman" w:eastAsiaTheme="minorHAnsi" w:hAnsi="Times New Roman" w:cstheme="minorBidi"/>
                <w:color w:val="auto"/>
              </w:rPr>
              <w:commentReference w:id="102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5"/>
            <w:r w:rsidRPr="007425E1">
              <w:t xml:space="preserve">Teaching </w:t>
            </w:r>
            <w:commentRangeEnd w:id="1025"/>
            <w:r>
              <w:rPr>
                <w:rStyle w:val="CommentReference"/>
                <w:rFonts w:ascii="Times New Roman" w:eastAsiaTheme="minorHAnsi" w:hAnsi="Times New Roman" w:cstheme="minorBidi"/>
                <w:color w:val="auto"/>
              </w:rPr>
              <w:commentReference w:id="102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6"/>
            <w:r w:rsidRPr="007425E1">
              <w:t>a cause</w:t>
            </w:r>
            <w:r>
              <w:t xml:space="preserve"> for us</w:t>
            </w:r>
            <w:r w:rsidRPr="007425E1">
              <w:t>,</w:t>
            </w:r>
            <w:commentRangeEnd w:id="1026"/>
            <w:r>
              <w:rPr>
                <w:rStyle w:val="CommentReference"/>
                <w:rFonts w:ascii="Times New Roman" w:eastAsiaTheme="minorHAnsi" w:hAnsi="Times New Roman" w:cstheme="minorBidi"/>
                <w:color w:val="auto"/>
              </w:rPr>
              <w:commentReference w:id="1026"/>
            </w:r>
          </w:p>
          <w:p w14:paraId="18A8A756" w14:textId="77777777" w:rsidR="00E35F1F" w:rsidRDefault="00E35F1F" w:rsidP="00E35F1F">
            <w:pPr>
              <w:pStyle w:val="EngHangEnd"/>
            </w:pPr>
            <w:r w:rsidRPr="007425E1">
              <w:t xml:space="preserve">To ascend the </w:t>
            </w:r>
            <w:commentRangeStart w:id="1027"/>
            <w:r w:rsidRPr="007425E1">
              <w:t xml:space="preserve">path </w:t>
            </w:r>
            <w:commentRangeEnd w:id="1027"/>
            <w:r>
              <w:rPr>
                <w:rStyle w:val="CommentReference"/>
                <w:rFonts w:ascii="Times New Roman" w:eastAsiaTheme="minorHAnsi" w:hAnsi="Times New Roman" w:cstheme="minorBidi"/>
                <w:color w:val="auto"/>
              </w:rPr>
              <w:commentReference w:id="102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8"/>
            </w:r>
            <w:r w:rsidR="00E35F1F">
              <w:t>,</w:t>
            </w:r>
          </w:p>
          <w:p w14:paraId="51E3C73A" w14:textId="77777777" w:rsidR="00E35F1F" w:rsidRDefault="00E35F1F" w:rsidP="00E35F1F">
            <w:pPr>
              <w:pStyle w:val="EngHangEnd"/>
            </w:pPr>
            <w:r>
              <w:t>With</w:t>
            </w:r>
            <w:r w:rsidRPr="007425E1">
              <w:t xml:space="preserve"> joy and </w:t>
            </w:r>
            <w:commentRangeStart w:id="1029"/>
            <w:r w:rsidRPr="007425E1">
              <w:t>rejoicing</w:t>
            </w:r>
            <w:commentRangeEnd w:id="1029"/>
            <w:r>
              <w:rPr>
                <w:rStyle w:val="CommentReference"/>
                <w:rFonts w:ascii="Times New Roman" w:eastAsiaTheme="minorHAnsi" w:hAnsi="Times New Roman" w:cstheme="minorBidi"/>
                <w:color w:val="auto"/>
              </w:rPr>
              <w:commentReference w:id="102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30" w:name="_Toc298681339"/>
      <w:bookmarkStart w:id="1031" w:name="_Toc308441938"/>
      <w:bookmarkStart w:id="1032" w:name="_Toc485884437"/>
      <w:r>
        <w:lastRenderedPageBreak/>
        <w:t>Saturday</w:t>
      </w:r>
      <w:bookmarkEnd w:id="1030"/>
      <w:bookmarkEnd w:id="1031"/>
      <w:bookmarkEnd w:id="1032"/>
    </w:p>
    <w:p w14:paraId="425920E6" w14:textId="77777777" w:rsidR="00E35F1F" w:rsidRDefault="00E35F1F" w:rsidP="00E35F1F">
      <w:pPr>
        <w:pStyle w:val="Heading3"/>
      </w:pPr>
      <w:bookmarkStart w:id="1033" w:name="_Toc298681340"/>
      <w:bookmarkStart w:id="1034" w:name="_Toc308441939"/>
      <w:bookmarkStart w:id="1035" w:name="_Ref452620561"/>
      <w:bookmarkStart w:id="1036" w:name="_Ref452620564"/>
      <w:r>
        <w:t>The Saturday Psali Batos</w:t>
      </w:r>
      <w:bookmarkEnd w:id="1033"/>
      <w:bookmarkEnd w:id="1034"/>
      <w:bookmarkEnd w:id="1035"/>
      <w:bookmarkEnd w:id="1036"/>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7"/>
            <w:r w:rsidRPr="007425E1">
              <w:rPr>
                <w:rFonts w:eastAsiaTheme="minorHAnsi"/>
              </w:rPr>
              <w:t xml:space="preserve">All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8"/>
            <w:r w:rsidRPr="007425E1">
              <w:rPr>
                <w:rFonts w:eastAsiaTheme="minorHAnsi"/>
              </w:rPr>
              <w:t>every</w:t>
            </w:r>
            <w:r>
              <w:rPr>
                <w:rFonts w:eastAsiaTheme="minorHAnsi"/>
              </w:rPr>
              <w:t xml:space="preserve"> </w:t>
            </w:r>
            <w:r w:rsidRPr="007425E1">
              <w:rPr>
                <w:rFonts w:eastAsiaTheme="minorHAnsi"/>
              </w:rPr>
              <w:t>day</w:t>
            </w:r>
            <w:commentRangeEnd w:id="1038"/>
            <w:r>
              <w:rPr>
                <w:rStyle w:val="CommentReference"/>
                <w:rFonts w:ascii="Times New Roman" w:eastAsiaTheme="minorHAnsi" w:hAnsi="Times New Roman" w:cstheme="minorBidi"/>
                <w:color w:val="auto"/>
              </w:rPr>
              <w:commentReference w:id="1038"/>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9"/>
            <w:r>
              <w:rPr>
                <w:rFonts w:eastAsiaTheme="minorHAnsi"/>
              </w:rPr>
              <w:t>ecstasy</w:t>
            </w:r>
            <w:commentRangeEnd w:id="1039"/>
            <w:r>
              <w:rPr>
                <w:rStyle w:val="CommentReference"/>
                <w:rFonts w:ascii="Times New Roman" w:eastAsiaTheme="minorHAnsi" w:hAnsi="Times New Roman" w:cstheme="minorBidi"/>
                <w:color w:val="auto"/>
              </w:rPr>
              <w:commentReference w:id="1039"/>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40"/>
            <w:r w:rsidRPr="007425E1">
              <w:rPr>
                <w:color w:val="000000"/>
              </w:rPr>
              <w:t xml:space="preserve">glory </w:t>
            </w:r>
            <w:commentRangeEnd w:id="1040"/>
            <w:r>
              <w:rPr>
                <w:rStyle w:val="CommentReference"/>
              </w:rPr>
              <w:commentReference w:id="1040"/>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1"/>
            <w:r>
              <w:rPr>
                <w:rFonts w:eastAsiaTheme="minorHAnsi"/>
              </w:rPr>
              <w:t xml:space="preserve">From </w:t>
            </w:r>
            <w:commentRangeEnd w:id="1041"/>
            <w:r>
              <w:rPr>
                <w:rStyle w:val="CommentReference"/>
                <w:rFonts w:ascii="Times New Roman" w:eastAsiaTheme="minorHAnsi" w:hAnsi="Times New Roman" w:cstheme="minorBidi"/>
                <w:color w:val="auto"/>
              </w:rPr>
              <w:commentReference w:id="1041"/>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2"/>
            <w:r>
              <w:rPr>
                <w:rFonts w:eastAsiaTheme="minorHAnsi"/>
              </w:rPr>
              <w:t>prophet</w:t>
            </w:r>
            <w:commentRangeEnd w:id="1042"/>
            <w:r>
              <w:rPr>
                <w:rStyle w:val="CommentReference"/>
                <w:rFonts w:ascii="Times New Roman" w:eastAsiaTheme="minorHAnsi" w:hAnsi="Times New Roman" w:cstheme="minorBidi"/>
                <w:color w:val="auto"/>
              </w:rPr>
              <w:commentReference w:id="1042"/>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3"/>
            <w:r w:rsidRPr="007425E1">
              <w:rPr>
                <w:rFonts w:eastAsiaTheme="minorHAnsi"/>
              </w:rPr>
              <w:t>everyone</w:t>
            </w:r>
            <w:commentRangeEnd w:id="1043"/>
            <w:r>
              <w:rPr>
                <w:rStyle w:val="CommentReference"/>
                <w:rFonts w:ascii="Times New Roman" w:eastAsiaTheme="minorHAnsi" w:hAnsi="Times New Roman" w:cstheme="minorBidi"/>
                <w:color w:val="auto"/>
              </w:rPr>
              <w:commentReference w:id="1043"/>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4"/>
            <w:r>
              <w:rPr>
                <w:rFonts w:eastAsiaTheme="minorHAnsi"/>
              </w:rPr>
              <w:t xml:space="preserve">never </w:t>
            </w:r>
            <w:commentRangeEnd w:id="1044"/>
            <w:r>
              <w:rPr>
                <w:rStyle w:val="CommentReference"/>
                <w:rFonts w:ascii="Times New Roman" w:eastAsiaTheme="minorHAnsi" w:hAnsi="Times New Roman" w:cstheme="minorBidi"/>
                <w:color w:val="auto"/>
              </w:rPr>
              <w:commentReference w:id="1044"/>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5"/>
            <w:r w:rsidRPr="007425E1">
              <w:rPr>
                <w:rFonts w:eastAsiaTheme="minorHAnsi"/>
              </w:rPr>
              <w:t xml:space="preserve">and </w:t>
            </w:r>
            <w:commentRangeEnd w:id="1045"/>
            <w:r>
              <w:rPr>
                <w:rStyle w:val="CommentReference"/>
                <w:rFonts w:ascii="Times New Roman" w:eastAsiaTheme="minorHAnsi" w:hAnsi="Times New Roman" w:cstheme="minorBidi"/>
                <w:color w:val="auto"/>
              </w:rPr>
              <w:commentReference w:id="1045"/>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6"/>
            <w:r w:rsidRPr="007425E1">
              <w:rPr>
                <w:rFonts w:eastAsiaTheme="minorHAnsi"/>
              </w:rPr>
              <w:t xml:space="preserve">praises </w:t>
            </w:r>
            <w:commentRangeEnd w:id="1046"/>
            <w:r>
              <w:rPr>
                <w:rStyle w:val="CommentReference"/>
                <w:rFonts w:ascii="Times New Roman" w:eastAsiaTheme="minorHAnsi" w:hAnsi="Times New Roman" w:cstheme="minorBidi"/>
                <w:color w:val="auto"/>
              </w:rPr>
              <w:commentReference w:id="1046"/>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7"/>
            <w:r w:rsidRPr="007425E1">
              <w:rPr>
                <w:rFonts w:eastAsiaTheme="minorHAnsi"/>
              </w:rPr>
              <w:t>blessing</w:t>
            </w:r>
            <w:commentRangeEnd w:id="1047"/>
            <w:r>
              <w:rPr>
                <w:rStyle w:val="CommentReference"/>
                <w:rFonts w:ascii="Times New Roman" w:eastAsiaTheme="minorHAnsi" w:hAnsi="Times New Roman" w:cstheme="minorBidi"/>
                <w:color w:val="auto"/>
              </w:rPr>
              <w:commentReference w:id="1047"/>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8"/>
            <w:r w:rsidRPr="007425E1">
              <w:rPr>
                <w:rFonts w:eastAsiaTheme="minorHAnsi"/>
              </w:rPr>
              <w:t xml:space="preserve">we'll </w:t>
            </w:r>
            <w:commentRangeEnd w:id="1048"/>
            <w:r>
              <w:rPr>
                <w:rStyle w:val="CommentReference"/>
                <w:rFonts w:ascii="Times New Roman" w:eastAsiaTheme="minorHAnsi" w:hAnsi="Times New Roman" w:cstheme="minorBidi"/>
                <w:color w:val="auto"/>
              </w:rPr>
              <w:commentReference w:id="1048"/>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9"/>
            <w:r w:rsidRPr="007425E1">
              <w:rPr>
                <w:rFonts w:eastAsiaTheme="minorHAnsi"/>
              </w:rPr>
              <w:t xml:space="preserve">perfect </w:t>
            </w:r>
            <w:commentRangeEnd w:id="1049"/>
            <w:r>
              <w:rPr>
                <w:rStyle w:val="CommentReference"/>
                <w:rFonts w:ascii="Times New Roman" w:eastAsiaTheme="minorHAnsi" w:hAnsi="Times New Roman" w:cstheme="minorBidi"/>
                <w:color w:val="auto"/>
              </w:rPr>
              <w:commentReference w:id="1049"/>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50" w:name="_Toc298681341"/>
      <w:bookmarkStart w:id="1051" w:name="_Toc308441940"/>
      <w:r w:rsidRPr="00FD2E69">
        <w:lastRenderedPageBreak/>
        <w:t xml:space="preserve">The Conclusion of the </w:t>
      </w:r>
      <w:r>
        <w:t>Batos</w:t>
      </w:r>
      <w:r w:rsidRPr="00FD2E69">
        <w:t xml:space="preserve"> Psali</w:t>
      </w:r>
      <w:bookmarkEnd w:id="1050"/>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2"/>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2"/>
            <w:r>
              <w:rPr>
                <w:rStyle w:val="CommentReference"/>
                <w:rFonts w:ascii="Garamond" w:hAnsi="Garamond" w:cstheme="minorBidi"/>
                <w:noProof w:val="0"/>
                <w:lang w:val="en-CA"/>
              </w:rPr>
              <w:commentReference w:id="1052"/>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3" w:name="_Toc298681342"/>
      <w:bookmarkStart w:id="1054" w:name="_Toc308441941"/>
      <w:bookmarkStart w:id="1055" w:name="_Ref452620570"/>
      <w:bookmarkStart w:id="1056" w:name="_Ref452620573"/>
      <w:r>
        <w:t>The Saturday Theotokia</w:t>
      </w:r>
      <w:bookmarkEnd w:id="1053"/>
      <w:bookmarkEnd w:id="1054"/>
      <w:bookmarkEnd w:id="1055"/>
      <w:bookmarkEnd w:id="1056"/>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7" w:name="_Toc298681343"/>
      <w:r>
        <w:t>Part One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8" w:name="_Toc298681344"/>
      <w:r w:rsidRPr="00D24FE1">
        <w:lastRenderedPageBreak/>
        <w:t>Part</w:t>
      </w:r>
      <w:r>
        <w:t xml:space="preserve"> Two</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9"/>
            <w:r w:rsidRPr="007425E1">
              <w:rPr>
                <w:rFonts w:eastAsiaTheme="minorHAnsi"/>
              </w:rPr>
              <w:t xml:space="preserve">honour </w:t>
            </w:r>
            <w:commentRangeEnd w:id="1059"/>
            <w:r>
              <w:rPr>
                <w:rStyle w:val="CommentReference"/>
                <w:rFonts w:ascii="Times New Roman" w:eastAsiaTheme="minorHAnsi" w:hAnsi="Times New Roman" w:cstheme="minorBidi"/>
                <w:color w:val="auto"/>
              </w:rPr>
              <w:commentReference w:id="1059"/>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60"/>
            <w:r w:rsidRPr="007425E1">
              <w:rPr>
                <w:rFonts w:eastAsiaTheme="minorHAnsi"/>
              </w:rPr>
              <w:t xml:space="preserve">prudent </w:t>
            </w:r>
            <w:commentRangeEnd w:id="1060"/>
            <w:r>
              <w:rPr>
                <w:rStyle w:val="CommentReference"/>
                <w:rFonts w:ascii="Times New Roman" w:eastAsiaTheme="minorHAnsi" w:hAnsi="Times New Roman" w:cstheme="minorBidi"/>
                <w:color w:val="auto"/>
              </w:rPr>
              <w:commentReference w:id="1060"/>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1" w:name="_Toc298681345"/>
      <w:r>
        <w:t>Part Three</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2"/>
            <w:r w:rsidRPr="007425E1">
              <w:rPr>
                <w:rFonts w:eastAsiaTheme="minorHAnsi"/>
              </w:rPr>
              <w:t>bride</w:t>
            </w:r>
            <w:commentRangeEnd w:id="1062"/>
            <w:r>
              <w:rPr>
                <w:rStyle w:val="CommentReference"/>
                <w:rFonts w:ascii="Times New Roman" w:eastAsiaTheme="minorHAnsi" w:hAnsi="Times New Roman" w:cstheme="minorBidi"/>
                <w:color w:val="auto"/>
              </w:rPr>
              <w:commentReference w:id="1062"/>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3"/>
            <w:r w:rsidRPr="007425E1">
              <w:rPr>
                <w:rFonts w:eastAsiaTheme="minorHAnsi"/>
              </w:rPr>
              <w:t xml:space="preserve">rue </w:t>
            </w:r>
            <w:commentRangeEnd w:id="1063"/>
            <w:r>
              <w:rPr>
                <w:rStyle w:val="CommentReference"/>
                <w:rFonts w:ascii="Times New Roman" w:eastAsiaTheme="minorHAnsi" w:hAnsi="Times New Roman" w:cstheme="minorBidi"/>
                <w:color w:val="auto"/>
              </w:rPr>
              <w:commentReference w:id="1063"/>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4"/>
            <w:r w:rsidRPr="007425E1">
              <w:rPr>
                <w:rFonts w:eastAsiaTheme="minorHAnsi"/>
              </w:rPr>
              <w:t xml:space="preserve">ed </w:t>
            </w:r>
            <w:commentRangeEnd w:id="1064"/>
            <w:r>
              <w:rPr>
                <w:rStyle w:val="CommentReference"/>
                <w:rFonts w:ascii="Times New Roman" w:eastAsiaTheme="minorHAnsi" w:hAnsi="Times New Roman" w:cstheme="minorBidi"/>
                <w:color w:val="auto"/>
              </w:rPr>
              <w:commentReference w:id="1064"/>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5" w:name="_Toc298681346"/>
      <w:r w:rsidRPr="00D24FE1">
        <w:lastRenderedPageBreak/>
        <w:t>Part</w:t>
      </w:r>
      <w:r>
        <w:t xml:space="preserve"> Four</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6"/>
            <w:r>
              <w:rPr>
                <w:rFonts w:eastAsiaTheme="minorHAnsi"/>
              </w:rPr>
              <w:t xml:space="preserve">unto </w:t>
            </w:r>
            <w:commentRangeEnd w:id="1066"/>
            <w:r>
              <w:rPr>
                <w:rStyle w:val="CommentReference"/>
                <w:rFonts w:ascii="Times New Roman" w:eastAsiaTheme="minorHAnsi" w:hAnsi="Times New Roman" w:cstheme="minorBidi"/>
                <w:color w:val="auto"/>
              </w:rPr>
              <w:commentReference w:id="1066"/>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7" w:name="_Toc298681347"/>
      <w:r w:rsidRPr="00D24FE1">
        <w:t>Part</w:t>
      </w:r>
      <w:r>
        <w:t xml:space="preserve"> Five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8" w:name="_Toc298681348"/>
      <w:r>
        <w:t>Part Six</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9"/>
            <w:r w:rsidRPr="007425E1">
              <w:t>rejoice</w:t>
            </w:r>
            <w:r>
              <w:t>d</w:t>
            </w:r>
            <w:commentRangeEnd w:id="1069"/>
            <w:r>
              <w:rPr>
                <w:rStyle w:val="CommentReference"/>
                <w:rFonts w:ascii="Times New Roman" w:eastAsiaTheme="minorHAnsi" w:hAnsi="Times New Roman" w:cstheme="minorBidi"/>
                <w:color w:val="auto"/>
              </w:rPr>
              <w:commentReference w:id="1069"/>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70"/>
            <w:r>
              <w:t>save</w:t>
            </w:r>
            <w:r w:rsidRPr="007425E1">
              <w:t xml:space="preserve"> </w:t>
            </w:r>
            <w:commentRangeEnd w:id="1070"/>
            <w:r>
              <w:rPr>
                <w:rStyle w:val="CommentReference"/>
              </w:rPr>
              <w:commentReference w:id="1070"/>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1" w:name="_Toc298681349"/>
      <w:r>
        <w:t>Part Seven</w:t>
      </w:r>
      <w:bookmarkEnd w:id="1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2"/>
            <w:r>
              <w:t>Paradoxically</w:t>
            </w:r>
            <w:commentRangeEnd w:id="1072"/>
            <w:r>
              <w:rPr>
                <w:rStyle w:val="CommentReference"/>
                <w:rFonts w:ascii="Times New Roman" w:eastAsiaTheme="minorHAnsi" w:hAnsi="Times New Roman" w:cstheme="minorBidi"/>
                <w:color w:val="auto"/>
              </w:rPr>
              <w:commentReference w:id="1072"/>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3"/>
            <w:r>
              <w:t xml:space="preserve">is </w:t>
            </w:r>
            <w:commentRangeEnd w:id="1073"/>
            <w:r>
              <w:rPr>
                <w:rStyle w:val="CommentReference"/>
                <w:rFonts w:ascii="Times New Roman" w:eastAsiaTheme="minorHAnsi" w:hAnsi="Times New Roman" w:cstheme="minorBidi"/>
                <w:color w:val="auto"/>
              </w:rPr>
              <w:commentReference w:id="1073"/>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4" w:name="_Toc298681350"/>
      <w:r>
        <w:t>Part Eight</w:t>
      </w:r>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5"/>
            <w:r w:rsidRPr="007425E1">
              <w:t>from all sides</w:t>
            </w:r>
            <w:commentRangeEnd w:id="1075"/>
            <w:r>
              <w:rPr>
                <w:rStyle w:val="CommentReference"/>
                <w:rFonts w:ascii="Times New Roman" w:eastAsiaTheme="minorHAnsi" w:hAnsi="Times New Roman" w:cstheme="minorBidi"/>
                <w:color w:val="auto"/>
              </w:rPr>
              <w:commentReference w:id="1075"/>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6"/>
            <w:r>
              <w:t>Saviour</w:t>
            </w:r>
            <w:commentRangeEnd w:id="1076"/>
            <w:r>
              <w:rPr>
                <w:rStyle w:val="CommentReference"/>
                <w:rFonts w:ascii="Times New Roman" w:eastAsiaTheme="minorHAnsi" w:hAnsi="Times New Roman" w:cstheme="minorBidi"/>
                <w:color w:val="auto"/>
              </w:rPr>
              <w:commentReference w:id="1076"/>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7" w:name="_Toc298681351"/>
      <w:r>
        <w:t>Part Nine</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8"/>
            <w:r>
              <w:t>compassion</w:t>
            </w:r>
            <w:commentRangeEnd w:id="1078"/>
            <w:r>
              <w:rPr>
                <w:rStyle w:val="CommentReference"/>
                <w:rFonts w:ascii="Times New Roman" w:eastAsiaTheme="minorHAnsi" w:hAnsi="Times New Roman" w:cstheme="minorBidi"/>
                <w:color w:val="auto"/>
              </w:rPr>
              <w:commentReference w:id="1078"/>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9" w:name="_Toc298681352"/>
      <w:bookmarkStart w:id="1080" w:name="_Toc308441942"/>
      <w:r>
        <w:lastRenderedPageBreak/>
        <w:t>The Crown Batos</w:t>
      </w:r>
      <w:bookmarkEnd w:id="1079"/>
      <w:bookmarkEnd w:id="1080"/>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1"/>
            <w:r>
              <w:t>Sanctuary</w:t>
            </w:r>
            <w:commentRangeEnd w:id="1081"/>
            <w:r>
              <w:rPr>
                <w:rStyle w:val="CommentReference"/>
                <w:rFonts w:ascii="Times New Roman" w:eastAsiaTheme="minorHAnsi" w:hAnsi="Times New Roman" w:cstheme="minorBidi"/>
                <w:color w:val="auto"/>
              </w:rPr>
              <w:commentReference w:id="1081"/>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2"/>
            <w:r>
              <w:t>lampstand</w:t>
            </w:r>
            <w:commentRangeEnd w:id="1082"/>
            <w:r>
              <w:rPr>
                <w:rStyle w:val="CommentReference"/>
                <w:rFonts w:ascii="Times New Roman" w:eastAsiaTheme="minorHAnsi" w:hAnsi="Times New Roman" w:cstheme="minorBidi"/>
                <w:color w:val="auto"/>
              </w:rPr>
              <w:commentReference w:id="1082"/>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3"/>
            <w:r>
              <w:t>Greeted</w:t>
            </w:r>
            <w:commentRangeEnd w:id="1083"/>
            <w:r>
              <w:rPr>
                <w:rStyle w:val="CommentReference"/>
                <w:rFonts w:ascii="Times New Roman" w:eastAsiaTheme="minorHAnsi" w:hAnsi="Times New Roman" w:cstheme="minorBidi"/>
                <w:color w:val="auto"/>
              </w:rPr>
              <w:commentReference w:id="1083"/>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4"/>
            <w:r w:rsidRPr="007425E1">
              <w:t xml:space="preserve">For </w:t>
            </w:r>
            <w:commentRangeEnd w:id="1084"/>
            <w:r>
              <w:rPr>
                <w:rStyle w:val="CommentReference"/>
                <w:rFonts w:ascii="Times New Roman" w:eastAsiaTheme="minorHAnsi" w:hAnsi="Times New Roman" w:cstheme="minorBidi"/>
                <w:color w:val="auto"/>
              </w:rPr>
              <w:commentReference w:id="1084"/>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5"/>
            <w:r>
              <w:t>coming</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6"/>
            <w:r w:rsidRPr="00582AD7">
              <w:t>ⲧⲉⲥⲱⲙⲁ</w:t>
            </w:r>
            <w:commentRangeEnd w:id="1086"/>
            <w:r>
              <w:rPr>
                <w:rStyle w:val="CommentReference"/>
                <w:rFonts w:ascii="Garamond" w:hAnsi="Garamond" w:cstheme="minorBidi"/>
                <w:noProof w:val="0"/>
                <w:lang w:val="en-CA"/>
              </w:rPr>
              <w:commentReference w:id="1086"/>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87"/>
            <w:r w:rsidRPr="007425E1">
              <w:t>you</w:t>
            </w:r>
            <w:commentRangeEnd w:id="1087"/>
            <w:r>
              <w:rPr>
                <w:rStyle w:val="CommentReference"/>
                <w:rFonts w:ascii="Times New Roman" w:eastAsiaTheme="minorHAnsi" w:hAnsi="Times New Roman" w:cstheme="minorBidi"/>
                <w:color w:val="auto"/>
              </w:rPr>
              <w:commentReference w:id="1087"/>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8" w:name="_Toc298681353"/>
      <w:bookmarkStart w:id="1089" w:name="_Toc308441943"/>
      <w:r>
        <w:lastRenderedPageBreak/>
        <w:t>The Second Crown Batos</w:t>
      </w:r>
      <w:bookmarkEnd w:id="1088"/>
      <w:bookmarkEnd w:id="1089"/>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90"/>
            <w:r>
              <w:t>evangelized</w:t>
            </w:r>
            <w:r w:rsidRPr="007425E1">
              <w:t xml:space="preserve"> </w:t>
            </w:r>
            <w:commentRangeEnd w:id="1090"/>
            <w:r>
              <w:rPr>
                <w:rStyle w:val="CommentReference"/>
                <w:rFonts w:ascii="Times New Roman" w:eastAsiaTheme="minorHAnsi" w:hAnsi="Times New Roman" w:cstheme="minorBidi"/>
                <w:color w:val="auto"/>
              </w:rPr>
              <w:commentReference w:id="1090"/>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1"/>
            <w:r w:rsidRPr="007425E1">
              <w:t>thereof</w:t>
            </w:r>
            <w:commentRangeEnd w:id="1091"/>
            <w:r>
              <w:rPr>
                <w:rStyle w:val="CommentReference"/>
                <w:rFonts w:ascii="Times New Roman" w:eastAsiaTheme="minorHAnsi" w:hAnsi="Times New Roman" w:cstheme="minorBidi"/>
                <w:color w:val="auto"/>
              </w:rPr>
              <w:commentReference w:id="1091"/>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2"/>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2"/>
            <w:r>
              <w:rPr>
                <w:rStyle w:val="CommentReference"/>
                <w:rFonts w:ascii="Garamond" w:hAnsi="Garamond" w:cstheme="minorBidi"/>
                <w:noProof w:val="0"/>
                <w:lang w:val="en-CA"/>
              </w:rPr>
              <w:commentReference w:id="1092"/>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3" w:name="_Toc298681354"/>
      <w:bookmarkStart w:id="1094" w:name="_Ref299212102"/>
      <w:bookmarkStart w:id="1095" w:name="_Ref299212144"/>
      <w:bookmarkStart w:id="1096" w:name="_Ref299212161"/>
      <w:bookmarkStart w:id="1097" w:name="_Toc308441944"/>
      <w:bookmarkStart w:id="1098" w:name="_Ref452620758"/>
      <w:bookmarkStart w:id="1099" w:name="_Ref452620761"/>
      <w:bookmarkStart w:id="1100" w:name="_Toc485884438"/>
      <w:r>
        <w:lastRenderedPageBreak/>
        <w:t>The Ending of the Batos Theotokias</w:t>
      </w:r>
      <w:bookmarkEnd w:id="1093"/>
      <w:bookmarkEnd w:id="1094"/>
      <w:bookmarkEnd w:id="1095"/>
      <w:bookmarkEnd w:id="1096"/>
      <w:bookmarkEnd w:id="1097"/>
      <w:bookmarkEnd w:id="1098"/>
      <w:bookmarkEnd w:id="1099"/>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1"/>
            <w:r w:rsidRPr="007425E1">
              <w:rPr>
                <w:rFonts w:eastAsiaTheme="minorHAnsi"/>
              </w:rPr>
              <w:t>Awesome and full of glory</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2"/>
            <w:r w:rsidRPr="007425E1">
              <w:rPr>
                <w:rFonts w:eastAsiaTheme="minorHAnsi"/>
              </w:rPr>
              <w:t>works</w:t>
            </w:r>
            <w:commentRangeEnd w:id="1102"/>
            <w:r>
              <w:rPr>
                <w:rStyle w:val="CommentReference"/>
                <w:rFonts w:ascii="Times New Roman" w:eastAsiaTheme="minorHAnsi" w:hAnsi="Times New Roman" w:cstheme="minorBidi"/>
                <w:color w:val="auto"/>
              </w:rPr>
              <w:commentReference w:id="1102"/>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3"/>
            <w:r w:rsidRPr="00582AD7">
              <w:t>ϥ̀ⲛⲁϯ ⲙ̀ⲡⲓⲟⲩⲁⲓ</w:t>
            </w:r>
            <w:commentRangeEnd w:id="1103"/>
            <w:r>
              <w:rPr>
                <w:rStyle w:val="CommentReference"/>
                <w:rFonts w:ascii="Garamond" w:hAnsi="Garamond" w:cstheme="minorBidi"/>
                <w:noProof w:val="0"/>
                <w:lang w:val="en-CA"/>
              </w:rPr>
              <w:commentReference w:id="1103"/>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4"/>
            <w:r w:rsidRPr="007425E1">
              <w:rPr>
                <w:rFonts w:eastAsiaTheme="minorHAnsi"/>
              </w:rPr>
              <w:t xml:space="preserve">with </w:t>
            </w:r>
            <w:commentRangeEnd w:id="1104"/>
            <w:r>
              <w:rPr>
                <w:rStyle w:val="CommentReference"/>
                <w:rFonts w:ascii="Times New Roman" w:eastAsiaTheme="minorHAnsi" w:hAnsi="Times New Roman" w:cstheme="minorBidi"/>
                <w:color w:val="auto"/>
              </w:rPr>
              <w:commentReference w:id="1104"/>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5"/>
            <w:r w:rsidRPr="00582AD7">
              <w:t>ⲡⲁⲓ ⲉ̀ϩⲟⲟⲩ</w:t>
            </w:r>
            <w:commentRangeEnd w:id="1105"/>
            <w:r>
              <w:rPr>
                <w:rStyle w:val="CommentReference"/>
                <w:rFonts w:ascii="Garamond" w:hAnsi="Garamond" w:cstheme="minorBidi"/>
                <w:noProof w:val="0"/>
                <w:lang w:val="en-CA"/>
              </w:rPr>
              <w:commentReference w:id="1105"/>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6"/>
            <w:r w:rsidRPr="007425E1">
              <w:rPr>
                <w:rFonts w:eastAsiaTheme="minorHAnsi"/>
              </w:rPr>
              <w:t xml:space="preserve">bless </w:t>
            </w:r>
            <w:commentRangeEnd w:id="1106"/>
            <w:r>
              <w:rPr>
                <w:rStyle w:val="CommentReference"/>
                <w:rFonts w:ascii="Times New Roman" w:eastAsiaTheme="minorHAnsi" w:hAnsi="Times New Roman" w:cstheme="minorBidi"/>
                <w:color w:val="auto"/>
              </w:rPr>
              <w:commentReference w:id="1106"/>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7" w:name="_Toc485884439"/>
      <w:bookmarkStart w:id="1108" w:name="_Ref448227875"/>
      <w:bookmarkStart w:id="1109" w:name="_Ref448227880"/>
      <w:r>
        <w:lastRenderedPageBreak/>
        <w:t>Hymns for December and for Paschaltide</w:t>
      </w:r>
      <w:bookmarkStart w:id="1110" w:name="_Toc410196981"/>
      <w:bookmarkEnd w:id="1107"/>
    </w:p>
    <w:p w14:paraId="4F5248A6" w14:textId="50250DFE" w:rsidR="00E60591" w:rsidRDefault="00E60591" w:rsidP="00E60591">
      <w:pPr>
        <w:pStyle w:val="Heading2"/>
      </w:pPr>
      <w:bookmarkStart w:id="1111" w:name="_Toc485884440"/>
      <w:r>
        <w:lastRenderedPageBreak/>
        <w:t xml:space="preserve">Hymns for December or </w:t>
      </w:r>
      <w:r>
        <w:rPr>
          <w:rFonts w:ascii="FreeSerifAvvaShenouda" w:hAnsi="FreeSerifAvvaShenouda" w:cs="FreeSerifAvvaShenouda"/>
        </w:rPr>
        <w:t>Ⲕⲟⲓⲁϩⲕ</w:t>
      </w:r>
      <w:bookmarkEnd w:id="1110"/>
      <w:bookmarkEnd w:id="1111"/>
    </w:p>
    <w:p w14:paraId="22B9EC7C" w14:textId="77777777" w:rsidR="00E60591" w:rsidRDefault="00E60591" w:rsidP="00E60591">
      <w:pPr>
        <w:pStyle w:val="Heading3"/>
      </w:pPr>
      <w:bookmarkStart w:id="1112" w:name="_Toc479145646"/>
      <w:r>
        <w:t>The Order of 7/4</w:t>
      </w:r>
      <w:bookmarkEnd w:id="1112"/>
    </w:p>
    <w:p w14:paraId="51B22544" w14:textId="77777777" w:rsidR="00E60591" w:rsidRDefault="00E60591" w:rsidP="00E60591">
      <w:pPr>
        <w:pStyle w:val="Rubric"/>
      </w:pPr>
      <w:r>
        <w:t xml:space="preserve">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w:t>
      </w:r>
      <w:proofErr w:type="gramStart"/>
      <w:r>
        <w:t>For</w:t>
      </w:r>
      <w:proofErr w:type="gramEnd"/>
      <w:r>
        <w:t xml:space="preserve"> Sunday, there is also an extra hymn on each of the original parts of the Theotokia. Each day still remains intact in its overall order.</w:t>
      </w:r>
    </w:p>
    <w:p w14:paraId="3A4C81D6" w14:textId="77777777" w:rsidR="00E60591" w:rsidRDefault="00E60591" w:rsidP="00E60591">
      <w:pPr>
        <w:pStyle w:val="Rubric"/>
      </w:pPr>
      <w:r>
        <w:t xml:space="preserve">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3" w:name="_Ref452619392"/>
      <w:bookmarkStart w:id="1114" w:name="_Toc479145647"/>
      <w:r>
        <w:lastRenderedPageBreak/>
        <w:t>The December or Koiak Canticle</w:t>
      </w:r>
      <w:bookmarkEnd w:id="1113"/>
      <w:bookmarkEnd w:id="1114"/>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115"/>
      <w:r>
        <w:t>102</w:t>
      </w:r>
      <w:commentRangeEnd w:id="1115"/>
      <w:r>
        <w:rPr>
          <w:rStyle w:val="CommentReference"/>
          <w:rFonts w:eastAsiaTheme="minorHAnsi" w:cstheme="minorBidi"/>
          <w:color w:val="auto"/>
          <w:lang w:val="en-CA"/>
        </w:rPr>
        <w:commentReference w:id="1115"/>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3702BEF0" w14:textId="77777777" w:rsidR="00E60591" w:rsidRPr="00AB1781" w:rsidRDefault="00E60591" w:rsidP="00E60591">
      <w:pPr>
        <w:pStyle w:val="EnglishHangEndNoCoptic"/>
      </w:pPr>
      <w:r>
        <w:t xml:space="preserve">Glory in His </w:t>
      </w:r>
      <w:proofErr w:type="gramStart"/>
      <w:r>
        <w:t>holy</w:t>
      </w:r>
      <w:proofErr w:type="gramEnd"/>
      <w:r>
        <w:t xml:space="preserve">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6" w:name="_Ref452619413"/>
      <w:bookmarkStart w:id="1117" w:name="_Toc479145648"/>
      <w:r>
        <w:t>Psali Before the First Canticle (Agios O Theos)</w:t>
      </w:r>
      <w:bookmarkEnd w:id="1116"/>
      <w:bookmarkEnd w:id="1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 xml:space="preserve">And the </w:t>
            </w:r>
            <w:proofErr w:type="gramStart"/>
            <w:r>
              <w:t>Twenty Four</w:t>
            </w:r>
            <w:proofErr w:type="gramEnd"/>
            <w:r>
              <w:t xml:space="preserve">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 xml:space="preserve">Who is generous from generation to </w:t>
            </w:r>
            <w:proofErr w:type="gramStart"/>
            <w:r>
              <w:t>generation:</w:t>
            </w:r>
            <w:proofErr w:type="gramEnd"/>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 xml:space="preserve">The one hundred and </w:t>
            </w:r>
            <w:proofErr w:type="gramStart"/>
            <w:r>
              <w:t>fifty one</w:t>
            </w:r>
            <w:proofErr w:type="gramEnd"/>
            <w:r>
              <w:t>,</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8" w:name="_Ref452619578"/>
      <w:bookmarkStart w:id="1119" w:name="_Toc479145649"/>
      <w:r>
        <w:rPr>
          <w:sz w:val="24"/>
        </w:rPr>
        <w:lastRenderedPageBreak/>
        <w:t>Psali Adam After the First Canticle</w:t>
      </w:r>
      <w:bookmarkEnd w:id="1118"/>
      <w:bookmarkEnd w:id="1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proofErr w:type="gramStart"/>
            <w:r>
              <w:t>An</w:t>
            </w:r>
            <w:proofErr w:type="gramEnd"/>
            <w:r>
              <w:t xml:space="preserve">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20" w:name="_Ref452619819"/>
      <w:bookmarkStart w:id="1121" w:name="_Toc479145650"/>
      <w:r>
        <w:rPr>
          <w:sz w:val="24"/>
        </w:rPr>
        <w:t>Psali Adam On (Before) the Second Canticle</w:t>
      </w:r>
      <w:bookmarkEnd w:id="1120"/>
      <w:bookmarkEnd w:id="1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 xml:space="preserve">Remember us in Your </w:t>
            </w:r>
            <w:proofErr w:type="gramStart"/>
            <w:r>
              <w:t>heavenly</w:t>
            </w:r>
            <w:proofErr w:type="gramEnd"/>
            <w:r>
              <w:t xml:space="preserve">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2" w:name="_Ref435645565"/>
      <w:bookmarkStart w:id="1123" w:name="_Toc479145651"/>
      <w:r>
        <w:rPr>
          <w:sz w:val="24"/>
        </w:rPr>
        <w:t>Psali Adam After the</w:t>
      </w:r>
      <w:r>
        <w:t xml:space="preserve"> Second Cantilce</w:t>
      </w:r>
      <w:bookmarkEnd w:id="1122"/>
      <w:bookmarkEnd w:id="11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4" w:name="_Ref452620167"/>
      <w:bookmarkStart w:id="1125" w:name="_Toc479145652"/>
      <w:bookmarkStart w:id="1126" w:name="_Ref435645593"/>
      <w:r>
        <w:t>The Psali Adam On (Before) the Third Canticle</w:t>
      </w:r>
      <w:bookmarkEnd w:id="1124"/>
      <w:bookmarkEnd w:id="11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7" w:name="_Ref452620325"/>
      <w:bookmarkStart w:id="1128" w:name="_Toc479145653"/>
      <w:r>
        <w:t>Psali Batos</w:t>
      </w:r>
      <w:r>
        <w:rPr>
          <w:lang w:val="en-US"/>
        </w:rPr>
        <w:t xml:space="preserve"> On (After) the Third Canticle</w:t>
      </w:r>
      <w:bookmarkEnd w:id="1126"/>
      <w:bookmarkEnd w:id="1127"/>
      <w:bookmarkEnd w:id="11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 xml:space="preserve">Sent His </w:t>
            </w:r>
            <w:proofErr w:type="gramStart"/>
            <w:r>
              <w:t>elect</w:t>
            </w:r>
            <w:proofErr w:type="gramEnd"/>
            <w:r>
              <w:t xml:space="preserve">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 xml:space="preserve">But the Three Youths did not </w:t>
            </w:r>
            <w:proofErr w:type="gramStart"/>
            <w:r>
              <w:t>worshipped</w:t>
            </w:r>
            <w:proofErr w:type="gramEnd"/>
            <w:r>
              <w:t xml:space="preserve">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 xml:space="preserve">Has the form of the Son of </w:t>
            </w:r>
            <w:proofErr w:type="gramStart"/>
            <w:r>
              <w:t>God:”</w:t>
            </w:r>
            <w:proofErr w:type="gramEnd"/>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 xml:space="preserve">Praise Him </w:t>
            </w:r>
            <w:proofErr w:type="gramStart"/>
            <w:r>
              <w:t>you</w:t>
            </w:r>
            <w:proofErr w:type="gramEnd"/>
            <w:r>
              <w:t xml:space="preserve">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 xml:space="preserve">And </w:t>
            </w:r>
            <w:proofErr w:type="gramStart"/>
            <w:r>
              <w:t>forty nine</w:t>
            </w:r>
            <w:proofErr w:type="gramEnd"/>
            <w:r>
              <w:t xml:space="preserv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roofErr w:type="gramStart"/>
            <w:r>
              <w:t>—“</w:t>
            </w:r>
            <w:proofErr w:type="gramEnd"/>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9" w:name="_Ref452620881"/>
      <w:bookmarkStart w:id="1130" w:name="_Toc479145654"/>
      <w:r>
        <w:lastRenderedPageBreak/>
        <w:t>Hymn on the Sunday Psali</w:t>
      </w:r>
      <w:bookmarkEnd w:id="1129"/>
      <w:bookmarkEnd w:id="1130"/>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 xml:space="preserve">Is His Name, Jesus </w:t>
            </w:r>
            <w:proofErr w:type="gramStart"/>
            <w:r>
              <w:t>Christ,</w:t>
            </w:r>
            <w:proofErr w:type="gramEnd"/>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proofErr w:type="gramStart"/>
            <w:r>
              <w:t>You</w:t>
            </w:r>
            <w:proofErr w:type="gramEnd"/>
            <w:r>
              <w:t xml:space="preserve">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1" w:name="_Ref452620856"/>
      <w:bookmarkStart w:id="1132" w:name="_Toc479145655"/>
      <w:r>
        <w:t>Interpretation on (After) the Sunday Theotokia Part 1</w:t>
      </w:r>
      <w:bookmarkEnd w:id="1131"/>
      <w:bookmarkEnd w:id="1132"/>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3" w:name="_Toc479145656"/>
      <w:r>
        <w:t>Interpretation on (After) the Sunday Theotokia Part 2</w:t>
      </w:r>
      <w:bookmarkEnd w:id="1133"/>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 xml:space="preserve">The </w:t>
            </w:r>
            <w:proofErr w:type="gramStart"/>
            <w:r>
              <w:t>Most High</w:t>
            </w:r>
            <w:proofErr w:type="gramEnd"/>
            <w:r>
              <w:t xml:space="preserve">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4" w:name="_Toc479145657"/>
      <w:r>
        <w:t>Interpretation on (After) the Sunday Theotokia Part 3</w:t>
      </w:r>
      <w:bookmarkEnd w:id="1134"/>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5" w:name="_Toc479145658"/>
      <w:r>
        <w:t>Interpretation on (After) the Sunday Theotokia Part 4</w:t>
      </w:r>
      <w:bookmarkEnd w:id="1135"/>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 xml:space="preserve">Is a type of </w:t>
            </w:r>
            <w:proofErr w:type="gramStart"/>
            <w:r>
              <w:t>you,</w:t>
            </w:r>
            <w:proofErr w:type="gramEnd"/>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6" w:name="_Toc479145659"/>
      <w:r>
        <w:t>Interpretation on (After) the Sunday Theotokia Part 5</w:t>
      </w:r>
      <w:bookmarkEnd w:id="1136"/>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 xml:space="preserve">The Holy Spirit </w:t>
            </w:r>
            <w:proofErr w:type="gramStart"/>
            <w:r>
              <w:t>Of</w:t>
            </w:r>
            <w:proofErr w:type="gramEnd"/>
            <w:r>
              <w:t xml:space="preserve">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7" w:name="_Toc479145660"/>
      <w:r>
        <w:lastRenderedPageBreak/>
        <w:t>Interpretation on (After) the Sunday Theotokia Part 6</w:t>
      </w:r>
      <w:bookmarkEnd w:id="1137"/>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8" w:name="_Toc479145661"/>
      <w:r>
        <w:t>Interpretation on (After) the Sunday Theotokia Part 7 (modern)</w:t>
      </w:r>
      <w:bookmarkEnd w:id="1138"/>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9" w:name="_Ref452619669"/>
      <w:bookmarkStart w:id="1140" w:name="_Toc479145662"/>
      <w:r>
        <w:t>Hymn on the Monday Theotokia</w:t>
      </w:r>
      <w:bookmarkEnd w:id="1139"/>
      <w:bookmarkEnd w:id="1140"/>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1" w:name="_Ref452619779"/>
      <w:bookmarkStart w:id="1142" w:name="_Toc479145663"/>
      <w:r>
        <w:t>Hymn on the Tuesday Theotokia</w:t>
      </w:r>
      <w:bookmarkEnd w:id="1141"/>
      <w:bookmarkEnd w:id="1142"/>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 xml:space="preserve">O Mary, </w:t>
            </w:r>
            <w:proofErr w:type="gramStart"/>
            <w:r>
              <w:t>My</w:t>
            </w:r>
            <w:proofErr w:type="gramEnd"/>
            <w:r>
              <w:t xml:space="preserve">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3" w:name="_Ref452620017"/>
      <w:bookmarkStart w:id="1144" w:name="_Toc479145664"/>
      <w:r>
        <w:t>Hymn on the Wednesday Theotokia</w:t>
      </w:r>
      <w:bookmarkEnd w:id="1143"/>
      <w:bookmarkEnd w:id="1144"/>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 xml:space="preserve">Has come forth from the </w:t>
            </w:r>
            <w:proofErr w:type="gramStart"/>
            <w:r>
              <w:t>ever</w:t>
            </w:r>
            <w:proofErr w:type="gramEnd"/>
            <w:r>
              <w:t>-Virgin,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 xml:space="preserve">Who could have beheld Jesus’ </w:t>
            </w:r>
            <w:proofErr w:type="gramStart"/>
            <w:r>
              <w:t>glory,</w:t>
            </w:r>
            <w:proofErr w:type="gramEnd"/>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5" w:name="_Ref435645467"/>
      <w:bookmarkStart w:id="1146" w:name="_Toc479145665"/>
      <w:r>
        <w:t>Hymn on the Thursday Theotokia (The Fiery Bush)</w:t>
      </w:r>
      <w:bookmarkEnd w:id="1145"/>
      <w:bookmarkEnd w:id="1146"/>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 xml:space="preserve">Is a figure of the blessed Mother of the </w:t>
            </w:r>
            <w:proofErr w:type="gramStart"/>
            <w:r>
              <w:t>Light,</w:t>
            </w:r>
            <w:proofErr w:type="gramEnd"/>
          </w:p>
          <w:p w14:paraId="70EE7CB0" w14:textId="77777777" w:rsidR="00E60591" w:rsidRDefault="00E60591" w:rsidP="00E60591">
            <w:pPr>
              <w:pStyle w:val="EngHang"/>
            </w:pPr>
            <w:r>
              <w:t xml:space="preserve">Who carried the Divine </w:t>
            </w:r>
            <w:proofErr w:type="gramStart"/>
            <w:r>
              <w:t>Ember</w:t>
            </w:r>
            <w:proofErr w:type="gramEnd"/>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 xml:space="preserve">Who for the salvation of the human </w:t>
            </w:r>
            <w:proofErr w:type="gramStart"/>
            <w:r>
              <w:t>race.</w:t>
            </w:r>
            <w:proofErr w:type="gramEnd"/>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 xml:space="preserve">Who for the salvation of the human </w:t>
            </w:r>
            <w:proofErr w:type="gramStart"/>
            <w:r>
              <w:t>race.</w:t>
            </w:r>
            <w:proofErr w:type="gramEnd"/>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7" w:name="_Ref452620495"/>
      <w:bookmarkStart w:id="1148" w:name="_Toc479145666"/>
      <w:r>
        <w:lastRenderedPageBreak/>
        <w:t>Hymn on the Friday Theotokia</w:t>
      </w:r>
      <w:bookmarkEnd w:id="1147"/>
      <w:bookmarkEnd w:id="1148"/>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 xml:space="preserve">God </w:t>
            </w:r>
            <w:proofErr w:type="gramStart"/>
            <w:r>
              <w:t>With</w:t>
            </w:r>
            <w:proofErr w:type="gramEnd"/>
            <w:r>
              <w:t xml:space="preserve">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 xml:space="preserve">How could the unspoken be </w:t>
            </w:r>
            <w:proofErr w:type="gramStart"/>
            <w:r>
              <w:t>seen</w:t>
            </w:r>
            <w:proofErr w:type="gramEnd"/>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 xml:space="preserve">He restored life by His </w:t>
            </w:r>
            <w:proofErr w:type="gramStart"/>
            <w:r>
              <w:t>holy</w:t>
            </w:r>
            <w:proofErr w:type="gramEnd"/>
            <w:r>
              <w:t xml:space="preserve">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9" w:name="_Ref452620614"/>
      <w:bookmarkStart w:id="1150" w:name="_Toc479145667"/>
      <w:r>
        <w:lastRenderedPageBreak/>
        <w:t>Hymn on the Saturday Theotokia</w:t>
      </w:r>
      <w:bookmarkEnd w:id="1149"/>
      <w:bookmarkEnd w:id="1150"/>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 xml:space="preserve">Who became the tabernacle and the </w:t>
            </w:r>
            <w:proofErr w:type="gramStart"/>
            <w:r>
              <w:t>censor,</w:t>
            </w:r>
            <w:proofErr w:type="gramEnd"/>
          </w:p>
          <w:p w14:paraId="0BC451EF" w14:textId="77777777" w:rsidR="00E60591" w:rsidRDefault="00E60591" w:rsidP="00E60591">
            <w:pPr>
              <w:pStyle w:val="EngHang"/>
            </w:pPr>
            <w:r>
              <w:t xml:space="preserve">Who carried the Son of the </w:t>
            </w:r>
            <w:proofErr w:type="gramStart"/>
            <w:r>
              <w:t>invisible,</w:t>
            </w:r>
            <w:proofErr w:type="gramEnd"/>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proofErr w:type="gramStart"/>
            <w:r>
              <w:t>You</w:t>
            </w:r>
            <w:proofErr w:type="gramEnd"/>
            <w:r>
              <w:t xml:space="preserve">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 xml:space="preserve">Who became a Temple for the </w:t>
            </w:r>
            <w:proofErr w:type="gramStart"/>
            <w:r>
              <w:t>Lord.</w:t>
            </w:r>
            <w:proofErr w:type="gramEnd"/>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w:t>
            </w:r>
            <w:proofErr w:type="gramStart"/>
            <w:r>
              <w:t>_,.</w:t>
            </w:r>
            <w:proofErr w:type="gramEnd"/>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1" w:name="_Ref452620695"/>
      <w:bookmarkStart w:id="1152" w:name="_Toc479145668"/>
      <w:r>
        <w:t>The First Batos Lobsh</w:t>
      </w:r>
      <w:bookmarkEnd w:id="1151"/>
      <w:bookmarkEnd w:id="1152"/>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proofErr w:type="gramStart"/>
            <w:r>
              <w:t>Therefore</w:t>
            </w:r>
            <w:proofErr w:type="gramEnd"/>
            <w:r>
              <w:t xml:space="preserv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3" w:name="_Ref452620704"/>
      <w:bookmarkStart w:id="1154" w:name="_Toc479145669"/>
      <w:r>
        <w:t>The Second Batos Lobsh</w:t>
      </w:r>
      <w:bookmarkEnd w:id="1153"/>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5" w:name="_Toc485884441"/>
      <w:r>
        <w:lastRenderedPageBreak/>
        <w:t>Hymns for Paschaltide</w:t>
      </w:r>
      <w:bookmarkEnd w:id="1155"/>
    </w:p>
    <w:p w14:paraId="2C608A8F" w14:textId="77777777" w:rsidR="00E60591" w:rsidRDefault="00E60591" w:rsidP="00E60591">
      <w:pPr>
        <w:pStyle w:val="Heading4"/>
      </w:pPr>
      <w:bookmarkStart w:id="1156" w:name="_Ref479160157"/>
      <w:bookmarkStart w:id="1157" w:name="_Ref479145548"/>
      <w:r>
        <w:t>The Paschal Canticle</w:t>
      </w:r>
      <w:bookmarkEnd w:id="1156"/>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 xml:space="preserve">And be lifted up, </w:t>
      </w:r>
      <w:proofErr w:type="gramStart"/>
      <w:r>
        <w:t>you</w:t>
      </w:r>
      <w:proofErr w:type="gramEnd"/>
      <w:r>
        <w:t xml:space="preserve">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 xml:space="preserve">And be lifted up, </w:t>
      </w:r>
      <w:proofErr w:type="gramStart"/>
      <w:r>
        <w:t>you</w:t>
      </w:r>
      <w:proofErr w:type="gramEnd"/>
      <w:r>
        <w:t xml:space="preserve">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w:t>
      </w:r>
      <w:proofErr w:type="gramStart"/>
      <w:r>
        <w:t>You</w:t>
      </w:r>
      <w:proofErr w:type="gramEnd"/>
      <w:r>
        <w:t xml:space="preserve">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w:t>
      </w:r>
      <w:proofErr w:type="gramStart"/>
      <w:r>
        <w:t>you</w:t>
      </w:r>
      <w:proofErr w:type="gramEnd"/>
      <w:r>
        <w:t xml:space="preserve">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t>
      </w:r>
      <w:proofErr w:type="gramStart"/>
      <w:r w:rsidRPr="00AB1781">
        <w:t>Who</w:t>
      </w:r>
      <w:proofErr w:type="gramEnd"/>
      <w:r w:rsidRPr="00AB1781">
        <w:t xml:space="preserve">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 xml:space="preserve">With Your </w:t>
            </w:r>
            <w:proofErr w:type="gramStart"/>
            <w:r>
              <w:t>good</w:t>
            </w:r>
            <w:proofErr w:type="gramEnd"/>
            <w:r>
              <w:t xml:space="preserve">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8" w:name="_Ref479318422"/>
      <w:r>
        <w:lastRenderedPageBreak/>
        <w:t>Psali Batos After the Second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 xml:space="preserve">Who became the Son of </w:t>
            </w:r>
            <w:proofErr w:type="gramStart"/>
            <w:r>
              <w:t>Man</w:t>
            </w:r>
            <w:proofErr w:type="gramEnd"/>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9" w:name="_Ref479318514"/>
      <w:r>
        <w:lastRenderedPageBreak/>
        <w:t>Psali Adam After the Third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60" w:name="_Ref482774011"/>
      <w:r>
        <w:t>Psali Adam After the Fourth Canticle</w:t>
      </w:r>
      <w:bookmarkEnd w:id="1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proofErr w:type="gramStart"/>
            <w:r>
              <w:t>Therefore</w:t>
            </w:r>
            <w:proofErr w:type="gramEnd"/>
            <w:r>
              <w:t xml:space="preserv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1" w:name="_Ref485108863"/>
      <w:bookmarkStart w:id="1162" w:name="_Ref485108869"/>
      <w:bookmarkStart w:id="1163" w:name="_Ref485115314"/>
      <w:bookmarkStart w:id="1164" w:name="_Ref485115323"/>
      <w:bookmarkStart w:id="1165" w:name="_Toc485884442"/>
      <w:r>
        <w:lastRenderedPageBreak/>
        <w:t>The Raising of Incense</w:t>
      </w:r>
      <w:bookmarkEnd w:id="1108"/>
      <w:bookmarkEnd w:id="1109"/>
      <w:bookmarkEnd w:id="1161"/>
      <w:bookmarkEnd w:id="1162"/>
      <w:bookmarkEnd w:id="1163"/>
      <w:bookmarkEnd w:id="1164"/>
      <w:bookmarkEnd w:id="116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6"/>
      <w:r>
        <w:t>Morning</w:t>
      </w:r>
      <w:commentRangeEnd w:id="1166"/>
      <w:r>
        <w:rPr>
          <w:rStyle w:val="CommentReference"/>
          <w:rFonts w:eastAsiaTheme="minorHAnsi" w:cstheme="minorBidi"/>
          <w:b w:val="0"/>
          <w:bCs w:val="0"/>
        </w:rPr>
        <w:commentReference w:id="116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7" w:name="ThanksgivingIncense"/>
      <w:r>
        <w:lastRenderedPageBreak/>
        <w:t>The Prayer of Thanksgiving</w:t>
      </w:r>
    </w:p>
    <w:bookmarkEnd w:id="116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 xml:space="preserve">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8" w:name="_Ref435789344"/>
      <w:bookmarkStart w:id="1169" w:name="VersesCymbals"/>
      <w:r>
        <w:t>The Verses of the Cymbals</w:t>
      </w:r>
      <w:bookmarkEnd w:id="1168"/>
    </w:p>
    <w:bookmarkEnd w:id="116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70"/>
            <w:r w:rsidRPr="007425E1">
              <w:t xml:space="preserve">May </w:t>
            </w:r>
            <w:commentRangeEnd w:id="1170"/>
            <w:r>
              <w:rPr>
                <w:rStyle w:val="CommentReference"/>
                <w:rFonts w:eastAsiaTheme="minorHAnsi" w:cstheme="minorBidi"/>
                <w:color w:val="auto"/>
                <w:lang w:val="en-CA"/>
              </w:rPr>
              <w:commentReference w:id="117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1" w:name="PrayerDeparted"/>
      <w:r>
        <w:t>The Prayer for the Departed</w:t>
      </w:r>
    </w:p>
    <w:bookmarkEnd w:id="117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2"/>
      <w:r>
        <w:t xml:space="preserve"> </w:t>
      </w:r>
      <w:commentRangeEnd w:id="1172"/>
      <w:r>
        <w:rPr>
          <w:rStyle w:val="CommentReference"/>
          <w:lang w:val="en-CA"/>
        </w:rPr>
        <w:commentReference w:id="1172"/>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3"/>
      <w:r>
        <w:t xml:space="preserve"> </w:t>
      </w:r>
      <w:commentRangeEnd w:id="1173"/>
      <w:r>
        <w:rPr>
          <w:rStyle w:val="CommentReference"/>
          <w:lang w:val="en-CA"/>
        </w:rPr>
        <w:commentReference w:id="1173"/>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4"/>
      <w:r>
        <w:t>You</w:t>
      </w:r>
      <w:commentRangeEnd w:id="1174"/>
      <w:r>
        <w:rPr>
          <w:rStyle w:val="CommentReference"/>
          <w:lang w:val="en-CA"/>
        </w:rPr>
        <w:commentReference w:id="1174"/>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175" w:name="_Ref435789903"/>
      <w:r>
        <w:rPr>
          <w:lang w:val="en-GB"/>
        </w:rPr>
        <w:lastRenderedPageBreak/>
        <w:t>Graciously Accord</w:t>
      </w:r>
      <w:bookmarkEnd w:id="117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6" w:name="_Ref435789927"/>
      <w:bookmarkStart w:id="117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8"/>
      <w:r>
        <w:rPr>
          <w:lang w:val="en-GB"/>
        </w:rPr>
        <w:t xml:space="preserve">to </w:t>
      </w:r>
      <w:commentRangeEnd w:id="1178"/>
      <w:r>
        <w:rPr>
          <w:rStyle w:val="CommentReference"/>
          <w:lang w:val="en-CA"/>
        </w:rPr>
        <w:commentReference w:id="117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9" w:name="_Ref442856274"/>
      <w:r>
        <w:t>The Gloria</w:t>
      </w:r>
      <w:bookmarkEnd w:id="1176"/>
      <w:bookmarkEnd w:id="117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80" w:name="_Ref435789969"/>
      <w:bookmarkEnd w:id="117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1" w:name="_Ref442856358"/>
      <w:r>
        <w:t>The Trisagion</w:t>
      </w:r>
      <w:bookmarkEnd w:id="1180"/>
      <w:bookmarkEnd w:id="1181"/>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lastRenderedPageBreak/>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2" w:name="_Ref442856453"/>
      <w:r>
        <w:t>Hail to You</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3" w:name="_Ref434477171"/>
      <w:r>
        <w:t>The Introduction to the Doxologies</w:t>
      </w:r>
      <w:bookmarkEnd w:id="118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4" w:name="_Ref435799700"/>
      <w:r>
        <w:lastRenderedPageBreak/>
        <w:t>The Doxologies</w:t>
      </w:r>
      <w:bookmarkEnd w:id="118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5" w:name="_Ref434487836"/>
      <w:r>
        <w:t>The Evening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6" w:name="_Ref434487846"/>
      <w:r>
        <w:t>The Morning Doxology of the Virgin</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7"/>
            <w:r>
              <w:t xml:space="preserve">declared </w:t>
            </w:r>
            <w:commentRangeEnd w:id="1187"/>
            <w:r>
              <w:rPr>
                <w:rStyle w:val="CommentReference"/>
                <w:rFonts w:ascii="Times New Roman" w:eastAsiaTheme="minorHAnsi" w:hAnsi="Times New Roman" w:cstheme="minorBidi"/>
                <w:color w:val="auto"/>
              </w:rPr>
              <w:commentReference w:id="118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8"/>
            <w:r>
              <w:t xml:space="preserve">Good New </w:t>
            </w:r>
            <w:commentRangeEnd w:id="1188"/>
            <w:r>
              <w:rPr>
                <w:rStyle w:val="CommentReference"/>
                <w:rFonts w:ascii="Times New Roman" w:eastAsiaTheme="minorHAnsi" w:hAnsi="Times New Roman" w:cstheme="minorBidi"/>
                <w:color w:val="auto"/>
              </w:rPr>
              <w:commentReference w:id="118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9"/>
            <w:r>
              <w:t>Be our advocate</w:t>
            </w:r>
            <w:commentRangeEnd w:id="1189"/>
            <w:r>
              <w:rPr>
                <w:rStyle w:val="CommentReference"/>
                <w:rFonts w:ascii="Times New Roman" w:eastAsiaTheme="minorHAnsi" w:hAnsi="Times New Roman" w:cstheme="minorBidi"/>
                <w:color w:val="auto"/>
              </w:rPr>
              <w:commentReference w:id="118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90"/>
            <w:r>
              <w:t>Mary</w:t>
            </w:r>
            <w:commentRangeEnd w:id="1190"/>
            <w:r>
              <w:rPr>
                <w:rStyle w:val="CommentReference"/>
                <w:rFonts w:ascii="Times New Roman" w:eastAsiaTheme="minorHAnsi" w:hAnsi="Times New Roman" w:cstheme="minorBidi"/>
                <w:color w:val="auto"/>
              </w:rPr>
              <w:commentReference w:id="119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1" w:name="_Ref435799710"/>
      <w:r>
        <w:lastRenderedPageBreak/>
        <w:t>The Orthodox Creed</w:t>
      </w:r>
      <w:bookmarkEnd w:id="1191"/>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2" w:name="_Ref442856751"/>
      <w:r>
        <w:t>God Have mercy upon us</w:t>
      </w:r>
      <w:bookmarkEnd w:id="119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3"/>
      <w:r>
        <w:t>God</w:t>
      </w:r>
      <w:commentRangeEnd w:id="1193"/>
      <w:r>
        <w:rPr>
          <w:rStyle w:val="CommentReference"/>
          <w:lang w:val="en-CA"/>
        </w:rPr>
        <w:commentReference w:id="119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4" w:name="_Ref442856856"/>
      <w:r>
        <w:lastRenderedPageBreak/>
        <w:t>The Prayer for the Gospel</w:t>
      </w:r>
      <w:bookmarkEnd w:id="1194"/>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5" w:name="_Ref442870575"/>
      <w:r>
        <w:t>The Gospel Response</w:t>
      </w:r>
      <w:bookmarkEnd w:id="119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t>
      </w:r>
      <w:proofErr w:type="gramStart"/>
      <w:r w:rsidR="006869EE">
        <w:t>Who</w:t>
      </w:r>
      <w:proofErr w:type="gramEnd"/>
      <w:r w:rsidR="006869EE">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6" w:name="_Ref442870289"/>
      <w:r>
        <w:t>The Absolutions</w:t>
      </w:r>
      <w:bookmarkEnd w:id="119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7" w:name="_Ref448228543"/>
      <w:bookmarkStart w:id="1198" w:name="_Ref448228546"/>
      <w:bookmarkStart w:id="1199" w:name="_Ref448471804"/>
      <w:bookmarkStart w:id="1200" w:name="_Toc485884443"/>
    </w:p>
    <w:p w14:paraId="67ADEC27" w14:textId="18ED43C5" w:rsidR="00495F1A" w:rsidRDefault="00495F1A" w:rsidP="003A7286">
      <w:pPr>
        <w:pStyle w:val="Heading1"/>
      </w:pPr>
      <w:bookmarkStart w:id="1201" w:name="_Ref488693394"/>
      <w:r>
        <w:lastRenderedPageBreak/>
        <w:t>The Book of Psalis and Doxologies</w:t>
      </w:r>
      <w:bookmarkEnd w:id="226"/>
      <w:bookmarkEnd w:id="227"/>
      <w:bookmarkEnd w:id="228"/>
      <w:bookmarkEnd w:id="1197"/>
      <w:bookmarkEnd w:id="1198"/>
      <w:bookmarkEnd w:id="1199"/>
      <w:bookmarkEnd w:id="1200"/>
      <w:bookmarkEnd w:id="1201"/>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2" w:name="_Toc485884444"/>
      <w:bookmarkStart w:id="1203" w:name="_Toc410196197"/>
      <w:bookmarkStart w:id="1204" w:name="_Toc410196439"/>
      <w:bookmarkStart w:id="1205" w:name="_Toc410196941"/>
      <w:r>
        <w:lastRenderedPageBreak/>
        <w:t>General and Common Doxologies</w:t>
      </w:r>
      <w:bookmarkEnd w:id="1202"/>
    </w:p>
    <w:p w14:paraId="1B082926" w14:textId="77777777" w:rsidR="009C13E9" w:rsidRDefault="009C13E9" w:rsidP="009C13E9">
      <w:pPr>
        <w:pStyle w:val="Heading3"/>
      </w:pPr>
      <w:bookmarkStart w:id="1206" w:name="_Ref434488390"/>
      <w:r>
        <w:t>The Doxology of the Heavenly</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7"/>
            <w:r>
              <w:t>The great and holy luminaries,</w:t>
            </w:r>
            <w:commentRangeEnd w:id="1207"/>
            <w:r>
              <w:rPr>
                <w:rStyle w:val="CommentReference"/>
                <w:rFonts w:ascii="Times New Roman" w:hAnsi="Times New Roman"/>
              </w:rPr>
              <w:commentReference w:id="1207"/>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8"/>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8"/>
            <w:r>
              <w:rPr>
                <w:rStyle w:val="CommentReference"/>
                <w:rFonts w:ascii="Times New Roman" w:hAnsi="Times New Roman"/>
              </w:rPr>
              <w:commentReference w:id="1208"/>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9"/>
            <w:r w:rsidRPr="00602B0F">
              <w:t xml:space="preserve">O Lord, </w:t>
            </w:r>
            <w:commentRangeEnd w:id="1209"/>
            <w:r>
              <w:rPr>
                <w:rStyle w:val="CommentReference"/>
                <w:rFonts w:ascii="Times New Roman" w:hAnsi="Times New Roman"/>
              </w:rPr>
              <w:commentReference w:id="1209"/>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10" w:name="_Ref434488524"/>
      <w:r>
        <w:t>The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1" w:name="_Ref434488546"/>
      <w:r>
        <w:t>Another Doxology of St. John the Baptist</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2" w:name="_Ref434488644"/>
      <w:r>
        <w:lastRenderedPageBreak/>
        <w:t>A Doxology for the Apostles</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3"/>
            <w:r>
              <w:t xml:space="preserve">called </w:t>
            </w:r>
            <w:commentRangeEnd w:id="1213"/>
            <w:r>
              <w:rPr>
                <w:rStyle w:val="CommentReference"/>
                <w:rFonts w:ascii="Times New Roman" w:eastAsiaTheme="minorHAnsi" w:hAnsi="Times New Roman" w:cstheme="minorBidi"/>
                <w:color w:val="auto"/>
              </w:rPr>
              <w:commentReference w:id="1213"/>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4"/>
            <w:r>
              <w:t>Who loved him greatly.</w:t>
            </w:r>
            <w:commentRangeEnd w:id="1214"/>
            <w:r>
              <w:rPr>
                <w:rStyle w:val="CommentReference"/>
                <w:rFonts w:ascii="Times New Roman" w:eastAsiaTheme="minorHAnsi" w:hAnsi="Times New Roman" w:cstheme="minorBidi"/>
                <w:color w:val="auto"/>
              </w:rPr>
              <w:commentReference w:id="1214"/>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5" w:name="_Ref434488657"/>
      <w:r>
        <w:t>Another Doxology for the Apostles</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6"/>
            <w:r>
              <w:t xml:space="preserve">Our </w:t>
            </w:r>
            <w:commentRangeEnd w:id="1216"/>
            <w:r>
              <w:rPr>
                <w:rStyle w:val="CommentReference"/>
                <w:rFonts w:ascii="Times New Roman" w:eastAsiaTheme="minorHAnsi" w:hAnsi="Times New Roman" w:cstheme="minorBidi"/>
                <w:color w:val="auto"/>
              </w:rPr>
              <w:commentReference w:id="1216"/>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7"/>
            <w:r>
              <w:t xml:space="preserve">And </w:t>
            </w:r>
            <w:commentRangeEnd w:id="1217"/>
            <w:r>
              <w:rPr>
                <w:rStyle w:val="CommentReference"/>
                <w:rFonts w:ascii="Times New Roman" w:eastAsiaTheme="minorHAnsi" w:hAnsi="Times New Roman" w:cstheme="minorBidi"/>
                <w:color w:val="auto"/>
              </w:rPr>
              <w:commentReference w:id="1217"/>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8"/>
            <w:r>
              <w:t>And was numbered with</w:t>
            </w:r>
          </w:p>
          <w:p w14:paraId="5527B3A6" w14:textId="77777777" w:rsidR="004C7F73" w:rsidRDefault="004C7F73" w:rsidP="004C7F73">
            <w:pPr>
              <w:pStyle w:val="EngHangEnd"/>
            </w:pPr>
            <w:r>
              <w:t>The rest of the Apostles.</w:t>
            </w:r>
            <w:commentRangeEnd w:id="1218"/>
            <w:r>
              <w:rPr>
                <w:rStyle w:val="CommentReference"/>
                <w:rFonts w:ascii="Times New Roman" w:eastAsiaTheme="minorHAnsi" w:hAnsi="Times New Roman" w:cstheme="minorBidi"/>
                <w:color w:val="auto"/>
              </w:rPr>
              <w:commentReference w:id="1218"/>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9"/>
            <w:r>
              <w:t xml:space="preserve">sound </w:t>
            </w:r>
            <w:commentRangeEnd w:id="1219"/>
            <w:r>
              <w:rPr>
                <w:rStyle w:val="CommentReference"/>
                <w:rFonts w:ascii="Times New Roman" w:eastAsiaTheme="minorHAnsi" w:hAnsi="Times New Roman" w:cstheme="minorBidi"/>
                <w:color w:val="auto"/>
              </w:rPr>
              <w:commentReference w:id="1219"/>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20" w:name="_Ref434488814"/>
      <w:r>
        <w:t>The Doxology of St. Mark</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1" w:name="_Ref434488992"/>
      <w:r>
        <w:t>The Doxology of Any Apostle</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2"/>
            <w:r>
              <w:rPr>
                <w:rStyle w:val="CommentReference"/>
                <w:rFonts w:ascii="Times New Roman" w:eastAsiaTheme="minorHAnsi" w:hAnsi="Times New Roman" w:cstheme="minorBidi"/>
                <w:color w:val="auto"/>
              </w:rPr>
              <w:commentReference w:id="122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3"/>
            <w:r>
              <w:t>compatriots</w:t>
            </w:r>
            <w:commentRangeEnd w:id="1223"/>
            <w:r>
              <w:rPr>
                <w:rStyle w:val="CommentReference"/>
                <w:rFonts w:ascii="Times New Roman" w:eastAsiaTheme="minorHAnsi" w:hAnsi="Times New Roman" w:cstheme="minorBidi"/>
                <w:color w:val="auto"/>
              </w:rPr>
              <w:commentReference w:id="122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4" w:name="_Ref434489014"/>
      <w:r>
        <w:t>The Doxology of St. Stephen</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5" w:name="_Ref434489170"/>
      <w:r>
        <w:lastRenderedPageBreak/>
        <w:t>The Doxology of St. George</w:t>
      </w:r>
      <w:bookmarkEnd w:id="1225"/>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6" w:name="_Ref434490082"/>
      <w:r>
        <w:t>The Doxology of St. Demiana</w:t>
      </w:r>
      <w:bookmarkEnd w:id="1226"/>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7" w:name="_Ref434489950"/>
      <w:r>
        <w:t>The Doxology of the Martyrs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lastRenderedPageBreak/>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8"/>
            <w:r>
              <w:t>Akrash</w:t>
            </w:r>
            <w:commentRangeEnd w:id="1228"/>
            <w:r>
              <w:rPr>
                <w:rStyle w:val="CommentReference"/>
              </w:rPr>
              <w:commentReference w:id="122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9" w:name="_Ref434490311"/>
      <w:r>
        <w:t>The Doxology of St. Anthony and St. Paul</w:t>
      </w:r>
      <w:bookmarkEnd w:id="1229"/>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30"/>
            <w:r w:rsidRPr="004764BD">
              <w:t>give light to</w:t>
            </w:r>
            <w:commentRangeEnd w:id="1230"/>
            <w:r>
              <w:rPr>
                <w:rStyle w:val="CommentReference"/>
                <w:rFonts w:ascii="Times New Roman" w:eastAsiaTheme="minorHAnsi" w:hAnsi="Times New Roman" w:cstheme="minorBidi"/>
                <w:color w:val="auto"/>
              </w:rPr>
              <w:commentReference w:id="123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1" w:name="_Ref434490826"/>
      <w:r>
        <w:lastRenderedPageBreak/>
        <w:t>The Doxology of St. Pishoy and St. Paul of Tammah</w:t>
      </w:r>
      <w:bookmarkEnd w:id="1231"/>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2" w:name="_Ref434492161"/>
      <w:r>
        <w:lastRenderedPageBreak/>
        <w:t>The Doxology of St. Athanasius the Apostolic</w:t>
      </w:r>
      <w:bookmarkEnd w:id="1232"/>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3" w:name="_Ref434492536"/>
      <w:r>
        <w:t xml:space="preserve">The Doxology of </w:t>
      </w:r>
      <w:r w:rsidR="00231798">
        <w:t>the</w:t>
      </w:r>
      <w:r>
        <w:t xml:space="preserve"> Cross Bearers</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4" w:name="_Ref434492645"/>
      <w:r>
        <w:t>The Doxology for a Hierarch Who is Present</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4"/>
            <w:r>
              <w:rPr>
                <w:rStyle w:val="CommentReference"/>
                <w:rFonts w:ascii="Times New Roman" w:eastAsiaTheme="minorHAnsi" w:hAnsi="Times New Roman" w:cstheme="minorBidi"/>
                <w:color w:val="auto"/>
              </w:rPr>
              <w:commentReference w:id="124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8" w:name="_Toc485884445"/>
      <w:bookmarkStart w:id="1249" w:name="September"/>
      <w:r>
        <w:lastRenderedPageBreak/>
        <w:t>September</w:t>
      </w:r>
      <w:bookmarkEnd w:id="1203"/>
      <w:bookmarkEnd w:id="1204"/>
      <w:bookmarkEnd w:id="120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8"/>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100C9C">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100C9C">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100C9C">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100C9C">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100C9C">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100C9C">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100C9C">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100C9C">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100C9C">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100C9C">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100C9C">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100C9C">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100C9C">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100C9C">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100C9C">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100C9C">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100C9C">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100C9C">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50" w:name="_Toc410196198"/>
      <w:bookmarkStart w:id="1251" w:name="_Toc410196440"/>
      <w:bookmarkStart w:id="1252" w:name="_Toc410196942"/>
      <w:r>
        <w:br w:type="page"/>
      </w:r>
    </w:p>
    <w:p w14:paraId="3B77A2B2" w14:textId="6F99453D" w:rsidR="00495F1A" w:rsidRDefault="0092592B" w:rsidP="00495F1A">
      <w:pPr>
        <w:pStyle w:val="Heading3"/>
      </w:pPr>
      <w:bookmarkStart w:id="1253" w:name="_Toc485884473"/>
      <w:r>
        <w:lastRenderedPageBreak/>
        <w:t xml:space="preserve">August 29 (30) / Tho-out 1: </w:t>
      </w:r>
      <w:r w:rsidR="00495F1A">
        <w:t>Ecclesiastical New Year: Nairouz</w:t>
      </w:r>
      <w:bookmarkEnd w:id="1250"/>
      <w:bookmarkEnd w:id="1251"/>
      <w:bookmarkEnd w:id="1252"/>
      <w:bookmarkEnd w:id="125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25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5" w:name="_Ref459398951"/>
      <w:r>
        <w:t>The Doxolog</w:t>
      </w:r>
      <w:r w:rsidR="00E21EA3">
        <w:t>y for Ecclesiastical New Year</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6"/>
            <w:r>
              <w:t xml:space="preserve">wiles </w:t>
            </w:r>
            <w:commentRangeEnd w:id="1256"/>
            <w:r>
              <w:rPr>
                <w:rStyle w:val="CommentReference"/>
                <w:rFonts w:ascii="Times New Roman" w:eastAsiaTheme="minorHAnsi" w:hAnsi="Times New Roman" w:cstheme="minorBidi"/>
                <w:color w:val="auto"/>
              </w:rPr>
              <w:commentReference w:id="125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7" w:name="_Ref434473482"/>
      <w:r>
        <w:t>The Psali Adam</w:t>
      </w:r>
      <w:r w:rsidR="00B411C9">
        <w:t xml:space="preserve"> for the Ecclesiastical New Year</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8"/>
            <w:r>
              <w:t xml:space="preserve">Ϯⲛⲁⲟⲩⲱϣⲧ </w:t>
            </w:r>
            <w:commentRangeEnd w:id="1258"/>
            <w:r>
              <w:rPr>
                <w:rStyle w:val="CommentReference"/>
                <w:rFonts w:ascii="Times New Roman" w:hAnsi="Times New Roman"/>
              </w:rPr>
              <w:commentReference w:id="125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9"/>
            <w:r>
              <w:t>reign</w:t>
            </w:r>
            <w:commentRangeEnd w:id="1259"/>
            <w:r>
              <w:rPr>
                <w:rStyle w:val="CommentReference"/>
              </w:rPr>
              <w:commentReference w:id="125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60" w:name="_Ref434473530"/>
      <w:r>
        <w:t xml:space="preserve">The Psali </w:t>
      </w:r>
      <w:r w:rsidR="004E71A7">
        <w:t>Batos for the Ecclesiastical New Year</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1"/>
            <w:r>
              <w:t xml:space="preserve">be </w:t>
            </w:r>
            <w:commentRangeEnd w:id="1261"/>
            <w:r>
              <w:rPr>
                <w:rStyle w:val="CommentReference"/>
              </w:rPr>
              <w:commentReference w:id="126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2"/>
            <w:r>
              <w:t xml:space="preserve">Ⲁⲙⲱⲛⲓ </w:t>
            </w:r>
            <w:commentRangeEnd w:id="1262"/>
            <w:r>
              <w:rPr>
                <w:rStyle w:val="CommentReference"/>
                <w:rFonts w:ascii="Times New Roman" w:hAnsi="Times New Roman"/>
              </w:rPr>
              <w:commentReference w:id="126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3"/>
            <w:r>
              <w:t xml:space="preserve">the </w:t>
            </w:r>
            <w:commentRangeEnd w:id="1263"/>
            <w:r>
              <w:rPr>
                <w:rStyle w:val="CommentReference"/>
              </w:rPr>
              <w:commentReference w:id="126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4"/>
            <w:r>
              <w:t xml:space="preserve">entreat </w:t>
            </w:r>
            <w:commentRangeEnd w:id="1264"/>
            <w:r>
              <w:rPr>
                <w:rStyle w:val="CommentReference"/>
              </w:rPr>
              <w:commentReference w:id="126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5" w:name="_Toc485884474"/>
      <w:r>
        <w:t xml:space="preserve">August 29 (30) / Tho-out 1: </w:t>
      </w:r>
      <w:r w:rsidRPr="00646349">
        <w:t xml:space="preserve">Also </w:t>
      </w:r>
      <w:r>
        <w:t>the Martyrdom of St. Bartholomew the Apostle</w:t>
      </w:r>
      <w:bookmarkEnd w:id="1265"/>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6" w:name="_Toc485884475"/>
      <w:r>
        <w:t xml:space="preserve">August 30 (31) / Tho-out 2: </w:t>
      </w:r>
      <w:r w:rsidR="005242D1">
        <w:t xml:space="preserve">Martyrdom of </w:t>
      </w:r>
      <w:r>
        <w:t>St. John the Baptist</w:t>
      </w:r>
      <w:bookmarkEnd w:id="1266"/>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7" w:name="_Toc485884476"/>
      <w:r>
        <w:t>September 1 (2) / Tho-out 4: St. Verena</w:t>
      </w:r>
      <w:bookmarkEnd w:id="1267"/>
    </w:p>
    <w:p w14:paraId="593C8957" w14:textId="505B2827" w:rsidR="00DB5470" w:rsidRDefault="00296539" w:rsidP="00DB5470">
      <w:pPr>
        <w:pStyle w:val="Heading4"/>
      </w:pPr>
      <w:bookmarkStart w:id="126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9" w:name="_Ref459401476"/>
      <w:r>
        <w:t>The Doxology</w:t>
      </w:r>
      <w:r w:rsidR="00B46E6E">
        <w:t xml:space="preserve"> for St. Verena</w:t>
      </w:r>
      <w:bookmarkEnd w:id="1268"/>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70" w:name="_Ref485107976"/>
      <w:bookmarkStart w:id="1271" w:name="_Toc485884477"/>
      <w:r>
        <w:t>September 3 (4) / Tho-out 6: St. Phoebe the Protodeaconess</w:t>
      </w:r>
      <w:r w:rsidR="008C4D26">
        <w:rPr>
          <w:rStyle w:val="FootnoteReference"/>
        </w:rPr>
        <w:footnoteReference w:id="984"/>
      </w:r>
      <w:bookmarkEnd w:id="1270"/>
      <w:bookmarkEnd w:id="1271"/>
    </w:p>
    <w:p w14:paraId="0CD3398B" w14:textId="45AB9974" w:rsidR="00AA0D73" w:rsidRDefault="00AA0D73" w:rsidP="00AA0D73">
      <w:pPr>
        <w:pStyle w:val="Heading4"/>
      </w:pPr>
      <w:bookmarkStart w:id="1272" w:name="_Ref485107985"/>
      <w:r>
        <w:t>The Doxology for St. Phoebe the Protodeaconess</w:t>
      </w:r>
      <w:r>
        <w:rPr>
          <w:rStyle w:val="FootnoteReference"/>
        </w:rPr>
        <w:footnoteReference w:id="985"/>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3" w:name="_Toc485884478"/>
      <w:r>
        <w:lastRenderedPageBreak/>
        <w:t>September 3 (4) / Tho-out 6: Isaias the Prophet</w:t>
      </w:r>
      <w:bookmarkEnd w:id="1273"/>
    </w:p>
    <w:p w14:paraId="16A6A8C4" w14:textId="3E75D9E7" w:rsidR="005A4893" w:rsidRDefault="005A4893" w:rsidP="005A4893">
      <w:pPr>
        <w:pStyle w:val="Heading4"/>
      </w:pPr>
      <w:bookmarkStart w:id="1274" w:name="_Ref485797659"/>
      <w:r>
        <w:t>The Doxology for Prophet Isaias</w:t>
      </w:r>
      <w:r>
        <w:rPr>
          <w:rStyle w:val="FootnoteReference"/>
        </w:rPr>
        <w:footnoteReference w:id="986"/>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5" w:name="_Toc485884479"/>
      <w:r>
        <w:t>September 4 (5) / Tho-out 7: St. Dioscorus</w:t>
      </w:r>
      <w:bookmarkEnd w:id="1275"/>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6" w:name="_Toc485884480"/>
      <w:r>
        <w:lastRenderedPageBreak/>
        <w:t>September 4 (5) / Tho-out 7: Also St. Rebecca and her Children</w:t>
      </w:r>
      <w:bookmarkEnd w:id="1276"/>
    </w:p>
    <w:p w14:paraId="51FECB60" w14:textId="7CDB2FBF" w:rsidR="00BD6485" w:rsidRDefault="00BD6485" w:rsidP="00BD6485">
      <w:pPr>
        <w:pStyle w:val="Heading4"/>
      </w:pPr>
      <w:bookmarkStart w:id="127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8" w:name="_Ref459401387"/>
      <w:r>
        <w:t>The Doxology</w:t>
      </w:r>
      <w:r w:rsidR="00B46E6E">
        <w:t xml:space="preserve"> for St. Rebecca and her Children</w:t>
      </w:r>
      <w:bookmarkEnd w:id="1277"/>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9" w:name="_Toc485884481"/>
      <w:r>
        <w:t>September 5 (6) / Tho-oout 8: Moses the Archprophet</w:t>
      </w:r>
      <w:bookmarkEnd w:id="1279"/>
    </w:p>
    <w:p w14:paraId="20FEBBD9" w14:textId="60374825" w:rsidR="00FA1142" w:rsidRDefault="00FA1142" w:rsidP="00FA1142">
      <w:pPr>
        <w:pStyle w:val="Heading4"/>
      </w:pPr>
      <w:bookmarkStart w:id="1280" w:name="_Ref485625619"/>
      <w:r>
        <w:t>The Doxology for Moses the Archprophet</w:t>
      </w:r>
      <w:r>
        <w:rPr>
          <w:rStyle w:val="FootnoteReference"/>
        </w:rPr>
        <w:footnoteReference w:id="987"/>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proofErr w:type="gramStart"/>
            <w:r>
              <w:rPr>
                <w:shd w:val="clear" w:color="auto" w:fill="FFFFFF"/>
              </w:rPr>
              <w:t>Therefore</w:t>
            </w:r>
            <w:proofErr w:type="gramEnd"/>
            <w:r>
              <w:rPr>
                <w:shd w:val="clear" w:color="auto" w:fill="FFFFFF"/>
              </w:rPr>
              <w:t xml:space="preserv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1" w:name="_Toc485884482"/>
      <w:r>
        <w:t>September 9 (10) / Tho-out 12: Commemoration of Archangel Michael</w:t>
      </w:r>
      <w:bookmarkEnd w:id="1281"/>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2" w:name="_Toc485884483"/>
      <w:r>
        <w:lastRenderedPageBreak/>
        <w:t xml:space="preserve">September 12 (13) / Tho-out 15: </w:t>
      </w:r>
      <w:r w:rsidR="00191A26">
        <w:t xml:space="preserve">Translocation of the Relics of </w:t>
      </w:r>
      <w:r>
        <w:t>St. Stephen</w:t>
      </w:r>
      <w:bookmarkEnd w:id="1282"/>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3" w:name="_Toc410196199"/>
      <w:bookmarkStart w:id="1284" w:name="_Toc410196441"/>
      <w:bookmarkStart w:id="1285" w:name="_Toc410196943"/>
      <w:bookmarkStart w:id="1286" w:name="_Ref434563524"/>
      <w:bookmarkStart w:id="1287" w:name="_Ref434563530"/>
      <w:bookmarkStart w:id="1288" w:name="_Toc485884484"/>
      <w:r>
        <w:t xml:space="preserve">September 14 (15) / Tho-out 17: </w:t>
      </w:r>
      <w:r w:rsidR="00495F1A">
        <w:t>The Dedication of the Church of the Holy Cross</w:t>
      </w:r>
      <w:bookmarkEnd w:id="1283"/>
      <w:bookmarkEnd w:id="1284"/>
      <w:bookmarkEnd w:id="1285"/>
      <w:bookmarkEnd w:id="1286"/>
      <w:bookmarkEnd w:id="1287"/>
      <w:bookmarkEnd w:id="1288"/>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9"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90" w:name="_Ref459399000"/>
      <w:r>
        <w:t>The Doxology</w:t>
      </w:r>
      <w:r w:rsidR="00E21EA3">
        <w:t xml:space="preserve"> for the Feast of the Cross</w:t>
      </w:r>
      <w:bookmarkEnd w:id="1289"/>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1" w:name="_Ref434474964"/>
      <w:r>
        <w:t>The Psali Ada</w:t>
      </w:r>
      <w:r w:rsidR="006C1B94">
        <w:t>m for the Feast of the Cross</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2"/>
            <w:r>
              <w:rPr>
                <w:rStyle w:val="CommentReference"/>
              </w:rPr>
              <w:commentReference w:id="129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3" w:name="_Ref434474992"/>
      <w:r>
        <w:t>The Psali Bato</w:t>
      </w:r>
      <w:r w:rsidR="006C1B94">
        <w:t>s for the Feast of the Cross</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4" w:name="_Toc485884485"/>
      <w:r>
        <w:t>September 18 (19) / Tho-out 21: Commemoration of the Theotokos</w:t>
      </w:r>
      <w:bookmarkEnd w:id="1294"/>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5" w:name="_Toc485884486"/>
      <w:r>
        <w:t xml:space="preserve">September 21 (22) / Tho-out 24: Martyrdom of St. Quandratus, One of the </w:t>
      </w:r>
      <w:proofErr w:type="gramStart"/>
      <w:r>
        <w:t>Seventy Two</w:t>
      </w:r>
      <w:bookmarkEnd w:id="1295"/>
      <w:proofErr w:type="gramEnd"/>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6" w:name="_Toc485884487"/>
      <w:r>
        <w:t xml:space="preserve">September 22 (23) / </w:t>
      </w:r>
      <w:commentRangeStart w:id="1297"/>
      <w:r>
        <w:t>Tho-out 24</w:t>
      </w:r>
      <w:commentRangeEnd w:id="1297"/>
      <w:r w:rsidR="00C46B09">
        <w:rPr>
          <w:rStyle w:val="CommentReference"/>
          <w:rFonts w:eastAsiaTheme="minorHAnsi" w:cstheme="minorBidi"/>
          <w:b w:val="0"/>
          <w:bCs w:val="0"/>
        </w:rPr>
        <w:commentReference w:id="1297"/>
      </w:r>
      <w:r>
        <w:t>: St. Maurice and the Theban Legion</w:t>
      </w:r>
      <w:bookmarkEnd w:id="1296"/>
    </w:p>
    <w:p w14:paraId="74C264D0" w14:textId="77777777" w:rsidR="00D54A29" w:rsidRDefault="00B46E6E" w:rsidP="00D54A29">
      <w:pPr>
        <w:pStyle w:val="Heading4"/>
      </w:pPr>
      <w:bookmarkStart w:id="1298" w:name="_Ref434489859"/>
      <w:r>
        <w:t>The Doxology for</w:t>
      </w:r>
      <w:r w:rsidR="00D54A29">
        <w:t xml:space="preserve"> St. Maurice and the Theban Legion</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9" w:name="_Ref434489873"/>
      <w:r>
        <w:lastRenderedPageBreak/>
        <w:t>Another Doxology of St. Maurice</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300" w:name="_Toc485884488"/>
      <w:r>
        <w:t>September 23 (24) / Tho-out 26: Annunciation of St. John the Baptist to Zacharias</w:t>
      </w:r>
      <w:bookmarkEnd w:id="1300"/>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1" w:name="_Ref435003974"/>
      <w:bookmarkStart w:id="1302"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1"/>
      <w:bookmarkEnd w:id="1302"/>
    </w:p>
    <w:p w14:paraId="0A0A7EC3" w14:textId="08992E6A" w:rsidR="00C0205C" w:rsidRDefault="00C0205C" w:rsidP="00C0205C">
      <w:pPr>
        <w:pStyle w:val="Heading4"/>
      </w:pPr>
      <w:bookmarkStart w:id="1303" w:name="_Ref435003845"/>
      <w:r>
        <w:t>The Psali Adam for the 29</w:t>
      </w:r>
      <w:r w:rsidRPr="00C0205C">
        <w:rPr>
          <w:vertAlign w:val="superscript"/>
        </w:rPr>
        <w:t>th</w:t>
      </w:r>
      <w:r>
        <w:t xml:space="preserve"> of Every </w:t>
      </w:r>
      <w:r w:rsidR="004246C3">
        <w:t xml:space="preserve">Coptic </w:t>
      </w:r>
      <w:r>
        <w:t>Month</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4"/>
            <w:r>
              <w:t>At the end of times.</w:t>
            </w:r>
            <w:commentRangeEnd w:id="1304"/>
            <w:r>
              <w:rPr>
                <w:rStyle w:val="CommentReference"/>
                <w:rFonts w:ascii="Times New Roman" w:eastAsiaTheme="minorHAnsi" w:hAnsi="Times New Roman" w:cstheme="minorBidi"/>
                <w:color w:val="auto"/>
              </w:rPr>
              <w:commentReference w:id="130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5" w:name="_Ref435003860"/>
      <w:r>
        <w:t>The Psali Batos for the 29</w:t>
      </w:r>
      <w:r w:rsidRPr="00C0205C">
        <w:rPr>
          <w:vertAlign w:val="superscript"/>
        </w:rPr>
        <w:t>th</w:t>
      </w:r>
      <w:r>
        <w:t xml:space="preserve"> of Every Month</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6"/>
            <w:r>
              <w:rPr>
                <w:rStyle w:val="CommentReference"/>
                <w:rFonts w:ascii="Times New Roman" w:eastAsiaTheme="minorHAnsi" w:hAnsi="Times New Roman" w:cstheme="minorBidi"/>
                <w:color w:val="auto"/>
              </w:rPr>
              <w:commentReference w:id="130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7"/>
            <w:r>
              <w:t xml:space="preserve"> Lord God</w:t>
            </w:r>
            <w:commentRangeEnd w:id="1307"/>
            <w:r>
              <w:rPr>
                <w:rStyle w:val="CommentReference"/>
                <w:rFonts w:ascii="Times New Roman" w:eastAsiaTheme="minorHAnsi" w:hAnsi="Times New Roman" w:cstheme="minorBidi"/>
                <w:color w:val="auto"/>
              </w:rPr>
              <w:commentReference w:id="130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8" w:name="_Toc485884490"/>
      <w:r>
        <w:t>September 27 (28) / Tho-out 30: Miracle performed by St. Athanasius the Apostolic</w:t>
      </w:r>
      <w:bookmarkEnd w:id="130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9" w:name="_Ref434561058"/>
      <w:bookmarkStart w:id="1310" w:name="_Toc485884491"/>
      <w:r>
        <w:t xml:space="preserve">September 29 (30) / Paopi 2: </w:t>
      </w:r>
      <w:r w:rsidR="000274A5">
        <w:t xml:space="preserve">The Coming of </w:t>
      </w:r>
      <w:r>
        <w:t>St. Severus</w:t>
      </w:r>
      <w:r w:rsidR="000274A5">
        <w:t xml:space="preserve"> to Egypt</w:t>
      </w:r>
      <w:bookmarkEnd w:id="1309"/>
      <w:bookmarkEnd w:id="1310"/>
    </w:p>
    <w:p w14:paraId="1B16436A" w14:textId="77777777" w:rsidR="0039635A" w:rsidRDefault="0039635A" w:rsidP="0039635A">
      <w:pPr>
        <w:pStyle w:val="Heading4"/>
      </w:pPr>
      <w:bookmarkStart w:id="1311" w:name="_Ref434492249"/>
      <w:r>
        <w:t>The Doxology</w:t>
      </w:r>
      <w:r w:rsidR="00B82753">
        <w:t xml:space="preserve"> for St. Severus</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2"/>
            <w:r w:rsidRPr="004764BD">
              <w:t xml:space="preserve">confirmed </w:t>
            </w:r>
            <w:commentRangeEnd w:id="1312"/>
            <w:r>
              <w:rPr>
                <w:rStyle w:val="CommentReference"/>
                <w:rFonts w:ascii="Times New Roman" w:eastAsiaTheme="minorHAnsi" w:hAnsi="Times New Roman" w:cstheme="minorBidi"/>
                <w:color w:val="auto"/>
              </w:rPr>
              <w:commentReference w:id="131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3" w:name="_Toc410196200"/>
      <w:bookmarkStart w:id="1314" w:name="_Toc410196442"/>
      <w:bookmarkStart w:id="1315" w:name="_Toc410196944"/>
      <w:bookmarkStart w:id="1316" w:name="October"/>
      <w:bookmarkEnd w:id="124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7" w:name="_Toc485884446"/>
      <w:r>
        <w:lastRenderedPageBreak/>
        <w:t>October</w:t>
      </w:r>
      <w:bookmarkEnd w:id="1313"/>
      <w:bookmarkEnd w:id="1314"/>
      <w:bookmarkEnd w:id="1315"/>
      <w:r w:rsidR="006E370D">
        <w:t xml:space="preserve"> or </w:t>
      </w:r>
      <w:r w:rsidR="006E370D">
        <w:rPr>
          <w:rFonts w:ascii="FreeSerifAvvaShenouda" w:hAnsi="FreeSerifAvvaShenouda" w:cs="FreeSerifAvvaShenouda"/>
        </w:rPr>
        <w:t>Ⲡⲁⲱⲡⲉ</w:t>
      </w:r>
      <w:bookmarkEnd w:id="1317"/>
    </w:p>
    <w:bookmarkStart w:id="1318"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100C9C">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100C9C">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100C9C">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100C9C">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100C9C">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100C9C">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100C9C">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100C9C">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100C9C">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100C9C">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100C9C">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100C9C">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100C9C">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100C9C">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100C9C">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9" w:name="_Ref436250096"/>
      <w:bookmarkStart w:id="1320" w:name="_Ref436250168"/>
      <w:bookmarkStart w:id="1321" w:name="_Toc485884492"/>
      <w:r>
        <w:lastRenderedPageBreak/>
        <w:t>October 1 (2) / Paopi 4: St. Bacchus</w:t>
      </w:r>
      <w:bookmarkEnd w:id="1318"/>
      <w:bookmarkEnd w:id="1319"/>
      <w:bookmarkEnd w:id="1320"/>
      <w:bookmarkEnd w:id="1321"/>
    </w:p>
    <w:p w14:paraId="5652177B" w14:textId="579A358D" w:rsidR="003037B8" w:rsidRDefault="003037B8" w:rsidP="003037B8">
      <w:pPr>
        <w:pStyle w:val="Heading4"/>
      </w:pPr>
      <w:bookmarkStart w:id="1322"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3" w:name="_Ref459401216"/>
      <w:r>
        <w:t>The Doxology</w:t>
      </w:r>
      <w:r w:rsidR="00B46E6E">
        <w:t xml:space="preserve"> for Sts. Sergius and Bacchus</w:t>
      </w:r>
      <w:bookmarkEnd w:id="1322"/>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4"/>
            <w:r>
              <w:t>heroes</w:t>
            </w:r>
            <w:commentRangeEnd w:id="1324"/>
            <w:r>
              <w:rPr>
                <w:rStyle w:val="CommentReference"/>
                <w:rFonts w:ascii="Times New Roman" w:eastAsiaTheme="minorHAnsi" w:hAnsi="Times New Roman" w:cstheme="minorBidi"/>
                <w:color w:val="auto"/>
              </w:rPr>
              <w:commentReference w:id="1324"/>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 xml:space="preserve">Who love Jesus Christ, our </w:t>
            </w:r>
            <w:proofErr w:type="gramStart"/>
            <w:r w:rsidRPr="00745B45">
              <w:rPr>
                <w:rFonts w:ascii="FreeSerifAvvaShenouda" w:eastAsia="Arial Unicode MS" w:hAnsi="FreeSerifAvvaShenouda"/>
              </w:rPr>
              <w:t>God,</w:t>
            </w:r>
            <w:proofErr w:type="gramEnd"/>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5" w:name="_Toc485884493"/>
      <w:r>
        <w:t>October 4 (5) / Paopi 7: St. Paul of Tammoh</w:t>
      </w:r>
      <w:bookmarkEnd w:id="1325"/>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6" w:name="_Toc485884494"/>
      <w:r>
        <w:t>October 7 (8) / Paopi 10: St. Sergius</w:t>
      </w:r>
      <w:bookmarkEnd w:id="1326"/>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7" w:name="_Toc485884495"/>
      <w:r>
        <w:lastRenderedPageBreak/>
        <w:t>October 8 (9) / Paopi 11: St. Pelagia</w:t>
      </w:r>
      <w:bookmarkEnd w:id="1327"/>
    </w:p>
    <w:p w14:paraId="6BEB9A40" w14:textId="6BC176D9" w:rsidR="008B74E6" w:rsidRDefault="008B74E6" w:rsidP="008B74E6">
      <w:pPr>
        <w:pStyle w:val="Heading4"/>
      </w:pPr>
      <w:bookmarkStart w:id="1328" w:name="_Ref465591664"/>
      <w:r>
        <w:t>The Doxology for St. Pelagia</w:t>
      </w:r>
      <w:r>
        <w:rPr>
          <w:rStyle w:val="FootnoteReference"/>
        </w:rPr>
        <w:footnoteReference w:id="991"/>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9" w:name="_Toc485884496"/>
      <w:r>
        <w:t>October 9 (10) / Paopi 12: St. Matthew the Evangelist</w:t>
      </w:r>
    </w:p>
    <w:p w14:paraId="10208F5D" w14:textId="453EFD6A" w:rsidR="003765FB" w:rsidRDefault="003765FB" w:rsidP="003765FB">
      <w:pPr>
        <w:pStyle w:val="Heading4"/>
      </w:pPr>
      <w:bookmarkStart w:id="1330" w:name="_Ref485885284"/>
      <w:r>
        <w:t>The Doxology for St. Matthew the Evangelist</w:t>
      </w:r>
      <w:r>
        <w:rPr>
          <w:rStyle w:val="FootnoteReference"/>
        </w:rPr>
        <w:footnoteReference w:id="992"/>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9"/>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1" w:name="_Toc485884497"/>
      <w:bookmarkStart w:id="1332" w:name="_Ref434564830"/>
      <w:r>
        <w:t>October 11 (12) / Paopi 14: St. Philip the Deacon, One of the 72</w:t>
      </w:r>
      <w:bookmarkEnd w:id="1331"/>
    </w:p>
    <w:p w14:paraId="604ECA2E" w14:textId="7C4F7F00" w:rsidR="008B74E6" w:rsidRDefault="008B74E6" w:rsidP="008B74E6">
      <w:pPr>
        <w:pStyle w:val="Heading4"/>
      </w:pPr>
      <w:bookmarkStart w:id="1333" w:name="_Ref465591592"/>
      <w:r>
        <w:t>The Doxology for St. Philip the Deacon</w:t>
      </w:r>
      <w:r>
        <w:rPr>
          <w:rStyle w:val="FootnoteReference"/>
        </w:rPr>
        <w:footnoteReference w:id="993"/>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proofErr w:type="gramStart"/>
            <w:r>
              <w:t>Therefore</w:t>
            </w:r>
            <w:proofErr w:type="gramEnd"/>
            <w:r>
              <w:t xml:space="preserv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4" w:name="_Ref485109408"/>
      <w:bookmarkStart w:id="1335" w:name="_Ref485109416"/>
      <w:bookmarkStart w:id="1336" w:name="_Toc485884498"/>
      <w:r>
        <w:t>October 17 (18) Paopi 20: St. John the Short</w:t>
      </w:r>
      <w:bookmarkEnd w:id="1332"/>
      <w:bookmarkEnd w:id="1334"/>
      <w:bookmarkEnd w:id="1335"/>
      <w:bookmarkEnd w:id="1336"/>
    </w:p>
    <w:p w14:paraId="689E6585" w14:textId="146B5B2A" w:rsidR="0056261A" w:rsidRDefault="0056261A" w:rsidP="0056261A">
      <w:pPr>
        <w:pStyle w:val="Heading4"/>
      </w:pPr>
      <w:bookmarkStart w:id="1337"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8" w:name="_Ref459401434"/>
      <w:r>
        <w:t>The Doxology</w:t>
      </w:r>
      <w:r w:rsidR="00B46E6E">
        <w:t xml:space="preserve"> for St. John the Short</w:t>
      </w:r>
      <w:bookmarkEnd w:id="1337"/>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9" w:name="_Toc485884499"/>
      <w:r>
        <w:t>October 18 (19) / Paopi</w:t>
      </w:r>
      <w:r w:rsidR="00FE0AE4">
        <w:t xml:space="preserve"> </w:t>
      </w:r>
      <w:r>
        <w:t>21: Commemoration of the Theotokos</w:t>
      </w:r>
      <w:bookmarkEnd w:id="1339"/>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40" w:name="_Toc485884500"/>
      <w:r>
        <w:lastRenderedPageBreak/>
        <w:t>October 18 (19) / Paopi</w:t>
      </w:r>
      <w:r w:rsidR="00FE0AE4">
        <w:t xml:space="preserve"> </w:t>
      </w:r>
      <w:r>
        <w:t>21: Also St. Teji (Reweiss)</w:t>
      </w:r>
      <w:bookmarkEnd w:id="1340"/>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1" w:name="_Ref434491337"/>
      <w:r>
        <w:t>The Doxology</w:t>
      </w:r>
      <w:r w:rsidR="00810F04">
        <w:t xml:space="preserve"> for St. Teji (Reweiss)</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2"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3" w:name="_Toc485884501"/>
      <w:r>
        <w:t>October 19 (20) / Paopi 22: St. Luke the Evangelist</w:t>
      </w:r>
      <w:bookmarkEnd w:id="1343"/>
    </w:p>
    <w:p w14:paraId="0B8F5478" w14:textId="6B4C219C" w:rsidR="00CB28F2" w:rsidRDefault="00CB28F2" w:rsidP="00CB28F2">
      <w:pPr>
        <w:pStyle w:val="Heading4"/>
      </w:pPr>
      <w:bookmarkStart w:id="1344" w:name="_Ref485624848"/>
      <w:r>
        <w:t>The Doxology for St. Luke the Evangelist</w:t>
      </w:r>
      <w:r>
        <w:rPr>
          <w:rStyle w:val="FootnoteReference"/>
        </w:rPr>
        <w:footnoteReference w:id="997"/>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825BA48" w:rsidR="00E30E2D" w:rsidRDefault="00E30E2D" w:rsidP="00E30E2D">
      <w:pPr>
        <w:pStyle w:val="Heading3"/>
      </w:pPr>
      <w:bookmarkStart w:id="1345" w:name="_Ref485106353"/>
      <w:bookmarkStart w:id="1346" w:name="_Ref485106363"/>
      <w:bookmarkStart w:id="1347" w:name="_Toc485884502"/>
      <w:r>
        <w:t>October 23 (24) / Paopi</w:t>
      </w:r>
      <w:r w:rsidR="00FE0AE4">
        <w:t xml:space="preserve"> </w:t>
      </w:r>
      <w:r>
        <w:t>26: St. Apip the Friend of St. Apollo</w:t>
      </w:r>
      <w:bookmarkEnd w:id="1342"/>
      <w:bookmarkEnd w:id="1345"/>
      <w:bookmarkEnd w:id="1346"/>
      <w:bookmarkEnd w:id="1347"/>
    </w:p>
    <w:p w14:paraId="69CDA95A" w14:textId="77777777" w:rsidR="00E30E2D" w:rsidRPr="00137929" w:rsidRDefault="00E30E2D" w:rsidP="00E30E2D">
      <w:pPr>
        <w:pStyle w:val="Heading4"/>
      </w:pPr>
      <w:bookmarkStart w:id="1348" w:name="_Ref434492837"/>
      <w:r>
        <w:t>The Doxology</w:t>
      </w:r>
      <w:r w:rsidR="00B82753">
        <w:t xml:space="preserve"> for Sts. Apollo and Apip</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9" w:name="_Toc485884503"/>
      <w:r>
        <w:t>October 23 (24) / Paopi</w:t>
      </w:r>
      <w:r w:rsidR="00FE0AE4">
        <w:t xml:space="preserve"> </w:t>
      </w:r>
      <w:r>
        <w:t>26: The Martyrdom of St. Timothy the Apostle</w:t>
      </w:r>
      <w:bookmarkEnd w:id="1349"/>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50" w:name="_Toc485884504"/>
      <w:r>
        <w:t>October 24 (25) / Paopi</w:t>
      </w:r>
      <w:r w:rsidR="00FE0AE4">
        <w:t xml:space="preserve"> </w:t>
      </w:r>
      <w:r>
        <w:t>27: St. Macarius the Bishop of Edkow</w:t>
      </w:r>
      <w:bookmarkEnd w:id="1350"/>
    </w:p>
    <w:p w14:paraId="1E91FBC2" w14:textId="74F8FE2B" w:rsidR="00137929" w:rsidRPr="00137929" w:rsidRDefault="00137929" w:rsidP="00137929">
      <w:pPr>
        <w:pStyle w:val="Heading4"/>
      </w:pPr>
      <w:bookmarkStart w:id="1351" w:name="_Ref434490474"/>
      <w:r>
        <w:t>The Doxology</w:t>
      </w:r>
      <w:r w:rsidR="00B46E6E">
        <w:t xml:space="preserve"> for St. Macarius the Bishop of Edkow</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2" w:name="_Toc485884505"/>
      <w:r>
        <w:t>October 26 (27) / Paopi 29: Commemoration of the Annunciation, Nativity, and Resurrection on the 29</w:t>
      </w:r>
      <w:r w:rsidRPr="00C0205C">
        <w:rPr>
          <w:vertAlign w:val="superscript"/>
        </w:rPr>
        <w:t>th</w:t>
      </w:r>
      <w:r>
        <w:t xml:space="preserve"> of Every Month</w:t>
      </w:r>
      <w:bookmarkEnd w:id="1352"/>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3" w:name="_Toc485884506"/>
      <w:r>
        <w:t>October 27 (28) / Paopi 30: St. Mark</w:t>
      </w:r>
      <w:r w:rsidR="00F20BBD">
        <w:t xml:space="preserve"> (Consecration and Appearance of Head)</w:t>
      </w:r>
      <w:bookmarkEnd w:id="1353"/>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4" w:name="_Toc485884507"/>
      <w:r>
        <w:lastRenderedPageBreak/>
        <w:t xml:space="preserve">October 28 (29) / Athor 1: St. Cleopas and His Companion, Two of the </w:t>
      </w:r>
      <w:proofErr w:type="gramStart"/>
      <w:r>
        <w:t>Seventy Two</w:t>
      </w:r>
      <w:proofErr w:type="gramEnd"/>
      <w:r>
        <w:t xml:space="preserve"> Apostles</w:t>
      </w:r>
      <w:bookmarkEnd w:id="1354"/>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5" w:name="_Toc410196201"/>
      <w:bookmarkStart w:id="1356" w:name="_Toc410196443"/>
      <w:bookmarkStart w:id="1357" w:name="_Toc410196945"/>
      <w:bookmarkStart w:id="1358" w:name="_Toc485884447"/>
      <w:bookmarkStart w:id="1359" w:name="November"/>
      <w:bookmarkEnd w:id="1316"/>
      <w:r>
        <w:lastRenderedPageBreak/>
        <w:t>November</w:t>
      </w:r>
      <w:r w:rsidR="00495F1A">
        <w:t xml:space="preserve"> or </w:t>
      </w:r>
      <w:bookmarkEnd w:id="1355"/>
      <w:bookmarkEnd w:id="1356"/>
      <w:bookmarkEnd w:id="1357"/>
      <w:r w:rsidRPr="00FB5E62">
        <w:rPr>
          <w:rFonts w:ascii="FreeSerifAvvaShenouda" w:eastAsia="Arial Unicode MS" w:hAnsi="FreeSerifAvvaShenouda" w:cs="FreeSerifAvvaShenouda"/>
        </w:rPr>
        <w:t>Ⲁⲑⲟⲣ</w:t>
      </w:r>
      <w:bookmarkEnd w:id="1358"/>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100C9C">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100C9C">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100C9C">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100C9C">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100C9C">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100C9C">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100C9C">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100C9C">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100C9C">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100C9C">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100C9C">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100C9C">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100C9C">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100C9C">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100C9C">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100C9C">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100C9C">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100C9C">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100C9C">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100C9C">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100C9C">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100C9C">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100C9C">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100C9C">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100C9C">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60" w:name="_Toc485884508"/>
      <w:r>
        <w:t>November 4 (5) / Athor 8</w:t>
      </w:r>
      <w:r w:rsidR="00205EA4">
        <w:t>: The Four Incorporeal Beasts</w:t>
      </w:r>
      <w:bookmarkEnd w:id="1360"/>
    </w:p>
    <w:p w14:paraId="2682F152" w14:textId="5FCB5172" w:rsidR="0082304E" w:rsidRDefault="0082304E" w:rsidP="0082304E">
      <w:pPr>
        <w:pStyle w:val="Heading4"/>
      </w:pPr>
      <w:bookmarkStart w:id="1361"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2" w:name="_Ref459400553"/>
      <w:r>
        <w:t>The Doxology</w:t>
      </w:r>
      <w:r w:rsidR="00B46E6E">
        <w:t xml:space="preserve"> for the Four Incorporeal Beasts</w:t>
      </w:r>
      <w:bookmarkEnd w:id="1361"/>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3"/>
            <w:r>
              <w:t>Bea</w:t>
            </w:r>
            <w:r w:rsidR="001D2DF6">
              <w:t>s</w:t>
            </w:r>
            <w:r>
              <w:t>ts</w:t>
            </w:r>
            <w:commentRangeEnd w:id="1363"/>
            <w:r>
              <w:rPr>
                <w:rStyle w:val="CommentReference"/>
                <w:rFonts w:ascii="Times New Roman" w:eastAsiaTheme="minorHAnsi" w:hAnsi="Times New Roman" w:cstheme="minorBidi"/>
                <w:color w:val="auto"/>
              </w:rPr>
              <w:commentReference w:id="136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4"/>
            <w:r>
              <w:t xml:space="preserve">incessant </w:t>
            </w:r>
            <w:commentRangeEnd w:id="1364"/>
            <w:r>
              <w:rPr>
                <w:rStyle w:val="CommentReference"/>
                <w:rFonts w:ascii="Times New Roman" w:eastAsiaTheme="minorHAnsi" w:hAnsi="Times New Roman" w:cstheme="minorBidi"/>
                <w:color w:val="auto"/>
              </w:rPr>
              <w:commentReference w:id="136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5"/>
            <w:r>
              <w:t>The ministering flames of fire,</w:t>
            </w:r>
            <w:commentRangeEnd w:id="1365"/>
            <w:r>
              <w:rPr>
                <w:rStyle w:val="CommentReference"/>
                <w:rFonts w:ascii="Times New Roman" w:eastAsiaTheme="minorHAnsi" w:hAnsi="Times New Roman" w:cstheme="minorBidi"/>
                <w:color w:val="auto"/>
              </w:rPr>
              <w:commentReference w:id="136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6"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7" w:name="_Toc485884509"/>
      <w:r>
        <w:lastRenderedPageBreak/>
        <w:t>Novem</w:t>
      </w:r>
      <w:r w:rsidR="00423505">
        <w:t>ber 7 (8) / Athor 11: Departure of Anna, mother of the Theotokos</w:t>
      </w:r>
      <w:bookmarkEnd w:id="1367"/>
    </w:p>
    <w:p w14:paraId="44824925" w14:textId="77777777" w:rsidR="00B23506" w:rsidRDefault="00B23506" w:rsidP="00B23506">
      <w:pPr>
        <w:pStyle w:val="Heading4"/>
      </w:pPr>
      <w:bookmarkStart w:id="1368" w:name="_Ref485625144"/>
      <w:r>
        <w:t>The Doxology for St. Anna, mother of the Theotokos</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proofErr w:type="gramStart"/>
            <w:r>
              <w:rPr>
                <w:shd w:val="clear" w:color="auto" w:fill="FFFFFF"/>
              </w:rPr>
              <w:t>Therefore</w:t>
            </w:r>
            <w:proofErr w:type="gramEnd"/>
            <w:r>
              <w:rPr>
                <w:shd w:val="clear" w:color="auto" w:fill="FFFFFF"/>
              </w:rPr>
              <w:t xml:space="preserv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999"/>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9" w:name="_Ref485105258"/>
      <w:bookmarkStart w:id="1370" w:name="_Ref485105264"/>
      <w:bookmarkStart w:id="1371" w:name="_Ref485105267"/>
      <w:bookmarkStart w:id="1372" w:name="_Toc485884510"/>
      <w:r>
        <w:t>November 8 (9) / Athor 12: Archangel Michael</w:t>
      </w:r>
      <w:bookmarkEnd w:id="1366"/>
      <w:bookmarkEnd w:id="1369"/>
      <w:bookmarkEnd w:id="1370"/>
      <w:bookmarkEnd w:id="1371"/>
      <w:bookmarkEnd w:id="1372"/>
    </w:p>
    <w:p w14:paraId="7E078728" w14:textId="77777777" w:rsidR="004750F8" w:rsidRDefault="004750F8" w:rsidP="004750F8">
      <w:pPr>
        <w:pStyle w:val="Heading4"/>
      </w:pPr>
      <w:bookmarkStart w:id="1373" w:name="_Ref434487967"/>
      <w:r>
        <w:t>The Doxology</w:t>
      </w:r>
      <w:r w:rsidR="009D0B24">
        <w:t xml:space="preserve"> for Archangel Michael</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4"/>
            <w:r w:rsidRPr="004764BD">
              <w:t xml:space="preserve">before </w:t>
            </w:r>
            <w:commentRangeEnd w:id="1374"/>
            <w:r>
              <w:rPr>
                <w:rStyle w:val="CommentReference"/>
                <w:rFonts w:ascii="Times New Roman" w:eastAsiaTheme="minorHAnsi" w:hAnsi="Times New Roman" w:cstheme="minorBidi"/>
                <w:color w:val="auto"/>
              </w:rPr>
              <w:commentReference w:id="13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3" w:name="_Ref434487984"/>
      <w:r>
        <w:t>The Doxology for Michael and Gabriel</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4" w:name="_Toc485884511"/>
      <w:r>
        <w:t>November 10 (11) / Athor 14: St. Martin of Tours</w:t>
      </w:r>
      <w:bookmarkEnd w:id="1384"/>
    </w:p>
    <w:p w14:paraId="098FEB00" w14:textId="77777777" w:rsidR="00056020" w:rsidRDefault="00056020" w:rsidP="00056020">
      <w:pPr>
        <w:pStyle w:val="Heading4"/>
      </w:pPr>
      <w:bookmarkStart w:id="1385" w:name="_Ref439518461"/>
      <w:r>
        <w:t>The Doxology for St. Martin of Tours</w:t>
      </w:r>
      <w:r>
        <w:rPr>
          <w:rStyle w:val="FootnoteReference"/>
        </w:rPr>
        <w:footnoteReference w:id="1003"/>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6" w:name="_Toc485884512"/>
      <w:r>
        <w:t>November 11 (12) / Athor 15: St</w:t>
      </w:r>
      <w:r w:rsidR="004750F8">
        <w:t>. Me</w:t>
      </w:r>
      <w:r>
        <w:t>na the Martyr</w:t>
      </w:r>
      <w:bookmarkEnd w:id="1386"/>
    </w:p>
    <w:p w14:paraId="685781D4" w14:textId="246C52D9" w:rsidR="00E102A0" w:rsidRDefault="00E102A0" w:rsidP="00E102A0">
      <w:pPr>
        <w:pStyle w:val="Heading4"/>
      </w:pPr>
      <w:bookmarkStart w:id="138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8" w:name="_Ref465591760"/>
      <w:r>
        <w:t>The Doxology</w:t>
      </w:r>
      <w:r w:rsidR="00B46E6E">
        <w:t xml:space="preserve"> for St. Mena</w:t>
      </w:r>
      <w:bookmarkEnd w:id="1387"/>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9"/>
            <w:r w:rsidRPr="004764BD">
              <w:t>Voice Divine</w:t>
            </w:r>
            <w:commentRangeEnd w:id="1389"/>
            <w:r>
              <w:rPr>
                <w:rStyle w:val="CommentReference"/>
                <w:rFonts w:ascii="Times New Roman" w:eastAsiaTheme="minorHAnsi" w:hAnsi="Times New Roman" w:cstheme="minorBidi"/>
                <w:color w:val="auto"/>
              </w:rPr>
              <w:commentReference w:id="138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90"/>
            <w:r w:rsidRPr="004764BD">
              <w:t xml:space="preserve">received </w:t>
            </w:r>
            <w:commentRangeEnd w:id="1390"/>
            <w:r>
              <w:rPr>
                <w:rStyle w:val="CommentReference"/>
                <w:rFonts w:ascii="Times New Roman" w:eastAsiaTheme="minorHAnsi" w:hAnsi="Times New Roman" w:cstheme="minorBidi"/>
                <w:color w:val="auto"/>
              </w:rPr>
              <w:commentReference w:id="139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1" w:name="_Toc485884513"/>
      <w:r>
        <w:t>November 13 (14) / Athor 17</w:t>
      </w:r>
      <w:r w:rsidR="00072CB8">
        <w:t>: St</w:t>
      </w:r>
      <w:r>
        <w:t>. John Chrysostom</w:t>
      </w:r>
      <w:bookmarkEnd w:id="1391"/>
    </w:p>
    <w:p w14:paraId="3EC5F863" w14:textId="3E5F9225" w:rsidR="00E64404" w:rsidRDefault="00E64404" w:rsidP="00E64404">
      <w:pPr>
        <w:pStyle w:val="Heading4"/>
      </w:pPr>
      <w:bookmarkStart w:id="1392" w:name="_Ref467356854"/>
      <w:r>
        <w:t>The Doxology for St. John Chrysostom</w:t>
      </w:r>
      <w:r>
        <w:rPr>
          <w:rStyle w:val="FootnoteReference"/>
        </w:rPr>
        <w:footnoteReference w:id="1004"/>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3" w:name="_Toc485884514"/>
      <w:r>
        <w:t>November 14 (15) / Athor 18: St. Philip the Apostle</w:t>
      </w:r>
      <w:bookmarkEnd w:id="1393"/>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4" w:name="_Toc485884515"/>
      <w:bookmarkStart w:id="1395" w:name="_Ref485971609"/>
      <w:bookmarkStart w:id="1396" w:name="_Ref485971616"/>
      <w:r>
        <w:t>November 15 (16) / Athor 19: The Preaching of St. Bartholomew</w:t>
      </w:r>
      <w:bookmarkEnd w:id="1394"/>
      <w:bookmarkEnd w:id="1395"/>
      <w:bookmarkEnd w:id="1396"/>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 xml:space="preserve">You have </w:t>
            </w:r>
            <w:proofErr w:type="gramStart"/>
            <w:r>
              <w:t>a</w:t>
            </w:r>
            <w:proofErr w:type="gramEnd"/>
            <w:r>
              <w:t xml:space="preserve"> appeared</w:t>
            </w:r>
          </w:p>
          <w:p w14:paraId="4314259C" w14:textId="0F07845C" w:rsidR="003462CF" w:rsidRDefault="003462CF" w:rsidP="003462CF">
            <w:pPr>
              <w:pStyle w:val="EngHang"/>
              <w:ind w:left="0" w:firstLine="0"/>
            </w:pPr>
            <w:r>
              <w:t>To the universe sa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7" w:name="_Toc485884516"/>
      <w:r>
        <w:t>November 15 (16) / Athor 19: Also the Consecration of the Church of Sts. Sergius and Bacchus.</w:t>
      </w:r>
      <w:bookmarkEnd w:id="1397"/>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8" w:name="_Toc485884517"/>
      <w:r>
        <w:t>November 16 (17) / Athor 20: Consecration of Sts. Theodore and Theodore</w:t>
      </w:r>
      <w:bookmarkEnd w:id="1398"/>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9"/>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9"/>
      <w:r w:rsidR="00191A26">
        <w:rPr>
          <w:rStyle w:val="CommentReference"/>
          <w:i w:val="0"/>
        </w:rPr>
        <w:commentReference w:id="1399"/>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400" w:name="_Toc485884518"/>
      <w:r>
        <w:t>November 17 (18) / Athor 21: Commemoration of the Theotokos</w:t>
      </w:r>
      <w:bookmarkEnd w:id="1400"/>
    </w:p>
    <w:p w14:paraId="755FF6D7" w14:textId="5BD733A6" w:rsidR="00DD1748" w:rsidRDefault="00DD1748" w:rsidP="00DD1748">
      <w:pPr>
        <w:pStyle w:val="Rubric"/>
      </w:pPr>
      <w:bookmarkStart w:id="1401"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2" w:name="_Toc485884519"/>
      <w:r>
        <w:t>November 17 (18) / Athor 21</w:t>
      </w:r>
      <w:r w:rsidR="001D43EE">
        <w:t xml:space="preserve">: </w:t>
      </w:r>
      <w:r>
        <w:t>St. Gregory the Wonderworker</w:t>
      </w:r>
      <w:bookmarkEnd w:id="1402"/>
    </w:p>
    <w:p w14:paraId="4F4390B3" w14:textId="66533991" w:rsidR="00325E43" w:rsidRDefault="00325E43" w:rsidP="00DA4B37">
      <w:pPr>
        <w:pStyle w:val="Heading4"/>
      </w:pPr>
      <w:bookmarkStart w:id="1403" w:name="_Ref468134316"/>
      <w:r>
        <w:t xml:space="preserve">The Doxology for St. </w:t>
      </w:r>
      <w:r w:rsidR="00DA4B37">
        <w:t>Gregory the Wonderworker</w:t>
      </w:r>
      <w:r>
        <w:rPr>
          <w:rStyle w:val="FootnoteReference"/>
        </w:rPr>
        <w:footnoteReference w:id="1007"/>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t>
            </w:r>
            <w:proofErr w:type="gramStart"/>
            <w:r>
              <w:rPr>
                <w:lang w:eastAsia="zh-CN"/>
              </w:rPr>
              <w:t>works</w:t>
            </w:r>
            <w:proofErr w:type="gramEnd"/>
            <w:r>
              <w:rPr>
                <w:lang w:eastAsia="zh-CN"/>
              </w:rPr>
              <w:t xml:space="preserve">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4" w:name="_Ref485106062"/>
      <w:bookmarkStart w:id="1405" w:name="_Toc485884520"/>
      <w:r>
        <w:t>November 18 (19) / Athor 22: Martyrdom of Sts. Cosmas, Damian, and their Brothers</w:t>
      </w:r>
      <w:bookmarkEnd w:id="1401"/>
      <w:bookmarkEnd w:id="1404"/>
      <w:bookmarkEnd w:id="1405"/>
    </w:p>
    <w:p w14:paraId="4E7F190E" w14:textId="7450EC22" w:rsidR="00935F13" w:rsidRDefault="00935F13" w:rsidP="00935F13">
      <w:pPr>
        <w:pStyle w:val="Heading4"/>
      </w:pPr>
      <w:bookmarkStart w:id="140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7" w:name="_Ref459401259"/>
      <w:r>
        <w:t>The Doxology</w:t>
      </w:r>
      <w:r w:rsidR="00B46E6E">
        <w:t xml:space="preserve"> for Sts. Cosmas, Damian, their Brothers and their Mother</w:t>
      </w:r>
      <w:bookmarkEnd w:id="1406"/>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8"/>
            <w:r>
              <w:t>Prabioc</w:t>
            </w:r>
            <w:commentRangeEnd w:id="1408"/>
            <w:r>
              <w:rPr>
                <w:rStyle w:val="CommentReference"/>
                <w:rFonts w:ascii="Times New Roman" w:eastAsiaTheme="minorHAnsi" w:hAnsi="Times New Roman" w:cstheme="minorBidi"/>
                <w:color w:val="auto"/>
              </w:rPr>
              <w:commentReference w:id="140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9"/>
            <w:r>
              <w:t xml:space="preserve">confirming </w:t>
            </w:r>
            <w:commentRangeEnd w:id="1409"/>
            <w:r>
              <w:rPr>
                <w:rStyle w:val="CommentReference"/>
                <w:rFonts w:ascii="Times New Roman" w:eastAsiaTheme="minorHAnsi" w:hAnsi="Times New Roman" w:cstheme="minorBidi"/>
                <w:color w:val="auto"/>
              </w:rPr>
              <w:commentReference w:id="140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10" w:name="_Toc485884521"/>
      <w:r>
        <w:t>November 19 (20) / Athor 23: St. Cornelius</w:t>
      </w:r>
      <w:bookmarkEnd w:id="1410"/>
    </w:p>
    <w:p w14:paraId="4F3463BC" w14:textId="0807C716" w:rsidR="00056BED" w:rsidRDefault="00056BED" w:rsidP="00056BED">
      <w:pPr>
        <w:pStyle w:val="Heading4"/>
      </w:pPr>
      <w:bookmarkStart w:id="1411" w:name="_Ref485626355"/>
      <w:r>
        <w:t>The Doxology for St. Cornelius</w:t>
      </w:r>
      <w:bookmarkEnd w:id="1411"/>
      <w:r>
        <w:rPr>
          <w:rStyle w:val="FootnoteReference"/>
        </w:rPr>
        <w:footnoteReference w:id="100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16E3DF3C" w:rsidR="00056BED" w:rsidRPr="00056BED" w:rsidRDefault="00056BED" w:rsidP="00056BED">
            <w:pPr>
              <w:pStyle w:val="EngHangEnd"/>
              <w:rPr>
                <w:shd w:val="clear" w:color="auto" w:fill="FFFFFF"/>
              </w:rPr>
            </w:pPr>
            <w:r>
              <w:rPr>
                <w:shd w:val="clear" w:color="auto" w:fill="FFFFFF"/>
              </w:rPr>
              <w:t>In works of righteousness</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1C2E47B9" w:rsidR="00056BED" w:rsidRDefault="00056BED" w:rsidP="00062589">
            <w:pPr>
              <w:pStyle w:val="EngHangEnd"/>
            </w:pPr>
            <w:r>
              <w:rPr>
                <w:shd w:val="clear" w:color="auto" w:fill="FFFFFF"/>
              </w:rPr>
              <w:t>The first-fuit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2" w:name="_Toc485884522"/>
      <w:r>
        <w:t xml:space="preserve">November 19 (20) / Athor 23: </w:t>
      </w:r>
      <w:r w:rsidR="00056BED">
        <w:t xml:space="preserve">Also </w:t>
      </w:r>
      <w:r>
        <w:t>Consecration of the Church of St. Marina</w:t>
      </w:r>
      <w:bookmarkEnd w:id="1412"/>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3" w:name="_Toc485884523"/>
      <w:r>
        <w:t xml:space="preserve">November 20 (21) / Athor 24: The </w:t>
      </w:r>
      <w:proofErr w:type="gramStart"/>
      <w:r>
        <w:t>Twenty Four</w:t>
      </w:r>
      <w:proofErr w:type="gramEnd"/>
      <w:r>
        <w:t xml:space="preserve"> Presbyters</w:t>
      </w:r>
      <w:bookmarkEnd w:id="1413"/>
    </w:p>
    <w:p w14:paraId="253EB9EC" w14:textId="431DB748" w:rsidR="00935F13" w:rsidRDefault="00935F13" w:rsidP="00935F13">
      <w:pPr>
        <w:pStyle w:val="Heading4"/>
      </w:pPr>
      <w:bookmarkStart w:id="1414"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5" w:name="_Ref459400916"/>
      <w:r>
        <w:t>The Doxology</w:t>
      </w:r>
      <w:r w:rsidR="00B46E6E">
        <w:t xml:space="preserve"> for the </w:t>
      </w:r>
      <w:proofErr w:type="gramStart"/>
      <w:r w:rsidR="00B46E6E">
        <w:t>Twenty Four</w:t>
      </w:r>
      <w:proofErr w:type="gramEnd"/>
      <w:r w:rsidR="00B46E6E">
        <w:t xml:space="preserve"> Presbyters</w:t>
      </w:r>
      <w:bookmarkEnd w:id="1414"/>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6" w:name="_Toc485884524"/>
      <w:r>
        <w:lastRenderedPageBreak/>
        <w:t>November 21 (22) / Athor 25: St. Philopater Mercurius</w:t>
      </w:r>
      <w:bookmarkEnd w:id="1416"/>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7"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8" w:name="_Ref459400991"/>
      <w:r>
        <w:t>The Doxology</w:t>
      </w:r>
      <w:r w:rsidR="00B46E6E">
        <w:t xml:space="preserve"> for St. Philopater Mercurius</w:t>
      </w:r>
      <w:bookmarkEnd w:id="1417"/>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3"/>
            <w:r>
              <w:t>Placed</w:t>
            </w:r>
            <w:commentRangeEnd w:id="1423"/>
            <w:r>
              <w:rPr>
                <w:rStyle w:val="CommentReference"/>
                <w:rFonts w:ascii="Times New Roman" w:eastAsiaTheme="minorHAnsi" w:hAnsi="Times New Roman" w:cstheme="minorBidi"/>
                <w:color w:val="auto"/>
              </w:rPr>
              <w:commentReference w:id="142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4"/>
            <w:r>
              <w:t>emperate</w:t>
            </w:r>
            <w:r w:rsidRPr="004764BD">
              <w:t xml:space="preserve"> </w:t>
            </w:r>
            <w:r>
              <w:t>with</w:t>
            </w:r>
            <w:commentRangeEnd w:id="1424"/>
            <w:r>
              <w:rPr>
                <w:rStyle w:val="CommentReference"/>
                <w:rFonts w:ascii="Times New Roman" w:eastAsiaTheme="minorHAnsi" w:hAnsi="Times New Roman" w:cstheme="minorBidi"/>
                <w:color w:val="auto"/>
              </w:rPr>
              <w:commentReference w:id="142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8" w:name="_Toc485884525"/>
      <w:r>
        <w:t>November 22 (23) / Athor 26: St. Gregory of Nyssa</w:t>
      </w:r>
      <w:bookmarkEnd w:id="1428"/>
    </w:p>
    <w:p w14:paraId="73B16A55" w14:textId="22D2F64C" w:rsidR="00F4564C" w:rsidRDefault="00F4564C" w:rsidP="00F4564C">
      <w:pPr>
        <w:pStyle w:val="Heading4"/>
      </w:pPr>
      <w:bookmarkStart w:id="1429" w:name="_Ref468565896"/>
      <w:r>
        <w:t>The Doxology for St. Gregory of Nyssa</w:t>
      </w:r>
      <w:r>
        <w:rPr>
          <w:rStyle w:val="FootnoteReference"/>
        </w:rPr>
        <w:footnoteReference w:id="1013"/>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30" w:name="_Toc485884526"/>
      <w:r>
        <w:t>November 23 (24) / Athor 27: St. James the Sawn-Asunder</w:t>
      </w:r>
      <w:bookmarkEnd w:id="1430"/>
    </w:p>
    <w:p w14:paraId="0184B841" w14:textId="4D67CB19" w:rsidR="00F4564C" w:rsidRDefault="00F4564C" w:rsidP="00F4564C">
      <w:pPr>
        <w:pStyle w:val="Heading4"/>
      </w:pPr>
      <w:bookmarkStart w:id="1431" w:name="_Ref468565824"/>
      <w:r>
        <w:t>The Doxology for St. James the Sawn-Asunder</w:t>
      </w:r>
      <w:r>
        <w:rPr>
          <w:rStyle w:val="FootnoteReference"/>
        </w:rPr>
        <w:footnoteReference w:id="1014"/>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2" w:name="_Toc485884527"/>
      <w:r>
        <w:lastRenderedPageBreak/>
        <w:t>November 24 (25) / Athor 28: Martyrdom of St. Serapamon, the bishop of Nikiou</w:t>
      </w:r>
      <w:bookmarkEnd w:id="1432"/>
    </w:p>
    <w:p w14:paraId="31266C94" w14:textId="74CE43E4" w:rsidR="00F76CFB" w:rsidRPr="00F76CFB" w:rsidRDefault="00F76CFB" w:rsidP="00F76CFB">
      <w:pPr>
        <w:pStyle w:val="Heading4"/>
      </w:pPr>
      <w:bookmarkStart w:id="143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4" w:name="_Ref459401310"/>
      <w:r>
        <w:t>The Doxology</w:t>
      </w:r>
      <w:r w:rsidR="00B46E6E">
        <w:t xml:space="preserve"> for St. Serapamon</w:t>
      </w:r>
      <w:bookmarkEnd w:id="1433"/>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5"/>
            <w:r>
              <w:t>sprang forth</w:t>
            </w:r>
            <w:commentRangeEnd w:id="1435"/>
            <w:r>
              <w:rPr>
                <w:rStyle w:val="CommentReference"/>
                <w:rFonts w:ascii="Times New Roman" w:eastAsiaTheme="minorHAnsi" w:hAnsi="Times New Roman" w:cstheme="minorBidi"/>
                <w:color w:val="auto"/>
              </w:rPr>
              <w:commentReference w:id="14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6" w:name="_Toc485884528"/>
      <w:r>
        <w:lastRenderedPageBreak/>
        <w:t>November 25 (26) / Athor 29: Commemoration of the Annunciation, Nativity, and Resurrection on the 29</w:t>
      </w:r>
      <w:r w:rsidRPr="00C0205C">
        <w:rPr>
          <w:vertAlign w:val="superscript"/>
        </w:rPr>
        <w:t>th</w:t>
      </w:r>
      <w:r>
        <w:t xml:space="preserve"> of Every Month</w:t>
      </w:r>
      <w:bookmarkEnd w:id="1436"/>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7" w:name="_Toc485884529"/>
      <w:r>
        <w:t>November 25 (26) / Athor 29: St</w:t>
      </w:r>
      <w:r w:rsidR="00902554">
        <w:t>s</w:t>
      </w:r>
      <w:r>
        <w:t xml:space="preserve">. </w:t>
      </w:r>
      <w:r w:rsidR="00902554">
        <w:t xml:space="preserve">Clement of Rome and </w:t>
      </w:r>
      <w:r>
        <w:t xml:space="preserve">Peter </w:t>
      </w:r>
      <w:r w:rsidR="00902554">
        <w:t>of Alexandria</w:t>
      </w:r>
      <w:bookmarkEnd w:id="1437"/>
    </w:p>
    <w:p w14:paraId="32CE742F" w14:textId="77777777" w:rsidR="00902554" w:rsidRDefault="00902554" w:rsidP="00902554">
      <w:pPr>
        <w:pStyle w:val="Heading4"/>
      </w:pPr>
      <w:bookmarkStart w:id="1438" w:name="_Ref485709635"/>
      <w:bookmarkStart w:id="1439" w:name="_Ref472885608"/>
      <w:r>
        <w:t>The Doxology For St. Clement of Rome and St. Peter of Alexandria</w:t>
      </w:r>
      <w:r>
        <w:rPr>
          <w:rStyle w:val="FootnoteReference"/>
        </w:rPr>
        <w:footnoteReference w:id="1015"/>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40" w:name="_Ref485710264"/>
      <w:r>
        <w:t>The Doxology for St. Peter</w:t>
      </w:r>
      <w:r w:rsidR="00902554">
        <w:t xml:space="preserve"> of Alexandria,</w:t>
      </w:r>
      <w:r>
        <w:t xml:space="preserve"> the Seal of the Martyrs</w:t>
      </w:r>
      <w:bookmarkEnd w:id="1439"/>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1" w:name="_Toc485884530"/>
      <w:r>
        <w:t>November 26 (27) / Athor 30: Consecration of a Church of St. Cosmas and Damian, Their Brothers and Their Mother</w:t>
      </w:r>
      <w:bookmarkEnd w:id="1441"/>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2" w:name="_Toc485884531"/>
      <w:r>
        <w:t>November 27 (28) / Koiak 1: Consecration of the Church of St. Shenoute</w:t>
      </w:r>
      <w:bookmarkEnd w:id="1442"/>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3" w:name="_Toc485884532"/>
      <w:r>
        <w:t>November 29 (30) / Koiak 3: Entry of the Theotokos into the Temple</w:t>
      </w:r>
      <w:bookmarkEnd w:id="1443"/>
    </w:p>
    <w:p w14:paraId="422AF9D7" w14:textId="6CAD5146" w:rsidR="002A29E0" w:rsidRDefault="002A29E0" w:rsidP="002A29E0">
      <w:pPr>
        <w:pStyle w:val="Heading4"/>
      </w:pPr>
      <w:bookmarkStart w:id="1444" w:name="_Ref470555203"/>
      <w:r>
        <w:t>The Doxology of the Entry of the Theotokos into the Temple</w:t>
      </w:r>
      <w:r>
        <w:rPr>
          <w:rStyle w:val="FootnoteReference"/>
        </w:rPr>
        <w:footnoteReference w:id="1016"/>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 xml:space="preserve">The </w:t>
            </w:r>
            <w:proofErr w:type="gramStart"/>
            <w:r w:rsidRPr="002A29E0">
              <w:rPr>
                <w:shd w:val="clear" w:color="auto" w:fill="FFFFFF"/>
                <w:lang w:eastAsia="zh-CN"/>
              </w:rPr>
              <w:t>most pure</w:t>
            </w:r>
            <w:proofErr w:type="gramEnd"/>
            <w:r w:rsidRPr="002A29E0">
              <w:rPr>
                <w:shd w:val="clear" w:color="auto" w:fill="FFFFFF"/>
                <w:lang w:eastAsia="zh-CN"/>
              </w:rPr>
              <w:t xml:space="preserv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5" w:name="_Toc485884533"/>
      <w:r>
        <w:t>November 30 (December 1) / Koiak 4: Martyrdom of St. Andrew the Apostle</w:t>
      </w:r>
      <w:bookmarkEnd w:id="1445"/>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9"/>
      <w:r>
        <w:t>.</w:t>
      </w:r>
    </w:p>
    <w:p w14:paraId="4DE08BBA" w14:textId="7123A67E" w:rsidR="00347E10" w:rsidRDefault="00347E10" w:rsidP="00347E10">
      <w:pPr>
        <w:pStyle w:val="Heading4"/>
      </w:pPr>
      <w:bookmarkStart w:id="1446" w:name="_Ref485710305"/>
      <w:r>
        <w:t>The Doxology For the Apostle Andrew</w:t>
      </w:r>
      <w:r>
        <w:rPr>
          <w:rStyle w:val="FootnoteReference"/>
        </w:rPr>
        <w:footnoteReference w:id="1017"/>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7" w:name="_Toc410196202"/>
      <w:bookmarkStart w:id="1448" w:name="_Toc410196444"/>
      <w:bookmarkStart w:id="1449" w:name="_Toc410196946"/>
      <w:bookmarkStart w:id="1450" w:name="_Toc485884448"/>
      <w:bookmarkStart w:id="1451" w:name="_Toc485884534"/>
      <w:bookmarkStart w:id="1452" w:name="December"/>
      <w:r>
        <w:lastRenderedPageBreak/>
        <w:t>December</w:t>
      </w:r>
      <w:bookmarkEnd w:id="1447"/>
      <w:bookmarkEnd w:id="1448"/>
      <w:bookmarkEnd w:id="1449"/>
      <w:r w:rsidR="00205EA4">
        <w:t xml:space="preserve"> or </w:t>
      </w:r>
      <w:r w:rsidR="00205EA4">
        <w:rPr>
          <w:rFonts w:ascii="FreeSerifAvvaShenouda" w:hAnsi="FreeSerifAvvaShenouda" w:cs="FreeSerifAvvaShenouda"/>
        </w:rPr>
        <w:t>Ⲕⲟⲓⲁϩⲕ</w:t>
      </w:r>
      <w:bookmarkEnd w:id="1450"/>
      <w:bookmarkEnd w:id="1451"/>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100C9C">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100C9C">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100C9C">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100C9C">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100C9C">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100C9C">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100C9C">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100C9C">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100C9C">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100C9C">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100C9C">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100C9C">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100C9C">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100C9C">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100C9C">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100C9C">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100C9C">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100C9C">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100C9C">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100C9C">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100C9C">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100C9C">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3" w:name="_Ref434478837"/>
      <w:r w:rsidR="009E261C">
        <w:t xml:space="preserve"> four Sundays before the Feast.</w:t>
      </w:r>
    </w:p>
    <w:p w14:paraId="6C63C034" w14:textId="77777777" w:rsidR="001E7A09" w:rsidRDefault="001E7A09" w:rsidP="001E7A09">
      <w:pPr>
        <w:pStyle w:val="Heading4"/>
      </w:pPr>
      <w:bookmarkStart w:id="1454"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5" w:name="_Ref485108130"/>
      <w:r>
        <w:t xml:space="preserve">The First Doxology of December or </w:t>
      </w:r>
      <w:r w:rsidRPr="006C0F49">
        <w:rPr>
          <w:rFonts w:ascii="FreeSerifAvvaShenouda" w:hAnsi="FreeSerifAvvaShenouda" w:cs="FreeSerifAvvaShenouda"/>
        </w:rPr>
        <w:t>Ⲕⲟⲓⲁϩⲕ</w:t>
      </w:r>
      <w:bookmarkEnd w:id="1453"/>
      <w:bookmarkEnd w:id="1454"/>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6"/>
            <w:r>
              <w:rPr>
                <w:rStyle w:val="CommentReference"/>
                <w:rFonts w:ascii="Times New Roman" w:eastAsiaTheme="minorHAnsi" w:hAnsi="Times New Roman" w:cstheme="minorBidi"/>
                <w:color w:val="auto"/>
              </w:rPr>
              <w:commentReference w:id="145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7"/>
            <w:r>
              <w:t xml:space="preserve">Announced </w:t>
            </w:r>
            <w:commentRangeEnd w:id="1457"/>
            <w:r>
              <w:rPr>
                <w:rStyle w:val="CommentReference"/>
                <w:rFonts w:ascii="Times New Roman" w:eastAsiaTheme="minorHAnsi" w:hAnsi="Times New Roman" w:cstheme="minorBidi"/>
                <w:color w:val="auto"/>
              </w:rPr>
              <w:commentReference w:id="145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9" w:name="_Ref434478867"/>
      <w:r>
        <w:t xml:space="preserve">The Third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1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60" w:name="_Ref434478878"/>
      <w:r>
        <w:lastRenderedPageBreak/>
        <w:t xml:space="preserve">The Fourth Doxology of December or </w:t>
      </w:r>
      <w:r w:rsidRPr="006C0F49">
        <w:rPr>
          <w:rFonts w:ascii="FreeSerifAvvaShenouda" w:hAnsi="FreeSerifAvvaShenouda" w:cs="FreeSerifAvvaShenouda"/>
        </w:rPr>
        <w:t>Ⲕⲟⲓⲁϩⲕ</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1"/>
            <w:r>
              <w:t>He raised us with a new invitation.</w:t>
            </w:r>
            <w:commentRangeEnd w:id="1461"/>
            <w:r>
              <w:rPr>
                <w:rStyle w:val="CommentReference"/>
                <w:rFonts w:ascii="Times New Roman" w:eastAsiaTheme="minorHAnsi" w:hAnsi="Times New Roman" w:cstheme="minorBidi"/>
                <w:color w:val="auto"/>
              </w:rPr>
              <w:commentReference w:id="146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2"/>
            <w:r>
              <w:t>Bride</w:t>
            </w:r>
            <w:commentRangeEnd w:id="1462"/>
            <w:r>
              <w:rPr>
                <w:rStyle w:val="CommentReference"/>
                <w:rFonts w:ascii="Times New Roman" w:eastAsiaTheme="minorHAnsi" w:hAnsi="Times New Roman" w:cstheme="minorBidi"/>
                <w:color w:val="auto"/>
              </w:rPr>
              <w:commentReference w:id="146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3" w:name="_Ref434478888"/>
      <w:r>
        <w:lastRenderedPageBreak/>
        <w:t xml:space="preserve">The Fifth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4" w:name="_Ref434478907"/>
      <w:r>
        <w:lastRenderedPageBreak/>
        <w:t xml:space="preserve">The Sixth Doxology of December or </w:t>
      </w:r>
      <w:r w:rsidRPr="006C0F49">
        <w:rPr>
          <w:rFonts w:ascii="FreeSerifAvvaShenouda" w:hAnsi="FreeSerifAvvaShenouda" w:cs="FreeSerifAvvaShenouda"/>
        </w:rPr>
        <w:t>Ⲕⲟⲓⲁϩⲕ</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5"/>
            <w:r>
              <w:t xml:space="preserve">return </w:t>
            </w:r>
            <w:commentRangeEnd w:id="1465"/>
            <w:r>
              <w:rPr>
                <w:rStyle w:val="CommentReference"/>
              </w:rPr>
              <w:commentReference w:id="146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6"/>
            <w:r>
              <w:t xml:space="preserve">confirmation </w:t>
            </w:r>
            <w:commentRangeEnd w:id="1466"/>
            <w:r>
              <w:rPr>
                <w:rStyle w:val="CommentReference"/>
              </w:rPr>
              <w:commentReference w:id="146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7" w:name="_Ref434478922"/>
      <w:r>
        <w:t xml:space="preserve">The Doxology of Archangel Gabriel for December or </w:t>
      </w:r>
      <w:r w:rsidRPr="006C0F49">
        <w:rPr>
          <w:rFonts w:ascii="FreeSerifAvvaShenouda" w:hAnsi="FreeSerifAvvaShenouda" w:cs="FreeSerifAvvaShenouda"/>
        </w:rPr>
        <w:t>Ⲕⲟⲓⲁϩⲕ</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8"/>
            <w:r>
              <w:t>Angel-evangel of Good News</w:t>
            </w:r>
            <w:commentRangeEnd w:id="1468"/>
            <w:r>
              <w:rPr>
                <w:rStyle w:val="CommentReference"/>
                <w:rFonts w:ascii="Times New Roman" w:eastAsiaTheme="minorHAnsi" w:hAnsi="Times New Roman" w:cstheme="minorBidi"/>
                <w:color w:val="auto"/>
              </w:rPr>
              <w:commentReference w:id="146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9"/>
            <w:r>
              <w:t>Hail, O full of grace</w:t>
            </w:r>
            <w:commentRangeEnd w:id="1469"/>
            <w:r>
              <w:rPr>
                <w:rStyle w:val="CommentReference"/>
                <w:rFonts w:ascii="Times New Roman" w:eastAsiaTheme="minorHAnsi" w:hAnsi="Times New Roman" w:cstheme="minorBidi"/>
                <w:color w:val="auto"/>
              </w:rPr>
              <w:commentReference w:id="146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70"/>
            <w:r>
              <w:t>Angel-Evangel</w:t>
            </w:r>
            <w:commentRangeEnd w:id="1470"/>
            <w:r>
              <w:rPr>
                <w:rStyle w:val="CommentReference"/>
                <w:rFonts w:ascii="Times New Roman" w:eastAsiaTheme="minorHAnsi" w:hAnsi="Times New Roman" w:cstheme="minorBidi"/>
                <w:color w:val="auto"/>
              </w:rPr>
              <w:commentReference w:id="147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1" w:name="_Ref434564112"/>
      <w:bookmarkStart w:id="1472" w:name="_Toc410196203"/>
      <w:bookmarkStart w:id="1473" w:name="_Toc410196445"/>
      <w:bookmarkStart w:id="1474"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5" w:name="_Ref485109271"/>
      <w:bookmarkStart w:id="1476" w:name="_Ref485109278"/>
      <w:bookmarkStart w:id="1477" w:name="_Toc485884535"/>
      <w:r>
        <w:t>December 1 (2) / Koiak 5: Martyrdom of St. Victor</w:t>
      </w:r>
      <w:bookmarkEnd w:id="1471"/>
      <w:bookmarkEnd w:id="1475"/>
      <w:bookmarkEnd w:id="1476"/>
      <w:bookmarkEnd w:id="1477"/>
    </w:p>
    <w:p w14:paraId="5851AA48" w14:textId="77777777" w:rsidR="00253C5F" w:rsidRDefault="00253C5F" w:rsidP="00253C5F">
      <w:pPr>
        <w:pStyle w:val="Heading4"/>
      </w:pPr>
      <w:bookmarkStart w:id="1478" w:name="_Ref434489590"/>
      <w:r>
        <w:t>The Doxology</w:t>
      </w:r>
      <w:r w:rsidR="00B46E6E">
        <w:t xml:space="preserve"> for St. Victor</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9"/>
            <w:r>
              <w:t>saint</w:t>
            </w:r>
            <w:commentRangeEnd w:id="1479"/>
            <w:r>
              <w:rPr>
                <w:rStyle w:val="CommentReference"/>
                <w:rFonts w:ascii="Times New Roman" w:eastAsiaTheme="minorHAnsi" w:hAnsi="Times New Roman" w:cstheme="minorBidi"/>
                <w:color w:val="auto"/>
              </w:rPr>
              <w:commentReference w:id="147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80" w:name="_Toc485884536"/>
      <w:r>
        <w:t>December 2 (3) / Koiak 6: Pope Abraam the Syrian</w:t>
      </w:r>
      <w:bookmarkEnd w:id="1480"/>
    </w:p>
    <w:p w14:paraId="705AECE8" w14:textId="77777777" w:rsidR="00F416C6" w:rsidRDefault="00F416C6" w:rsidP="00F416C6">
      <w:pPr>
        <w:pStyle w:val="Heading4"/>
      </w:pPr>
      <w:bookmarkStart w:id="1481" w:name="_Ref434492343"/>
      <w:r>
        <w:t>The Doxology of St. Simon the Tanner</w:t>
      </w:r>
      <w:r>
        <w:rPr>
          <w:rStyle w:val="FootnoteReference"/>
        </w:rPr>
        <w:footnoteReference w:id="1021"/>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2" w:name="_Toc485884537"/>
      <w:r>
        <w:t xml:space="preserve">December 4 (5) / Koiak 8: </w:t>
      </w:r>
      <w:r w:rsidR="00743CE8">
        <w:t xml:space="preserve">The Martyrdom of </w:t>
      </w:r>
      <w:r>
        <w:t>Sts. Barbara and Juliana</w:t>
      </w:r>
      <w:bookmarkEnd w:id="1482"/>
    </w:p>
    <w:p w14:paraId="708D2111" w14:textId="7CD9674E" w:rsidR="003663F9" w:rsidRDefault="003663F9" w:rsidP="003663F9">
      <w:pPr>
        <w:pStyle w:val="Heading4"/>
      </w:pPr>
      <w:bookmarkStart w:id="148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4" w:name="_Ref459401359"/>
      <w:r>
        <w:t>The Doxology</w:t>
      </w:r>
      <w:r w:rsidR="00B46E6E">
        <w:t xml:space="preserve"> for Sts. Barbara and Juliana</w:t>
      </w:r>
      <w:bookmarkEnd w:id="1483"/>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5" w:name="_Toc485884538"/>
      <w:r>
        <w:lastRenderedPageBreak/>
        <w:t>December 4 (5) / Koiak 8: Also St. Samuel the Confessor</w:t>
      </w:r>
      <w:bookmarkEnd w:id="1485"/>
    </w:p>
    <w:p w14:paraId="2EE78AB4" w14:textId="77777777" w:rsidR="00224925" w:rsidRDefault="00224925" w:rsidP="00224925">
      <w:pPr>
        <w:pStyle w:val="Heading4"/>
      </w:pPr>
      <w:bookmarkStart w:id="1486" w:name="_Ref434491260"/>
      <w:r>
        <w:t>The Doxology</w:t>
      </w:r>
      <w:r w:rsidR="00810F04">
        <w:t xml:space="preserve"> for St. Samuel the Confessor</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90" w:name="_Toc485884539"/>
      <w:r>
        <w:t>December 6 (7) / Koiak 10: St. Nicholas</w:t>
      </w:r>
      <w:bookmarkEnd w:id="1490"/>
    </w:p>
    <w:p w14:paraId="6C72D403" w14:textId="3BE941B3" w:rsidR="002A29E0" w:rsidRDefault="002A29E0" w:rsidP="002A29E0">
      <w:pPr>
        <w:pStyle w:val="Heading4"/>
      </w:pPr>
      <w:bookmarkStart w:id="1491" w:name="_Ref470555294"/>
      <w:r>
        <w:t>The Doxology of St. Nicholas</w:t>
      </w:r>
      <w:r>
        <w:rPr>
          <w:rStyle w:val="FootnoteReference"/>
        </w:rPr>
        <w:footnoteReference w:id="1024"/>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2" w:name="_Toc485884540"/>
      <w:r>
        <w:t>December 6 (7) / Koiak 10: Relocation of St. Severus’ Relics</w:t>
      </w:r>
      <w:bookmarkEnd w:id="1492"/>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3" w:name="_Toc485884541"/>
      <w:r>
        <w:t>December 7 (8) / Koiak 11: St. Ambrose</w:t>
      </w:r>
      <w:bookmarkEnd w:id="1493"/>
    </w:p>
    <w:p w14:paraId="5BA1907D" w14:textId="29C3B57A" w:rsidR="002A29E0" w:rsidRDefault="002A29E0" w:rsidP="002A29E0">
      <w:pPr>
        <w:pStyle w:val="Heading4"/>
      </w:pPr>
      <w:bookmarkStart w:id="1494" w:name="_Ref470555388"/>
      <w:r>
        <w:t>The Doxology of St. Ambrose</w:t>
      </w:r>
      <w:r>
        <w:rPr>
          <w:rStyle w:val="FootnoteReference"/>
        </w:rPr>
        <w:footnoteReference w:id="1025"/>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5" w:name="_Toc485884542"/>
      <w:r>
        <w:t>December 8 (9) / Koiak 12: Commemoration of Archangel Michael</w:t>
      </w:r>
      <w:bookmarkEnd w:id="1495"/>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6" w:name="_Toc485884543"/>
      <w:r>
        <w:t>December 11 (12) / Koiak 15: St. Gregory the Armenian</w:t>
      </w:r>
      <w:bookmarkEnd w:id="1496"/>
    </w:p>
    <w:p w14:paraId="68D305ED" w14:textId="4394EE49" w:rsidR="002A29E0" w:rsidRDefault="002A29E0" w:rsidP="002A29E0">
      <w:pPr>
        <w:pStyle w:val="Heading4"/>
      </w:pPr>
      <w:bookmarkStart w:id="1497" w:name="_Ref470555434"/>
      <w:r>
        <w:t>The Doxology of St. Gregory the Armenian</w:t>
      </w:r>
      <w:r>
        <w:rPr>
          <w:rStyle w:val="FootnoteReference"/>
        </w:rPr>
        <w:footnoteReference w:id="1026"/>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8" w:name="_Toc485884544"/>
      <w:r>
        <w:t>December 12 (13) / Koiak 16: Saint Spyridon</w:t>
      </w:r>
      <w:r>
        <w:rPr>
          <w:rStyle w:val="FootnoteReference"/>
        </w:rPr>
        <w:footnoteReference w:id="1027"/>
      </w:r>
      <w:bookmarkEnd w:id="1498"/>
    </w:p>
    <w:p w14:paraId="62C88580" w14:textId="20113B9E" w:rsidR="002A29E0" w:rsidRDefault="002A29E0" w:rsidP="002A29E0">
      <w:pPr>
        <w:pStyle w:val="Heading4"/>
      </w:pPr>
      <w:bookmarkStart w:id="1499" w:name="_Ref470555491"/>
      <w:r>
        <w:t>The Doxology of St. Spyridon</w:t>
      </w:r>
      <w:r>
        <w:rPr>
          <w:rStyle w:val="FootnoteReference"/>
        </w:rPr>
        <w:footnoteReference w:id="1028"/>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500" w:name="_Toc485884545"/>
      <w:r>
        <w:t>December 17 (18) / Koiak 21: Commemoration of the Theotokos</w:t>
      </w:r>
      <w:bookmarkEnd w:id="1500"/>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1" w:name="_Toc485884546"/>
      <w:r>
        <w:t>December 17 (18) / Koiak 21: Also the Martyrdom of St. Barnabas, on</w:t>
      </w:r>
      <w:r w:rsidR="00743CE8">
        <w:t>e</w:t>
      </w:r>
      <w:r>
        <w:t xml:space="preserve"> of the </w:t>
      </w:r>
      <w:proofErr w:type="gramStart"/>
      <w:r>
        <w:t>Seventy Two</w:t>
      </w:r>
      <w:bookmarkEnd w:id="1501"/>
      <w:proofErr w:type="gramEnd"/>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2" w:name="_Toc485884547"/>
      <w:r>
        <w:t>December 18 (19) / Koiak 22: Archangel Gabriel</w:t>
      </w:r>
      <w:r w:rsidR="00481AE5">
        <w:t xml:space="preserve"> (Consecration)</w:t>
      </w:r>
      <w:bookmarkEnd w:id="1502"/>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3" w:name="_Toc485884548"/>
      <w:r>
        <w:lastRenderedPageBreak/>
        <w:t>December 20 (21) / Koiak 24: St. Ignatius of Antioch</w:t>
      </w:r>
      <w:bookmarkEnd w:id="1503"/>
    </w:p>
    <w:p w14:paraId="2887E1AE" w14:textId="14F194FE" w:rsidR="00D94D36" w:rsidRDefault="00D94D36" w:rsidP="00D94D36">
      <w:pPr>
        <w:pStyle w:val="Heading4"/>
      </w:pPr>
      <w:bookmarkStart w:id="1504" w:name="_Ref472885708"/>
      <w:r>
        <w:t>The Doxology of St. Ignatius</w:t>
      </w:r>
      <w:r>
        <w:rPr>
          <w:rStyle w:val="FootnoteReference"/>
        </w:rPr>
        <w:footnoteReference w:id="1029"/>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5" w:name="_Toc485884549"/>
      <w:r>
        <w:t>December 20 (21) / Koiak 24: The Birth of St. Takle Haymanot</w:t>
      </w:r>
      <w:bookmarkEnd w:id="1505"/>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6" w:name="_Toc485884550"/>
      <w:r>
        <w:t>December 21 (22) / Koiak 25: St. John Kami</w:t>
      </w:r>
      <w:bookmarkEnd w:id="1506"/>
    </w:p>
    <w:p w14:paraId="3F9EF92D" w14:textId="77777777" w:rsidR="00810F04" w:rsidRPr="00810F04" w:rsidRDefault="00810F04" w:rsidP="00810F04">
      <w:pPr>
        <w:pStyle w:val="Heading4"/>
      </w:pPr>
      <w:bookmarkStart w:id="1507" w:name="_Ref434491108"/>
      <w:r>
        <w:t>The Doxology for St. John Kami</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8" w:name="_Toc485884551"/>
      <w:r>
        <w:t>December 24 (25) / Koiak 28: Nativity Preparation Day</w:t>
      </w:r>
      <w:bookmarkEnd w:id="150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9" w:name="_Ref434477504"/>
      <w:r>
        <w:lastRenderedPageBreak/>
        <w:t>The Doxology</w:t>
      </w:r>
      <w:r w:rsidR="00E21EA3">
        <w:t xml:space="preserve"> for the Preparation Day of Nativity</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10"/>
            <w:r>
              <w:t>Theotokos</w:t>
            </w:r>
            <w:commentRangeEnd w:id="1510"/>
            <w:r>
              <w:rPr>
                <w:rStyle w:val="CommentReference"/>
                <w:rFonts w:ascii="Times New Roman" w:eastAsiaTheme="minorHAnsi" w:hAnsi="Times New Roman" w:cstheme="minorBidi"/>
                <w:color w:val="auto"/>
              </w:rPr>
              <w:commentReference w:id="151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 xml:space="preserve">With Your </w:t>
            </w:r>
            <w:proofErr w:type="gramStart"/>
            <w:r>
              <w:t>good</w:t>
            </w:r>
            <w:proofErr w:type="gramEnd"/>
            <w:r>
              <w:t xml:space="preserve">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1" w:name="_Toc485884552"/>
      <w:r>
        <w:t>December 25 (26) / Koiak 29: The Feast of the Nativity</w:t>
      </w:r>
      <w:bookmarkEnd w:id="1511"/>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2"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3" w:name="_Ref485108167"/>
      <w:r>
        <w:t xml:space="preserve">The </w:t>
      </w:r>
      <w:r w:rsidR="00C33BEB">
        <w:t xml:space="preserve">First </w:t>
      </w:r>
      <w:r>
        <w:t>Doxology</w:t>
      </w:r>
      <w:r w:rsidR="00C33BEB">
        <w:t xml:space="preserve"> for Nativity</w:t>
      </w:r>
      <w:bookmarkEnd w:id="1512"/>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4" w:name="_Ref434477542"/>
      <w:r>
        <w:t>The Second Doxology for Nativity</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5"/>
            <w:r>
              <w:t xml:space="preserve">rescued </w:t>
            </w:r>
            <w:commentRangeEnd w:id="1515"/>
            <w:r>
              <w:rPr>
                <w:rStyle w:val="CommentReference"/>
                <w:rFonts w:ascii="Times New Roman" w:eastAsiaTheme="minorHAnsi" w:hAnsi="Times New Roman" w:cstheme="minorBidi"/>
                <w:color w:val="auto"/>
              </w:rPr>
              <w:commentReference w:id="1515"/>
            </w:r>
            <w:r>
              <w:t>and saved us,</w:t>
            </w:r>
          </w:p>
          <w:p w14:paraId="372D1056" w14:textId="77777777" w:rsidR="00C33BEB" w:rsidRDefault="00C33BEB" w:rsidP="00C33BEB">
            <w:pPr>
              <w:pStyle w:val="EngHangEnd"/>
            </w:pPr>
            <w:commentRangeStart w:id="1516"/>
            <w:r>
              <w:t xml:space="preserve">We </w:t>
            </w:r>
            <w:commentRangeEnd w:id="1516"/>
            <w:r>
              <w:rPr>
                <w:rStyle w:val="CommentReference"/>
                <w:rFonts w:ascii="Times New Roman" w:eastAsiaTheme="minorHAnsi" w:hAnsi="Times New Roman" w:cstheme="minorBidi"/>
                <w:color w:val="auto"/>
              </w:rPr>
              <w:commentReference w:id="151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7" w:name="_Ref434477554"/>
      <w:r>
        <w:t>The Third Doxology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8" w:name="_Ref434475057"/>
      <w:r>
        <w:t>The Sunday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9" w:name="_Ref434475083"/>
      <w:r>
        <w:t>The Monday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20" w:name="_Ref434475102"/>
      <w:r>
        <w:t>The Tuesday Psali Adam</w:t>
      </w:r>
      <w:r w:rsidR="006C1B94">
        <w:t xml:space="preserve"> for Nativity</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1"/>
            <w:r>
              <w:t xml:space="preserve">Shone </w:t>
            </w:r>
            <w:commentRangeEnd w:id="1521"/>
            <w:r>
              <w:rPr>
                <w:rStyle w:val="CommentReference"/>
              </w:rPr>
              <w:commentReference w:id="152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2"/>
            <w:r>
              <w:t>All</w:t>
            </w:r>
            <w:commentRangeEnd w:id="1522"/>
            <w:r>
              <w:rPr>
                <w:rStyle w:val="CommentReference"/>
              </w:rPr>
              <w:commentReference w:id="152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3"/>
            <w:r>
              <w:t>seals</w:t>
            </w:r>
            <w:commentRangeEnd w:id="1523"/>
            <w:r>
              <w:rPr>
                <w:rStyle w:val="CommentReference"/>
              </w:rPr>
              <w:commentReference w:id="152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4"/>
            <w:r>
              <w:t>Tetra</w:t>
            </w:r>
            <w:commentRangeEnd w:id="1524"/>
            <w:r>
              <w:rPr>
                <w:rStyle w:val="CommentReference"/>
              </w:rPr>
              <w:commentReference w:id="152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5"/>
            <w:r>
              <w:t xml:space="preserve">flaming </w:t>
            </w:r>
            <w:commentRangeEnd w:id="1525"/>
            <w:r>
              <w:rPr>
                <w:rStyle w:val="CommentReference"/>
              </w:rPr>
              <w:commentReference w:id="152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6"/>
            <w:r>
              <w:t>disease</w:t>
            </w:r>
            <w:commentRangeEnd w:id="1526"/>
            <w:r>
              <w:rPr>
                <w:rStyle w:val="CommentReference"/>
              </w:rPr>
              <w:commentReference w:id="152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7" w:name="_Ref434475128"/>
      <w:r>
        <w:t>The Wednesday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8" w:name="_Ref434475150"/>
      <w:r>
        <w:t>The Thursday Psali Batos</w:t>
      </w:r>
      <w:r w:rsidR="006C1B94">
        <w:t xml:space="preserve"> for Nativity</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9"/>
            <w:r>
              <w:t xml:space="preserve">Isaiah </w:t>
            </w:r>
            <w:commentRangeEnd w:id="1529"/>
            <w:r>
              <w:rPr>
                <w:rStyle w:val="CommentReference"/>
              </w:rPr>
              <w:commentReference w:id="152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30" w:name="_Ref434475177"/>
      <w:r>
        <w:t>The Friday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1" w:name="_Ref434475196"/>
      <w:r>
        <w:lastRenderedPageBreak/>
        <w:t>The Saturday Psali Batos</w:t>
      </w:r>
      <w:r w:rsidR="006C1B94">
        <w:t xml:space="preserve"> for Nativity</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2"/>
            <w:r>
              <w:t>For I cannot speak.</w:t>
            </w:r>
            <w:commentRangeEnd w:id="1532"/>
            <w:r>
              <w:rPr>
                <w:rStyle w:val="CommentReference"/>
              </w:rPr>
              <w:commentReference w:id="153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 xml:space="preserve">With Your </w:t>
            </w:r>
            <w:proofErr w:type="gramStart"/>
            <w:r>
              <w:t>good</w:t>
            </w:r>
            <w:proofErr w:type="gramEnd"/>
            <w:r>
              <w:t xml:space="preserve">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3" w:name="_Toc485884553"/>
      <w:r>
        <w:t>December 26 (27) / Koiak 30: The Second Day of the Feast of the Nativity</w:t>
      </w:r>
      <w:bookmarkEnd w:id="153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4" w:name="_Ref434561401"/>
      <w:bookmarkStart w:id="1535" w:name="_Toc485884554"/>
      <w:r>
        <w:t>December 27 (28) / Tobi 1: St. Stephen Day</w:t>
      </w:r>
      <w:bookmarkEnd w:id="1534"/>
      <w:bookmarkEnd w:id="1535"/>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6" w:name="_Toc485884555"/>
      <w:r>
        <w:t xml:space="preserve">December 29 (30) / Tobi 3: The One Hundred and </w:t>
      </w:r>
      <w:proofErr w:type="gramStart"/>
      <w:r>
        <w:t>Forty Four</w:t>
      </w:r>
      <w:proofErr w:type="gramEnd"/>
      <w:r>
        <w:t xml:space="preserve"> Thousand</w:t>
      </w:r>
      <w:bookmarkEnd w:id="1536"/>
    </w:p>
    <w:p w14:paraId="2FE981A9" w14:textId="77777777" w:rsidR="00073003" w:rsidRDefault="00073003" w:rsidP="00073003">
      <w:pPr>
        <w:pStyle w:val="Heading4"/>
      </w:pPr>
      <w:bookmarkStart w:id="1537" w:name="_Ref434488616"/>
      <w:r>
        <w:t>The Doxology</w:t>
      </w:r>
      <w:r w:rsidR="00B46E6E">
        <w:t xml:space="preserve"> for the One Hundred and </w:t>
      </w:r>
      <w:proofErr w:type="gramStart"/>
      <w:r w:rsidR="00B46E6E">
        <w:t>Forty Four</w:t>
      </w:r>
      <w:proofErr w:type="gramEnd"/>
      <w:r w:rsidR="00B46E6E">
        <w:t xml:space="preserve"> Thousand</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8" w:name="_Ref434564016"/>
      <w:bookmarkStart w:id="1539" w:name="_Toc485884556"/>
      <w:r>
        <w:t>December 30 (31) / Tobi 4: St. John the Evangelist</w:t>
      </w:r>
      <w:bookmarkEnd w:id="1538"/>
      <w:bookmarkEnd w:id="1539"/>
    </w:p>
    <w:p w14:paraId="3C0BCC81" w14:textId="77777777" w:rsidR="00FF5FF3" w:rsidRDefault="00FF5FF3" w:rsidP="00FF5FF3">
      <w:pPr>
        <w:pStyle w:val="Heading4"/>
      </w:pPr>
      <w:bookmarkStart w:id="1540" w:name="_Ref434488768"/>
      <w:r>
        <w:t>The Doxology</w:t>
      </w:r>
      <w:r w:rsidR="00B46E6E">
        <w:t xml:space="preserve"> for</w:t>
      </w:r>
      <w:r w:rsidR="00BC160E">
        <w:t xml:space="preserve"> St. John the Evangelist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1"/>
            <w:r>
              <w:t>Zebulun</w:t>
            </w:r>
            <w:commentRangeEnd w:id="1541"/>
            <w:r>
              <w:rPr>
                <w:rStyle w:val="FootnoteReference"/>
              </w:rPr>
              <w:footnoteReference w:id="1033"/>
            </w:r>
            <w:r>
              <w:rPr>
                <w:rStyle w:val="CommentReference"/>
                <w:rFonts w:ascii="Times New Roman" w:eastAsiaTheme="minorHAnsi" w:hAnsi="Times New Roman" w:cstheme="minorBidi"/>
                <w:color w:val="auto"/>
              </w:rPr>
              <w:commentReference w:id="154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2" w:name="_Toc410196204"/>
      <w:bookmarkStart w:id="1543" w:name="_Toc410196446"/>
      <w:bookmarkStart w:id="1544" w:name="_Toc410196948"/>
      <w:bookmarkStart w:id="1545" w:name="_Toc485884449"/>
      <w:bookmarkStart w:id="1546" w:name="January"/>
      <w:bookmarkEnd w:id="1452"/>
      <w:bookmarkEnd w:id="1472"/>
      <w:bookmarkEnd w:id="1473"/>
      <w:bookmarkEnd w:id="1474"/>
      <w:r>
        <w:lastRenderedPageBreak/>
        <w:t>January</w:t>
      </w:r>
      <w:bookmarkEnd w:id="1542"/>
      <w:bookmarkEnd w:id="1543"/>
      <w:bookmarkEnd w:id="1544"/>
      <w:r w:rsidR="00FF5FF3">
        <w:t xml:space="preserve"> or </w:t>
      </w:r>
      <w:r w:rsidR="00FF5FF3">
        <w:rPr>
          <w:rFonts w:ascii="FreeSerifAvvaShenouda" w:hAnsi="FreeSerifAvvaShenouda" w:cs="FreeSerifAvvaShenouda"/>
        </w:rPr>
        <w:t>Ⲧⲱⲃⲓ</w:t>
      </w:r>
      <w:bookmarkEnd w:id="1545"/>
    </w:p>
    <w:bookmarkStart w:id="1547" w:name="_Toc410196949" w:displacedByCustomXml="next"/>
    <w:bookmarkStart w:id="1548" w:name="_Toc410196447" w:displacedByCustomXml="next"/>
    <w:bookmarkStart w:id="1549" w:name="_Toc410196205"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100C9C">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100C9C">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100C9C">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100C9C">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100C9C">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100C9C">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100C9C">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100C9C">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100C9C">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100C9C">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100C9C">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100C9C">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100C9C">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100C9C">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100C9C">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100C9C">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100C9C">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100C9C">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100C9C">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100C9C">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50" w:name="_Toc485884557"/>
      <w:r>
        <w:rPr>
          <w:lang w:val="en-US"/>
        </w:rPr>
        <w:lastRenderedPageBreak/>
        <w:t>January 1 (2) / Tobi 6</w:t>
      </w:r>
      <w:r w:rsidR="00FF5FF3">
        <w:rPr>
          <w:lang w:val="en-US"/>
        </w:rPr>
        <w:t xml:space="preserve">: The Feast of the </w:t>
      </w:r>
      <w:r w:rsidR="00495F1A">
        <w:t>Circumcision</w:t>
      </w:r>
      <w:bookmarkEnd w:id="1549"/>
      <w:bookmarkEnd w:id="1548"/>
      <w:bookmarkEnd w:id="1547"/>
      <w:bookmarkEnd w:id="1550"/>
    </w:p>
    <w:p w14:paraId="1A97CDDF" w14:textId="50667650" w:rsidR="00240FF0" w:rsidRPr="000E62F4" w:rsidRDefault="00240FF0" w:rsidP="00240FF0">
      <w:pPr>
        <w:pStyle w:val="Heading4"/>
        <w:rPr>
          <w:rFonts w:ascii="Arial Unicode MS" w:eastAsia="Arial Unicode MS" w:hAnsi="Arial Unicode MS" w:cs="Arial Unicode MS"/>
        </w:rPr>
      </w:pPr>
      <w:bookmarkStart w:id="1551"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2" w:name="_Ref485108210"/>
      <w:r>
        <w:t>The Doxology</w:t>
      </w:r>
      <w:r w:rsidR="00E21EA3">
        <w:t xml:space="preserve"> for the Circumcision</w:t>
      </w:r>
      <w:bookmarkEnd w:id="1551"/>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3"/>
            <w:r>
              <w:t xml:space="preserve">Christian </w:t>
            </w:r>
            <w:commentRangeEnd w:id="1553"/>
            <w:r>
              <w:rPr>
                <w:rStyle w:val="CommentReference"/>
                <w:rFonts w:ascii="Times New Roman" w:eastAsiaTheme="minorHAnsi" w:hAnsi="Times New Roman" w:cstheme="minorBidi"/>
                <w:color w:val="auto"/>
              </w:rPr>
              <w:commentReference w:id="155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4" w:name="_Ref434475229"/>
      <w:r>
        <w:t>The Psali Adam</w:t>
      </w:r>
      <w:r w:rsidR="006C1B94">
        <w:t xml:space="preserve"> for the Circumcision</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5"/>
            <w:r>
              <w:t xml:space="preserve">Victorious </w:t>
            </w:r>
            <w:commentRangeEnd w:id="1555"/>
            <w:r>
              <w:rPr>
                <w:rStyle w:val="CommentReference"/>
              </w:rPr>
              <w:commentReference w:id="155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6" w:name="_Ref434475252"/>
      <w:r>
        <w:t>The Psali Batos</w:t>
      </w:r>
      <w:r w:rsidR="006C1B94">
        <w:t xml:space="preserve"> for the Circumcision</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7"/>
            <w:r>
              <w:t>divinity</w:t>
            </w:r>
            <w:commentRangeEnd w:id="1557"/>
            <w:r>
              <w:rPr>
                <w:rStyle w:val="CommentReference"/>
              </w:rPr>
              <w:commentReference w:id="155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8" w:name="_Toc410196206"/>
      <w:bookmarkStart w:id="1559" w:name="_Toc410196448"/>
      <w:bookmarkStart w:id="1560"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1E7FDF23" w:rsidR="00B54DE8" w:rsidRDefault="00B54DE8" w:rsidP="00B54DE8">
      <w:pPr>
        <w:pStyle w:val="Heading3"/>
      </w:pPr>
      <w:bookmarkStart w:id="1561" w:name="_Ref485884390"/>
      <w:bookmarkStart w:id="1562" w:name="_Toc485884558"/>
      <w:r>
        <w:t>January 2 (3) / Tobi 7: St. Seraphim of Sarov</w:t>
      </w:r>
      <w:r>
        <w:rPr>
          <w:rStyle w:val="FootnoteReference"/>
        </w:rPr>
        <w:footnoteReference w:id="1035"/>
      </w:r>
      <w:bookmarkEnd w:id="1561"/>
      <w:bookmarkEnd w:id="1562"/>
    </w:p>
    <w:p w14:paraId="281FEF54" w14:textId="77777777" w:rsidR="00B54DE8" w:rsidRPr="00F525F0" w:rsidRDefault="00B54DE8" w:rsidP="00B54DE8">
      <w:pPr>
        <w:pStyle w:val="Heading4"/>
      </w:pPr>
      <w:bookmarkStart w:id="1563" w:name="_Ref485884692"/>
      <w:r>
        <w:t>The Doxology for St. Seraphim of Sarov</w:t>
      </w:r>
      <w:r>
        <w:rPr>
          <w:rStyle w:val="FootnoteReference"/>
        </w:rPr>
        <w:footnoteReference w:id="1036"/>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 xml:space="preserve">You </w:t>
            </w:r>
            <w:proofErr w:type="gramStart"/>
            <w:r>
              <w:t>loved  Christ</w:t>
            </w:r>
            <w:proofErr w:type="gramEnd"/>
            <w:r>
              <w:t xml:space="preserve">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7777777" w:rsidR="00B54DE8" w:rsidRDefault="00B54DE8" w:rsidP="00710C7C">
            <w:pPr>
              <w:pStyle w:val="EngHangEnd"/>
            </w:pPr>
            <w:r>
              <w:t>You were favoured by the Thotokos.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77777777" w:rsidR="00B54DE8" w:rsidRDefault="00B54DE8" w:rsidP="00710C7C">
            <w:pPr>
              <w:pStyle w:val="EngHang"/>
            </w:pPr>
            <w:r>
              <w:t>For saking both the beauty</w:t>
            </w:r>
          </w:p>
          <w:p w14:paraId="14EBAB2D" w14:textId="77777777" w:rsidR="00B54DE8" w:rsidRDefault="00B54DE8" w:rsidP="00710C7C">
            <w:pPr>
              <w:pStyle w:val="EngHang"/>
            </w:pPr>
            <w:r>
              <w:t>And the corruption of the world,</w:t>
            </w:r>
          </w:p>
          <w:p w14:paraId="3012A0B6" w14:textId="77777777" w:rsidR="00B54DE8" w:rsidRDefault="00B54DE8" w:rsidP="00710C7C">
            <w:pPr>
              <w:pStyle w:val="EngHang"/>
            </w:pPr>
            <w:r>
              <w:t>You settled in the monastary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77777777" w:rsidR="00B54DE8" w:rsidRDefault="00B54DE8" w:rsidP="00710C7C">
            <w:pPr>
              <w:pStyle w:val="EngHang"/>
            </w:pPr>
            <w:r>
              <w:t>To many pilgrams</w:t>
            </w:r>
          </w:p>
          <w:p w14:paraId="63A25F7C" w14:textId="77777777" w:rsidR="00B54DE8" w:rsidRDefault="00B54DE8" w:rsidP="00710C7C">
            <w:pPr>
              <w:pStyle w:val="EngHangEnd"/>
            </w:pPr>
            <w:r>
              <w:t>Who journed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4" w:name="_Toc485884559"/>
      <w:r>
        <w:t xml:space="preserve">January 6 (7) / Tobi 11: The Feast of </w:t>
      </w:r>
      <w:r w:rsidR="00495F1A">
        <w:t>Theophany</w:t>
      </w:r>
      <w:bookmarkEnd w:id="1558"/>
      <w:bookmarkEnd w:id="1559"/>
      <w:bookmarkEnd w:id="1560"/>
      <w:bookmarkEnd w:id="1564"/>
    </w:p>
    <w:p w14:paraId="6163B419" w14:textId="17C71E69" w:rsidR="008712A7" w:rsidRPr="008712A7" w:rsidRDefault="008712A7" w:rsidP="008712A7">
      <w:pPr>
        <w:pStyle w:val="Heading4"/>
        <w:rPr>
          <w:rFonts w:ascii="Arial Unicode MS" w:eastAsia="Arial Unicode MS" w:hAnsi="Arial Unicode MS" w:cs="Arial Unicode MS"/>
        </w:rPr>
      </w:pPr>
      <w:bookmarkStart w:id="1565"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6" w:name="_Ref485108233"/>
      <w:r>
        <w:t>An</w:t>
      </w:r>
      <w:r w:rsidR="00FF5FF3">
        <w:t xml:space="preserve"> </w:t>
      </w:r>
      <w:r>
        <w:t xml:space="preserve">Abridged </w:t>
      </w:r>
      <w:r w:rsidR="00FF5FF3">
        <w:t>Doxology</w:t>
      </w:r>
      <w:r w:rsidR="00E21EA3">
        <w:t xml:space="preserve"> for Theophany</w:t>
      </w:r>
      <w:bookmarkEnd w:id="1565"/>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7" w:name="_Ref434477641"/>
      <w:r>
        <w:lastRenderedPageBreak/>
        <w:t>The First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8" w:name="_Ref434477660"/>
      <w:r>
        <w:lastRenderedPageBreak/>
        <w:t>The Second Doxology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9" w:name="_Ref434475280"/>
      <w:r>
        <w:t>The Sunday Psali Adam</w:t>
      </w:r>
      <w:r w:rsidR="006C1B94">
        <w:t xml:space="preserve"> for Theophany</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70"/>
            <w:r>
              <w:t xml:space="preserve">confirm </w:t>
            </w:r>
            <w:commentRangeEnd w:id="1570"/>
            <w:r>
              <w:rPr>
                <w:rStyle w:val="CommentReference"/>
              </w:rPr>
              <w:commentReference w:id="157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1"/>
            <w:r>
              <w:t>ⲛ̀ϫⲉ</w:t>
            </w:r>
            <w:commentRangeEnd w:id="1571"/>
            <w:r>
              <w:rPr>
                <w:rStyle w:val="CommentReference"/>
                <w:rFonts w:ascii="Times New Roman" w:hAnsi="Times New Roman"/>
              </w:rPr>
              <w:commentReference w:id="157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2"/>
            <w:r>
              <w:t>moved</w:t>
            </w:r>
            <w:commentRangeEnd w:id="1572"/>
            <w:r>
              <w:rPr>
                <w:rStyle w:val="CommentReference"/>
              </w:rPr>
              <w:commentReference w:id="157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3"/>
            <w:r>
              <w:t>thrice holy,</w:t>
            </w:r>
            <w:commentRangeEnd w:id="1573"/>
            <w:r>
              <w:rPr>
                <w:rStyle w:val="CommentReference"/>
              </w:rPr>
              <w:commentReference w:id="157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4" w:name="_Ref434475309"/>
      <w:r>
        <w:t>The Monday Psali Adam</w:t>
      </w:r>
      <w:r w:rsidR="006C1B94">
        <w:t xml:space="preserve"> for Theophany</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5"/>
            <w:r>
              <w:t xml:space="preserve">Ⲓⲱⲁⲛⲛⲟⲩ </w:t>
            </w:r>
            <w:commentRangeEnd w:id="1575"/>
            <w:r>
              <w:rPr>
                <w:rStyle w:val="CommentReference"/>
                <w:rFonts w:ascii="Times New Roman" w:hAnsi="Times New Roman"/>
              </w:rPr>
              <w:commentReference w:id="157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6"/>
            <w:r>
              <w:rPr>
                <w:rFonts w:eastAsia="Arial Unicode MS" w:cs="FreeSerifAvvaShenouda"/>
              </w:rPr>
              <w:t>ⲛⲓϯϩⲟ</w:t>
            </w:r>
            <w:commentRangeEnd w:id="1576"/>
            <w:r>
              <w:rPr>
                <w:rStyle w:val="CommentReference"/>
                <w:rFonts w:ascii="Times New Roman" w:hAnsi="Times New Roman"/>
              </w:rPr>
              <w:commentReference w:id="157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7" w:name="_Ref434475331"/>
      <w:r>
        <w:lastRenderedPageBreak/>
        <w:t>The Tuesday Psali Adam</w:t>
      </w:r>
      <w:r w:rsidR="006C1B94">
        <w:t xml:space="preserve"> for Theophany</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8"/>
            <w:r>
              <w:t>ⲫⲏ</w:t>
            </w:r>
            <w:commentRangeEnd w:id="1578"/>
            <w:r>
              <w:rPr>
                <w:rStyle w:val="CommentReference"/>
                <w:rFonts w:ascii="Times New Roman" w:hAnsi="Times New Roman"/>
              </w:rPr>
              <w:commentReference w:id="157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9"/>
            <w:r>
              <w:t>ϯⲥⲩⲛⲧⲉⲗⲓⲁ</w:t>
            </w:r>
            <w:commentRangeEnd w:id="1579"/>
            <w:r>
              <w:rPr>
                <w:rStyle w:val="CommentReference"/>
                <w:rFonts w:ascii="Times New Roman" w:hAnsi="Times New Roman"/>
              </w:rPr>
              <w:commentReference w:id="157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80" w:name="_Ref434475362"/>
      <w:r>
        <w:t>The Wednesday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1" w:name="_Ref434475388"/>
      <w:r>
        <w:t>The Thursday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2" w:name="_Ref434475411"/>
      <w:r>
        <w:t>The Friday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3" w:name="_Ref434475434"/>
      <w:r>
        <w:t>The Saturday Psali Batos</w:t>
      </w:r>
      <w:r w:rsidR="006C1B94">
        <w:t xml:space="preserve"> for Theophany</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4"/>
            <w:r>
              <w:t>liberty</w:t>
            </w:r>
            <w:commentRangeEnd w:id="1584"/>
            <w:r>
              <w:rPr>
                <w:rStyle w:val="CommentReference"/>
              </w:rPr>
              <w:commentReference w:id="158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5"/>
            <w:r>
              <w:t xml:space="preserve">confirm </w:t>
            </w:r>
            <w:commentRangeEnd w:id="1585"/>
            <w:r>
              <w:rPr>
                <w:rStyle w:val="CommentReference"/>
              </w:rPr>
              <w:commentReference w:id="158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 xml:space="preserve">With Your </w:t>
            </w:r>
            <w:proofErr w:type="gramStart"/>
            <w:r>
              <w:t>good</w:t>
            </w:r>
            <w:proofErr w:type="gramEnd"/>
            <w:r>
              <w:t xml:space="preserve">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 xml:space="preserve">Who raised a horn of </w:t>
            </w:r>
            <w:proofErr w:type="gramStart"/>
            <w:r>
              <w:t>salvation,</w:t>
            </w:r>
            <w:proofErr w:type="gramEnd"/>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 xml:space="preserve">‘This is My </w:t>
            </w:r>
            <w:proofErr w:type="gramStart"/>
            <w:r>
              <w:t>beloved</w:t>
            </w:r>
            <w:proofErr w:type="gramEnd"/>
            <w:r>
              <w:t xml:space="preserve">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 xml:space="preserve">For the Lamb, </w:t>
            </w:r>
            <w:proofErr w:type="gramStart"/>
            <w:r>
              <w:t>Who</w:t>
            </w:r>
            <w:proofErr w:type="gramEnd"/>
            <w:r>
              <w:t xml:space="preserve">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6" w:name="_Toc485884560"/>
      <w:r>
        <w:t>January 7 (8) / Tobi 12</w:t>
      </w:r>
      <w:r w:rsidR="001225FA">
        <w:t xml:space="preserve">: </w:t>
      </w:r>
      <w:r>
        <w:t>The Second Day of the Feast of Theophany</w:t>
      </w:r>
      <w:bookmarkEnd w:id="158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7" w:name="_Toc485884561"/>
      <w:r>
        <w:t>January 7 (8) / Tobi 12</w:t>
      </w:r>
      <w:r w:rsidR="001225FA">
        <w:t xml:space="preserve">: </w:t>
      </w:r>
      <w:r>
        <w:t>Also the Commemoration of Archangel Michael</w:t>
      </w:r>
      <w:bookmarkEnd w:id="1587"/>
    </w:p>
    <w:p w14:paraId="322A578A" w14:textId="4262B2C8" w:rsidR="00191A26" w:rsidRPr="00B637D8" w:rsidRDefault="003D4731" w:rsidP="00191A26">
      <w:pPr>
        <w:pStyle w:val="Rubric"/>
      </w:pPr>
      <w:bookmarkStart w:id="1588" w:name="_Toc410196207"/>
      <w:bookmarkStart w:id="1589" w:name="_Toc410196449"/>
      <w:bookmarkStart w:id="1590"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1" w:name="_Ref434562461"/>
      <w:bookmarkStart w:id="1592" w:name="_Toc485884562"/>
      <w:r>
        <w:t>January 7 (8) / Tobi 12</w:t>
      </w:r>
      <w:r w:rsidR="001225FA">
        <w:t xml:space="preserve">: </w:t>
      </w:r>
      <w:commentRangeStart w:id="1593"/>
      <w:r>
        <w:t>Also St. Theodore Anatoly</w:t>
      </w:r>
      <w:commentRangeEnd w:id="1593"/>
      <w:r>
        <w:rPr>
          <w:rStyle w:val="CommentReference"/>
          <w:rFonts w:eastAsiaTheme="minorHAnsi" w:cstheme="minorBidi"/>
          <w:b w:val="0"/>
          <w:bCs w:val="0"/>
        </w:rPr>
        <w:commentReference w:id="1593"/>
      </w:r>
      <w:bookmarkEnd w:id="1591"/>
      <w:bookmarkEnd w:id="1592"/>
    </w:p>
    <w:p w14:paraId="7DD26869" w14:textId="77777777" w:rsidR="006B44CE" w:rsidRDefault="006B44CE" w:rsidP="006B44CE">
      <w:pPr>
        <w:pStyle w:val="Heading4"/>
      </w:pPr>
      <w:bookmarkStart w:id="1594" w:name="_Ref434477694"/>
      <w:bookmarkStart w:id="1595" w:name="_Ref434489376"/>
      <w:r>
        <w:t>The Doxology</w:t>
      </w:r>
      <w:bookmarkEnd w:id="1594"/>
      <w:r w:rsidR="00B46E6E">
        <w:t xml:space="preserve"> for St. Theodore Anatoly</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6" w:name="_Ref485107416"/>
      <w:bookmarkStart w:id="1597" w:name="_Ref485107423"/>
      <w:bookmarkStart w:id="1598" w:name="_Toc485884563"/>
      <w:r>
        <w:t xml:space="preserve">January 8 (9) / Tobi 13: The Feast of </w:t>
      </w:r>
      <w:proofErr w:type="gramStart"/>
      <w:r>
        <w:t>T</w:t>
      </w:r>
      <w:r w:rsidR="00495F1A">
        <w:t>he</w:t>
      </w:r>
      <w:proofErr w:type="gramEnd"/>
      <w:r w:rsidR="00495F1A">
        <w:t xml:space="preserve"> Wedding of Cana of Galilee</w:t>
      </w:r>
      <w:bookmarkEnd w:id="1588"/>
      <w:bookmarkEnd w:id="1589"/>
      <w:bookmarkEnd w:id="1590"/>
      <w:bookmarkEnd w:id="1596"/>
      <w:bookmarkEnd w:id="1597"/>
      <w:bookmarkEnd w:id="1598"/>
    </w:p>
    <w:p w14:paraId="54A3A903" w14:textId="55426CC8" w:rsidR="00A9348E" w:rsidRPr="00A9348E" w:rsidRDefault="00A9348E" w:rsidP="00A9348E">
      <w:pPr>
        <w:pStyle w:val="Heading4"/>
        <w:rPr>
          <w:rFonts w:ascii="Arial Unicode MS" w:eastAsia="Arial Unicode MS" w:hAnsi="Arial Unicode MS" w:cs="Arial Unicode MS"/>
        </w:rPr>
      </w:pPr>
      <w:bookmarkStart w:id="1599"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600" w:name="_Ref485108263"/>
      <w:r>
        <w:lastRenderedPageBreak/>
        <w:t>The Doxology</w:t>
      </w:r>
      <w:r w:rsidR="00E21EA3">
        <w:t xml:space="preserve"> for the Wedding of Cana</w:t>
      </w:r>
      <w:bookmarkEnd w:id="1599"/>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1" w:name="_Ref434475472"/>
      <w:r>
        <w:lastRenderedPageBreak/>
        <w:t>The Psali Adam</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50041498" w:rsidR="000847B6" w:rsidRDefault="006F65DF" w:rsidP="00E6009C">
            <w:pPr>
              <w:pStyle w:val="EngHangEnd"/>
            </w:pPr>
            <w:r>
              <w:t>TODO</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2" w:name="_Ref434475500"/>
      <w:r>
        <w:t>The Psali Batos</w:t>
      </w:r>
      <w:r w:rsidR="006C1B94">
        <w:t xml:space="preserve"> for the Wedding of Cana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3"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 xml:space="preserve">With Your </w:t>
            </w:r>
            <w:proofErr w:type="gramStart"/>
            <w:r>
              <w:t>good</w:t>
            </w:r>
            <w:proofErr w:type="gramEnd"/>
            <w:r>
              <w:t xml:space="preserve">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 xml:space="preserve">All </w:t>
            </w:r>
            <w:proofErr w:type="gramStart"/>
            <w:r>
              <w:t>you</w:t>
            </w:r>
            <w:proofErr w:type="gramEnd"/>
            <w:r>
              <w:t xml:space="preserve">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xml:space="preserve">… “Our Lord Jesus Christ, the Son of God, blessed the water </w:t>
            </w:r>
            <w:proofErr w:type="gramStart"/>
            <w:r>
              <w:t>and  made</w:t>
            </w:r>
            <w:proofErr w:type="gramEnd"/>
            <w:r>
              <w:t xml:space="preserv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4" w:name="_Toc485884564"/>
      <w:r>
        <w:t>January 8 (9) / Tobi 13: Also the Martyrdom of St. Demiana</w:t>
      </w:r>
      <w:bookmarkEnd w:id="1603"/>
      <w:bookmarkEnd w:id="1604"/>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5" w:name="_Ref434490124"/>
      <w:r>
        <w:lastRenderedPageBreak/>
        <w:t>Another Doxology of St. Demiana</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3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6" w:name="_Ref434563224"/>
      <w:bookmarkStart w:id="1607" w:name="_Toc485884565"/>
      <w:r>
        <w:t>January 9 (10) / Tobi 14: St. Maximus</w:t>
      </w:r>
      <w:bookmarkEnd w:id="1606"/>
      <w:bookmarkEnd w:id="1607"/>
    </w:p>
    <w:p w14:paraId="1847ABB1" w14:textId="77777777" w:rsidR="00662600" w:rsidRDefault="00810F04" w:rsidP="00810F04">
      <w:pPr>
        <w:pStyle w:val="Heading4"/>
      </w:pPr>
      <w:bookmarkStart w:id="1608" w:name="_Ref434490957"/>
      <w:r>
        <w:t>The Doxology for</w:t>
      </w:r>
      <w:r w:rsidR="00662600">
        <w:t xml:space="preserve"> Sts. Maximus and Dometius</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2" w:name="_Toc485884566"/>
      <w:r>
        <w:t>Jan</w:t>
      </w:r>
      <w:r w:rsidR="00662600">
        <w:t>uary 12 (13) / Tobi 17: St. Dome</w:t>
      </w:r>
      <w:r>
        <w:t>tius</w:t>
      </w:r>
      <w:bookmarkEnd w:id="1612"/>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3" w:name="_Toc485884567"/>
      <w:r>
        <w:t>January 13 (14) / Tobi 18: St. Hilary of Poitiers</w:t>
      </w:r>
      <w:bookmarkEnd w:id="1613"/>
    </w:p>
    <w:p w14:paraId="17E429FC" w14:textId="7FC8029F" w:rsidR="00A96087" w:rsidRDefault="00A96087" w:rsidP="00A96087">
      <w:pPr>
        <w:pStyle w:val="Heading4"/>
      </w:pPr>
      <w:r>
        <w:t>The Doxology for St. Hilary of Poitiers</w:t>
      </w:r>
      <w:r w:rsidR="006035EE">
        <w:rPr>
          <w:rStyle w:val="FootnoteReference"/>
        </w:rPr>
        <w:footnoteReference w:id="10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4" w:name="_Toc485884568"/>
      <w:bookmarkStart w:id="1615" w:name="_Toc410196208"/>
      <w:bookmarkStart w:id="1616" w:name="_Toc410196450"/>
      <w:bookmarkStart w:id="1617" w:name="_Toc410196952"/>
      <w:r>
        <w:t>January 15 (16) / Tobi 20: Departure of St. Prochorus the Disciple</w:t>
      </w:r>
      <w:bookmarkEnd w:id="1614"/>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8" w:name="_Toc485884569"/>
      <w:r>
        <w:t xml:space="preserve">January 16 (17) / Tobi 21: </w:t>
      </w:r>
      <w:r w:rsidR="00495F1A">
        <w:t>The Dormition of the Virgin</w:t>
      </w:r>
      <w:bookmarkEnd w:id="1615"/>
      <w:bookmarkEnd w:id="1616"/>
      <w:bookmarkEnd w:id="1617"/>
      <w:bookmarkEnd w:id="1618"/>
    </w:p>
    <w:p w14:paraId="721B09D4" w14:textId="5CF18050" w:rsidR="00DD1748" w:rsidRDefault="00DD1748" w:rsidP="00DD1748">
      <w:pPr>
        <w:pStyle w:val="Rubric"/>
      </w:pPr>
      <w:bookmarkStart w:id="1619"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20" w:name="_Ref485109335"/>
      <w:bookmarkStart w:id="1621" w:name="_Ref485109342"/>
      <w:bookmarkStart w:id="1622" w:name="_Toc485884570"/>
      <w:r>
        <w:t>January 17 (18) / Tobi 22: St. Anthony the Great</w:t>
      </w:r>
      <w:bookmarkEnd w:id="1619"/>
      <w:bookmarkEnd w:id="1620"/>
      <w:bookmarkEnd w:id="1621"/>
      <w:bookmarkEnd w:id="1622"/>
    </w:p>
    <w:p w14:paraId="38BCD1D7" w14:textId="77777777" w:rsidR="00FF5FF3" w:rsidRDefault="00FF5FF3" w:rsidP="00FF5FF3">
      <w:pPr>
        <w:pStyle w:val="Heading4"/>
      </w:pPr>
      <w:bookmarkStart w:id="1623" w:name="_Ref434490340"/>
      <w:r>
        <w:t>The Doxology</w:t>
      </w:r>
      <w:r w:rsidR="00B46E6E">
        <w:t xml:space="preserve"> for St. Anthony the Great</w:t>
      </w:r>
      <w:bookmarkEnd w:id="1623"/>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4" w:name="_Toc485884571"/>
      <w:r>
        <w:t>January 18 (19) / Tobi 23: St. Timothy the Apostle</w:t>
      </w:r>
      <w:bookmarkEnd w:id="1624"/>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5" w:name="_Toc485884572"/>
      <w:r>
        <w:t>January 22 (23) / Tobi 27: Archangel Suriel</w:t>
      </w:r>
      <w:bookmarkEnd w:id="1625"/>
    </w:p>
    <w:p w14:paraId="79FCFE0C" w14:textId="77777777" w:rsidR="00596AC8" w:rsidRDefault="00596AC8" w:rsidP="00596AC8">
      <w:pPr>
        <w:pStyle w:val="Heading4"/>
      </w:pPr>
      <w:bookmarkStart w:id="1626" w:name="_Ref434488250"/>
      <w:r>
        <w:t>The Doxology</w:t>
      </w:r>
      <w:r w:rsidR="00B46E6E">
        <w:t xml:space="preserve"> for Archangel Suriel</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7" w:name="_Toc485884573"/>
      <w:r>
        <w:lastRenderedPageBreak/>
        <w:t>January 22 (23) / Tobi 27: Also Relocation of St. Timothy the Apostle’s Relics</w:t>
      </w:r>
      <w:bookmarkEnd w:id="1627"/>
    </w:p>
    <w:p w14:paraId="3FBC7E0C" w14:textId="7BC1497D" w:rsidR="00191A26" w:rsidRDefault="00191A26" w:rsidP="00191A26">
      <w:pPr>
        <w:pStyle w:val="Rubric"/>
      </w:pPr>
      <w:bookmarkStart w:id="1628"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9" w:name="_Toc485884574"/>
      <w:r>
        <w:t>January 24 (25) / Tobi 29: Commemoration of the Annunciation, Nativity, and Resurrection on the 29</w:t>
      </w:r>
      <w:r w:rsidRPr="00C0205C">
        <w:rPr>
          <w:vertAlign w:val="superscript"/>
        </w:rPr>
        <w:t>th</w:t>
      </w:r>
      <w:r>
        <w:t xml:space="preserve"> of Every Month</w:t>
      </w:r>
      <w:bookmarkEnd w:id="1629"/>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30" w:name="_Toc485884575"/>
      <w:r>
        <w:t>January 27 (28) / Meshir 2: St. Paul the Anchorite</w:t>
      </w:r>
      <w:bookmarkEnd w:id="1628"/>
      <w:bookmarkEnd w:id="1630"/>
    </w:p>
    <w:p w14:paraId="680E4267" w14:textId="77777777" w:rsidR="00C30529" w:rsidRDefault="00C30529" w:rsidP="00C30529">
      <w:pPr>
        <w:pStyle w:val="Heading4"/>
      </w:pPr>
      <w:bookmarkStart w:id="1631" w:name="_Ref434490368"/>
      <w:r>
        <w:t>The Doxology</w:t>
      </w:r>
      <w:r w:rsidR="00B46E6E">
        <w:t xml:space="preserve"> for St. Paul the Anchorite</w:t>
      </w:r>
      <w:bookmarkEnd w:id="1631"/>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2" w:name="_Toc485884576"/>
      <w:r>
        <w:t>January 29 (30) / Meshir 4: Martyrdom of St. Agabus the Disciple</w:t>
      </w:r>
      <w:bookmarkEnd w:id="1632"/>
    </w:p>
    <w:p w14:paraId="6DDD9040" w14:textId="6068F3AD" w:rsidR="00191A26" w:rsidRDefault="00191A26" w:rsidP="00191A26">
      <w:pPr>
        <w:pStyle w:val="Rubric"/>
      </w:pPr>
      <w:bookmarkStart w:id="1633" w:name="_Toc410196209"/>
      <w:bookmarkStart w:id="1634" w:name="_Toc410196451"/>
      <w:bookmarkStart w:id="1635"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77777777" w:rsidR="00E30E2D" w:rsidRDefault="00E30E2D" w:rsidP="00E30E2D">
      <w:pPr>
        <w:pStyle w:val="Heading3"/>
      </w:pPr>
      <w:bookmarkStart w:id="1636" w:name="_Toc485884577"/>
      <w:r>
        <w:t>January 21 (31) / Meshir 5: St. Apollo the Friend of St. Apip</w:t>
      </w:r>
      <w:bookmarkEnd w:id="1636"/>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7" w:name="_Toc485884450"/>
      <w:bookmarkStart w:id="1638" w:name="February"/>
      <w:bookmarkEnd w:id="1546"/>
      <w:r>
        <w:lastRenderedPageBreak/>
        <w:t>February</w:t>
      </w:r>
      <w:bookmarkEnd w:id="1633"/>
      <w:bookmarkEnd w:id="1634"/>
      <w:bookmarkEnd w:id="1635"/>
      <w:r w:rsidR="00C30529">
        <w:t xml:space="preserve"> or </w:t>
      </w:r>
      <w:r w:rsidR="00C30529">
        <w:rPr>
          <w:rFonts w:ascii="FreeSerifAvvaShenouda" w:hAnsi="FreeSerifAvvaShenouda" w:cs="FreeSerifAvvaShenouda"/>
        </w:rPr>
        <w:t>Ⲙϣⲓⲣ</w:t>
      </w:r>
      <w:bookmarkEnd w:id="1637"/>
    </w:p>
    <w:bookmarkStart w:id="1639" w:name="_Toc410196954" w:displacedByCustomXml="next"/>
    <w:bookmarkStart w:id="1640" w:name="_Toc410196452" w:displacedByCustomXml="next"/>
    <w:bookmarkStart w:id="1641" w:name="_Toc410196210"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100C9C">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100C9C">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100C9C">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100C9C">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100C9C">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100C9C">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100C9C">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100C9C">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100C9C">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100C9C">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2" w:name="_Toc485884578"/>
      <w:r>
        <w:lastRenderedPageBreak/>
        <w:t xml:space="preserve">February 2 (3): Meshir 8: </w:t>
      </w:r>
      <w:r w:rsidR="00495F1A">
        <w:t>The Entrance into the Temple</w:t>
      </w:r>
      <w:bookmarkEnd w:id="1641"/>
      <w:bookmarkEnd w:id="1640"/>
      <w:bookmarkEnd w:id="1639"/>
      <w:bookmarkEnd w:id="1642"/>
    </w:p>
    <w:p w14:paraId="1BDF8DD5" w14:textId="6632A6F6" w:rsidR="0039401F" w:rsidRPr="00A9348E" w:rsidRDefault="0039401F" w:rsidP="0039401F">
      <w:pPr>
        <w:pStyle w:val="Heading4"/>
        <w:rPr>
          <w:rFonts w:ascii="Arial Unicode MS" w:eastAsia="Arial Unicode MS" w:hAnsi="Arial Unicode MS" w:cs="Arial Unicode MS"/>
        </w:rPr>
      </w:pPr>
      <w:bookmarkStart w:id="1643"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4" w:name="_Ref485108288"/>
      <w:r>
        <w:t>The Doxology</w:t>
      </w:r>
      <w:r w:rsidR="00E21EA3">
        <w:t xml:space="preserve"> for the Entrance into the Temple</w:t>
      </w:r>
      <w:bookmarkEnd w:id="1643"/>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5" w:name="_Toc485884579"/>
      <w:r>
        <w:t>February 4 (5) / Meshir 10: Martyrdom of St. James the Son of Alphaeus</w:t>
      </w:r>
      <w:bookmarkEnd w:id="1645"/>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6" w:name="_Ref485883495"/>
      <w:r>
        <w:lastRenderedPageBreak/>
        <w:t>The Doxology for St. James the Son of Alphaeus</w:t>
      </w:r>
      <w:r w:rsidR="00D93653">
        <w:rPr>
          <w:rStyle w:val="FootnoteReference"/>
        </w:rPr>
        <w:footnoteReference w:id="1045"/>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7" w:name="_Toc485884580"/>
      <w:r>
        <w:t>February 6 (7) / Meshir 12: Commemoration of Archangel Michael</w:t>
      </w:r>
      <w:bookmarkEnd w:id="1647"/>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8" w:name="_Toc485884581"/>
      <w:r>
        <w:t>February 8 (9) / Meshir 14: The Departure of St. Severus</w:t>
      </w:r>
      <w:bookmarkEnd w:id="1648"/>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9" w:name="_Toc485884582"/>
      <w:r>
        <w:lastRenderedPageBreak/>
        <w:t>February 10 (11) / Meshir 16: Isaac the Syrian</w:t>
      </w:r>
      <w:bookmarkEnd w:id="1649"/>
    </w:p>
    <w:p w14:paraId="5326C3FA" w14:textId="7B1DD7DD" w:rsidR="00DD1748" w:rsidRDefault="00DD1748" w:rsidP="00DD1748">
      <w:pPr>
        <w:pStyle w:val="Heading4"/>
      </w:pPr>
      <w:bookmarkStart w:id="1650" w:name="_Ref485108083"/>
      <w:r>
        <w:t>The Doxology for St. Isaac the Syrian</w:t>
      </w:r>
      <w:r>
        <w:rPr>
          <w:rStyle w:val="FootnoteReference"/>
        </w:rPr>
        <w:footnoteReference w:id="1046"/>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1" w:name="_Toc485884583"/>
      <w:r>
        <w:t>February</w:t>
      </w:r>
      <w:r w:rsidR="005329C1">
        <w:t xml:space="preserve"> 15 (16) / Meshir 21: Commemoration of the Theotokos</w:t>
      </w:r>
      <w:bookmarkEnd w:id="1651"/>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2" w:name="_Toc485884584"/>
      <w:r>
        <w:lastRenderedPageBreak/>
        <w:t>February 15 (16) / Meshir 21: Also Martyrdom of St. Onesimus, the Disciple of St. Paul</w:t>
      </w:r>
      <w:bookmarkEnd w:id="1652"/>
    </w:p>
    <w:p w14:paraId="7222A1FD" w14:textId="13241A81" w:rsidR="00885E1E" w:rsidRDefault="00885E1E" w:rsidP="00885E1E">
      <w:pPr>
        <w:pStyle w:val="Heading4"/>
      </w:pPr>
      <w:bookmarkStart w:id="1653" w:name="_Ref485712030"/>
      <w:r>
        <w:t>The Doxology for St. Onesimus</w:t>
      </w:r>
      <w:r>
        <w:rPr>
          <w:rStyle w:val="FootnoteReference"/>
        </w:rPr>
        <w:footnoteReference w:id="1047"/>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50EE9F4F" w:rsidR="00885E1E" w:rsidRDefault="00885E1E" w:rsidP="00885E1E">
            <w:pPr>
              <w:pStyle w:val="EngHang"/>
              <w:rPr>
                <w:szCs w:val="22"/>
              </w:rPr>
            </w:pPr>
            <w:r>
              <w:rPr>
                <w:szCs w:val="22"/>
              </w:rPr>
              <w:t>Illuminated by paul,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4" w:name="_Toc485884585"/>
      <w:r>
        <w:lastRenderedPageBreak/>
        <w:t>February 23 (24) / Meshir 29: Commemoration of the Annunciation, Nativity, and Resurrection on the 29</w:t>
      </w:r>
      <w:r w:rsidRPr="00C0205C">
        <w:rPr>
          <w:vertAlign w:val="superscript"/>
        </w:rPr>
        <w:t>th</w:t>
      </w:r>
      <w:r>
        <w:t xml:space="preserve"> of Every Month</w:t>
      </w:r>
      <w:bookmarkEnd w:id="1654"/>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5" w:name="_Toc485884586"/>
      <w:r>
        <w:t>February 23 (24) / Meshir 29: Also St. Polycarp of Smyrna</w:t>
      </w:r>
      <w:bookmarkEnd w:id="1655"/>
    </w:p>
    <w:p w14:paraId="393F4FF3" w14:textId="26BA1C53" w:rsidR="00885E1E" w:rsidRDefault="00885E1E" w:rsidP="00885E1E">
      <w:pPr>
        <w:pStyle w:val="Heading4"/>
      </w:pPr>
      <w:bookmarkStart w:id="1656" w:name="_Ref485712077"/>
      <w:r>
        <w:t>The Doxology for St. Polycarp of Smyrna</w:t>
      </w:r>
      <w:r>
        <w:rPr>
          <w:rStyle w:val="FootnoteReference"/>
        </w:rPr>
        <w:footnoteReference w:id="1048"/>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7BC6D123" w:rsidR="00885E1E" w:rsidRPr="00A96087" w:rsidRDefault="00885E1E" w:rsidP="00885E1E">
            <w:pPr>
              <w:pStyle w:val="EngHangEnd"/>
              <w:rPr>
                <w:szCs w:val="22"/>
              </w:rPr>
            </w:pPr>
            <w:r>
              <w:rPr>
                <w:szCs w:val="22"/>
              </w:rPr>
              <w:t>Sitting apone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4686C8F9" w14:textId="39FFA675" w:rsidR="00885E1E" w:rsidRPr="00A96087" w:rsidRDefault="00885E1E" w:rsidP="00885E1E">
            <w:pPr>
              <w:pStyle w:val="EngHang"/>
              <w:rPr>
                <w:szCs w:val="22"/>
              </w:rPr>
            </w:pPr>
            <w:r>
              <w:rPr>
                <w:szCs w:val="22"/>
              </w:rPr>
              <w:t>Remembrance with songs.</w:t>
            </w:r>
          </w:p>
          <w:p w14:paraId="3BD8D55E" w14:textId="77777777" w:rsidR="00885E1E" w:rsidRPr="00A96087" w:rsidRDefault="00885E1E" w:rsidP="00885E1E">
            <w:pPr>
              <w:pStyle w:val="EngHang"/>
              <w:rPr>
                <w:szCs w:val="22"/>
              </w:rPr>
            </w:pP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7" w:name="_Toc485884587"/>
      <w:r>
        <w:t>February 24 (25) / Meshir 30: Appearance of the Head of St. John the Baptist</w:t>
      </w:r>
      <w:bookmarkEnd w:id="1657"/>
    </w:p>
    <w:p w14:paraId="49513F8D" w14:textId="50C73D54" w:rsidR="00191A26" w:rsidRDefault="00191A26" w:rsidP="00191A26">
      <w:pPr>
        <w:pStyle w:val="Rubric"/>
      </w:pPr>
      <w:bookmarkStart w:id="1658" w:name="_Toc410196211"/>
      <w:bookmarkStart w:id="1659" w:name="_Toc410196453"/>
      <w:bookmarkStart w:id="1660"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1" w:name="_Toc485884588"/>
      <w:r>
        <w:t>February 24 (25) / Meshir 30: Also St. Cyril VI</w:t>
      </w:r>
      <w:bookmarkEnd w:id="1661"/>
    </w:p>
    <w:p w14:paraId="0CDD55AC" w14:textId="77777777" w:rsidR="001779C0" w:rsidRDefault="001779C0" w:rsidP="001779C0">
      <w:pPr>
        <w:pStyle w:val="Heading4"/>
      </w:pPr>
      <w:bookmarkStart w:id="1662" w:name="_Ref434492506"/>
      <w:r>
        <w:t>The Doxology</w:t>
      </w:r>
      <w:r w:rsidR="00B82753">
        <w:t xml:space="preserve"> for St. Cyril VI</w:t>
      </w:r>
      <w:r>
        <w:rPr>
          <w:rStyle w:val="FootnoteReference"/>
        </w:rPr>
        <w:footnoteReference w:id="1049"/>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3" w:name="_Toc485884451"/>
      <w:bookmarkStart w:id="1664" w:name="March"/>
      <w:bookmarkEnd w:id="1638"/>
      <w:r>
        <w:lastRenderedPageBreak/>
        <w:t>March</w:t>
      </w:r>
      <w:bookmarkEnd w:id="1658"/>
      <w:bookmarkEnd w:id="1659"/>
      <w:bookmarkEnd w:id="1660"/>
      <w:r w:rsidR="00C30529">
        <w:t xml:space="preserve"> or </w:t>
      </w:r>
      <w:r w:rsidR="00C30529">
        <w:rPr>
          <w:rFonts w:ascii="FreeSerifAvvaShenouda" w:hAnsi="FreeSerifAvvaShenouda" w:cs="FreeSerifAvvaShenouda"/>
        </w:rPr>
        <w:t>Ⲡⲁⲣⲙϩⲟⲧⲡ</w:t>
      </w:r>
      <w:bookmarkEnd w:id="1663"/>
    </w:p>
    <w:bookmarkStart w:id="1665" w:name="_Toc410196956" w:displacedByCustomXml="next"/>
    <w:bookmarkStart w:id="1666" w:name="_Toc410196454" w:displacedByCustomXml="next"/>
    <w:bookmarkStart w:id="1667" w:name="_Toc410196212"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100C9C">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100C9C">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100C9C">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100C9C">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100C9C">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100C9C">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100C9C">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100C9C">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100C9C">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100C9C">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100C9C">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100C9C">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100C9C">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8" w:name="_Toc485884589"/>
      <w:r>
        <w:lastRenderedPageBreak/>
        <w:t>March 2: Departure of St. Chad of Mercia</w:t>
      </w:r>
      <w:r w:rsidR="00377E51">
        <w:rPr>
          <w:rStyle w:val="FootnoteReference"/>
        </w:rPr>
        <w:footnoteReference w:id="1050"/>
      </w:r>
      <w:bookmarkEnd w:id="1668"/>
    </w:p>
    <w:p w14:paraId="668738F1" w14:textId="77777777" w:rsidR="006A140A" w:rsidRDefault="006A140A" w:rsidP="006A140A">
      <w:pPr>
        <w:pStyle w:val="Heading4"/>
      </w:pPr>
      <w:bookmarkStart w:id="1669" w:name="_Ref434492702"/>
      <w:r>
        <w:t>The Doxology</w:t>
      </w:r>
      <w:r w:rsidR="00B82753">
        <w:t xml:space="preserve"> for St. Chad of Mercia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0" w:name="_Toc485884590"/>
      <w:r>
        <w:t>March 4 / Phamenoth 8: Martyrdom of St. Matthias the Apostle</w:t>
      </w:r>
      <w:bookmarkEnd w:id="1670"/>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1" w:name="_Toc485884591"/>
      <w:r>
        <w:t xml:space="preserve">March 6 / Phamenoth 10: </w:t>
      </w:r>
      <w:r w:rsidR="00495F1A">
        <w:t>The Finding of the Holy Cross</w:t>
      </w:r>
      <w:bookmarkEnd w:id="1667"/>
      <w:bookmarkEnd w:id="1666"/>
      <w:bookmarkEnd w:id="1665"/>
      <w:bookmarkEnd w:id="1671"/>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2" w:name="_Toc485884592"/>
      <w:r>
        <w:t>March 7 / Phamenoth 11: St. Basil of Caesarea</w:t>
      </w:r>
      <w:bookmarkEnd w:id="1672"/>
    </w:p>
    <w:p w14:paraId="0748B878" w14:textId="72005896" w:rsidR="00BD15D3" w:rsidRDefault="00BD15D3" w:rsidP="00BD15D3">
      <w:pPr>
        <w:pStyle w:val="Heading4"/>
      </w:pPr>
      <w:bookmarkStart w:id="1673" w:name="_Ref485712805"/>
      <w:r>
        <w:t>The Doxology for St. Basil of Caesarea</w:t>
      </w:r>
      <w:r>
        <w:rPr>
          <w:rStyle w:val="FootnoteReference"/>
        </w:rPr>
        <w:footnoteReference w:id="1052"/>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 xml:space="preserve">Granting </w:t>
            </w:r>
            <w:proofErr w:type="gramStart"/>
            <w:r>
              <w:rPr>
                <w:shd w:val="clear" w:color="auto" w:fill="FFFFFF"/>
              </w:rPr>
              <w:t>man</w:t>
            </w:r>
            <w:proofErr w:type="gramEnd"/>
            <w:r>
              <w:rPr>
                <w:shd w:val="clear" w:color="auto" w:fill="FFFFFF"/>
              </w:rPr>
              <w:t xml:space="preserve">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0AC49FE9" w:rsidR="00BD15D3" w:rsidRDefault="00BD15D3" w:rsidP="00BD15D3">
            <w:pPr>
              <w:pStyle w:val="EngHang"/>
              <w:rPr>
                <w:shd w:val="clear" w:color="auto" w:fill="FFFFFF"/>
              </w:rPr>
            </w:pPr>
            <w:r>
              <w:rPr>
                <w:shd w:val="clear" w:color="auto" w:fill="FFFFFF"/>
              </w:rPr>
              <w:t>And enobled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4" w:name="_Toc485884593"/>
      <w:r>
        <w:t>March 8 / Phamenoth</w:t>
      </w:r>
      <w:r w:rsidR="005329C1">
        <w:t xml:space="preserve"> 12</w:t>
      </w:r>
      <w:r>
        <w:t>: Commemoration of Archangel Michael</w:t>
      </w:r>
      <w:bookmarkEnd w:id="1674"/>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5" w:name="_Toc485884594"/>
      <w:r>
        <w:t>March 9 / Phamenoth 13: Return of St. Macarius the Great and St. Macarius of Alexandria from Exile</w:t>
      </w:r>
      <w:bookmarkEnd w:id="1675"/>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6" w:name="_Toc485884595"/>
      <w:r>
        <w:t>March 15 / Phamenoth 19: Martyrdom of St. Aristobulus the Apostle</w:t>
      </w:r>
      <w:bookmarkEnd w:id="1676"/>
    </w:p>
    <w:p w14:paraId="57821F33" w14:textId="32C46C23" w:rsidR="00191A26" w:rsidRDefault="00191A26" w:rsidP="00191A26">
      <w:pPr>
        <w:pStyle w:val="Rubric"/>
      </w:pPr>
      <w:bookmarkStart w:id="1677" w:name="_Toc410196213"/>
      <w:bookmarkStart w:id="1678" w:name="_Toc410196455"/>
      <w:bookmarkStart w:id="1679"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80" w:name="_Toc485884596"/>
      <w:r>
        <w:lastRenderedPageBreak/>
        <w:t>March 17 / Phamenoth 21: Commemoration of the Theotokos</w:t>
      </w:r>
      <w:bookmarkEnd w:id="1680"/>
    </w:p>
    <w:p w14:paraId="613D176A" w14:textId="6511E1F0" w:rsidR="00DD1748" w:rsidRDefault="00DD1748" w:rsidP="00DD1748">
      <w:pPr>
        <w:pStyle w:val="Rubric"/>
      </w:pPr>
      <w:bookmarkStart w:id="1681"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2" w:name="_Ref485798098"/>
      <w:bookmarkStart w:id="1683" w:name="_Toc485884597"/>
      <w:r>
        <w:t>March 19 / Phamenoth 23: Daniel the Prophet</w:t>
      </w:r>
      <w:bookmarkEnd w:id="1682"/>
      <w:bookmarkEnd w:id="1683"/>
    </w:p>
    <w:p w14:paraId="47ACD7BD" w14:textId="6134F14B" w:rsidR="004C6309" w:rsidRDefault="004C6309" w:rsidP="004C6309">
      <w:pPr>
        <w:pStyle w:val="Heading4"/>
      </w:pPr>
      <w:bookmarkStart w:id="1684" w:name="_Ref485796350"/>
      <w:r>
        <w:t>The Doxology for Prophet Daniel</w:t>
      </w:r>
      <w:r>
        <w:rPr>
          <w:rStyle w:val="FootnoteReference"/>
        </w:rPr>
        <w:footnoteReference w:id="1053"/>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77777777" w:rsidR="008D6D28" w:rsidRDefault="008D6D28" w:rsidP="008C608D">
            <w:pPr>
              <w:pStyle w:val="EngHangEnd"/>
            </w:pPr>
            <w:r>
              <w:rPr>
                <w:shd w:val="clear" w:color="auto" w:fill="FFFFFF"/>
              </w:rPr>
              <w:t>When cast inot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5" w:name="_Toc485884598"/>
      <w:r>
        <w:lastRenderedPageBreak/>
        <w:t>March 20 / Phamenoth 24: The Apparition of the Theotokos at Zeitoun</w:t>
      </w:r>
      <w:bookmarkEnd w:id="1685"/>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6" w:name="_Ref485109371"/>
      <w:bookmarkStart w:id="1687" w:name="_Ref485109379"/>
      <w:bookmarkStart w:id="1688" w:name="_Ref485191508"/>
      <w:bookmarkStart w:id="1689" w:name="_Ref485191516"/>
      <w:bookmarkStart w:id="1690" w:name="_Toc485884599"/>
      <w:r>
        <w:t>March 23 / Phamenoth 27: St. Macarius the Great</w:t>
      </w:r>
      <w:bookmarkEnd w:id="1681"/>
      <w:bookmarkEnd w:id="1686"/>
      <w:bookmarkEnd w:id="1687"/>
      <w:bookmarkEnd w:id="1688"/>
      <w:bookmarkEnd w:id="1689"/>
      <w:bookmarkEnd w:id="1690"/>
    </w:p>
    <w:p w14:paraId="19445963" w14:textId="77777777" w:rsidR="003E7329" w:rsidRDefault="003E7329" w:rsidP="003E7329">
      <w:pPr>
        <w:pStyle w:val="Heading4"/>
      </w:pPr>
      <w:bookmarkStart w:id="1691" w:name="_Ref434490507"/>
      <w:r>
        <w:t>The Doxology of St. Macarius the Great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8" w:name="_Ref434490525"/>
      <w:r>
        <w:t>Another Doxology of St. Macarius the Great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9" w:name="_Ref434490542"/>
      <w:r>
        <w:t>Another</w:t>
      </w:r>
      <w:r w:rsidR="00C30529">
        <w:t xml:space="preserve"> Doxology</w:t>
      </w:r>
      <w:r>
        <w:t xml:space="preserve"> of St. Macarius the Great</w:t>
      </w:r>
      <w:r>
        <w:rPr>
          <w:rStyle w:val="FootnoteReference"/>
        </w:rPr>
        <w:footnoteReference w:id="1056"/>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0" w:name="_Toc485884600"/>
      <w:r>
        <w:lastRenderedPageBreak/>
        <w:t xml:space="preserve">March 25 / Phamenoth 29: </w:t>
      </w:r>
      <w:r w:rsidR="00495F1A">
        <w:t>Annunciation</w:t>
      </w:r>
      <w:bookmarkEnd w:id="1677"/>
      <w:bookmarkEnd w:id="1678"/>
      <w:bookmarkEnd w:id="1679"/>
      <w:bookmarkEnd w:id="1700"/>
    </w:p>
    <w:p w14:paraId="2B8989CB" w14:textId="77777777" w:rsidR="004246C3" w:rsidRDefault="004246C3" w:rsidP="004246C3">
      <w:pPr>
        <w:pStyle w:val="Heading4"/>
      </w:pPr>
      <w:bookmarkStart w:id="170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2" w:name="_Ref459399117"/>
      <w:r>
        <w:t>The Doxology</w:t>
      </w:r>
      <w:r w:rsidR="00E21EA3">
        <w:t xml:space="preserve"> for the Annunciation</w:t>
      </w:r>
      <w:bookmarkEnd w:id="1701"/>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3" w:name="_Ref434475566"/>
      <w:bookmarkStart w:id="1704" w:name="_Toc410196214"/>
      <w:bookmarkStart w:id="1705" w:name="_Toc410196456"/>
      <w:bookmarkStart w:id="1706" w:name="_Toc410196958"/>
      <w:r>
        <w:t>The Psali Adam</w:t>
      </w:r>
      <w:r w:rsidR="006C1B94">
        <w:t xml:space="preserve"> for Annunciation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7"/>
            <w:r>
              <w:t>Head</w:t>
            </w:r>
            <w:commentRangeEnd w:id="1707"/>
            <w:r>
              <w:rPr>
                <w:rStyle w:val="CommentReference"/>
              </w:rPr>
              <w:commentReference w:id="170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8" w:name="_Ref434475591"/>
      <w:r>
        <w:lastRenderedPageBreak/>
        <w:t>The Psali Batos</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9"/>
            <w:r>
              <w:t>ruler</w:t>
            </w:r>
            <w:commentRangeEnd w:id="1709"/>
            <w:r>
              <w:rPr>
                <w:rStyle w:val="CommentReference"/>
              </w:rPr>
              <w:commentReference w:id="170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0"/>
            <w:r>
              <w:t xml:space="preserve">peoples </w:t>
            </w:r>
            <w:commentRangeEnd w:id="1710"/>
            <w:r>
              <w:rPr>
                <w:rStyle w:val="CommentReference"/>
              </w:rPr>
              <w:commentReference w:id="171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1"/>
            <w:r>
              <w:t>burned</w:t>
            </w:r>
            <w:commentRangeEnd w:id="1711"/>
            <w:r>
              <w:rPr>
                <w:rStyle w:val="CommentReference"/>
              </w:rPr>
              <w:commentReference w:id="171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2"/>
            <w:r>
              <w:t>Servant</w:t>
            </w:r>
            <w:commentRangeEnd w:id="1712"/>
            <w:r>
              <w:rPr>
                <w:rStyle w:val="CommentReference"/>
              </w:rPr>
              <w:commentReference w:id="171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3"/>
            <w:r>
              <w:t xml:space="preserve">Ⲫⲱⲕ </w:t>
            </w:r>
            <w:commentRangeEnd w:id="1713"/>
            <w:r>
              <w:rPr>
                <w:rStyle w:val="CommentReference"/>
                <w:rFonts w:ascii="Times New Roman" w:hAnsi="Times New Roman"/>
              </w:rPr>
              <w:commentReference w:id="171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4"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 xml:space="preserve">With Your </w:t>
            </w:r>
            <w:proofErr w:type="gramStart"/>
            <w:r>
              <w:t>good</w:t>
            </w:r>
            <w:proofErr w:type="gramEnd"/>
            <w:r>
              <w:t xml:space="preserve">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5" w:name="_Ref485107608"/>
      <w:bookmarkStart w:id="1716" w:name="_Toc485884601"/>
      <w:r>
        <w:t xml:space="preserve">March 26 / Phamenoth 30: </w:t>
      </w:r>
      <w:r w:rsidR="00D31016">
        <w:t>Arch</w:t>
      </w:r>
      <w:r>
        <w:t>angel Gabriel</w:t>
      </w:r>
      <w:bookmarkEnd w:id="1714"/>
      <w:bookmarkEnd w:id="1715"/>
      <w:bookmarkEnd w:id="1716"/>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717" w:name="_Toc485884602"/>
      <w:r>
        <w:lastRenderedPageBreak/>
        <w:t xml:space="preserve">March 28 / Pharamuthi 2: Martyrdom of St. James </w:t>
      </w:r>
      <w:r w:rsidR="008762FF">
        <w:t xml:space="preserve">the son of </w:t>
      </w:r>
      <w:r w:rsidR="002E495E">
        <w:t>Zebedee</w:t>
      </w:r>
      <w:r>
        <w:t>, the Apostles</w:t>
      </w:r>
      <w:bookmarkEnd w:id="1717"/>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8" w:name="_Ref485883519"/>
      <w:r>
        <w:t>The Doxology for St. James the Son of Zebedee</w:t>
      </w:r>
      <w:r>
        <w:rPr>
          <w:rStyle w:val="FootnoteReference"/>
        </w:rPr>
        <w:footnoteReference w:id="1058"/>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9" w:name="_Toc485884452"/>
      <w:bookmarkStart w:id="1720" w:name="April"/>
      <w:bookmarkEnd w:id="1664"/>
      <w:r>
        <w:lastRenderedPageBreak/>
        <w:t>April</w:t>
      </w:r>
      <w:bookmarkEnd w:id="1704"/>
      <w:bookmarkEnd w:id="1705"/>
      <w:bookmarkEnd w:id="170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9"/>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100C9C">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100C9C">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100C9C">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100C9C">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100C9C">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100C9C">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100C9C">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100C9C">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100C9C">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100C9C">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100C9C">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100C9C">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100C9C">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100C9C">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1" w:name="_Toc485884603"/>
      <w:r>
        <w:lastRenderedPageBreak/>
        <w:t>April 1 / Pharamuthi 6</w:t>
      </w:r>
      <w:r w:rsidR="006E4762">
        <w:t xml:space="preserve">: </w:t>
      </w:r>
      <w:r>
        <w:t>Saint Mary of Egypt</w:t>
      </w:r>
      <w:bookmarkEnd w:id="1721"/>
    </w:p>
    <w:p w14:paraId="70D0F650" w14:textId="77777777" w:rsidR="00254945" w:rsidRDefault="00254945" w:rsidP="00254945">
      <w:pPr>
        <w:pStyle w:val="Heading4"/>
      </w:pPr>
      <w:bookmarkStart w:id="1722" w:name="_Ref434491512"/>
      <w:r>
        <w:t>The Doxology</w:t>
      </w:r>
      <w:r w:rsidR="00810F04">
        <w:t xml:space="preserve"> for St. Mary of Egypt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3" w:name="_Toc485884604"/>
      <w:r>
        <w:lastRenderedPageBreak/>
        <w:t>April 2 / Pharamuthi 7: St. Joachim</w:t>
      </w:r>
      <w:bookmarkEnd w:id="1723"/>
    </w:p>
    <w:p w14:paraId="28AAF57F" w14:textId="1A3212FE" w:rsidR="00182B91" w:rsidRDefault="00182B91" w:rsidP="00182B91">
      <w:pPr>
        <w:pStyle w:val="Heading4"/>
      </w:pPr>
      <w:bookmarkStart w:id="1724" w:name="_Ref485796966"/>
      <w:r>
        <w:t>The Doxology for St. Joachim</w:t>
      </w:r>
      <w:r>
        <w:rPr>
          <w:rStyle w:val="FootnoteReference"/>
        </w:rPr>
        <w:footnoteReference w:id="1059"/>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5" w:name="_Toc485884605"/>
      <w:r>
        <w:t>April 7 / Pharamuthi 12: Commemoration of Archangel Michael</w:t>
      </w:r>
      <w:bookmarkEnd w:id="1725"/>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6" w:name="_Toc485884606"/>
      <w:r>
        <w:lastRenderedPageBreak/>
        <w:t>April 10 / Pharamuthi 15: Consecrating of the Church of St. Agabus the Apostle</w:t>
      </w:r>
      <w:bookmarkEnd w:id="1726"/>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7" w:name="_Toc485884607"/>
      <w:r>
        <w:t xml:space="preserve">April 12 / Pharamuthi 17: Martyrdom of St. </w:t>
      </w:r>
      <w:commentRangeStart w:id="1728"/>
      <w:r>
        <w:t xml:space="preserve">James </w:t>
      </w:r>
      <w:commentRangeEnd w:id="1728"/>
      <w:r>
        <w:rPr>
          <w:rStyle w:val="CommentReference"/>
          <w:rFonts w:eastAsiaTheme="minorHAnsi" w:cstheme="minorBidi"/>
          <w:b w:val="0"/>
          <w:bCs w:val="0"/>
        </w:rPr>
        <w:commentReference w:id="1728"/>
      </w:r>
      <w:r>
        <w:t xml:space="preserve">the </w:t>
      </w:r>
      <w:r w:rsidR="00894260">
        <w:t>B</w:t>
      </w:r>
      <w:r>
        <w:t xml:space="preserve">rother of </w:t>
      </w:r>
      <w:r w:rsidR="002E495E">
        <w:t>the Lord</w:t>
      </w:r>
      <w:r w:rsidR="00894260">
        <w:t>, the B</w:t>
      </w:r>
      <w:r w:rsidR="002E495E">
        <w:t>ishop of Jerusalem</w:t>
      </w:r>
      <w:bookmarkEnd w:id="1727"/>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9" w:name="_Ref485883643"/>
      <w:r>
        <w:t>The Doxology for St. James the Brother of the Lord</w:t>
      </w:r>
      <w:r>
        <w:rPr>
          <w:rStyle w:val="FootnoteReference"/>
        </w:rPr>
        <w:footnoteReference w:id="1060"/>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0" w:name="_Toc485884608"/>
      <w:r>
        <w:t>April 16 / Pharamuthi 21: Commemoration of the Theotokos</w:t>
      </w:r>
      <w:bookmarkEnd w:id="1730"/>
    </w:p>
    <w:p w14:paraId="3A82478B" w14:textId="4A6E384E" w:rsidR="00DD1748" w:rsidRDefault="00DD1748" w:rsidP="00DD1748">
      <w:pPr>
        <w:pStyle w:val="Rubric"/>
      </w:pPr>
      <w:bookmarkStart w:id="1731"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2" w:name="_Ref485109216"/>
      <w:bookmarkStart w:id="1733" w:name="_Ref485109221"/>
      <w:bookmarkStart w:id="1734" w:name="_Toc485884609"/>
      <w:r>
        <w:t>April 18 / Pharamuthi 23: Martyrdom of St. George the Prince of the Martyrs</w:t>
      </w:r>
      <w:bookmarkEnd w:id="1731"/>
      <w:bookmarkEnd w:id="1732"/>
      <w:bookmarkEnd w:id="1733"/>
      <w:bookmarkEnd w:id="1734"/>
    </w:p>
    <w:p w14:paraId="480B7CF0" w14:textId="77777777" w:rsidR="00AF6D10" w:rsidRDefault="00AF6D10" w:rsidP="00AF6D10">
      <w:pPr>
        <w:pStyle w:val="Heading4"/>
      </w:pPr>
      <w:bookmarkStart w:id="1735" w:name="_Ref434489211"/>
      <w:r>
        <w:t>Another Doxology of St. George</w:t>
      </w:r>
      <w:bookmarkEnd w:id="1735"/>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6" w:name="_Toc485884610"/>
      <w:r>
        <w:lastRenderedPageBreak/>
        <w:t>April 24 / Pharamuthi 29: Commemoration of the Annunciation, Nativity, and Resurrection on the 29</w:t>
      </w:r>
      <w:r w:rsidRPr="00C0205C">
        <w:rPr>
          <w:vertAlign w:val="superscript"/>
        </w:rPr>
        <w:t>th</w:t>
      </w:r>
      <w:r>
        <w:t xml:space="preserve"> of Every Month</w:t>
      </w:r>
      <w:bookmarkEnd w:id="1736"/>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7" w:name="_Toc485884611"/>
      <w:r>
        <w:t xml:space="preserve">April 24 / Pharamuthi 29: </w:t>
      </w:r>
      <w:r w:rsidR="00B52D77">
        <w:t xml:space="preserve">Also the </w:t>
      </w:r>
      <w:r>
        <w:t>Departure of St. Erastus the Apostle</w:t>
      </w:r>
      <w:bookmarkEnd w:id="1737"/>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8" w:name="_Ref434562195"/>
      <w:bookmarkStart w:id="1739" w:name="_Toc485884612"/>
      <w:r>
        <w:t>April 25 / Pharamuthi 30: Martyrdom of St. Mark the Evangelist</w:t>
      </w:r>
      <w:bookmarkEnd w:id="1738"/>
      <w:bookmarkEnd w:id="1739"/>
    </w:p>
    <w:p w14:paraId="1A50F251" w14:textId="77777777" w:rsidR="00072324" w:rsidRDefault="00B46E6E" w:rsidP="00072324">
      <w:pPr>
        <w:pStyle w:val="Heading4"/>
      </w:pPr>
      <w:bookmarkStart w:id="1740" w:name="_Ref434488936"/>
      <w:r>
        <w:t>Another</w:t>
      </w:r>
      <w:r w:rsidR="00072324">
        <w:t xml:space="preserve"> Doxology</w:t>
      </w:r>
      <w:r>
        <w:t xml:space="preserve"> of St. Mark</w:t>
      </w:r>
      <w:bookmarkEnd w:id="1740"/>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1"/>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1" w:name="_Toc485884613"/>
      <w:r>
        <w:t>April 26 / Pashons 1: Nativity of the Theotokos</w:t>
      </w:r>
      <w:bookmarkEnd w:id="1741"/>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2" w:name="_Toc485884614"/>
      <w:r>
        <w:t>April 27 / Pashons 2: Job the Rigtheous</w:t>
      </w:r>
      <w:bookmarkEnd w:id="1742"/>
    </w:p>
    <w:p w14:paraId="615A1DD1" w14:textId="7F995846" w:rsidR="005A4893" w:rsidRDefault="005A4893" w:rsidP="005A4893">
      <w:pPr>
        <w:pStyle w:val="Heading4"/>
      </w:pPr>
      <w:bookmarkStart w:id="1743" w:name="_Ref485797335"/>
      <w:r>
        <w:t>The Doxology for Job the Righteous</w:t>
      </w:r>
      <w:r>
        <w:rPr>
          <w:rStyle w:val="FootnoteReference"/>
        </w:rPr>
        <w:footnoteReference w:id="1062"/>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36EDA7F0" w:rsidR="005A4893" w:rsidRDefault="005A4893" w:rsidP="00E21C24">
            <w:pPr>
              <w:pStyle w:val="EngHang"/>
              <w:rPr>
                <w:shd w:val="clear" w:color="auto" w:fill="FFFFFF"/>
              </w:rPr>
            </w:pPr>
            <w:r>
              <w:rPr>
                <w:shd w:val="clear" w:color="auto" w:fill="FFFFFF"/>
              </w:rPr>
              <w:t>Paillar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7B317B1A" w:rsidR="005A4893" w:rsidRPr="00182B91" w:rsidRDefault="005A4893" w:rsidP="00E21C24">
            <w:pPr>
              <w:pStyle w:val="EngHangEnd"/>
              <w:rPr>
                <w:shd w:val="clear" w:color="auto" w:fill="FFFFFF"/>
              </w:rPr>
            </w:pPr>
            <w:r>
              <w:rPr>
                <w:shd w:val="clear" w:color="auto" w:fill="FFFFFF"/>
              </w:rPr>
              <w:t>Therefore we honor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4" w:name="_Toc485884615"/>
      <w:r>
        <w:t>April 28 /</w:t>
      </w:r>
      <w:r w:rsidR="00F66BB3">
        <w:t xml:space="preserve"> Pashons 3: Departure of St. Jas</w:t>
      </w:r>
      <w:r>
        <w:t>on the Disciple</w:t>
      </w:r>
      <w:bookmarkEnd w:id="1744"/>
    </w:p>
    <w:p w14:paraId="588AE276" w14:textId="0E55962B" w:rsidR="00191A26" w:rsidRDefault="00191A26" w:rsidP="00191A26">
      <w:pPr>
        <w:pStyle w:val="Rubric"/>
      </w:pPr>
      <w:bookmarkStart w:id="1745" w:name="_Toc410196215"/>
      <w:bookmarkStart w:id="1746" w:name="_Toc410196457"/>
      <w:bookmarkStart w:id="1747"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8" w:name="_Toc485884616"/>
      <w:r>
        <w:t>April 28 / Pashons 3: Also St. Theodore</w:t>
      </w:r>
      <w:r w:rsidR="00AF6F9B">
        <w:t xml:space="preserve"> the Disciple of St. Pachom</w:t>
      </w:r>
      <w:bookmarkEnd w:id="1748"/>
    </w:p>
    <w:p w14:paraId="218139CD" w14:textId="77777777" w:rsidR="000E2EAC" w:rsidRDefault="00F66BB3" w:rsidP="00495F1A">
      <w:pPr>
        <w:pStyle w:val="Heading3"/>
      </w:pPr>
      <w:r>
        <w:t>See</w:t>
      </w:r>
      <w:r w:rsidR="00DB1A80">
        <w:t xml:space="preserve"> </w:t>
      </w:r>
      <w:r w:rsidR="00DB1A80">
        <w:fldChar w:fldCharType="begin"/>
      </w:r>
      <w:r w:rsidR="00DB1A80">
        <w:instrText xml:space="preserve"> REF _Ref485107348 \h </w:instrText>
      </w:r>
      <w:r w:rsidR="00DB1A80">
        <w:fldChar w:fldCharType="separate"/>
      </w:r>
      <w:r w:rsidR="000E2EAC">
        <w:t>May 9 / Pashons 14: St. Christopher</w:t>
      </w:r>
    </w:p>
    <w:p w14:paraId="75932AE9" w14:textId="77777777" w:rsidR="000E2EAC" w:rsidRDefault="000E2EAC" w:rsidP="008C608D">
      <w:pPr>
        <w:pStyle w:val="Heading4"/>
      </w:pPr>
      <w:r>
        <w:t>The Doxology for St. Christopher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2EAC" w14:paraId="1237F819" w14:textId="77777777" w:rsidTr="008C608D">
        <w:trPr>
          <w:cantSplit/>
          <w:jc w:val="center"/>
        </w:trPr>
        <w:tc>
          <w:tcPr>
            <w:tcW w:w="288" w:type="dxa"/>
          </w:tcPr>
          <w:p w14:paraId="29E22AC0" w14:textId="77777777" w:rsidR="000E2EAC" w:rsidRDefault="000E2EAC" w:rsidP="008C608D">
            <w:pPr>
              <w:pStyle w:val="CopticCross"/>
            </w:pPr>
          </w:p>
        </w:tc>
        <w:tc>
          <w:tcPr>
            <w:tcW w:w="3960" w:type="dxa"/>
          </w:tcPr>
          <w:p w14:paraId="648ED633" w14:textId="77777777" w:rsidR="000E2EAC" w:rsidRDefault="000E2EAC" w:rsidP="008C608D">
            <w:pPr>
              <w:pStyle w:val="EngHang"/>
              <w:rPr>
                <w:shd w:val="clear" w:color="auto" w:fill="FFFFFF"/>
              </w:rPr>
            </w:pPr>
            <w:r>
              <w:rPr>
                <w:shd w:val="clear" w:color="auto" w:fill="FFFFFF"/>
              </w:rPr>
              <w:t>You were terrifying,</w:t>
            </w:r>
          </w:p>
          <w:p w14:paraId="56BC432F" w14:textId="77777777" w:rsidR="000E2EAC" w:rsidRDefault="000E2EAC" w:rsidP="008C608D">
            <w:pPr>
              <w:pStyle w:val="EngHang"/>
              <w:rPr>
                <w:shd w:val="clear" w:color="auto" w:fill="FFFFFF"/>
              </w:rPr>
            </w:pPr>
            <w:r>
              <w:rPr>
                <w:shd w:val="clear" w:color="auto" w:fill="FFFFFF"/>
              </w:rPr>
              <w:t>In strength, and in appearance,</w:t>
            </w:r>
          </w:p>
          <w:p w14:paraId="0F6A480E" w14:textId="77777777" w:rsidR="000E2EAC" w:rsidRDefault="000E2EAC" w:rsidP="008C608D">
            <w:pPr>
              <w:pStyle w:val="EngHang"/>
              <w:rPr>
                <w:shd w:val="clear" w:color="auto" w:fill="FFFFFF"/>
              </w:rPr>
            </w:pPr>
            <w:r>
              <w:rPr>
                <w:shd w:val="clear" w:color="auto" w:fill="FFFFFF"/>
              </w:rPr>
              <w:t>Yet for the sake of your Creator,</w:t>
            </w:r>
          </w:p>
          <w:p w14:paraId="7B5AFCBA" w14:textId="77777777" w:rsidR="000E2EAC" w:rsidRDefault="000E2EAC" w:rsidP="00A47286">
            <w:pPr>
              <w:pStyle w:val="EngHangEnd"/>
              <w:rPr>
                <w:shd w:val="clear" w:color="auto" w:fill="FFFFFF"/>
              </w:rPr>
            </w:pPr>
            <w:r>
              <w:rPr>
                <w:shd w:val="clear" w:color="auto" w:fill="FFFFFF"/>
              </w:rPr>
              <w:t>You willingly surrendered yourself.</w:t>
            </w:r>
          </w:p>
        </w:tc>
        <w:tc>
          <w:tcPr>
            <w:tcW w:w="288" w:type="dxa"/>
          </w:tcPr>
          <w:p w14:paraId="6C9E5BE3" w14:textId="77777777" w:rsidR="000E2EAC" w:rsidRDefault="000E2EAC" w:rsidP="008C608D"/>
        </w:tc>
      </w:tr>
      <w:tr w:rsidR="000E2EAC" w14:paraId="73A7BBE2" w14:textId="77777777" w:rsidTr="008C608D">
        <w:trPr>
          <w:cantSplit/>
          <w:jc w:val="center"/>
        </w:trPr>
        <w:tc>
          <w:tcPr>
            <w:tcW w:w="288" w:type="dxa"/>
          </w:tcPr>
          <w:p w14:paraId="08358877" w14:textId="77777777" w:rsidR="000E2EAC" w:rsidRDefault="000E2EAC" w:rsidP="008C608D">
            <w:pPr>
              <w:pStyle w:val="CopticCross"/>
            </w:pPr>
            <w:r w:rsidRPr="00FB5ACB">
              <w:lastRenderedPageBreak/>
              <w:t>¿</w:t>
            </w:r>
          </w:p>
        </w:tc>
        <w:tc>
          <w:tcPr>
            <w:tcW w:w="3960" w:type="dxa"/>
          </w:tcPr>
          <w:p w14:paraId="08C0E53F" w14:textId="77777777" w:rsidR="000E2EAC" w:rsidRDefault="000E2EAC" w:rsidP="00A47286">
            <w:pPr>
              <w:pStyle w:val="EngHang"/>
              <w:rPr>
                <w:shd w:val="clear" w:color="auto" w:fill="FFFFFF"/>
              </w:rPr>
            </w:pPr>
            <w:r>
              <w:rPr>
                <w:shd w:val="clear" w:color="auto" w:fill="FFFFFF"/>
              </w:rPr>
              <w:t>Men and women tried to arouse</w:t>
            </w:r>
          </w:p>
          <w:p w14:paraId="6B275536" w14:textId="77777777" w:rsidR="000E2EAC" w:rsidRDefault="000E2EAC" w:rsidP="00A47286">
            <w:pPr>
              <w:pStyle w:val="EngHang"/>
              <w:rPr>
                <w:shd w:val="clear" w:color="auto" w:fill="FFFFFF"/>
              </w:rPr>
            </w:pPr>
            <w:r>
              <w:rPr>
                <w:shd w:val="clear" w:color="auto" w:fill="FFFFFF"/>
              </w:rPr>
              <w:t>The consuming fires of passion in you,</w:t>
            </w:r>
          </w:p>
          <w:p w14:paraId="5EFCE2B7" w14:textId="77777777" w:rsidR="000E2EAC" w:rsidRDefault="000E2EAC" w:rsidP="00A47286">
            <w:pPr>
              <w:pStyle w:val="EngHang"/>
              <w:rPr>
                <w:shd w:val="clear" w:color="auto" w:fill="FFFFFF"/>
              </w:rPr>
            </w:pPr>
            <w:r>
              <w:rPr>
                <w:shd w:val="clear" w:color="auto" w:fill="FFFFFF"/>
              </w:rPr>
              <w:t>But instead they followed you</w:t>
            </w:r>
          </w:p>
          <w:p w14:paraId="2692681D" w14:textId="77777777" w:rsidR="000E2EAC" w:rsidRDefault="000E2EAC" w:rsidP="00A47286">
            <w:pPr>
              <w:pStyle w:val="EngHangEnd"/>
              <w:rPr>
                <w:shd w:val="clear" w:color="auto" w:fill="FFFFFF"/>
              </w:rPr>
            </w:pPr>
            <w:r>
              <w:rPr>
                <w:shd w:val="clear" w:color="auto" w:fill="FFFFFF"/>
              </w:rPr>
              <w:t>In the way of martyrdom.</w:t>
            </w:r>
          </w:p>
        </w:tc>
        <w:tc>
          <w:tcPr>
            <w:tcW w:w="288" w:type="dxa"/>
          </w:tcPr>
          <w:p w14:paraId="59B0EE03" w14:textId="77777777" w:rsidR="000E2EAC" w:rsidRDefault="000E2EAC" w:rsidP="008C608D"/>
        </w:tc>
      </w:tr>
      <w:tr w:rsidR="000E2EAC" w14:paraId="21191E3C" w14:textId="77777777" w:rsidTr="008C608D">
        <w:trPr>
          <w:cantSplit/>
          <w:jc w:val="center"/>
        </w:trPr>
        <w:tc>
          <w:tcPr>
            <w:tcW w:w="288" w:type="dxa"/>
          </w:tcPr>
          <w:p w14:paraId="04DFC24B" w14:textId="77777777" w:rsidR="000E2EAC" w:rsidRDefault="000E2EAC" w:rsidP="008C608D">
            <w:pPr>
              <w:pStyle w:val="CopticCross"/>
            </w:pPr>
          </w:p>
        </w:tc>
        <w:tc>
          <w:tcPr>
            <w:tcW w:w="3960" w:type="dxa"/>
          </w:tcPr>
          <w:p w14:paraId="172D6E06" w14:textId="77777777" w:rsidR="000E2EAC" w:rsidRDefault="000E2EAC" w:rsidP="00A47286">
            <w:pPr>
              <w:pStyle w:val="EngHang"/>
              <w:rPr>
                <w:shd w:val="clear" w:color="auto" w:fill="FFFFFF"/>
              </w:rPr>
            </w:pPr>
            <w:r>
              <w:rPr>
                <w:shd w:val="clear" w:color="auto" w:fill="FFFFFF"/>
              </w:rPr>
              <w:t>You proved courageous,</w:t>
            </w:r>
          </w:p>
          <w:p w14:paraId="44E28730" w14:textId="77777777" w:rsidR="000E2EAC" w:rsidRDefault="000E2EAC" w:rsidP="00A47286">
            <w:pPr>
              <w:pStyle w:val="EngHang"/>
              <w:rPr>
                <w:shd w:val="clear" w:color="auto" w:fill="FFFFFF"/>
              </w:rPr>
            </w:pPr>
            <w:r>
              <w:rPr>
                <w:shd w:val="clear" w:color="auto" w:fill="FFFFFF"/>
              </w:rPr>
              <w:t>Enduring your torments.</w:t>
            </w:r>
          </w:p>
          <w:p w14:paraId="41692051" w14:textId="77777777" w:rsidR="000E2EAC" w:rsidRDefault="000E2EAC" w:rsidP="00A47286">
            <w:pPr>
              <w:pStyle w:val="EngHang"/>
              <w:rPr>
                <w:shd w:val="clear" w:color="auto" w:fill="FFFFFF"/>
              </w:rPr>
            </w:pPr>
            <w:proofErr w:type="gramStart"/>
            <w:r>
              <w:rPr>
                <w:shd w:val="clear" w:color="auto" w:fill="FFFFFF"/>
              </w:rPr>
              <w:t>Therefore</w:t>
            </w:r>
            <w:proofErr w:type="gramEnd"/>
            <w:r>
              <w:rPr>
                <w:shd w:val="clear" w:color="auto" w:fill="FFFFFF"/>
              </w:rPr>
              <w:t xml:space="preserve"> we have gained you</w:t>
            </w:r>
          </w:p>
          <w:p w14:paraId="7909A222" w14:textId="77777777" w:rsidR="000E2EAC" w:rsidRDefault="000E2EAC" w:rsidP="00A47286">
            <w:pPr>
              <w:pStyle w:val="EngHangEnd"/>
              <w:rPr>
                <w:shd w:val="clear" w:color="auto" w:fill="FFFFFF"/>
              </w:rPr>
            </w:pPr>
            <w:r>
              <w:rPr>
                <w:shd w:val="clear" w:color="auto" w:fill="FFFFFF"/>
              </w:rPr>
              <w:t>As our great protector.</w:t>
            </w:r>
          </w:p>
        </w:tc>
        <w:tc>
          <w:tcPr>
            <w:tcW w:w="288" w:type="dxa"/>
          </w:tcPr>
          <w:p w14:paraId="019DE2F9" w14:textId="77777777" w:rsidR="000E2EAC" w:rsidRDefault="000E2EAC" w:rsidP="008C608D"/>
        </w:tc>
      </w:tr>
      <w:tr w:rsidR="000E2EAC" w14:paraId="289CA087" w14:textId="77777777" w:rsidTr="008C608D">
        <w:trPr>
          <w:cantSplit/>
          <w:jc w:val="center"/>
        </w:trPr>
        <w:tc>
          <w:tcPr>
            <w:tcW w:w="288" w:type="dxa"/>
          </w:tcPr>
          <w:p w14:paraId="5BA9AAFB" w14:textId="77777777" w:rsidR="000E2EAC" w:rsidRDefault="000E2EAC" w:rsidP="008C608D">
            <w:pPr>
              <w:pStyle w:val="CopticCross"/>
            </w:pPr>
            <w:r w:rsidRPr="00FB5ACB">
              <w:t>¿</w:t>
            </w:r>
          </w:p>
        </w:tc>
        <w:tc>
          <w:tcPr>
            <w:tcW w:w="3960" w:type="dxa"/>
          </w:tcPr>
          <w:p w14:paraId="17113398" w14:textId="77777777" w:rsidR="000E2EAC" w:rsidRDefault="000E2EAC" w:rsidP="008C608D">
            <w:pPr>
              <w:pStyle w:val="EngHang"/>
              <w:rPr>
                <w:shd w:val="clear" w:color="auto" w:fill="FFFFFF"/>
              </w:rPr>
            </w:pPr>
            <w:r>
              <w:rPr>
                <w:shd w:val="clear" w:color="auto" w:fill="FFFFFF"/>
              </w:rPr>
              <w:t>O Christopher, you received</w:t>
            </w:r>
          </w:p>
          <w:p w14:paraId="09F50645" w14:textId="77777777" w:rsidR="000E2EAC" w:rsidRDefault="000E2EAC" w:rsidP="008C608D">
            <w:pPr>
              <w:pStyle w:val="EngHang"/>
              <w:rPr>
                <w:shd w:val="clear" w:color="auto" w:fill="FFFFFF"/>
              </w:rPr>
            </w:pPr>
            <w:r>
              <w:rPr>
                <w:shd w:val="clear" w:color="auto" w:fill="FFFFFF"/>
              </w:rPr>
              <w:t>A purple robe,</w:t>
            </w:r>
          </w:p>
          <w:p w14:paraId="17FE3373" w14:textId="77777777" w:rsidR="000E2EAC" w:rsidRDefault="000E2EAC" w:rsidP="008C608D">
            <w:pPr>
              <w:pStyle w:val="EngHang"/>
              <w:rPr>
                <w:shd w:val="clear" w:color="auto" w:fill="FFFFFF"/>
              </w:rPr>
            </w:pPr>
            <w:r>
              <w:rPr>
                <w:shd w:val="clear" w:color="auto" w:fill="FFFFFF"/>
              </w:rPr>
              <w:t xml:space="preserve">The glorious garment, </w:t>
            </w:r>
          </w:p>
          <w:p w14:paraId="0E0886F7" w14:textId="77777777" w:rsidR="000E2EAC" w:rsidRDefault="000E2EAC" w:rsidP="008C608D">
            <w:pPr>
              <w:pStyle w:val="EngHangEnd"/>
            </w:pPr>
            <w:r>
              <w:rPr>
                <w:shd w:val="clear" w:color="auto" w:fill="FFFFFF"/>
              </w:rPr>
              <w:t>Of martyrdom.</w:t>
            </w:r>
          </w:p>
        </w:tc>
        <w:tc>
          <w:tcPr>
            <w:tcW w:w="288" w:type="dxa"/>
          </w:tcPr>
          <w:p w14:paraId="782E7071" w14:textId="77777777" w:rsidR="000E2EAC" w:rsidRDefault="000E2EAC" w:rsidP="008C608D"/>
        </w:tc>
      </w:tr>
      <w:tr w:rsidR="000E2EAC" w14:paraId="0978C86F" w14:textId="77777777" w:rsidTr="008C608D">
        <w:trPr>
          <w:cantSplit/>
          <w:jc w:val="center"/>
        </w:trPr>
        <w:tc>
          <w:tcPr>
            <w:tcW w:w="288" w:type="dxa"/>
          </w:tcPr>
          <w:p w14:paraId="1BC73017" w14:textId="77777777" w:rsidR="000E2EAC" w:rsidRDefault="000E2EAC" w:rsidP="008C608D">
            <w:pPr>
              <w:pStyle w:val="CopticCross"/>
            </w:pPr>
          </w:p>
        </w:tc>
        <w:tc>
          <w:tcPr>
            <w:tcW w:w="3960" w:type="dxa"/>
          </w:tcPr>
          <w:p w14:paraId="438C9C0D" w14:textId="77777777" w:rsidR="000E2EAC" w:rsidRDefault="000E2EAC" w:rsidP="008C608D">
            <w:pPr>
              <w:pStyle w:val="EngHang"/>
              <w:rPr>
                <w:shd w:val="clear" w:color="auto" w:fill="FFFFFF"/>
              </w:rPr>
            </w:pPr>
            <w:r>
              <w:rPr>
                <w:shd w:val="clear" w:color="auto" w:fill="FFFFFF"/>
              </w:rPr>
              <w:t>And you came before</w:t>
            </w:r>
          </w:p>
          <w:p w14:paraId="044B7352" w14:textId="77777777" w:rsidR="000E2EAC" w:rsidRDefault="000E2EAC" w:rsidP="008C608D">
            <w:pPr>
              <w:pStyle w:val="EngHang"/>
              <w:rPr>
                <w:shd w:val="clear" w:color="auto" w:fill="FFFFFF"/>
              </w:rPr>
            </w:pPr>
            <w:r>
              <w:rPr>
                <w:shd w:val="clear" w:color="auto" w:fill="FFFFFF"/>
              </w:rPr>
              <w:t>The Lord of heaven,</w:t>
            </w:r>
          </w:p>
          <w:p w14:paraId="5D93C709" w14:textId="77777777" w:rsidR="000E2EAC" w:rsidRDefault="000E2EAC" w:rsidP="008C608D">
            <w:pPr>
              <w:pStyle w:val="EngHang"/>
              <w:rPr>
                <w:shd w:val="clear" w:color="auto" w:fill="FFFFFF"/>
              </w:rPr>
            </w:pPr>
            <w:proofErr w:type="gramStart"/>
            <w:r>
              <w:rPr>
                <w:shd w:val="clear" w:color="auto" w:fill="FFFFFF"/>
              </w:rPr>
              <w:t>Therefore</w:t>
            </w:r>
            <w:proofErr w:type="gramEnd"/>
            <w:r>
              <w:rPr>
                <w:shd w:val="clear" w:color="auto" w:fill="FFFFFF"/>
              </w:rPr>
              <w:t xml:space="preserve"> you now sing</w:t>
            </w:r>
          </w:p>
          <w:p w14:paraId="09479198" w14:textId="77777777" w:rsidR="000E2EAC" w:rsidRDefault="000E2EAC" w:rsidP="008C608D">
            <w:pPr>
              <w:pStyle w:val="EngHangEnd"/>
            </w:pPr>
            <w:r>
              <w:rPr>
                <w:shd w:val="clear" w:color="auto" w:fill="FFFFFF"/>
              </w:rPr>
              <w:t>The Trisagion with the angels.</w:t>
            </w:r>
          </w:p>
        </w:tc>
        <w:tc>
          <w:tcPr>
            <w:tcW w:w="288" w:type="dxa"/>
          </w:tcPr>
          <w:p w14:paraId="19A92839" w14:textId="77777777" w:rsidR="000E2EAC" w:rsidRDefault="000E2EAC" w:rsidP="008C608D"/>
        </w:tc>
      </w:tr>
      <w:tr w:rsidR="000E2EAC" w14:paraId="56FAEB31" w14:textId="77777777" w:rsidTr="008C608D">
        <w:trPr>
          <w:cantSplit/>
          <w:jc w:val="center"/>
        </w:trPr>
        <w:tc>
          <w:tcPr>
            <w:tcW w:w="288" w:type="dxa"/>
          </w:tcPr>
          <w:p w14:paraId="79AE06DD" w14:textId="77777777" w:rsidR="000E2EAC" w:rsidRDefault="000E2EAC" w:rsidP="008C608D">
            <w:pPr>
              <w:pStyle w:val="CopticCross"/>
            </w:pPr>
            <w:r w:rsidRPr="00FB5ACB">
              <w:t>¿</w:t>
            </w:r>
          </w:p>
        </w:tc>
        <w:tc>
          <w:tcPr>
            <w:tcW w:w="3960" w:type="dxa"/>
          </w:tcPr>
          <w:p w14:paraId="244A4380" w14:textId="77777777" w:rsidR="000E2EAC" w:rsidRDefault="000E2EAC" w:rsidP="008C608D">
            <w:pPr>
              <w:pStyle w:val="EngHang"/>
              <w:rPr>
                <w:shd w:val="clear" w:color="auto" w:fill="FFFFFF"/>
              </w:rPr>
            </w:pPr>
            <w:r>
              <w:rPr>
                <w:shd w:val="clear" w:color="auto" w:fill="FFFFFF"/>
              </w:rPr>
              <w:t>Hail to you, O strong one,</w:t>
            </w:r>
          </w:p>
          <w:p w14:paraId="500C38AD" w14:textId="77777777" w:rsidR="000E2EAC" w:rsidRDefault="000E2EAC" w:rsidP="008C608D">
            <w:pPr>
              <w:pStyle w:val="EngHang"/>
              <w:rPr>
                <w:shd w:val="clear" w:color="auto" w:fill="FFFFFF"/>
              </w:rPr>
            </w:pPr>
            <w:r>
              <w:rPr>
                <w:shd w:val="clear" w:color="auto" w:fill="FFFFFF"/>
              </w:rPr>
              <w:t>Hail to you, O soldier,</w:t>
            </w:r>
          </w:p>
          <w:p w14:paraId="7FE72102" w14:textId="77777777" w:rsidR="000E2EAC" w:rsidRDefault="000E2EAC" w:rsidP="008C608D">
            <w:pPr>
              <w:pStyle w:val="EngHang"/>
              <w:rPr>
                <w:shd w:val="clear" w:color="auto" w:fill="FFFFFF"/>
              </w:rPr>
            </w:pPr>
            <w:r>
              <w:rPr>
                <w:shd w:val="clear" w:color="auto" w:fill="FFFFFF"/>
              </w:rPr>
              <w:t>Hail to you, O martyr</w:t>
            </w:r>
          </w:p>
          <w:p w14:paraId="60EA3399" w14:textId="77777777" w:rsidR="000E2EAC" w:rsidRDefault="000E2EAC" w:rsidP="00A47286">
            <w:pPr>
              <w:pStyle w:val="EngHangEnd"/>
              <w:ind w:left="0" w:firstLine="0"/>
            </w:pPr>
            <w:r>
              <w:rPr>
                <w:shd w:val="clear" w:color="auto" w:fill="FFFFFF"/>
              </w:rPr>
              <w:t>Saint Christopher.</w:t>
            </w:r>
          </w:p>
        </w:tc>
        <w:tc>
          <w:tcPr>
            <w:tcW w:w="288" w:type="dxa"/>
          </w:tcPr>
          <w:p w14:paraId="13CA67C0" w14:textId="77777777" w:rsidR="000E2EAC" w:rsidRDefault="000E2EAC" w:rsidP="008C608D"/>
        </w:tc>
      </w:tr>
      <w:tr w:rsidR="000E2EAC" w14:paraId="21E64CC1" w14:textId="77777777" w:rsidTr="008C608D">
        <w:trPr>
          <w:cantSplit/>
          <w:jc w:val="center"/>
        </w:trPr>
        <w:tc>
          <w:tcPr>
            <w:tcW w:w="288" w:type="dxa"/>
          </w:tcPr>
          <w:p w14:paraId="731DAAB6" w14:textId="77777777" w:rsidR="000E2EAC" w:rsidRDefault="000E2EAC" w:rsidP="008C608D">
            <w:pPr>
              <w:pStyle w:val="CopticCross"/>
            </w:pPr>
          </w:p>
        </w:tc>
        <w:tc>
          <w:tcPr>
            <w:tcW w:w="3960" w:type="dxa"/>
          </w:tcPr>
          <w:p w14:paraId="542B083E" w14:textId="77777777" w:rsidR="000E2EAC" w:rsidRDefault="000E2EAC" w:rsidP="008C608D">
            <w:pPr>
              <w:pStyle w:val="EngHang"/>
              <w:rPr>
                <w:shd w:val="clear" w:color="auto" w:fill="FFFFFF"/>
              </w:rPr>
            </w:pPr>
            <w:r>
              <w:rPr>
                <w:shd w:val="clear" w:color="auto" w:fill="FFFFFF"/>
              </w:rPr>
              <w:t>Pray to the Lord on our behalf,</w:t>
            </w:r>
          </w:p>
          <w:p w14:paraId="11E823BE" w14:textId="77777777" w:rsidR="000E2EAC" w:rsidRDefault="000E2EAC" w:rsidP="008C608D">
            <w:pPr>
              <w:pStyle w:val="EngHang"/>
              <w:rPr>
                <w:shd w:val="clear" w:color="auto" w:fill="FFFFFF"/>
              </w:rPr>
            </w:pPr>
            <w:r>
              <w:rPr>
                <w:shd w:val="clear" w:color="auto" w:fill="FFFFFF"/>
              </w:rPr>
              <w:t>O struggle-bearer, the martyr,</w:t>
            </w:r>
          </w:p>
          <w:p w14:paraId="11AFF51C" w14:textId="77777777" w:rsidR="000E2EAC" w:rsidRDefault="000E2EAC" w:rsidP="008C608D">
            <w:pPr>
              <w:pStyle w:val="EngHang"/>
              <w:rPr>
                <w:shd w:val="clear" w:color="auto" w:fill="FFFFFF"/>
              </w:rPr>
            </w:pPr>
            <w:r>
              <w:rPr>
                <w:shd w:val="clear" w:color="auto" w:fill="FFFFFF"/>
              </w:rPr>
              <w:t>Saint Christopher of Lycia,</w:t>
            </w:r>
          </w:p>
          <w:p w14:paraId="265AF8C8" w14:textId="77777777" w:rsidR="000E2EAC" w:rsidRDefault="000E2EAC" w:rsidP="008C608D">
            <w:pPr>
              <w:pStyle w:val="EngHangEnd"/>
            </w:pPr>
            <w:r>
              <w:rPr>
                <w:shd w:val="clear" w:color="auto" w:fill="FFFFFF"/>
              </w:rPr>
              <w:t>That He may forgive us our sins.</w:t>
            </w:r>
          </w:p>
        </w:tc>
        <w:tc>
          <w:tcPr>
            <w:tcW w:w="288" w:type="dxa"/>
          </w:tcPr>
          <w:p w14:paraId="0B06E0AF" w14:textId="77777777" w:rsidR="000E2EAC" w:rsidRDefault="000E2EAC" w:rsidP="008C608D"/>
        </w:tc>
      </w:tr>
    </w:tbl>
    <w:p w14:paraId="29940895" w14:textId="3BF613D6" w:rsidR="00F66BB3" w:rsidRDefault="000E2EAC" w:rsidP="00F66BB3">
      <w:pPr>
        <w:pStyle w:val="Rubric"/>
      </w:pPr>
      <w:r>
        <w:t>May 9 / Pashons 14: Also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Pr>
          <w:noProof/>
        </w:rPr>
        <w:t>1033</w:t>
      </w:r>
      <w:r w:rsidR="00DB1A80">
        <w:fldChar w:fldCharType="end"/>
      </w:r>
      <w:r w:rsidR="00DB1A80">
        <w:t>.</w:t>
      </w:r>
    </w:p>
    <w:p w14:paraId="2D7170DD" w14:textId="5245A4B5" w:rsidR="00FD5DB0" w:rsidRDefault="00FD5DB0" w:rsidP="00FD5DB0">
      <w:pPr>
        <w:pStyle w:val="Heading3"/>
      </w:pPr>
      <w:bookmarkStart w:id="1749" w:name="_Toc485884617"/>
      <w:r>
        <w:lastRenderedPageBreak/>
        <w:t>April 30 / Pashons 5: Jeremias the Prophet</w:t>
      </w:r>
      <w:bookmarkEnd w:id="1749"/>
    </w:p>
    <w:p w14:paraId="732C7B8D" w14:textId="3094CAC0" w:rsidR="00FD5DB0" w:rsidRDefault="00FD5DB0" w:rsidP="00FD5DB0">
      <w:pPr>
        <w:pStyle w:val="Heading4"/>
      </w:pPr>
      <w:bookmarkStart w:id="1750" w:name="_Ref485798008"/>
      <w:r>
        <w:t>The Doxology for Prophet Jeremias</w:t>
      </w:r>
      <w:r>
        <w:rPr>
          <w:rStyle w:val="FootnoteReference"/>
        </w:rPr>
        <w:footnoteReference w:id="1063"/>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20"/>
      <w:r>
        <w:lastRenderedPageBreak/>
        <w:t>May</w:t>
      </w:r>
      <w:r w:rsidR="00495F1A">
        <w:t xml:space="preserve"> or </w:t>
      </w:r>
      <w:bookmarkEnd w:id="1745"/>
      <w:bookmarkEnd w:id="1746"/>
      <w:bookmarkEnd w:id="1747"/>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960" w:displacedByCustomXml="next"/>
    <w:bookmarkStart w:id="1755" w:name="_Toc410196458" w:displacedByCustomXml="next"/>
    <w:bookmarkStart w:id="1756" w:name="_Toc410196216"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100C9C">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100C9C">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100C9C">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100C9C">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100C9C">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100C9C">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100C9C">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100C9C">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100C9C">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100C9C">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100C9C">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100C9C">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100C9C">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100C9C">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100C9C">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100C9C">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100C9C">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100C9C">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100C9C">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100C9C">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100C9C">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100C9C">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4"/>
            </w:r>
            <w:r>
              <w:t>;</w:t>
            </w:r>
          </w:p>
          <w:p w14:paraId="38DFDD79" w14:textId="77777777" w:rsidR="0047441D" w:rsidRDefault="0047441D" w:rsidP="0047441D">
            <w:pPr>
              <w:pStyle w:val="EngHang"/>
            </w:pPr>
            <w:r>
              <w:t>He sent them “the Father of Peace</w:t>
            </w:r>
            <w:r>
              <w:rPr>
                <w:rStyle w:val="FootnoteReference"/>
              </w:rPr>
              <w:footnoteReference w:id="106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 xml:space="preserve">May 8 / Pashons 13 St. Junia of the </w:t>
      </w:r>
      <w:proofErr w:type="gramStart"/>
      <w:r>
        <w:t>Seventy Two</w:t>
      </w:r>
      <w:proofErr w:type="gramEnd"/>
      <w:r>
        <w:t xml:space="preserve">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lastRenderedPageBreak/>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6"/>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proofErr w:type="gramStart"/>
            <w:r>
              <w:rPr>
                <w:shd w:val="clear" w:color="auto" w:fill="FFFFFF"/>
              </w:rPr>
              <w:t>Therefore</w:t>
            </w:r>
            <w:proofErr w:type="gramEnd"/>
            <w:r>
              <w:rPr>
                <w:shd w:val="clear" w:color="auto" w:fill="FFFFFF"/>
              </w:rPr>
              <w:t xml:space="preserv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proofErr w:type="gramStart"/>
            <w:r>
              <w:rPr>
                <w:shd w:val="clear" w:color="auto" w:fill="FFFFFF"/>
              </w:rPr>
              <w:t>Therefore</w:t>
            </w:r>
            <w:proofErr w:type="gramEnd"/>
            <w:r>
              <w:rPr>
                <w:shd w:val="clear" w:color="auto" w:fill="FFFFFF"/>
              </w:rPr>
              <w:t xml:space="preserv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r>
        <w:t xml:space="preserve">May 9 / Pashons 14: </w:t>
      </w:r>
      <w:r w:rsidR="008C608D">
        <w:t xml:space="preserve">Also </w:t>
      </w:r>
      <w:r>
        <w:t>St. Pachomius</w:t>
      </w:r>
      <w:bookmarkEnd w:id="1772"/>
      <w:bookmarkEnd w:id="1773"/>
      <w:bookmarkEnd w:id="1775"/>
    </w:p>
    <w:p w14:paraId="1731E46B" w14:textId="77777777" w:rsidR="00C30529" w:rsidRDefault="00C30529" w:rsidP="00C30529">
      <w:pPr>
        <w:pStyle w:val="Heading4"/>
      </w:pPr>
      <w:bookmarkStart w:id="1776" w:name="_Ref434491150"/>
      <w:r>
        <w:t>The Doxology</w:t>
      </w:r>
      <w:r w:rsidR="00810F04">
        <w:t xml:space="preserve"> for St. Pachomius</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lastRenderedPageBreak/>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7" w:name="_Toc485884627"/>
      <w:r>
        <w:t>May 11 / Pashons 16: Commemoration of St. John the Evangelist</w:t>
      </w:r>
      <w:bookmarkEnd w:id="1777"/>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8" w:name="_Toc485884628"/>
      <w:r>
        <w:t>May 16 / Pashons 21: Commemoration of the Theotokos</w:t>
      </w:r>
      <w:bookmarkEnd w:id="1778"/>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79" w:name="_Toc485884629"/>
      <w:r>
        <w:lastRenderedPageBreak/>
        <w:t xml:space="preserve">May 17 / Pashons 22: Departure of St. Andronicus the </w:t>
      </w:r>
      <w:r w:rsidR="00191A26">
        <w:t>Disciple</w:t>
      </w:r>
      <w:bookmarkEnd w:id="1779"/>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0" w:name="_Ref485108333"/>
      <w:bookmarkStart w:id="1781" w:name="_Ref485108337"/>
      <w:bookmarkStart w:id="1782" w:name="_Toc485884630"/>
      <w:r>
        <w:t xml:space="preserve">May 19 / Pashons 24: </w:t>
      </w:r>
      <w:r w:rsidR="00495F1A">
        <w:t>The Entr</w:t>
      </w:r>
      <w:r w:rsidR="00CC0A2E">
        <w:t>y</w:t>
      </w:r>
      <w:r w:rsidR="00495F1A">
        <w:t xml:space="preserve"> into Egypt</w:t>
      </w:r>
      <w:bookmarkEnd w:id="1756"/>
      <w:bookmarkEnd w:id="1755"/>
      <w:bookmarkEnd w:id="1754"/>
      <w:bookmarkEnd w:id="1780"/>
      <w:bookmarkEnd w:id="1781"/>
      <w:bookmarkEnd w:id="1782"/>
    </w:p>
    <w:p w14:paraId="344CD129" w14:textId="08BCC326" w:rsidR="00D1689A" w:rsidRPr="008712A7" w:rsidRDefault="00D1689A" w:rsidP="00D1689A">
      <w:pPr>
        <w:pStyle w:val="Heading4"/>
        <w:rPr>
          <w:rFonts w:ascii="Arial Unicode MS" w:eastAsia="Arial Unicode MS" w:hAnsi="Arial Unicode MS" w:cs="Arial Unicode MS"/>
        </w:rPr>
      </w:pPr>
      <w:bookmarkStart w:id="1783"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 xml:space="preserve">God, </w:t>
            </w:r>
            <w:proofErr w:type="gramStart"/>
            <w:r>
              <w:t>W</w:t>
            </w:r>
            <w:r w:rsidR="008D6DBB" w:rsidRPr="00B87131">
              <w:t>ho</w:t>
            </w:r>
            <w:proofErr w:type="gramEnd"/>
            <w:r w:rsidR="008D6DBB" w:rsidRPr="00B87131">
              <w:t xml:space="preserve">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4" w:name="_Ref434476089"/>
      <w:r>
        <w:t>The Psali Adam</w:t>
      </w:r>
      <w:r w:rsidR="006C1B94">
        <w:t xml:space="preserve"> for the Entr</w:t>
      </w:r>
      <w:r w:rsidR="00CC0A2E">
        <w:t>y</w:t>
      </w:r>
      <w:r w:rsidR="006C1B94">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lastRenderedPageBreak/>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5" w:name="_Ref434476112"/>
      <w:r>
        <w:t>The Psali Batos</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6"/>
            <w:r>
              <w:t>approached</w:t>
            </w:r>
            <w:commentRangeEnd w:id="1786"/>
            <w:r>
              <w:rPr>
                <w:rStyle w:val="CommentReference"/>
              </w:rPr>
              <w:commentReference w:id="178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7"/>
            <w:r>
              <w:t xml:space="preserve">Ⲫⲱⲕ </w:t>
            </w:r>
            <w:commentRangeEnd w:id="1787"/>
            <w:r>
              <w:rPr>
                <w:rStyle w:val="CommentReference"/>
                <w:rFonts w:ascii="Times New Roman" w:hAnsi="Times New Roman"/>
              </w:rPr>
              <w:commentReference w:id="178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8" w:name="_Toc485884631"/>
      <w:r>
        <w:t>May 19 / Pashons 24: Also, St. Pashnouni, the Monk and Martyr</w:t>
      </w:r>
      <w:bookmarkEnd w:id="1788"/>
    </w:p>
    <w:p w14:paraId="408F0E44" w14:textId="77777777" w:rsidR="00A055D8" w:rsidRDefault="00A055D8" w:rsidP="00A055D8">
      <w:pPr>
        <w:pStyle w:val="Heading4"/>
      </w:pPr>
      <w:bookmarkStart w:id="1789" w:name="_Ref434491429"/>
      <w:r>
        <w:t>The Doxology</w:t>
      </w:r>
      <w:r w:rsidR="00810F04">
        <w:t xml:space="preserve"> for St. Pashnouni</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0" w:name="_Toc485884632"/>
      <w:r>
        <w:t xml:space="preserve">May 21 / Pashons 26: </w:t>
      </w:r>
      <w:r w:rsidR="00072324">
        <w:t>Martyrdom of St. Thomas the Apostle</w:t>
      </w:r>
      <w:bookmarkEnd w:id="1790"/>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lastRenderedPageBreak/>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 xml:space="preserve">You believed in His </w:t>
            </w:r>
            <w:proofErr w:type="gramStart"/>
            <w:r>
              <w:rPr>
                <w:shd w:val="clear" w:color="auto" w:fill="FFFFFF"/>
              </w:rPr>
              <w:t>pure</w:t>
            </w:r>
            <w:proofErr w:type="gramEnd"/>
            <w:r>
              <w:rPr>
                <w:shd w:val="clear" w:color="auto" w:fill="FFFFFF"/>
              </w:rPr>
              <w:t xml:space="preserv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1" w:name="_Toc485884633"/>
      <w:r>
        <w:t>May 22 / Pashons 27: St. Thomas the Anchorite</w:t>
      </w:r>
      <w:bookmarkEnd w:id="1791"/>
    </w:p>
    <w:p w14:paraId="638D349A" w14:textId="77777777" w:rsidR="007A6E4F" w:rsidRDefault="007A6E4F" w:rsidP="007A6E4F">
      <w:pPr>
        <w:pStyle w:val="Heading4"/>
      </w:pPr>
      <w:bookmarkStart w:id="1792" w:name="_Ref434490403"/>
      <w:r>
        <w:t>The Doxology</w:t>
      </w:r>
      <w:r w:rsidR="00B46E6E">
        <w:t xml:space="preserve"> for St. Thomas the Anchorite</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3"/>
            <w:r>
              <w:t>Like amber</w:t>
            </w:r>
          </w:p>
          <w:p w14:paraId="2CE5E879" w14:textId="77777777" w:rsidR="007A6E4F" w:rsidRDefault="007A6E4F" w:rsidP="007A6E4F">
            <w:pPr>
              <w:pStyle w:val="EngHangEnd"/>
            </w:pPr>
            <w:r>
              <w:t>Spreading in paradise.</w:t>
            </w:r>
            <w:commentRangeEnd w:id="1793"/>
            <w:r>
              <w:rPr>
                <w:rStyle w:val="CommentReference"/>
                <w:rFonts w:ascii="Times New Roman" w:eastAsiaTheme="minorHAnsi" w:hAnsi="Times New Roman" w:cstheme="minorBidi"/>
                <w:color w:val="auto"/>
              </w:rPr>
              <w:commentReference w:id="179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4" w:name="_Toc485884634"/>
      <w:r>
        <w:t>May 24 (25) / Pashons 29: Commemoration of the Annunciation, Nativity, and Resurrection on the 29</w:t>
      </w:r>
      <w:r w:rsidRPr="00C0205C">
        <w:rPr>
          <w:vertAlign w:val="superscript"/>
        </w:rPr>
        <w:t>th</w:t>
      </w:r>
      <w:r>
        <w:t xml:space="preserve"> of Every Month</w:t>
      </w:r>
      <w:bookmarkEnd w:id="1794"/>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02B32CB" w:rsidR="00D552F6" w:rsidRDefault="00D552F6" w:rsidP="00D552F6">
      <w:pPr>
        <w:pStyle w:val="Heading3"/>
      </w:pPr>
      <w:bookmarkStart w:id="1795" w:name="_Toc485884635"/>
      <w:r>
        <w:lastRenderedPageBreak/>
        <w:t xml:space="preserve">May 24 (25) / Pashons 29: Also St. </w:t>
      </w:r>
      <w:r w:rsidR="00F525F0">
        <w:t>Simeon</w:t>
      </w:r>
      <w:r>
        <w:t xml:space="preserve"> the Stylite</w:t>
      </w:r>
      <w:bookmarkEnd w:id="1795"/>
    </w:p>
    <w:p w14:paraId="6BC6625E" w14:textId="07CBC558" w:rsidR="00F525F0" w:rsidRPr="00F525F0" w:rsidRDefault="00F525F0" w:rsidP="00F525F0">
      <w:pPr>
        <w:pStyle w:val="Heading4"/>
      </w:pPr>
      <w:bookmarkStart w:id="1796" w:name="_Ref439328220"/>
      <w:r>
        <w:t>The Doxology for St. Simeon the Stylite</w:t>
      </w:r>
      <w:r w:rsidR="00BD2B3F">
        <w:rPr>
          <w:rStyle w:val="FootnoteReference"/>
        </w:rPr>
        <w:footnoteReference w:id="1068"/>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7" w:name="_Toc485884636"/>
      <w:r>
        <w:t>May 25 / Pashons 30: Departure of St. Fournous the Disciple</w:t>
      </w:r>
      <w:bookmarkEnd w:id="1797"/>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8" w:name="_Toc485884637"/>
      <w:r>
        <w:t>May 27 / Paoni 2: St. Commemoration of the Appearance of the Bodies of St. John the Baptist and Elisha the Prophet</w:t>
      </w:r>
      <w:bookmarkEnd w:id="1798"/>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799" w:name="_Toc485884638"/>
      <w:r>
        <w:t>May 28 / Paoni 3: Consecration of St. George’s Church</w:t>
      </w:r>
      <w:bookmarkEnd w:id="1799"/>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0" w:name="_Toc485884639"/>
      <w:r>
        <w:t xml:space="preserve">May 28 / Paoni 3: </w:t>
      </w:r>
      <w:r w:rsidR="00601ED3">
        <w:t xml:space="preserve">Also </w:t>
      </w:r>
      <w:r>
        <w:t>St. Abraam of Fayyoum</w:t>
      </w:r>
      <w:bookmarkEnd w:id="1800"/>
    </w:p>
    <w:p w14:paraId="26D71FAF" w14:textId="77777777" w:rsidR="00C30529" w:rsidRDefault="00C30529" w:rsidP="00C30529">
      <w:pPr>
        <w:pStyle w:val="Heading4"/>
      </w:pPr>
      <w:bookmarkStart w:id="1801" w:name="_Ref434492469"/>
      <w:r>
        <w:t>The Doxology</w:t>
      </w:r>
      <w:r w:rsidR="00B82753">
        <w:t xml:space="preserve"> for St. Abraam of Fayyoum</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6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5" w:name="_Toc485884640"/>
      <w:r>
        <w:t>May 30 / Paoni 5: Consecration of the Church of St. Victor</w:t>
      </w:r>
      <w:bookmarkEnd w:id="1805"/>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6" w:name="_Toc410196217"/>
      <w:bookmarkStart w:id="1807" w:name="_Toc410196459"/>
      <w:bookmarkStart w:id="1808" w:name="_Toc410196961"/>
      <w:bookmarkStart w:id="1809" w:name="_Toc485884454"/>
      <w:bookmarkStart w:id="1810" w:name="June"/>
      <w:bookmarkEnd w:id="1752"/>
      <w:r>
        <w:lastRenderedPageBreak/>
        <w:t>June</w:t>
      </w:r>
      <w:bookmarkEnd w:id="1806"/>
      <w:bookmarkEnd w:id="1807"/>
      <w:bookmarkEnd w:id="1808"/>
      <w:r w:rsidR="00C30529">
        <w:t xml:space="preserve"> or </w:t>
      </w:r>
      <w:r w:rsidR="00C30529">
        <w:rPr>
          <w:rFonts w:ascii="FreeSerifAvvaShenouda" w:hAnsi="FreeSerifAvvaShenouda" w:cs="FreeSerifAvvaShenouda"/>
        </w:rPr>
        <w:t>Ⲡⲁⲱⲛⲉ</w:t>
      </w:r>
      <w:bookmarkEnd w:id="1809"/>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100C9C">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100C9C">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100C9C">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100C9C">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100C9C">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100C9C">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100C9C">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100C9C">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100C9C">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100C9C">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100C9C">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100C9C">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100C9C">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100C9C">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100C9C">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100C9C">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100C9C">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100C9C">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100C9C">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1" w:name="_Toc485884641"/>
      <w:r>
        <w:lastRenderedPageBreak/>
        <w:t>The Apostles' Fast</w:t>
      </w:r>
      <w:bookmarkEnd w:id="1811"/>
    </w:p>
    <w:p w14:paraId="06362FF7" w14:textId="77777777" w:rsidR="00654C55" w:rsidRDefault="00654C55" w:rsidP="00654C55">
      <w:pPr>
        <w:pStyle w:val="Heading4"/>
      </w:pPr>
      <w:bookmarkStart w:id="1812" w:name="_Ref434476183"/>
      <w:r>
        <w:t>The Psali Adam</w:t>
      </w:r>
      <w:r w:rsidR="006C1B94">
        <w:t xml:space="preserve"> for the Apostles’ Fast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3" w:name="_Ref434476204"/>
      <w:r>
        <w:t>The Psali Batos</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814"/>
            <w:r>
              <w:t xml:space="preserve">the </w:t>
            </w:r>
            <w:commentRangeEnd w:id="1814"/>
            <w:r>
              <w:rPr>
                <w:rStyle w:val="CommentReference"/>
              </w:rPr>
              <w:commentReference w:id="181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 xml:space="preserve">With Your </w:t>
            </w:r>
            <w:proofErr w:type="gramStart"/>
            <w:r>
              <w:t>good</w:t>
            </w:r>
            <w:proofErr w:type="gramEnd"/>
            <w:r>
              <w:t xml:space="preserve">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 xml:space="preserve">You Stood </w:t>
      </w:r>
      <w:proofErr w:type="gramStart"/>
      <w:r>
        <w:t>By</w:t>
      </w:r>
      <w:proofErr w:type="gramEnd"/>
      <w:r>
        <w:t xml:space="preserve">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5"/>
            <w:r>
              <w:t xml:space="preserve">sound </w:t>
            </w:r>
            <w:commentRangeEnd w:id="1815"/>
            <w:r>
              <w:rPr>
                <w:rStyle w:val="CommentReference"/>
                <w:rFonts w:ascii="Times New Roman" w:eastAsiaTheme="minorHAnsi" w:hAnsi="Times New Roman" w:cstheme="minorBidi"/>
                <w:color w:val="auto"/>
              </w:rPr>
              <w:commentReference w:id="1815"/>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6" w:name="_Toc485884642"/>
      <w:r>
        <w:t>June 6 / Paoni 12: Commemoration of Archangel Michael</w:t>
      </w:r>
      <w:bookmarkEnd w:id="1816"/>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7" w:name="_Toc485884643"/>
      <w:r>
        <w:lastRenderedPageBreak/>
        <w:t>June 7 / Paoni 13: Archangel Gabriel</w:t>
      </w:r>
      <w:r w:rsidR="00D31016">
        <w:t>, the Evangelist of Daniel</w:t>
      </w:r>
      <w:bookmarkEnd w:id="1817"/>
    </w:p>
    <w:p w14:paraId="00F4ACC1" w14:textId="77777777" w:rsidR="00595AF3" w:rsidRPr="00980D99" w:rsidRDefault="00595AF3" w:rsidP="00595AF3">
      <w:pPr>
        <w:pStyle w:val="Heading4"/>
      </w:pPr>
      <w:bookmarkStart w:id="1818" w:name="_Ref434488149"/>
      <w:r>
        <w:t>The Doxology</w:t>
      </w:r>
      <w:r w:rsidR="00B46E6E">
        <w:t xml:space="preserve"> for Archangel Gabriel, the Evangelist of Daniel</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107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19" w:name="_Ref434564551"/>
      <w:bookmarkStart w:id="1820" w:name="_Toc485884644"/>
      <w:r>
        <w:lastRenderedPageBreak/>
        <w:t>June 8 / Paoni 14: Sts. Apakir and John</w:t>
      </w:r>
      <w:bookmarkEnd w:id="1819"/>
      <w:bookmarkEnd w:id="1820"/>
    </w:p>
    <w:p w14:paraId="25CBD4EF" w14:textId="77777777" w:rsidR="006A0D7C" w:rsidRPr="00980D99" w:rsidRDefault="006A0D7C" w:rsidP="006A0D7C">
      <w:pPr>
        <w:pStyle w:val="Heading4"/>
      </w:pPr>
      <w:bookmarkStart w:id="1821" w:name="_Ref434489722"/>
      <w:r>
        <w:t>The Doxology</w:t>
      </w:r>
      <w:r w:rsidR="00B46E6E">
        <w:t xml:space="preserve"> for Sts. Apakir and John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2" w:name="_Toc485884645"/>
      <w:r>
        <w:rPr>
          <w:lang w:val="en-US"/>
        </w:rPr>
        <w:lastRenderedPageBreak/>
        <w:t>June 9 / Paoni 15: Handing over of St. Mark's Relics</w:t>
      </w:r>
      <w:bookmarkEnd w:id="1822"/>
    </w:p>
    <w:p w14:paraId="12A16B61" w14:textId="77777777" w:rsidR="00980D99" w:rsidRDefault="00980D99" w:rsidP="00980D99">
      <w:pPr>
        <w:pStyle w:val="Heading3"/>
        <w:rPr>
          <w:lang w:val="en-US"/>
        </w:rPr>
      </w:pPr>
      <w:bookmarkStart w:id="1823" w:name="_Toc485884646"/>
      <w:r>
        <w:rPr>
          <w:lang w:val="en-US"/>
        </w:rPr>
        <w:t>June 11 / Paoni 17: Return of St. Mark's Relics</w:t>
      </w:r>
      <w:bookmarkEnd w:id="1823"/>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4" w:name="_Toc485884647"/>
      <w:r>
        <w:rPr>
          <w:lang w:val="en-US"/>
        </w:rPr>
        <w:t>June 13 / Paoni 19: Martyrdom of St. George of Zahim</w:t>
      </w:r>
      <w:bookmarkEnd w:id="1824"/>
    </w:p>
    <w:p w14:paraId="4EBBC2F1" w14:textId="77777777" w:rsidR="006D27E4" w:rsidRPr="00980D99" w:rsidRDefault="006D27E4" w:rsidP="006D27E4">
      <w:pPr>
        <w:pStyle w:val="Heading4"/>
      </w:pPr>
      <w:bookmarkStart w:id="1825" w:name="_Ref434489925"/>
      <w:r>
        <w:t>The Doxology</w:t>
      </w:r>
      <w:r w:rsidR="00B46E6E">
        <w:t xml:space="preserve"> for St. George of Zahim</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6" w:name="_Toc485884648"/>
      <w:r>
        <w:t>June 15 / Paoni 21: Commemoration of the Theotokos</w:t>
      </w:r>
      <w:bookmarkEnd w:id="1826"/>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7" w:name="_Toc485884649"/>
      <w:r>
        <w:t>June 16 / Paoni 22: Consecration of a Church of St. Cosmas and Damian, Their Brothers and Their Mother</w:t>
      </w:r>
      <w:bookmarkEnd w:id="1827"/>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8" w:name="_Toc485884650"/>
      <w:r>
        <w:rPr>
          <w:lang w:val="en-US"/>
        </w:rPr>
        <w:t xml:space="preserve">June 18 / Paoni 24: </w:t>
      </w:r>
      <w:r w:rsidR="001B4E41">
        <w:rPr>
          <w:lang w:val="en-US"/>
        </w:rPr>
        <w:t xml:space="preserve">The Strong </w:t>
      </w:r>
      <w:r>
        <w:rPr>
          <w:lang w:val="en-US"/>
        </w:rPr>
        <w:t>St. Moses</w:t>
      </w:r>
      <w:bookmarkEnd w:id="1828"/>
    </w:p>
    <w:p w14:paraId="5BCAE9A6" w14:textId="77777777" w:rsidR="00980D99" w:rsidRDefault="00980D99" w:rsidP="00980D99">
      <w:pPr>
        <w:pStyle w:val="Heading4"/>
        <w:rPr>
          <w:lang w:val="en-US"/>
        </w:rPr>
      </w:pPr>
      <w:bookmarkStart w:id="1829" w:name="_Ref434491006"/>
      <w:r>
        <w:rPr>
          <w:lang w:val="en-US"/>
        </w:rPr>
        <w:t>The Doxology</w:t>
      </w:r>
      <w:r w:rsidR="00810F04">
        <w:rPr>
          <w:lang w:val="en-US"/>
        </w:rPr>
        <w:t xml:space="preserve"> for the Strong St. Moses</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lastRenderedPageBreak/>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lastRenderedPageBreak/>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lastRenderedPageBreak/>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0" w:name="_Toc485884651"/>
      <w:r>
        <w:rPr>
          <w:lang w:val="en-US"/>
        </w:rPr>
        <w:t>June 19 / Paoni 25: Martyrdom of St</w:t>
      </w:r>
      <w:r w:rsidR="00191A26">
        <w:rPr>
          <w:lang w:val="en-US"/>
        </w:rPr>
        <w:t>. Jude the Disciple and Epistle-</w:t>
      </w:r>
      <w:r>
        <w:rPr>
          <w:lang w:val="en-US"/>
        </w:rPr>
        <w:t>Writer</w:t>
      </w:r>
      <w:bookmarkEnd w:id="1840"/>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1" w:name="_Toc485884652"/>
      <w:r>
        <w:t xml:space="preserve">June 20 / Paoni 26: </w:t>
      </w:r>
      <w:r w:rsidR="00237D47">
        <w:t xml:space="preserve">Consecration of the Church of </w:t>
      </w:r>
      <w:r>
        <w:t>Archangel Gabriel</w:t>
      </w:r>
      <w:bookmarkEnd w:id="1841"/>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2" w:name="_Toc485884653"/>
      <w:r>
        <w:rPr>
          <w:lang w:val="en-US"/>
        </w:rPr>
        <w:t>June 21 / Paoni 27: Martyrdom of St. Ananias the Apostle</w:t>
      </w:r>
      <w:bookmarkEnd w:id="1842"/>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3" w:name="_Toc485884654"/>
      <w:r>
        <w:t>June 23 / Paoni 29: Commemoration of the Annunciation, Nativity, and Resurrection on the 29</w:t>
      </w:r>
      <w:r w:rsidRPr="00C0205C">
        <w:rPr>
          <w:vertAlign w:val="superscript"/>
        </w:rPr>
        <w:t>th</w:t>
      </w:r>
      <w:r>
        <w:t xml:space="preserve"> of Every Month</w:t>
      </w:r>
      <w:bookmarkEnd w:id="1843"/>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4" w:name="_Toc485884655"/>
      <w:r>
        <w:rPr>
          <w:lang w:val="en-US"/>
        </w:rPr>
        <w:t>June 24 / Paoni 30: The Nativity of St. John the Baptist</w:t>
      </w:r>
      <w:bookmarkEnd w:id="1844"/>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5" w:name="_Toc485884656"/>
      <w:r>
        <w:t>June 26 / Epip 2: Departure of St. Thaddaeus the Apostle</w:t>
      </w:r>
      <w:bookmarkEnd w:id="1845"/>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6" w:name="_Toc485884657"/>
      <w:r>
        <w:lastRenderedPageBreak/>
        <w:t>June 27 / Epip 3: St. Cyril of Alexandria</w:t>
      </w:r>
      <w:bookmarkEnd w:id="1846"/>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7" w:name="_Toc485884658"/>
      <w:r>
        <w:t>June 28 / Epip 4: Sts. Apakir and John</w:t>
      </w:r>
      <w:bookmarkEnd w:id="1847"/>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8"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8"/>
    </w:p>
    <w:p w14:paraId="251E582D" w14:textId="4DB63EF3" w:rsidR="00D62D89" w:rsidRPr="00D62D89" w:rsidRDefault="00D62D89" w:rsidP="00D62D89">
      <w:pPr>
        <w:pStyle w:val="Heading4"/>
        <w:rPr>
          <w:rFonts w:ascii="Segoe UI Historic" w:eastAsia="Arial Unicode MS" w:hAnsi="Segoe UI Historic" w:cs="Segoe UI Historic"/>
        </w:rPr>
      </w:pPr>
      <w:bookmarkStart w:id="1849"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0" w:name="_Ref485107884"/>
      <w:r>
        <w:t>The Doxology of Sts. Peter and Paul</w:t>
      </w:r>
      <w:bookmarkEnd w:id="1849"/>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lastRenderedPageBreak/>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1"/>
            <w:r>
              <w:t>Are the working husbandmen</w:t>
            </w:r>
            <w:commentRangeEnd w:id="1851"/>
            <w:r>
              <w:rPr>
                <w:rStyle w:val="CommentReference"/>
                <w:rFonts w:ascii="Times New Roman" w:eastAsiaTheme="minorHAnsi" w:hAnsi="Times New Roman" w:cstheme="minorBidi"/>
                <w:color w:val="auto"/>
              </w:rPr>
              <w:commentReference w:id="185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852"/>
            <w:r>
              <w:t xml:space="preserve">With </w:t>
            </w:r>
            <w:commentRangeEnd w:id="1852"/>
            <w:r>
              <w:rPr>
                <w:rStyle w:val="CommentReference"/>
                <w:rFonts w:ascii="Times New Roman" w:eastAsiaTheme="minorHAnsi" w:hAnsi="Times New Roman" w:cstheme="minorBidi"/>
                <w:color w:val="auto"/>
              </w:rPr>
              <w:commentReference w:id="185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3"/>
            <w:commentRangeStart w:id="1854"/>
            <w:r>
              <w:t xml:space="preserve">sound </w:t>
            </w:r>
            <w:commentRangeEnd w:id="1853"/>
            <w:r>
              <w:rPr>
                <w:rStyle w:val="CommentReference"/>
                <w:rFonts w:ascii="Times New Roman" w:eastAsiaTheme="minorHAnsi" w:hAnsi="Times New Roman" w:cstheme="minorBidi"/>
                <w:color w:val="auto"/>
              </w:rPr>
              <w:commentReference w:id="1853"/>
            </w:r>
            <w:commentRangeEnd w:id="1854"/>
            <w:r>
              <w:rPr>
                <w:rStyle w:val="CommentReference"/>
                <w:rFonts w:ascii="Times New Roman" w:eastAsiaTheme="minorHAnsi" w:hAnsi="Times New Roman" w:cstheme="minorBidi"/>
                <w:color w:val="auto"/>
              </w:rPr>
              <w:commentReference w:id="185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5" w:name="_Ref434488724"/>
      <w:r>
        <w:t>The Doxology of St. Paul</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7"/>
            <w:r>
              <w:t xml:space="preserve">To </w:t>
            </w:r>
            <w:commentRangeEnd w:id="1857"/>
            <w:r>
              <w:rPr>
                <w:rStyle w:val="CommentReference"/>
                <w:rFonts w:ascii="Times New Roman" w:eastAsiaTheme="minorHAnsi" w:hAnsi="Times New Roman" w:cstheme="minorBidi"/>
                <w:color w:val="auto"/>
              </w:rPr>
              <w:commentReference w:id="1857"/>
            </w:r>
            <w:r>
              <w:t xml:space="preserve">all the </w:t>
            </w:r>
            <w:commentRangeStart w:id="1858"/>
            <w:r>
              <w:t>Gentiles</w:t>
            </w:r>
            <w:commentRangeEnd w:id="1858"/>
            <w:r>
              <w:rPr>
                <w:rStyle w:val="CommentReference"/>
                <w:rFonts w:ascii="Times New Roman" w:eastAsiaTheme="minorHAnsi" w:hAnsi="Times New Roman" w:cstheme="minorBidi"/>
                <w:color w:val="auto"/>
              </w:rPr>
              <w:commentReference w:id="185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59"/>
            <w:r>
              <w:t>To be completely filled</w:t>
            </w:r>
          </w:p>
          <w:p w14:paraId="68A85021" w14:textId="77777777" w:rsidR="00306181" w:rsidRDefault="00306181" w:rsidP="00306181">
            <w:pPr>
              <w:pStyle w:val="EngHangEnd"/>
            </w:pPr>
            <w:r>
              <w:t>With God in love.</w:t>
            </w:r>
            <w:commentRangeEnd w:id="1859"/>
            <w:r>
              <w:rPr>
                <w:rStyle w:val="CommentReference"/>
                <w:rFonts w:ascii="Times New Roman" w:eastAsiaTheme="minorHAnsi" w:hAnsi="Times New Roman" w:cstheme="minorBidi"/>
                <w:color w:val="auto"/>
              </w:rPr>
              <w:commentReference w:id="185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lastRenderedPageBreak/>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0" w:name="_Ref434476236"/>
      <w:r>
        <w:t>The Psali Adam</w:t>
      </w:r>
      <w:r w:rsidR="006C1B94">
        <w:t xml:space="preserve"> for the Apostles’ Feast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lastRenderedPageBreak/>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lastRenderedPageBreak/>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1" w:name="_Ref434476261"/>
      <w:r>
        <w:lastRenderedPageBreak/>
        <w:t>The Psali Batos</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lastRenderedPageBreak/>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lastRenderedPageBreak/>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lastRenderedPageBreak/>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 xml:space="preserve">With Your </w:t>
            </w:r>
            <w:proofErr w:type="gramStart"/>
            <w:r>
              <w:t>good</w:t>
            </w:r>
            <w:proofErr w:type="gramEnd"/>
            <w:r>
              <w:t xml:space="preserve">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2" w:name="_Toc485884660"/>
      <w:r>
        <w:rPr>
          <w:lang w:val="en-US"/>
        </w:rPr>
        <w:lastRenderedPageBreak/>
        <w:t>June 30 / Epip 6: Martyrdom of St. Aoulimpas the Apostle</w:t>
      </w:r>
      <w:bookmarkEnd w:id="1862"/>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3" w:name="_Toc410196218"/>
      <w:bookmarkStart w:id="1864" w:name="_Toc410196460"/>
      <w:bookmarkStart w:id="1865" w:name="_Toc410196962"/>
      <w:bookmarkStart w:id="1866" w:name="_Toc485884455"/>
      <w:bookmarkStart w:id="1867" w:name="July"/>
      <w:bookmarkEnd w:id="1810"/>
      <w:r>
        <w:lastRenderedPageBreak/>
        <w:t>July</w:t>
      </w:r>
      <w:bookmarkEnd w:id="1863"/>
      <w:bookmarkEnd w:id="1864"/>
      <w:bookmarkEnd w:id="1865"/>
      <w:r w:rsidR="00980D99">
        <w:t xml:space="preserve"> or </w:t>
      </w:r>
      <w:r w:rsidR="00980D99">
        <w:rPr>
          <w:rFonts w:ascii="FreeSerifAvvaShenouda" w:hAnsi="FreeSerifAvvaShenouda" w:cs="FreeSerifAvvaShenouda"/>
        </w:rPr>
        <w:t>Ⲉⲡⲏⲡ</w:t>
      </w:r>
      <w:bookmarkEnd w:id="1866"/>
    </w:p>
    <w:bookmarkStart w:id="1868" w:name="_Ref434562742" w:displacedByCustomXml="next"/>
    <w:bookmarkStart w:id="1869" w:name="_Toc410196965" w:displacedByCustomXml="next"/>
    <w:bookmarkStart w:id="1870" w:name="_Toc410196463" w:displacedByCustomXml="next"/>
    <w:bookmarkStart w:id="1871" w:name="_Toc410196221"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100C9C">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100C9C">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100C9C">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100C9C">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100C9C">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100C9C">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100C9C">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100C9C">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100C9C">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100C9C">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100C9C">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100C9C">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100C9C">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100C9C">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100C9C">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100C9C">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100C9C">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2" w:name="_Ref436250323"/>
      <w:bookmarkStart w:id="1873" w:name="_Toc485884661"/>
      <w:r>
        <w:rPr>
          <w:rFonts w:ascii="Times New Roman" w:hAnsi="Times New Roman" w:cs="Times New Roman"/>
        </w:rPr>
        <w:lastRenderedPageBreak/>
        <w:t>July 1 / Epip 7: St. Shenoute</w:t>
      </w:r>
      <w:bookmarkEnd w:id="1868"/>
      <w:bookmarkEnd w:id="1872"/>
      <w:bookmarkEnd w:id="1873"/>
    </w:p>
    <w:p w14:paraId="5B5A5AD3" w14:textId="77777777" w:rsidR="00980D99" w:rsidRDefault="00980D99" w:rsidP="00980D99">
      <w:pPr>
        <w:pStyle w:val="Heading4"/>
        <w:rPr>
          <w:lang w:val="en-US"/>
        </w:rPr>
      </w:pPr>
      <w:bookmarkStart w:id="1874" w:name="_Ref434491186"/>
      <w:r>
        <w:rPr>
          <w:lang w:val="en-US"/>
        </w:rPr>
        <w:t>The Doxology</w:t>
      </w:r>
      <w:r w:rsidR="00810F04">
        <w:rPr>
          <w:lang w:val="en-US"/>
        </w:rPr>
        <w:t xml:space="preserve"> for St. Shenoute</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7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8" w:name="_Ref434491207"/>
      <w:r>
        <w:rPr>
          <w:lang w:val="en-US"/>
        </w:rPr>
        <w:t>A Doxology for St. Besa</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79" w:name="_Toc485884662"/>
      <w:r>
        <w:rPr>
          <w:rFonts w:ascii="Times New Roman" w:hAnsi="Times New Roman" w:cs="Times New Roman"/>
        </w:rPr>
        <w:t>July 1 / Epip 7: Also St. Ignatius</w:t>
      </w:r>
      <w:bookmarkEnd w:id="1879"/>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0" w:name="_Ref434560325"/>
      <w:bookmarkStart w:id="1881" w:name="_Toc485884663"/>
      <w:r>
        <w:rPr>
          <w:lang w:val="en-US"/>
        </w:rPr>
        <w:t>July 2 / Epip 8: St. Pishoy</w:t>
      </w:r>
      <w:bookmarkEnd w:id="1880"/>
      <w:bookmarkEnd w:id="1881"/>
    </w:p>
    <w:p w14:paraId="3F31CCDA" w14:textId="77777777" w:rsidR="00980D99" w:rsidRDefault="00980D99" w:rsidP="00980D99">
      <w:pPr>
        <w:pStyle w:val="Heading4"/>
        <w:rPr>
          <w:lang w:val="en-US"/>
        </w:rPr>
      </w:pPr>
      <w:bookmarkStart w:id="1882" w:name="_Ref434490783"/>
      <w:r>
        <w:rPr>
          <w:lang w:val="en-US"/>
        </w:rPr>
        <w:t>The Doxology</w:t>
      </w:r>
      <w:r w:rsidR="00810F04">
        <w:rPr>
          <w:lang w:val="en-US"/>
        </w:rPr>
        <w:t xml:space="preserve"> for St. Pishoy</w:t>
      </w:r>
      <w:bookmarkEnd w:id="1882"/>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2" w:name="_Toc485884664"/>
      <w:bookmarkEnd w:id="1871"/>
      <w:bookmarkEnd w:id="1870"/>
      <w:bookmarkEnd w:id="1869"/>
      <w:r>
        <w:rPr>
          <w:lang w:val="en-US"/>
        </w:rPr>
        <w:t>July 3 / Epip 9: Martyrdom of</w:t>
      </w:r>
      <w:r w:rsidR="00FE0AE4">
        <w:rPr>
          <w:lang w:val="en-US"/>
        </w:rPr>
        <w:t xml:space="preserve"> </w:t>
      </w:r>
      <w:r>
        <w:rPr>
          <w:lang w:val="en-US"/>
        </w:rPr>
        <w:t>St. Simon Cleophas the Apostle</w:t>
      </w:r>
      <w:bookmarkEnd w:id="1892"/>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3" w:name="_Toc485884665"/>
      <w:r>
        <w:t>July 6 / Epip 12: Commemoration of Archangel Michael</w:t>
      </w:r>
      <w:bookmarkEnd w:id="1893"/>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4" w:name="_Toc485884666"/>
      <w:r>
        <w:t>July 12 / Epip 18: Martyrdom of St. James the Apostle, the Bishop of Jerusalem</w:t>
      </w:r>
      <w:bookmarkEnd w:id="1894"/>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5" w:name="_Ref434562330"/>
      <w:bookmarkStart w:id="1896" w:name="_Toc485884667"/>
      <w:r>
        <w:t>July 14 / Epip 20: Martyrdom of St. Theodore of Shotep, the General</w:t>
      </w:r>
      <w:bookmarkEnd w:id="1895"/>
      <w:bookmarkEnd w:id="1896"/>
    </w:p>
    <w:p w14:paraId="7B584133" w14:textId="77777777" w:rsidR="009C1989" w:rsidRDefault="009C1989" w:rsidP="009C1989">
      <w:pPr>
        <w:pStyle w:val="Heading4"/>
      </w:pPr>
      <w:bookmarkStart w:id="1897" w:name="_Ref434489277"/>
      <w:r>
        <w:t>The Doxology of St. Theodore of Shotep, the General</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8" w:name="_Ref434489296"/>
      <w:r>
        <w:t>Another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99"/>
            <w:r>
              <w:t>struggler</w:t>
            </w:r>
            <w:commentRangeEnd w:id="1899"/>
            <w:r>
              <w:rPr>
                <w:rStyle w:val="CommentReference"/>
                <w:rFonts w:ascii="Times New Roman" w:eastAsiaTheme="minorHAnsi" w:hAnsi="Times New Roman" w:cstheme="minorBidi"/>
                <w:color w:val="auto"/>
              </w:rPr>
              <w:commentReference w:id="189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0" w:name="_Toc485884668"/>
      <w:r>
        <w:t>July 15 / Epip 21: Commemoration of the Theotokos</w:t>
      </w:r>
      <w:bookmarkEnd w:id="1900"/>
    </w:p>
    <w:p w14:paraId="4AA179DA" w14:textId="112E5CAA" w:rsidR="00DD1748" w:rsidRDefault="00DD1748" w:rsidP="00DD1748">
      <w:pPr>
        <w:pStyle w:val="Rubric"/>
      </w:pPr>
      <w:bookmarkStart w:id="1901"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2" w:name="_Ref485190899"/>
      <w:bookmarkStart w:id="1903" w:name="_Ref485190907"/>
      <w:bookmarkStart w:id="1904" w:name="_Toc485884669"/>
      <w:r>
        <w:t>July 17 / Epip 23: The Martyrdom of St. Marina</w:t>
      </w:r>
      <w:bookmarkEnd w:id="1901"/>
      <w:bookmarkEnd w:id="1902"/>
      <w:bookmarkEnd w:id="1903"/>
      <w:bookmarkEnd w:id="1904"/>
    </w:p>
    <w:p w14:paraId="71210AE6" w14:textId="77777777" w:rsidR="0078548F" w:rsidRDefault="0078548F" w:rsidP="0078548F">
      <w:pPr>
        <w:pStyle w:val="Heading4"/>
      </w:pPr>
      <w:bookmarkStart w:id="1905" w:name="_Ref434490204"/>
      <w:r>
        <w:t>The Doxology</w:t>
      </w:r>
      <w:r w:rsidR="00B46E6E">
        <w:t xml:space="preserve"> for St. Marina</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6" w:name="_Toc485884670"/>
      <w:r>
        <w:t>July 18 / Epip 24: The Martyrdom of Abba Noub</w:t>
      </w:r>
      <w:bookmarkEnd w:id="1906"/>
    </w:p>
    <w:p w14:paraId="45A4C76D" w14:textId="77777777" w:rsidR="00951605" w:rsidRDefault="00951605" w:rsidP="00951605">
      <w:pPr>
        <w:pStyle w:val="Heading4"/>
      </w:pPr>
      <w:bookmarkStart w:id="1907" w:name="_Ref434489534"/>
      <w:r>
        <w:t>The Doxology</w:t>
      </w:r>
      <w:r w:rsidR="00B46E6E">
        <w:t xml:space="preserve"> for Abba Noub</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08"/>
            <w:r>
              <w:t>Abba Noub</w:t>
            </w:r>
            <w:commentRangeEnd w:id="1908"/>
            <w:r>
              <w:rPr>
                <w:rStyle w:val="CommentReference"/>
                <w:rFonts w:ascii="Times New Roman" w:eastAsiaTheme="minorHAnsi" w:hAnsi="Times New Roman" w:cstheme="minorBidi"/>
                <w:color w:val="auto"/>
              </w:rPr>
              <w:commentReference w:id="19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09"/>
            <w:r>
              <w:t xml:space="preserve">upright </w:t>
            </w:r>
            <w:commentRangeEnd w:id="1909"/>
            <w:r>
              <w:rPr>
                <w:rStyle w:val="CommentReference"/>
                <w:rFonts w:ascii="Times New Roman" w:eastAsiaTheme="minorHAnsi" w:hAnsi="Times New Roman" w:cstheme="minorBidi"/>
                <w:color w:val="auto"/>
              </w:rPr>
              <w:commentReference w:id="19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0" w:name="_Toc485884671"/>
      <w:r>
        <w:lastRenderedPageBreak/>
        <w:t>July 19 / Epip 25: St. Seraphim of Sarov (uncovering of relics)</w:t>
      </w:r>
      <w:r>
        <w:rPr>
          <w:rStyle w:val="FootnoteReference"/>
        </w:rPr>
        <w:footnoteReference w:id="1084"/>
      </w:r>
      <w:bookmarkEnd w:id="1910"/>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1" w:name="_Toc485884672"/>
      <w:r>
        <w:t>July 20 / Epip 26: Joseph the Carpenter</w:t>
      </w:r>
      <w:bookmarkEnd w:id="1911"/>
    </w:p>
    <w:p w14:paraId="5DE3B33E" w14:textId="77777777" w:rsidR="00BF240D" w:rsidRDefault="00BF240D" w:rsidP="00BF240D">
      <w:pPr>
        <w:pStyle w:val="Heading4"/>
      </w:pPr>
      <w:bookmarkStart w:id="1912" w:name="_Ref434488476"/>
      <w:r>
        <w:t>The Doxology</w:t>
      </w:r>
      <w:r w:rsidR="00B46E6E">
        <w:t xml:space="preserve"> for St. Joseph the Carpenter</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3" w:name="_Toc485884673"/>
      <w:bookmarkStart w:id="1914" w:name="_Toc410196222"/>
      <w:bookmarkStart w:id="1915" w:name="_Toc410196464"/>
      <w:bookmarkStart w:id="1916" w:name="_Toc410196966"/>
      <w:r>
        <w:t>July 20 / Epip 26: Also St. Frumentius (Abune Selama), the First Bishop of Ethiopia</w:t>
      </w:r>
      <w:bookmarkEnd w:id="1913"/>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7" w:name="_Toc485884674"/>
      <w:r>
        <w:t>July 22 / Epip 28: Departure of St. Mary Magdalene</w:t>
      </w:r>
      <w:bookmarkEnd w:id="1917"/>
    </w:p>
    <w:p w14:paraId="41ADBBFF" w14:textId="77777777" w:rsidR="00C325FC" w:rsidRDefault="00C325FC" w:rsidP="00C325FC">
      <w:pPr>
        <w:pStyle w:val="Heading4"/>
      </w:pPr>
      <w:bookmarkStart w:id="1918" w:name="_Ref434489077"/>
      <w:r>
        <w:t>The Doxology</w:t>
      </w:r>
      <w:r w:rsidR="00B46E6E">
        <w:t xml:space="preserve"> for St. Mary Magdalene</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19"/>
            <w:r>
              <w:t xml:space="preserve">ϯⲁⲅⲓⲁ </w:t>
            </w:r>
            <w:commentRangeEnd w:id="1919"/>
            <w:r>
              <w:rPr>
                <w:rStyle w:val="CommentReference"/>
                <w:rFonts w:ascii="Times New Roman" w:hAnsi="Times New Roman" w:cstheme="minorBidi"/>
                <w:noProof w:val="0"/>
              </w:rPr>
              <w:commentReference w:id="191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0"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0"/>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1" w:name="_Toc485884676"/>
      <w:r>
        <w:t xml:space="preserve">July 23 / Epip 29: </w:t>
      </w:r>
      <w:r w:rsidR="00B52D77">
        <w:t xml:space="preserve">Also the </w:t>
      </w:r>
      <w:r>
        <w:t>Translocation of the Relics of St. Andrew, the Apostle</w:t>
      </w:r>
      <w:bookmarkEnd w:id="1921"/>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2" w:name="_Toc485884677"/>
      <w:r>
        <w:t>July 25 / Mesori 1: The Virgin’s Fast</w:t>
      </w:r>
      <w:bookmarkEnd w:id="1922"/>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3" w:name="_Toc485884678"/>
      <w:r>
        <w:t>July 28 / Mesori 4: Consecration of the Church of St. Anthony</w:t>
      </w:r>
      <w:bookmarkEnd w:id="1923"/>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7"/>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4" w:name="_Toc485884456"/>
      <w:bookmarkStart w:id="1925" w:name="August"/>
      <w:r>
        <w:lastRenderedPageBreak/>
        <w:t>August</w:t>
      </w:r>
      <w:bookmarkEnd w:id="1914"/>
      <w:bookmarkEnd w:id="1915"/>
      <w:bookmarkEnd w:id="191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4"/>
    </w:p>
    <w:bookmarkStart w:id="1926" w:name="_Toc410196967" w:displacedByCustomXml="next"/>
    <w:bookmarkStart w:id="1927" w:name="_Toc410196465" w:displacedByCustomXml="next"/>
    <w:bookmarkStart w:id="1928" w:name="_Toc410196223"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100C9C">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100C9C">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100C9C">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100C9C">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100C9C">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100C9C">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100C9C">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100C9C">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100C9C">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100C9C">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100C9C">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100C9C">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29" w:name="_Toc485884679"/>
      <w:r>
        <w:lastRenderedPageBreak/>
        <w:t>August 1 / Mesori 8: The Confession of St. Peter</w:t>
      </w:r>
      <w:bookmarkEnd w:id="1929"/>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0" w:name="_Toc485884680"/>
      <w:r>
        <w:t>August 5 / Mesori 12: Commemoration of Archangel Michael</w:t>
      </w:r>
      <w:bookmarkEnd w:id="1930"/>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1" w:name="_Toc485884681"/>
      <w:r>
        <w:t xml:space="preserve">August 6 / Mesori 13: </w:t>
      </w:r>
      <w:r w:rsidR="00495F1A">
        <w:t>The Transfiguration</w:t>
      </w:r>
      <w:bookmarkEnd w:id="1928"/>
      <w:bookmarkEnd w:id="1927"/>
      <w:bookmarkEnd w:id="1926"/>
      <w:bookmarkEnd w:id="1931"/>
    </w:p>
    <w:p w14:paraId="7EAEB060" w14:textId="12F0EC4C" w:rsidR="00155D64" w:rsidRPr="008712A7" w:rsidRDefault="00155D64" w:rsidP="00155D64">
      <w:pPr>
        <w:pStyle w:val="Heading4"/>
        <w:rPr>
          <w:rFonts w:ascii="Arial Unicode MS" w:eastAsia="Arial Unicode MS" w:hAnsi="Arial Unicode MS" w:cs="Arial Unicode MS"/>
        </w:rPr>
      </w:pPr>
      <w:bookmarkStart w:id="1932"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3" w:name="_Ref485108387"/>
      <w:r>
        <w:t>The Doxology</w:t>
      </w:r>
      <w:r w:rsidR="00E21EA3">
        <w:t xml:space="preserve"> of the Transfiguration</w:t>
      </w:r>
      <w:bookmarkEnd w:id="1932"/>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4" w:name="_Ref434476299"/>
      <w:r>
        <w:t>The Psali Adam</w:t>
      </w:r>
      <w:r w:rsidR="006C1B94">
        <w:t xml:space="preserve"> for the Transfiguration</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5" w:name="_Ref434476316"/>
      <w:r>
        <w:lastRenderedPageBreak/>
        <w:t>The Psali Batos</w:t>
      </w:r>
      <w:r w:rsidR="006C1B94">
        <w:t xml:space="preserve"> for the Transfiguration</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6" w:name="_Toc410196224"/>
      <w:bookmarkStart w:id="1937" w:name="_Toc410196466"/>
      <w:bookmarkStart w:id="1938" w:name="_Toc410196968"/>
      <w:bookmarkStart w:id="1939" w:name="_Ref435642801"/>
      <w:bookmarkStart w:id="1940"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 xml:space="preserve">With Your </w:t>
            </w:r>
            <w:proofErr w:type="gramStart"/>
            <w:r>
              <w:t>good</w:t>
            </w:r>
            <w:proofErr w:type="gramEnd"/>
            <w:r>
              <w:t xml:space="preserve">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1" w:name="_Ref485102883"/>
      <w:bookmarkStart w:id="1942" w:name="_Toc485884682"/>
      <w:r>
        <w:t xml:space="preserve">August 9 / Mesori 16: </w:t>
      </w:r>
      <w:r w:rsidR="00495F1A">
        <w:t>The Assumption of the Virgin</w:t>
      </w:r>
      <w:bookmarkEnd w:id="1936"/>
      <w:bookmarkEnd w:id="1937"/>
      <w:bookmarkEnd w:id="1938"/>
      <w:bookmarkEnd w:id="1939"/>
      <w:bookmarkEnd w:id="1940"/>
      <w:bookmarkEnd w:id="1941"/>
      <w:bookmarkEnd w:id="1942"/>
    </w:p>
    <w:p w14:paraId="7CA90D1D" w14:textId="7FF594DA" w:rsidR="003D07AB" w:rsidRDefault="003D07AB" w:rsidP="003D07AB">
      <w:pPr>
        <w:pStyle w:val="Heading4"/>
      </w:pPr>
      <w:bookmarkStart w:id="1943"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4" w:name="_Ref485192399"/>
      <w:r>
        <w:lastRenderedPageBreak/>
        <w:t xml:space="preserve">The Psali </w:t>
      </w:r>
      <w:commentRangeStart w:id="1945"/>
      <w:r>
        <w:t xml:space="preserve">Adam </w:t>
      </w:r>
      <w:commentRangeEnd w:id="1945"/>
      <w:r>
        <w:rPr>
          <w:rStyle w:val="CommentReference"/>
          <w:rFonts w:eastAsiaTheme="minorHAnsi" w:cstheme="minorBidi"/>
          <w:b w:val="0"/>
          <w:bCs w:val="0"/>
          <w:iCs w:val="0"/>
          <w:color w:val="auto"/>
        </w:rPr>
        <w:commentReference w:id="1945"/>
      </w:r>
      <w:r>
        <w:t>for the Virgin</w:t>
      </w:r>
      <w:bookmarkEnd w:id="1943"/>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6"/>
            <w:r>
              <w:t>With divine hands.”</w:t>
            </w:r>
            <w:commentRangeEnd w:id="1946"/>
            <w:r>
              <w:rPr>
                <w:rStyle w:val="CommentReference"/>
                <w:rFonts w:ascii="Times New Roman" w:eastAsiaTheme="minorHAnsi" w:hAnsi="Times New Roman" w:cstheme="minorBidi"/>
                <w:color w:val="auto"/>
              </w:rPr>
              <w:commentReference w:id="194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7" w:name="_Ref435734818"/>
      <w:r>
        <w:t>The Psali Batos for the Virgin</w:t>
      </w:r>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48"/>
            <w:r>
              <w:t>forever</w:t>
            </w:r>
            <w:commentRangeEnd w:id="1948"/>
            <w:r>
              <w:rPr>
                <w:rStyle w:val="CommentReference"/>
                <w:rFonts w:ascii="Times New Roman" w:eastAsiaTheme="minorHAnsi" w:hAnsi="Times New Roman" w:cstheme="minorBidi"/>
                <w:color w:val="auto"/>
              </w:rPr>
              <w:commentReference w:id="194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49"/>
            <w:r>
              <w:t>In the unshakable places.</w:t>
            </w:r>
            <w:commentRangeEnd w:id="1949"/>
            <w:r>
              <w:rPr>
                <w:rStyle w:val="CommentReference"/>
                <w:rFonts w:ascii="Times New Roman" w:eastAsiaTheme="minorHAnsi" w:hAnsi="Times New Roman" w:cstheme="minorBidi"/>
                <w:color w:val="auto"/>
              </w:rPr>
              <w:commentReference w:id="194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0"/>
            <w:r>
              <w:t>Your name adorns our works.</w:t>
            </w:r>
            <w:commentRangeEnd w:id="1950"/>
            <w:r>
              <w:rPr>
                <w:rStyle w:val="CommentReference"/>
                <w:rFonts w:ascii="Times New Roman" w:eastAsiaTheme="minorHAnsi" w:hAnsi="Times New Roman" w:cstheme="minorBidi"/>
                <w:color w:val="auto"/>
              </w:rPr>
              <w:commentReference w:id="195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1"/>
            <w:r>
              <w:t xml:space="preserve">Interceding </w:t>
            </w:r>
            <w:commentRangeEnd w:id="1951"/>
            <w:r>
              <w:rPr>
                <w:rStyle w:val="CommentReference"/>
                <w:rFonts w:ascii="Times New Roman" w:eastAsiaTheme="minorHAnsi" w:hAnsi="Times New Roman" w:cstheme="minorBidi"/>
                <w:color w:val="auto"/>
              </w:rPr>
              <w:commentReference w:id="195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2" w:name="_Toc485884683"/>
      <w:r>
        <w:t>August 12 / Mesori 19: Translocation of the Relics of St. Macarius the Great</w:t>
      </w:r>
      <w:bookmarkEnd w:id="1952"/>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3" w:name="_Toc485884684"/>
      <w:r>
        <w:t>August 14 / Mesori 21: Commemoration of the Theotokos</w:t>
      </w:r>
      <w:bookmarkEnd w:id="1953"/>
    </w:p>
    <w:p w14:paraId="3E243021" w14:textId="74DC604E" w:rsidR="00DD1748" w:rsidRDefault="00DD1748" w:rsidP="00DD1748">
      <w:pPr>
        <w:pStyle w:val="Rubric"/>
      </w:pPr>
      <w:bookmarkStart w:id="1954"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5" w:name="_Ref485109122"/>
      <w:bookmarkStart w:id="1956" w:name="_Ref485109128"/>
      <w:bookmarkStart w:id="1957" w:name="_Toc485884685"/>
      <w:r>
        <w:t>August 17 / Mesori 24: Departure of St. Takle Haymanot</w:t>
      </w:r>
      <w:bookmarkEnd w:id="1954"/>
      <w:bookmarkEnd w:id="1955"/>
      <w:bookmarkEnd w:id="1956"/>
      <w:bookmarkEnd w:id="1957"/>
    </w:p>
    <w:p w14:paraId="34845613" w14:textId="77777777" w:rsidR="009F60F1" w:rsidRDefault="009F60F1" w:rsidP="009F60F1">
      <w:pPr>
        <w:pStyle w:val="Heading4"/>
      </w:pPr>
      <w:bookmarkStart w:id="1958" w:name="_Ref434492302"/>
      <w:r>
        <w:t>The Doxology</w:t>
      </w:r>
      <w:r w:rsidR="00B82753">
        <w:t xml:space="preserve"> for St. Takle Haymanot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59" w:name="_Toc485884686"/>
      <w:r>
        <w:lastRenderedPageBreak/>
        <w:t>August 21 / Mesori 28: The Patriarchs: Abraham, Isaac, and Jacob</w:t>
      </w:r>
      <w:bookmarkEnd w:id="1959"/>
    </w:p>
    <w:p w14:paraId="1D063B19" w14:textId="77777777" w:rsidR="00431ABD" w:rsidRDefault="00431ABD" w:rsidP="00431ABD">
      <w:pPr>
        <w:pStyle w:val="Heading4"/>
      </w:pPr>
      <w:bookmarkStart w:id="1960" w:name="_Ref434492413"/>
      <w:r>
        <w:t>The Doxology</w:t>
      </w:r>
      <w:r w:rsidR="00B82753">
        <w:t xml:space="preserve"> for the Patriarchs: Abraham, Isaac, and Jacob</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1" w:name="_Toc485884687"/>
      <w:r>
        <w:lastRenderedPageBreak/>
        <w:t>August 22 / Mesori 29: Commemoration of the Annunciation, Nativity, and Resurrection on the 29</w:t>
      </w:r>
      <w:r w:rsidRPr="00C0205C">
        <w:rPr>
          <w:vertAlign w:val="superscript"/>
        </w:rPr>
        <w:t>th</w:t>
      </w:r>
      <w:r>
        <w:t xml:space="preserve"> of Every Month</w:t>
      </w:r>
      <w:bookmarkEnd w:id="1961"/>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2" w:name="_Toc485884688"/>
      <w:r>
        <w:t xml:space="preserve">August 22 / Mesori 29: </w:t>
      </w:r>
      <w:r w:rsidR="007D439A">
        <w:t xml:space="preserve">Also the </w:t>
      </w:r>
      <w:r>
        <w:t>Translocation of the Relics of St. John the Short to Scetis</w:t>
      </w:r>
      <w:bookmarkEnd w:id="1962"/>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3" w:name="_Toc485884689"/>
      <w:r>
        <w:t>August 25 / Little Month 2: Departure of St. Titus the Apostle</w:t>
      </w:r>
      <w:bookmarkEnd w:id="1963"/>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4" w:name="_Toc485884690"/>
      <w:r>
        <w:t>August 26 / Little Month 3: Archangel Raphael</w:t>
      </w:r>
      <w:bookmarkEnd w:id="1964"/>
    </w:p>
    <w:p w14:paraId="0292BCC5" w14:textId="77777777" w:rsidR="00C30039" w:rsidRDefault="00C30039" w:rsidP="00C30039">
      <w:pPr>
        <w:pStyle w:val="Heading4"/>
      </w:pPr>
      <w:bookmarkStart w:id="1965" w:name="_Ref434488208"/>
      <w:r>
        <w:t>The Doxology</w:t>
      </w:r>
      <w:r w:rsidR="00B46E6E">
        <w:t xml:space="preserve"> for Archangel Raphael</w:t>
      </w:r>
      <w:bookmarkEnd w:id="1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6" w:name="_Toc485884691"/>
      <w:r>
        <w:t>August 28 / Little Month 5</w:t>
      </w:r>
      <w:r w:rsidR="00980D99">
        <w:t>: St. Parsouma</w:t>
      </w:r>
      <w:bookmarkEnd w:id="1966"/>
    </w:p>
    <w:p w14:paraId="32F5CFB7" w14:textId="77777777" w:rsidR="00980D99" w:rsidRDefault="00980D99" w:rsidP="00980D99">
      <w:pPr>
        <w:pStyle w:val="Heading4"/>
      </w:pPr>
      <w:bookmarkStart w:id="1967" w:name="_Ref434491294"/>
      <w:r>
        <w:t>The Doxology</w:t>
      </w:r>
      <w:r w:rsidR="00810F04">
        <w:t xml:space="preserve"> for St. Parsouma</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1"/>
            <w:r>
              <w:t xml:space="preserve">ⲙ̀Ⲡⲭ̄ⲥ̄ </w:t>
            </w:r>
            <w:commentRangeEnd w:id="1971"/>
            <w:r>
              <w:rPr>
                <w:rStyle w:val="CommentReference"/>
                <w:rFonts w:ascii="Times New Roman" w:hAnsi="Times New Roman" w:cstheme="minorBidi"/>
                <w:noProof w:val="0"/>
              </w:rPr>
              <w:commentReference w:id="197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2"/>
            <w:r>
              <w:t xml:space="preserve">ⲡⲉⲛⲥⲱⲧⲏⲣ </w:t>
            </w:r>
            <w:commentRangeEnd w:id="1972"/>
            <w:r>
              <w:rPr>
                <w:rStyle w:val="CommentReference"/>
                <w:rFonts w:ascii="Times New Roman" w:hAnsi="Times New Roman" w:cstheme="minorBidi"/>
                <w:noProof w:val="0"/>
              </w:rPr>
              <w:commentReference w:id="197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3" w:name="_Toc410196226"/>
      <w:bookmarkStart w:id="1974" w:name="_Toc410196468"/>
      <w:bookmarkStart w:id="1975" w:name="_Toc410196970"/>
      <w:bookmarkStart w:id="1976" w:name="_Toc485884457"/>
      <w:bookmarkStart w:id="1977" w:name="Pascal"/>
      <w:bookmarkEnd w:id="1925"/>
      <w:r>
        <w:lastRenderedPageBreak/>
        <w:t>The Pascal Cycle</w:t>
      </w:r>
      <w:bookmarkEnd w:id="1973"/>
      <w:bookmarkEnd w:id="1974"/>
      <w:bookmarkEnd w:id="1975"/>
      <w:bookmarkEnd w:id="1976"/>
    </w:p>
    <w:p w14:paraId="5B5D97E6" w14:textId="018E9B71" w:rsidR="009E261C" w:rsidRDefault="00EF4931" w:rsidP="00EF4931">
      <w:pPr>
        <w:pStyle w:val="TOC3"/>
        <w:tabs>
          <w:tab w:val="right" w:leader="dot" w:pos="8846"/>
        </w:tabs>
      </w:pPr>
      <w:bookmarkStart w:id="1978" w:name="_Toc410196227"/>
      <w:bookmarkStart w:id="1979" w:name="_Toc410196469"/>
      <w:bookmarkStart w:id="1980" w:name="_Toc410196971"/>
      <w:r>
        <w:t>TODO: READD TOC</w:t>
      </w:r>
    </w:p>
    <w:p w14:paraId="0AD076AD" w14:textId="5D532FCC" w:rsidR="00495F1A" w:rsidRDefault="00495F1A" w:rsidP="00495F1A">
      <w:pPr>
        <w:pStyle w:val="Heading3"/>
      </w:pPr>
      <w:bookmarkStart w:id="1981" w:name="_Toc479145670"/>
      <w:r>
        <w:t>Jonah’s Fast</w:t>
      </w:r>
      <w:bookmarkEnd w:id="1978"/>
      <w:bookmarkEnd w:id="1979"/>
      <w:bookmarkEnd w:id="1980"/>
      <w:bookmarkEnd w:id="1981"/>
    </w:p>
    <w:p w14:paraId="7A658690" w14:textId="77777777" w:rsidR="001E5E16" w:rsidRPr="001E5E16" w:rsidRDefault="001E5E16" w:rsidP="001E5E16">
      <w:pPr>
        <w:pStyle w:val="Heading4"/>
      </w:pPr>
      <w:bookmarkStart w:id="1982" w:name="_Ref434478053"/>
      <w:r>
        <w:t>The Doxology</w:t>
      </w:r>
      <w:r w:rsidR="00E21EA3">
        <w:t xml:space="preserve"> of Jonah’s Fast</w:t>
      </w:r>
      <w:bookmarkEnd w:id="1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3" w:name="_Toc410196228"/>
      <w:bookmarkStart w:id="1984" w:name="_Toc410196470"/>
      <w:bookmarkStart w:id="1985" w:name="_Toc410196972"/>
      <w:bookmarkStart w:id="1986" w:name="_Toc479145671"/>
      <w:r>
        <w:t>Jonah’s Feast</w:t>
      </w:r>
      <w:bookmarkEnd w:id="1983"/>
      <w:bookmarkEnd w:id="1984"/>
      <w:bookmarkEnd w:id="1985"/>
      <w:bookmarkEnd w:id="1986"/>
    </w:p>
    <w:p w14:paraId="6EE6C439" w14:textId="77777777" w:rsidR="00495F1A" w:rsidRDefault="00495F1A" w:rsidP="00495F1A">
      <w:pPr>
        <w:pStyle w:val="Heading3"/>
      </w:pPr>
      <w:bookmarkStart w:id="1987" w:name="_Toc410196229"/>
      <w:bookmarkStart w:id="1988" w:name="_Toc410196471"/>
      <w:bookmarkStart w:id="1989" w:name="_Toc410196973"/>
      <w:bookmarkStart w:id="1990" w:name="_Toc479145672"/>
      <w:r>
        <w:t>Great Lent</w:t>
      </w:r>
      <w:bookmarkEnd w:id="1987"/>
      <w:bookmarkEnd w:id="1988"/>
      <w:bookmarkEnd w:id="1989"/>
      <w:bookmarkEnd w:id="1990"/>
    </w:p>
    <w:p w14:paraId="100B48D2" w14:textId="61FB6051" w:rsidR="008C6F4C" w:rsidRDefault="008C6F4C" w:rsidP="008C6F4C">
      <w:pPr>
        <w:pStyle w:val="Heading4"/>
      </w:pPr>
      <w:bookmarkStart w:id="1991"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2"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1"/>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3" w:name="_Ref434478104"/>
      <w:r>
        <w:lastRenderedPageBreak/>
        <w:t>The Doxology</w:t>
      </w:r>
      <w:r w:rsidR="00E21EA3">
        <w:t xml:space="preserve"> for Weekdays in Great Lent</w:t>
      </w:r>
      <w:bookmarkEnd w:id="1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4"/>
            <w:r>
              <w:t>ⲛⲓⲉ̀ⲛⲉϩ</w:t>
            </w:r>
            <w:commentRangeEnd w:id="1994"/>
            <w:r>
              <w:rPr>
                <w:rStyle w:val="CommentReference"/>
                <w:rFonts w:ascii="Times New Roman" w:hAnsi="Times New Roman" w:cstheme="minorBidi"/>
                <w:noProof w:val="0"/>
              </w:rPr>
              <w:commentReference w:id="1994"/>
            </w:r>
            <w:r>
              <w:t>.</w:t>
            </w:r>
          </w:p>
        </w:tc>
      </w:tr>
    </w:tbl>
    <w:p w14:paraId="1A70F51E" w14:textId="77777777" w:rsidR="00420CFA" w:rsidRPr="001E5E16" w:rsidRDefault="00420CFA" w:rsidP="00420CFA">
      <w:pPr>
        <w:pStyle w:val="Heading4"/>
      </w:pPr>
      <w:bookmarkStart w:id="1995" w:name="_Ref434478128"/>
      <w:r>
        <w:lastRenderedPageBreak/>
        <w:t>A Second Doxology for Weekdays</w:t>
      </w:r>
      <w:r w:rsidR="00E21EA3">
        <w:t xml:space="preserve">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6"/>
            <w:r>
              <w:t xml:space="preserve">He </w:t>
            </w:r>
            <w:r w:rsidR="00253DD3">
              <w:t>humiliated</w:t>
            </w:r>
          </w:p>
          <w:p w14:paraId="774AFAE4" w14:textId="77777777" w:rsidR="00420CFA" w:rsidRDefault="00420CFA" w:rsidP="00420CFA">
            <w:pPr>
              <w:pStyle w:val="EngHangEnd"/>
            </w:pPr>
            <w:r>
              <w:t>The Tempter</w:t>
            </w:r>
            <w:commentRangeEnd w:id="1996"/>
            <w:r>
              <w:rPr>
                <w:rStyle w:val="CommentReference"/>
              </w:rPr>
              <w:commentReference w:id="199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7"/>
            <w:r>
              <w:t>“Fast in watchfulness</w:t>
            </w:r>
          </w:p>
          <w:p w14:paraId="6B2FDE71" w14:textId="77777777" w:rsidR="00420CFA" w:rsidRDefault="00420CFA" w:rsidP="00420CFA">
            <w:pPr>
              <w:pStyle w:val="EngHangEnd"/>
            </w:pPr>
            <w:r>
              <w:t>By day and by night.”</w:t>
            </w:r>
            <w:commentRangeEnd w:id="1997"/>
            <w:r>
              <w:rPr>
                <w:rStyle w:val="CommentReference"/>
              </w:rPr>
              <w:commentReference w:id="199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98" w:name="_Ref434478147"/>
      <w:r>
        <w:t>A Third</w:t>
      </w:r>
      <w:r w:rsidR="00420CFA">
        <w:t xml:space="preserve"> Doxology</w:t>
      </w:r>
      <w:r>
        <w:t xml:space="preserve"> for Weekdays</w:t>
      </w:r>
      <w:r w:rsidR="00E21EA3">
        <w:t xml:space="preserve"> in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99" w:name="_Ref434478172"/>
      <w:r>
        <w:lastRenderedPageBreak/>
        <w:t xml:space="preserve">The </w:t>
      </w:r>
      <w:r w:rsidR="007A72D2">
        <w:t xml:space="preserve">Fourth </w:t>
      </w:r>
      <w:r>
        <w:t>Doxology</w:t>
      </w:r>
      <w:r w:rsidR="007A72D2">
        <w:t xml:space="preserve"> </w:t>
      </w:r>
      <w:r w:rsidR="00E21EA3">
        <w:t>for Great Lent</w:t>
      </w:r>
      <w:bookmarkEnd w:id="1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0"/>
            <w:r>
              <w:t xml:space="preserve">Ϯⲛⲏⲥⲧⲓⲁ̀ </w:t>
            </w:r>
            <w:commentRangeEnd w:id="2000"/>
            <w:r>
              <w:rPr>
                <w:rStyle w:val="CommentReference"/>
                <w:rFonts w:ascii="Times New Roman" w:hAnsi="Times New Roman" w:cstheme="minorBidi"/>
                <w:noProof w:val="0"/>
              </w:rPr>
              <w:commentReference w:id="200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1"/>
            <w:r>
              <w:t>pretense</w:t>
            </w:r>
            <w:commentRangeEnd w:id="2001"/>
            <w:r>
              <w:rPr>
                <w:rStyle w:val="CommentReference"/>
              </w:rPr>
              <w:commentReference w:id="200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2"/>
            <w:r>
              <w:t>strugglers</w:t>
            </w:r>
            <w:commentRangeEnd w:id="2002"/>
            <w:r>
              <w:rPr>
                <w:rStyle w:val="CommentReference"/>
              </w:rPr>
              <w:commentReference w:id="200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3"/>
            <w:r>
              <w:t>martyrdom</w:t>
            </w:r>
            <w:commentRangeEnd w:id="2003"/>
            <w:r>
              <w:rPr>
                <w:rStyle w:val="CommentReference"/>
              </w:rPr>
              <w:commentReference w:id="200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4"/>
            <w:r>
              <w:t xml:space="preserve">carries </w:t>
            </w:r>
            <w:commentRangeEnd w:id="2004"/>
            <w:r>
              <w:rPr>
                <w:rStyle w:val="CommentReference"/>
              </w:rPr>
              <w:commentReference w:id="200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5"/>
            <w:r>
              <w:t>assembly</w:t>
            </w:r>
            <w:commentRangeEnd w:id="2005"/>
            <w:r>
              <w:rPr>
                <w:rStyle w:val="CommentReference"/>
              </w:rPr>
              <w:commentReference w:id="2005"/>
            </w:r>
            <w:r>
              <w:t>,</w:t>
            </w:r>
          </w:p>
          <w:p w14:paraId="33941A18" w14:textId="77777777" w:rsidR="006A78B4" w:rsidRDefault="006A78B4" w:rsidP="006A78B4">
            <w:pPr>
              <w:pStyle w:val="EngHangEnd"/>
            </w:pPr>
            <w:r>
              <w:t xml:space="preserve">From now until the </w:t>
            </w:r>
            <w:commentRangeStart w:id="2006"/>
            <w:r>
              <w:t>ages of ages</w:t>
            </w:r>
            <w:commentRangeEnd w:id="2006"/>
            <w:r>
              <w:rPr>
                <w:rStyle w:val="CommentReference"/>
              </w:rPr>
              <w:commentReference w:id="200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7" w:name="_Ref434476347"/>
      <w:r>
        <w:t>The Psali Adam</w:t>
      </w:r>
      <w:r w:rsidR="006C1B94">
        <w:t xml:space="preserve"> for Great Lent</w:t>
      </w:r>
      <w:bookmarkEnd w:id="2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08" w:name="_Ref434476369"/>
      <w:r>
        <w:t>The Psali Batos</w:t>
      </w:r>
      <w:r w:rsidR="006C1B94">
        <w:t xml:space="preserve"> for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09" w:name="_Toc410196230"/>
      <w:bookmarkStart w:id="2010" w:name="_Toc410196472"/>
      <w:bookmarkStart w:id="2011" w:name="_Toc410196974"/>
      <w:bookmarkStart w:id="2012"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 xml:space="preserve">With Your </w:t>
            </w:r>
            <w:proofErr w:type="gramStart"/>
            <w:r>
              <w:t>good</w:t>
            </w:r>
            <w:proofErr w:type="gramEnd"/>
            <w:r>
              <w:t xml:space="preserve">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09"/>
      <w:bookmarkEnd w:id="2010"/>
      <w:bookmarkEnd w:id="2011"/>
      <w:bookmarkEnd w:id="2012"/>
    </w:p>
    <w:p w14:paraId="536840DE" w14:textId="77777777" w:rsidR="00EC2AEB" w:rsidRPr="001E5E16" w:rsidRDefault="00EC2AEB" w:rsidP="00EC2AEB">
      <w:pPr>
        <w:pStyle w:val="Heading4"/>
      </w:pPr>
      <w:bookmarkStart w:id="2013" w:name="_Ref434478195"/>
      <w:r>
        <w:t>The Doxology</w:t>
      </w:r>
      <w:r w:rsidR="00E21EA3">
        <w:t xml:space="preserve"> for Lazarus Saturday</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4" w:name="_Ref434476394"/>
      <w:r>
        <w:t>The Psali Batos</w:t>
      </w:r>
      <w:r w:rsidR="006C1B94">
        <w:t xml:space="preserve"> for Lazarus Saturday</w:t>
      </w:r>
      <w:bookmarkEnd w:id="2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5"/>
            <w:r>
              <w:t>With glory befitting You</w:t>
            </w:r>
            <w:commentRangeEnd w:id="2015"/>
            <w:r>
              <w:rPr>
                <w:rStyle w:val="CommentReference"/>
              </w:rPr>
              <w:commentReference w:id="201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6" w:name="_Toc410196231"/>
      <w:bookmarkStart w:id="2017" w:name="_Toc410196473"/>
      <w:bookmarkStart w:id="2018" w:name="_Toc410196975"/>
      <w:bookmarkStart w:id="2019" w:name="_Toc479145674"/>
      <w:r>
        <w:t>Palm Sunday</w:t>
      </w:r>
      <w:bookmarkEnd w:id="2016"/>
      <w:bookmarkEnd w:id="2017"/>
      <w:bookmarkEnd w:id="2018"/>
      <w:bookmarkEnd w:id="2019"/>
    </w:p>
    <w:p w14:paraId="1C79214B" w14:textId="452580E2" w:rsidR="00B91DD6" w:rsidRPr="00B91DD6" w:rsidRDefault="00B91DD6" w:rsidP="00B91DD6">
      <w:pPr>
        <w:pStyle w:val="Heading4"/>
        <w:rPr>
          <w:rFonts w:ascii="Arial Unicode MS" w:eastAsia="Arial Unicode MS" w:hAnsi="Arial Unicode MS" w:cs="Arial Unicode MS"/>
        </w:rPr>
      </w:pPr>
      <w:bookmarkStart w:id="2020"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1" w:name="_Ref485108442"/>
      <w:r>
        <w:lastRenderedPageBreak/>
        <w:t xml:space="preserve">The </w:t>
      </w:r>
      <w:r w:rsidR="00FA139D">
        <w:t xml:space="preserve">First </w:t>
      </w:r>
      <w:r>
        <w:t>Doxology</w:t>
      </w:r>
      <w:r w:rsidR="00E21EA3">
        <w:t xml:space="preserve"> for Palm Sunday</w:t>
      </w:r>
      <w:bookmarkEnd w:id="2020"/>
      <w:bookmarkEnd w:id="2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2"/>
            <w:r>
              <w:t>To the ages.</w:t>
            </w:r>
            <w:commentRangeEnd w:id="2022"/>
            <w:r>
              <w:rPr>
                <w:rStyle w:val="CommentReference"/>
              </w:rPr>
              <w:commentReference w:id="202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3" w:name="_Ref434478234"/>
      <w:r>
        <w:t>The Second Doxology</w:t>
      </w:r>
      <w:r w:rsidR="00E21EA3">
        <w:t xml:space="preserve"> for Palm Sunday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4" w:name="_Ref434478255"/>
      <w:r>
        <w:lastRenderedPageBreak/>
        <w:t>The Third Doxology</w:t>
      </w:r>
      <w:r w:rsidR="00E21EA3">
        <w:t xml:space="preserve"> for Palm Sunday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8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5"/>
            <w:r>
              <w:t xml:space="preserve">is </w:t>
            </w:r>
            <w:commentRangeEnd w:id="2025"/>
            <w:r>
              <w:rPr>
                <w:rStyle w:val="CommentReference"/>
              </w:rPr>
              <w:commentReference w:id="202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6"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7" w:name="_Ref485192297"/>
      <w:r>
        <w:t>The Psali Adam</w:t>
      </w:r>
      <w:r w:rsidR="006C1B94">
        <w:t xml:space="preserve"> for Palm Sunday</w:t>
      </w:r>
      <w:bookmarkEnd w:id="2026"/>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28"/>
            <w:r>
              <w:t xml:space="preserve">Offer </w:t>
            </w:r>
            <w:commentRangeEnd w:id="2028"/>
            <w:r>
              <w:rPr>
                <w:rStyle w:val="CommentReference"/>
              </w:rPr>
              <w:commentReference w:id="20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29"/>
            <w:r>
              <w:t>Kranion</w:t>
            </w:r>
            <w:commentRangeEnd w:id="2029"/>
            <w:r>
              <w:rPr>
                <w:rStyle w:val="CommentReference"/>
              </w:rPr>
              <w:commentReference w:id="20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0" w:name="_Toc479145675"/>
      <w:bookmarkStart w:id="2031" w:name="_Toc410196232"/>
      <w:bookmarkStart w:id="2032" w:name="_Toc410196474"/>
      <w:bookmarkStart w:id="2033"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 xml:space="preserve">With Your </w:t>
            </w:r>
            <w:proofErr w:type="gramStart"/>
            <w:r>
              <w:t>good</w:t>
            </w:r>
            <w:proofErr w:type="gramEnd"/>
            <w:r>
              <w:t xml:space="preserve">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 xml:space="preserve">Concerning </w:t>
            </w:r>
            <w:proofErr w:type="gramStart"/>
            <w:r>
              <w:t>Jesus</w:t>
            </w:r>
            <w:proofErr w:type="gramEnd"/>
            <w:r>
              <w:t xml:space="preserve">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4" w:name="_Ref485365426"/>
      <w:r>
        <w:t>Bright</w:t>
      </w:r>
      <w:r w:rsidR="003E106D">
        <w:t xml:space="preserve"> Saturday</w:t>
      </w:r>
      <w:bookmarkEnd w:id="2030"/>
      <w:bookmarkEnd w:id="2034"/>
    </w:p>
    <w:p w14:paraId="65F4337A" w14:textId="2CA465AF" w:rsidR="003E106D" w:rsidRDefault="003E106D" w:rsidP="003E106D">
      <w:pPr>
        <w:pStyle w:val="Heading4"/>
      </w:pPr>
      <w:bookmarkStart w:id="2035" w:name="_Ref435562018"/>
      <w:r>
        <w:t>The Psali Batos for the Joyous Saturday</w:t>
      </w:r>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6"/>
            <w:r>
              <w:t xml:space="preserve">abolished </w:t>
            </w:r>
            <w:commentRangeEnd w:id="2036"/>
            <w:r>
              <w:rPr>
                <w:rStyle w:val="CommentReference"/>
              </w:rPr>
              <w:commentReference w:id="20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7"/>
            <w:r>
              <w:t>power</w:t>
            </w:r>
            <w:commentRangeEnd w:id="2037"/>
            <w:r>
              <w:rPr>
                <w:rStyle w:val="CommentReference"/>
              </w:rPr>
              <w:commentReference w:id="20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38" w:name="_Toc479145676"/>
      <w:bookmarkEnd w:id="2031"/>
      <w:bookmarkEnd w:id="2032"/>
      <w:bookmarkEnd w:id="2033"/>
      <w:r>
        <w:rPr>
          <w:lang w:val="en-US"/>
        </w:rPr>
        <w:t>Pascha</w:t>
      </w:r>
      <w:bookmarkEnd w:id="203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3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0" w:name="_Ref485108466"/>
      <w:r>
        <w:t>The Doxology</w:t>
      </w:r>
      <w:r w:rsidR="00E21EA3">
        <w:t xml:space="preserve"> for </w:t>
      </w:r>
      <w:r w:rsidR="00D22853">
        <w:t>Pascha</w:t>
      </w:r>
      <w:bookmarkEnd w:id="2039"/>
      <w:bookmarkEnd w:id="2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1"/>
            <w:r>
              <w:t>Name</w:t>
            </w:r>
            <w:commentRangeEnd w:id="2041"/>
            <w:r>
              <w:rPr>
                <w:rStyle w:val="CommentReference"/>
              </w:rPr>
              <w:commentReference w:id="204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2" w:name="_Ref434478317"/>
      <w:r>
        <w:t>A</w:t>
      </w:r>
      <w:r w:rsidR="00E21EA3">
        <w:t>nother</w:t>
      </w:r>
      <w:r>
        <w:t xml:space="preserve"> Doxology</w:t>
      </w:r>
      <w:r w:rsidR="00E21EA3">
        <w:t xml:space="preserve"> </w:t>
      </w:r>
      <w:r w:rsidR="00D22853">
        <w:t>Pascha</w:t>
      </w:r>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3" w:name="_Ref434478347"/>
      <w:r>
        <w:lastRenderedPageBreak/>
        <w:t>A Doxology for Archangel Michael</w:t>
      </w:r>
      <w:r w:rsidR="00E21EA3">
        <w:t xml:space="preserve"> </w:t>
      </w:r>
      <w:r w:rsidR="00D22853">
        <w:t>Pascha</w:t>
      </w:r>
      <w:bookmarkEnd w:id="2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5" w:name="_Ref485192337"/>
      <w:r>
        <w:t>The Psali Adam</w:t>
      </w:r>
      <w:r w:rsidR="006C1B94">
        <w:t xml:space="preserve"> </w:t>
      </w:r>
      <w:r w:rsidR="00D22853">
        <w:t>Pascha</w:t>
      </w:r>
      <w:bookmarkEnd w:id="2044"/>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6" w:name="_Ref434476459"/>
      <w:r>
        <w:t>The Psali Batos</w:t>
      </w:r>
      <w:r w:rsidR="006C1B94">
        <w:t xml:space="preserve"> </w:t>
      </w:r>
      <w:r w:rsidR="00D22853">
        <w:t>Pascha</w:t>
      </w:r>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7" w:name="_Toc479145677"/>
      <w:bookmarkStart w:id="2048" w:name="_Toc410196233"/>
      <w:bookmarkStart w:id="2049" w:name="_Toc410196475"/>
      <w:bookmarkStart w:id="2050"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 xml:space="preserve">With Your </w:t>
            </w:r>
            <w:proofErr w:type="gramStart"/>
            <w:r>
              <w:t>good</w:t>
            </w:r>
            <w:proofErr w:type="gramEnd"/>
            <w:r>
              <w:t xml:space="preserve">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 xml:space="preserve">And be lifted up, </w:t>
      </w:r>
      <w:proofErr w:type="gramStart"/>
      <w:r>
        <w:t>you</w:t>
      </w:r>
      <w:proofErr w:type="gramEnd"/>
      <w:r>
        <w:t xml:space="preserve">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 xml:space="preserve">And be lifted up, </w:t>
      </w:r>
      <w:proofErr w:type="gramStart"/>
      <w:r>
        <w:t>you</w:t>
      </w:r>
      <w:proofErr w:type="gramEnd"/>
      <w:r>
        <w:t xml:space="preserve">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 xml:space="preserve">And be lifted up, </w:t>
      </w:r>
      <w:proofErr w:type="gramStart"/>
      <w:r>
        <w:t>you</w:t>
      </w:r>
      <w:proofErr w:type="gramEnd"/>
      <w:r>
        <w:t xml:space="preserve">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w:t>
      </w:r>
      <w:proofErr w:type="gramStart"/>
      <w:r>
        <w:t>lit,</w:t>
      </w:r>
      <w:proofErr w:type="gramEnd"/>
      <w:r>
        <w:t xml:space="preserve">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 xml:space="preserve">All </w:t>
            </w:r>
            <w:proofErr w:type="gramStart"/>
            <w:r>
              <w:t>you</w:t>
            </w:r>
            <w:proofErr w:type="gramEnd"/>
            <w:r>
              <w:t xml:space="preserve">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 xml:space="preserve">And the soldiers were guarding Your </w:t>
            </w:r>
            <w:proofErr w:type="gramStart"/>
            <w:r>
              <w:t>undefiled</w:t>
            </w:r>
            <w:proofErr w:type="gramEnd"/>
            <w:r>
              <w:t xml:space="preserve">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 xml:space="preserve">After the procession is complete, the icon is held before the altar, facing the people, and prebyster censes it three times and bows, praying: “We worship You, O Christ our God, and Your life-giving resurrection, for You have risne and saved us from our sins. O my Lord Jesus Christ, </w:t>
      </w:r>
      <w:proofErr w:type="gramStart"/>
      <w:r>
        <w:t>Who</w:t>
      </w:r>
      <w:proofErr w:type="gramEnd"/>
      <w:r>
        <w:t xml:space="preserve">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 xml:space="preserve">Is the Lord of </w:t>
            </w:r>
            <w:proofErr w:type="gramStart"/>
            <w:r>
              <w:t>ages.</w:t>
            </w:r>
            <w:proofErr w:type="gramEnd"/>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 xml:space="preserve">Is the Lord of </w:t>
            </w:r>
            <w:proofErr w:type="gramStart"/>
            <w:r>
              <w:t>ages.</w:t>
            </w:r>
            <w:proofErr w:type="gramEnd"/>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7"/>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1" w:name="_Toc479145678"/>
      <w:r>
        <w:t>Thomas Sunday</w:t>
      </w:r>
      <w:bookmarkEnd w:id="2048"/>
      <w:bookmarkEnd w:id="2049"/>
      <w:bookmarkEnd w:id="2050"/>
      <w:bookmarkEnd w:id="2051"/>
    </w:p>
    <w:p w14:paraId="1CFE554E" w14:textId="77777777" w:rsidR="00EC2AEB" w:rsidRDefault="00EC2AEB" w:rsidP="00EC2AEB">
      <w:pPr>
        <w:pStyle w:val="Heading4"/>
      </w:pPr>
      <w:bookmarkStart w:id="2052" w:name="_Ref434478375"/>
      <w:r>
        <w:t>The Doxology</w:t>
      </w:r>
      <w:r w:rsidR="00E21EA3">
        <w:t xml:space="preserve"> for Thomas Sunday</w:t>
      </w:r>
      <w:bookmarkEnd w:id="2052"/>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3"/>
            <w:r>
              <w:t xml:space="preserve">Jesus </w:t>
            </w:r>
            <w:commentRangeEnd w:id="2053"/>
            <w:r>
              <w:rPr>
                <w:rStyle w:val="CommentReference"/>
                <w:rFonts w:ascii="Times New Roman" w:hAnsi="Times New Roman"/>
              </w:rPr>
              <w:commentReference w:id="20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4" w:name="_Toc410196235"/>
      <w:bookmarkStart w:id="2055" w:name="_Toc410196477"/>
      <w:bookmarkStart w:id="2056" w:name="_Toc410196979"/>
      <w:bookmarkStart w:id="2057" w:name="_Toc479145679"/>
      <w:r>
        <w:lastRenderedPageBreak/>
        <w:t>Ascension</w:t>
      </w:r>
      <w:bookmarkEnd w:id="2054"/>
      <w:bookmarkEnd w:id="2055"/>
      <w:bookmarkEnd w:id="2056"/>
      <w:bookmarkEnd w:id="2057"/>
    </w:p>
    <w:p w14:paraId="55079EBC" w14:textId="6DF7C14F" w:rsidR="000437A2" w:rsidRDefault="000437A2" w:rsidP="000437A2">
      <w:pPr>
        <w:pStyle w:val="Heading4"/>
      </w:pPr>
      <w:bookmarkStart w:id="2058"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59" w:name="_Ref485108492"/>
      <w:r>
        <w:t>The Doxology</w:t>
      </w:r>
      <w:r w:rsidR="00CC1CA8">
        <w:t xml:space="preserve"> for the Ascension</w:t>
      </w:r>
      <w:bookmarkEnd w:id="2058"/>
      <w:bookmarkEnd w:id="2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0"/>
            <w:r>
              <w:t>Name</w:t>
            </w:r>
            <w:commentRangeEnd w:id="2060"/>
            <w:r>
              <w:rPr>
                <w:rStyle w:val="CommentReference"/>
              </w:rPr>
              <w:commentReference w:id="206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1"/>
            <w:r>
              <w:t>to Him</w:t>
            </w:r>
            <w:commentRangeEnd w:id="2061"/>
            <w:r>
              <w:rPr>
                <w:rStyle w:val="CommentReference"/>
              </w:rPr>
              <w:commentReference w:id="206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2"/>
            <w:r>
              <w:t>might</w:t>
            </w:r>
            <w:commentRangeEnd w:id="2062"/>
            <w:r>
              <w:rPr>
                <w:rStyle w:val="CommentReference"/>
              </w:rPr>
              <w:commentReference w:id="206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3"/>
            <w:r>
              <w:t xml:space="preserve">Jesus </w:t>
            </w:r>
            <w:commentRangeEnd w:id="2063"/>
            <w:r>
              <w:rPr>
                <w:rStyle w:val="CommentReference"/>
                <w:rFonts w:ascii="Times New Roman" w:hAnsi="Times New Roman"/>
              </w:rPr>
              <w:commentReference w:id="206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4" w:name="_Ref434476482"/>
      <w:r>
        <w:t>The Psali Adam</w:t>
      </w:r>
      <w:r w:rsidR="006C1B94">
        <w:t xml:space="preserve"> for the Ascension</w:t>
      </w:r>
      <w:bookmarkEnd w:id="2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5" w:name="_Ref434476541"/>
      <w:r>
        <w:t>The Psali Batos</w:t>
      </w:r>
      <w:r w:rsidR="006C1B94">
        <w:t xml:space="preserve"> for the Ascension</w:t>
      </w:r>
      <w:bookmarkEnd w:id="2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6"/>
            <w:r>
              <w:t>miracles</w:t>
            </w:r>
            <w:commentRangeEnd w:id="2066"/>
            <w:r>
              <w:rPr>
                <w:rStyle w:val="CommentReference"/>
              </w:rPr>
              <w:commentReference w:id="206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7" w:name="_Toc410196236"/>
      <w:bookmarkStart w:id="2068" w:name="_Toc410196478"/>
      <w:bookmarkStart w:id="2069" w:name="_Toc410196980"/>
      <w:bookmarkStart w:id="2070"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 xml:space="preserve">With Your </w:t>
            </w:r>
            <w:proofErr w:type="gramStart"/>
            <w:r>
              <w:t>good</w:t>
            </w:r>
            <w:proofErr w:type="gramEnd"/>
            <w:r>
              <w:t xml:space="preserve">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t>
      </w:r>
      <w:proofErr w:type="gramStart"/>
      <w:r>
        <w:t>Who</w:t>
      </w:r>
      <w:proofErr w:type="gramEnd"/>
      <w:r>
        <w:t xml:space="preserve">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7"/>
      <w:bookmarkEnd w:id="2068"/>
      <w:bookmarkEnd w:id="2069"/>
      <w:bookmarkEnd w:id="2070"/>
    </w:p>
    <w:p w14:paraId="32BBB15A" w14:textId="73B730F0" w:rsidR="00D46EC1" w:rsidRPr="00924C51" w:rsidRDefault="00D46EC1" w:rsidP="00D46EC1">
      <w:pPr>
        <w:pStyle w:val="Heading4"/>
      </w:pPr>
      <w:bookmarkStart w:id="2071"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2" w:name="_Ref485108524"/>
      <w:r>
        <w:t>The Doxology</w:t>
      </w:r>
      <w:r w:rsidR="00CC1CA8">
        <w:t xml:space="preserve"> for Pentecost</w:t>
      </w:r>
      <w:bookmarkEnd w:id="2071"/>
      <w:bookmarkEnd w:id="2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3"/>
            <w:r>
              <w:t>Name</w:t>
            </w:r>
            <w:commentRangeEnd w:id="2073"/>
            <w:r>
              <w:rPr>
                <w:rStyle w:val="CommentReference"/>
              </w:rPr>
              <w:commentReference w:id="20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4"/>
            <w:r>
              <w:t>to Him</w:t>
            </w:r>
            <w:commentRangeEnd w:id="2074"/>
            <w:r>
              <w:rPr>
                <w:rStyle w:val="CommentReference"/>
              </w:rPr>
              <w:commentReference w:id="20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5"/>
            <w:r>
              <w:t>might</w:t>
            </w:r>
            <w:commentRangeEnd w:id="2075"/>
            <w:r>
              <w:rPr>
                <w:rStyle w:val="CommentReference"/>
              </w:rPr>
              <w:commentReference w:id="20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6" w:name="_Ref434476566"/>
      <w:r>
        <w:lastRenderedPageBreak/>
        <w:t>The Psali Adam</w:t>
      </w:r>
      <w:r w:rsidR="006C1B94">
        <w:t xml:space="preserve"> for Pentecost</w:t>
      </w:r>
      <w:bookmarkEnd w:id="2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5"/>
    <w:bookmarkEnd w:id="176"/>
    <w:bookmarkEnd w:id="177"/>
    <w:bookmarkEnd w:id="1977"/>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 xml:space="preserve">After the procession is complete, the icons are held before the altar, facing the people, and prebyster censes them three times and bows, praying: “We worship You, O Christ our God, and Your life-giving resurrection, for You have risne and saved us from our sins. O my Lord Jesus Christ, </w:t>
      </w:r>
      <w:proofErr w:type="gramStart"/>
      <w:r>
        <w:t>Who</w:t>
      </w:r>
      <w:proofErr w:type="gramEnd"/>
      <w:r>
        <w:t xml:space="preserve">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 xml:space="preserve">With Your </w:t>
            </w:r>
            <w:proofErr w:type="gramStart"/>
            <w:r>
              <w:t>good</w:t>
            </w:r>
            <w:proofErr w:type="gramEnd"/>
            <w:r>
              <w:t xml:space="preserve">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7" w:name="_Toc485884458"/>
      <w:r>
        <w:lastRenderedPageBreak/>
        <w:t>Index of Psalis</w:t>
      </w:r>
      <w:bookmarkEnd w:id="2077"/>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78" w:name="_Toc485884459"/>
      <w:r>
        <w:lastRenderedPageBreak/>
        <w:t>Index of Doxologies</w:t>
      </w:r>
      <w:bookmarkEnd w:id="2078"/>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79" w:name="_Ref435642966"/>
      <w:r>
        <w:t>Seasonal Doxologies</w:t>
      </w:r>
      <w:bookmarkEnd w:id="2079"/>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0" w:name="_Ref435643009"/>
      <w:r>
        <w:t>Saints’ Doxologies</w:t>
      </w:r>
      <w:bookmarkEnd w:id="2080"/>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100C9C"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27FB1F9D" w14:textId="77777777" w:rsidR="000E2EAC" w:rsidRDefault="000E2EAC"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 xml:space="preserve">in the hands of </w:t>
      </w:r>
      <w:proofErr w:type="gramStart"/>
      <w:r>
        <w:t>Aaron</w:t>
      </w:r>
      <w:proofErr w:type="gramEnd"/>
      <w:r>
        <w:t xml:space="preserve">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 xml:space="preserve">And the readers, the chanters, the exorcists, the monks, the virgins and the widows; the orphans, the ascetics and the laity; and all the fullness of Your </w:t>
      </w:r>
      <w:proofErr w:type="gramStart"/>
      <w:r>
        <w:t>holy</w:t>
      </w:r>
      <w:proofErr w:type="gramEnd"/>
      <w:r>
        <w:t xml:space="preserve">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 xml:space="preserve">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 xml:space="preserve">But let Your people be in blessing: thousands of thousands, and ten thousand times ten </w:t>
      </w:r>
      <w:proofErr w:type="gramStart"/>
      <w:r>
        <w:t>thousands</w:t>
      </w:r>
      <w:proofErr w:type="gramEnd"/>
      <w:r>
        <w:t xml:space="preserve">, doing Your will. By the grace, compassion and love of mankind, of Your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1"/>
            <w:r w:rsidRPr="007425E1">
              <w:t xml:space="preserve">May </w:t>
            </w:r>
            <w:commentRangeEnd w:id="2081"/>
            <w:r>
              <w:rPr>
                <w:rStyle w:val="CommentReference"/>
                <w:rFonts w:eastAsiaTheme="minorHAnsi" w:cstheme="minorBidi"/>
                <w:color w:val="auto"/>
                <w:lang w:val="en-CA"/>
              </w:rPr>
              <w:commentReference w:id="208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100C9C" w:rsidRDefault="00100C9C"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100C9C" w:rsidRDefault="00100C9C">
      <w:pPr>
        <w:pStyle w:val="CommentText"/>
      </w:pPr>
      <w:r>
        <w:rPr>
          <w:rStyle w:val="CommentReference"/>
        </w:rPr>
        <w:annotationRef/>
      </w:r>
      <w:r>
        <w:t>Compare to various translations</w:t>
      </w:r>
    </w:p>
  </w:comment>
  <w:comment w:id="93" w:author="Windows User" w:date="2015-10-30T12:37:00Z" w:initials="WU">
    <w:p w14:paraId="00B9961B" w14:textId="77777777" w:rsidR="00100C9C" w:rsidRDefault="00100C9C">
      <w:pPr>
        <w:pStyle w:val="CommentText"/>
      </w:pPr>
      <w:r>
        <w:rPr>
          <w:rStyle w:val="CommentReference"/>
        </w:rPr>
        <w:annotationRef/>
      </w:r>
      <w:r>
        <w:t>Is this supposed to be doubled?</w:t>
      </w:r>
    </w:p>
  </w:comment>
  <w:comment w:id="94" w:author="Windows User" w:date="2015-11-27T20:09:00Z" w:initials="WU">
    <w:p w14:paraId="218998C8" w14:textId="77777777" w:rsidR="00100C9C" w:rsidRDefault="00100C9C"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100C9C" w:rsidRDefault="00100C9C">
      <w:pPr>
        <w:pStyle w:val="CommentText"/>
      </w:pPr>
      <w:r>
        <w:rPr>
          <w:rStyle w:val="CommentReference"/>
        </w:rPr>
        <w:annotationRef/>
      </w:r>
      <w:r>
        <w:t>Does this go before Creed?</w:t>
      </w:r>
    </w:p>
  </w:comment>
  <w:comment w:id="98" w:author="Windows User" w:date="2015-11-06T13:03:00Z" w:initials="WU">
    <w:p w14:paraId="6B9D0F75" w14:textId="77777777" w:rsidR="00100C9C" w:rsidRDefault="00100C9C">
      <w:pPr>
        <w:pStyle w:val="CommentText"/>
      </w:pPr>
      <w:r>
        <w:rPr>
          <w:rStyle w:val="CommentReference"/>
        </w:rPr>
        <w:annotationRef/>
      </w:r>
      <w:r>
        <w:t>Coptic reader has Ps 3 here!</w:t>
      </w:r>
    </w:p>
  </w:comment>
  <w:comment w:id="115" w:author="Windows User" w:date="2015-11-02T08:54:00Z" w:initials="WU">
    <w:p w14:paraId="0366F544" w14:textId="77777777" w:rsidR="00100C9C" w:rsidRDefault="00100C9C">
      <w:pPr>
        <w:pStyle w:val="CommentText"/>
      </w:pPr>
      <w:r>
        <w:rPr>
          <w:rStyle w:val="CommentReference"/>
        </w:rPr>
        <w:annotationRef/>
      </w:r>
      <w:r>
        <w:t>Is there a phrase missing here?</w:t>
      </w:r>
    </w:p>
  </w:comment>
  <w:comment w:id="121" w:author="Windows User" w:date="2015-10-30T08:56:00Z" w:initials="WU">
    <w:p w14:paraId="1FDBEBA0" w14:textId="77777777" w:rsidR="00100C9C" w:rsidRDefault="00100C9C">
      <w:pPr>
        <w:pStyle w:val="CommentText"/>
      </w:pPr>
      <w:r>
        <w:rPr>
          <w:rStyle w:val="CommentReference"/>
        </w:rPr>
        <w:annotationRef/>
      </w:r>
      <w:r>
        <w:t xml:space="preserve">Should Glory be </w:t>
      </w:r>
      <w:proofErr w:type="gramStart"/>
      <w:r>
        <w:t>be</w:t>
      </w:r>
      <w:proofErr w:type="gramEnd"/>
      <w:r>
        <w:t xml:space="preserve"> here?</w:t>
      </w:r>
    </w:p>
  </w:comment>
  <w:comment w:id="126" w:author="Brett Slote" w:date="2016-05-02T12:37:00Z" w:initials="BS">
    <w:p w14:paraId="6A57FE90" w14:textId="269377C2" w:rsidR="00100C9C" w:rsidRDefault="00100C9C">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100C9C" w:rsidRDefault="00100C9C"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100C9C" w:rsidRDefault="00100C9C" w:rsidP="000C38C3">
      <w:pPr>
        <w:pStyle w:val="CommentText"/>
      </w:pPr>
      <w:r>
        <w:rPr>
          <w:rStyle w:val="CommentReference"/>
        </w:rPr>
        <w:annotationRef/>
      </w:r>
      <w:r>
        <w:t>works or deeds?</w:t>
      </w:r>
    </w:p>
  </w:comment>
  <w:comment w:id="129" w:author="Windows User" w:date="2015-11-21T13:24:00Z" w:initials="WU">
    <w:p w14:paraId="00EA2A44" w14:textId="77777777" w:rsidR="00100C9C" w:rsidRDefault="00100C9C" w:rsidP="000C38C3">
      <w:pPr>
        <w:pStyle w:val="CommentText"/>
      </w:pPr>
      <w:r>
        <w:rPr>
          <w:rStyle w:val="CommentReference"/>
        </w:rPr>
        <w:annotationRef/>
      </w:r>
      <w:r>
        <w:t>review</w:t>
      </w:r>
    </w:p>
  </w:comment>
  <w:comment w:id="130" w:author="Windows User" w:date="2015-10-30T08:56:00Z" w:initials="BS">
    <w:p w14:paraId="326418FE" w14:textId="77777777" w:rsidR="00100C9C" w:rsidRDefault="00100C9C" w:rsidP="000C38C3">
      <w:pPr>
        <w:pStyle w:val="CommentText"/>
      </w:pPr>
      <w:r>
        <w:rPr>
          <w:rStyle w:val="CommentReference"/>
        </w:rPr>
        <w:annotationRef/>
      </w:r>
      <w:r>
        <w:t>does Coptic have 'high'?</w:t>
      </w:r>
    </w:p>
  </w:comment>
  <w:comment w:id="131" w:author="Windows User" w:date="2015-11-21T13:24:00Z" w:initials="WU">
    <w:p w14:paraId="451F9B25" w14:textId="77777777" w:rsidR="00100C9C" w:rsidRDefault="00100C9C" w:rsidP="000C38C3">
      <w:pPr>
        <w:pStyle w:val="CommentText"/>
      </w:pPr>
      <w:r>
        <w:rPr>
          <w:rStyle w:val="CommentReference"/>
        </w:rPr>
        <w:annotationRef/>
      </w:r>
      <w:r>
        <w:t>review, add variant</w:t>
      </w:r>
    </w:p>
  </w:comment>
  <w:comment w:id="132" w:author="Windows User" w:date="2015-10-30T08:56:00Z" w:initials="BS">
    <w:p w14:paraId="688FBBBC" w14:textId="77777777" w:rsidR="00100C9C" w:rsidRDefault="00100C9C"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100C9C" w:rsidRDefault="00100C9C">
      <w:pPr>
        <w:pStyle w:val="CommentText"/>
      </w:pPr>
      <w:r>
        <w:rPr>
          <w:rStyle w:val="CommentReference"/>
        </w:rPr>
        <w:annotationRef/>
      </w:r>
      <w:r>
        <w:t>bless or praise? inconsistent rendering of esmo</w:t>
      </w:r>
    </w:p>
  </w:comment>
  <w:comment w:id="169" w:author="Windows User" w:date="2015-10-30T08:56:00Z" w:initials="WU">
    <w:p w14:paraId="36599FA2" w14:textId="77777777" w:rsidR="00100C9C" w:rsidRDefault="00100C9C" w:rsidP="000278EC">
      <w:pPr>
        <w:pStyle w:val="CommentText"/>
      </w:pPr>
      <w:r>
        <w:rPr>
          <w:rStyle w:val="CommentReference"/>
        </w:rPr>
        <w:annotationRef/>
      </w:r>
      <w:r>
        <w:t>Gives light? Enlightens?</w:t>
      </w:r>
    </w:p>
  </w:comment>
  <w:comment w:id="170" w:author="Windows User" w:date="2015-10-30T08:56:00Z" w:initials="WU">
    <w:p w14:paraId="274DD96D" w14:textId="77777777" w:rsidR="00100C9C" w:rsidRDefault="00100C9C">
      <w:pPr>
        <w:pStyle w:val="CommentText"/>
      </w:pPr>
      <w:r>
        <w:rPr>
          <w:rStyle w:val="CommentReference"/>
        </w:rPr>
        <w:annotationRef/>
      </w:r>
      <w:r>
        <w:t>split after this vs?</w:t>
      </w:r>
    </w:p>
  </w:comment>
  <w:comment w:id="205" w:author="Windows User" w:date="2015-11-04T08:53:00Z" w:initials="WU">
    <w:p w14:paraId="057654D4" w14:textId="77777777" w:rsidR="00100C9C" w:rsidRDefault="00100C9C">
      <w:pPr>
        <w:pStyle w:val="CommentText"/>
      </w:pPr>
      <w:r>
        <w:rPr>
          <w:rStyle w:val="CommentReference"/>
        </w:rPr>
        <w:annotationRef/>
      </w:r>
      <w:r>
        <w:t>Life giver or giver of life?</w:t>
      </w:r>
    </w:p>
  </w:comment>
  <w:comment w:id="216" w:author="Windows User" w:date="2015-10-30T08:56:00Z" w:initials="BS">
    <w:p w14:paraId="681427A6" w14:textId="77777777" w:rsidR="00100C9C" w:rsidRDefault="00100C9C">
      <w:pPr>
        <w:pStyle w:val="CommentText"/>
      </w:pPr>
      <w:r>
        <w:rPr>
          <w:rStyle w:val="CommentReference"/>
        </w:rPr>
        <w:annotationRef/>
      </w:r>
      <w:r>
        <w:t>coptic has confess</w:t>
      </w:r>
    </w:p>
  </w:comment>
  <w:comment w:id="245" w:author="Microsoft Office User" w:date="2015-12-11T19:51:00Z" w:initials="Office">
    <w:p w14:paraId="593CF0B5" w14:textId="77777777" w:rsidR="00100C9C" w:rsidRDefault="00100C9C" w:rsidP="00704CAA">
      <w:pPr>
        <w:pStyle w:val="CommentText"/>
      </w:pPr>
      <w:r>
        <w:rPr>
          <w:rStyle w:val="CommentReference"/>
        </w:rPr>
        <w:annotationRef/>
      </w:r>
      <w:r>
        <w:t>this one needs rewording</w:t>
      </w:r>
    </w:p>
  </w:comment>
  <w:comment w:id="353" w:author="Windows User" w:date="2015-11-02T12:45:00Z" w:initials="WU">
    <w:p w14:paraId="7D99A743" w14:textId="77777777" w:rsidR="00100C9C" w:rsidRDefault="00100C9C" w:rsidP="00D31F38">
      <w:pPr>
        <w:pStyle w:val="CommentText"/>
      </w:pPr>
      <w:r>
        <w:rPr>
          <w:rStyle w:val="CommentReference"/>
        </w:rPr>
        <w:annotationRef/>
      </w:r>
      <w:r>
        <w:t>Any argument for "Rise up" rather than arise?"</w:t>
      </w:r>
    </w:p>
  </w:comment>
  <w:comment w:id="354" w:author="Windows User" w:date="2015-10-30T08:56:00Z" w:initials="WU">
    <w:p w14:paraId="0AB2ABCE" w14:textId="77777777" w:rsidR="00100C9C" w:rsidRDefault="00100C9C" w:rsidP="00D31F38">
      <w:pPr>
        <w:pStyle w:val="CommentText"/>
      </w:pPr>
      <w:r>
        <w:rPr>
          <w:rStyle w:val="CommentReference"/>
        </w:rPr>
        <w:annotationRef/>
      </w:r>
      <w:r>
        <w:t>flesh or body?</w:t>
      </w:r>
    </w:p>
  </w:comment>
  <w:comment w:id="355" w:author="Windows User" w:date="2015-10-30T08:56:00Z" w:initials="WU">
    <w:p w14:paraId="0375B80F" w14:textId="77777777" w:rsidR="00100C9C" w:rsidRDefault="00100C9C" w:rsidP="00D31F38">
      <w:pPr>
        <w:pStyle w:val="CommentText"/>
      </w:pPr>
      <w:r>
        <w:rPr>
          <w:rStyle w:val="CommentReference"/>
        </w:rPr>
        <w:annotationRef/>
      </w:r>
      <w:r>
        <w:t>Send up, or ascribe?</w:t>
      </w:r>
    </w:p>
  </w:comment>
  <w:comment w:id="356" w:author="Windows User" w:date="2015-10-30T08:56:00Z" w:initials="WU">
    <w:p w14:paraId="5622D018" w14:textId="77777777" w:rsidR="00100C9C" w:rsidRDefault="00100C9C" w:rsidP="00D31F38">
      <w:pPr>
        <w:pStyle w:val="CommentText"/>
      </w:pPr>
      <w:r>
        <w:rPr>
          <w:rStyle w:val="CommentReference"/>
        </w:rPr>
        <w:annotationRef/>
      </w:r>
      <w:r>
        <w:t>doxology or glorification?</w:t>
      </w:r>
    </w:p>
  </w:comment>
  <w:comment w:id="357" w:author="Windows User" w:date="2015-10-30T08:56:00Z" w:initials="WU">
    <w:p w14:paraId="10960ED9" w14:textId="77777777" w:rsidR="00100C9C" w:rsidRDefault="00100C9C" w:rsidP="00D31F38">
      <w:pPr>
        <w:pStyle w:val="CommentText"/>
      </w:pPr>
      <w:r>
        <w:rPr>
          <w:rStyle w:val="CommentReference"/>
        </w:rPr>
        <w:annotationRef/>
      </w:r>
      <w:r>
        <w:t>"Glory to you" or "Glory be to you"?</w:t>
      </w:r>
    </w:p>
  </w:comment>
  <w:comment w:id="358" w:author="Windows User" w:date="2015-10-30T08:56:00Z" w:initials="WU">
    <w:p w14:paraId="67C46469" w14:textId="77777777" w:rsidR="00100C9C" w:rsidRDefault="00100C9C" w:rsidP="00D31F38">
      <w:pPr>
        <w:pStyle w:val="CommentText"/>
      </w:pPr>
      <w:r>
        <w:rPr>
          <w:rStyle w:val="CommentReference"/>
        </w:rPr>
        <w:annotationRef/>
      </w:r>
      <w:r>
        <w:t>You?</w:t>
      </w:r>
    </w:p>
  </w:comment>
  <w:comment w:id="359" w:author="Windows User" w:date="2015-10-30T08:56:00Z" w:initials="WU">
    <w:p w14:paraId="744CF838" w14:textId="77777777" w:rsidR="00100C9C" w:rsidRDefault="00100C9C"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60" w:author="Windows User" w:date="2015-10-30T08:56:00Z" w:initials="WU">
    <w:p w14:paraId="47DB61A6" w14:textId="77777777" w:rsidR="00100C9C" w:rsidRDefault="00100C9C" w:rsidP="00D31F38">
      <w:pPr>
        <w:pStyle w:val="CommentText"/>
      </w:pPr>
      <w:r>
        <w:rPr>
          <w:rStyle w:val="CommentReference"/>
        </w:rPr>
        <w:annotationRef/>
      </w:r>
      <w:r>
        <w:t>from sounds more natural than out of. Any compelling reason to keep?</w:t>
      </w:r>
    </w:p>
  </w:comment>
  <w:comment w:id="361" w:author="Windows User" w:date="2015-10-30T08:56:00Z" w:initials="WU">
    <w:p w14:paraId="463DE6F6" w14:textId="77777777" w:rsidR="00100C9C" w:rsidRDefault="00100C9C" w:rsidP="00D31F38">
      <w:pPr>
        <w:pStyle w:val="CommentText"/>
      </w:pPr>
      <w:r>
        <w:rPr>
          <w:rStyle w:val="CommentReference"/>
        </w:rPr>
        <w:annotationRef/>
      </w:r>
      <w:r>
        <w:t>supplication or cry?</w:t>
      </w:r>
    </w:p>
  </w:comment>
  <w:comment w:id="362" w:author="Windows User" w:date="2015-10-30T08:56:00Z" w:initials="WU">
    <w:p w14:paraId="4FD2340C" w14:textId="77777777" w:rsidR="00100C9C" w:rsidRDefault="00100C9C" w:rsidP="00D31F38">
      <w:pPr>
        <w:pStyle w:val="CommentText"/>
      </w:pPr>
      <w:r>
        <w:rPr>
          <w:rStyle w:val="CommentReference"/>
        </w:rPr>
        <w:annotationRef/>
      </w:r>
      <w:r>
        <w:t>petition or supplication? supplication sounds much better.</w:t>
      </w:r>
    </w:p>
  </w:comment>
  <w:comment w:id="363" w:author="Windows User" w:date="2015-10-30T08:56:00Z" w:initials="WU">
    <w:p w14:paraId="4E23918A" w14:textId="77777777" w:rsidR="00100C9C" w:rsidRDefault="00100C9C" w:rsidP="00D31F38">
      <w:pPr>
        <w:pStyle w:val="CommentText"/>
      </w:pPr>
      <w:r>
        <w:rPr>
          <w:rStyle w:val="CommentReference"/>
        </w:rPr>
        <w:annotationRef/>
      </w:r>
      <w:r>
        <w:t>revive or deliver?</w:t>
      </w:r>
    </w:p>
  </w:comment>
  <w:comment w:id="364" w:author="Windows User" w:date="2015-10-30T08:56:00Z" w:initials="WU">
    <w:p w14:paraId="45934B86" w14:textId="77777777" w:rsidR="00100C9C" w:rsidRDefault="00100C9C" w:rsidP="00D31F38">
      <w:pPr>
        <w:pStyle w:val="CommentText"/>
      </w:pPr>
      <w:r>
        <w:rPr>
          <w:rStyle w:val="CommentReference"/>
        </w:rPr>
        <w:annotationRef/>
      </w:r>
      <w:r>
        <w:t>pour forth, utter, or overflow? I like the way overflow sounds more than pour forth. More natural.</w:t>
      </w:r>
    </w:p>
  </w:comment>
  <w:comment w:id="365" w:author="Windows User" w:date="2015-10-30T08:56:00Z" w:initials="WU">
    <w:p w14:paraId="3EC53F34" w14:textId="77777777" w:rsidR="00100C9C" w:rsidRDefault="00100C9C" w:rsidP="00D31F38">
      <w:pPr>
        <w:pStyle w:val="CommentText"/>
      </w:pPr>
      <w:r>
        <w:rPr>
          <w:rStyle w:val="CommentReference"/>
        </w:rPr>
        <w:annotationRef/>
      </w:r>
      <w:r>
        <w:t>blessing or praise?</w:t>
      </w:r>
    </w:p>
  </w:comment>
  <w:comment w:id="366" w:author="Windows User" w:date="2015-10-30T08:56:00Z" w:initials="WU">
    <w:p w14:paraId="30167A78" w14:textId="77777777" w:rsidR="00100C9C" w:rsidRDefault="00100C9C" w:rsidP="00D31F38">
      <w:pPr>
        <w:pStyle w:val="CommentText"/>
      </w:pPr>
      <w:r>
        <w:rPr>
          <w:rStyle w:val="CommentReference"/>
        </w:rPr>
        <w:annotationRef/>
      </w:r>
      <w:r>
        <w:t>respond with? respond to? speak of?</w:t>
      </w:r>
    </w:p>
  </w:comment>
  <w:comment w:id="367" w:author="Windows User" w:date="2015-10-30T08:56:00Z" w:initials="WU">
    <w:p w14:paraId="6965197E" w14:textId="77777777" w:rsidR="00100C9C" w:rsidRDefault="00100C9C" w:rsidP="00D31F38">
      <w:pPr>
        <w:pStyle w:val="CommentText"/>
      </w:pPr>
      <w:r>
        <w:rPr>
          <w:rStyle w:val="CommentReference"/>
        </w:rPr>
        <w:annotationRef/>
      </w:r>
      <w:r>
        <w:t>rightous, true, or truth?</w:t>
      </w:r>
    </w:p>
  </w:comment>
  <w:comment w:id="368" w:author="Windows User" w:date="2015-10-30T08:56:00Z" w:initials="WU">
    <w:p w14:paraId="668FF70C" w14:textId="77777777" w:rsidR="00100C9C" w:rsidRDefault="00100C9C" w:rsidP="00D31F38">
      <w:pPr>
        <w:pStyle w:val="CommentText"/>
      </w:pPr>
      <w:r>
        <w:rPr>
          <w:rStyle w:val="CommentReference"/>
        </w:rPr>
        <w:annotationRef/>
      </w:r>
      <w:r>
        <w:t>meditation, or delight?</w:t>
      </w:r>
    </w:p>
  </w:comment>
  <w:comment w:id="369" w:author="Windows User" w:date="2015-10-30T08:56:00Z" w:initials="WU">
    <w:p w14:paraId="3C05865D" w14:textId="77777777" w:rsidR="00100C9C" w:rsidRDefault="00100C9C" w:rsidP="00D31F38">
      <w:pPr>
        <w:pStyle w:val="CommentText"/>
      </w:pPr>
      <w:r>
        <w:rPr>
          <w:rStyle w:val="CommentReference"/>
        </w:rPr>
        <w:annotationRef/>
      </w:r>
      <w:r>
        <w:t>forever or always?</w:t>
      </w:r>
    </w:p>
  </w:comment>
  <w:comment w:id="370" w:author="Windows User" w:date="2015-10-30T08:56:00Z" w:initials="WU">
    <w:p w14:paraId="3B00730E" w14:textId="77777777" w:rsidR="00100C9C" w:rsidRDefault="00100C9C" w:rsidP="00D31F38">
      <w:pPr>
        <w:pStyle w:val="CommentText"/>
      </w:pPr>
      <w:r>
        <w:rPr>
          <w:rStyle w:val="CommentReference"/>
        </w:rPr>
        <w:annotationRef/>
      </w:r>
      <w:r>
        <w:t>and forever?</w:t>
      </w:r>
    </w:p>
  </w:comment>
  <w:comment w:id="371" w:author="Windows User" w:date="2015-10-30T08:56:00Z" w:initials="WU">
    <w:p w14:paraId="1B4AAEB0" w14:textId="77777777" w:rsidR="00100C9C" w:rsidRDefault="00100C9C" w:rsidP="00D31F38">
      <w:pPr>
        <w:pStyle w:val="CommentText"/>
      </w:pPr>
      <w:r>
        <w:rPr>
          <w:rStyle w:val="CommentReference"/>
        </w:rPr>
        <w:annotationRef/>
      </w:r>
      <w:r>
        <w:t>be?</w:t>
      </w:r>
    </w:p>
  </w:comment>
  <w:comment w:id="372" w:author="Windows User" w:date="2015-10-30T08:56:00Z" w:initials="WU">
    <w:p w14:paraId="1B1C5E2C" w14:textId="77777777" w:rsidR="00100C9C" w:rsidRDefault="00100C9C" w:rsidP="00D31F38">
      <w:pPr>
        <w:pStyle w:val="CommentText"/>
      </w:pPr>
      <w:r>
        <w:rPr>
          <w:rStyle w:val="CommentReference"/>
        </w:rPr>
        <w:annotationRef/>
      </w:r>
      <w:r>
        <w:t>be?</w:t>
      </w:r>
    </w:p>
  </w:comment>
  <w:comment w:id="373" w:author="Windows User" w:date="2015-10-30T08:56:00Z" w:initials="WU">
    <w:p w14:paraId="2A55755C" w14:textId="77777777" w:rsidR="00100C9C" w:rsidRDefault="00100C9C" w:rsidP="00D31F38">
      <w:pPr>
        <w:pStyle w:val="CommentText"/>
      </w:pPr>
      <w:r>
        <w:rPr>
          <w:rStyle w:val="CommentReference"/>
        </w:rPr>
        <w:annotationRef/>
      </w:r>
      <w:r>
        <w:t>is the insertion of "one" after "begotten" needed in english?</w:t>
      </w:r>
    </w:p>
  </w:comment>
  <w:comment w:id="374" w:author="Windows User" w:date="2015-10-30T08:56:00Z" w:initials="WU">
    <w:p w14:paraId="2B8406D1" w14:textId="77777777" w:rsidR="00100C9C" w:rsidRDefault="00100C9C" w:rsidP="00D31F38">
      <w:pPr>
        <w:pStyle w:val="CommentText"/>
      </w:pPr>
      <w:r>
        <w:rPr>
          <w:rStyle w:val="CommentReference"/>
        </w:rPr>
        <w:annotationRef/>
      </w:r>
      <w:r>
        <w:t>utter or declare?</w:t>
      </w:r>
    </w:p>
  </w:comment>
  <w:comment w:id="382" w:author="Windows User" w:date="2015-10-30T08:56:00Z" w:initials="BS">
    <w:p w14:paraId="5E20C97F" w14:textId="77777777" w:rsidR="00100C9C" w:rsidRDefault="00100C9C" w:rsidP="00D31F38">
      <w:pPr>
        <w:pStyle w:val="CommentText"/>
      </w:pPr>
      <w:r>
        <w:rPr>
          <w:rStyle w:val="CommentReference"/>
        </w:rPr>
        <w:annotationRef/>
      </w:r>
      <w:r>
        <w:t>look at? look upon? regard?</w:t>
      </w:r>
    </w:p>
  </w:comment>
  <w:comment w:id="383" w:author="Windows User" w:date="2015-10-30T08:56:00Z" w:initials="BS">
    <w:p w14:paraId="2ADF0207" w14:textId="77777777" w:rsidR="00100C9C" w:rsidRDefault="00100C9C" w:rsidP="00D31F38">
      <w:pPr>
        <w:pStyle w:val="CommentText"/>
      </w:pPr>
      <w:r>
        <w:rPr>
          <w:rStyle w:val="CommentReference"/>
        </w:rPr>
        <w:annotationRef/>
      </w:r>
      <w:r>
        <w:t>no one?</w:t>
      </w:r>
    </w:p>
  </w:comment>
  <w:comment w:id="384" w:author="Windows User" w:date="2015-10-30T08:56:00Z" w:initials="BS">
    <w:p w14:paraId="485D87CE" w14:textId="77777777" w:rsidR="00100C9C" w:rsidRDefault="00100C9C" w:rsidP="00D31F38">
      <w:pPr>
        <w:pStyle w:val="CommentText"/>
      </w:pPr>
      <w:r>
        <w:rPr>
          <w:rStyle w:val="CommentReference"/>
        </w:rPr>
        <w:annotationRef/>
      </w:r>
      <w:r>
        <w:t>in?</w:t>
      </w:r>
    </w:p>
    <w:p w14:paraId="472FCBB1" w14:textId="77777777" w:rsidR="00100C9C" w:rsidRDefault="00100C9C" w:rsidP="00D31F38">
      <w:pPr>
        <w:pStyle w:val="CommentText"/>
      </w:pPr>
    </w:p>
  </w:comment>
  <w:comment w:id="385" w:author="Windows User" w:date="2015-10-30T08:56:00Z" w:initials="BS">
    <w:p w14:paraId="0FA627AF" w14:textId="77777777" w:rsidR="00100C9C" w:rsidRDefault="00100C9C" w:rsidP="00D31F38">
      <w:pPr>
        <w:pStyle w:val="CommentText"/>
      </w:pPr>
      <w:r>
        <w:rPr>
          <w:rStyle w:val="CommentReference"/>
        </w:rPr>
        <w:annotationRef/>
      </w:r>
      <w:r>
        <w:t>before?</w:t>
      </w:r>
    </w:p>
  </w:comment>
  <w:comment w:id="386" w:author="Windows User" w:date="2015-10-30T08:56:00Z" w:initials="BS">
    <w:p w14:paraId="744D2B01" w14:textId="77777777" w:rsidR="00100C9C" w:rsidRDefault="00100C9C" w:rsidP="00D31F38">
      <w:pPr>
        <w:pStyle w:val="CommentText"/>
      </w:pPr>
      <w:r>
        <w:rPr>
          <w:rStyle w:val="CommentReference"/>
        </w:rPr>
        <w:annotationRef/>
      </w:r>
      <w:r>
        <w:t>joy entered into the whole world doesn't mean much...</w:t>
      </w:r>
    </w:p>
  </w:comment>
  <w:comment w:id="387" w:author="Windows User" w:date="2015-10-30T08:56:00Z" w:initials="BS">
    <w:p w14:paraId="4F77BBAD" w14:textId="77777777" w:rsidR="00100C9C" w:rsidRDefault="00100C9C" w:rsidP="00D31F38">
      <w:pPr>
        <w:pStyle w:val="CommentText"/>
      </w:pPr>
      <w:r>
        <w:rPr>
          <w:rStyle w:val="CommentReference"/>
        </w:rPr>
        <w:annotationRef/>
      </w:r>
      <w:r>
        <w:t>? any better way to express that's more accurate while meaning something?</w:t>
      </w:r>
    </w:p>
  </w:comment>
  <w:comment w:id="388" w:author="Windows User" w:date="2015-10-30T08:56:00Z" w:initials="BS">
    <w:p w14:paraId="3F67AE7E" w14:textId="77777777" w:rsidR="00100C9C" w:rsidRDefault="00100C9C" w:rsidP="00D31F38">
      <w:pPr>
        <w:pStyle w:val="CommentText"/>
      </w:pPr>
      <w:r>
        <w:rPr>
          <w:rStyle w:val="CommentReference"/>
        </w:rPr>
        <w:annotationRef/>
      </w:r>
      <w:r>
        <w:t>sealed as in ever virgin... or more like hidden?</w:t>
      </w:r>
    </w:p>
  </w:comment>
  <w:comment w:id="389" w:author="Windows User" w:date="2015-10-30T08:56:00Z" w:initials="BS">
    <w:p w14:paraId="079DFF07" w14:textId="77777777" w:rsidR="00100C9C" w:rsidRDefault="00100C9C" w:rsidP="00D31F38">
      <w:pPr>
        <w:pStyle w:val="CommentText"/>
      </w:pPr>
      <w:r>
        <w:rPr>
          <w:rStyle w:val="CommentReference"/>
        </w:rPr>
        <w:annotationRef/>
      </w:r>
      <w:r>
        <w:t>fragrant ointment? ointment? Incense and ointment with weeping and mourning?</w:t>
      </w:r>
    </w:p>
  </w:comment>
  <w:comment w:id="390" w:author="Windows User" w:date="2015-10-30T08:56:00Z" w:initials="BS">
    <w:p w14:paraId="534D6E8F" w14:textId="77777777" w:rsidR="00100C9C" w:rsidRDefault="00100C9C" w:rsidP="00D31F38">
      <w:pPr>
        <w:pStyle w:val="CommentText"/>
      </w:pPr>
      <w:r>
        <w:rPr>
          <w:rStyle w:val="CommentReference"/>
        </w:rPr>
        <w:annotationRef/>
      </w:r>
      <w:r>
        <w:t>spices or ointment</w:t>
      </w:r>
    </w:p>
  </w:comment>
  <w:comment w:id="391" w:author="Windows User" w:date="2015-10-30T08:56:00Z" w:initials="BS">
    <w:p w14:paraId="5C973492" w14:textId="77777777" w:rsidR="00100C9C" w:rsidRDefault="00100C9C" w:rsidP="00D31F38">
      <w:pPr>
        <w:pStyle w:val="CommentText"/>
      </w:pPr>
      <w:r>
        <w:rPr>
          <w:rStyle w:val="CommentReference"/>
        </w:rPr>
        <w:annotationRef/>
      </w:r>
      <w:r>
        <w:t>Is risen or has risen?</w:t>
      </w:r>
    </w:p>
  </w:comment>
  <w:comment w:id="392" w:author="Windows User" w:date="2015-10-30T08:56:00Z" w:initials="BS">
    <w:p w14:paraId="2FC8AFF7" w14:textId="77777777" w:rsidR="00100C9C" w:rsidRDefault="00100C9C" w:rsidP="00D31F38">
      <w:pPr>
        <w:pStyle w:val="CommentText"/>
      </w:pPr>
      <w:r>
        <w:rPr>
          <w:rStyle w:val="CommentReference"/>
        </w:rPr>
        <w:annotationRef/>
      </w:r>
      <w:r>
        <w:t>need a consistent policy for what to capitalize!</w:t>
      </w:r>
    </w:p>
  </w:comment>
  <w:comment w:id="393" w:author="Windows User" w:date="2015-10-30T08:56:00Z" w:initials="BS">
    <w:p w14:paraId="411351ED" w14:textId="77777777" w:rsidR="00100C9C" w:rsidRDefault="00100C9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4" w:author="Windows User" w:date="2015-10-30T08:56:00Z" w:initials="BS">
    <w:p w14:paraId="1D3AB79C" w14:textId="77777777" w:rsidR="00100C9C" w:rsidRDefault="00100C9C" w:rsidP="00D31F38">
      <w:pPr>
        <w:pStyle w:val="CommentText"/>
      </w:pPr>
      <w:r>
        <w:rPr>
          <w:rStyle w:val="CommentReference"/>
        </w:rPr>
        <w:annotationRef/>
      </w:r>
      <w:r>
        <w:t xml:space="preserve">decay? </w:t>
      </w:r>
    </w:p>
  </w:comment>
  <w:comment w:id="396" w:author="Windows User" w:date="2015-10-30T08:56:00Z" w:initials="WU">
    <w:p w14:paraId="70A28C39" w14:textId="77777777" w:rsidR="00100C9C" w:rsidRDefault="00100C9C" w:rsidP="00D31F38">
      <w:pPr>
        <w:pStyle w:val="CommentText"/>
      </w:pPr>
      <w:r>
        <w:rPr>
          <w:rStyle w:val="CommentReference"/>
        </w:rPr>
        <w:annotationRef/>
      </w:r>
      <w:r>
        <w:t>LXX has glorify him, not prepare Him an habitation</w:t>
      </w:r>
    </w:p>
  </w:comment>
  <w:comment w:id="397" w:author="Windows User" w:date="2015-10-30T08:56:00Z" w:initials="WU">
    <w:p w14:paraId="26EA5B86" w14:textId="77777777" w:rsidR="00100C9C" w:rsidRDefault="00100C9C" w:rsidP="00D31F38">
      <w:pPr>
        <w:pStyle w:val="CommentText"/>
      </w:pPr>
      <w:r>
        <w:rPr>
          <w:rStyle w:val="CommentReference"/>
        </w:rPr>
        <w:annotationRef/>
      </w:r>
      <w:r>
        <w:t>or when he brings wars to naught. NETS has shatters</w:t>
      </w:r>
    </w:p>
  </w:comment>
  <w:comment w:id="398" w:author="Windows User" w:date="2015-10-30T08:56:00Z" w:initials="WU">
    <w:p w14:paraId="07C5DE0D" w14:textId="77777777" w:rsidR="00100C9C" w:rsidRDefault="00100C9C" w:rsidP="00D31F38">
      <w:pPr>
        <w:pStyle w:val="CommentText"/>
      </w:pPr>
      <w:r>
        <w:rPr>
          <w:rStyle w:val="CommentReference"/>
        </w:rPr>
        <w:annotationRef/>
      </w:r>
      <w:r>
        <w:t>literally choice mounted captains?</w:t>
      </w:r>
    </w:p>
  </w:comment>
  <w:comment w:id="399" w:author="Windows User" w:date="2015-10-30T08:56:00Z" w:initials="WU">
    <w:p w14:paraId="4CE45F4E" w14:textId="77777777" w:rsidR="00100C9C" w:rsidRDefault="00100C9C" w:rsidP="00D31F38">
      <w:pPr>
        <w:pStyle w:val="CommentText"/>
      </w:pPr>
      <w:r>
        <w:rPr>
          <w:rStyle w:val="CommentReference"/>
        </w:rPr>
        <w:annotationRef/>
      </w:r>
      <w:r>
        <w:t>Nets has third-ranked officers. Captain is the modern term for the 3rd rank of officer, sticking with captain</w:t>
      </w:r>
    </w:p>
  </w:comment>
  <w:comment w:id="400" w:author="Windows User" w:date="2015-10-30T08:56:00Z" w:initials="WU">
    <w:p w14:paraId="70291138" w14:textId="77777777" w:rsidR="00100C9C" w:rsidRDefault="00100C9C" w:rsidP="00D31F38">
      <w:pPr>
        <w:pStyle w:val="CommentText"/>
      </w:pPr>
      <w:r>
        <w:rPr>
          <w:rStyle w:val="CommentReference"/>
        </w:rPr>
        <w:annotationRef/>
      </w:r>
      <w:r>
        <w:t>Have to have a consistent tense... was to go with above, if want has been all above needs to change to that tense.</w:t>
      </w:r>
    </w:p>
  </w:comment>
  <w:comment w:id="401" w:author="Windows User" w:date="2015-10-30T08:56:00Z" w:initials="WU">
    <w:p w14:paraId="72868208" w14:textId="77777777" w:rsidR="00100C9C" w:rsidRDefault="00100C9C" w:rsidP="00D31F38">
      <w:pPr>
        <w:pStyle w:val="CommentText"/>
      </w:pPr>
      <w:r>
        <w:rPr>
          <w:rStyle w:val="CommentReference"/>
        </w:rPr>
        <w:annotationRef/>
      </w:r>
      <w:r>
        <w:t>crushed or destroyed?</w:t>
      </w:r>
    </w:p>
  </w:comment>
  <w:comment w:id="402" w:author="Windows User" w:date="2015-10-30T08:56:00Z" w:initials="WU">
    <w:p w14:paraId="2D37744E" w14:textId="77777777" w:rsidR="00100C9C" w:rsidRDefault="00100C9C" w:rsidP="00D31F38">
      <w:pPr>
        <w:pStyle w:val="CommentText"/>
      </w:pPr>
      <w:r>
        <w:rPr>
          <w:rStyle w:val="CommentReference"/>
        </w:rPr>
        <w:annotationRef/>
      </w:r>
      <w:r>
        <w:t>elsewhere ekhomkhem is translated as crushed... NETS has shattered. Brenton destroyed.</w:t>
      </w:r>
    </w:p>
  </w:comment>
  <w:comment w:id="403" w:author="Windows User" w:date="2015-10-30T08:56:00Z" w:initials="WU">
    <w:p w14:paraId="1035793C" w14:textId="77777777" w:rsidR="00100C9C" w:rsidRDefault="00100C9C" w:rsidP="00D31F38">
      <w:pPr>
        <w:pStyle w:val="CommentText"/>
      </w:pPr>
      <w:r>
        <w:rPr>
          <w:rStyle w:val="CommentReference"/>
        </w:rPr>
        <w:annotationRef/>
      </w:r>
      <w:r>
        <w:t>sent or sent forth?</w:t>
      </w:r>
    </w:p>
  </w:comment>
  <w:comment w:id="404" w:author="Windows User" w:date="2015-10-30T08:56:00Z" w:initials="WU">
    <w:p w14:paraId="6E78BA80" w14:textId="77777777" w:rsidR="00100C9C" w:rsidRDefault="00100C9C" w:rsidP="00D31F38">
      <w:pPr>
        <w:pStyle w:val="CommentText"/>
      </w:pPr>
      <w:r>
        <w:rPr>
          <w:rStyle w:val="CommentReference"/>
        </w:rPr>
        <w:annotationRef/>
      </w:r>
      <w:r>
        <w:t>or saints? ft note?</w:t>
      </w:r>
    </w:p>
  </w:comment>
  <w:comment w:id="405" w:author="Windows User" w:date="2015-10-30T08:56:00Z" w:initials="WU">
    <w:p w14:paraId="2897BA2F" w14:textId="77777777" w:rsidR="00100C9C" w:rsidRDefault="00100C9C" w:rsidP="00D31F38">
      <w:pPr>
        <w:pStyle w:val="CommentText"/>
      </w:pPr>
      <w:r>
        <w:rPr>
          <w:rStyle w:val="CommentReference"/>
        </w:rPr>
        <w:annotationRef/>
      </w:r>
      <w:r>
        <w:t>glories? glorious deeds? or in glory?</w:t>
      </w:r>
    </w:p>
  </w:comment>
  <w:comment w:id="406" w:author="Windows User" w:date="2015-10-30T08:56:00Z" w:initials="WU">
    <w:p w14:paraId="5FCE7650" w14:textId="77777777" w:rsidR="00100C9C" w:rsidRDefault="00100C9C" w:rsidP="00D31F38">
      <w:pPr>
        <w:pStyle w:val="CommentText"/>
      </w:pPr>
      <w:r>
        <w:rPr>
          <w:rStyle w:val="CommentReference"/>
        </w:rPr>
        <w:annotationRef/>
      </w:r>
      <w:r>
        <w:t>redeemed? or chose?</w:t>
      </w:r>
    </w:p>
  </w:comment>
  <w:comment w:id="407" w:author="Windows User" w:date="2015-10-30T08:56:00Z" w:initials="WU">
    <w:p w14:paraId="0E9DC1B8" w14:textId="77777777" w:rsidR="00100C9C" w:rsidRDefault="00100C9C" w:rsidP="00D31F38">
      <w:pPr>
        <w:pStyle w:val="CommentText"/>
      </w:pPr>
      <w:r>
        <w:rPr>
          <w:rStyle w:val="CommentReference"/>
        </w:rPr>
        <w:annotationRef/>
      </w:r>
      <w:r>
        <w:t>abode? habitation? resting place?</w:t>
      </w:r>
    </w:p>
  </w:comment>
  <w:comment w:id="408" w:author="Windows User" w:date="2015-10-30T08:56:00Z" w:initials="WU">
    <w:p w14:paraId="551D5D79" w14:textId="77777777" w:rsidR="00100C9C" w:rsidRDefault="00100C9C" w:rsidP="00D31F38">
      <w:pPr>
        <w:pStyle w:val="CommentText"/>
      </w:pPr>
      <w:r>
        <w:rPr>
          <w:rStyle w:val="CommentReference"/>
        </w:rPr>
        <w:annotationRef/>
      </w:r>
      <w:r>
        <w:t>Nets has pangs.</w:t>
      </w:r>
    </w:p>
  </w:comment>
  <w:comment w:id="409" w:author="Windows User" w:date="2015-10-30T08:56:00Z" w:initials="WU">
    <w:p w14:paraId="6297DC8C" w14:textId="77777777" w:rsidR="00100C9C" w:rsidRDefault="00100C9C" w:rsidP="00D31F38">
      <w:pPr>
        <w:pStyle w:val="CommentText"/>
      </w:pPr>
      <w:r>
        <w:rPr>
          <w:rStyle w:val="CommentReference"/>
        </w:rPr>
        <w:annotationRef/>
      </w:r>
      <w:r>
        <w:t>Nets has tense change here rather than start of next vs. Brenton too.</w:t>
      </w:r>
    </w:p>
  </w:comment>
  <w:comment w:id="410" w:author="Windows User" w:date="2015-10-30T08:56:00Z" w:initials="WU">
    <w:p w14:paraId="76F4CEC8" w14:textId="77777777" w:rsidR="00100C9C" w:rsidRDefault="00100C9C" w:rsidP="00D31F38">
      <w:pPr>
        <w:pStyle w:val="CommentText"/>
      </w:pPr>
      <w:r>
        <w:rPr>
          <w:rStyle w:val="CommentReference"/>
        </w:rPr>
        <w:annotationRef/>
      </w:r>
      <w:r>
        <w:t xml:space="preserve">reign? king? reign as king? tense? shall reign? </w:t>
      </w:r>
    </w:p>
  </w:comment>
  <w:comment w:id="411" w:author="Windows User" w:date="2015-10-30T08:56:00Z" w:initials="WU">
    <w:p w14:paraId="28ADCC63" w14:textId="77777777" w:rsidR="00100C9C" w:rsidRDefault="00100C9C" w:rsidP="00D31F38">
      <w:pPr>
        <w:pStyle w:val="CommentText"/>
      </w:pPr>
      <w:r>
        <w:rPr>
          <w:rStyle w:val="CommentReference"/>
        </w:rPr>
        <w:annotationRef/>
      </w:r>
      <w:r>
        <w:t>What does the Coptic say? Is it something like this?</w:t>
      </w:r>
    </w:p>
  </w:comment>
  <w:comment w:id="412" w:author="Windows User" w:date="2015-10-30T08:56:00Z" w:initials="WU">
    <w:p w14:paraId="2E86C403" w14:textId="77777777" w:rsidR="00100C9C" w:rsidRDefault="00100C9C" w:rsidP="00D31F38">
      <w:pPr>
        <w:pStyle w:val="CommentText"/>
      </w:pPr>
      <w:r>
        <w:rPr>
          <w:rStyle w:val="CommentReference"/>
        </w:rPr>
        <w:annotationRef/>
      </w:r>
      <w:r>
        <w:t>For? or Since?</w:t>
      </w:r>
    </w:p>
  </w:comment>
  <w:comment w:id="413" w:author="Windows User" w:date="2015-10-30T08:56:00Z" w:initials="WU">
    <w:p w14:paraId="031A7CF6" w14:textId="77777777" w:rsidR="00100C9C" w:rsidRDefault="00100C9C" w:rsidP="00D31F38">
      <w:pPr>
        <w:pStyle w:val="CommentText"/>
      </w:pPr>
      <w:r>
        <w:rPr>
          <w:rStyle w:val="CommentReference"/>
        </w:rPr>
        <w:annotationRef/>
      </w:r>
      <w:r>
        <w:t>Brenton and NETS have dances. Coptic has hanhos (guessing hos is praises or songs). I'm thinking not praises... but need you guys to clarify</w:t>
      </w:r>
    </w:p>
  </w:comment>
  <w:comment w:id="414" w:author="Microsoft Office User" w:date="2016-04-15T20:59:00Z" w:initials="Office">
    <w:p w14:paraId="7025F405" w14:textId="64A37FE0" w:rsidR="00100C9C" w:rsidRDefault="00100C9C">
      <w:pPr>
        <w:pStyle w:val="CommentText"/>
      </w:pPr>
      <w:r>
        <w:rPr>
          <w:rStyle w:val="CommentReference"/>
        </w:rPr>
        <w:annotationRef/>
      </w:r>
      <w:r>
        <w:t>Or “he has greatly glorified Himself, as NETS?</w:t>
      </w:r>
    </w:p>
  </w:comment>
  <w:comment w:id="415" w:author="Windows User" w:date="2015-10-30T08:56:00Z" w:initials="WU">
    <w:p w14:paraId="2A38A2FD" w14:textId="77777777" w:rsidR="00100C9C" w:rsidRDefault="00100C9C" w:rsidP="00D31F38">
      <w:pPr>
        <w:pStyle w:val="CommentText"/>
      </w:pPr>
      <w:r>
        <w:rPr>
          <w:rStyle w:val="CommentReference"/>
        </w:rPr>
        <w:annotationRef/>
      </w:r>
      <w:r>
        <w:t>The NETS phrasing seems to me the only way to reconcile the other translations.</w:t>
      </w:r>
    </w:p>
  </w:comment>
  <w:comment w:id="422" w:author="Windows User" w:date="2015-10-30T08:56:00Z" w:initials="WU">
    <w:p w14:paraId="57C92C81" w14:textId="77777777" w:rsidR="00100C9C" w:rsidRDefault="00100C9C" w:rsidP="00D31F38">
      <w:pPr>
        <w:pStyle w:val="CommentText"/>
      </w:pPr>
      <w:r>
        <w:rPr>
          <w:rStyle w:val="CommentReference"/>
        </w:rPr>
        <w:annotationRef/>
      </w:r>
      <w:r>
        <w:t>This way sure sounds better. I know "With the split" is more literal, but it doesn't make any sense in English. This does.</w:t>
      </w:r>
    </w:p>
  </w:comment>
  <w:comment w:id="423" w:author="Windows User" w:date="2015-10-30T08:56:00Z" w:initials="WU">
    <w:p w14:paraId="5BBD34BE" w14:textId="77777777" w:rsidR="00100C9C" w:rsidRDefault="00100C9C" w:rsidP="00D31F38">
      <w:pPr>
        <w:pStyle w:val="CommentText"/>
      </w:pPr>
      <w:r>
        <w:rPr>
          <w:rStyle w:val="CommentReference"/>
        </w:rPr>
        <w:annotationRef/>
      </w:r>
      <w:r>
        <w:t>path or walkway?</w:t>
      </w:r>
    </w:p>
  </w:comment>
  <w:comment w:id="424" w:author="Brett Slote" w:date="2015-10-30T08:56:00Z" w:initials="BS">
    <w:p w14:paraId="049D3BBD" w14:textId="77777777" w:rsidR="00100C9C" w:rsidRDefault="00100C9C" w:rsidP="00D31F38">
      <w:pPr>
        <w:pStyle w:val="CommentText"/>
      </w:pPr>
      <w:r>
        <w:rPr>
          <w:rStyle w:val="CommentReference"/>
        </w:rPr>
        <w:annotationRef/>
      </w:r>
      <w:proofErr w:type="gramStart"/>
      <w:r>
        <w:t>needs :</w:t>
      </w:r>
      <w:proofErr w:type="gramEnd"/>
      <w:r>
        <w:t xml:space="preserve"> at least to indicate breaks in tune</w:t>
      </w:r>
    </w:p>
  </w:comment>
  <w:comment w:id="425" w:author="Windows User" w:date="2015-10-30T08:56:00Z" w:initials="WU">
    <w:p w14:paraId="1F09658E" w14:textId="77777777" w:rsidR="00100C9C" w:rsidRDefault="00100C9C" w:rsidP="00D31F38">
      <w:pPr>
        <w:pStyle w:val="CommentText"/>
      </w:pPr>
      <w:r>
        <w:rPr>
          <w:rStyle w:val="CommentReference"/>
        </w:rPr>
        <w:annotationRef/>
      </w:r>
      <w:r>
        <w:t>miraculous, or something closer to paradoxical but sounding good?</w:t>
      </w:r>
    </w:p>
  </w:comment>
  <w:comment w:id="426" w:author="Windows User" w:date="2015-10-30T08:56:00Z" w:initials="WU">
    <w:p w14:paraId="4689AC49" w14:textId="77777777" w:rsidR="00100C9C" w:rsidRDefault="00100C9C" w:rsidP="00D31F38">
      <w:pPr>
        <w:pStyle w:val="CommentText"/>
      </w:pPr>
      <w:r>
        <w:rPr>
          <w:rStyle w:val="CommentReference"/>
        </w:rPr>
        <w:annotationRef/>
      </w:r>
      <w:r>
        <w:t>passed and crossed mean teh same thing... but passed over carries connotation of connection to pass over...</w:t>
      </w:r>
    </w:p>
  </w:comment>
  <w:comment w:id="427" w:author="Windows User" w:date="2015-10-30T08:56:00Z" w:initials="WU">
    <w:p w14:paraId="2AA35319" w14:textId="77777777" w:rsidR="00100C9C" w:rsidRDefault="00100C9C" w:rsidP="00D31F38">
      <w:pPr>
        <w:pStyle w:val="CommentText"/>
      </w:pPr>
      <w:r>
        <w:rPr>
          <w:rStyle w:val="CommentReference"/>
        </w:rPr>
        <w:annotationRef/>
      </w:r>
      <w:r>
        <w:t>praising or singing?</w:t>
      </w:r>
    </w:p>
  </w:comment>
  <w:comment w:id="428" w:author="Windows User" w:date="2015-10-30T08:56:00Z" w:initials="WU">
    <w:p w14:paraId="56B7B31B" w14:textId="77777777" w:rsidR="00100C9C" w:rsidRDefault="00100C9C" w:rsidP="00D31F38">
      <w:pPr>
        <w:pStyle w:val="CommentText"/>
      </w:pPr>
      <w:r>
        <w:rPr>
          <w:rStyle w:val="CommentReference"/>
        </w:rPr>
        <w:annotationRef/>
      </w:r>
      <w:r>
        <w:t>I think this should be sing to</w:t>
      </w:r>
    </w:p>
  </w:comment>
  <w:comment w:id="443" w:author="Windows User" w:date="2015-11-21T12:59:00Z" w:initials="WU">
    <w:p w14:paraId="5262F523" w14:textId="77777777" w:rsidR="00100C9C" w:rsidRDefault="00100C9C" w:rsidP="00344A59">
      <w:pPr>
        <w:pStyle w:val="CommentText"/>
      </w:pPr>
      <w:r>
        <w:rPr>
          <w:rStyle w:val="CommentReference"/>
        </w:rPr>
        <w:annotationRef/>
      </w:r>
      <w:r>
        <w:t>check</w:t>
      </w:r>
    </w:p>
  </w:comment>
  <w:comment w:id="450" w:author="Windows User" w:date="2015-10-30T08:56:00Z" w:initials="BS">
    <w:p w14:paraId="396316C8" w14:textId="77777777" w:rsidR="00100C9C" w:rsidRDefault="00100C9C" w:rsidP="00344A59">
      <w:pPr>
        <w:pStyle w:val="CommentText"/>
      </w:pPr>
      <w:r>
        <w:rPr>
          <w:rStyle w:val="CommentReference"/>
        </w:rPr>
        <w:annotationRef/>
      </w:r>
      <w:r>
        <w:t>clearly the missing vs above belongs</w:t>
      </w:r>
    </w:p>
  </w:comment>
  <w:comment w:id="462" w:author="Windows User" w:date="2015-10-30T08:56:00Z" w:initials="BS">
    <w:p w14:paraId="19C504AB" w14:textId="77777777" w:rsidR="00100C9C" w:rsidRDefault="00100C9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3650E160" w14:textId="77777777" w:rsidR="00100C9C" w:rsidRDefault="00100C9C" w:rsidP="00D31F38">
      <w:pPr>
        <w:pStyle w:val="CommentText"/>
      </w:pPr>
      <w:r>
        <w:rPr>
          <w:rStyle w:val="CommentReference"/>
        </w:rPr>
        <w:annotationRef/>
      </w:r>
      <w:r>
        <w:t>heavens?</w:t>
      </w:r>
    </w:p>
  </w:comment>
  <w:comment w:id="464" w:author="Windows User" w:date="2015-10-30T08:56:00Z" w:initials="BS">
    <w:p w14:paraId="57E2DDC4" w14:textId="77777777" w:rsidR="00100C9C" w:rsidRDefault="00100C9C" w:rsidP="00D31F38">
      <w:pPr>
        <w:pStyle w:val="CommentText"/>
      </w:pPr>
      <w:r>
        <w:rPr>
          <w:rStyle w:val="CommentReference"/>
        </w:rPr>
        <w:annotationRef/>
      </w:r>
      <w:r>
        <w:t>NETS omits clouds</w:t>
      </w:r>
    </w:p>
  </w:comment>
  <w:comment w:id="465" w:author="Windows User" w:date="2015-10-30T08:56:00Z" w:initials="BS">
    <w:p w14:paraId="35628364" w14:textId="77777777" w:rsidR="00100C9C" w:rsidRDefault="00100C9C" w:rsidP="00D31F38">
      <w:pPr>
        <w:pStyle w:val="CommentText"/>
      </w:pPr>
      <w:r>
        <w:rPr>
          <w:rStyle w:val="CommentReference"/>
        </w:rPr>
        <w:annotationRef/>
      </w:r>
      <w:r>
        <w:t>NETS omits this vs</w:t>
      </w:r>
    </w:p>
  </w:comment>
  <w:comment w:id="466" w:author="Windows User" w:date="2015-10-30T08:56:00Z" w:initials="BS">
    <w:p w14:paraId="1F576F58" w14:textId="77777777" w:rsidR="00100C9C" w:rsidRDefault="00100C9C" w:rsidP="00D31F38">
      <w:pPr>
        <w:pStyle w:val="CommentText"/>
      </w:pPr>
      <w:r>
        <w:rPr>
          <w:rStyle w:val="CommentReference"/>
        </w:rPr>
        <w:annotationRef/>
      </w:r>
      <w:r>
        <w:t>NETS has falling snow which matches AI hoar frosts.</w:t>
      </w:r>
    </w:p>
  </w:comment>
  <w:comment w:id="467" w:author="Windows User" w:date="2015-10-30T08:56:00Z" w:initials="BS">
    <w:p w14:paraId="7857388A" w14:textId="77777777" w:rsidR="00100C9C" w:rsidRDefault="00100C9C" w:rsidP="00D31F38">
      <w:pPr>
        <w:pStyle w:val="CommentText"/>
      </w:pPr>
      <w:r>
        <w:rPr>
          <w:rStyle w:val="CommentReference"/>
        </w:rPr>
        <w:annotationRef/>
      </w:r>
      <w:r>
        <w:t>reversed ice and hoarfrosts of this vs and last to match NETS. Coptic?</w:t>
      </w:r>
    </w:p>
  </w:comment>
  <w:comment w:id="468" w:author="Windows User" w:date="2015-10-30T08:56:00Z" w:initials="BS">
    <w:p w14:paraId="45210177" w14:textId="77777777" w:rsidR="00100C9C" w:rsidRDefault="00100C9C" w:rsidP="00D31F38">
      <w:pPr>
        <w:pStyle w:val="CommentText"/>
      </w:pPr>
      <w:r>
        <w:rPr>
          <w:rStyle w:val="CommentReference"/>
        </w:rPr>
        <w:annotationRef/>
      </w:r>
      <w:r>
        <w:t>NETS switches this vs with next</w:t>
      </w:r>
    </w:p>
  </w:comment>
  <w:comment w:id="469" w:author="Windows User" w:date="2015-10-30T08:56:00Z" w:initials="BS">
    <w:p w14:paraId="66BEE13E" w14:textId="77777777" w:rsidR="00100C9C" w:rsidRDefault="00100C9C" w:rsidP="00D31F38">
      <w:pPr>
        <w:pStyle w:val="CommentText"/>
      </w:pPr>
      <w:r>
        <w:rPr>
          <w:rStyle w:val="CommentReference"/>
        </w:rPr>
        <w:annotationRef/>
      </w:r>
      <w:r>
        <w:t>NETS has sea-monsters</w:t>
      </w:r>
    </w:p>
  </w:comment>
  <w:comment w:id="470" w:author="Windows User" w:date="2015-10-30T08:56:00Z" w:initials="BS">
    <w:p w14:paraId="43D401E2" w14:textId="77777777" w:rsidR="00100C9C" w:rsidRDefault="00100C9C" w:rsidP="00D31F38">
      <w:pPr>
        <w:pStyle w:val="CommentText"/>
      </w:pPr>
      <w:r>
        <w:rPr>
          <w:rStyle w:val="CommentReference"/>
        </w:rPr>
        <w:annotationRef/>
      </w:r>
      <w:r>
        <w:t>NETS has four-footed and wild animals of the land</w:t>
      </w:r>
    </w:p>
  </w:comment>
  <w:comment w:id="471" w:author="Windows User" w:date="2015-10-30T08:56:00Z" w:initials="BS">
    <w:p w14:paraId="37590655" w14:textId="77777777" w:rsidR="00100C9C" w:rsidRDefault="00100C9C" w:rsidP="00D31F38">
      <w:pPr>
        <w:pStyle w:val="CommentText"/>
      </w:pPr>
      <w:r>
        <w:rPr>
          <w:rStyle w:val="CommentReference"/>
        </w:rPr>
        <w:annotationRef/>
      </w:r>
      <w:r>
        <w:t>NETS has all humans on earth</w:t>
      </w:r>
    </w:p>
  </w:comment>
  <w:comment w:id="472" w:author="Windows User" w:date="2015-10-30T08:56:00Z" w:initials="BS">
    <w:p w14:paraId="6D54AC70" w14:textId="77777777" w:rsidR="00100C9C" w:rsidRDefault="00100C9C" w:rsidP="00D31F38">
      <w:pPr>
        <w:pStyle w:val="CommentText"/>
      </w:pPr>
      <w:r>
        <w:rPr>
          <w:rStyle w:val="CommentReference"/>
        </w:rPr>
        <w:annotationRef/>
      </w:r>
      <w:r>
        <w:t>NETS has "priests, slaves of the Lord", then omits next vs.</w:t>
      </w:r>
    </w:p>
  </w:comment>
  <w:comment w:id="473" w:author="Windows User" w:date="2015-10-30T08:56:00Z" w:initials="BS">
    <w:p w14:paraId="6468426A" w14:textId="77777777" w:rsidR="00100C9C" w:rsidRDefault="00100C9C" w:rsidP="00D31F38">
      <w:pPr>
        <w:pStyle w:val="CommentText"/>
      </w:pPr>
      <w:r>
        <w:rPr>
          <w:rStyle w:val="CommentReference"/>
        </w:rPr>
        <w:annotationRef/>
      </w:r>
      <w:r>
        <w:t>NETS ends quite differently</w:t>
      </w:r>
    </w:p>
  </w:comment>
  <w:comment w:id="479" w:author="Windows User" w:date="2015-10-30T08:56:00Z" w:initials="BS">
    <w:p w14:paraId="72C14B6E" w14:textId="77777777" w:rsidR="00100C9C" w:rsidRDefault="00100C9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80" w:author="Windows User" w:date="2015-10-30T08:56:00Z" w:initials="BS">
    <w:p w14:paraId="43306FA7" w14:textId="77777777" w:rsidR="00100C9C" w:rsidRDefault="00100C9C" w:rsidP="003758F4">
      <w:pPr>
        <w:pStyle w:val="CommentText"/>
      </w:pPr>
      <w:r>
        <w:rPr>
          <w:rStyle w:val="CommentReference"/>
        </w:rPr>
        <w:annotationRef/>
      </w:r>
      <w:r>
        <w:t>heavens?</w:t>
      </w:r>
    </w:p>
  </w:comment>
  <w:comment w:id="481" w:author="Windows User" w:date="2015-10-30T08:56:00Z" w:initials="BS">
    <w:p w14:paraId="18B419AF" w14:textId="77777777" w:rsidR="00100C9C" w:rsidRDefault="00100C9C" w:rsidP="003758F4">
      <w:pPr>
        <w:pStyle w:val="CommentText"/>
      </w:pPr>
      <w:r>
        <w:rPr>
          <w:rStyle w:val="CommentReference"/>
        </w:rPr>
        <w:annotationRef/>
      </w:r>
      <w:r>
        <w:t>NETS has falling snow which matches AI hoar frosts.</w:t>
      </w:r>
    </w:p>
  </w:comment>
  <w:comment w:id="482" w:author="Windows User" w:date="2015-10-30T08:56:00Z" w:initials="BS">
    <w:p w14:paraId="504A050C" w14:textId="77777777" w:rsidR="00100C9C" w:rsidRDefault="00100C9C" w:rsidP="003758F4">
      <w:pPr>
        <w:pStyle w:val="CommentText"/>
      </w:pPr>
      <w:r>
        <w:rPr>
          <w:rStyle w:val="CommentReference"/>
        </w:rPr>
        <w:annotationRef/>
      </w:r>
      <w:r>
        <w:t>reversed ice and hoarfrosts of this vs and last to match NETS. Coptic?</w:t>
      </w:r>
    </w:p>
  </w:comment>
  <w:comment w:id="483" w:author="Windows User" w:date="2015-10-30T08:56:00Z" w:initials="BS">
    <w:p w14:paraId="42B07939" w14:textId="77777777" w:rsidR="00100C9C" w:rsidRDefault="00100C9C" w:rsidP="003758F4">
      <w:pPr>
        <w:pStyle w:val="CommentText"/>
      </w:pPr>
      <w:r>
        <w:rPr>
          <w:rStyle w:val="CommentReference"/>
        </w:rPr>
        <w:annotationRef/>
      </w:r>
      <w:r>
        <w:t>NETS switches this vs with next</w:t>
      </w:r>
    </w:p>
  </w:comment>
  <w:comment w:id="484" w:author="Windows User" w:date="2015-10-30T08:56:00Z" w:initials="BS">
    <w:p w14:paraId="0D31DB4D" w14:textId="77777777" w:rsidR="00100C9C" w:rsidRDefault="00100C9C" w:rsidP="003758F4">
      <w:pPr>
        <w:pStyle w:val="CommentText"/>
      </w:pPr>
      <w:r>
        <w:rPr>
          <w:rStyle w:val="CommentReference"/>
        </w:rPr>
        <w:annotationRef/>
      </w:r>
      <w:r>
        <w:t>NETS has all humans on earth</w:t>
      </w:r>
    </w:p>
  </w:comment>
  <w:comment w:id="485" w:author="Windows User" w:date="2015-10-30T08:56:00Z" w:initials="BS">
    <w:p w14:paraId="4CB6D1D8" w14:textId="77777777" w:rsidR="00100C9C" w:rsidRDefault="00100C9C" w:rsidP="003758F4">
      <w:pPr>
        <w:pStyle w:val="CommentText"/>
      </w:pPr>
      <w:r>
        <w:rPr>
          <w:rStyle w:val="CommentReference"/>
        </w:rPr>
        <w:annotationRef/>
      </w:r>
      <w:r>
        <w:t>NETS has "priests, slaves of the Lord", then omits next vs.</w:t>
      </w:r>
    </w:p>
  </w:comment>
  <w:comment w:id="486" w:author="Windows User" w:date="2015-10-30T08:56:00Z" w:initials="BS">
    <w:p w14:paraId="1C9D2024" w14:textId="77777777" w:rsidR="00100C9C" w:rsidRDefault="00100C9C" w:rsidP="003758F4">
      <w:pPr>
        <w:pStyle w:val="CommentText"/>
      </w:pPr>
      <w:r>
        <w:rPr>
          <w:rStyle w:val="CommentReference"/>
        </w:rPr>
        <w:annotationRef/>
      </w:r>
      <w:r>
        <w:t>NETS ends quite differently</w:t>
      </w:r>
    </w:p>
  </w:comment>
  <w:comment w:id="488" w:author="Windows User" w:date="2015-10-30T08:56:00Z" w:initials="BS">
    <w:p w14:paraId="499D113D" w14:textId="77777777" w:rsidR="00100C9C" w:rsidRDefault="00100C9C" w:rsidP="00D31F38">
      <w:pPr>
        <w:pStyle w:val="CommentText"/>
      </w:pPr>
      <w:r>
        <w:rPr>
          <w:rStyle w:val="CommentReference"/>
        </w:rPr>
        <w:annotationRef/>
      </w:r>
      <w:r>
        <w:t>giver, or maker?</w:t>
      </w:r>
    </w:p>
  </w:comment>
  <w:comment w:id="489" w:author="Windows User" w:date="2015-10-30T08:56:00Z" w:initials="BS">
    <w:p w14:paraId="29AB3125" w14:textId="77777777" w:rsidR="00100C9C" w:rsidRDefault="00100C9C" w:rsidP="00D31F38">
      <w:pPr>
        <w:pStyle w:val="CommentText"/>
      </w:pPr>
      <w:r>
        <w:rPr>
          <w:rStyle w:val="CommentReference"/>
        </w:rPr>
        <w:annotationRef/>
      </w:r>
      <w:r>
        <w:t>even NETS has Hananias</w:t>
      </w:r>
    </w:p>
  </w:comment>
  <w:comment w:id="490" w:author="Windows User" w:date="2015-10-30T08:56:00Z" w:initials="BS">
    <w:p w14:paraId="27892612" w14:textId="77777777" w:rsidR="00100C9C" w:rsidRDefault="00100C9C" w:rsidP="00D31F38">
      <w:pPr>
        <w:pStyle w:val="CommentText"/>
      </w:pPr>
      <w:r>
        <w:rPr>
          <w:rStyle w:val="CommentReference"/>
        </w:rPr>
        <w:annotationRef/>
      </w:r>
      <w:r>
        <w:t>does Coptic have evening first?</w:t>
      </w:r>
    </w:p>
  </w:comment>
  <w:comment w:id="491" w:author="Windows User" w:date="2015-10-30T08:56:00Z" w:initials="BS">
    <w:p w14:paraId="53863AE8" w14:textId="77777777" w:rsidR="00100C9C" w:rsidRDefault="00100C9C" w:rsidP="00D31F38">
      <w:pPr>
        <w:pStyle w:val="CommentText"/>
      </w:pPr>
      <w:r>
        <w:rPr>
          <w:rStyle w:val="CommentReference"/>
        </w:rPr>
        <w:annotationRef/>
      </w:r>
      <w:r>
        <w:t>Coptic doesn't have "Our God"</w:t>
      </w:r>
    </w:p>
  </w:comment>
  <w:comment w:id="492" w:author="Windows User" w:date="2015-10-30T08:56:00Z" w:initials="BS">
    <w:p w14:paraId="5F8EC33A" w14:textId="77777777" w:rsidR="00100C9C" w:rsidRDefault="00100C9C" w:rsidP="00D31F38">
      <w:pPr>
        <w:pStyle w:val="CommentText"/>
      </w:pPr>
      <w:r>
        <w:rPr>
          <w:rStyle w:val="CommentReference"/>
        </w:rPr>
        <w:annotationRef/>
      </w:r>
      <w:r>
        <w:t>celebrate or proclaim?</w:t>
      </w:r>
    </w:p>
  </w:comment>
  <w:comment w:id="493" w:author="Windows User" w:date="2015-10-30T08:56:00Z" w:initials="BS">
    <w:p w14:paraId="02E465F6" w14:textId="77777777" w:rsidR="00100C9C" w:rsidRDefault="00100C9C" w:rsidP="00D31F38">
      <w:pPr>
        <w:pStyle w:val="CommentText"/>
      </w:pPr>
      <w:r>
        <w:rPr>
          <w:rStyle w:val="CommentReference"/>
        </w:rPr>
        <w:annotationRef/>
      </w:r>
      <w:r>
        <w:t>persevere or be sober?</w:t>
      </w:r>
    </w:p>
  </w:comment>
  <w:comment w:id="494" w:author="Windows User" w:date="2015-10-30T08:56:00Z" w:initials="BS">
    <w:p w14:paraId="0F283256" w14:textId="77777777" w:rsidR="00100C9C" w:rsidRDefault="00100C9C" w:rsidP="00D31F38">
      <w:pPr>
        <w:pStyle w:val="CommentText"/>
      </w:pPr>
      <w:r>
        <w:rPr>
          <w:rStyle w:val="CommentReference"/>
        </w:rPr>
        <w:annotationRef/>
      </w:r>
      <w:r>
        <w:t>Coptic has presbyters, not priests (oweeb)</w:t>
      </w:r>
    </w:p>
  </w:comment>
  <w:comment w:id="495" w:author="Windows User" w:date="2015-10-30T08:56:00Z" w:initials="BS">
    <w:p w14:paraId="141FC7EB" w14:textId="77777777" w:rsidR="00100C9C" w:rsidRDefault="00100C9C" w:rsidP="00D31F38">
      <w:pPr>
        <w:pStyle w:val="CommentText"/>
      </w:pPr>
      <w:r>
        <w:rPr>
          <w:rStyle w:val="CommentReference"/>
        </w:rPr>
        <w:annotationRef/>
      </w:r>
      <w:r>
        <w:t>esmo is bless, not praise...</w:t>
      </w:r>
    </w:p>
  </w:comment>
  <w:comment w:id="496" w:author="Windows User" w:date="2015-10-30T08:56:00Z" w:initials="BS">
    <w:p w14:paraId="22452F1B" w14:textId="77777777" w:rsidR="00100C9C" w:rsidRDefault="00100C9C" w:rsidP="00D31F38">
      <w:pPr>
        <w:pStyle w:val="CommentText"/>
      </w:pPr>
      <w:r>
        <w:rPr>
          <w:rStyle w:val="CommentReference"/>
        </w:rPr>
        <w:annotationRef/>
      </w:r>
      <w:r>
        <w:t>Coptic doesn't look like day to day... "Until this day" doesn't make as much sense... is there something less literal but closer to the maning?</w:t>
      </w:r>
    </w:p>
  </w:comment>
  <w:comment w:id="497" w:author="Windows User" w:date="2015-10-30T08:56:00Z" w:initials="BS">
    <w:p w14:paraId="532CE324" w14:textId="77777777" w:rsidR="00100C9C" w:rsidRDefault="00100C9C" w:rsidP="00D31F38">
      <w:pPr>
        <w:pStyle w:val="CommentText"/>
      </w:pPr>
      <w:r>
        <w:rPr>
          <w:rStyle w:val="CommentReference"/>
        </w:rPr>
        <w:annotationRef/>
      </w:r>
      <w:r>
        <w:t>Is LA right with breaths and spirits?</w:t>
      </w:r>
    </w:p>
  </w:comment>
  <w:comment w:id="498" w:author="Windows User" w:date="2015-10-30T08:56:00Z" w:initials="BS">
    <w:p w14:paraId="7C12CF17" w14:textId="77777777" w:rsidR="00100C9C" w:rsidRDefault="00100C9C" w:rsidP="00D31F38">
      <w:pPr>
        <w:pStyle w:val="CommentText"/>
      </w:pPr>
      <w:r>
        <w:rPr>
          <w:rStyle w:val="CommentReference"/>
        </w:rPr>
        <w:annotationRef/>
      </w:r>
      <w:r>
        <w:t>doesn't look like waters... is it ssea?</w:t>
      </w:r>
    </w:p>
  </w:comment>
  <w:comment w:id="499" w:author="Windows User" w:date="2015-10-30T08:56:00Z" w:initials="BS">
    <w:p w14:paraId="789F9E96" w14:textId="77777777" w:rsidR="00100C9C" w:rsidRDefault="00100C9C" w:rsidP="00D31F38">
      <w:pPr>
        <w:pStyle w:val="CommentText"/>
      </w:pPr>
      <w:r>
        <w:rPr>
          <w:rStyle w:val="CommentReference"/>
        </w:rPr>
        <w:annotationRef/>
      </w:r>
      <w:r>
        <w:t>I still don't get of all the things we would see after seeing all the praise of nature would be "Bless the Lord you birds".</w:t>
      </w:r>
    </w:p>
  </w:comment>
  <w:comment w:id="500" w:author="Windows User" w:date="2015-10-30T08:56:00Z" w:initials="BS">
    <w:p w14:paraId="1E93DCCD" w14:textId="77777777" w:rsidR="00100C9C" w:rsidRDefault="00100C9C" w:rsidP="00D31F38">
      <w:pPr>
        <w:pStyle w:val="CommentText"/>
      </w:pPr>
      <w:r>
        <w:rPr>
          <w:rStyle w:val="CommentReference"/>
        </w:rPr>
        <w:annotationRef/>
      </w:r>
      <w:r>
        <w:t>disobedient? heretics?</w:t>
      </w:r>
    </w:p>
  </w:comment>
  <w:comment w:id="501" w:author="Windows User" w:date="2015-10-30T08:56:00Z" w:initials="BS">
    <w:p w14:paraId="298A6523" w14:textId="77777777" w:rsidR="00100C9C" w:rsidRDefault="00100C9C" w:rsidP="00D31F38">
      <w:pPr>
        <w:pStyle w:val="CommentText"/>
      </w:pPr>
      <w:r>
        <w:rPr>
          <w:rStyle w:val="CommentReference"/>
        </w:rPr>
        <w:annotationRef/>
      </w:r>
      <w:r>
        <w:t>souls or spirits?</w:t>
      </w:r>
    </w:p>
  </w:comment>
  <w:comment w:id="502" w:author="Windows User" w:date="2015-10-30T08:56:00Z" w:initials="BS">
    <w:p w14:paraId="3D56C030" w14:textId="77777777" w:rsidR="00100C9C" w:rsidRDefault="00100C9C" w:rsidP="00D31F38">
      <w:pPr>
        <w:pStyle w:val="CommentText"/>
      </w:pPr>
      <w:r>
        <w:rPr>
          <w:rStyle w:val="CommentReference"/>
        </w:rPr>
        <w:annotationRef/>
      </w:r>
      <w:r>
        <w:t>humble or contrite?</w:t>
      </w:r>
    </w:p>
  </w:comment>
  <w:comment w:id="503" w:author="Windows User" w:date="2015-10-30T08:56:00Z" w:initials="BS">
    <w:p w14:paraId="4417CE6C" w14:textId="77777777" w:rsidR="00100C9C" w:rsidRDefault="00100C9C" w:rsidP="00D31F38">
      <w:pPr>
        <w:pStyle w:val="CommentText"/>
      </w:pPr>
      <w:r>
        <w:rPr>
          <w:rStyle w:val="CommentReference"/>
        </w:rPr>
        <w:annotationRef/>
      </w:r>
      <w:r>
        <w:t>hearts?</w:t>
      </w:r>
    </w:p>
  </w:comment>
  <w:comment w:id="504" w:author="Windows User" w:date="2015-10-30T08:56:00Z" w:initials="BS">
    <w:p w14:paraId="6056EF08" w14:textId="77777777" w:rsidR="00100C9C" w:rsidRDefault="00100C9C" w:rsidP="00D31F38">
      <w:pPr>
        <w:pStyle w:val="CommentText"/>
      </w:pPr>
      <w:r>
        <w:rPr>
          <w:rStyle w:val="CommentReference"/>
        </w:rPr>
        <w:annotationRef/>
      </w:r>
      <w:r>
        <w:t>this or LA?</w:t>
      </w:r>
    </w:p>
  </w:comment>
  <w:comment w:id="505" w:author="Windows User" w:date="2015-10-30T08:56:00Z" w:initials="BS">
    <w:p w14:paraId="021CF208" w14:textId="77777777" w:rsidR="00100C9C" w:rsidRDefault="00100C9C" w:rsidP="00D31F38">
      <w:pPr>
        <w:pStyle w:val="CommentText"/>
      </w:pPr>
      <w:r>
        <w:rPr>
          <w:rStyle w:val="CommentReference"/>
        </w:rPr>
        <w:annotationRef/>
      </w:r>
      <w:r>
        <w:t>righteous of, or who revere</w:t>
      </w:r>
    </w:p>
  </w:comment>
  <w:comment w:id="506" w:author="Windows User" w:date="2015-10-30T08:56:00Z" w:initials="BS">
    <w:p w14:paraId="2B7DD481" w14:textId="77777777" w:rsidR="00100C9C" w:rsidRDefault="00100C9C" w:rsidP="00D31F38">
      <w:pPr>
        <w:pStyle w:val="CommentText"/>
      </w:pPr>
      <w:r>
        <w:rPr>
          <w:rStyle w:val="CommentReference"/>
        </w:rPr>
        <w:annotationRef/>
      </w:r>
      <w:r>
        <w:t>this, or accountable? or something else?</w:t>
      </w:r>
    </w:p>
  </w:comment>
  <w:comment w:id="507" w:author="Windows User" w:date="2015-10-30T08:56:00Z" w:initials="BS">
    <w:p w14:paraId="154E2A2A" w14:textId="77777777" w:rsidR="00100C9C" w:rsidRDefault="00100C9C" w:rsidP="00D31F38">
      <w:pPr>
        <w:pStyle w:val="CommentText"/>
      </w:pPr>
      <w:r>
        <w:rPr>
          <w:rStyle w:val="CommentReference"/>
        </w:rPr>
        <w:annotationRef/>
      </w:r>
      <w:r>
        <w:t>that he may praise and say?</w:t>
      </w:r>
    </w:p>
  </w:comment>
  <w:comment w:id="525" w:author="Windows User" w:date="2015-11-21T13:00:00Z" w:initials="WU">
    <w:p w14:paraId="72B45ACE" w14:textId="77777777" w:rsidR="00100C9C" w:rsidRDefault="00100C9C" w:rsidP="00D31F38">
      <w:pPr>
        <w:pStyle w:val="CommentText"/>
      </w:pPr>
      <w:r>
        <w:rPr>
          <w:rStyle w:val="CommentReference"/>
        </w:rPr>
        <w:annotationRef/>
      </w:r>
      <w:r>
        <w:t>Check, and 2 above.</w:t>
      </w:r>
    </w:p>
  </w:comment>
  <w:comment w:id="526" w:author="Brett Slote" w:date="2015-10-30T08:56:00Z" w:initials="BS">
    <w:p w14:paraId="0C0C90F8" w14:textId="77777777" w:rsidR="00100C9C" w:rsidRDefault="00100C9C" w:rsidP="00D31F38">
      <w:pPr>
        <w:pStyle w:val="CommentText"/>
      </w:pPr>
      <w:r>
        <w:rPr>
          <w:rStyle w:val="CommentReference"/>
        </w:rPr>
        <w:annotationRef/>
      </w:r>
      <w:r>
        <w:t>Fred wants 'O' here, saying it matches the Coptic... but it isn't in the Coptic!</w:t>
      </w:r>
    </w:p>
  </w:comment>
  <w:comment w:id="527" w:author="Windows User" w:date="2015-11-21T13:00:00Z" w:initials="WU">
    <w:p w14:paraId="59221E95" w14:textId="77777777" w:rsidR="00100C9C" w:rsidRDefault="00100C9C" w:rsidP="00D31F38">
      <w:pPr>
        <w:pStyle w:val="CommentText"/>
      </w:pPr>
      <w:r>
        <w:rPr>
          <w:rStyle w:val="CommentReference"/>
        </w:rPr>
        <w:annotationRef/>
      </w:r>
      <w:r>
        <w:t>check</w:t>
      </w:r>
    </w:p>
  </w:comment>
  <w:comment w:id="528" w:author="Windows User" w:date="2015-11-21T13:00:00Z" w:initials="WU">
    <w:p w14:paraId="0CFC2594" w14:textId="77777777" w:rsidR="00100C9C" w:rsidRDefault="00100C9C" w:rsidP="00D31F38">
      <w:pPr>
        <w:pStyle w:val="CommentText"/>
      </w:pPr>
      <w:r>
        <w:rPr>
          <w:rStyle w:val="CommentReference"/>
        </w:rPr>
        <w:annotationRef/>
      </w:r>
      <w:r>
        <w:t>check</w:t>
      </w:r>
    </w:p>
  </w:comment>
  <w:comment w:id="529" w:author="Windows User" w:date="2015-11-21T13:01:00Z" w:initials="WU">
    <w:p w14:paraId="403A6460" w14:textId="77777777" w:rsidR="00100C9C" w:rsidRDefault="00100C9C" w:rsidP="00D31F38">
      <w:pPr>
        <w:pStyle w:val="CommentText"/>
      </w:pPr>
      <w:r>
        <w:rPr>
          <w:rStyle w:val="CommentReference"/>
        </w:rPr>
        <w:annotationRef/>
      </w:r>
      <w:r>
        <w:t>check, find Copitic</w:t>
      </w:r>
    </w:p>
  </w:comment>
  <w:comment w:id="530" w:author="Windows User" w:date="2015-10-30T08:56:00Z" w:initials="BS">
    <w:p w14:paraId="1B2986E7" w14:textId="77777777" w:rsidR="00100C9C" w:rsidRDefault="00100C9C" w:rsidP="00D31F38">
      <w:pPr>
        <w:pStyle w:val="CommentText"/>
      </w:pPr>
      <w:r>
        <w:rPr>
          <w:rStyle w:val="CommentReference"/>
        </w:rPr>
        <w:annotationRef/>
      </w:r>
      <w:r>
        <w:t>why do books not have a vs for the bishop???</w:t>
      </w:r>
    </w:p>
  </w:comment>
  <w:comment w:id="531" w:author="Windows User" w:date="2015-10-30T08:56:00Z" w:initials="BS">
    <w:p w14:paraId="2328FF19" w14:textId="77777777" w:rsidR="00100C9C" w:rsidRDefault="00100C9C" w:rsidP="00D31F38">
      <w:pPr>
        <w:pStyle w:val="CommentText"/>
      </w:pPr>
      <w:r>
        <w:rPr>
          <w:rStyle w:val="CommentReference"/>
        </w:rPr>
        <w:annotationRef/>
      </w:r>
      <w:r>
        <w:t>add</w:t>
      </w:r>
    </w:p>
  </w:comment>
  <w:comment w:id="534" w:author="Windows User" w:date="2015-10-30T08:56:00Z" w:initials="BS">
    <w:p w14:paraId="76CF17E1" w14:textId="77777777" w:rsidR="00100C9C" w:rsidRDefault="00100C9C" w:rsidP="00D31F38">
      <w:pPr>
        <w:pStyle w:val="CommentText"/>
      </w:pPr>
      <w:r>
        <w:rPr>
          <w:rStyle w:val="CommentReference"/>
        </w:rPr>
        <w:annotationRef/>
      </w:r>
      <w:r>
        <w:t>the first two sections each have 7 verses. Maybe each section had seven verses and then became inflated? Keeping 7 vs in each section</w:t>
      </w:r>
    </w:p>
  </w:comment>
  <w:comment w:id="535" w:author="Windows User" w:date="2015-10-30T08:56:00Z" w:initials="BS">
    <w:p w14:paraId="01D3FC9E" w14:textId="77777777" w:rsidR="00100C9C" w:rsidRDefault="00100C9C" w:rsidP="00D31F38">
      <w:pPr>
        <w:pStyle w:val="CommentText"/>
      </w:pPr>
      <w:r>
        <w:rPr>
          <w:rStyle w:val="CommentReference"/>
        </w:rPr>
        <w:annotationRef/>
      </w:r>
      <w:r>
        <w:t>Communion or commemoration?</w:t>
      </w:r>
    </w:p>
  </w:comment>
  <w:comment w:id="536" w:author="Windows User" w:date="2015-11-21T13:01:00Z" w:initials="WU">
    <w:p w14:paraId="3C8EDFD6" w14:textId="77777777" w:rsidR="00100C9C" w:rsidRDefault="00100C9C" w:rsidP="00D31F38">
      <w:pPr>
        <w:pStyle w:val="CommentText"/>
      </w:pPr>
      <w:r>
        <w:rPr>
          <w:rStyle w:val="CommentReference"/>
        </w:rPr>
        <w:annotationRef/>
      </w:r>
      <w:r>
        <w:t>Check, and 2 above</w:t>
      </w:r>
    </w:p>
  </w:comment>
  <w:comment w:id="537" w:author="Brett Slote" w:date="2015-10-30T08:56:00Z" w:initials="BS">
    <w:p w14:paraId="502DF58D" w14:textId="77777777" w:rsidR="00100C9C" w:rsidRDefault="00100C9C" w:rsidP="00D31F38">
      <w:pPr>
        <w:pStyle w:val="CommentText"/>
      </w:pPr>
      <w:r>
        <w:rPr>
          <w:rStyle w:val="CommentReference"/>
        </w:rPr>
        <w:annotationRef/>
      </w:r>
      <w:r>
        <w:t>Fred wants 'O' here, saying it matches the Coptic... but it isn't in the Coptic!</w:t>
      </w:r>
    </w:p>
  </w:comment>
  <w:comment w:id="538" w:author="Windows User" w:date="2015-11-21T13:02:00Z" w:initials="WU">
    <w:p w14:paraId="0E3206C8" w14:textId="77777777" w:rsidR="00100C9C" w:rsidRDefault="00100C9C" w:rsidP="00D31F38">
      <w:pPr>
        <w:pStyle w:val="CommentText"/>
      </w:pPr>
      <w:r>
        <w:rPr>
          <w:rStyle w:val="CommentReference"/>
        </w:rPr>
        <w:annotationRef/>
      </w:r>
      <w:r>
        <w:t>check</w:t>
      </w:r>
    </w:p>
  </w:comment>
  <w:comment w:id="539" w:author="Windows User" w:date="2015-10-30T08:56:00Z" w:initials="BS">
    <w:p w14:paraId="303AD0FE" w14:textId="77777777" w:rsidR="00100C9C" w:rsidRDefault="00100C9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40" w:author="Windows User" w:date="2015-11-21T13:02:00Z" w:initials="WU">
    <w:p w14:paraId="5B706BCD" w14:textId="77777777" w:rsidR="00100C9C" w:rsidRDefault="00100C9C" w:rsidP="00D31F38">
      <w:pPr>
        <w:pStyle w:val="CommentText"/>
      </w:pPr>
      <w:r>
        <w:rPr>
          <w:rStyle w:val="CommentReference"/>
        </w:rPr>
        <w:annotationRef/>
      </w:r>
      <w:r>
        <w:t>check.  Add Coptic</w:t>
      </w:r>
    </w:p>
  </w:comment>
  <w:comment w:id="546" w:author="Windows User" w:date="2015-11-02T12:45:00Z" w:initials="BS">
    <w:p w14:paraId="02E474EA" w14:textId="77777777" w:rsidR="00100C9C" w:rsidRDefault="00100C9C" w:rsidP="00D31F38">
      <w:pPr>
        <w:pStyle w:val="CommentText"/>
      </w:pPr>
      <w:r>
        <w:rPr>
          <w:rStyle w:val="CommentReference"/>
        </w:rPr>
        <w:annotationRef/>
      </w:r>
      <w:r>
        <w:t>Godhead or Divinity?</w:t>
      </w:r>
    </w:p>
  </w:comment>
  <w:comment w:id="547" w:author="Windows User" w:date="2015-10-30T08:56:00Z" w:initials="BS">
    <w:p w14:paraId="1165D588" w14:textId="77777777" w:rsidR="00100C9C" w:rsidRDefault="00100C9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8" w:author="Windows User" w:date="2015-10-30T08:56:00Z" w:initials="BS">
    <w:p w14:paraId="0ABD6F72" w14:textId="77777777" w:rsidR="00100C9C" w:rsidRDefault="00100C9C" w:rsidP="00D31F38">
      <w:pPr>
        <w:pStyle w:val="CommentText"/>
      </w:pPr>
      <w:r>
        <w:rPr>
          <w:rStyle w:val="CommentReference"/>
        </w:rPr>
        <w:annotationRef/>
      </w:r>
      <w:r>
        <w:t>faithful or trusted? faithful sounds better as it is her action and not ours, as trusted.</w:t>
      </w:r>
    </w:p>
  </w:comment>
  <w:comment w:id="562" w:author="Windows User" w:date="2015-10-30T08:56:00Z" w:initials="BS">
    <w:p w14:paraId="07EF5E65" w14:textId="77777777" w:rsidR="00100C9C" w:rsidRDefault="00100C9C" w:rsidP="00D31F38">
      <w:pPr>
        <w:pStyle w:val="CommentText"/>
      </w:pPr>
      <w:r>
        <w:rPr>
          <w:rStyle w:val="CommentReference"/>
        </w:rPr>
        <w:annotationRef/>
      </w:r>
      <w:r>
        <w:t>MT (KJV) and Ra lack. NETS has and so does Coptic.</w:t>
      </w:r>
    </w:p>
  </w:comment>
  <w:comment w:id="563" w:author="Windows User" w:date="2015-11-21T13:03:00Z" w:initials="WU">
    <w:p w14:paraId="0505077C" w14:textId="77777777" w:rsidR="00100C9C" w:rsidRDefault="00100C9C" w:rsidP="00D31F38">
      <w:pPr>
        <w:pStyle w:val="CommentText"/>
      </w:pPr>
      <w:r>
        <w:rPr>
          <w:rStyle w:val="CommentReference"/>
        </w:rPr>
        <w:annotationRef/>
      </w:r>
      <w:r>
        <w:t>check</w:t>
      </w:r>
    </w:p>
  </w:comment>
  <w:comment w:id="564" w:author="Windows User" w:date="2015-11-21T13:03:00Z" w:initials="WU">
    <w:p w14:paraId="2CFCDBC4" w14:textId="77777777" w:rsidR="00100C9C" w:rsidRDefault="00100C9C" w:rsidP="00D31F38">
      <w:pPr>
        <w:pStyle w:val="CommentText"/>
      </w:pPr>
      <w:r>
        <w:rPr>
          <w:rStyle w:val="CommentReference"/>
        </w:rPr>
        <w:annotationRef/>
      </w:r>
      <w:r>
        <w:t>check</w:t>
      </w:r>
    </w:p>
  </w:comment>
  <w:comment w:id="565" w:author="Windows User" w:date="2015-11-21T13:04:00Z" w:initials="WU">
    <w:p w14:paraId="7B87BF1F" w14:textId="77777777" w:rsidR="00100C9C" w:rsidRDefault="00100C9C" w:rsidP="00D31F38">
      <w:pPr>
        <w:pStyle w:val="CommentText"/>
      </w:pPr>
      <w:r>
        <w:rPr>
          <w:rStyle w:val="CommentReference"/>
        </w:rPr>
        <w:annotationRef/>
      </w:r>
      <w:r>
        <w:t>check</w:t>
      </w:r>
    </w:p>
  </w:comment>
  <w:comment w:id="566" w:author="Windows User" w:date="2015-10-30T08:56:00Z" w:initials="BS">
    <w:p w14:paraId="469A8399" w14:textId="77777777" w:rsidR="00100C9C" w:rsidRDefault="00100C9C" w:rsidP="00D31F38">
      <w:pPr>
        <w:pStyle w:val="CommentText"/>
      </w:pPr>
      <w:r>
        <w:rPr>
          <w:rStyle w:val="CommentReference"/>
        </w:rPr>
        <w:annotationRef/>
      </w:r>
      <w:r>
        <w:t>Coptic varies greatly from NETS</w:t>
      </w:r>
    </w:p>
  </w:comment>
  <w:comment w:id="572" w:author="Windows User" w:date="2015-10-30T08:56:00Z" w:initials="BS">
    <w:p w14:paraId="30B7538F" w14:textId="77777777" w:rsidR="00100C9C" w:rsidRDefault="00100C9C" w:rsidP="00D31F38">
      <w:pPr>
        <w:pStyle w:val="CommentText"/>
      </w:pPr>
      <w:r>
        <w:rPr>
          <w:rStyle w:val="CommentReference"/>
        </w:rPr>
        <w:annotationRef/>
      </w:r>
      <w:r>
        <w:t>NETS has dance... also drum &amp; harp...</w:t>
      </w:r>
    </w:p>
  </w:comment>
  <w:comment w:id="573" w:author="Windows User" w:date="2015-10-30T08:56:00Z" w:initials="BS">
    <w:p w14:paraId="040D59AA" w14:textId="77777777" w:rsidR="00100C9C" w:rsidRDefault="00100C9C" w:rsidP="00D31F38">
      <w:pPr>
        <w:pStyle w:val="CommentText"/>
      </w:pPr>
      <w:r>
        <w:rPr>
          <w:rStyle w:val="CommentReference"/>
        </w:rPr>
        <w:annotationRef/>
      </w:r>
      <w:r>
        <w:t>NETS and LA have boast in glory...</w:t>
      </w:r>
    </w:p>
  </w:comment>
  <w:comment w:id="574" w:author="Windows User" w:date="2015-10-30T08:56:00Z" w:initials="BS">
    <w:p w14:paraId="0F357187" w14:textId="77777777" w:rsidR="00100C9C" w:rsidRDefault="00100C9C"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75" w:author="Windows User" w:date="2015-10-30T08:56:00Z" w:initials="BS">
    <w:p w14:paraId="10510650" w14:textId="77777777" w:rsidR="00100C9C" w:rsidRDefault="00100C9C" w:rsidP="00D31F38">
      <w:pPr>
        <w:pStyle w:val="CommentText"/>
      </w:pPr>
      <w:r>
        <w:rPr>
          <w:rStyle w:val="CommentReference"/>
        </w:rPr>
        <w:annotationRef/>
      </w:r>
      <w:r>
        <w:t>NETS has throats too. I'm leaving mouths. Throats is too literal. Not how we say it in English...</w:t>
      </w:r>
    </w:p>
  </w:comment>
  <w:comment w:id="576" w:author="Windows User" w:date="2015-10-30T08:56:00Z" w:initials="BS">
    <w:p w14:paraId="0F6BDC5E" w14:textId="77777777" w:rsidR="00100C9C" w:rsidRDefault="00100C9C" w:rsidP="00D31F38">
      <w:pPr>
        <w:pStyle w:val="CommentText"/>
      </w:pPr>
      <w:r>
        <w:rPr>
          <w:rStyle w:val="CommentReference"/>
        </w:rPr>
        <w:annotationRef/>
      </w:r>
      <w:r>
        <w:t>NETS has rebukes. punishments?</w:t>
      </w:r>
    </w:p>
  </w:comment>
  <w:comment w:id="582" w:author="Windows User" w:date="2015-10-30T08:56:00Z" w:initials="BS">
    <w:p w14:paraId="37F1C98E" w14:textId="77777777" w:rsidR="00100C9C" w:rsidRDefault="00100C9C" w:rsidP="00D31F38">
      <w:pPr>
        <w:pStyle w:val="CommentText"/>
      </w:pPr>
      <w:r>
        <w:rPr>
          <w:rStyle w:val="CommentReference"/>
        </w:rPr>
        <w:annotationRef/>
      </w:r>
      <w:r>
        <w:t>psaltry? or lyre?</w:t>
      </w:r>
    </w:p>
  </w:comment>
  <w:comment w:id="595" w:author="Windows User" w:date="2015-11-21T13:04:00Z" w:initials="WU">
    <w:p w14:paraId="43A5D1B1" w14:textId="77777777" w:rsidR="00100C9C" w:rsidRDefault="00100C9C" w:rsidP="00E35F1F">
      <w:pPr>
        <w:pStyle w:val="CommentText"/>
      </w:pPr>
      <w:r>
        <w:rPr>
          <w:rStyle w:val="CommentReference"/>
        </w:rPr>
        <w:annotationRef/>
      </w:r>
      <w:r>
        <w:t>check</w:t>
      </w:r>
    </w:p>
  </w:comment>
  <w:comment w:id="596" w:author="Windows User" w:date="2015-11-21T13:04:00Z" w:initials="WU">
    <w:p w14:paraId="4B6A4DE4" w14:textId="77777777" w:rsidR="00100C9C" w:rsidRDefault="00100C9C" w:rsidP="00E35F1F">
      <w:pPr>
        <w:pStyle w:val="CommentText"/>
      </w:pPr>
      <w:r>
        <w:rPr>
          <w:rStyle w:val="CommentReference"/>
        </w:rPr>
        <w:annotationRef/>
      </w:r>
      <w:r>
        <w:t>check</w:t>
      </w:r>
    </w:p>
  </w:comment>
  <w:comment w:id="597" w:author="Windows User" w:date="2015-10-30T08:56:00Z" w:initials="BS">
    <w:p w14:paraId="483AEE75" w14:textId="77777777" w:rsidR="00100C9C" w:rsidRDefault="00100C9C" w:rsidP="00E35F1F">
      <w:pPr>
        <w:pStyle w:val="CommentText"/>
      </w:pPr>
      <w:r>
        <w:rPr>
          <w:rStyle w:val="CommentReference"/>
        </w:rPr>
        <w:annotationRef/>
      </w:r>
      <w:r>
        <w:t>tense? praise or will praise?</w:t>
      </w:r>
    </w:p>
  </w:comment>
  <w:comment w:id="598" w:author="Windows User" w:date="2015-10-30T08:56:00Z" w:initials="BS">
    <w:p w14:paraId="17DAD50D" w14:textId="77777777" w:rsidR="00100C9C" w:rsidRDefault="00100C9C" w:rsidP="00E35F1F">
      <w:pPr>
        <w:pStyle w:val="CommentText"/>
      </w:pPr>
      <w:r>
        <w:rPr>
          <w:rStyle w:val="CommentReference"/>
        </w:rPr>
        <w:annotationRef/>
      </w:r>
      <w:r>
        <w:t>earth? land? creation?</w:t>
      </w:r>
    </w:p>
  </w:comment>
  <w:comment w:id="599" w:author="Windows User" w:date="2015-11-21T13:05:00Z" w:initials="WU">
    <w:p w14:paraId="412BFF55" w14:textId="77777777" w:rsidR="00100C9C" w:rsidRDefault="00100C9C" w:rsidP="00E35F1F">
      <w:pPr>
        <w:pStyle w:val="CommentText"/>
      </w:pPr>
      <w:r>
        <w:rPr>
          <w:rStyle w:val="CommentReference"/>
        </w:rPr>
        <w:annotationRef/>
      </w:r>
      <w:r>
        <w:t>check</w:t>
      </w:r>
    </w:p>
  </w:comment>
  <w:comment w:id="600" w:author="Windows User" w:date="2015-10-30T08:56:00Z" w:initials="BS">
    <w:p w14:paraId="4FEF2EC7" w14:textId="77777777" w:rsidR="00100C9C" w:rsidRDefault="00100C9C" w:rsidP="00E35F1F">
      <w:pPr>
        <w:pStyle w:val="CommentText"/>
      </w:pPr>
      <w:r>
        <w:rPr>
          <w:rStyle w:val="CommentReference"/>
        </w:rPr>
        <w:annotationRef/>
      </w:r>
      <w:r>
        <w:t>make haste is a little archaic. But hurry is way too colloquial. Quicken doesn't sound right.</w:t>
      </w:r>
    </w:p>
  </w:comment>
  <w:comment w:id="601" w:author="Windows User" w:date="2015-10-30T08:56:00Z" w:initials="BS">
    <w:p w14:paraId="25E26C66" w14:textId="77777777" w:rsidR="00100C9C" w:rsidRDefault="00100C9C" w:rsidP="00E35F1F">
      <w:pPr>
        <w:pStyle w:val="CommentText"/>
      </w:pPr>
      <w:r>
        <w:rPr>
          <w:rStyle w:val="CommentReference"/>
        </w:rPr>
        <w:annotationRef/>
      </w:r>
      <w:r>
        <w:t>should either be diverse here or different elsewhere</w:t>
      </w:r>
    </w:p>
  </w:comment>
  <w:comment w:id="602" w:author="Windows User" w:date="2015-10-30T08:56:00Z" w:initials="BS">
    <w:p w14:paraId="7A65524D" w14:textId="77777777" w:rsidR="00100C9C" w:rsidRDefault="00100C9C" w:rsidP="00E35F1F">
      <w:pPr>
        <w:pStyle w:val="CommentText"/>
      </w:pPr>
      <w:r>
        <w:rPr>
          <w:rStyle w:val="CommentReference"/>
        </w:rPr>
        <w:annotationRef/>
      </w:r>
      <w:r>
        <w:t>truth or righteousness? Or justice?</w:t>
      </w:r>
    </w:p>
  </w:comment>
  <w:comment w:id="603" w:author="Windows User" w:date="2015-10-30T08:56:00Z" w:initials="BS">
    <w:p w14:paraId="1C135E98" w14:textId="77777777" w:rsidR="00100C9C" w:rsidRDefault="00100C9C" w:rsidP="00E35F1F">
      <w:pPr>
        <w:pStyle w:val="CommentText"/>
      </w:pPr>
      <w:r>
        <w:rPr>
          <w:rStyle w:val="CommentReference"/>
        </w:rPr>
        <w:annotationRef/>
      </w:r>
      <w:r>
        <w:t>patience or longsuffering?</w:t>
      </w:r>
    </w:p>
  </w:comment>
  <w:comment w:id="604" w:author="Windows User" w:date="2015-10-30T08:56:00Z" w:initials="BS">
    <w:p w14:paraId="2E20A232" w14:textId="77777777" w:rsidR="00100C9C" w:rsidRDefault="00100C9C" w:rsidP="00E35F1F">
      <w:pPr>
        <w:pStyle w:val="CommentText"/>
      </w:pPr>
      <w:r>
        <w:rPr>
          <w:rStyle w:val="CommentReference"/>
        </w:rPr>
        <w:annotationRef/>
      </w:r>
      <w:r>
        <w:t>just "at the first watch"?</w:t>
      </w:r>
    </w:p>
  </w:comment>
  <w:comment w:id="605" w:author="Windows User" w:date="2015-10-30T08:56:00Z" w:initials="BS">
    <w:p w14:paraId="34FB1BC0" w14:textId="77777777" w:rsidR="00100C9C" w:rsidRDefault="00100C9C" w:rsidP="00E35F1F">
      <w:pPr>
        <w:pStyle w:val="CommentText"/>
      </w:pPr>
      <w:r>
        <w:rPr>
          <w:rStyle w:val="CommentReference"/>
        </w:rPr>
        <w:annotationRef/>
      </w:r>
      <w:r>
        <w:t>sweet, or easy?</w:t>
      </w:r>
    </w:p>
  </w:comment>
  <w:comment w:id="606" w:author="Windows User" w:date="2015-10-30T08:56:00Z" w:initials="BS">
    <w:p w14:paraId="20646872" w14:textId="77777777" w:rsidR="00100C9C" w:rsidRDefault="00100C9C" w:rsidP="00E35F1F">
      <w:pPr>
        <w:pStyle w:val="CommentText"/>
      </w:pPr>
      <w:r>
        <w:rPr>
          <w:rStyle w:val="CommentReference"/>
        </w:rPr>
        <w:annotationRef/>
      </w:r>
      <w:r>
        <w:t xml:space="preserve">less accurate than beloved, but sounds a lot </w:t>
      </w:r>
      <w:proofErr w:type="gramStart"/>
      <w:r>
        <w:t>better..</w:t>
      </w:r>
      <w:proofErr w:type="gramEnd"/>
    </w:p>
  </w:comment>
  <w:comment w:id="607" w:author="Windows User" w:date="2015-10-30T08:56:00Z" w:initials="BS">
    <w:p w14:paraId="4707B322" w14:textId="77777777" w:rsidR="00100C9C" w:rsidRDefault="00100C9C" w:rsidP="00E35F1F">
      <w:pPr>
        <w:pStyle w:val="CommentText"/>
      </w:pPr>
      <w:r>
        <w:rPr>
          <w:rStyle w:val="CommentReference"/>
        </w:rPr>
        <w:annotationRef/>
      </w:r>
      <w:r>
        <w:t>sound better if omit of?</w:t>
      </w:r>
    </w:p>
  </w:comment>
  <w:comment w:id="608" w:author="Windows User" w:date="2015-10-30T08:56:00Z" w:initials="BS">
    <w:p w14:paraId="0D6FF167" w14:textId="77777777" w:rsidR="00100C9C" w:rsidRDefault="00100C9C" w:rsidP="00E35F1F">
      <w:pPr>
        <w:pStyle w:val="CommentText"/>
      </w:pPr>
      <w:r>
        <w:rPr>
          <w:rStyle w:val="CommentReference"/>
        </w:rPr>
        <w:annotationRef/>
      </w:r>
      <w:r>
        <w:t>truth, or righteousness?</w:t>
      </w:r>
    </w:p>
  </w:comment>
  <w:comment w:id="609" w:author="Windows User" w:date="2015-10-30T08:56:00Z" w:initials="BS">
    <w:p w14:paraId="1A8CABED" w14:textId="77777777" w:rsidR="00100C9C" w:rsidRDefault="00100C9C" w:rsidP="00E35F1F">
      <w:pPr>
        <w:pStyle w:val="CommentText"/>
      </w:pPr>
      <w:r>
        <w:rPr>
          <w:rStyle w:val="CommentReference"/>
        </w:rPr>
        <w:annotationRef/>
      </w:r>
      <w:r>
        <w:t>true, or perfecvt?</w:t>
      </w:r>
    </w:p>
  </w:comment>
  <w:comment w:id="610" w:author="Windows User" w:date="2015-10-30T08:56:00Z" w:initials="BS">
    <w:p w14:paraId="21AC5CB8" w14:textId="77777777" w:rsidR="00100C9C" w:rsidRDefault="00100C9C" w:rsidP="00E35F1F">
      <w:pPr>
        <w:pStyle w:val="CommentText"/>
      </w:pPr>
      <w:r>
        <w:rPr>
          <w:rStyle w:val="CommentReference"/>
        </w:rPr>
        <w:annotationRef/>
      </w:r>
      <w:r>
        <w:t>and?</w:t>
      </w:r>
    </w:p>
  </w:comment>
  <w:comment w:id="611" w:author="Windows User" w:date="2015-10-30T08:56:00Z" w:initials="BS">
    <w:p w14:paraId="6C6DCC78" w14:textId="77777777" w:rsidR="00100C9C" w:rsidRDefault="00100C9C"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612" w:author="Windows User" w:date="2015-10-30T08:56:00Z" w:initials="BS">
    <w:p w14:paraId="4B49F853" w14:textId="77777777" w:rsidR="00100C9C" w:rsidRDefault="00100C9C" w:rsidP="00E35F1F">
      <w:pPr>
        <w:pStyle w:val="CommentText"/>
      </w:pPr>
      <w:r>
        <w:rPr>
          <w:rStyle w:val="CommentReference"/>
        </w:rPr>
        <w:annotationRef/>
      </w:r>
      <w:r>
        <w:t>will?</w:t>
      </w:r>
    </w:p>
  </w:comment>
  <w:comment w:id="613" w:author="Windows User" w:date="2015-10-30T08:56:00Z" w:initials="BS">
    <w:p w14:paraId="6FC8752C" w14:textId="77777777" w:rsidR="00100C9C" w:rsidRDefault="00100C9C" w:rsidP="00E35F1F">
      <w:pPr>
        <w:pStyle w:val="CommentText"/>
      </w:pPr>
      <w:r>
        <w:rPr>
          <w:rStyle w:val="CommentReference"/>
        </w:rPr>
        <w:annotationRef/>
      </w:r>
      <w:r>
        <w:t>save? keep? deliver?</w:t>
      </w:r>
    </w:p>
  </w:comment>
  <w:comment w:id="614" w:author="Windows User" w:date="2015-10-30T08:56:00Z" w:initials="BS">
    <w:p w14:paraId="7843FDD6" w14:textId="77777777" w:rsidR="00100C9C" w:rsidRDefault="00100C9C" w:rsidP="00E35F1F">
      <w:pPr>
        <w:pStyle w:val="CommentText"/>
      </w:pPr>
      <w:r>
        <w:rPr>
          <w:rStyle w:val="CommentReference"/>
        </w:rPr>
        <w:annotationRef/>
      </w:r>
      <w:r>
        <w:t>need a convention for making "ak ee". {}? bold?</w:t>
      </w:r>
    </w:p>
  </w:comment>
  <w:comment w:id="615" w:author="Windows User" w:date="2015-10-30T08:56:00Z" w:initials="BS">
    <w:p w14:paraId="636DE776" w14:textId="77777777" w:rsidR="00100C9C" w:rsidRDefault="00100C9C" w:rsidP="00E35F1F">
      <w:pPr>
        <w:pStyle w:val="CommentText"/>
      </w:pPr>
      <w:r>
        <w:rPr>
          <w:rStyle w:val="CommentReference"/>
        </w:rPr>
        <w:annotationRef/>
      </w:r>
      <w:r>
        <w:t>I like it better with "be" in... thoughts?</w:t>
      </w:r>
    </w:p>
  </w:comment>
  <w:comment w:id="627" w:author="Windows User" w:date="2015-11-02T12:45:00Z" w:initials="BS">
    <w:p w14:paraId="0A55894A" w14:textId="77777777" w:rsidR="00100C9C" w:rsidRDefault="00100C9C" w:rsidP="00E35F1F">
      <w:pPr>
        <w:pStyle w:val="CommentText"/>
      </w:pPr>
      <w:r>
        <w:rPr>
          <w:rStyle w:val="CommentReference"/>
        </w:rPr>
        <w:annotationRef/>
      </w:r>
      <w:r>
        <w:t>this splitting of the verses doesn't follow the Coptic... does it really flow much better, or is it just that I'm more used to it?</w:t>
      </w:r>
    </w:p>
  </w:comment>
  <w:comment w:id="628" w:author="Windows User" w:date="2015-10-30T08:56:00Z" w:initials="BS">
    <w:p w14:paraId="0E80932F" w14:textId="77777777" w:rsidR="00100C9C" w:rsidRDefault="00100C9C" w:rsidP="00E35F1F">
      <w:pPr>
        <w:pStyle w:val="CommentText"/>
      </w:pPr>
      <w:r>
        <w:rPr>
          <w:rStyle w:val="CommentReference"/>
        </w:rPr>
        <w:annotationRef/>
      </w:r>
      <w:r>
        <w:t>does coptic bear out? Feels much more right to me.</w:t>
      </w:r>
    </w:p>
  </w:comment>
  <w:comment w:id="629" w:author="Windows User" w:date="2015-10-30T08:56:00Z" w:initials="BS">
    <w:p w14:paraId="759B277F" w14:textId="77777777" w:rsidR="00100C9C" w:rsidRDefault="00100C9C" w:rsidP="00E35F1F">
      <w:pPr>
        <w:pStyle w:val="CommentText"/>
      </w:pPr>
      <w:r>
        <w:rPr>
          <w:rStyle w:val="CommentReference"/>
        </w:rPr>
        <w:annotationRef/>
      </w:r>
      <w:r>
        <w:t>tense?</w:t>
      </w:r>
    </w:p>
  </w:comment>
  <w:comment w:id="630" w:author="Windows User" w:date="2015-10-30T08:56:00Z" w:initials="BS">
    <w:p w14:paraId="5C472088" w14:textId="77777777" w:rsidR="00100C9C" w:rsidRDefault="00100C9C" w:rsidP="00E35F1F">
      <w:pPr>
        <w:pStyle w:val="CommentText"/>
      </w:pPr>
      <w:r>
        <w:rPr>
          <w:rStyle w:val="CommentReference"/>
        </w:rPr>
        <w:annotationRef/>
      </w:r>
      <w:r>
        <w:t>exalt or magnify?</w:t>
      </w:r>
    </w:p>
  </w:comment>
  <w:comment w:id="631" w:author="Windows User" w:date="2015-10-30T08:56:00Z" w:initials="BS">
    <w:p w14:paraId="2FB7E2BD" w14:textId="77777777" w:rsidR="00100C9C" w:rsidRDefault="00100C9C" w:rsidP="00E35F1F">
      <w:pPr>
        <w:pStyle w:val="CommentText"/>
      </w:pPr>
      <w:r>
        <w:rPr>
          <w:rStyle w:val="CommentReference"/>
        </w:rPr>
        <w:annotationRef/>
      </w:r>
      <w:r>
        <w:t>or iwn?</w:t>
      </w:r>
    </w:p>
  </w:comment>
  <w:comment w:id="635" w:author="Windows User" w:date="2015-10-30T08:56:00Z" w:initials="BS">
    <w:p w14:paraId="3C8244A0" w14:textId="77777777" w:rsidR="00100C9C" w:rsidRDefault="00100C9C" w:rsidP="00E35F1F">
      <w:pPr>
        <w:pStyle w:val="CommentText"/>
      </w:pPr>
      <w:r>
        <w:rPr>
          <w:rStyle w:val="CommentReference"/>
        </w:rPr>
        <w:annotationRef/>
      </w:r>
      <w:r>
        <w:t>does type capture "it foretold the sign" in more contemporary language than "a figure"</w:t>
      </w:r>
    </w:p>
  </w:comment>
  <w:comment w:id="636" w:author="Windows User" w:date="2015-10-30T08:56:00Z" w:initials="BS">
    <w:p w14:paraId="6C8F9167" w14:textId="77777777" w:rsidR="00100C9C" w:rsidRDefault="00100C9C" w:rsidP="00E35F1F">
      <w:pPr>
        <w:pStyle w:val="CommentText"/>
      </w:pPr>
      <w:r>
        <w:rPr>
          <w:rStyle w:val="CommentReference"/>
        </w:rPr>
        <w:annotationRef/>
      </w:r>
      <w:r>
        <w:t>correct that no mention of nature?</w:t>
      </w:r>
    </w:p>
  </w:comment>
  <w:comment w:id="637" w:author="Windows User" w:date="2015-10-30T08:56:00Z" w:initials="BS">
    <w:p w14:paraId="5ACA101B" w14:textId="77777777" w:rsidR="00100C9C" w:rsidRDefault="00100C9C" w:rsidP="00E35F1F">
      <w:pPr>
        <w:pStyle w:val="CommentText"/>
      </w:pPr>
      <w:r>
        <w:rPr>
          <w:rStyle w:val="CommentReference"/>
        </w:rPr>
        <w:annotationRef/>
      </w:r>
      <w:r>
        <w:t>holy or pure? divinity or godhead?</w:t>
      </w:r>
    </w:p>
  </w:comment>
  <w:comment w:id="638" w:author="Windows User" w:date="2015-10-30T08:56:00Z" w:initials="BS">
    <w:p w14:paraId="14D8C709" w14:textId="77777777" w:rsidR="00100C9C" w:rsidRDefault="00100C9C" w:rsidP="00E35F1F">
      <w:pPr>
        <w:pStyle w:val="CommentText"/>
      </w:pPr>
      <w:r>
        <w:rPr>
          <w:rStyle w:val="CommentReference"/>
        </w:rPr>
        <w:annotationRef/>
      </w:r>
      <w:r>
        <w:t>born or begotten? begotten without seeed or without mixture of substance?</w:t>
      </w:r>
    </w:p>
  </w:comment>
  <w:comment w:id="639" w:author="Windows User" w:date="2015-10-30T08:56:00Z" w:initials="BS">
    <w:p w14:paraId="5B5854F9" w14:textId="77777777" w:rsidR="00100C9C" w:rsidRDefault="00100C9C" w:rsidP="00E35F1F">
      <w:pPr>
        <w:pStyle w:val="CommentText"/>
      </w:pPr>
      <w:r>
        <w:rPr>
          <w:rStyle w:val="CommentReference"/>
        </w:rPr>
        <w:annotationRef/>
      </w:r>
      <w:r>
        <w:t>coessential or consubstantial?</w:t>
      </w:r>
    </w:p>
  </w:comment>
  <w:comment w:id="640" w:author="Windows User" w:date="2015-10-30T08:56:00Z" w:initials="BS">
    <w:p w14:paraId="66C0B0D7" w14:textId="77777777" w:rsidR="00100C9C" w:rsidRDefault="00100C9C" w:rsidP="00E35F1F">
      <w:pPr>
        <w:pStyle w:val="CommentText"/>
      </w:pPr>
      <w:r>
        <w:rPr>
          <w:rStyle w:val="CommentReference"/>
        </w:rPr>
        <w:annotationRef/>
      </w:r>
      <w:r>
        <w:t>made one or joined?</w:t>
      </w:r>
    </w:p>
  </w:comment>
  <w:comment w:id="641" w:author="Windows User" w:date="2015-10-30T08:56:00Z" w:initials="BS">
    <w:p w14:paraId="094D26E3" w14:textId="77777777" w:rsidR="00100C9C" w:rsidRDefault="00100C9C"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42" w:author="Windows User" w:date="2015-10-30T08:56:00Z" w:initials="BS">
    <w:p w14:paraId="6FD992D3" w14:textId="77777777" w:rsidR="00100C9C" w:rsidRDefault="00100C9C" w:rsidP="00E35F1F">
      <w:pPr>
        <w:pStyle w:val="CommentText"/>
      </w:pPr>
      <w:r>
        <w:rPr>
          <w:rStyle w:val="CommentReference"/>
        </w:rPr>
        <w:annotationRef/>
      </w:r>
      <w:r>
        <w:t>something clearer than putplue?</w:t>
      </w:r>
    </w:p>
  </w:comment>
  <w:comment w:id="643" w:author="Windows User" w:date="2015-10-30T08:56:00Z" w:initials="BS">
    <w:p w14:paraId="08E2A9FB" w14:textId="77777777" w:rsidR="00100C9C" w:rsidRDefault="00100C9C" w:rsidP="00E35F1F">
      <w:pPr>
        <w:pStyle w:val="CommentText"/>
      </w:pPr>
      <w:r>
        <w:rPr>
          <w:rStyle w:val="CommentReference"/>
        </w:rPr>
        <w:annotationRef/>
      </w:r>
      <w:r>
        <w:t>woven or fine?</w:t>
      </w:r>
    </w:p>
  </w:comment>
  <w:comment w:id="644" w:author="Windows User" w:date="2015-10-30T08:56:00Z" w:initials="BS">
    <w:p w14:paraId="7A9FC970" w14:textId="77777777" w:rsidR="00100C9C" w:rsidRDefault="00100C9C" w:rsidP="00E35F1F">
      <w:pPr>
        <w:pStyle w:val="CommentText"/>
      </w:pPr>
      <w:r>
        <w:rPr>
          <w:rStyle w:val="CommentReference"/>
        </w:rPr>
        <w:annotationRef/>
      </w:r>
      <w:r>
        <w:t>palin</w:t>
      </w:r>
    </w:p>
  </w:comment>
  <w:comment w:id="645" w:author="Windows User" w:date="2015-10-30T08:56:00Z" w:initials="BS">
    <w:p w14:paraId="5EFFC3EC" w14:textId="77777777" w:rsidR="00100C9C" w:rsidRDefault="00100C9C" w:rsidP="00E35F1F">
      <w:pPr>
        <w:pStyle w:val="CommentText"/>
      </w:pPr>
      <w:r>
        <w:rPr>
          <w:rStyle w:val="CommentReference"/>
        </w:rPr>
        <w:annotationRef/>
      </w:r>
      <w:r>
        <w:t>exalt or magnify?</w:t>
      </w:r>
    </w:p>
  </w:comment>
  <w:comment w:id="646" w:author="Windows User" w:date="2015-10-30T08:56:00Z" w:initials="BS">
    <w:p w14:paraId="150C26DA" w14:textId="77777777" w:rsidR="00100C9C" w:rsidRDefault="00100C9C" w:rsidP="00E35F1F">
      <w:pPr>
        <w:pStyle w:val="CommentText"/>
      </w:pPr>
      <w:r>
        <w:rPr>
          <w:rStyle w:val="CommentReference"/>
        </w:rPr>
        <w:annotationRef/>
      </w:r>
      <w:r>
        <w:t>or iwn?</w:t>
      </w:r>
    </w:p>
  </w:comment>
  <w:comment w:id="650" w:author="Windows User" w:date="2015-10-30T08:56:00Z" w:initials="BS">
    <w:p w14:paraId="0E3B452D" w14:textId="77777777" w:rsidR="00100C9C" w:rsidRDefault="00100C9C"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51" w:author="Windows User" w:date="2015-10-30T08:56:00Z" w:initials="BS">
    <w:p w14:paraId="12D989DF" w14:textId="77777777" w:rsidR="00100C9C" w:rsidRDefault="00100C9C" w:rsidP="00E35F1F">
      <w:pPr>
        <w:pStyle w:val="CommentText"/>
      </w:pPr>
      <w:r>
        <w:rPr>
          <w:rStyle w:val="CommentReference"/>
        </w:rPr>
        <w:annotationRef/>
      </w:r>
      <w:r>
        <w:t>forged or beaten?</w:t>
      </w:r>
    </w:p>
  </w:comment>
  <w:comment w:id="652" w:author="Windows User" w:date="2015-10-30T08:56:00Z" w:initials="BS">
    <w:p w14:paraId="3E8ADE2B" w14:textId="77777777" w:rsidR="00100C9C" w:rsidRDefault="00100C9C" w:rsidP="00E35F1F">
      <w:pPr>
        <w:pStyle w:val="CommentText"/>
      </w:pPr>
      <w:r>
        <w:rPr>
          <w:rStyle w:val="CommentReference"/>
        </w:rPr>
        <w:annotationRef/>
      </w:r>
      <w:r>
        <w:t>omit? always and move up mercy seat?</w:t>
      </w:r>
    </w:p>
  </w:comment>
  <w:comment w:id="653" w:author="Windows User" w:date="2015-10-30T08:56:00Z" w:initials="BS">
    <w:p w14:paraId="7079ED43" w14:textId="77777777" w:rsidR="00100C9C" w:rsidRDefault="00100C9C" w:rsidP="00E35F1F">
      <w:pPr>
        <w:pStyle w:val="CommentText"/>
      </w:pPr>
      <w:r>
        <w:rPr>
          <w:rStyle w:val="CommentReference"/>
        </w:rPr>
        <w:annotationRef/>
      </w:r>
      <w:r>
        <w:t>tense? past makes a lot more sense</w:t>
      </w:r>
    </w:p>
  </w:comment>
  <w:comment w:id="654" w:author="Windows User" w:date="2015-10-30T08:56:00Z" w:initials="BS">
    <w:p w14:paraId="109014C9" w14:textId="77777777" w:rsidR="00100C9C" w:rsidRDefault="00100C9C" w:rsidP="00E35F1F">
      <w:pPr>
        <w:pStyle w:val="CommentText"/>
      </w:pPr>
      <w:r>
        <w:rPr>
          <w:rStyle w:val="CommentReference"/>
        </w:rPr>
        <w:annotationRef/>
      </w:r>
      <w:r>
        <w:t>why does Abouna omit sin?</w:t>
      </w:r>
    </w:p>
  </w:comment>
  <w:comment w:id="655" w:author="Windows User" w:date="2015-10-30T08:56:00Z" w:initials="BS">
    <w:p w14:paraId="027A16CD" w14:textId="77777777" w:rsidR="00100C9C" w:rsidRDefault="00100C9C" w:rsidP="00E35F1F">
      <w:pPr>
        <w:pStyle w:val="CommentText"/>
      </w:pPr>
      <w:r>
        <w:rPr>
          <w:rStyle w:val="CommentReference"/>
        </w:rPr>
        <w:annotationRef/>
      </w:r>
      <w:r>
        <w:t>exalt or magnify?</w:t>
      </w:r>
    </w:p>
  </w:comment>
  <w:comment w:id="656" w:author="Windows User" w:date="2015-10-30T08:56:00Z" w:initials="BS">
    <w:p w14:paraId="20C9574B" w14:textId="77777777" w:rsidR="00100C9C" w:rsidRDefault="00100C9C" w:rsidP="00E35F1F">
      <w:pPr>
        <w:pStyle w:val="CommentText"/>
      </w:pPr>
      <w:r>
        <w:rPr>
          <w:rStyle w:val="CommentReference"/>
        </w:rPr>
        <w:annotationRef/>
      </w:r>
      <w:r>
        <w:t>or iwn?</w:t>
      </w:r>
    </w:p>
  </w:comment>
  <w:comment w:id="660" w:author="Windows User" w:date="2015-10-30T08:56:00Z" w:initials="BS">
    <w:p w14:paraId="6726A127" w14:textId="77777777" w:rsidR="00100C9C" w:rsidRDefault="00100C9C" w:rsidP="00E35F1F">
      <w:pPr>
        <w:pStyle w:val="CommentText"/>
      </w:pPr>
      <w:r>
        <w:rPr>
          <w:rStyle w:val="CommentReference"/>
        </w:rPr>
        <w:annotationRef/>
      </w:r>
      <w:r>
        <w:t>That your name be called... sounds like an expression that should just be that you be called in english. Thoughts?</w:t>
      </w:r>
    </w:p>
  </w:comment>
  <w:comment w:id="661" w:author="Windows User" w:date="2015-10-30T08:56:00Z" w:initials="BS">
    <w:p w14:paraId="50013BE5" w14:textId="77777777" w:rsidR="00100C9C" w:rsidRDefault="00100C9C" w:rsidP="00E35F1F">
      <w:pPr>
        <w:pStyle w:val="CommentText"/>
      </w:pPr>
      <w:r>
        <w:rPr>
          <w:rStyle w:val="CommentReference"/>
        </w:rPr>
        <w:annotationRef/>
      </w:r>
      <w:r>
        <w:t>for isn't accurate... but sounds better</w:t>
      </w:r>
    </w:p>
  </w:comment>
  <w:comment w:id="662" w:author="Windows User" w:date="2015-10-30T08:56:00Z" w:initials="BS">
    <w:p w14:paraId="5A639B27" w14:textId="77777777" w:rsidR="00100C9C" w:rsidRDefault="00100C9C" w:rsidP="00E35F1F">
      <w:pPr>
        <w:pStyle w:val="CommentText"/>
      </w:pPr>
      <w:r>
        <w:rPr>
          <w:rStyle w:val="CommentReference"/>
        </w:rPr>
        <w:annotationRef/>
      </w:r>
      <w:r>
        <w:t>exalt or magnify?</w:t>
      </w:r>
    </w:p>
  </w:comment>
  <w:comment w:id="663" w:author="Windows User" w:date="2015-10-30T08:56:00Z" w:initials="BS">
    <w:p w14:paraId="3A4414A4" w14:textId="77777777" w:rsidR="00100C9C" w:rsidRDefault="00100C9C" w:rsidP="00E35F1F">
      <w:pPr>
        <w:pStyle w:val="CommentText"/>
      </w:pPr>
      <w:r>
        <w:rPr>
          <w:rStyle w:val="CommentReference"/>
        </w:rPr>
        <w:annotationRef/>
      </w:r>
      <w:r>
        <w:t>or iwn?</w:t>
      </w:r>
    </w:p>
  </w:comment>
  <w:comment w:id="667" w:author="Windows User" w:date="2015-10-30T08:56:00Z" w:initials="BS">
    <w:p w14:paraId="60D89983" w14:textId="77777777" w:rsidR="00100C9C" w:rsidRDefault="00100C9C" w:rsidP="00E35F1F">
      <w:pPr>
        <w:pStyle w:val="CommentText"/>
      </w:pPr>
      <w:r>
        <w:rPr>
          <w:rStyle w:val="CommentReference"/>
        </w:rPr>
        <w:annotationRef/>
      </w:r>
      <w:r>
        <w:t>perpetual lamp?</w:t>
      </w:r>
    </w:p>
  </w:comment>
  <w:comment w:id="668" w:author="Windows User" w:date="2015-10-30T08:56:00Z" w:initials="BS">
    <w:p w14:paraId="708630CC" w14:textId="77777777" w:rsidR="00100C9C" w:rsidRDefault="00100C9C" w:rsidP="00E35F1F">
      <w:pPr>
        <w:pStyle w:val="CommentText"/>
      </w:pPr>
      <w:r>
        <w:rPr>
          <w:rStyle w:val="CommentReference"/>
        </w:rPr>
        <w:annotationRef/>
      </w:r>
      <w:r>
        <w:t>parousia?</w:t>
      </w:r>
    </w:p>
  </w:comment>
  <w:comment w:id="669" w:author="Windows User" w:date="2015-10-30T08:56:00Z" w:initials="BS">
    <w:p w14:paraId="670AE5C3" w14:textId="77777777" w:rsidR="00100C9C" w:rsidRDefault="00100C9C" w:rsidP="00E35F1F">
      <w:pPr>
        <w:pStyle w:val="CommentText"/>
      </w:pPr>
      <w:r>
        <w:rPr>
          <w:rStyle w:val="CommentReference"/>
        </w:rPr>
        <w:annotationRef/>
      </w:r>
      <w:r>
        <w:t>tense?</w:t>
      </w:r>
    </w:p>
  </w:comment>
  <w:comment w:id="670" w:author="Windows User" w:date="2015-10-30T08:56:00Z" w:initials="BS">
    <w:p w14:paraId="281D5A29" w14:textId="77777777" w:rsidR="00100C9C" w:rsidRDefault="00100C9C" w:rsidP="00E35F1F">
      <w:pPr>
        <w:pStyle w:val="CommentText"/>
      </w:pPr>
      <w:r>
        <w:rPr>
          <w:rStyle w:val="CommentReference"/>
        </w:rPr>
        <w:annotationRef/>
      </w:r>
      <w:r>
        <w:t>enlightens?</w:t>
      </w:r>
    </w:p>
  </w:comment>
  <w:comment w:id="671" w:author="Windows User" w:date="2015-10-30T08:56:00Z" w:initials="BS">
    <w:p w14:paraId="09189517" w14:textId="77777777" w:rsidR="00100C9C" w:rsidRDefault="00100C9C" w:rsidP="00E35F1F">
      <w:pPr>
        <w:pStyle w:val="CommentText"/>
      </w:pPr>
      <w:r>
        <w:rPr>
          <w:rStyle w:val="CommentReference"/>
        </w:rPr>
        <w:annotationRef/>
      </w:r>
      <w:r>
        <w:t>exalt or magnify?</w:t>
      </w:r>
    </w:p>
  </w:comment>
  <w:comment w:id="672" w:author="Windows User" w:date="2015-10-30T08:56:00Z" w:initials="BS">
    <w:p w14:paraId="0F1C3DB1" w14:textId="77777777" w:rsidR="00100C9C" w:rsidRDefault="00100C9C" w:rsidP="00E35F1F">
      <w:pPr>
        <w:pStyle w:val="CommentText"/>
      </w:pPr>
      <w:r>
        <w:rPr>
          <w:rStyle w:val="CommentReference"/>
        </w:rPr>
        <w:annotationRef/>
      </w:r>
      <w:r>
        <w:t>or iwn?</w:t>
      </w:r>
    </w:p>
  </w:comment>
  <w:comment w:id="676" w:author="Windows User" w:date="2015-10-30T08:56:00Z" w:initials="BS">
    <w:p w14:paraId="49777AD4" w14:textId="77777777" w:rsidR="00100C9C" w:rsidRDefault="00100C9C" w:rsidP="00E35F1F">
      <w:pPr>
        <w:pStyle w:val="CommentText"/>
      </w:pPr>
      <w:r>
        <w:rPr>
          <w:rStyle w:val="CommentReference"/>
        </w:rPr>
        <w:annotationRef/>
      </w:r>
      <w:r>
        <w:t>this order better or worse?</w:t>
      </w:r>
    </w:p>
  </w:comment>
  <w:comment w:id="677" w:author="Windows User" w:date="2015-10-30T08:56:00Z" w:initials="BS">
    <w:p w14:paraId="07AFF474" w14:textId="77777777" w:rsidR="00100C9C" w:rsidRDefault="00100C9C" w:rsidP="00E35F1F">
      <w:pPr>
        <w:pStyle w:val="CommentText"/>
      </w:pPr>
      <w:r>
        <w:rPr>
          <w:rStyle w:val="CommentReference"/>
        </w:rPr>
        <w:annotationRef/>
      </w:r>
      <w:r>
        <w:t>I think upon should stay here</w:t>
      </w:r>
    </w:p>
  </w:comment>
  <w:comment w:id="678" w:author="Windows User" w:date="2015-10-30T08:56:00Z" w:initials="BS">
    <w:p w14:paraId="0441CD07" w14:textId="77777777" w:rsidR="00100C9C" w:rsidRDefault="00100C9C" w:rsidP="00E35F1F">
      <w:pPr>
        <w:pStyle w:val="CommentText"/>
      </w:pPr>
      <w:r>
        <w:rPr>
          <w:rStyle w:val="CommentReference"/>
        </w:rPr>
        <w:annotationRef/>
      </w:r>
      <w:r>
        <w:t>exalt or magnify?</w:t>
      </w:r>
    </w:p>
  </w:comment>
  <w:comment w:id="679" w:author="Windows User" w:date="2015-10-30T08:56:00Z" w:initials="BS">
    <w:p w14:paraId="6B633293" w14:textId="77777777" w:rsidR="00100C9C" w:rsidRDefault="00100C9C" w:rsidP="00E35F1F">
      <w:pPr>
        <w:pStyle w:val="CommentText"/>
      </w:pPr>
      <w:r>
        <w:rPr>
          <w:rStyle w:val="CommentReference"/>
        </w:rPr>
        <w:annotationRef/>
      </w:r>
      <w:r>
        <w:t>or iwn?</w:t>
      </w:r>
    </w:p>
  </w:comment>
  <w:comment w:id="687" w:author="Windows User" w:date="2015-10-30T08:56:00Z" w:initials="BS">
    <w:p w14:paraId="5798119C" w14:textId="77777777" w:rsidR="00100C9C" w:rsidRDefault="00100C9C"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88" w:author="Windows User" w:date="2015-10-30T08:56:00Z" w:initials="BS">
    <w:p w14:paraId="7FE87033" w14:textId="77777777" w:rsidR="00100C9C" w:rsidRDefault="00100C9C" w:rsidP="00E35F1F">
      <w:pPr>
        <w:pStyle w:val="CommentText"/>
      </w:pPr>
      <w:r>
        <w:rPr>
          <w:rStyle w:val="CommentReference"/>
        </w:rPr>
        <w:annotationRef/>
      </w:r>
      <w:r>
        <w:t>While being virgin is correct. But it sounds strange. being a virgin is less accurate. Being virginal?</w:t>
      </w:r>
    </w:p>
  </w:comment>
  <w:comment w:id="689" w:author="Windows User" w:date="2015-10-30T08:56:00Z" w:initials="BS">
    <w:p w14:paraId="13254F43" w14:textId="77777777" w:rsidR="00100C9C" w:rsidRDefault="00100C9C" w:rsidP="00E35F1F">
      <w:pPr>
        <w:pStyle w:val="CommentText"/>
      </w:pPr>
      <w:r>
        <w:rPr>
          <w:rStyle w:val="CommentReference"/>
        </w:rPr>
        <w:annotationRef/>
      </w:r>
      <w:r>
        <w:t>I like holy better than saint. But it isn't very consistent since Abouna renders it saint everywhere else...</w:t>
      </w:r>
    </w:p>
  </w:comment>
  <w:comment w:id="690" w:author="Windows User" w:date="2015-10-30T08:56:00Z" w:initials="BS">
    <w:p w14:paraId="195E8533" w14:textId="77777777" w:rsidR="00100C9C" w:rsidRDefault="00100C9C" w:rsidP="00E35F1F">
      <w:pPr>
        <w:pStyle w:val="CommentText"/>
      </w:pPr>
      <w:r>
        <w:rPr>
          <w:rStyle w:val="CommentReference"/>
        </w:rPr>
        <w:annotationRef/>
      </w:r>
      <w:r>
        <w:t>what word works here? dwelling doesn't. it would have to be dwelling place, which is too long.</w:t>
      </w:r>
    </w:p>
  </w:comment>
  <w:comment w:id="691" w:author="Windows User" w:date="2015-10-30T08:56:00Z" w:initials="BS">
    <w:p w14:paraId="5A28B06B" w14:textId="77777777" w:rsidR="00100C9C" w:rsidRDefault="00100C9C" w:rsidP="00E35F1F">
      <w:pPr>
        <w:pStyle w:val="CommentText"/>
      </w:pPr>
      <w:r>
        <w:rPr>
          <w:rStyle w:val="CommentReference"/>
        </w:rPr>
        <w:annotationRef/>
      </w:r>
      <w:r>
        <w:t>exalt or magnify?</w:t>
      </w:r>
    </w:p>
  </w:comment>
  <w:comment w:id="692" w:author="Windows User" w:date="2015-10-30T08:56:00Z" w:initials="BS">
    <w:p w14:paraId="6604F03B" w14:textId="77777777" w:rsidR="00100C9C" w:rsidRDefault="00100C9C" w:rsidP="00E35F1F">
      <w:pPr>
        <w:pStyle w:val="CommentText"/>
      </w:pPr>
      <w:r>
        <w:rPr>
          <w:rStyle w:val="CommentReference"/>
        </w:rPr>
        <w:annotationRef/>
      </w:r>
      <w:r>
        <w:t>or iwn?</w:t>
      </w:r>
    </w:p>
  </w:comment>
  <w:comment w:id="696" w:author="Windows User" w:date="2015-10-30T08:56:00Z" w:initials="BS">
    <w:p w14:paraId="6680EED5" w14:textId="77777777" w:rsidR="00100C9C" w:rsidRDefault="00100C9C" w:rsidP="00E35F1F">
      <w:pPr>
        <w:pStyle w:val="CommentText"/>
      </w:pPr>
      <w:r>
        <w:rPr>
          <w:rStyle w:val="CommentReference"/>
        </w:rPr>
        <w:annotationRef/>
      </w:r>
      <w:r>
        <w:t>does this work?</w:t>
      </w:r>
    </w:p>
  </w:comment>
  <w:comment w:id="697" w:author="Windows User" w:date="2015-10-30T08:56:00Z" w:initials="BS">
    <w:p w14:paraId="7B5754B1" w14:textId="77777777" w:rsidR="00100C9C" w:rsidRDefault="00100C9C" w:rsidP="00E35F1F">
      <w:pPr>
        <w:pStyle w:val="CommentText"/>
      </w:pPr>
      <w:r>
        <w:rPr>
          <w:rStyle w:val="CommentReference"/>
        </w:rPr>
        <w:annotationRef/>
      </w:r>
      <w:r>
        <w:t>is this right?</w:t>
      </w:r>
    </w:p>
  </w:comment>
  <w:comment w:id="698" w:author="Windows User" w:date="2015-10-30T08:56:00Z" w:initials="BS">
    <w:p w14:paraId="6058F90B" w14:textId="77777777" w:rsidR="00100C9C" w:rsidRDefault="00100C9C" w:rsidP="00E35F1F">
      <w:pPr>
        <w:pStyle w:val="CommentText"/>
      </w:pPr>
      <w:r>
        <w:rPr>
          <w:rStyle w:val="CommentReference"/>
        </w:rPr>
        <w:annotationRef/>
      </w:r>
      <w:r>
        <w:t>?</w:t>
      </w:r>
    </w:p>
  </w:comment>
  <w:comment w:id="699" w:author="Windows User" w:date="2015-10-30T08:56:00Z" w:initials="BS">
    <w:p w14:paraId="505706D1" w14:textId="77777777" w:rsidR="00100C9C" w:rsidRDefault="00100C9C" w:rsidP="00E35F1F">
      <w:pPr>
        <w:pStyle w:val="CommentText"/>
      </w:pPr>
      <w:r>
        <w:rPr>
          <w:rStyle w:val="CommentReference"/>
        </w:rPr>
        <w:annotationRef/>
      </w:r>
      <w:r>
        <w:t>about or to?</w:t>
      </w:r>
    </w:p>
  </w:comment>
  <w:comment w:id="700" w:author="Windows User" w:date="2015-10-30T08:56:00Z" w:initials="BS">
    <w:p w14:paraId="35AD6860" w14:textId="77777777" w:rsidR="00100C9C" w:rsidRDefault="00100C9C" w:rsidP="00E35F1F">
      <w:pPr>
        <w:pStyle w:val="CommentText"/>
      </w:pPr>
      <w:r>
        <w:rPr>
          <w:rStyle w:val="CommentReference"/>
        </w:rPr>
        <w:annotationRef/>
      </w:r>
      <w:r>
        <w:t>proclaim or cry?</w:t>
      </w:r>
    </w:p>
  </w:comment>
  <w:comment w:id="701" w:author="Windows User" w:date="2015-10-30T08:56:00Z" w:initials="BS">
    <w:p w14:paraId="588A0CA8" w14:textId="77777777" w:rsidR="00100C9C" w:rsidRDefault="00100C9C" w:rsidP="00E35F1F">
      <w:pPr>
        <w:pStyle w:val="CommentText"/>
      </w:pPr>
      <w:r>
        <w:rPr>
          <w:rStyle w:val="CommentReference"/>
        </w:rPr>
        <w:annotationRef/>
      </w:r>
      <w:r>
        <w:t>??</w:t>
      </w:r>
    </w:p>
  </w:comment>
  <w:comment w:id="702" w:author="Windows User" w:date="2015-10-30T08:56:00Z" w:initials="BS">
    <w:p w14:paraId="43146472" w14:textId="77777777" w:rsidR="00100C9C" w:rsidRDefault="00100C9C" w:rsidP="00E35F1F">
      <w:pPr>
        <w:pStyle w:val="CommentText"/>
      </w:pPr>
      <w:r>
        <w:rPr>
          <w:rStyle w:val="CommentReference"/>
        </w:rPr>
        <w:annotationRef/>
      </w:r>
      <w:r>
        <w:t>just?</w:t>
      </w:r>
    </w:p>
  </w:comment>
  <w:comment w:id="703" w:author="Windows User" w:date="2015-10-30T08:56:00Z" w:initials="BS">
    <w:p w14:paraId="005E33F9" w14:textId="77777777" w:rsidR="00100C9C" w:rsidRDefault="00100C9C" w:rsidP="00E35F1F">
      <w:pPr>
        <w:pStyle w:val="CommentText"/>
      </w:pPr>
      <w:r>
        <w:rPr>
          <w:rStyle w:val="CommentReference"/>
        </w:rPr>
        <w:annotationRef/>
      </w:r>
      <w:r>
        <w:t>chaste or meek?</w:t>
      </w:r>
    </w:p>
  </w:comment>
  <w:comment w:id="704" w:author="Windows User" w:date="2015-10-30T08:56:00Z" w:initials="BS">
    <w:p w14:paraId="38FC80AB" w14:textId="77777777" w:rsidR="00100C9C" w:rsidRDefault="00100C9C" w:rsidP="00E35F1F">
      <w:pPr>
        <w:pStyle w:val="CommentText"/>
      </w:pPr>
      <w:r>
        <w:rPr>
          <w:rStyle w:val="CommentReference"/>
        </w:rPr>
        <w:annotationRef/>
      </w:r>
      <w:r>
        <w:t>St. Isaac? Holy issac?</w:t>
      </w:r>
    </w:p>
  </w:comment>
  <w:comment w:id="705" w:author="Windows User" w:date="2015-10-30T08:56:00Z" w:initials="BS">
    <w:p w14:paraId="49E0F637" w14:textId="77777777" w:rsidR="00100C9C" w:rsidRDefault="00100C9C" w:rsidP="00E35F1F">
      <w:pPr>
        <w:pStyle w:val="CommentText"/>
      </w:pPr>
      <w:r>
        <w:rPr>
          <w:rStyle w:val="CommentReference"/>
        </w:rPr>
        <w:annotationRef/>
      </w:r>
      <w:r>
        <w:t>ten thousand time?</w:t>
      </w:r>
    </w:p>
  </w:comment>
  <w:comment w:id="706" w:author="Windows User" w:date="2015-10-30T08:56:00Z" w:initials="BS">
    <w:p w14:paraId="565278E4" w14:textId="77777777" w:rsidR="00100C9C" w:rsidRDefault="00100C9C" w:rsidP="00E35F1F">
      <w:pPr>
        <w:pStyle w:val="CommentText"/>
      </w:pPr>
      <w:r>
        <w:rPr>
          <w:rStyle w:val="CommentReference"/>
        </w:rPr>
        <w:annotationRef/>
      </w:r>
      <w:r>
        <w:t>probably don't want to say despot.</w:t>
      </w:r>
    </w:p>
  </w:comment>
  <w:comment w:id="707" w:author="Windows User" w:date="2015-10-30T08:56:00Z" w:initials="BS">
    <w:p w14:paraId="34F4A5A9" w14:textId="77777777" w:rsidR="00100C9C" w:rsidRDefault="00100C9C" w:rsidP="00E35F1F">
      <w:pPr>
        <w:pStyle w:val="CommentText"/>
      </w:pPr>
      <w:r>
        <w:rPr>
          <w:rStyle w:val="CommentReference"/>
        </w:rPr>
        <w:annotationRef/>
      </w:r>
      <w:r>
        <w:t>honour or pride?</w:t>
      </w:r>
    </w:p>
  </w:comment>
  <w:comment w:id="708" w:author="Windows User" w:date="2015-10-30T08:56:00Z" w:initials="BS">
    <w:p w14:paraId="28840E47" w14:textId="77777777" w:rsidR="00100C9C" w:rsidRDefault="00100C9C" w:rsidP="00E35F1F">
      <w:pPr>
        <w:pStyle w:val="CommentText"/>
      </w:pPr>
      <w:r>
        <w:rPr>
          <w:rStyle w:val="CommentReference"/>
        </w:rPr>
        <w:annotationRef/>
      </w:r>
      <w:r>
        <w:t>spouse or friend???</w:t>
      </w:r>
    </w:p>
  </w:comment>
  <w:comment w:id="709" w:author="Windows User" w:date="2015-10-30T08:56:00Z" w:initials="BS">
    <w:p w14:paraId="6D247103" w14:textId="77777777" w:rsidR="00100C9C" w:rsidRDefault="00100C9C" w:rsidP="00E35F1F">
      <w:pPr>
        <w:pStyle w:val="CommentText"/>
      </w:pPr>
      <w:r>
        <w:rPr>
          <w:rStyle w:val="CommentReference"/>
        </w:rPr>
        <w:annotationRef/>
      </w:r>
      <w:r>
        <w:t>word can be health or salvation... but health would parallel healing in next verse??? should it be salvation?</w:t>
      </w:r>
    </w:p>
  </w:comment>
  <w:comment w:id="710" w:author="Windows User" w:date="2015-10-30T08:56:00Z" w:initials="BS">
    <w:p w14:paraId="2A107B46" w14:textId="77777777" w:rsidR="00100C9C" w:rsidRDefault="00100C9C" w:rsidP="00E35F1F">
      <w:pPr>
        <w:pStyle w:val="CommentText"/>
      </w:pPr>
      <w:r>
        <w:rPr>
          <w:rStyle w:val="CommentReference"/>
        </w:rPr>
        <w:annotationRef/>
      </w:r>
      <w:r>
        <w:t>unity or oneness? indescribable or unparalleled?</w:t>
      </w:r>
    </w:p>
  </w:comment>
  <w:comment w:id="711" w:author="Windows User" w:date="2015-10-30T08:56:00Z" w:initials="BS">
    <w:p w14:paraId="5555F795" w14:textId="77777777" w:rsidR="00100C9C" w:rsidRDefault="00100C9C" w:rsidP="00E35F1F">
      <w:pPr>
        <w:pStyle w:val="CommentText"/>
      </w:pPr>
      <w:r>
        <w:rPr>
          <w:rStyle w:val="CommentReference"/>
        </w:rPr>
        <w:annotationRef/>
      </w:r>
      <w:r>
        <w:t>mingling of substance or human seed? kind of a big difference.</w:t>
      </w:r>
    </w:p>
  </w:comment>
  <w:comment w:id="712" w:author="Microsoft Office User" w:date="2016-08-19T20:02:00Z" w:initials="Office">
    <w:p w14:paraId="43574A61" w14:textId="0B98052D" w:rsidR="00100C9C" w:rsidRDefault="00100C9C">
      <w:pPr>
        <w:pStyle w:val="CommentText"/>
      </w:pPr>
      <w:r>
        <w:rPr>
          <w:rStyle w:val="CommentReference"/>
        </w:rPr>
        <w:annotationRef/>
      </w:r>
      <w:r>
        <w:t>check</w:t>
      </w:r>
    </w:p>
  </w:comment>
  <w:comment w:id="713" w:author="Windows User" w:date="2015-10-30T08:56:00Z" w:initials="BS">
    <w:p w14:paraId="5E07F016" w14:textId="77777777" w:rsidR="00100C9C" w:rsidRDefault="00100C9C" w:rsidP="00E35F1F">
      <w:pPr>
        <w:pStyle w:val="CommentText"/>
      </w:pPr>
      <w:r>
        <w:rPr>
          <w:rStyle w:val="CommentReference"/>
        </w:rPr>
        <w:annotationRef/>
      </w:r>
      <w:r>
        <w:t>pray or interceed? With or before?</w:t>
      </w:r>
    </w:p>
  </w:comment>
  <w:comment w:id="720" w:author="Windows User" w:date="2015-10-30T08:56:00Z" w:initials="WU">
    <w:p w14:paraId="7192577A" w14:textId="77777777" w:rsidR="00100C9C" w:rsidRDefault="00100C9C" w:rsidP="00E35F1F">
      <w:pPr>
        <w:pStyle w:val="CommentText"/>
      </w:pPr>
      <w:r>
        <w:rPr>
          <w:rStyle w:val="CommentReference"/>
        </w:rPr>
        <w:annotationRef/>
      </w:r>
      <w:r>
        <w:t>Are exalted abve. Are honoured more. Parallel structure. More honoured doesn’t flow as well because it doesn’t parallel the structure</w:t>
      </w:r>
    </w:p>
  </w:comment>
  <w:comment w:id="721" w:author="Windows User" w:date="2015-10-30T08:56:00Z" w:initials="WU">
    <w:p w14:paraId="1632DB35" w14:textId="77777777" w:rsidR="00100C9C" w:rsidRDefault="00100C9C" w:rsidP="00E35F1F">
      <w:pPr>
        <w:pStyle w:val="CommentText"/>
      </w:pPr>
      <w:r>
        <w:rPr>
          <w:rStyle w:val="CommentReference"/>
        </w:rPr>
        <w:annotationRef/>
      </w:r>
      <w:r>
        <w:t>Are more honoured?</w:t>
      </w:r>
    </w:p>
  </w:comment>
  <w:comment w:id="722" w:author="Windows User" w:date="2015-10-30T08:56:00Z" w:initials="WU">
    <w:p w14:paraId="38104BB5" w14:textId="77777777" w:rsidR="00100C9C" w:rsidRDefault="00100C9C" w:rsidP="00E35F1F">
      <w:pPr>
        <w:pStyle w:val="CommentText"/>
      </w:pPr>
      <w:r>
        <w:rPr>
          <w:rStyle w:val="CommentReference"/>
        </w:rPr>
        <w:annotationRef/>
      </w:r>
      <w:r>
        <w:t xml:space="preserve">Means or path? Means with freedom of speech is not a sclear as a way orpath that has a freedom of speech. </w:t>
      </w:r>
    </w:p>
  </w:comment>
  <w:comment w:id="729" w:author="Windows User" w:date="2015-10-30T08:56:00Z" w:initials="WU">
    <w:p w14:paraId="64353538" w14:textId="77777777" w:rsidR="00100C9C" w:rsidRDefault="00100C9C" w:rsidP="00E35F1F">
      <w:pPr>
        <w:pStyle w:val="CommentText"/>
      </w:pPr>
      <w:r>
        <w:rPr>
          <w:rStyle w:val="CommentReference"/>
        </w:rPr>
        <w:annotationRef/>
      </w:r>
      <w:r>
        <w:t>Above heaven or above the heavens. Not above the heaven.</w:t>
      </w:r>
    </w:p>
  </w:comment>
  <w:comment w:id="730" w:author="Windows User" w:date="2015-10-30T08:56:00Z" w:initials="WU">
    <w:p w14:paraId="684796B5" w14:textId="77777777" w:rsidR="00100C9C" w:rsidRDefault="00100C9C" w:rsidP="00E35F1F">
      <w:pPr>
        <w:pStyle w:val="CommentText"/>
      </w:pPr>
      <w:r>
        <w:rPr>
          <w:rStyle w:val="CommentReference"/>
        </w:rPr>
        <w:annotationRef/>
      </w:r>
      <w:r>
        <w:t>Reuse of truth is very awkward</w:t>
      </w:r>
    </w:p>
  </w:comment>
  <w:comment w:id="734" w:author="Windows User" w:date="2015-10-30T08:56:00Z" w:initials="WU">
    <w:p w14:paraId="1D6D9724" w14:textId="77777777" w:rsidR="00100C9C" w:rsidRDefault="00100C9C" w:rsidP="00E35F1F">
      <w:pPr>
        <w:pStyle w:val="CommentText"/>
      </w:pPr>
      <w:r>
        <w:rPr>
          <w:rStyle w:val="CommentReference"/>
        </w:rPr>
        <w:annotationRef/>
      </w:r>
      <w:r>
        <w:t>The Virgin Mary?</w:t>
      </w:r>
    </w:p>
  </w:comment>
  <w:comment w:id="735" w:author="Windows User" w:date="2015-10-30T08:56:00Z" w:initials="WU">
    <w:p w14:paraId="104BFD73" w14:textId="77777777" w:rsidR="00100C9C" w:rsidRDefault="00100C9C" w:rsidP="00E35F1F">
      <w:pPr>
        <w:pStyle w:val="CommentText"/>
      </w:pPr>
      <w:r>
        <w:rPr>
          <w:rStyle w:val="CommentReference"/>
        </w:rPr>
        <w:annotationRef/>
      </w:r>
      <w:r>
        <w:t>And the Mercy Seat / with the Cherubs? Less literal, but makes more sense.</w:t>
      </w:r>
    </w:p>
  </w:comment>
  <w:comment w:id="736" w:author="Windows User" w:date="2015-10-30T08:56:00Z" w:initials="WU">
    <w:p w14:paraId="4E46CF30" w14:textId="77777777" w:rsidR="00100C9C" w:rsidRDefault="00100C9C" w:rsidP="00E35F1F">
      <w:pPr>
        <w:pStyle w:val="CommentText"/>
      </w:pPr>
      <w:r>
        <w:rPr>
          <w:rStyle w:val="CommentReference"/>
        </w:rPr>
        <w:annotationRef/>
      </w:r>
      <w:r>
        <w:t>Jar or vessel for the sake of youth who think marijuana?</w:t>
      </w:r>
    </w:p>
  </w:comment>
  <w:comment w:id="737" w:author="Windows User" w:date="2015-10-30T08:56:00Z" w:initials="WU">
    <w:p w14:paraId="0D8736F0" w14:textId="77777777" w:rsidR="00100C9C" w:rsidRDefault="00100C9C" w:rsidP="00E35F1F">
      <w:pPr>
        <w:pStyle w:val="CommentText"/>
      </w:pPr>
      <w:r>
        <w:rPr>
          <w:rStyle w:val="CommentReference"/>
        </w:rPr>
        <w:annotationRef/>
      </w:r>
      <w:r>
        <w:t>Not lampstand?</w:t>
      </w:r>
    </w:p>
  </w:comment>
  <w:comment w:id="741" w:author="Windows User" w:date="2015-10-30T08:56:00Z" w:initials="WU">
    <w:p w14:paraId="71035455" w14:textId="77777777" w:rsidR="00100C9C" w:rsidRDefault="00100C9C" w:rsidP="00E35F1F">
      <w:pPr>
        <w:pStyle w:val="CommentText"/>
      </w:pPr>
      <w:r>
        <w:rPr>
          <w:rStyle w:val="CommentReference"/>
        </w:rPr>
        <w:annotationRef/>
      </w:r>
      <w:r>
        <w:t>Need to decide whether to capitalize and be Consistent.</w:t>
      </w:r>
    </w:p>
  </w:comment>
  <w:comment w:id="742" w:author="Windows User" w:date="2015-10-30T08:56:00Z" w:initials="WU">
    <w:p w14:paraId="27C7371E" w14:textId="77777777" w:rsidR="00100C9C" w:rsidRDefault="00100C9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3" w:author="Windows User" w:date="2015-10-30T08:56:00Z" w:initials="WU">
    <w:p w14:paraId="209A45A7" w14:textId="77777777" w:rsidR="00100C9C" w:rsidRDefault="00100C9C" w:rsidP="00E35F1F">
      <w:pPr>
        <w:pStyle w:val="CommentText"/>
      </w:pPr>
      <w:r>
        <w:rPr>
          <w:rStyle w:val="CommentReference"/>
        </w:rPr>
        <w:annotationRef/>
      </w:r>
      <w:r>
        <w:t>Tense(s) of this vs?</w:t>
      </w:r>
    </w:p>
  </w:comment>
  <w:comment w:id="747" w:author="Windows User" w:date="2015-10-30T08:56:00Z" w:initials="WU">
    <w:p w14:paraId="596EE3A5" w14:textId="77777777" w:rsidR="00100C9C" w:rsidRDefault="00100C9C" w:rsidP="00E35F1F">
      <w:pPr>
        <w:pStyle w:val="CommentText"/>
      </w:pPr>
      <w:r>
        <w:rPr>
          <w:rStyle w:val="CommentReference"/>
        </w:rPr>
        <w:annotationRef/>
      </w:r>
      <w:r>
        <w:t>If no coma, then that. If coma, then which.</w:t>
      </w:r>
    </w:p>
  </w:comment>
  <w:comment w:id="748" w:author="Windows User" w:date="2015-11-21T13:10:00Z" w:initials="WU">
    <w:p w14:paraId="0E2011D4" w14:textId="77777777" w:rsidR="00100C9C" w:rsidRPr="00745B45" w:rsidRDefault="00100C9C"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9" w:author="Windows User" w:date="2015-10-30T08:56:00Z" w:initials="WU">
    <w:p w14:paraId="7F58A02B" w14:textId="77777777" w:rsidR="00100C9C" w:rsidRDefault="00100C9C" w:rsidP="00E35F1F">
      <w:pPr>
        <w:pStyle w:val="CommentText"/>
      </w:pPr>
      <w:r>
        <w:rPr>
          <w:rStyle w:val="CommentReference"/>
        </w:rPr>
        <w:annotationRef/>
      </w:r>
      <w:r>
        <w:t>Ok for traditional English. But in current usage hasn’t it narrowed to taste rather than still including smell? Armona?</w:t>
      </w:r>
    </w:p>
  </w:comment>
  <w:comment w:id="750" w:author="Windows User" w:date="2015-10-30T08:56:00Z" w:initials="WU">
    <w:p w14:paraId="06058DA2" w14:textId="77777777" w:rsidR="00100C9C" w:rsidRDefault="00100C9C" w:rsidP="00E35F1F">
      <w:pPr>
        <w:pStyle w:val="CommentText"/>
      </w:pPr>
      <w:r>
        <w:rPr>
          <w:rStyle w:val="CommentReference"/>
        </w:rPr>
        <w:annotationRef/>
      </w:r>
      <w:r>
        <w:t>This makes little sense. An estate is just a state, a status… you can restore to a first status, but not to a status</w:t>
      </w:r>
    </w:p>
  </w:comment>
  <w:comment w:id="760" w:author="Windows User" w:date="2015-10-30T08:56:00Z" w:initials="WU">
    <w:p w14:paraId="1E1724A5" w14:textId="77777777" w:rsidR="00100C9C" w:rsidRDefault="00100C9C" w:rsidP="00E35F1F">
      <w:pPr>
        <w:pStyle w:val="CommentText"/>
      </w:pPr>
      <w:r>
        <w:rPr>
          <w:rStyle w:val="CommentReference"/>
        </w:rPr>
        <w:annotationRef/>
      </w:r>
      <w:r>
        <w:t>Care or concern?</w:t>
      </w:r>
    </w:p>
  </w:comment>
  <w:comment w:id="761" w:author="Windows User" w:date="2015-10-30T08:56:00Z" w:initials="WU">
    <w:p w14:paraId="78E58888" w14:textId="77777777" w:rsidR="00100C9C" w:rsidRDefault="00100C9C"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70" w:author="Windows User" w:date="2015-10-30T08:56:00Z" w:initials="WU">
    <w:p w14:paraId="18B3CB42" w14:textId="77777777" w:rsidR="00100C9C" w:rsidRDefault="00100C9C" w:rsidP="00E35F1F">
      <w:pPr>
        <w:pStyle w:val="CommentText"/>
      </w:pPr>
      <w:r>
        <w:rPr>
          <w:rStyle w:val="CommentReference"/>
        </w:rPr>
        <w:annotationRef/>
      </w:r>
      <w:r>
        <w:t>Exceedingly? Too? So?</w:t>
      </w:r>
    </w:p>
  </w:comment>
  <w:comment w:id="771" w:author="Windows User" w:date="2015-10-30T08:56:00Z" w:initials="WU">
    <w:p w14:paraId="6849FDD2" w14:textId="77777777" w:rsidR="00100C9C" w:rsidRDefault="00100C9C" w:rsidP="00E35F1F">
      <w:pPr>
        <w:pStyle w:val="CommentText"/>
      </w:pPr>
      <w:r>
        <w:rPr>
          <w:rStyle w:val="CommentReference"/>
        </w:rPr>
        <w:annotationRef/>
      </w:r>
      <w:r>
        <w:t>Ramez, I or me?</w:t>
      </w:r>
    </w:p>
  </w:comment>
  <w:comment w:id="772" w:author="Windows User" w:date="2015-10-30T08:56:00Z" w:initials="WU">
    <w:p w14:paraId="799B59FF" w14:textId="77777777" w:rsidR="00100C9C" w:rsidRDefault="00100C9C" w:rsidP="00E35F1F">
      <w:pPr>
        <w:pStyle w:val="CommentText"/>
      </w:pPr>
      <w:r>
        <w:rPr>
          <w:rStyle w:val="CommentReference"/>
        </w:rPr>
        <w:annotationRef/>
      </w:r>
      <w:r>
        <w:t>Teach to offer repentance or instruct in repentance?</w:t>
      </w:r>
    </w:p>
  </w:comment>
  <w:comment w:id="773" w:author="Windows User" w:date="2015-10-30T08:56:00Z" w:initials="WU">
    <w:p w14:paraId="57D87D60" w14:textId="77777777" w:rsidR="00100C9C" w:rsidRDefault="00100C9C" w:rsidP="00E35F1F">
      <w:pPr>
        <w:pStyle w:val="CommentText"/>
      </w:pPr>
      <w:r>
        <w:rPr>
          <w:rStyle w:val="CommentReference"/>
        </w:rPr>
        <w:annotationRef/>
      </w:r>
      <w:r>
        <w:t>That a sinner die would make this consistent.</w:t>
      </w:r>
    </w:p>
  </w:comment>
  <w:comment w:id="774" w:author="Windows User" w:date="2015-10-30T08:56:00Z" w:initials="WU">
    <w:p w14:paraId="274EC1E4" w14:textId="77777777" w:rsidR="00100C9C" w:rsidRDefault="00100C9C" w:rsidP="00E35F1F">
      <w:pPr>
        <w:pStyle w:val="CommentText"/>
      </w:pPr>
      <w:r>
        <w:rPr>
          <w:rStyle w:val="CommentReference"/>
        </w:rPr>
        <w:annotationRef/>
      </w:r>
      <w:r>
        <w:t>Kind-hearted or merciful?</w:t>
      </w:r>
    </w:p>
  </w:comment>
  <w:comment w:id="775" w:author="Windows User" w:date="2015-10-30T08:56:00Z" w:initials="WU">
    <w:p w14:paraId="1370FE87" w14:textId="77777777" w:rsidR="00100C9C" w:rsidRDefault="00100C9C" w:rsidP="00E35F1F">
      <w:pPr>
        <w:pStyle w:val="CommentText"/>
      </w:pPr>
      <w:r>
        <w:rPr>
          <w:rStyle w:val="CommentReference"/>
        </w:rPr>
        <w:annotationRef/>
      </w:r>
      <w:r>
        <w:t>Compassions or tender mercies?</w:t>
      </w:r>
    </w:p>
  </w:comment>
  <w:comment w:id="776" w:author="Windows User" w:date="2015-10-30T08:56:00Z" w:initials="WU">
    <w:p w14:paraId="70E14B72" w14:textId="77777777" w:rsidR="00100C9C" w:rsidRDefault="00100C9C" w:rsidP="00E35F1F">
      <w:pPr>
        <w:pStyle w:val="CommentText"/>
      </w:pPr>
      <w:r>
        <w:rPr>
          <w:rStyle w:val="CommentReference"/>
        </w:rPr>
        <w:annotationRef/>
      </w:r>
      <w:r>
        <w:t>May He or that He may</w:t>
      </w:r>
    </w:p>
  </w:comment>
  <w:comment w:id="788" w:author="Windows User" w:date="2015-10-30T08:56:00Z" w:initials="BS">
    <w:p w14:paraId="1CD83694" w14:textId="77777777" w:rsidR="00100C9C" w:rsidRDefault="00100C9C" w:rsidP="00E35F1F">
      <w:pPr>
        <w:pStyle w:val="CommentText"/>
      </w:pPr>
      <w:r>
        <w:rPr>
          <w:rStyle w:val="CommentReference"/>
        </w:rPr>
        <w:annotationRef/>
      </w:r>
      <w:r>
        <w:t>very greatly is redundant...</w:t>
      </w:r>
    </w:p>
  </w:comment>
  <w:comment w:id="789" w:author="Windows User" w:date="2015-10-30T08:56:00Z" w:initials="BS">
    <w:p w14:paraId="2DB29619" w14:textId="77777777" w:rsidR="00100C9C" w:rsidRDefault="00100C9C" w:rsidP="00E35F1F">
      <w:pPr>
        <w:pStyle w:val="CommentText"/>
      </w:pPr>
      <w:r>
        <w:rPr>
          <w:rStyle w:val="CommentReference"/>
        </w:rPr>
        <w:annotationRef/>
      </w:r>
      <w:r>
        <w:t>above? in?</w:t>
      </w:r>
    </w:p>
  </w:comment>
  <w:comment w:id="790" w:author="Windows User" w:date="2015-10-30T08:56:00Z" w:initials="BS">
    <w:p w14:paraId="3734F7C0" w14:textId="77777777" w:rsidR="00100C9C" w:rsidRDefault="00100C9C" w:rsidP="00E35F1F">
      <w:pPr>
        <w:pStyle w:val="CommentText"/>
      </w:pPr>
      <w:r>
        <w:rPr>
          <w:rStyle w:val="CommentReference"/>
        </w:rPr>
        <w:annotationRef/>
      </w:r>
      <w:r>
        <w:t>dikeos is usually rended 'righteous'. Is there good cause to use 'just' here?</w:t>
      </w:r>
    </w:p>
  </w:comment>
  <w:comment w:id="791" w:author="Windows User" w:date="2015-10-30T08:56:00Z" w:initials="BS">
    <w:p w14:paraId="06116336" w14:textId="77777777" w:rsidR="00100C9C" w:rsidRDefault="00100C9C" w:rsidP="00E35F1F">
      <w:pPr>
        <w:pStyle w:val="CommentText"/>
      </w:pPr>
      <w:r>
        <w:rPr>
          <w:rStyle w:val="CommentReference"/>
        </w:rPr>
        <w:annotationRef/>
      </w:r>
      <w:r>
        <w:t>mediated or put into practice?</w:t>
      </w:r>
    </w:p>
  </w:comment>
  <w:comment w:id="792" w:author="Windows User" w:date="2015-10-30T08:56:00Z" w:initials="BS">
    <w:p w14:paraId="6417B5A7" w14:textId="77777777" w:rsidR="00100C9C" w:rsidRDefault="00100C9C" w:rsidP="00E35F1F">
      <w:pPr>
        <w:pStyle w:val="CommentText"/>
      </w:pPr>
      <w:r>
        <w:rPr>
          <w:rStyle w:val="CommentReference"/>
        </w:rPr>
        <w:annotationRef/>
      </w:r>
      <w:r>
        <w:t>on their lips is a common English expression that seems to have the same meaning as "in their mouths"</w:t>
      </w:r>
    </w:p>
  </w:comment>
  <w:comment w:id="793" w:author="Windows User" w:date="2015-10-30T08:56:00Z" w:initials="BS">
    <w:p w14:paraId="7CA0B9DB" w14:textId="77777777" w:rsidR="00100C9C" w:rsidRDefault="00100C9C" w:rsidP="00E35F1F">
      <w:pPr>
        <w:pStyle w:val="CommentText"/>
      </w:pPr>
      <w:r>
        <w:rPr>
          <w:rStyle w:val="CommentReference"/>
        </w:rPr>
        <w:annotationRef/>
      </w:r>
      <w:r>
        <w:t>The tree of immortality would flow better in English.</w:t>
      </w:r>
    </w:p>
  </w:comment>
  <w:comment w:id="794" w:author="Windows User" w:date="2015-10-30T08:56:00Z" w:initials="BS">
    <w:p w14:paraId="3D06FFDE" w14:textId="77777777" w:rsidR="00100C9C" w:rsidRDefault="00100C9C" w:rsidP="00E35F1F">
      <w:pPr>
        <w:pStyle w:val="CommentText"/>
      </w:pPr>
      <w:r>
        <w:rPr>
          <w:rStyle w:val="CommentReference"/>
        </w:rPr>
        <w:annotationRef/>
      </w:r>
      <w:r>
        <w:t>thoughts or senses?</w:t>
      </w:r>
    </w:p>
  </w:comment>
  <w:comment w:id="795" w:author="Windows User" w:date="2015-10-30T08:56:00Z" w:initials="BS">
    <w:p w14:paraId="5092C47C" w14:textId="77777777" w:rsidR="00100C9C" w:rsidRDefault="00100C9C" w:rsidP="00E35F1F">
      <w:pPr>
        <w:pStyle w:val="CommentText"/>
      </w:pPr>
      <w:r>
        <w:rPr>
          <w:rStyle w:val="CommentReference"/>
        </w:rPr>
        <w:annotationRef/>
      </w:r>
      <w:r>
        <w:t>lay? set? cast?</w:t>
      </w:r>
    </w:p>
  </w:comment>
  <w:comment w:id="796" w:author="Windows User" w:date="2015-10-30T08:56:00Z" w:initials="BS">
    <w:p w14:paraId="2988A4E9" w14:textId="77777777" w:rsidR="00100C9C" w:rsidRDefault="00100C9C" w:rsidP="00E35F1F">
      <w:pPr>
        <w:pStyle w:val="CommentText"/>
      </w:pPr>
      <w:r>
        <w:rPr>
          <w:rStyle w:val="CommentReference"/>
        </w:rPr>
        <w:annotationRef/>
      </w:r>
      <w:r>
        <w:t>more common word... does it capture meaning well enough?</w:t>
      </w:r>
    </w:p>
  </w:comment>
  <w:comment w:id="797" w:author="Windows User" w:date="2015-10-30T08:56:00Z" w:initials="BS">
    <w:p w14:paraId="7A2B4CA4" w14:textId="77777777" w:rsidR="00100C9C" w:rsidRDefault="00100C9C" w:rsidP="00E35F1F">
      <w:pPr>
        <w:pStyle w:val="CommentText"/>
      </w:pPr>
      <w:r>
        <w:rPr>
          <w:rStyle w:val="CommentReference"/>
        </w:rPr>
        <w:annotationRef/>
      </w:r>
      <w:r>
        <w:t>types?</w:t>
      </w:r>
    </w:p>
  </w:comment>
  <w:comment w:id="806" w:author="Windows User" w:date="2015-10-30T08:56:00Z" w:initials="BS">
    <w:p w14:paraId="6A283326" w14:textId="77777777" w:rsidR="00100C9C" w:rsidRDefault="00100C9C" w:rsidP="00E35F1F">
      <w:pPr>
        <w:pStyle w:val="CommentText"/>
      </w:pPr>
      <w:r>
        <w:rPr>
          <w:rStyle w:val="CommentReference"/>
        </w:rPr>
        <w:annotationRef/>
      </w:r>
      <w:r>
        <w:t>Coptic clearly says beginning... is there anything in it about authority as the other translations have?</w:t>
      </w:r>
    </w:p>
  </w:comment>
  <w:comment w:id="807" w:author="Windows User" w:date="2015-10-30T08:56:00Z" w:initials="BS">
    <w:p w14:paraId="233F3783" w14:textId="77777777" w:rsidR="00100C9C" w:rsidRDefault="00100C9C" w:rsidP="00E35F1F">
      <w:pPr>
        <w:pStyle w:val="CommentText"/>
      </w:pPr>
      <w:r>
        <w:rPr>
          <w:rStyle w:val="CommentReference"/>
        </w:rPr>
        <w:annotationRef/>
      </w:r>
      <w:r>
        <w:t>risen, or shone?</w:t>
      </w:r>
    </w:p>
  </w:comment>
  <w:comment w:id="811" w:author="Windows User" w:date="2015-10-30T08:56:00Z" w:initials="BS">
    <w:p w14:paraId="301FA11B" w14:textId="77777777" w:rsidR="00100C9C" w:rsidRDefault="00100C9C" w:rsidP="00D65FD4">
      <w:pPr>
        <w:pStyle w:val="CommentText"/>
      </w:pPr>
      <w:r>
        <w:rPr>
          <w:rStyle w:val="CommentReference"/>
        </w:rPr>
        <w:annotationRef/>
      </w:r>
      <w:r>
        <w:t>risen, or shone?</w:t>
      </w:r>
    </w:p>
  </w:comment>
  <w:comment w:id="815" w:author="Windows User" w:date="2015-10-30T08:56:00Z" w:initials="BS">
    <w:p w14:paraId="4B4155FC" w14:textId="77777777" w:rsidR="00100C9C" w:rsidRDefault="00100C9C" w:rsidP="00E35F1F">
      <w:pPr>
        <w:pStyle w:val="CommentText"/>
      </w:pPr>
      <w:r>
        <w:rPr>
          <w:rStyle w:val="CommentReference"/>
        </w:rPr>
        <w:annotationRef/>
      </w:r>
      <w:r>
        <w:t>cap?</w:t>
      </w:r>
    </w:p>
  </w:comment>
  <w:comment w:id="816" w:author="Windows User" w:date="2015-10-30T08:56:00Z" w:initials="BS">
    <w:p w14:paraId="248C83A2" w14:textId="77777777" w:rsidR="00100C9C" w:rsidRDefault="00100C9C" w:rsidP="00E35F1F">
      <w:pPr>
        <w:pStyle w:val="CommentText"/>
      </w:pPr>
      <w:r>
        <w:rPr>
          <w:rStyle w:val="CommentReference"/>
        </w:rPr>
        <w:annotationRef/>
      </w:r>
      <w:r>
        <w:t>save? redeem?</w:t>
      </w:r>
    </w:p>
  </w:comment>
  <w:comment w:id="817" w:author="Windows User" w:date="2015-10-30T08:56:00Z" w:initials="BS">
    <w:p w14:paraId="4C7BFCC0" w14:textId="77777777" w:rsidR="00100C9C" w:rsidRDefault="00100C9C" w:rsidP="00D65FD4">
      <w:pPr>
        <w:pStyle w:val="CommentText"/>
      </w:pPr>
      <w:r>
        <w:rPr>
          <w:rStyle w:val="CommentReference"/>
        </w:rPr>
        <w:annotationRef/>
      </w:r>
      <w:r>
        <w:t>risen, or shone?</w:t>
      </w:r>
    </w:p>
  </w:comment>
  <w:comment w:id="821" w:author="Windows User" w:date="2015-10-30T08:56:00Z" w:initials="BS">
    <w:p w14:paraId="2390D3F4" w14:textId="77777777" w:rsidR="00100C9C" w:rsidRDefault="00100C9C" w:rsidP="00E35F1F">
      <w:pPr>
        <w:pStyle w:val="CommentText"/>
      </w:pPr>
      <w:r>
        <w:rPr>
          <w:rStyle w:val="CommentReference"/>
        </w:rPr>
        <w:annotationRef/>
      </w:r>
      <w:r>
        <w:t>or should " be down here</w:t>
      </w:r>
    </w:p>
  </w:comment>
  <w:comment w:id="822" w:author="Windows User" w:date="2015-10-30T08:56:00Z" w:initials="BS">
    <w:p w14:paraId="6D6C2E53" w14:textId="77777777" w:rsidR="00100C9C" w:rsidRDefault="00100C9C" w:rsidP="00D65FD4">
      <w:pPr>
        <w:pStyle w:val="CommentText"/>
      </w:pPr>
      <w:r>
        <w:rPr>
          <w:rStyle w:val="CommentReference"/>
        </w:rPr>
        <w:annotationRef/>
      </w:r>
      <w:r>
        <w:t>risen, or shone?</w:t>
      </w:r>
    </w:p>
  </w:comment>
  <w:comment w:id="826" w:author="Windows User" w:date="2015-10-30T08:56:00Z" w:initials="BS">
    <w:p w14:paraId="061FF9BB" w14:textId="77777777" w:rsidR="00100C9C" w:rsidRDefault="00100C9C" w:rsidP="00E35F1F">
      <w:pPr>
        <w:pStyle w:val="CommentText"/>
      </w:pPr>
      <w:r>
        <w:rPr>
          <w:rStyle w:val="CommentReference"/>
        </w:rPr>
        <w:annotationRef/>
      </w:r>
      <w:r>
        <w:t>was overcame or did overcome? very different...</w:t>
      </w:r>
    </w:p>
  </w:comment>
  <w:comment w:id="827" w:author="Windows User" w:date="2015-10-30T08:56:00Z" w:initials="BS">
    <w:p w14:paraId="031DAA7E" w14:textId="77777777" w:rsidR="00100C9C" w:rsidRDefault="00100C9C" w:rsidP="00D65FD4">
      <w:pPr>
        <w:pStyle w:val="CommentText"/>
      </w:pPr>
      <w:r>
        <w:rPr>
          <w:rStyle w:val="CommentReference"/>
        </w:rPr>
        <w:annotationRef/>
      </w:r>
      <w:r>
        <w:t>risen, or shone?</w:t>
      </w:r>
    </w:p>
  </w:comment>
  <w:comment w:id="831" w:author="Windows User" w:date="2015-10-30T08:56:00Z" w:initials="BS">
    <w:p w14:paraId="13BC365B" w14:textId="77777777" w:rsidR="00100C9C" w:rsidRDefault="00100C9C" w:rsidP="00E35F1F">
      <w:pPr>
        <w:pStyle w:val="CommentText"/>
      </w:pPr>
      <w:r>
        <w:rPr>
          <w:rStyle w:val="CommentReference"/>
        </w:rPr>
        <w:annotationRef/>
      </w:r>
      <w:r>
        <w:t>awkward, but changing to a perfect man or man perfectly destroys meaning...</w:t>
      </w:r>
    </w:p>
  </w:comment>
  <w:comment w:id="832" w:author="Windows User" w:date="2015-10-30T08:56:00Z" w:initials="BS">
    <w:p w14:paraId="367DF61C" w14:textId="77777777" w:rsidR="00100C9C" w:rsidRDefault="00100C9C" w:rsidP="00E35F1F">
      <w:pPr>
        <w:pStyle w:val="CommentText"/>
      </w:pPr>
      <w:r>
        <w:rPr>
          <w:rStyle w:val="CommentReference"/>
        </w:rPr>
        <w:annotationRef/>
      </w:r>
      <w:r>
        <w:t>L.A. is quite different fo rthis vs...</w:t>
      </w:r>
    </w:p>
  </w:comment>
  <w:comment w:id="833" w:author="Windows User" w:date="2015-10-30T08:56:00Z" w:initials="BS">
    <w:p w14:paraId="614A33D0" w14:textId="77777777" w:rsidR="00100C9C" w:rsidRDefault="00100C9C" w:rsidP="00D65FD4">
      <w:pPr>
        <w:pStyle w:val="CommentText"/>
      </w:pPr>
      <w:r>
        <w:rPr>
          <w:rStyle w:val="CommentReference"/>
        </w:rPr>
        <w:annotationRef/>
      </w:r>
      <w:r>
        <w:t>risen, or shone?</w:t>
      </w:r>
    </w:p>
  </w:comment>
  <w:comment w:id="837" w:author="Windows User" w:date="2015-10-30T08:56:00Z" w:initials="BS">
    <w:p w14:paraId="690C098D" w14:textId="77777777" w:rsidR="00100C9C" w:rsidRDefault="00100C9C" w:rsidP="00D65FD4">
      <w:pPr>
        <w:pStyle w:val="CommentText"/>
      </w:pPr>
      <w:r>
        <w:rPr>
          <w:rStyle w:val="CommentReference"/>
        </w:rPr>
        <w:annotationRef/>
      </w:r>
      <w:r>
        <w:t>risen, or shone?</w:t>
      </w:r>
    </w:p>
  </w:comment>
  <w:comment w:id="841" w:author="Windows User" w:date="2015-10-30T08:56:00Z" w:initials="BS">
    <w:p w14:paraId="47406125" w14:textId="77777777" w:rsidR="00100C9C" w:rsidRDefault="00100C9C" w:rsidP="00E35F1F">
      <w:pPr>
        <w:pStyle w:val="CommentText"/>
      </w:pPr>
      <w:r>
        <w:rPr>
          <w:rStyle w:val="CommentReference"/>
        </w:rPr>
        <w:annotationRef/>
      </w:r>
      <w:r>
        <w:t>dividing wall?</w:t>
      </w:r>
    </w:p>
  </w:comment>
  <w:comment w:id="842" w:author="Windows User" w:date="2015-10-30T08:56:00Z" w:initials="BS">
    <w:p w14:paraId="3115FE96" w14:textId="77777777" w:rsidR="00100C9C" w:rsidRDefault="00100C9C" w:rsidP="00D65FD4">
      <w:pPr>
        <w:pStyle w:val="CommentText"/>
      </w:pPr>
      <w:r>
        <w:rPr>
          <w:rStyle w:val="CommentReference"/>
        </w:rPr>
        <w:annotationRef/>
      </w:r>
      <w:r>
        <w:t>risen, or shone?</w:t>
      </w:r>
    </w:p>
  </w:comment>
  <w:comment w:id="846" w:author="Windows User" w:date="2015-10-30T08:56:00Z" w:initials="BS">
    <w:p w14:paraId="0BDB9E8A" w14:textId="77777777" w:rsidR="00100C9C" w:rsidRDefault="00100C9C" w:rsidP="00E35F1F">
      <w:pPr>
        <w:pStyle w:val="CommentText"/>
      </w:pPr>
      <w:r>
        <w:rPr>
          <w:rStyle w:val="CommentReference"/>
        </w:rPr>
        <w:annotationRef/>
      </w:r>
      <w:r>
        <w:t>what does han mean? can we say teh angels of light?</w:t>
      </w:r>
    </w:p>
  </w:comment>
  <w:comment w:id="847" w:author="Windows User" w:date="2015-10-30T08:56:00Z" w:initials="BS">
    <w:p w14:paraId="035DBC4C" w14:textId="77777777" w:rsidR="00100C9C" w:rsidRDefault="00100C9C" w:rsidP="00E35F1F">
      <w:pPr>
        <w:pStyle w:val="CommentText"/>
      </w:pPr>
      <w:r>
        <w:rPr>
          <w:rStyle w:val="CommentReference"/>
        </w:rPr>
        <w:annotationRef/>
      </w:r>
      <w:r>
        <w:t>sing hymns to be consistent with above?</w:t>
      </w:r>
    </w:p>
  </w:comment>
  <w:comment w:id="848" w:author="Windows User" w:date="2015-10-30T08:56:00Z" w:initials="BS">
    <w:p w14:paraId="3E0D70DF" w14:textId="77777777" w:rsidR="00100C9C" w:rsidRDefault="00100C9C" w:rsidP="00E35F1F">
      <w:pPr>
        <w:pStyle w:val="CommentText"/>
      </w:pPr>
      <w:r>
        <w:rPr>
          <w:rStyle w:val="CommentReference"/>
        </w:rPr>
        <w:annotationRef/>
      </w:r>
      <w:r>
        <w:t>should be arose to match parallel with next vs... but makes no sense in English. Arose within Mary or shone from Mary.</w:t>
      </w:r>
    </w:p>
  </w:comment>
  <w:comment w:id="849" w:author="Windows User" w:date="2015-10-30T08:56:00Z" w:initials="BS">
    <w:p w14:paraId="24AFFCDF" w14:textId="77777777" w:rsidR="00100C9C" w:rsidRDefault="00100C9C" w:rsidP="00E35F1F">
      <w:pPr>
        <w:pStyle w:val="CommentText"/>
      </w:pPr>
      <w:r>
        <w:rPr>
          <w:rStyle w:val="CommentReference"/>
        </w:rPr>
        <w:annotationRef/>
      </w:r>
      <w:r>
        <w:t>Is "je" enough justification to prepend 'saying'?</w:t>
      </w:r>
    </w:p>
  </w:comment>
  <w:comment w:id="850" w:author="Windows User" w:date="2015-10-30T08:56:00Z" w:initials="BS">
    <w:p w14:paraId="0E84B308" w14:textId="77777777" w:rsidR="00100C9C" w:rsidRDefault="00100C9C" w:rsidP="00E35F1F">
      <w:pPr>
        <w:pStyle w:val="CommentText"/>
      </w:pPr>
      <w:r>
        <w:rPr>
          <w:rStyle w:val="CommentReference"/>
        </w:rPr>
        <w:annotationRef/>
      </w:r>
      <w:r>
        <w:t>abouna's doxology of prime has 'that' here I think...</w:t>
      </w:r>
    </w:p>
  </w:comment>
  <w:comment w:id="851" w:author="Windows User" w:date="2015-10-30T08:56:00Z" w:initials="BS">
    <w:p w14:paraId="13D50058" w14:textId="77777777" w:rsidR="00100C9C" w:rsidRDefault="00100C9C" w:rsidP="00E35F1F">
      <w:pPr>
        <w:pStyle w:val="CommentText"/>
      </w:pPr>
      <w:r>
        <w:rPr>
          <w:rStyle w:val="CommentReference"/>
        </w:rPr>
        <w:annotationRef/>
      </w:r>
      <w:r>
        <w:t>or "sining"?</w:t>
      </w:r>
    </w:p>
  </w:comment>
  <w:comment w:id="852" w:author="Windows User" w:date="2015-10-30T08:56:00Z" w:initials="BS">
    <w:p w14:paraId="112875D2" w14:textId="77777777" w:rsidR="00100C9C" w:rsidRDefault="00100C9C" w:rsidP="00D65FD4">
      <w:pPr>
        <w:pStyle w:val="CommentText"/>
      </w:pPr>
      <w:r>
        <w:rPr>
          <w:rStyle w:val="CommentReference"/>
        </w:rPr>
        <w:annotationRef/>
      </w:r>
      <w:r>
        <w:t>risen, or shone?</w:t>
      </w:r>
    </w:p>
  </w:comment>
  <w:comment w:id="857" w:author="Windows User" w:date="2015-10-30T08:56:00Z" w:initials="BS">
    <w:p w14:paraId="1CF8EF29" w14:textId="77777777" w:rsidR="00100C9C" w:rsidRDefault="00100C9C" w:rsidP="00E35F1F">
      <w:pPr>
        <w:pStyle w:val="CommentText"/>
      </w:pPr>
      <w:r>
        <w:rPr>
          <w:rStyle w:val="CommentReference"/>
        </w:rPr>
        <w:annotationRef/>
      </w:r>
      <w:r>
        <w:t>any sense of authority in coptic?</w:t>
      </w:r>
    </w:p>
  </w:comment>
  <w:comment w:id="858" w:author="Windows User" w:date="2015-11-02T12:45:00Z" w:initials="BS">
    <w:p w14:paraId="14FBB1F8" w14:textId="77777777" w:rsidR="00100C9C" w:rsidRDefault="00100C9C" w:rsidP="00E35F1F">
      <w:pPr>
        <w:pStyle w:val="CommentText"/>
      </w:pPr>
      <w:r>
        <w:rPr>
          <w:rStyle w:val="CommentReference"/>
        </w:rPr>
        <w:annotationRef/>
      </w:r>
      <w:r>
        <w:t>or saint mary? I prefer the holy... but we should be consistent one way or the other.</w:t>
      </w:r>
    </w:p>
  </w:comment>
  <w:comment w:id="859" w:author="Windows User" w:date="2015-10-30T08:56:00Z" w:initials="BS">
    <w:p w14:paraId="16E721CE" w14:textId="77777777" w:rsidR="00100C9C" w:rsidRDefault="00100C9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1" w:author="Windows User" w:date="2015-10-30T08:56:00Z" w:initials="BS">
    <w:p w14:paraId="3C08A3D8" w14:textId="77777777" w:rsidR="00100C9C" w:rsidRDefault="00100C9C" w:rsidP="00E35F1F">
      <w:pPr>
        <w:pStyle w:val="CommentText"/>
      </w:pPr>
      <w:r>
        <w:rPr>
          <w:rStyle w:val="CommentReference"/>
        </w:rPr>
        <w:annotationRef/>
      </w:r>
      <w:r>
        <w:t>tense is flipping so much vs to vs. Any way to make more consistent?</w:t>
      </w:r>
    </w:p>
  </w:comment>
  <w:comment w:id="872" w:author="Windows User" w:date="2015-11-02T12:41:00Z" w:initials="BS">
    <w:p w14:paraId="32825E4D" w14:textId="77777777" w:rsidR="00100C9C" w:rsidRDefault="00100C9C" w:rsidP="00E35F1F">
      <w:pPr>
        <w:pStyle w:val="CommentText"/>
      </w:pPr>
      <w:r>
        <w:rPr>
          <w:rStyle w:val="CommentReference"/>
        </w:rPr>
        <w:annotationRef/>
      </w:r>
      <w:r>
        <w:t>cold frost? frosty cold? too many ands.</w:t>
      </w:r>
    </w:p>
  </w:comment>
  <w:comment w:id="873" w:author="Windows User" w:date="2015-10-30T08:56:00Z" w:initials="BS">
    <w:p w14:paraId="4E6878BA" w14:textId="77777777" w:rsidR="00100C9C" w:rsidRDefault="00100C9C" w:rsidP="00E35F1F">
      <w:pPr>
        <w:pStyle w:val="CommentText"/>
      </w:pPr>
      <w:r>
        <w:rPr>
          <w:rStyle w:val="CommentReference"/>
        </w:rPr>
        <w:annotationRef/>
      </w:r>
      <w:r>
        <w:t>In is probably more right... I probably shouldn't have changed that...</w:t>
      </w:r>
    </w:p>
  </w:comment>
  <w:comment w:id="890" w:author="Brett Slote" w:date="2015-10-30T08:56:00Z" w:initials="BS">
    <w:p w14:paraId="18EC5FB9" w14:textId="77777777" w:rsidR="00100C9C" w:rsidRDefault="00100C9C" w:rsidP="00E35F1F">
      <w:pPr>
        <w:pStyle w:val="CommentText"/>
      </w:pPr>
      <w:r>
        <w:rPr>
          <w:rStyle w:val="CommentReference"/>
        </w:rPr>
        <w:annotationRef/>
      </w:r>
      <w:r>
        <w:t>Received or bought?</w:t>
      </w:r>
    </w:p>
  </w:comment>
  <w:comment w:id="897" w:author="Brett Slote" w:date="2015-10-30T08:56:00Z" w:initials="BS">
    <w:p w14:paraId="6DDFB160" w14:textId="77777777" w:rsidR="00100C9C" w:rsidRDefault="00100C9C" w:rsidP="00E35F1F">
      <w:pPr>
        <w:pStyle w:val="CommentText"/>
      </w:pPr>
      <w:r>
        <w:rPr>
          <w:rStyle w:val="CommentReference"/>
        </w:rPr>
        <w:annotationRef/>
      </w:r>
      <w:r>
        <w:t>Uncircumscript?</w:t>
      </w:r>
    </w:p>
  </w:comment>
  <w:comment w:id="900" w:author="Brett Slote" w:date="2015-10-30T08:56:00Z" w:initials="BS">
    <w:p w14:paraId="39A4B3F9" w14:textId="77777777" w:rsidR="00100C9C" w:rsidRDefault="00100C9C" w:rsidP="00E35F1F">
      <w:pPr>
        <w:pStyle w:val="CommentText"/>
      </w:pPr>
      <w:r>
        <w:rPr>
          <w:rStyle w:val="CommentReference"/>
        </w:rPr>
        <w:annotationRef/>
      </w:r>
      <w:r>
        <w:t>Orthodox?</w:t>
      </w:r>
    </w:p>
  </w:comment>
  <w:comment w:id="901" w:author="Brett Slote" w:date="2015-10-30T08:56:00Z" w:initials="BS">
    <w:p w14:paraId="7E993A49" w14:textId="77777777" w:rsidR="00100C9C" w:rsidRDefault="00100C9C" w:rsidP="00E35F1F">
      <w:pPr>
        <w:pStyle w:val="CommentText"/>
      </w:pPr>
      <w:r>
        <w:rPr>
          <w:rStyle w:val="CommentReference"/>
        </w:rPr>
        <w:annotationRef/>
      </w:r>
      <w:r>
        <w:t>Faith?</w:t>
      </w:r>
    </w:p>
  </w:comment>
  <w:comment w:id="904" w:author="Brett Slote" w:date="2015-10-30T08:56:00Z" w:initials="BS">
    <w:p w14:paraId="575DF2C3" w14:textId="77777777" w:rsidR="00100C9C" w:rsidRDefault="00100C9C" w:rsidP="00E35F1F">
      <w:pPr>
        <w:pStyle w:val="CommentText"/>
      </w:pPr>
      <w:r>
        <w:rPr>
          <w:rStyle w:val="CommentReference"/>
        </w:rPr>
        <w:annotationRef/>
      </w:r>
      <w:r>
        <w:t>Need a consistent policy</w:t>
      </w:r>
    </w:p>
  </w:comment>
  <w:comment w:id="908" w:author="Brett Slote" w:date="2015-10-30T08:56:00Z" w:initials="BS">
    <w:p w14:paraId="4A370093" w14:textId="77777777" w:rsidR="00100C9C" w:rsidRDefault="00100C9C" w:rsidP="00E35F1F">
      <w:pPr>
        <w:pStyle w:val="CommentText"/>
      </w:pPr>
      <w:r>
        <w:rPr>
          <w:rStyle w:val="CommentReference"/>
        </w:rPr>
        <w:annotationRef/>
      </w:r>
      <w:r>
        <w:t>Ramez, He or Him?</w:t>
      </w:r>
    </w:p>
  </w:comment>
  <w:comment w:id="909" w:author="Brett Slote" w:date="2015-10-30T08:56:00Z" w:initials="BS">
    <w:p w14:paraId="3B1DEA29" w14:textId="77777777" w:rsidR="00100C9C" w:rsidRDefault="00100C9C" w:rsidP="00E35F1F">
      <w:pPr>
        <w:pStyle w:val="CommentText"/>
      </w:pPr>
      <w:r>
        <w:rPr>
          <w:rStyle w:val="CommentReference"/>
        </w:rPr>
        <w:annotationRef/>
      </w:r>
      <w:r>
        <w:t>On? By?</w:t>
      </w:r>
    </w:p>
  </w:comment>
  <w:comment w:id="910" w:author="Windows User" w:date="2015-11-21T13:15:00Z" w:initials="WU">
    <w:p w14:paraId="05ACE9CF" w14:textId="77777777" w:rsidR="00100C9C" w:rsidRDefault="00100C9C" w:rsidP="00E35F1F">
      <w:pPr>
        <w:pStyle w:val="CommentText"/>
      </w:pPr>
      <w:r>
        <w:rPr>
          <w:rStyle w:val="CommentReference"/>
        </w:rPr>
        <w:annotationRef/>
      </w:r>
      <w:r>
        <w:t>check</w:t>
      </w:r>
    </w:p>
  </w:comment>
  <w:comment w:id="918" w:author="Windows User" w:date="2015-10-30T08:56:00Z" w:initials="BS">
    <w:p w14:paraId="5592658B" w14:textId="77777777" w:rsidR="00100C9C" w:rsidRDefault="00100C9C" w:rsidP="00E35F1F">
      <w:pPr>
        <w:pStyle w:val="CommentText"/>
      </w:pPr>
      <w:r>
        <w:rPr>
          <w:rStyle w:val="CommentReference"/>
        </w:rPr>
        <w:annotationRef/>
      </w:r>
      <w:r>
        <w:t>Are the breaths referring to the inspiration of scripture, as the other translations have, or the breath of creation cf gn 1?</w:t>
      </w:r>
    </w:p>
  </w:comment>
  <w:comment w:id="919" w:author="Windows User" w:date="2015-10-30T08:56:00Z" w:initials="BS">
    <w:p w14:paraId="6C4E59F0" w14:textId="77777777" w:rsidR="00100C9C" w:rsidRDefault="00100C9C" w:rsidP="00E35F1F">
      <w:pPr>
        <w:pStyle w:val="CommentText"/>
      </w:pPr>
      <w:r>
        <w:rPr>
          <w:rStyle w:val="CommentReference"/>
        </w:rPr>
        <w:annotationRef/>
      </w:r>
      <w:r>
        <w:t>When we love the Name of our Lord Jesus Christ, the Name of Salvation...</w:t>
      </w:r>
    </w:p>
  </w:comment>
  <w:comment w:id="920" w:author="Windows User" w:date="2015-10-30T08:56:00Z" w:initials="BS">
    <w:p w14:paraId="14DD413A" w14:textId="77777777" w:rsidR="00100C9C" w:rsidRDefault="00100C9C" w:rsidP="00E35F1F">
      <w:pPr>
        <w:pStyle w:val="CommentText"/>
      </w:pPr>
      <w:r>
        <w:rPr>
          <w:rStyle w:val="CommentReference"/>
        </w:rPr>
        <w:annotationRef/>
      </w:r>
      <w:r>
        <w:t>adjective? severe?</w:t>
      </w:r>
    </w:p>
  </w:comment>
  <w:comment w:id="929" w:author="Windows User" w:date="2015-11-21T13:15:00Z" w:initials="WU">
    <w:p w14:paraId="071C1D6C" w14:textId="77777777" w:rsidR="00100C9C" w:rsidRDefault="00100C9C" w:rsidP="00E35F1F">
      <w:pPr>
        <w:pStyle w:val="CommentText"/>
      </w:pPr>
      <w:r>
        <w:rPr>
          <w:rStyle w:val="CommentReference"/>
        </w:rPr>
        <w:annotationRef/>
      </w:r>
      <w:r>
        <w:t>check</w:t>
      </w:r>
    </w:p>
  </w:comment>
  <w:comment w:id="931" w:author="Windows User" w:date="2015-10-30T08:56:00Z" w:initials="BS">
    <w:p w14:paraId="5CA1796C" w14:textId="77777777" w:rsidR="00100C9C" w:rsidRDefault="00100C9C" w:rsidP="00E35F1F">
      <w:pPr>
        <w:pStyle w:val="CommentText"/>
      </w:pPr>
      <w:r>
        <w:rPr>
          <w:rStyle w:val="CommentReference"/>
        </w:rPr>
        <w:annotationRef/>
      </w:r>
      <w:r>
        <w:t>too literal?</w:t>
      </w:r>
    </w:p>
  </w:comment>
  <w:comment w:id="934" w:author="Windows User" w:date="2015-10-30T08:56:00Z" w:initials="BS">
    <w:p w14:paraId="39BBFF20" w14:textId="77777777" w:rsidR="00100C9C" w:rsidRDefault="00100C9C" w:rsidP="00E35F1F">
      <w:pPr>
        <w:pStyle w:val="CommentText"/>
      </w:pPr>
      <w:r>
        <w:rPr>
          <w:rStyle w:val="CommentReference"/>
        </w:rPr>
        <w:annotationRef/>
      </w:r>
      <w:r>
        <w:t>awkward</w:t>
      </w:r>
    </w:p>
  </w:comment>
  <w:comment w:id="935" w:author="Windows User" w:date="2015-10-30T08:56:00Z" w:initials="BS">
    <w:p w14:paraId="7C372EC3" w14:textId="77777777" w:rsidR="00100C9C" w:rsidRDefault="00100C9C" w:rsidP="00E35F1F">
      <w:pPr>
        <w:pStyle w:val="CommentText"/>
      </w:pPr>
      <w:r>
        <w:rPr>
          <w:rStyle w:val="CommentReference"/>
        </w:rPr>
        <w:annotationRef/>
      </w:r>
      <w:r>
        <w:t>sits, less literal, but more clear?</w:t>
      </w:r>
    </w:p>
  </w:comment>
  <w:comment w:id="936" w:author="Windows User" w:date="2015-10-30T08:56:00Z" w:initials="BS">
    <w:p w14:paraId="6C09DB42" w14:textId="77777777" w:rsidR="00100C9C" w:rsidRDefault="00100C9C" w:rsidP="00E35F1F">
      <w:pPr>
        <w:pStyle w:val="CommentText"/>
      </w:pPr>
      <w:r>
        <w:rPr>
          <w:rStyle w:val="CommentReference"/>
        </w:rPr>
        <w:annotationRef/>
      </w:r>
      <w:r>
        <w:t>awkward</w:t>
      </w:r>
    </w:p>
  </w:comment>
  <w:comment w:id="938" w:author="Windows User" w:date="2015-10-30T08:56:00Z" w:initials="BS">
    <w:p w14:paraId="512D6CE2" w14:textId="77777777" w:rsidR="00100C9C" w:rsidRDefault="00100C9C" w:rsidP="00E35F1F">
      <w:pPr>
        <w:pStyle w:val="CommentText"/>
      </w:pPr>
      <w:r>
        <w:rPr>
          <w:rStyle w:val="CommentReference"/>
        </w:rPr>
        <w:annotationRef/>
      </w:r>
      <w:r>
        <w:t>terribly awkward</w:t>
      </w:r>
    </w:p>
  </w:comment>
  <w:comment w:id="939" w:author="Windows User" w:date="2015-11-21T13:16:00Z" w:initials="WU">
    <w:p w14:paraId="56B70852" w14:textId="77777777" w:rsidR="00100C9C" w:rsidRDefault="00100C9C" w:rsidP="00E35F1F">
      <w:pPr>
        <w:pStyle w:val="CommentText"/>
      </w:pPr>
      <w:r>
        <w:rPr>
          <w:rStyle w:val="CommentReference"/>
        </w:rPr>
        <w:annotationRef/>
      </w:r>
      <w:r>
        <w:t>check</w:t>
      </w:r>
    </w:p>
  </w:comment>
  <w:comment w:id="940" w:author="Windows User" w:date="2015-11-21T13:16:00Z" w:initials="WU">
    <w:p w14:paraId="46C7130C" w14:textId="77777777" w:rsidR="00100C9C" w:rsidRDefault="00100C9C" w:rsidP="00E35F1F">
      <w:pPr>
        <w:pStyle w:val="CommentText"/>
      </w:pPr>
      <w:r>
        <w:rPr>
          <w:rStyle w:val="CommentReference"/>
        </w:rPr>
        <w:annotationRef/>
      </w:r>
      <w:r>
        <w:t>check</w:t>
      </w:r>
    </w:p>
  </w:comment>
  <w:comment w:id="941" w:author="Windows User" w:date="2015-11-21T13:16:00Z" w:initials="WU">
    <w:p w14:paraId="5E32845B" w14:textId="77777777" w:rsidR="00100C9C" w:rsidRDefault="00100C9C" w:rsidP="00E35F1F">
      <w:pPr>
        <w:pStyle w:val="CommentText"/>
      </w:pPr>
      <w:r>
        <w:rPr>
          <w:rStyle w:val="CommentReference"/>
        </w:rPr>
        <w:annotationRef/>
      </w:r>
      <w:r>
        <w:t>check</w:t>
      </w:r>
    </w:p>
  </w:comment>
  <w:comment w:id="942" w:author="Windows User" w:date="2015-11-21T13:16:00Z" w:initials="WU">
    <w:p w14:paraId="530C7E75" w14:textId="77777777" w:rsidR="00100C9C" w:rsidRDefault="00100C9C" w:rsidP="00E35F1F">
      <w:pPr>
        <w:pStyle w:val="CommentText"/>
      </w:pPr>
      <w:r>
        <w:rPr>
          <w:rStyle w:val="CommentReference"/>
        </w:rPr>
        <w:annotationRef/>
      </w:r>
      <w:r>
        <w:t>check</w:t>
      </w:r>
    </w:p>
  </w:comment>
  <w:comment w:id="945" w:author="Windows User" w:date="2015-10-30T08:56:00Z" w:initials="BS">
    <w:p w14:paraId="215C41D2" w14:textId="77777777" w:rsidR="00100C9C" w:rsidRDefault="00100C9C" w:rsidP="00E35F1F">
      <w:pPr>
        <w:pStyle w:val="CommentText"/>
      </w:pPr>
      <w:r>
        <w:rPr>
          <w:rStyle w:val="CommentReference"/>
        </w:rPr>
        <w:annotationRef/>
      </w:r>
      <w:r>
        <w:t>sat?</w:t>
      </w:r>
    </w:p>
  </w:comment>
  <w:comment w:id="946" w:author="Windows User" w:date="2015-11-21T13:17:00Z" w:initials="WU">
    <w:p w14:paraId="6B55DDAB" w14:textId="77777777" w:rsidR="00100C9C" w:rsidRDefault="00100C9C" w:rsidP="00E35F1F">
      <w:pPr>
        <w:pStyle w:val="CommentText"/>
      </w:pPr>
      <w:r>
        <w:rPr>
          <w:rStyle w:val="CommentReference"/>
        </w:rPr>
        <w:annotationRef/>
      </w:r>
      <w:r>
        <w:t>check</w:t>
      </w:r>
    </w:p>
  </w:comment>
  <w:comment w:id="947" w:author="Windows User" w:date="2015-11-21T13:17:00Z" w:initials="WU">
    <w:p w14:paraId="5825D4CB" w14:textId="77777777" w:rsidR="00100C9C" w:rsidRDefault="00100C9C" w:rsidP="00E35F1F">
      <w:pPr>
        <w:pStyle w:val="CommentText"/>
      </w:pPr>
      <w:r>
        <w:rPr>
          <w:rStyle w:val="CommentReference"/>
        </w:rPr>
        <w:annotationRef/>
      </w:r>
      <w:r>
        <w:t>check</w:t>
      </w:r>
    </w:p>
  </w:comment>
  <w:comment w:id="950" w:author="Windows User" w:date="2015-10-30T08:56:00Z" w:initials="BS">
    <w:p w14:paraId="3E614A56" w14:textId="77777777" w:rsidR="00100C9C" w:rsidRDefault="00100C9C" w:rsidP="00E35F1F">
      <w:pPr>
        <w:pStyle w:val="CommentText"/>
      </w:pPr>
      <w:r>
        <w:rPr>
          <w:rStyle w:val="CommentReference"/>
        </w:rPr>
        <w:annotationRef/>
      </w:r>
      <w:r>
        <w:t>entered and come forth, or entered through it?</w:t>
      </w:r>
    </w:p>
  </w:comment>
  <w:comment w:id="951" w:author="Windows User" w:date="2015-10-30T08:56:00Z" w:initials="BS">
    <w:p w14:paraId="356D8FDF" w14:textId="77777777" w:rsidR="00100C9C" w:rsidRDefault="00100C9C" w:rsidP="00E35F1F">
      <w:pPr>
        <w:pStyle w:val="CommentText"/>
      </w:pPr>
      <w:r>
        <w:rPr>
          <w:rStyle w:val="CommentReference"/>
        </w:rPr>
        <w:annotationRef/>
      </w:r>
      <w:r>
        <w:t>appearing?</w:t>
      </w:r>
    </w:p>
  </w:comment>
  <w:comment w:id="952" w:author="Windows User" w:date="2015-10-30T08:56:00Z" w:initials="BS">
    <w:p w14:paraId="4735348E" w14:textId="77777777" w:rsidR="00100C9C" w:rsidRDefault="00100C9C" w:rsidP="00E35F1F">
      <w:pPr>
        <w:pStyle w:val="CommentText"/>
      </w:pPr>
      <w:r>
        <w:rPr>
          <w:rStyle w:val="CommentReference"/>
        </w:rPr>
        <w:annotationRef/>
      </w:r>
      <w:r>
        <w:t>He</w:t>
      </w:r>
    </w:p>
  </w:comment>
  <w:comment w:id="959" w:author="Windows User" w:date="2015-10-30T08:56:00Z" w:initials="BS">
    <w:p w14:paraId="5F2DFD8E" w14:textId="77777777" w:rsidR="00100C9C" w:rsidRDefault="00100C9C" w:rsidP="00E35F1F">
      <w:pPr>
        <w:pStyle w:val="CommentText"/>
      </w:pPr>
      <w:r>
        <w:rPr>
          <w:rStyle w:val="CommentReference"/>
        </w:rPr>
        <w:annotationRef/>
      </w:r>
      <w:r>
        <w:t>I feel like upon sounds better here and below</w:t>
      </w:r>
    </w:p>
  </w:comment>
  <w:comment w:id="960" w:author="Brett Slote" w:date="2016-08-19T08:52:00Z" w:initials="BS">
    <w:p w14:paraId="1CA371D1" w14:textId="31C866C9" w:rsidR="00100C9C" w:rsidRDefault="00100C9C">
      <w:pPr>
        <w:pStyle w:val="CommentText"/>
      </w:pPr>
      <w:r>
        <w:rPr>
          <w:rStyle w:val="CommentReference"/>
        </w:rPr>
        <w:annotationRef/>
      </w:r>
      <w:r>
        <w:t>Should this be crush?</w:t>
      </w:r>
    </w:p>
  </w:comment>
  <w:comment w:id="961" w:author="Windows User" w:date="2015-10-30T08:56:00Z" w:initials="BS">
    <w:p w14:paraId="7D69D9EF" w14:textId="77777777" w:rsidR="00100C9C" w:rsidRDefault="00100C9C" w:rsidP="00E35F1F">
      <w:pPr>
        <w:pStyle w:val="CommentText"/>
      </w:pPr>
      <w:r>
        <w:rPr>
          <w:rStyle w:val="CommentReference"/>
        </w:rPr>
        <w:annotationRef/>
      </w:r>
      <w:r>
        <w:t>awkward. Crush under our feet or crush within us? Even if feet not literally there, needed to complete the implied thought in english.</w:t>
      </w:r>
    </w:p>
  </w:comment>
  <w:comment w:id="969" w:author="Windows User" w:date="2015-10-30T08:56:00Z" w:initials="BS">
    <w:p w14:paraId="60DA9970" w14:textId="77777777" w:rsidR="00100C9C" w:rsidRDefault="00100C9C" w:rsidP="00E35F1F">
      <w:pPr>
        <w:pStyle w:val="CommentText"/>
      </w:pPr>
      <w:r>
        <w:rPr>
          <w:rStyle w:val="CommentReference"/>
        </w:rPr>
        <w:annotationRef/>
      </w:r>
      <w:r>
        <w:t>a? I know virgin doesn't sound right. Nor virginal. But a virgin seems to cheapen the thought...</w:t>
      </w:r>
    </w:p>
  </w:comment>
  <w:comment w:id="971" w:author="Windows User" w:date="2015-10-30T08:56:00Z" w:initials="BS">
    <w:p w14:paraId="3D3D58F2" w14:textId="77777777" w:rsidR="00100C9C" w:rsidRDefault="00100C9C" w:rsidP="00E35F1F">
      <w:pPr>
        <w:pStyle w:val="CommentText"/>
      </w:pPr>
      <w:r>
        <w:rPr>
          <w:rStyle w:val="CommentReference"/>
        </w:rPr>
        <w:annotationRef/>
      </w:r>
      <w:r>
        <w:t>annulled has connotation from catholicism of never having been. I like abolished better. Sounds more poetic like too.</w:t>
      </w:r>
    </w:p>
  </w:comment>
  <w:comment w:id="974" w:author="Windows User" w:date="2015-10-30T08:56:00Z" w:initials="BS">
    <w:p w14:paraId="758A0E08" w14:textId="77777777" w:rsidR="00100C9C" w:rsidRDefault="00100C9C" w:rsidP="00E35F1F">
      <w:pPr>
        <w:pStyle w:val="CommentText"/>
      </w:pPr>
      <w:r>
        <w:rPr>
          <w:rStyle w:val="CommentReference"/>
        </w:rPr>
        <w:annotationRef/>
      </w:r>
      <w:r>
        <w:t>yes, it is a continuous thought. But this and next are complete sentences in themselves.</w:t>
      </w:r>
    </w:p>
  </w:comment>
  <w:comment w:id="975" w:author="Windows User" w:date="2015-10-30T08:56:00Z" w:initials="BS">
    <w:p w14:paraId="4C494C1B" w14:textId="77777777" w:rsidR="00100C9C" w:rsidRDefault="00100C9C" w:rsidP="00E35F1F">
      <w:pPr>
        <w:pStyle w:val="CommentText"/>
      </w:pPr>
      <w:r>
        <w:rPr>
          <w:rStyle w:val="CommentReference"/>
        </w:rPr>
        <w:annotationRef/>
      </w:r>
      <w:r>
        <w:t>revealed almost makes sense here... but not with the next line having "said"</w:t>
      </w:r>
    </w:p>
  </w:comment>
  <w:comment w:id="976" w:author="Windows User" w:date="2015-10-30T08:56:00Z" w:initials="BS">
    <w:p w14:paraId="32F983BF" w14:textId="77777777" w:rsidR="00100C9C" w:rsidRDefault="00100C9C" w:rsidP="00E35F1F">
      <w:pPr>
        <w:pStyle w:val="CommentText"/>
      </w:pPr>
      <w:r>
        <w:rPr>
          <w:rStyle w:val="CommentReference"/>
        </w:rPr>
        <w:annotationRef/>
      </w:r>
      <w:r>
        <w:t>repeat quotes or contiguious?</w:t>
      </w:r>
    </w:p>
  </w:comment>
  <w:comment w:id="977" w:author="Windows User" w:date="2015-10-30T08:56:00Z" w:initials="BS">
    <w:p w14:paraId="29400B5B" w14:textId="77777777" w:rsidR="00100C9C" w:rsidRDefault="00100C9C" w:rsidP="00E35F1F">
      <w:pPr>
        <w:pStyle w:val="CommentText"/>
      </w:pPr>
      <w:r>
        <w:rPr>
          <w:rStyle w:val="CommentReference"/>
        </w:rPr>
        <w:annotationRef/>
      </w:r>
      <w:r>
        <w:t>in strength?</w:t>
      </w:r>
    </w:p>
  </w:comment>
  <w:comment w:id="978" w:author="Windows User" w:date="2015-10-30T08:56:00Z" w:initials="BS">
    <w:p w14:paraId="19007B27" w14:textId="77777777" w:rsidR="00100C9C" w:rsidRDefault="00100C9C" w:rsidP="00E35F1F">
      <w:pPr>
        <w:pStyle w:val="CommentText"/>
      </w:pPr>
      <w:r>
        <w:rPr>
          <w:rStyle w:val="CommentReference"/>
        </w:rPr>
        <w:annotationRef/>
      </w:r>
      <w:r>
        <w:t>in the tune it just sounds more emphatic dropping the "both"</w:t>
      </w:r>
    </w:p>
  </w:comment>
  <w:comment w:id="980" w:author="Windows User" w:date="2015-10-30T08:56:00Z" w:initials="BS">
    <w:p w14:paraId="42813985" w14:textId="77777777" w:rsidR="00100C9C" w:rsidRDefault="00100C9C" w:rsidP="00E35F1F">
      <w:pPr>
        <w:pStyle w:val="CommentText"/>
      </w:pPr>
      <w:r>
        <w:rPr>
          <w:rStyle w:val="CommentReference"/>
        </w:rPr>
        <w:annotationRef/>
      </w:r>
      <w:r>
        <w:t>theotokos, not mav em ef Nooti</w:t>
      </w:r>
    </w:p>
  </w:comment>
  <w:comment w:id="981" w:author="Windows User" w:date="2015-10-30T08:56:00Z" w:initials="BS">
    <w:p w14:paraId="72887F8D" w14:textId="77777777" w:rsidR="00100C9C" w:rsidRDefault="00100C9C" w:rsidP="00E35F1F">
      <w:pPr>
        <w:pStyle w:val="CommentText"/>
      </w:pPr>
      <w:r>
        <w:rPr>
          <w:rStyle w:val="CommentReference"/>
        </w:rPr>
        <w:annotationRef/>
      </w:r>
      <w:r>
        <w:t>in?</w:t>
      </w:r>
    </w:p>
  </w:comment>
  <w:comment w:id="983" w:author="Windows User" w:date="2015-10-30T08:56:00Z" w:initials="BS">
    <w:p w14:paraId="79923510" w14:textId="77777777" w:rsidR="00100C9C" w:rsidRDefault="00100C9C" w:rsidP="00E35F1F">
      <w:pPr>
        <w:pStyle w:val="CommentText"/>
      </w:pPr>
      <w:r>
        <w:rPr>
          <w:rStyle w:val="CommentReference"/>
        </w:rPr>
        <w:annotationRef/>
      </w:r>
      <w:r>
        <w:t>it's literally "And" but that leaves too much grammatical ambiguity that tends towards nonsensical parsing.</w:t>
      </w:r>
    </w:p>
  </w:comment>
  <w:comment w:id="984" w:author="Windows User" w:date="2015-10-30T08:56:00Z" w:initials="BS">
    <w:p w14:paraId="790A95EE" w14:textId="77777777" w:rsidR="00100C9C" w:rsidRDefault="00100C9C" w:rsidP="00E35F1F">
      <w:pPr>
        <w:pStyle w:val="CommentText"/>
      </w:pPr>
      <w:r>
        <w:rPr>
          <w:rStyle w:val="CommentReference"/>
        </w:rPr>
        <w:annotationRef/>
      </w:r>
      <w:r>
        <w:t>tense?</w:t>
      </w:r>
    </w:p>
  </w:comment>
  <w:comment w:id="986" w:author="Windows User" w:date="2015-10-30T08:56:00Z" w:initials="BS">
    <w:p w14:paraId="2626B3B0" w14:textId="77777777" w:rsidR="00100C9C" w:rsidRDefault="00100C9C" w:rsidP="00E35F1F">
      <w:pPr>
        <w:pStyle w:val="CommentText"/>
      </w:pPr>
      <w:r>
        <w:rPr>
          <w:rStyle w:val="CommentReference"/>
        </w:rPr>
        <w:annotationRef/>
      </w:r>
      <w:r>
        <w:t>too far for a pronoun</w:t>
      </w:r>
    </w:p>
  </w:comment>
  <w:comment w:id="987" w:author="Windows User" w:date="2015-10-30T08:56:00Z" w:initials="BS">
    <w:p w14:paraId="35C833E4" w14:textId="77777777" w:rsidR="00100C9C" w:rsidRDefault="00100C9C" w:rsidP="00E35F1F">
      <w:pPr>
        <w:pStyle w:val="CommentText"/>
      </w:pPr>
      <w:r>
        <w:rPr>
          <w:rStyle w:val="CommentReference"/>
        </w:rPr>
        <w:annotationRef/>
      </w:r>
      <w:r>
        <w:t>deemed or made?</w:t>
      </w:r>
    </w:p>
  </w:comment>
  <w:comment w:id="989" w:author="Windows User" w:date="2015-10-30T08:56:00Z" w:initials="BS">
    <w:p w14:paraId="5C7B7A35" w14:textId="77777777" w:rsidR="00100C9C" w:rsidRDefault="00100C9C" w:rsidP="00E35F1F">
      <w:pPr>
        <w:pStyle w:val="CommentText"/>
      </w:pPr>
      <w:r>
        <w:rPr>
          <w:rStyle w:val="CommentReference"/>
        </w:rPr>
        <w:annotationRef/>
      </w:r>
      <w:r>
        <w:t>coptic is heavens of heavens, but we usually say heaven of heavens.</w:t>
      </w:r>
    </w:p>
  </w:comment>
  <w:comment w:id="991" w:author="Windows User" w:date="2015-10-30T08:56:00Z" w:initials="BS">
    <w:p w14:paraId="080C2EEE" w14:textId="77777777" w:rsidR="00100C9C" w:rsidRDefault="00100C9C" w:rsidP="00E35F1F">
      <w:pPr>
        <w:pStyle w:val="CommentText"/>
      </w:pPr>
      <w:r>
        <w:rPr>
          <w:rStyle w:val="CommentReference"/>
        </w:rPr>
        <w:annotationRef/>
      </w:r>
      <w:r>
        <w:t>rises or shines?</w:t>
      </w:r>
    </w:p>
  </w:comment>
  <w:comment w:id="994" w:author="Windows User" w:date="2015-10-30T08:56:00Z" w:initials="BS">
    <w:p w14:paraId="5671149C" w14:textId="77777777" w:rsidR="00100C9C" w:rsidRDefault="00100C9C" w:rsidP="00E35F1F">
      <w:pPr>
        <w:pStyle w:val="CommentText"/>
      </w:pPr>
      <w:r>
        <w:rPr>
          <w:rStyle w:val="CommentReference"/>
        </w:rPr>
        <w:annotationRef/>
      </w:r>
      <w:r>
        <w:t>destroyed or damaged?</w:t>
      </w:r>
    </w:p>
  </w:comment>
  <w:comment w:id="1002" w:author="Windows User" w:date="2015-10-30T08:56:00Z" w:initials="BS">
    <w:p w14:paraId="4B308EB2" w14:textId="77777777" w:rsidR="00100C9C" w:rsidRDefault="00100C9C" w:rsidP="00E35F1F">
      <w:pPr>
        <w:pStyle w:val="CommentText"/>
      </w:pPr>
      <w:r>
        <w:rPr>
          <w:rStyle w:val="CommentReference"/>
        </w:rPr>
        <w:annotationRef/>
      </w:r>
      <w:r>
        <w:t>servant, or slave?</w:t>
      </w:r>
    </w:p>
  </w:comment>
  <w:comment w:id="1003" w:author="Windows User" w:date="2015-10-30T08:56:00Z" w:initials="BS">
    <w:p w14:paraId="20DF1D54" w14:textId="77777777" w:rsidR="00100C9C" w:rsidRDefault="00100C9C" w:rsidP="00E35F1F">
      <w:pPr>
        <w:pStyle w:val="CommentText"/>
      </w:pPr>
      <w:r>
        <w:rPr>
          <w:rStyle w:val="CommentReference"/>
        </w:rPr>
        <w:annotationRef/>
      </w:r>
      <w:r>
        <w:t>Feels way too literal</w:t>
      </w:r>
    </w:p>
  </w:comment>
  <w:comment w:id="1004" w:author="Windows User" w:date="2015-11-21T13:18:00Z" w:initials="WU">
    <w:p w14:paraId="2A74F11D" w14:textId="77777777" w:rsidR="00100C9C" w:rsidRDefault="00100C9C" w:rsidP="00E35F1F">
      <w:pPr>
        <w:pStyle w:val="CommentText"/>
      </w:pPr>
      <w:r>
        <w:rPr>
          <w:rStyle w:val="CommentReference"/>
        </w:rPr>
        <w:annotationRef/>
      </w:r>
      <w:r>
        <w:t>check</w:t>
      </w:r>
    </w:p>
  </w:comment>
  <w:comment w:id="1012" w:author="Windows User" w:date="2015-10-30T08:56:00Z" w:initials="BS">
    <w:p w14:paraId="6352B7F4" w14:textId="77777777" w:rsidR="00100C9C" w:rsidRDefault="00100C9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4" w:author="Windows User" w:date="2015-10-30T08:56:00Z" w:initials="BS">
    <w:p w14:paraId="77680459" w14:textId="77777777" w:rsidR="00100C9C" w:rsidRDefault="00100C9C" w:rsidP="00E35F1F">
      <w:pPr>
        <w:pStyle w:val="CommentText"/>
      </w:pPr>
      <w:r>
        <w:rPr>
          <w:rStyle w:val="CommentReference"/>
        </w:rPr>
        <w:annotationRef/>
      </w:r>
      <w:r>
        <w:t>was incarnate or took flesh? Need a decision for this common phrase.</w:t>
      </w:r>
    </w:p>
  </w:comment>
  <w:comment w:id="1020" w:author="Windows User" w:date="2015-10-30T08:56:00Z" w:initials="BS">
    <w:p w14:paraId="61EAF48D" w14:textId="77777777" w:rsidR="00100C9C" w:rsidRDefault="00100C9C" w:rsidP="00E35F1F">
      <w:pPr>
        <w:pStyle w:val="CommentText"/>
      </w:pPr>
      <w:r>
        <w:rPr>
          <w:rStyle w:val="CommentReference"/>
        </w:rPr>
        <w:annotationRef/>
      </w:r>
      <w:r>
        <w:t>Altar/The place where the Sacrifice is offered, is clearly not right. But Temple? Or Holy of Holies?</w:t>
      </w:r>
    </w:p>
  </w:comment>
  <w:comment w:id="1023" w:author="Windows User" w:date="2015-10-30T08:56:00Z" w:initials="BS">
    <w:p w14:paraId="0DB4A25D" w14:textId="77777777" w:rsidR="00100C9C" w:rsidRDefault="00100C9C" w:rsidP="00E35F1F">
      <w:pPr>
        <w:pStyle w:val="CommentText"/>
      </w:pPr>
      <w:r>
        <w:rPr>
          <w:rStyle w:val="CommentReference"/>
        </w:rPr>
        <w:annotationRef/>
      </w:r>
      <w:r>
        <w:t>I think infinite captures the meaning of uncircumscript in a more approachable way.</w:t>
      </w:r>
    </w:p>
  </w:comment>
  <w:comment w:id="1024" w:author="Windows User" w:date="2015-10-30T08:56:00Z" w:initials="BS">
    <w:p w14:paraId="65C574CB" w14:textId="77777777" w:rsidR="00100C9C" w:rsidRDefault="00100C9C" w:rsidP="00E35F1F">
      <w:pPr>
        <w:pStyle w:val="CommentText"/>
      </w:pPr>
      <w:r>
        <w:rPr>
          <w:rStyle w:val="CommentReference"/>
        </w:rPr>
        <w:annotationRef/>
      </w:r>
      <w:r>
        <w:t>net or hook?</w:t>
      </w:r>
    </w:p>
  </w:comment>
  <w:comment w:id="1025" w:author="Windows User" w:date="2015-10-30T08:56:00Z" w:initials="BS">
    <w:p w14:paraId="631E73A0" w14:textId="77777777" w:rsidR="00100C9C" w:rsidRDefault="00100C9C" w:rsidP="00E35F1F">
      <w:pPr>
        <w:pStyle w:val="CommentText"/>
      </w:pPr>
      <w:r>
        <w:rPr>
          <w:rStyle w:val="CommentReference"/>
        </w:rPr>
        <w:annotationRef/>
      </w:r>
      <w:r>
        <w:t>Instructing them in the worship?</w:t>
      </w:r>
    </w:p>
  </w:comment>
  <w:comment w:id="1026" w:author="Windows User" w:date="2015-10-30T08:56:00Z" w:initials="BS">
    <w:p w14:paraId="22469FD6" w14:textId="77777777" w:rsidR="00100C9C" w:rsidRDefault="00100C9C" w:rsidP="00E35F1F">
      <w:pPr>
        <w:pStyle w:val="CommentText"/>
      </w:pPr>
      <w:r>
        <w:rPr>
          <w:rStyle w:val="CommentReference"/>
        </w:rPr>
        <w:annotationRef/>
      </w:r>
      <w:r>
        <w:t>what does this mean?</w:t>
      </w:r>
    </w:p>
  </w:comment>
  <w:comment w:id="1027" w:author="Windows User" w:date="2015-10-30T08:56:00Z" w:initials="BS">
    <w:p w14:paraId="0A6E9F00" w14:textId="77777777" w:rsidR="00100C9C" w:rsidRDefault="00100C9C" w:rsidP="00E35F1F">
      <w:pPr>
        <w:pStyle w:val="CommentText"/>
      </w:pPr>
      <w:r>
        <w:rPr>
          <w:rStyle w:val="CommentReference"/>
        </w:rPr>
        <w:annotationRef/>
      </w:r>
      <w:r>
        <w:t>Path? Or Way? i.e. Christ?</w:t>
      </w:r>
    </w:p>
  </w:comment>
  <w:comment w:id="1028" w:author="Windows User" w:date="2015-10-30T08:56:00Z" w:initials="BS">
    <w:p w14:paraId="50D676B3" w14:textId="77777777" w:rsidR="00100C9C" w:rsidRDefault="00100C9C" w:rsidP="00E35F1F">
      <w:pPr>
        <w:pStyle w:val="CommentText"/>
      </w:pPr>
      <w:r>
        <w:rPr>
          <w:rStyle w:val="CommentReference"/>
        </w:rPr>
        <w:annotationRef/>
      </w:r>
      <w:r>
        <w:t>forward to? Or towards?</w:t>
      </w:r>
    </w:p>
  </w:comment>
  <w:comment w:id="1029" w:author="Windows User" w:date="2015-10-30T08:56:00Z" w:initials="BS">
    <w:p w14:paraId="4E94979B" w14:textId="77777777" w:rsidR="00100C9C" w:rsidRDefault="00100C9C" w:rsidP="00E35F1F">
      <w:pPr>
        <w:pStyle w:val="CommentText"/>
      </w:pPr>
      <w:r>
        <w:rPr>
          <w:rStyle w:val="CommentReference"/>
        </w:rPr>
        <w:annotationRef/>
      </w:r>
      <w:r>
        <w:t>gladness</w:t>
      </w:r>
    </w:p>
  </w:comment>
  <w:comment w:id="1037" w:author="Windows User" w:date="2015-10-30T08:56:00Z" w:initials="BS">
    <w:p w14:paraId="3588E256" w14:textId="77777777" w:rsidR="00100C9C" w:rsidRDefault="00100C9C" w:rsidP="00E35F1F">
      <w:pPr>
        <w:pStyle w:val="CommentText"/>
      </w:pPr>
      <w:r>
        <w:rPr>
          <w:rStyle w:val="CommentReference"/>
        </w:rPr>
        <w:annotationRef/>
      </w:r>
      <w:r>
        <w:t>Inclined to switch to L.A. ordering, but probably better to be consistent with Black.</w:t>
      </w:r>
    </w:p>
  </w:comment>
  <w:comment w:id="1038" w:author="Windows User" w:date="2015-10-30T08:56:00Z" w:initials="BS">
    <w:p w14:paraId="5F5FCC97" w14:textId="77777777" w:rsidR="00100C9C" w:rsidRDefault="00100C9C" w:rsidP="00E35F1F">
      <w:pPr>
        <w:pStyle w:val="CommentText"/>
      </w:pPr>
      <w:r>
        <w:rPr>
          <w:rStyle w:val="CommentReference"/>
        </w:rPr>
        <w:annotationRef/>
      </w:r>
      <w:r>
        <w:t>Everyday or a day?</w:t>
      </w:r>
    </w:p>
  </w:comment>
  <w:comment w:id="1039" w:author="Windows User" w:date="2015-10-30T08:56:00Z" w:initials="BS">
    <w:p w14:paraId="7938A467" w14:textId="77777777" w:rsidR="00100C9C" w:rsidRDefault="00100C9C" w:rsidP="00E35F1F">
      <w:pPr>
        <w:pStyle w:val="CommentText"/>
      </w:pPr>
      <w:r>
        <w:rPr>
          <w:rStyle w:val="CommentReference"/>
        </w:rPr>
        <w:annotationRef/>
      </w:r>
      <w:r>
        <w:t>not delight. Maybe joy instead of esctasy?</w:t>
      </w:r>
    </w:p>
  </w:comment>
  <w:comment w:id="1040" w:author="Windows User" w:date="2015-10-30T08:56:00Z" w:initials="BS">
    <w:p w14:paraId="0D0804AC" w14:textId="77777777" w:rsidR="00100C9C" w:rsidRDefault="00100C9C" w:rsidP="00E35F1F">
      <w:pPr>
        <w:pStyle w:val="CommentText"/>
      </w:pPr>
      <w:r>
        <w:rPr>
          <w:rStyle w:val="CommentReference"/>
        </w:rPr>
        <w:annotationRef/>
      </w:r>
      <w:r>
        <w:t>glory, splendor or beauty?</w:t>
      </w:r>
    </w:p>
  </w:comment>
  <w:comment w:id="1041" w:author="Windows User" w:date="2015-10-30T08:56:00Z" w:initials="BS">
    <w:p w14:paraId="07A7FAB4" w14:textId="77777777" w:rsidR="00100C9C" w:rsidRDefault="00100C9C" w:rsidP="00E35F1F">
      <w:pPr>
        <w:pStyle w:val="CommentText"/>
      </w:pPr>
      <w:r>
        <w:rPr>
          <w:rStyle w:val="CommentReference"/>
        </w:rPr>
        <w:annotationRef/>
      </w:r>
      <w:r>
        <w:t>from or and?</w:t>
      </w:r>
    </w:p>
  </w:comment>
  <w:comment w:id="1042" w:author="Windows User" w:date="2015-10-30T08:56:00Z" w:initials="BS">
    <w:p w14:paraId="5249720E" w14:textId="77777777" w:rsidR="00100C9C" w:rsidRDefault="00100C9C" w:rsidP="00E35F1F">
      <w:pPr>
        <w:pStyle w:val="CommentText"/>
      </w:pPr>
      <w:r>
        <w:rPr>
          <w:rStyle w:val="CommentReference"/>
        </w:rPr>
        <w:annotationRef/>
      </w:r>
      <w:r>
        <w:t>What prophet? Why did abouna redact this?</w:t>
      </w:r>
    </w:p>
  </w:comment>
  <w:comment w:id="1043" w:author="Windows User" w:date="2015-10-30T08:56:00Z" w:initials="BS">
    <w:p w14:paraId="66A9526F" w14:textId="77777777" w:rsidR="00100C9C" w:rsidRDefault="00100C9C" w:rsidP="00E35F1F">
      <w:pPr>
        <w:pStyle w:val="CommentText"/>
      </w:pPr>
      <w:r>
        <w:rPr>
          <w:rStyle w:val="CommentReference"/>
        </w:rPr>
        <w:annotationRef/>
      </w:r>
      <w:r>
        <w:t>Doesn't this say you are beyond beginning, or something to that effect? Beyond the beginning from which even time arose?</w:t>
      </w:r>
    </w:p>
  </w:comment>
  <w:comment w:id="1044" w:author="Windows User" w:date="2015-10-30T08:56:00Z" w:initials="BS">
    <w:p w14:paraId="08CC53E1" w14:textId="77777777" w:rsidR="00100C9C" w:rsidRDefault="00100C9C" w:rsidP="00E35F1F">
      <w:pPr>
        <w:pStyle w:val="CommentText"/>
      </w:pPr>
      <w:r>
        <w:rPr>
          <w:rStyle w:val="CommentReference"/>
        </w:rPr>
        <w:annotationRef/>
      </w:r>
      <w:r>
        <w:t>is this right?</w:t>
      </w:r>
    </w:p>
  </w:comment>
  <w:comment w:id="1045" w:author="Windows User" w:date="2015-10-30T08:56:00Z" w:initials="BS">
    <w:p w14:paraId="21BA9344" w14:textId="77777777" w:rsidR="00100C9C" w:rsidRDefault="00100C9C" w:rsidP="00E35F1F">
      <w:pPr>
        <w:pStyle w:val="CommentText"/>
      </w:pPr>
      <w:r>
        <w:rPr>
          <w:rStyle w:val="CommentReference"/>
        </w:rPr>
        <w:annotationRef/>
      </w:r>
      <w:r>
        <w:t>isn't it of?</w:t>
      </w:r>
    </w:p>
  </w:comment>
  <w:comment w:id="1046" w:author="Windows User" w:date="2015-10-30T08:56:00Z" w:initials="BS">
    <w:p w14:paraId="0DB057D8" w14:textId="77777777" w:rsidR="00100C9C" w:rsidRDefault="00100C9C" w:rsidP="00E35F1F">
      <w:pPr>
        <w:pStyle w:val="CommentText"/>
      </w:pPr>
      <w:r>
        <w:rPr>
          <w:rStyle w:val="CommentReference"/>
        </w:rPr>
        <w:annotationRef/>
      </w:r>
      <w:r>
        <w:t xml:space="preserve">isn't it </w:t>
      </w:r>
      <w:proofErr w:type="gramStart"/>
      <w:r>
        <w:t>blesses</w:t>
      </w:r>
      <w:proofErr w:type="gramEnd"/>
      <w:r>
        <w:t>?</w:t>
      </w:r>
    </w:p>
  </w:comment>
  <w:comment w:id="1047" w:author="Windows User" w:date="2015-10-30T08:56:00Z" w:initials="BS">
    <w:p w14:paraId="4126BF87" w14:textId="77777777" w:rsidR="00100C9C" w:rsidRDefault="00100C9C" w:rsidP="00E35F1F">
      <w:pPr>
        <w:pStyle w:val="CommentText"/>
      </w:pPr>
      <w:r>
        <w:rPr>
          <w:rStyle w:val="CommentReference"/>
        </w:rPr>
        <w:annotationRef/>
      </w:r>
      <w:r>
        <w:t>blessing or blessing?</w:t>
      </w:r>
    </w:p>
  </w:comment>
  <w:comment w:id="1048" w:author="Windows User" w:date="2015-10-30T08:56:00Z" w:initials="BS">
    <w:p w14:paraId="068E7184" w14:textId="77777777" w:rsidR="00100C9C" w:rsidRDefault="00100C9C" w:rsidP="00E35F1F">
      <w:pPr>
        <w:pStyle w:val="CommentText"/>
      </w:pPr>
      <w:r>
        <w:rPr>
          <w:rStyle w:val="CommentReference"/>
        </w:rPr>
        <w:annotationRef/>
      </w:r>
      <w:r>
        <w:t>the other translations seem not to like abouna's contractions...</w:t>
      </w:r>
    </w:p>
  </w:comment>
  <w:comment w:id="1049" w:author="Windows User" w:date="2015-10-30T08:56:00Z" w:initials="BS">
    <w:p w14:paraId="21A595C5" w14:textId="77777777" w:rsidR="00100C9C" w:rsidRDefault="00100C9C" w:rsidP="00E35F1F">
      <w:pPr>
        <w:pStyle w:val="CommentText"/>
      </w:pPr>
      <w:r>
        <w:rPr>
          <w:rStyle w:val="CommentReference"/>
        </w:rPr>
        <w:annotationRef/>
      </w:r>
      <w:r>
        <w:t>perfect or true?</w:t>
      </w:r>
    </w:p>
  </w:comment>
  <w:comment w:id="1052" w:author="Windows User" w:date="2015-11-21T13:21:00Z" w:initials="WU">
    <w:p w14:paraId="686F5E9C" w14:textId="77777777" w:rsidR="00100C9C" w:rsidRDefault="00100C9C" w:rsidP="00E35F1F">
      <w:pPr>
        <w:pStyle w:val="CommentText"/>
      </w:pPr>
      <w:r>
        <w:rPr>
          <w:rStyle w:val="CommentReference"/>
        </w:rPr>
        <w:annotationRef/>
      </w:r>
    </w:p>
  </w:comment>
  <w:comment w:id="1059" w:author="Windows User" w:date="2015-10-30T08:56:00Z" w:initials="BS">
    <w:p w14:paraId="138D81C8" w14:textId="77777777" w:rsidR="00100C9C" w:rsidRDefault="00100C9C" w:rsidP="00E35F1F">
      <w:pPr>
        <w:pStyle w:val="CommentText"/>
      </w:pPr>
      <w:r>
        <w:rPr>
          <w:rStyle w:val="CommentReference"/>
        </w:rPr>
        <w:annotationRef/>
      </w:r>
      <w:r>
        <w:t>which word is right?</w:t>
      </w:r>
    </w:p>
  </w:comment>
  <w:comment w:id="1060" w:author="Windows User" w:date="2015-10-30T08:56:00Z" w:initials="BS">
    <w:p w14:paraId="36B899D8" w14:textId="77777777" w:rsidR="00100C9C" w:rsidRDefault="00100C9C" w:rsidP="00E35F1F">
      <w:pPr>
        <w:pStyle w:val="CommentText"/>
      </w:pPr>
      <w:r>
        <w:rPr>
          <w:rStyle w:val="CommentReference"/>
        </w:rPr>
        <w:annotationRef/>
      </w:r>
      <w:r>
        <w:t>wise?</w:t>
      </w:r>
    </w:p>
  </w:comment>
  <w:comment w:id="1062" w:author="Windows User" w:date="2015-10-30T08:56:00Z" w:initials="BS">
    <w:p w14:paraId="62F2B22F" w14:textId="77777777" w:rsidR="00100C9C" w:rsidRDefault="00100C9C" w:rsidP="00E35F1F">
      <w:pPr>
        <w:pStyle w:val="CommentText"/>
      </w:pPr>
      <w:r>
        <w:rPr>
          <w:rStyle w:val="CommentReference"/>
        </w:rPr>
        <w:annotationRef/>
      </w:r>
      <w:r>
        <w:t>bride, or bridal chamber?</w:t>
      </w:r>
    </w:p>
  </w:comment>
  <w:comment w:id="1063" w:author="Windows User" w:date="2015-10-30T08:56:00Z" w:initials="BS">
    <w:p w14:paraId="13AA9031" w14:textId="77777777" w:rsidR="00100C9C" w:rsidRDefault="00100C9C" w:rsidP="00E35F1F">
      <w:pPr>
        <w:pStyle w:val="CommentText"/>
      </w:pPr>
      <w:r>
        <w:rPr>
          <w:rStyle w:val="CommentReference"/>
        </w:rPr>
        <w:annotationRef/>
      </w:r>
      <w:r>
        <w:t>truth, logos, or true logos?</w:t>
      </w:r>
    </w:p>
  </w:comment>
  <w:comment w:id="1064" w:author="Windows User" w:date="2015-10-30T08:56:00Z" w:initials="BS">
    <w:p w14:paraId="116A567C" w14:textId="77777777" w:rsidR="00100C9C" w:rsidRDefault="00100C9C" w:rsidP="00E35F1F">
      <w:pPr>
        <w:pStyle w:val="CommentText"/>
      </w:pPr>
      <w:r>
        <w:rPr>
          <w:rStyle w:val="CommentReference"/>
        </w:rPr>
        <w:annotationRef/>
      </w:r>
      <w:r>
        <w:t>redeemed or saved?</w:t>
      </w:r>
    </w:p>
  </w:comment>
  <w:comment w:id="1066" w:author="Windows User" w:date="2015-10-30T08:56:00Z" w:initials="BS">
    <w:p w14:paraId="37848CBE" w14:textId="77777777" w:rsidR="00100C9C" w:rsidRDefault="00100C9C" w:rsidP="00E35F1F">
      <w:pPr>
        <w:pStyle w:val="CommentText"/>
      </w:pPr>
      <w:r>
        <w:rPr>
          <w:rStyle w:val="CommentReference"/>
        </w:rPr>
        <w:annotationRef/>
      </w:r>
      <w:r>
        <w:t>for us or unto us?</w:t>
      </w:r>
    </w:p>
  </w:comment>
  <w:comment w:id="1069" w:author="Windows User" w:date="2015-10-30T08:56:00Z" w:initials="BS">
    <w:p w14:paraId="7318299D" w14:textId="77777777" w:rsidR="00100C9C" w:rsidRDefault="00100C9C" w:rsidP="00E35F1F">
      <w:pPr>
        <w:pStyle w:val="CommentText"/>
      </w:pPr>
      <w:r>
        <w:rPr>
          <w:rStyle w:val="CommentReference"/>
        </w:rPr>
        <w:annotationRef/>
      </w:r>
      <w:r>
        <w:t>what does eshleelooi mean?</w:t>
      </w:r>
    </w:p>
  </w:comment>
  <w:comment w:id="1070" w:author="Windows User" w:date="2015-10-30T08:56:00Z" w:initials="BS">
    <w:p w14:paraId="01016F04" w14:textId="77777777" w:rsidR="00100C9C" w:rsidRDefault="00100C9C" w:rsidP="00E35F1F">
      <w:pPr>
        <w:pStyle w:val="CommentText"/>
      </w:pPr>
      <w:r>
        <w:rPr>
          <w:rStyle w:val="CommentReference"/>
        </w:rPr>
        <w:annotationRef/>
      </w:r>
      <w:r>
        <w:t>save or redeem?</w:t>
      </w:r>
    </w:p>
  </w:comment>
  <w:comment w:id="1072" w:author="Windows User" w:date="2015-10-30T08:56:00Z" w:initials="BS">
    <w:p w14:paraId="2F0C8D0C" w14:textId="77777777" w:rsidR="00100C9C" w:rsidRDefault="00100C9C" w:rsidP="00E35F1F">
      <w:pPr>
        <w:pStyle w:val="CommentText"/>
      </w:pPr>
      <w:r>
        <w:rPr>
          <w:rStyle w:val="CommentReference"/>
        </w:rPr>
        <w:annotationRef/>
      </w:r>
      <w:r>
        <w:t>paradoxically or miraculously?</w:t>
      </w:r>
    </w:p>
  </w:comment>
  <w:comment w:id="1073" w:author="Windows User" w:date="2015-10-30T08:56:00Z" w:initials="BS">
    <w:p w14:paraId="0F8BDFBA" w14:textId="77777777" w:rsidR="00100C9C" w:rsidRDefault="00100C9C" w:rsidP="00E35F1F">
      <w:pPr>
        <w:pStyle w:val="CommentText"/>
      </w:pPr>
      <w:r>
        <w:rPr>
          <w:rStyle w:val="CommentReference"/>
        </w:rPr>
        <w:annotationRef/>
      </w:r>
      <w:r>
        <w:t>I get that this is perfectly valid English without 'is'. But too hard to follow fast.</w:t>
      </w:r>
    </w:p>
  </w:comment>
  <w:comment w:id="1075" w:author="Windows User" w:date="2015-10-30T08:56:00Z" w:initials="BS">
    <w:p w14:paraId="0412A3CD" w14:textId="77777777" w:rsidR="00100C9C" w:rsidRDefault="00100C9C" w:rsidP="00E35F1F">
      <w:pPr>
        <w:pStyle w:val="CommentText"/>
      </w:pPr>
      <w:r>
        <w:rPr>
          <w:rStyle w:val="CommentReference"/>
        </w:rPr>
        <w:annotationRef/>
      </w:r>
      <w:r>
        <w:t>this seems to be parallel to gold on all sides rather than gold roundabout it.</w:t>
      </w:r>
    </w:p>
  </w:comment>
  <w:comment w:id="1076" w:author="Windows User" w:date="2015-10-30T08:56:00Z" w:initials="BS">
    <w:p w14:paraId="5A22944C" w14:textId="77777777" w:rsidR="00100C9C" w:rsidRDefault="00100C9C" w:rsidP="00E35F1F">
      <w:pPr>
        <w:pStyle w:val="CommentText"/>
      </w:pPr>
      <w:r>
        <w:rPr>
          <w:rStyle w:val="CommentReference"/>
        </w:rPr>
        <w:annotationRef/>
      </w:r>
      <w:r>
        <w:t>Saviour or redeemer?</w:t>
      </w:r>
    </w:p>
  </w:comment>
  <w:comment w:id="1078" w:author="Windows User" w:date="2015-10-30T08:56:00Z" w:initials="BS">
    <w:p w14:paraId="7BA01F3B" w14:textId="77777777" w:rsidR="00100C9C" w:rsidRDefault="00100C9C" w:rsidP="00E35F1F">
      <w:pPr>
        <w:pStyle w:val="CommentText"/>
      </w:pPr>
      <w:r>
        <w:rPr>
          <w:rStyle w:val="CommentReference"/>
        </w:rPr>
        <w:annotationRef/>
      </w:r>
      <w:r>
        <w:t>isn't this compassion? not nishti nai...</w:t>
      </w:r>
    </w:p>
  </w:comment>
  <w:comment w:id="1081" w:author="Windows User" w:date="2015-10-30T08:56:00Z" w:initials="BS">
    <w:p w14:paraId="48DB0714" w14:textId="77777777" w:rsidR="00100C9C" w:rsidRDefault="00100C9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2" w:author="Windows User" w:date="2015-10-30T08:56:00Z" w:initials="BS">
    <w:p w14:paraId="15AB72CB" w14:textId="77777777" w:rsidR="00100C9C" w:rsidRDefault="00100C9C" w:rsidP="00E35F1F">
      <w:pPr>
        <w:pStyle w:val="CommentText"/>
      </w:pPr>
      <w:r>
        <w:rPr>
          <w:rStyle w:val="CommentReference"/>
        </w:rPr>
        <w:annotationRef/>
      </w:r>
      <w:r>
        <w:t>should be lampstand, not candle stick, here and throughout.</w:t>
      </w:r>
    </w:p>
  </w:comment>
  <w:comment w:id="1083" w:author="Windows User" w:date="2015-10-30T08:56:00Z" w:initials="BS">
    <w:p w14:paraId="6D5F9821" w14:textId="77777777" w:rsidR="00100C9C" w:rsidRDefault="00100C9C" w:rsidP="00E35F1F">
      <w:pPr>
        <w:pStyle w:val="CommentText"/>
      </w:pPr>
      <w:r>
        <w:rPr>
          <w:rStyle w:val="CommentReference"/>
        </w:rPr>
        <w:annotationRef/>
      </w:r>
      <w:r>
        <w:t>Ok, not saluted... Greeted, or I would prefer hailed...</w:t>
      </w:r>
    </w:p>
  </w:comment>
  <w:comment w:id="1084" w:author="Windows User" w:date="2015-10-30T08:56:00Z" w:initials="BS">
    <w:p w14:paraId="075C27A6" w14:textId="77777777" w:rsidR="00100C9C" w:rsidRDefault="00100C9C" w:rsidP="00E35F1F">
      <w:pPr>
        <w:pStyle w:val="CommentText"/>
      </w:pPr>
      <w:r>
        <w:rPr>
          <w:rStyle w:val="CommentReference"/>
        </w:rPr>
        <w:annotationRef/>
      </w:r>
      <w:r>
        <w:t>The Father was overjoyed, in your conception????</w:t>
      </w:r>
    </w:p>
  </w:comment>
  <w:comment w:id="1085" w:author="Windows User" w:date="2015-10-30T08:56:00Z" w:initials="BS">
    <w:p w14:paraId="7569AFF1" w14:textId="77777777" w:rsidR="00100C9C" w:rsidRDefault="00100C9C" w:rsidP="00E35F1F">
      <w:pPr>
        <w:pStyle w:val="CommentText"/>
      </w:pPr>
      <w:r>
        <w:rPr>
          <w:rStyle w:val="CommentReference"/>
        </w:rPr>
        <w:annotationRef/>
      </w:r>
      <w:r>
        <w:t>appearing doesn't sound right for parousia... coming or advent?</w:t>
      </w:r>
    </w:p>
  </w:comment>
  <w:comment w:id="1086" w:author="Windows User" w:date="2015-11-21T13:22:00Z" w:initials="WU">
    <w:p w14:paraId="728FA9EF" w14:textId="77777777" w:rsidR="00100C9C" w:rsidRDefault="00100C9C" w:rsidP="00E35F1F">
      <w:pPr>
        <w:pStyle w:val="CommentText"/>
      </w:pPr>
      <w:r>
        <w:rPr>
          <w:rStyle w:val="CommentReference"/>
        </w:rPr>
        <w:annotationRef/>
      </w:r>
      <w:r w:rsidRPr="00582AD7">
        <w:t>(ⲡⲉⲥⲱⲙⲁ??)</w:t>
      </w:r>
    </w:p>
  </w:comment>
  <w:comment w:id="1087" w:author="Windows User" w:date="2015-10-30T08:56:00Z" w:initials="BS">
    <w:p w14:paraId="0C77198F" w14:textId="77777777" w:rsidR="00100C9C" w:rsidRDefault="00100C9C" w:rsidP="00E35F1F">
      <w:pPr>
        <w:pStyle w:val="CommentText"/>
      </w:pPr>
      <w:r>
        <w:rPr>
          <w:rStyle w:val="CommentReference"/>
        </w:rPr>
        <w:annotationRef/>
      </w:r>
      <w:r>
        <w:t>kinda funny in English to switch pronoun from Lord to Virgin in one scentence.</w:t>
      </w:r>
    </w:p>
  </w:comment>
  <w:comment w:id="1090" w:author="Windows User" w:date="2015-10-30T08:56:00Z" w:initials="BS">
    <w:p w14:paraId="501C2D6F" w14:textId="77777777" w:rsidR="00100C9C" w:rsidRDefault="00100C9C" w:rsidP="00E35F1F">
      <w:pPr>
        <w:pStyle w:val="CommentText"/>
      </w:pPr>
      <w:r>
        <w:rPr>
          <w:rStyle w:val="CommentReference"/>
        </w:rPr>
        <w:annotationRef/>
      </w:r>
      <w:r>
        <w:t>I really didn't like preached... Is this to literal though? Maybe L.A. is better.</w:t>
      </w:r>
    </w:p>
  </w:comment>
  <w:comment w:id="1091" w:author="Windows User" w:date="2015-10-30T08:56:00Z" w:initials="BS">
    <w:p w14:paraId="6407D4C9" w14:textId="77777777" w:rsidR="00100C9C" w:rsidRDefault="00100C9C" w:rsidP="00E35F1F">
      <w:pPr>
        <w:pStyle w:val="CommentText"/>
      </w:pPr>
      <w:r>
        <w:rPr>
          <w:rStyle w:val="CommentReference"/>
        </w:rPr>
        <w:annotationRef/>
      </w:r>
      <w:r>
        <w:t>these thereofs are so awkward... but I can't think of a better phrasing right now.</w:t>
      </w:r>
    </w:p>
  </w:comment>
  <w:comment w:id="1092" w:author="Windows User" w:date="2015-11-21T13:23:00Z" w:initials="WU">
    <w:p w14:paraId="1B7B1E94" w14:textId="77777777" w:rsidR="00100C9C" w:rsidRDefault="00100C9C" w:rsidP="00E35F1F">
      <w:pPr>
        <w:pStyle w:val="CommentText"/>
      </w:pPr>
      <w:r>
        <w:rPr>
          <w:rStyle w:val="CommentReference"/>
        </w:rPr>
        <w:annotationRef/>
      </w:r>
      <w:r>
        <w:t>review</w:t>
      </w:r>
    </w:p>
  </w:comment>
  <w:comment w:id="1101" w:author="Windows User" w:date="2015-10-30T08:56:00Z" w:initials="BS">
    <w:p w14:paraId="5D50DB65" w14:textId="77777777" w:rsidR="00100C9C" w:rsidRDefault="00100C9C" w:rsidP="00E35F1F">
      <w:pPr>
        <w:pStyle w:val="CommentText"/>
      </w:pPr>
      <w:r>
        <w:rPr>
          <w:rStyle w:val="CommentReference"/>
        </w:rPr>
        <w:annotationRef/>
      </w:r>
      <w:r>
        <w:t>this seems kind of loose... is it ok?</w:t>
      </w:r>
    </w:p>
  </w:comment>
  <w:comment w:id="1102" w:author="Windows User" w:date="2015-10-30T08:56:00Z" w:initials="BS">
    <w:p w14:paraId="01FDA469" w14:textId="77777777" w:rsidR="00100C9C" w:rsidRDefault="00100C9C" w:rsidP="00E35F1F">
      <w:pPr>
        <w:pStyle w:val="CommentText"/>
      </w:pPr>
      <w:r>
        <w:rPr>
          <w:rStyle w:val="CommentReference"/>
        </w:rPr>
        <w:annotationRef/>
      </w:r>
      <w:r>
        <w:t>works or deeds?</w:t>
      </w:r>
    </w:p>
  </w:comment>
  <w:comment w:id="1103" w:author="Windows User" w:date="2015-11-21T13:24:00Z" w:initials="WU">
    <w:p w14:paraId="7A990723" w14:textId="77777777" w:rsidR="00100C9C" w:rsidRDefault="00100C9C" w:rsidP="00E35F1F">
      <w:pPr>
        <w:pStyle w:val="CommentText"/>
      </w:pPr>
      <w:r>
        <w:rPr>
          <w:rStyle w:val="CommentReference"/>
        </w:rPr>
        <w:annotationRef/>
      </w:r>
      <w:r>
        <w:t>review</w:t>
      </w:r>
    </w:p>
  </w:comment>
  <w:comment w:id="1104" w:author="Windows User" w:date="2015-10-30T08:56:00Z" w:initials="BS">
    <w:p w14:paraId="5BB3D65B" w14:textId="77777777" w:rsidR="00100C9C" w:rsidRDefault="00100C9C" w:rsidP="00E35F1F">
      <w:pPr>
        <w:pStyle w:val="CommentText"/>
      </w:pPr>
      <w:r>
        <w:rPr>
          <w:rStyle w:val="CommentReference"/>
        </w:rPr>
        <w:annotationRef/>
      </w:r>
      <w:r>
        <w:t>does Coptic have 'high'?</w:t>
      </w:r>
    </w:p>
  </w:comment>
  <w:comment w:id="1105" w:author="Windows User" w:date="2015-11-21T13:24:00Z" w:initials="WU">
    <w:p w14:paraId="1D334F95" w14:textId="77777777" w:rsidR="00100C9C" w:rsidRDefault="00100C9C" w:rsidP="00E35F1F">
      <w:pPr>
        <w:pStyle w:val="CommentText"/>
      </w:pPr>
      <w:r>
        <w:rPr>
          <w:rStyle w:val="CommentReference"/>
        </w:rPr>
        <w:annotationRef/>
      </w:r>
      <w:r>
        <w:t>review, add variant</w:t>
      </w:r>
    </w:p>
  </w:comment>
  <w:comment w:id="1106" w:author="Windows User" w:date="2015-10-30T08:56:00Z" w:initials="BS">
    <w:p w14:paraId="5480B788" w14:textId="77777777" w:rsidR="00100C9C" w:rsidRDefault="00100C9C" w:rsidP="00E35F1F">
      <w:pPr>
        <w:pStyle w:val="CommentText"/>
      </w:pPr>
      <w:r>
        <w:rPr>
          <w:rStyle w:val="CommentReference"/>
        </w:rPr>
        <w:annotationRef/>
      </w:r>
      <w:r>
        <w:t>bless or praise? inconsistent rendering of esmo</w:t>
      </w:r>
    </w:p>
  </w:comment>
  <w:comment w:id="1115" w:author="Brett Slote" w:date="2016-05-06T20:19:00Z" w:initials="BS">
    <w:p w14:paraId="04711A4D" w14:textId="77777777" w:rsidR="00100C9C" w:rsidRDefault="00100C9C" w:rsidP="00E60591">
      <w:pPr>
        <w:pStyle w:val="CommentText"/>
      </w:pPr>
      <w:r>
        <w:rPr>
          <w:rStyle w:val="CommentReference"/>
        </w:rPr>
        <w:annotationRef/>
      </w:r>
      <w:r>
        <w:t>Check that this and next aren’t 101</w:t>
      </w:r>
    </w:p>
  </w:comment>
  <w:comment w:id="1166" w:author="Windows User" w:date="2015-10-30T08:56:00Z" w:initials="WU">
    <w:p w14:paraId="326EFA42" w14:textId="77777777" w:rsidR="00100C9C" w:rsidRDefault="00100C9C" w:rsidP="006869EE">
      <w:pPr>
        <w:pStyle w:val="CommentText"/>
      </w:pPr>
      <w:r>
        <w:rPr>
          <w:rStyle w:val="CommentReference"/>
        </w:rPr>
        <w:annotationRef/>
      </w:r>
      <w:r>
        <w:t>Add notes where to insert Doxology of Prime… And Vespers Prase?</w:t>
      </w:r>
    </w:p>
  </w:comment>
  <w:comment w:id="1170" w:author="Windows User" w:date="2015-10-30T08:56:00Z" w:initials="WU">
    <w:p w14:paraId="66837344" w14:textId="77777777" w:rsidR="00100C9C" w:rsidRDefault="00100C9C" w:rsidP="006869EE">
      <w:pPr>
        <w:pStyle w:val="CommentText"/>
      </w:pPr>
      <w:r>
        <w:rPr>
          <w:rStyle w:val="CommentReference"/>
        </w:rPr>
        <w:annotationRef/>
      </w:r>
      <w:r>
        <w:t>May He or that He may</w:t>
      </w:r>
    </w:p>
  </w:comment>
  <w:comment w:id="1172" w:author="Windows User" w:date="2015-10-30T08:56:00Z" w:initials="BS">
    <w:p w14:paraId="5BE9E7DF" w14:textId="77777777" w:rsidR="00100C9C" w:rsidRDefault="00100C9C" w:rsidP="006869EE">
      <w:pPr>
        <w:pStyle w:val="CommentText"/>
      </w:pPr>
      <w:r>
        <w:rPr>
          <w:rStyle w:val="CommentReference"/>
        </w:rPr>
        <w:annotationRef/>
      </w:r>
      <w:r>
        <w:t>protopresbyters?</w:t>
      </w:r>
    </w:p>
  </w:comment>
  <w:comment w:id="1173" w:author="Windows User" w:date="2015-10-30T08:56:00Z" w:initials="BS">
    <w:p w14:paraId="37712CA1" w14:textId="77777777" w:rsidR="00100C9C" w:rsidRDefault="00100C9C" w:rsidP="006869EE">
      <w:pPr>
        <w:pStyle w:val="CommentText"/>
      </w:pPr>
      <w:r>
        <w:rPr>
          <w:rStyle w:val="CommentReference"/>
        </w:rPr>
        <w:annotationRef/>
      </w:r>
      <w:r>
        <w:t>those who?</w:t>
      </w:r>
    </w:p>
  </w:comment>
  <w:comment w:id="1174" w:author="Windows User" w:date="2015-10-30T08:56:00Z" w:initials="BS">
    <w:p w14:paraId="0BC9F56F" w14:textId="77777777" w:rsidR="00100C9C" w:rsidRDefault="00100C9C" w:rsidP="006869EE">
      <w:pPr>
        <w:pStyle w:val="CommentText"/>
      </w:pPr>
      <w:r>
        <w:rPr>
          <w:rStyle w:val="CommentReference"/>
        </w:rPr>
        <w:annotationRef/>
      </w:r>
      <w:r>
        <w:t>Yourself?</w:t>
      </w:r>
    </w:p>
  </w:comment>
  <w:comment w:id="1178" w:author="Windows User" w:date="2015-11-27T20:09:00Z" w:initials="WU">
    <w:p w14:paraId="5DD947BD" w14:textId="77777777" w:rsidR="00100C9C" w:rsidRDefault="00100C9C" w:rsidP="006869EE">
      <w:pPr>
        <w:pStyle w:val="CommentText"/>
      </w:pPr>
      <w:r>
        <w:rPr>
          <w:rStyle w:val="CommentReference"/>
        </w:rPr>
        <w:annotationRef/>
      </w:r>
      <w:r>
        <w:t>Confess to the Lord or confess the Lord?</w:t>
      </w:r>
    </w:p>
  </w:comment>
  <w:comment w:id="1187" w:author="Windows User" w:date="2015-10-30T08:56:00Z" w:initials="WU">
    <w:p w14:paraId="73A20223" w14:textId="77777777" w:rsidR="00100C9C" w:rsidRDefault="00100C9C" w:rsidP="006869EE">
      <w:pPr>
        <w:pStyle w:val="CommentText"/>
      </w:pPr>
      <w:r>
        <w:rPr>
          <w:rStyle w:val="CommentReference"/>
        </w:rPr>
        <w:annotationRef/>
      </w:r>
      <w:r>
        <w:t>Funny just to have declared here with nothing else.</w:t>
      </w:r>
    </w:p>
  </w:comment>
  <w:comment w:id="1188" w:author="Windows User" w:date="2015-10-30T08:56:00Z" w:initials="WU">
    <w:p w14:paraId="2938E8CF" w14:textId="77777777" w:rsidR="00100C9C" w:rsidRDefault="00100C9C" w:rsidP="006869EE">
      <w:pPr>
        <w:pStyle w:val="CommentText"/>
      </w:pPr>
      <w:r>
        <w:rPr>
          <w:rStyle w:val="CommentReference"/>
        </w:rPr>
        <w:annotationRef/>
      </w:r>
      <w:r>
        <w:t>Good News or Glad Tidings?</w:t>
      </w:r>
    </w:p>
  </w:comment>
  <w:comment w:id="1189" w:author="Windows User" w:date="2015-10-30T08:56:00Z" w:initials="WU">
    <w:p w14:paraId="07481CDA" w14:textId="77777777" w:rsidR="00100C9C" w:rsidRDefault="00100C9C" w:rsidP="006869EE">
      <w:pPr>
        <w:pStyle w:val="CommentText"/>
      </w:pPr>
      <w:r>
        <w:rPr>
          <w:rStyle w:val="CommentReference"/>
        </w:rPr>
        <w:annotationRef/>
      </w:r>
      <w:r>
        <w:t>Which is it? Advocate or watch over us?</w:t>
      </w:r>
    </w:p>
  </w:comment>
  <w:comment w:id="1190" w:author="Windows User" w:date="2015-10-30T08:56:00Z" w:initials="WU">
    <w:p w14:paraId="74878DE4" w14:textId="77777777" w:rsidR="00100C9C" w:rsidRDefault="00100C9C" w:rsidP="006869EE">
      <w:pPr>
        <w:pStyle w:val="CommentText"/>
      </w:pPr>
      <w:r>
        <w:rPr>
          <w:rStyle w:val="CommentReference"/>
        </w:rPr>
        <w:annotationRef/>
      </w:r>
      <w:r>
        <w:t>Coptic doesn’t seem to have “Mary”</w:t>
      </w:r>
    </w:p>
  </w:comment>
  <w:comment w:id="1193" w:author="Windows User" w:date="2015-10-30T08:56:00Z" w:initials="WU">
    <w:p w14:paraId="0F5B5499" w14:textId="77777777" w:rsidR="00100C9C" w:rsidRDefault="00100C9C" w:rsidP="006869EE">
      <w:pPr>
        <w:pStyle w:val="CommentText"/>
      </w:pPr>
      <w:r>
        <w:rPr>
          <w:rStyle w:val="CommentReference"/>
        </w:rPr>
        <w:annotationRef/>
      </w:r>
      <w:r>
        <w:t>Add footnote of what this is</w:t>
      </w:r>
    </w:p>
  </w:comment>
  <w:comment w:id="1207" w:author="Windows User" w:date="2015-10-30T08:56:00Z" w:initials="WU">
    <w:p w14:paraId="6841EDAF" w14:textId="77777777" w:rsidR="00100C9C" w:rsidRDefault="00100C9C">
      <w:pPr>
        <w:pStyle w:val="CommentText"/>
      </w:pPr>
      <w:r>
        <w:rPr>
          <w:rStyle w:val="CommentReference"/>
        </w:rPr>
        <w:annotationRef/>
      </w:r>
      <w:r>
        <w:t>Isn’t this one more faithful?</w:t>
      </w:r>
    </w:p>
  </w:comment>
  <w:comment w:id="1208" w:author="Windows User" w:date="2015-10-30T08:56:00Z" w:initials="WU">
    <w:p w14:paraId="44483F5F" w14:textId="77777777" w:rsidR="00100C9C" w:rsidRDefault="00100C9C">
      <w:pPr>
        <w:pStyle w:val="CommentText"/>
      </w:pPr>
      <w:r>
        <w:rPr>
          <w:rStyle w:val="CommentReference"/>
        </w:rPr>
        <w:annotationRef/>
      </w:r>
      <w:r>
        <w:t>Which one(s) are/is right?</w:t>
      </w:r>
    </w:p>
  </w:comment>
  <w:comment w:id="1209" w:author="Windows User" w:date="2015-10-30T08:56:00Z" w:initials="WU">
    <w:p w14:paraId="22B3EF76" w14:textId="77777777" w:rsidR="00100C9C" w:rsidRDefault="00100C9C">
      <w:pPr>
        <w:pStyle w:val="CommentText"/>
      </w:pPr>
      <w:r>
        <w:rPr>
          <w:rStyle w:val="CommentReference"/>
        </w:rPr>
        <w:annotationRef/>
      </w:r>
      <w:r>
        <w:t>Coptic doesn’t seem to have “O Lord”</w:t>
      </w:r>
    </w:p>
  </w:comment>
  <w:comment w:id="1213" w:author="Windows User" w:date="2015-10-30T08:56:00Z" w:initials="WU">
    <w:p w14:paraId="6BF65470" w14:textId="77777777" w:rsidR="00100C9C" w:rsidRDefault="00100C9C">
      <w:pPr>
        <w:pStyle w:val="CommentText"/>
      </w:pPr>
      <w:r>
        <w:rPr>
          <w:rStyle w:val="CommentReference"/>
        </w:rPr>
        <w:annotationRef/>
      </w:r>
      <w:r>
        <w:t>Called or named?</w:t>
      </w:r>
    </w:p>
  </w:comment>
  <w:comment w:id="1214" w:author="Windows User" w:date="2015-10-30T08:56:00Z" w:initials="WU">
    <w:p w14:paraId="64122CF8" w14:textId="77777777" w:rsidR="00100C9C" w:rsidRDefault="00100C9C">
      <w:pPr>
        <w:pStyle w:val="CommentText"/>
      </w:pPr>
      <w:r>
        <w:rPr>
          <w:rStyle w:val="CommentReference"/>
        </w:rPr>
        <w:annotationRef/>
      </w:r>
      <w:r>
        <w:t>John loved the Lord, or the Lord loved John?</w:t>
      </w:r>
    </w:p>
  </w:comment>
  <w:comment w:id="1216" w:author="Windows User" w:date="2015-10-30T08:56:00Z" w:initials="WU">
    <w:p w14:paraId="28540FAB" w14:textId="77777777" w:rsidR="00100C9C" w:rsidRDefault="00100C9C">
      <w:pPr>
        <w:pStyle w:val="CommentText"/>
      </w:pPr>
      <w:r>
        <w:rPr>
          <w:rStyle w:val="CommentReference"/>
        </w:rPr>
        <w:annotationRef/>
      </w:r>
      <w:r>
        <w:t>Not the Lord?</w:t>
      </w:r>
    </w:p>
  </w:comment>
  <w:comment w:id="1217" w:author="Windows User" w:date="2015-10-30T08:56:00Z" w:initials="WU">
    <w:p w14:paraId="3BE9EA57" w14:textId="77777777" w:rsidR="00100C9C" w:rsidRDefault="00100C9C">
      <w:pPr>
        <w:pStyle w:val="CommentText"/>
      </w:pPr>
      <w:r>
        <w:rPr>
          <w:rStyle w:val="CommentReference"/>
        </w:rPr>
        <w:annotationRef/>
      </w:r>
      <w:r>
        <w:t>The rest missing?</w:t>
      </w:r>
    </w:p>
  </w:comment>
  <w:comment w:id="1218" w:author="Windows User" w:date="2015-10-30T08:56:00Z" w:initials="WU">
    <w:p w14:paraId="17CFCF91" w14:textId="77777777" w:rsidR="00100C9C" w:rsidRDefault="00100C9C">
      <w:pPr>
        <w:pStyle w:val="CommentText"/>
      </w:pPr>
      <w:r>
        <w:rPr>
          <w:rStyle w:val="CommentReference"/>
        </w:rPr>
        <w:annotationRef/>
      </w:r>
      <w:r>
        <w:t>Completely different…</w:t>
      </w:r>
    </w:p>
  </w:comment>
  <w:comment w:id="1219" w:author="Windows User" w:date="2015-10-30T08:56:00Z" w:initials="WU">
    <w:p w14:paraId="1A5ABDDA" w14:textId="77777777" w:rsidR="00100C9C" w:rsidRDefault="00100C9C">
      <w:pPr>
        <w:pStyle w:val="CommentText"/>
      </w:pPr>
      <w:r>
        <w:rPr>
          <w:rStyle w:val="CommentReference"/>
        </w:rPr>
        <w:annotationRef/>
      </w:r>
      <w:r>
        <w:t>Sound or voices?</w:t>
      </w:r>
    </w:p>
  </w:comment>
  <w:comment w:id="1222" w:author="Windows User" w:date="2015-10-30T08:56:00Z" w:initials="WU">
    <w:p w14:paraId="6A684B9E" w14:textId="77777777" w:rsidR="00100C9C" w:rsidRDefault="00100C9C">
      <w:pPr>
        <w:pStyle w:val="CommentText"/>
      </w:pPr>
      <w:r>
        <w:rPr>
          <w:rStyle w:val="CommentReference"/>
        </w:rPr>
        <w:annotationRef/>
      </w:r>
      <w:r>
        <w:t>This one needs looking at.</w:t>
      </w:r>
    </w:p>
  </w:comment>
  <w:comment w:id="1223" w:author="Windows User" w:date="2015-10-30T08:56:00Z" w:initials="WU">
    <w:p w14:paraId="3E29D706" w14:textId="77777777" w:rsidR="00100C9C" w:rsidRDefault="00100C9C">
      <w:pPr>
        <w:pStyle w:val="CommentText"/>
      </w:pPr>
      <w:r>
        <w:rPr>
          <w:rStyle w:val="CommentReference"/>
        </w:rPr>
        <w:annotationRef/>
      </w:r>
      <w:r>
        <w:t>Partners?</w:t>
      </w:r>
    </w:p>
  </w:comment>
  <w:comment w:id="1228" w:author="Windows User" w:date="2015-10-30T08:56:00Z" w:initials="WU">
    <w:p w14:paraId="662AC6DC" w14:textId="77777777" w:rsidR="00100C9C" w:rsidRDefault="00100C9C">
      <w:pPr>
        <w:pStyle w:val="CommentText"/>
      </w:pPr>
      <w:r>
        <w:rPr>
          <w:rStyle w:val="CommentReference"/>
        </w:rPr>
        <w:annotationRef/>
      </w:r>
      <w:r>
        <w:t>What land?</w:t>
      </w:r>
    </w:p>
  </w:comment>
  <w:comment w:id="1230" w:author="Windows User" w:date="2015-10-30T08:56:00Z" w:initials="WU">
    <w:p w14:paraId="121BE348" w14:textId="77777777" w:rsidR="00100C9C" w:rsidRDefault="00100C9C">
      <w:pPr>
        <w:pStyle w:val="CommentText"/>
      </w:pPr>
      <w:r>
        <w:rPr>
          <w:rStyle w:val="CommentReference"/>
        </w:rPr>
        <w:annotationRef/>
      </w:r>
      <w:r>
        <w:t>Or englighten?</w:t>
      </w:r>
    </w:p>
  </w:comment>
  <w:comment w:id="1244" w:author="Windows User" w:date="2015-10-30T08:56:00Z" w:initials="WU">
    <w:p w14:paraId="52EAF036" w14:textId="77777777" w:rsidR="00100C9C" w:rsidRDefault="00100C9C">
      <w:pPr>
        <w:pStyle w:val="CommentText"/>
      </w:pPr>
      <w:r>
        <w:rPr>
          <w:rStyle w:val="CommentReference"/>
        </w:rPr>
        <w:annotationRef/>
      </w:r>
      <w:r>
        <w:t>What should this verse be?</w:t>
      </w:r>
    </w:p>
  </w:comment>
  <w:comment w:id="1256" w:author="Windows User" w:date="2015-10-30T08:56:00Z" w:initials="BS">
    <w:p w14:paraId="1A0E2428" w14:textId="77777777" w:rsidR="00100C9C" w:rsidRDefault="00100C9C">
      <w:pPr>
        <w:pStyle w:val="CommentText"/>
      </w:pPr>
      <w:r>
        <w:rPr>
          <w:rStyle w:val="CommentReference"/>
        </w:rPr>
        <w:annotationRef/>
      </w:r>
      <w:r>
        <w:t>wiles or snares?</w:t>
      </w:r>
    </w:p>
  </w:comment>
  <w:comment w:id="1258" w:author="Windows User" w:date="2015-10-30T08:56:00Z" w:initials="BS">
    <w:p w14:paraId="2B8DD286" w14:textId="77777777" w:rsidR="00100C9C" w:rsidRDefault="00100C9C">
      <w:pPr>
        <w:pStyle w:val="CommentText"/>
      </w:pPr>
      <w:r>
        <w:rPr>
          <w:rStyle w:val="CommentReference"/>
        </w:rPr>
        <w:annotationRef/>
      </w:r>
      <w:r>
        <w:t xml:space="preserve">I typed this Coptic... so it will have </w:t>
      </w:r>
      <w:proofErr w:type="gramStart"/>
      <w:r>
        <w:t>typos..</w:t>
      </w:r>
      <w:proofErr w:type="gramEnd"/>
    </w:p>
  </w:comment>
  <w:comment w:id="1259" w:author="Windows User" w:date="2015-10-30T08:56:00Z" w:initials="WU">
    <w:p w14:paraId="7AD216CC" w14:textId="77777777" w:rsidR="00100C9C" w:rsidRDefault="00100C9C">
      <w:pPr>
        <w:pStyle w:val="CommentText"/>
      </w:pPr>
      <w:r>
        <w:rPr>
          <w:rStyle w:val="CommentReference"/>
        </w:rPr>
        <w:annotationRef/>
      </w:r>
      <w:r>
        <w:t>You reign? The dominion is yours? Yours is the dominion?</w:t>
      </w:r>
    </w:p>
  </w:comment>
  <w:comment w:id="1261" w:author="Windows User" w:date="2015-10-30T08:56:00Z" w:initials="BS">
    <w:p w14:paraId="68C1922F" w14:textId="77777777" w:rsidR="00100C9C" w:rsidRDefault="00100C9C">
      <w:pPr>
        <w:pStyle w:val="CommentText"/>
      </w:pPr>
      <w:r>
        <w:rPr>
          <w:rStyle w:val="CommentReference"/>
        </w:rPr>
        <w:annotationRef/>
      </w:r>
      <w:r>
        <w:t>omit 'be' in contemporary?</w:t>
      </w:r>
    </w:p>
  </w:comment>
  <w:comment w:id="1262" w:author="Windows User" w:date="2015-10-30T08:56:00Z" w:initials="BS">
    <w:p w14:paraId="6511FB80" w14:textId="77777777" w:rsidR="00100C9C" w:rsidRDefault="00100C9C">
      <w:pPr>
        <w:pStyle w:val="CommentText"/>
      </w:pPr>
      <w:r>
        <w:rPr>
          <w:rStyle w:val="CommentReference"/>
        </w:rPr>
        <w:annotationRef/>
      </w:r>
      <w:r>
        <w:t>Abouna Antony: I typed this Coptic from the black book. Jenkims were very unclear. Please proof for typos.</w:t>
      </w:r>
    </w:p>
  </w:comment>
  <w:comment w:id="1263" w:author="Windows User" w:date="2015-10-30T08:56:00Z" w:initials="BS">
    <w:p w14:paraId="7DEA42F3" w14:textId="77777777" w:rsidR="00100C9C" w:rsidRDefault="00100C9C">
      <w:pPr>
        <w:pStyle w:val="CommentText"/>
      </w:pPr>
      <w:r>
        <w:rPr>
          <w:rStyle w:val="CommentReference"/>
        </w:rPr>
        <w:annotationRef/>
      </w:r>
      <w:r>
        <w:t>"is" before "the King" would make this whole vs flow as a sentence...</w:t>
      </w:r>
    </w:p>
  </w:comment>
  <w:comment w:id="1264" w:author="Windows User" w:date="2015-10-30T08:56:00Z" w:initials="BS">
    <w:p w14:paraId="1F17623C" w14:textId="77777777" w:rsidR="00100C9C" w:rsidRDefault="00100C9C">
      <w:pPr>
        <w:pStyle w:val="CommentText"/>
      </w:pPr>
      <w:r>
        <w:rPr>
          <w:rStyle w:val="CommentReference"/>
        </w:rPr>
        <w:annotationRef/>
      </w:r>
      <w:r>
        <w:t>ask more modern than entreat... but not quite right?</w:t>
      </w:r>
    </w:p>
  </w:comment>
  <w:comment w:id="1292" w:author="Windows User" w:date="2015-10-30T08:56:00Z" w:initials="WU">
    <w:p w14:paraId="5F20584F" w14:textId="77777777" w:rsidR="00100C9C" w:rsidRDefault="00100C9C">
      <w:pPr>
        <w:pStyle w:val="CommentText"/>
      </w:pPr>
      <w:r>
        <w:rPr>
          <w:rStyle w:val="CommentReference"/>
        </w:rPr>
        <w:annotationRef/>
      </w:r>
      <w:r>
        <w:t>Needs work.</w:t>
      </w:r>
    </w:p>
  </w:comment>
  <w:comment w:id="1297" w:author="Windows User" w:date="2015-10-30T08:56:00Z" w:initials="WU">
    <w:p w14:paraId="76E8B799" w14:textId="77777777" w:rsidR="00100C9C" w:rsidRDefault="00100C9C">
      <w:pPr>
        <w:pStyle w:val="CommentText"/>
      </w:pPr>
      <w:r>
        <w:rPr>
          <w:rStyle w:val="CommentReference"/>
        </w:rPr>
        <w:annotationRef/>
      </w:r>
      <w:r>
        <w:t>Should this be tho-out 5? Or 25?</w:t>
      </w:r>
    </w:p>
  </w:comment>
  <w:comment w:id="1304" w:author="Windows User" w:date="2015-11-11T11:06:00Z" w:initials="WU">
    <w:p w14:paraId="58D84DCF" w14:textId="77777777" w:rsidR="00100C9C" w:rsidRDefault="00100C9C">
      <w:pPr>
        <w:pStyle w:val="CommentText"/>
      </w:pPr>
      <w:r>
        <w:rPr>
          <w:rStyle w:val="CommentReference"/>
        </w:rPr>
        <w:annotationRef/>
      </w:r>
      <w:r>
        <w:t>Should this be last age or something?</w:t>
      </w:r>
    </w:p>
  </w:comment>
  <w:comment w:id="1306" w:author="Windows User" w:date="2015-11-11T11:00:00Z" w:initials="WU">
    <w:p w14:paraId="7D2DE752" w14:textId="77777777" w:rsidR="00100C9C" w:rsidRDefault="00100C9C">
      <w:pPr>
        <w:pStyle w:val="CommentText"/>
      </w:pPr>
      <w:r>
        <w:rPr>
          <w:rStyle w:val="CommentReference"/>
        </w:rPr>
        <w:annotationRef/>
      </w:r>
      <w:r>
        <w:t>This needs reviewing!</w:t>
      </w:r>
    </w:p>
  </w:comment>
  <w:comment w:id="1307" w:author="Windows User" w:date="2015-11-11T11:00:00Z" w:initials="WU">
    <w:p w14:paraId="65102EEC" w14:textId="77777777" w:rsidR="00100C9C" w:rsidRDefault="00100C9C">
      <w:pPr>
        <w:pStyle w:val="CommentText"/>
      </w:pPr>
      <w:r>
        <w:rPr>
          <w:rStyle w:val="CommentReference"/>
        </w:rPr>
        <w:annotationRef/>
      </w:r>
      <w:r>
        <w:t xml:space="preserve">This is probably wrong. God on high? </w:t>
      </w:r>
    </w:p>
  </w:comment>
  <w:comment w:id="1312" w:author="Windows User" w:date="2015-10-30T08:56:00Z" w:initials="WU">
    <w:p w14:paraId="38E4F092" w14:textId="77777777" w:rsidR="00100C9C" w:rsidRDefault="00100C9C">
      <w:pPr>
        <w:pStyle w:val="CommentText"/>
      </w:pPr>
      <w:r>
        <w:rPr>
          <w:rStyle w:val="CommentReference"/>
        </w:rPr>
        <w:annotationRef/>
      </w:r>
      <w:r>
        <w:t>Confirmed?</w:t>
      </w:r>
    </w:p>
  </w:comment>
  <w:comment w:id="1324" w:author="Windows User" w:date="2015-10-30T08:56:00Z" w:initials="WU">
    <w:p w14:paraId="41EDECE7" w14:textId="77777777" w:rsidR="00100C9C" w:rsidRDefault="00100C9C">
      <w:pPr>
        <w:pStyle w:val="CommentText"/>
      </w:pPr>
      <w:r>
        <w:rPr>
          <w:rStyle w:val="CommentReference"/>
        </w:rPr>
        <w:annotationRef/>
      </w:r>
      <w:r>
        <w:t>Heroes, or athletes?</w:t>
      </w:r>
    </w:p>
  </w:comment>
  <w:comment w:id="1363" w:author="Windows User" w:date="2015-10-30T08:56:00Z" w:initials="WU">
    <w:p w14:paraId="5FA627EB" w14:textId="77777777" w:rsidR="00100C9C" w:rsidRDefault="00100C9C">
      <w:pPr>
        <w:pStyle w:val="CommentText"/>
      </w:pPr>
      <w:r>
        <w:rPr>
          <w:rStyle w:val="CommentReference"/>
        </w:rPr>
        <w:annotationRef/>
      </w:r>
      <w:r>
        <w:t>Beasts or creatures?</w:t>
      </w:r>
    </w:p>
  </w:comment>
  <w:comment w:id="1364" w:author="Windows User" w:date="2015-10-30T08:56:00Z" w:initials="WU">
    <w:p w14:paraId="04563F96" w14:textId="77777777" w:rsidR="00100C9C" w:rsidRDefault="00100C9C">
      <w:pPr>
        <w:pStyle w:val="CommentText"/>
      </w:pPr>
      <w:r>
        <w:rPr>
          <w:rStyle w:val="CommentReference"/>
        </w:rPr>
        <w:annotationRef/>
      </w:r>
      <w:r>
        <w:t>Incessant? Or unceasing?</w:t>
      </w:r>
    </w:p>
  </w:comment>
  <w:comment w:id="1365" w:author="Windows User" w:date="2015-10-30T08:56:00Z" w:initials="WU">
    <w:p w14:paraId="7BD20F77" w14:textId="77777777" w:rsidR="00100C9C" w:rsidRDefault="00100C9C">
      <w:pPr>
        <w:pStyle w:val="CommentText"/>
      </w:pPr>
      <w:r>
        <w:rPr>
          <w:rStyle w:val="CommentReference"/>
        </w:rPr>
        <w:annotationRef/>
      </w:r>
      <w:r>
        <w:t>Flames of fire or fervent as fire?</w:t>
      </w:r>
    </w:p>
  </w:comment>
  <w:comment w:id="1374" w:author="Windows User" w:date="2015-10-30T08:56:00Z" w:initials="WU">
    <w:p w14:paraId="44A84E5A" w14:textId="77777777" w:rsidR="00100C9C" w:rsidRDefault="00100C9C">
      <w:pPr>
        <w:pStyle w:val="CommentText"/>
      </w:pPr>
      <w:r>
        <w:rPr>
          <w:rStyle w:val="CommentReference"/>
        </w:rPr>
        <w:annotationRef/>
      </w:r>
      <w:r>
        <w:t>Serving the Lord, or serving before the Lord?</w:t>
      </w:r>
    </w:p>
  </w:comment>
  <w:comment w:id="1389" w:author="Windows User" w:date="2015-10-30T08:56:00Z" w:initials="WU">
    <w:p w14:paraId="07D2B1EF" w14:textId="77777777" w:rsidR="00100C9C" w:rsidRDefault="00100C9C">
      <w:pPr>
        <w:pStyle w:val="CommentText"/>
      </w:pPr>
      <w:r>
        <w:rPr>
          <w:rStyle w:val="CommentReference"/>
        </w:rPr>
        <w:annotationRef/>
      </w:r>
      <w:r>
        <w:t>Or voice of God?</w:t>
      </w:r>
    </w:p>
  </w:comment>
  <w:comment w:id="1390" w:author="Windows User" w:date="2015-10-30T08:56:00Z" w:initials="WU">
    <w:p w14:paraId="3900CC21" w14:textId="77777777" w:rsidR="00100C9C" w:rsidRDefault="00100C9C">
      <w:pPr>
        <w:pStyle w:val="CommentText"/>
      </w:pPr>
      <w:r>
        <w:rPr>
          <w:rStyle w:val="CommentReference"/>
        </w:rPr>
        <w:annotationRef/>
      </w:r>
      <w:r>
        <w:t>Received or accepted?</w:t>
      </w:r>
    </w:p>
  </w:comment>
  <w:comment w:id="1399" w:author="Windows User" w:date="2015-11-06T08:39:00Z" w:initials="WU">
    <w:p w14:paraId="6EA3F191" w14:textId="77777777" w:rsidR="00100C9C" w:rsidRDefault="00100C9C">
      <w:pPr>
        <w:pStyle w:val="CommentText"/>
      </w:pPr>
      <w:r>
        <w:rPr>
          <w:rStyle w:val="CommentReference"/>
        </w:rPr>
        <w:annotationRef/>
      </w:r>
      <w:r>
        <w:t>Is this the right St. Theodore?</w:t>
      </w:r>
    </w:p>
  </w:comment>
  <w:comment w:id="1408" w:author="Windows User" w:date="2015-10-30T08:56:00Z" w:initials="WU">
    <w:p w14:paraId="227730E1" w14:textId="77777777" w:rsidR="00100C9C" w:rsidRDefault="00100C9C">
      <w:pPr>
        <w:pStyle w:val="CommentText"/>
      </w:pPr>
      <w:r>
        <w:rPr>
          <w:rStyle w:val="CommentReference"/>
        </w:rPr>
        <w:annotationRef/>
      </w:r>
      <w:r>
        <w:t>Prabios or Arabius? Doctors and physicians or physicians and well learned?</w:t>
      </w:r>
    </w:p>
  </w:comment>
  <w:comment w:id="1409" w:author="Windows User" w:date="2015-10-30T08:56:00Z" w:initials="WU">
    <w:p w14:paraId="519ADC1D" w14:textId="77777777" w:rsidR="00100C9C" w:rsidRDefault="00100C9C">
      <w:pPr>
        <w:pStyle w:val="CommentText"/>
      </w:pPr>
      <w:r>
        <w:rPr>
          <w:rStyle w:val="CommentReference"/>
        </w:rPr>
        <w:annotationRef/>
      </w:r>
      <w:r>
        <w:t>Building them upon the Name?</w:t>
      </w:r>
    </w:p>
  </w:comment>
  <w:comment w:id="1423" w:author="Windows User" w:date="2015-10-30T08:56:00Z" w:initials="WU">
    <w:p w14:paraId="3CFB1D1A" w14:textId="77777777" w:rsidR="00100C9C" w:rsidRDefault="00100C9C">
      <w:pPr>
        <w:pStyle w:val="CommentText"/>
      </w:pPr>
      <w:r>
        <w:rPr>
          <w:rStyle w:val="CommentReference"/>
        </w:rPr>
        <w:annotationRef/>
      </w:r>
      <w:r>
        <w:t>Placed or established?</w:t>
      </w:r>
    </w:p>
  </w:comment>
  <w:comment w:id="1424" w:author="Windows User" w:date="2015-10-30T08:56:00Z" w:initials="WU">
    <w:p w14:paraId="08983CC0" w14:textId="77777777" w:rsidR="00100C9C" w:rsidRDefault="00100C9C">
      <w:pPr>
        <w:pStyle w:val="CommentText"/>
      </w:pPr>
      <w:r>
        <w:rPr>
          <w:rStyle w:val="CommentReference"/>
        </w:rPr>
        <w:annotationRef/>
      </w:r>
      <w:r>
        <w:t>Or refused?</w:t>
      </w:r>
    </w:p>
  </w:comment>
  <w:comment w:id="1435" w:author="Windows User" w:date="2015-10-30T08:56:00Z" w:initials="WU">
    <w:p w14:paraId="535F3E1B" w14:textId="77777777" w:rsidR="00100C9C" w:rsidRDefault="00100C9C">
      <w:pPr>
        <w:pStyle w:val="CommentText"/>
      </w:pPr>
      <w:r>
        <w:rPr>
          <w:rStyle w:val="CommentReference"/>
        </w:rPr>
        <w:annotationRef/>
      </w:r>
      <w:r>
        <w:t>Sprung forth? Came forth? Blossomed?</w:t>
      </w:r>
    </w:p>
  </w:comment>
  <w:comment w:id="1456" w:author="Windows User" w:date="2015-10-30T08:56:00Z" w:initials="BS">
    <w:p w14:paraId="07DE8008" w14:textId="77777777" w:rsidR="00100C9C" w:rsidRDefault="00100C9C">
      <w:pPr>
        <w:pStyle w:val="CommentText"/>
      </w:pPr>
      <w:r>
        <w:rPr>
          <w:rStyle w:val="CommentReference"/>
        </w:rPr>
        <w:annotationRef/>
      </w:r>
      <w:r>
        <w:t>what does this mean?</w:t>
      </w:r>
    </w:p>
  </w:comment>
  <w:comment w:id="1457" w:author="Windows User" w:date="2015-10-30T08:56:00Z" w:initials="BS">
    <w:p w14:paraId="7DE26DCC" w14:textId="77777777" w:rsidR="00100C9C" w:rsidRDefault="00100C9C">
      <w:pPr>
        <w:pStyle w:val="CommentText"/>
      </w:pPr>
      <w:r>
        <w:rPr>
          <w:rStyle w:val="CommentReference"/>
        </w:rPr>
        <w:annotationRef/>
      </w:r>
      <w:r>
        <w:t>announced or proclaimed?</w:t>
      </w:r>
    </w:p>
  </w:comment>
  <w:comment w:id="1461" w:author="Windows User" w:date="2015-10-30T08:56:00Z" w:initials="WU">
    <w:p w14:paraId="729B2278" w14:textId="77777777" w:rsidR="00100C9C" w:rsidRDefault="00100C9C">
      <w:pPr>
        <w:pStyle w:val="CommentText"/>
      </w:pPr>
      <w:r>
        <w:rPr>
          <w:rStyle w:val="CommentReference"/>
        </w:rPr>
        <w:annotationRef/>
      </w:r>
      <w:r>
        <w:t>?</w:t>
      </w:r>
    </w:p>
  </w:comment>
  <w:comment w:id="1462" w:author="Windows User" w:date="2015-10-30T08:56:00Z" w:initials="WU">
    <w:p w14:paraId="44863D12" w14:textId="77777777" w:rsidR="00100C9C" w:rsidRDefault="00100C9C">
      <w:pPr>
        <w:pStyle w:val="CommentText"/>
      </w:pPr>
      <w:r>
        <w:rPr>
          <w:rStyle w:val="CommentReference"/>
        </w:rPr>
        <w:annotationRef/>
      </w:r>
      <w:r>
        <w:t>Bride, no, not bridegroom?</w:t>
      </w:r>
    </w:p>
  </w:comment>
  <w:comment w:id="1465" w:author="Windows User" w:date="2015-10-30T08:56:00Z" w:initials="WU">
    <w:p w14:paraId="6CE1AF88" w14:textId="77777777" w:rsidR="00100C9C" w:rsidRDefault="00100C9C">
      <w:pPr>
        <w:pStyle w:val="CommentText"/>
      </w:pPr>
      <w:r>
        <w:rPr>
          <w:rStyle w:val="CommentReference"/>
        </w:rPr>
        <w:annotationRef/>
      </w:r>
      <w:r>
        <w:t>Return?</w:t>
      </w:r>
    </w:p>
  </w:comment>
  <w:comment w:id="1466" w:author="Windows User" w:date="2015-10-30T08:56:00Z" w:initials="WU">
    <w:p w14:paraId="2917E600" w14:textId="77777777" w:rsidR="00100C9C" w:rsidRDefault="00100C9C">
      <w:pPr>
        <w:pStyle w:val="CommentText"/>
      </w:pPr>
      <w:r>
        <w:rPr>
          <w:rStyle w:val="CommentReference"/>
        </w:rPr>
        <w:annotationRef/>
      </w:r>
      <w:r>
        <w:t>Establishment? Building up?</w:t>
      </w:r>
    </w:p>
  </w:comment>
  <w:comment w:id="1468" w:author="Windows User" w:date="2015-10-30T08:56:00Z" w:initials="WU">
    <w:p w14:paraId="14DF4F91" w14:textId="77777777" w:rsidR="00100C9C" w:rsidRDefault="00100C9C">
      <w:pPr>
        <w:pStyle w:val="CommentText"/>
      </w:pPr>
      <w:r>
        <w:rPr>
          <w:rStyle w:val="CommentReference"/>
        </w:rPr>
        <w:annotationRef/>
      </w:r>
      <w:r>
        <w:t>Heavenly evangelist? Good tidings? Glad tidings? Good news?</w:t>
      </w:r>
    </w:p>
  </w:comment>
  <w:comment w:id="1469" w:author="Windows User" w:date="2015-10-30T08:56:00Z" w:initials="WU">
    <w:p w14:paraId="55FC1EAE" w14:textId="77777777" w:rsidR="00100C9C" w:rsidRDefault="00100C9C">
      <w:pPr>
        <w:pStyle w:val="CommentText"/>
      </w:pPr>
      <w:r>
        <w:rPr>
          <w:rStyle w:val="CommentReference"/>
        </w:rPr>
        <w:annotationRef/>
      </w:r>
      <w:r>
        <w:t>I don’t see “the Lord is with you” in the Coptic</w:t>
      </w:r>
    </w:p>
    <w:p w14:paraId="4431CB1C" w14:textId="77777777" w:rsidR="00100C9C" w:rsidRDefault="00100C9C">
      <w:pPr>
        <w:pStyle w:val="CommentText"/>
      </w:pPr>
    </w:p>
  </w:comment>
  <w:comment w:id="1470" w:author="Windows User" w:date="2015-10-30T08:56:00Z" w:initials="WU">
    <w:p w14:paraId="4549B91A" w14:textId="77777777" w:rsidR="00100C9C" w:rsidRDefault="00100C9C">
      <w:pPr>
        <w:pStyle w:val="CommentText"/>
      </w:pPr>
      <w:r>
        <w:rPr>
          <w:rStyle w:val="CommentReference"/>
        </w:rPr>
        <w:annotationRef/>
      </w:r>
      <w:r>
        <w:t>Heavenly herald of Good News?</w:t>
      </w:r>
    </w:p>
    <w:p w14:paraId="384F02AC" w14:textId="77777777" w:rsidR="00100C9C" w:rsidRDefault="00100C9C">
      <w:pPr>
        <w:pStyle w:val="CommentText"/>
      </w:pPr>
    </w:p>
  </w:comment>
  <w:comment w:id="1479" w:author="Windows User" w:date="2015-10-30T08:56:00Z" w:initials="WU">
    <w:p w14:paraId="4A264D5C" w14:textId="77777777" w:rsidR="00100C9C" w:rsidRDefault="00100C9C">
      <w:pPr>
        <w:pStyle w:val="CommentText"/>
      </w:pPr>
      <w:r>
        <w:rPr>
          <w:rStyle w:val="CommentReference"/>
        </w:rPr>
        <w:annotationRef/>
      </w:r>
      <w:r>
        <w:t>I think we’re doing holy for ethowab, but saint for agios… open to discussion though.</w:t>
      </w:r>
    </w:p>
  </w:comment>
  <w:comment w:id="1510" w:author="Windows User" w:date="2015-10-30T08:56:00Z" w:initials="BS">
    <w:p w14:paraId="20FFD670" w14:textId="77777777" w:rsidR="00100C9C" w:rsidRDefault="00100C9C" w:rsidP="006A0382">
      <w:pPr>
        <w:pStyle w:val="CommentText"/>
      </w:pPr>
      <w:r>
        <w:rPr>
          <w:rStyle w:val="CommentReference"/>
        </w:rPr>
        <w:annotationRef/>
      </w:r>
      <w:r>
        <w:t>theotokos, not mav em ef Nooti</w:t>
      </w:r>
    </w:p>
  </w:comment>
  <w:comment w:id="1515" w:author="Windows User" w:date="2015-10-30T08:56:00Z" w:initials="WU">
    <w:p w14:paraId="3A72AA33" w14:textId="77777777" w:rsidR="00100C9C" w:rsidRDefault="00100C9C">
      <w:pPr>
        <w:pStyle w:val="CommentText"/>
      </w:pPr>
      <w:r>
        <w:rPr>
          <w:rStyle w:val="CommentReference"/>
        </w:rPr>
        <w:annotationRef/>
      </w:r>
      <w:r>
        <w:t>Redeemed?</w:t>
      </w:r>
    </w:p>
  </w:comment>
  <w:comment w:id="1516" w:author="Windows User" w:date="2015-10-30T08:56:00Z" w:initials="WU">
    <w:p w14:paraId="5BF82FF5" w14:textId="77777777" w:rsidR="00100C9C" w:rsidRDefault="00100C9C">
      <w:pPr>
        <w:pStyle w:val="CommentText"/>
      </w:pPr>
      <w:r>
        <w:rPr>
          <w:rStyle w:val="CommentReference"/>
        </w:rPr>
        <w:annotationRef/>
      </w:r>
      <w:r>
        <w:t>For? So?</w:t>
      </w:r>
    </w:p>
  </w:comment>
  <w:comment w:id="1521" w:author="Windows User" w:date="2015-10-30T08:56:00Z" w:initials="WU">
    <w:p w14:paraId="5B54A424" w14:textId="77777777" w:rsidR="00100C9C" w:rsidRDefault="00100C9C">
      <w:pPr>
        <w:pStyle w:val="CommentText"/>
      </w:pPr>
      <w:r>
        <w:rPr>
          <w:rStyle w:val="CommentReference"/>
        </w:rPr>
        <w:annotationRef/>
      </w:r>
      <w:r>
        <w:t>Or did shine and did illuminate</w:t>
      </w:r>
    </w:p>
  </w:comment>
  <w:comment w:id="1522" w:author="Windows User" w:date="2015-10-30T08:56:00Z" w:initials="WU">
    <w:p w14:paraId="5929E69F" w14:textId="77777777" w:rsidR="00100C9C" w:rsidRDefault="00100C9C">
      <w:pPr>
        <w:pStyle w:val="CommentText"/>
      </w:pPr>
      <w:r>
        <w:rPr>
          <w:rStyle w:val="CommentReference"/>
        </w:rPr>
        <w:annotationRef/>
      </w:r>
      <w:r>
        <w:t>What should this verse be?</w:t>
      </w:r>
    </w:p>
  </w:comment>
  <w:comment w:id="1523" w:author="Windows User" w:date="2015-10-30T08:56:00Z" w:initials="WU">
    <w:p w14:paraId="37815108" w14:textId="77777777" w:rsidR="00100C9C" w:rsidRDefault="00100C9C">
      <w:pPr>
        <w:pStyle w:val="CommentText"/>
      </w:pPr>
      <w:r>
        <w:rPr>
          <w:rStyle w:val="CommentReference"/>
        </w:rPr>
        <w:annotationRef/>
      </w:r>
      <w:r>
        <w:t>Uhm… does this mean something else, because saying the seal of the door Ezekiel saw was raised seems really bad …</w:t>
      </w:r>
    </w:p>
  </w:comment>
  <w:comment w:id="1524" w:author="Windows User" w:date="2015-10-30T08:56:00Z" w:initials="WU">
    <w:p w14:paraId="770E6FA0" w14:textId="77777777" w:rsidR="00100C9C" w:rsidRDefault="00100C9C">
      <w:pPr>
        <w:pStyle w:val="CommentText"/>
      </w:pPr>
      <w:r>
        <w:rPr>
          <w:rStyle w:val="CommentReference"/>
        </w:rPr>
        <w:annotationRef/>
      </w:r>
      <w:r>
        <w:t>Who?</w:t>
      </w:r>
    </w:p>
  </w:comment>
  <w:comment w:id="1525" w:author="Windows User" w:date="2015-10-30T08:56:00Z" w:initials="WU">
    <w:p w14:paraId="7FDD5784" w14:textId="77777777" w:rsidR="00100C9C" w:rsidRDefault="00100C9C">
      <w:pPr>
        <w:pStyle w:val="CommentText"/>
      </w:pPr>
      <w:r>
        <w:rPr>
          <w:rStyle w:val="CommentReference"/>
        </w:rPr>
        <w:annotationRef/>
      </w:r>
      <w:r>
        <w:t>Different adjective</w:t>
      </w:r>
    </w:p>
  </w:comment>
  <w:comment w:id="1526" w:author="Windows User" w:date="2015-10-30T08:56:00Z" w:initials="WU">
    <w:p w14:paraId="69734FAC" w14:textId="77777777" w:rsidR="00100C9C" w:rsidRDefault="00100C9C">
      <w:pPr>
        <w:pStyle w:val="CommentText"/>
      </w:pPr>
      <w:r>
        <w:rPr>
          <w:rStyle w:val="CommentReference"/>
        </w:rPr>
        <w:annotationRef/>
      </w:r>
      <w:r>
        <w:t>Sickness?</w:t>
      </w:r>
    </w:p>
  </w:comment>
  <w:comment w:id="1529" w:author="Windows User" w:date="2015-10-30T08:56:00Z" w:initials="BS">
    <w:p w14:paraId="07C468E8" w14:textId="77777777" w:rsidR="00100C9C" w:rsidRDefault="00100C9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2" w:author="Windows User" w:date="2015-10-30T08:56:00Z" w:initials="WU">
    <w:p w14:paraId="14F94395" w14:textId="77777777" w:rsidR="00100C9C" w:rsidRDefault="00100C9C">
      <w:pPr>
        <w:pStyle w:val="CommentText"/>
      </w:pPr>
      <w:r>
        <w:rPr>
          <w:rStyle w:val="CommentReference"/>
        </w:rPr>
        <w:annotationRef/>
      </w:r>
      <w:r>
        <w:t>What?</w:t>
      </w:r>
    </w:p>
  </w:comment>
  <w:comment w:id="1541" w:author="Windows User" w:date="2015-10-30T08:56:00Z" w:initials="WU">
    <w:p w14:paraId="39A2608E" w14:textId="77777777" w:rsidR="00100C9C" w:rsidRDefault="00100C9C">
      <w:pPr>
        <w:pStyle w:val="CommentText"/>
      </w:pPr>
      <w:r>
        <w:rPr>
          <w:rStyle w:val="CommentReference"/>
        </w:rPr>
        <w:annotationRef/>
      </w:r>
    </w:p>
  </w:comment>
  <w:comment w:id="1553" w:author="Windows User" w:date="2015-10-30T08:56:00Z" w:initials="WU">
    <w:p w14:paraId="255EEE9F" w14:textId="77777777" w:rsidR="00100C9C" w:rsidRDefault="00100C9C">
      <w:pPr>
        <w:pStyle w:val="CommentText"/>
      </w:pPr>
      <w:r>
        <w:rPr>
          <w:rStyle w:val="CommentReference"/>
        </w:rPr>
        <w:annotationRef/>
      </w:r>
      <w:r>
        <w:t>Is abouna going by a different version of the Coptic?</w:t>
      </w:r>
    </w:p>
    <w:p w14:paraId="45F504BB" w14:textId="77777777" w:rsidR="00100C9C" w:rsidRDefault="00100C9C">
      <w:pPr>
        <w:pStyle w:val="CommentText"/>
      </w:pPr>
    </w:p>
  </w:comment>
  <w:comment w:id="1555" w:author="Windows User" w:date="2015-10-30T08:56:00Z" w:initials="WU">
    <w:p w14:paraId="63C351E6" w14:textId="77777777" w:rsidR="00100C9C" w:rsidRDefault="00100C9C">
      <w:pPr>
        <w:pStyle w:val="CommentText"/>
      </w:pPr>
      <w:r>
        <w:rPr>
          <w:rStyle w:val="CommentReference"/>
        </w:rPr>
        <w:annotationRef/>
      </w:r>
      <w:r>
        <w:t>Praise and victory doesn’t make sense.</w:t>
      </w:r>
    </w:p>
  </w:comment>
  <w:comment w:id="1557" w:author="Windows User" w:date="2015-10-30T08:56:00Z" w:initials="WU">
    <w:p w14:paraId="5729C7D5" w14:textId="77777777" w:rsidR="00100C9C" w:rsidRDefault="00100C9C">
      <w:pPr>
        <w:pStyle w:val="CommentText"/>
      </w:pPr>
      <w:r>
        <w:rPr>
          <w:rStyle w:val="CommentReference"/>
        </w:rPr>
        <w:annotationRef/>
      </w:r>
      <w:r>
        <w:t>Godhead?</w:t>
      </w:r>
    </w:p>
  </w:comment>
  <w:comment w:id="1570" w:author="Windows User" w:date="2015-10-30T08:56:00Z" w:initials="WU">
    <w:p w14:paraId="78E42A11" w14:textId="77777777" w:rsidR="00100C9C" w:rsidRDefault="00100C9C">
      <w:pPr>
        <w:pStyle w:val="CommentText"/>
      </w:pPr>
      <w:r>
        <w:rPr>
          <w:rStyle w:val="CommentReference"/>
        </w:rPr>
        <w:annotationRef/>
      </w:r>
      <w:r>
        <w:t>Establish?</w:t>
      </w:r>
    </w:p>
  </w:comment>
  <w:comment w:id="1571" w:author="Windows User" w:date="2015-10-30T08:56:00Z" w:initials="WU">
    <w:p w14:paraId="642EB965" w14:textId="77777777" w:rsidR="00100C9C" w:rsidRDefault="00100C9C">
      <w:pPr>
        <w:pStyle w:val="CommentText"/>
      </w:pPr>
      <w:r>
        <w:rPr>
          <w:rStyle w:val="CommentReference"/>
        </w:rPr>
        <w:annotationRef/>
      </w:r>
      <w:r>
        <w:t>Check another source… missing puncuation</w:t>
      </w:r>
    </w:p>
  </w:comment>
  <w:comment w:id="1572" w:author="Windows User" w:date="2015-10-30T08:56:00Z" w:initials="WU">
    <w:p w14:paraId="6F8B5532" w14:textId="77777777" w:rsidR="00100C9C" w:rsidRDefault="00100C9C">
      <w:pPr>
        <w:pStyle w:val="CommentText"/>
      </w:pPr>
      <w:r>
        <w:rPr>
          <w:rStyle w:val="CommentReference"/>
        </w:rPr>
        <w:annotationRef/>
      </w:r>
      <w:r>
        <w:t>Worked?</w:t>
      </w:r>
    </w:p>
  </w:comment>
  <w:comment w:id="1573" w:author="Windows User" w:date="2015-10-30T08:56:00Z" w:initials="WU">
    <w:p w14:paraId="4F504285" w14:textId="77777777" w:rsidR="00100C9C" w:rsidRDefault="00100C9C">
      <w:pPr>
        <w:pStyle w:val="CommentText"/>
      </w:pPr>
      <w:r>
        <w:rPr>
          <w:rStyle w:val="CommentReference"/>
        </w:rPr>
        <w:annotationRef/>
      </w:r>
      <w:r>
        <w:t>Thrice holy or Trisagion?</w:t>
      </w:r>
    </w:p>
  </w:comment>
  <w:comment w:id="1575" w:author="Windows User" w:date="2015-10-30T08:56:00Z" w:initials="WU">
    <w:p w14:paraId="5514BCC2" w14:textId="77777777" w:rsidR="00100C9C" w:rsidRPr="00745B45" w:rsidRDefault="00100C9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6" w:author="Windows User" w:date="2015-10-30T08:56:00Z" w:initials="WU">
    <w:p w14:paraId="179A5384" w14:textId="77777777" w:rsidR="00100C9C" w:rsidRDefault="00100C9C">
      <w:pPr>
        <w:pStyle w:val="CommentText"/>
      </w:pPr>
      <w:r>
        <w:rPr>
          <w:rStyle w:val="CommentReference"/>
        </w:rPr>
        <w:annotationRef/>
      </w:r>
      <w:r>
        <w:t>Right translation?</w:t>
      </w:r>
    </w:p>
  </w:comment>
  <w:comment w:id="1578" w:author="Windows User" w:date="2015-10-30T08:56:00Z" w:initials="WU">
    <w:p w14:paraId="1682BE28" w14:textId="77777777" w:rsidR="00100C9C" w:rsidRDefault="00100C9C">
      <w:pPr>
        <w:pStyle w:val="CommentText"/>
      </w:pPr>
      <w:r>
        <w:rPr>
          <w:rStyle w:val="CommentReference"/>
        </w:rPr>
        <w:annotationRef/>
      </w:r>
      <w:r>
        <w:t>What does this mean?</w:t>
      </w:r>
    </w:p>
  </w:comment>
  <w:comment w:id="1579" w:author="Windows User" w:date="2015-10-30T08:56:00Z" w:initials="WU">
    <w:p w14:paraId="30C5B7C9" w14:textId="77777777" w:rsidR="00100C9C" w:rsidRDefault="00100C9C">
      <w:pPr>
        <w:pStyle w:val="CommentText"/>
      </w:pPr>
      <w:r>
        <w:rPr>
          <w:rStyle w:val="CommentReference"/>
        </w:rPr>
        <w:annotationRef/>
      </w:r>
      <w:r>
        <w:t>To the end?</w:t>
      </w:r>
    </w:p>
  </w:comment>
  <w:comment w:id="1584" w:author="Windows User" w:date="2015-10-30T08:56:00Z" w:initials="WU">
    <w:p w14:paraId="2C2856CA" w14:textId="77777777" w:rsidR="00100C9C" w:rsidRDefault="00100C9C">
      <w:pPr>
        <w:pStyle w:val="CommentText"/>
      </w:pPr>
      <w:r>
        <w:rPr>
          <w:rStyle w:val="CommentReference"/>
        </w:rPr>
        <w:annotationRef/>
      </w:r>
      <w:r>
        <w:t>Or freedom?</w:t>
      </w:r>
    </w:p>
  </w:comment>
  <w:comment w:id="1585" w:author="Windows User" w:date="2015-10-30T08:56:00Z" w:initials="WU">
    <w:p w14:paraId="229642C6" w14:textId="77777777" w:rsidR="00100C9C" w:rsidRDefault="00100C9C">
      <w:pPr>
        <w:pStyle w:val="CommentText"/>
      </w:pPr>
      <w:r>
        <w:rPr>
          <w:rStyle w:val="CommentReference"/>
        </w:rPr>
        <w:annotationRef/>
      </w:r>
      <w:r>
        <w:t>Or establish?</w:t>
      </w:r>
    </w:p>
  </w:comment>
  <w:comment w:id="1593" w:author="Windows User" w:date="2015-10-30T08:56:00Z" w:initials="WU">
    <w:p w14:paraId="798C7307" w14:textId="77777777" w:rsidR="00100C9C" w:rsidRDefault="00100C9C">
      <w:pPr>
        <w:pStyle w:val="CommentText"/>
      </w:pPr>
      <w:r>
        <w:rPr>
          <w:rStyle w:val="CommentReference"/>
        </w:rPr>
        <w:annotationRef/>
      </w:r>
      <w:r>
        <w:t>Is this the correct date?</w:t>
      </w:r>
    </w:p>
  </w:comment>
  <w:comment w:id="1707" w:author="Windows User" w:date="2015-10-30T08:56:00Z" w:initials="WU">
    <w:p w14:paraId="1C25D03A" w14:textId="77777777" w:rsidR="00100C9C" w:rsidRDefault="00100C9C">
      <w:pPr>
        <w:pStyle w:val="CommentText"/>
      </w:pPr>
      <w:r>
        <w:rPr>
          <w:rStyle w:val="CommentReference"/>
        </w:rPr>
        <w:annotationRef/>
      </w:r>
      <w:r>
        <w:t>Can this be reworded?</w:t>
      </w:r>
    </w:p>
  </w:comment>
  <w:comment w:id="1709" w:author="Windows User" w:date="2015-10-30T08:56:00Z" w:initials="WU">
    <w:p w14:paraId="71B1FE22" w14:textId="77777777" w:rsidR="00100C9C" w:rsidRDefault="00100C9C">
      <w:pPr>
        <w:pStyle w:val="CommentText"/>
      </w:pPr>
      <w:r>
        <w:rPr>
          <w:rStyle w:val="CommentReference"/>
        </w:rPr>
        <w:annotationRef/>
      </w:r>
      <w:r>
        <w:t>Check other books for alternate word here.</w:t>
      </w:r>
    </w:p>
  </w:comment>
  <w:comment w:id="1710" w:author="Windows User" w:date="2015-10-30T08:56:00Z" w:initials="WU">
    <w:p w14:paraId="546F5FFA" w14:textId="77777777" w:rsidR="00100C9C" w:rsidRDefault="00100C9C">
      <w:pPr>
        <w:pStyle w:val="CommentText"/>
      </w:pPr>
      <w:r>
        <w:rPr>
          <w:rStyle w:val="CommentReference"/>
        </w:rPr>
        <w:annotationRef/>
      </w:r>
      <w:r>
        <w:t>Nations or peoples?</w:t>
      </w:r>
    </w:p>
  </w:comment>
  <w:comment w:id="1711" w:author="Windows User" w:date="2015-10-30T08:56:00Z" w:initials="WU">
    <w:p w14:paraId="4FC1DCF3" w14:textId="77777777" w:rsidR="00100C9C" w:rsidRDefault="00100C9C">
      <w:pPr>
        <w:pStyle w:val="CommentText"/>
      </w:pPr>
      <w:r>
        <w:rPr>
          <w:rStyle w:val="CommentReference"/>
        </w:rPr>
        <w:annotationRef/>
      </w:r>
      <w:r>
        <w:t>Burned or consumed?</w:t>
      </w:r>
    </w:p>
  </w:comment>
  <w:comment w:id="1712" w:author="Windows User" w:date="2015-10-30T08:56:00Z" w:initials="WU">
    <w:p w14:paraId="5B463C07" w14:textId="77777777" w:rsidR="00100C9C" w:rsidRDefault="00100C9C">
      <w:pPr>
        <w:pStyle w:val="CommentText"/>
      </w:pPr>
      <w:r>
        <w:rPr>
          <w:rStyle w:val="CommentReference"/>
        </w:rPr>
        <w:annotationRef/>
      </w:r>
      <w:r>
        <w:t>?</w:t>
      </w:r>
    </w:p>
  </w:comment>
  <w:comment w:id="1713" w:author="Windows User" w:date="2015-10-30T08:56:00Z" w:initials="WU">
    <w:p w14:paraId="3079CC02" w14:textId="77777777" w:rsidR="00100C9C" w:rsidRPr="00745B45" w:rsidRDefault="00100C9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8" w:author="Windows User" w:date="2015-10-30T08:56:00Z" w:initials="WU">
    <w:p w14:paraId="4B943F0B" w14:textId="77777777" w:rsidR="00100C9C" w:rsidRDefault="00100C9C">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100C9C" w:rsidRDefault="00100C9C">
      <w:pPr>
        <w:pStyle w:val="CommentText"/>
      </w:pPr>
      <w:r>
        <w:rPr>
          <w:rStyle w:val="CommentReference"/>
        </w:rPr>
        <w:annotationRef/>
      </w:r>
      <w:r>
        <w:t>Ramez says print synacarium may have him in july</w:t>
      </w:r>
    </w:p>
  </w:comment>
  <w:comment w:id="1786" w:author="Windows User" w:date="2015-10-30T08:56:00Z" w:initials="WU">
    <w:p w14:paraId="62A36CDC" w14:textId="77777777" w:rsidR="00100C9C" w:rsidRDefault="00100C9C">
      <w:pPr>
        <w:pStyle w:val="CommentText"/>
      </w:pPr>
      <w:r>
        <w:rPr>
          <w:rStyle w:val="CommentReference"/>
        </w:rPr>
        <w:annotationRef/>
      </w:r>
      <w:r>
        <w:t>Approached? What does this vs mean?</w:t>
      </w:r>
    </w:p>
  </w:comment>
  <w:comment w:id="1787" w:author="Windows User" w:date="2015-10-30T08:56:00Z" w:initials="WU">
    <w:p w14:paraId="329416E7" w14:textId="77777777" w:rsidR="00100C9C" w:rsidRPr="00745B45" w:rsidRDefault="00100C9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3" w:author="Windows User" w:date="2015-10-30T08:56:00Z" w:initials="WU">
    <w:p w14:paraId="763F73BB" w14:textId="77777777" w:rsidR="00100C9C" w:rsidRDefault="00100C9C">
      <w:pPr>
        <w:pStyle w:val="CommentText"/>
      </w:pPr>
      <w:r>
        <w:rPr>
          <w:rStyle w:val="CommentReference"/>
        </w:rPr>
        <w:annotationRef/>
      </w:r>
      <w:r>
        <w:t>Thoughts?</w:t>
      </w:r>
    </w:p>
  </w:comment>
  <w:comment w:id="1814" w:author="Windows User" w:date="2015-10-30T08:56:00Z" w:initials="WU">
    <w:p w14:paraId="7B47C8A3" w14:textId="77777777" w:rsidR="00100C9C" w:rsidRDefault="00100C9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5" w:author="Windows User" w:date="2015-10-30T08:56:00Z" w:initials="WU">
    <w:p w14:paraId="113233AB" w14:textId="77777777" w:rsidR="00100C9C" w:rsidRDefault="00100C9C">
      <w:pPr>
        <w:pStyle w:val="CommentText"/>
      </w:pPr>
      <w:r>
        <w:rPr>
          <w:rStyle w:val="CommentReference"/>
        </w:rPr>
        <w:annotationRef/>
      </w:r>
      <w:r>
        <w:t>Sound or voices?</w:t>
      </w:r>
    </w:p>
  </w:comment>
  <w:comment w:id="1851" w:author="Windows User" w:date="2015-10-30T08:56:00Z" w:initials="WU">
    <w:p w14:paraId="0BE9113A" w14:textId="77777777" w:rsidR="00100C9C" w:rsidRDefault="00100C9C">
      <w:pPr>
        <w:pStyle w:val="CommentText"/>
      </w:pPr>
      <w:r>
        <w:rPr>
          <w:rStyle w:val="CommentReference"/>
        </w:rPr>
        <w:annotationRef/>
      </w:r>
      <w:r>
        <w:t>Completely different.</w:t>
      </w:r>
    </w:p>
  </w:comment>
  <w:comment w:id="1852" w:author="Windows User" w:date="2015-10-30T08:56:00Z" w:initials="WU">
    <w:p w14:paraId="074682DD" w14:textId="77777777" w:rsidR="00100C9C" w:rsidRDefault="00100C9C">
      <w:pPr>
        <w:pStyle w:val="CommentText"/>
      </w:pPr>
      <w:r>
        <w:rPr>
          <w:rStyle w:val="CommentReference"/>
        </w:rPr>
        <w:annotationRef/>
      </w:r>
      <w:r>
        <w:t>With or in?</w:t>
      </w:r>
    </w:p>
  </w:comment>
  <w:comment w:id="1853" w:author="Windows User" w:date="2015-10-30T08:56:00Z" w:initials="WU">
    <w:p w14:paraId="371712E1" w14:textId="77777777" w:rsidR="00100C9C" w:rsidRDefault="00100C9C">
      <w:pPr>
        <w:pStyle w:val="CommentText"/>
      </w:pPr>
      <w:r>
        <w:rPr>
          <w:rStyle w:val="CommentReference"/>
        </w:rPr>
        <w:annotationRef/>
      </w:r>
    </w:p>
  </w:comment>
  <w:comment w:id="1854" w:author="Windows User" w:date="2015-10-30T08:56:00Z" w:initials="WU">
    <w:p w14:paraId="0B3C1D3B" w14:textId="77777777" w:rsidR="00100C9C" w:rsidRDefault="00100C9C">
      <w:pPr>
        <w:pStyle w:val="CommentText"/>
      </w:pPr>
      <w:r>
        <w:rPr>
          <w:rStyle w:val="CommentReference"/>
        </w:rPr>
        <w:annotationRef/>
      </w:r>
      <w:r>
        <w:t>Sound or voice?</w:t>
      </w:r>
    </w:p>
  </w:comment>
  <w:comment w:id="1856" w:author="Windows User" w:date="2015-10-30T08:56:00Z" w:initials="WU">
    <w:p w14:paraId="1C3A0B98" w14:textId="77777777" w:rsidR="00100C9C" w:rsidRDefault="00100C9C">
      <w:pPr>
        <w:pStyle w:val="CommentText"/>
      </w:pPr>
      <w:r>
        <w:rPr>
          <w:rStyle w:val="CommentReference"/>
        </w:rPr>
        <w:annotationRef/>
      </w:r>
      <w:r>
        <w:t>Open to suggetions.</w:t>
      </w:r>
    </w:p>
  </w:comment>
  <w:comment w:id="1857" w:author="Windows User" w:date="2015-10-30T08:56:00Z" w:initials="WU">
    <w:p w14:paraId="79DB91AB" w14:textId="77777777" w:rsidR="00100C9C" w:rsidRDefault="00100C9C">
      <w:pPr>
        <w:pStyle w:val="CommentText"/>
      </w:pPr>
      <w:r>
        <w:rPr>
          <w:rStyle w:val="CommentReference"/>
        </w:rPr>
        <w:annotationRef/>
      </w:r>
      <w:r>
        <w:t>Before?</w:t>
      </w:r>
    </w:p>
  </w:comment>
  <w:comment w:id="1858" w:author="Windows User" w:date="2015-10-30T08:56:00Z" w:initials="WU">
    <w:p w14:paraId="777049F3" w14:textId="77777777" w:rsidR="00100C9C" w:rsidRDefault="00100C9C">
      <w:pPr>
        <w:pStyle w:val="CommentText"/>
      </w:pPr>
      <w:r>
        <w:rPr>
          <w:rStyle w:val="CommentReference"/>
        </w:rPr>
        <w:annotationRef/>
      </w:r>
      <w:r>
        <w:t>Nations?</w:t>
      </w:r>
    </w:p>
  </w:comment>
  <w:comment w:id="1859" w:author="Windows User" w:date="2015-10-30T08:56:00Z" w:initials="WU">
    <w:p w14:paraId="29D1E0CC" w14:textId="77777777" w:rsidR="00100C9C" w:rsidRDefault="00100C9C">
      <w:pPr>
        <w:pStyle w:val="CommentText"/>
      </w:pPr>
      <w:r>
        <w:rPr>
          <w:rStyle w:val="CommentReference"/>
        </w:rPr>
        <w:annotationRef/>
      </w:r>
      <w:r>
        <w:t>?</w:t>
      </w:r>
    </w:p>
  </w:comment>
  <w:comment w:id="1899" w:author="Windows User" w:date="2015-10-30T08:56:00Z" w:initials="WU">
    <w:p w14:paraId="73A9ACC7" w14:textId="77777777" w:rsidR="00100C9C" w:rsidRDefault="00100C9C">
      <w:pPr>
        <w:pStyle w:val="CommentText"/>
      </w:pPr>
      <w:r>
        <w:rPr>
          <w:rStyle w:val="CommentReference"/>
        </w:rPr>
        <w:annotationRef/>
      </w:r>
      <w:r>
        <w:t>?</w:t>
      </w:r>
    </w:p>
  </w:comment>
  <w:comment w:id="1908" w:author="Windows User" w:date="2015-10-30T08:56:00Z" w:initials="WU">
    <w:p w14:paraId="4F5630C0" w14:textId="77777777" w:rsidR="00100C9C" w:rsidRDefault="00100C9C">
      <w:pPr>
        <w:pStyle w:val="CommentText"/>
      </w:pPr>
      <w:r>
        <w:rPr>
          <w:rStyle w:val="CommentReference"/>
        </w:rPr>
        <w:annotationRef/>
      </w:r>
      <w:r>
        <w:t>Abba Noub, abanoub, Apa Noub, Apnoub?</w:t>
      </w:r>
    </w:p>
  </w:comment>
  <w:comment w:id="1909" w:author="Windows User" w:date="2015-10-30T08:56:00Z" w:initials="WU">
    <w:p w14:paraId="3899034D" w14:textId="77777777" w:rsidR="00100C9C" w:rsidRDefault="00100C9C">
      <w:pPr>
        <w:pStyle w:val="CommentText"/>
      </w:pPr>
      <w:r>
        <w:rPr>
          <w:rStyle w:val="CommentReference"/>
        </w:rPr>
        <w:annotationRef/>
      </w:r>
      <w:r>
        <w:t>Upright, or orthodox?</w:t>
      </w:r>
    </w:p>
  </w:comment>
  <w:comment w:id="1919" w:author="Windows User" w:date="2015-10-30T08:56:00Z" w:initials="WU">
    <w:p w14:paraId="61207ABC" w14:textId="77777777" w:rsidR="00100C9C" w:rsidRDefault="00100C9C">
      <w:pPr>
        <w:pStyle w:val="CommentText"/>
      </w:pPr>
      <w:r>
        <w:rPr>
          <w:rStyle w:val="CommentReference"/>
        </w:rPr>
        <w:annotationRef/>
      </w:r>
      <w:r>
        <w:t>Are we going with ti agia = saint and ti ethowab = the holy?</w:t>
      </w:r>
    </w:p>
  </w:comment>
  <w:comment w:id="1945" w:author="Windows User" w:date="2015-11-18T20:43:00Z" w:initials="WU">
    <w:p w14:paraId="08613E46" w14:textId="00F90E8C" w:rsidR="00100C9C" w:rsidRDefault="00100C9C">
      <w:pPr>
        <w:pStyle w:val="CommentText"/>
      </w:pPr>
      <w:r>
        <w:rPr>
          <w:rStyle w:val="CommentReference"/>
        </w:rPr>
        <w:annotationRef/>
      </w:r>
      <w:r>
        <w:t>Is this for Adam days? Or just Sundays?</w:t>
      </w:r>
    </w:p>
  </w:comment>
  <w:comment w:id="1946" w:author="Windows User" w:date="2015-11-18T20:38:00Z" w:initials="WU">
    <w:p w14:paraId="43F9C3B7" w14:textId="77777777" w:rsidR="00100C9C" w:rsidRDefault="00100C9C">
      <w:pPr>
        <w:pStyle w:val="CommentText"/>
      </w:pPr>
      <w:r>
        <w:rPr>
          <w:rStyle w:val="CommentReference"/>
        </w:rPr>
        <w:annotationRef/>
      </w:r>
      <w:r>
        <w:t>What does this mean? I feel like we put something else somewhere else</w:t>
      </w:r>
    </w:p>
  </w:comment>
  <w:comment w:id="1948" w:author="Windows User" w:date="2015-11-19T22:12:00Z" w:initials="WU">
    <w:p w14:paraId="79F037D4" w14:textId="77777777" w:rsidR="00100C9C" w:rsidRDefault="00100C9C">
      <w:pPr>
        <w:pStyle w:val="CommentText"/>
      </w:pPr>
      <w:r>
        <w:rPr>
          <w:rStyle w:val="CommentReference"/>
        </w:rPr>
        <w:annotationRef/>
      </w:r>
      <w:r>
        <w:t>Theotokos forever, or ever-Theotokos?</w:t>
      </w:r>
    </w:p>
  </w:comment>
  <w:comment w:id="1949" w:author="Windows User" w:date="2015-11-19T22:12:00Z" w:initials="WU">
    <w:p w14:paraId="7E2C6DDB" w14:textId="77777777" w:rsidR="00100C9C" w:rsidRDefault="00100C9C">
      <w:pPr>
        <w:pStyle w:val="CommentText"/>
      </w:pPr>
      <w:r>
        <w:rPr>
          <w:rStyle w:val="CommentReference"/>
        </w:rPr>
        <w:annotationRef/>
      </w:r>
      <w:r>
        <w:t>What does this mean?</w:t>
      </w:r>
    </w:p>
  </w:comment>
  <w:comment w:id="1950" w:author="Windows User" w:date="2015-11-19T22:12:00Z" w:initials="WU">
    <w:p w14:paraId="71146019" w14:textId="77777777" w:rsidR="00100C9C" w:rsidRDefault="00100C9C">
      <w:pPr>
        <w:pStyle w:val="CommentText"/>
      </w:pPr>
      <w:r>
        <w:rPr>
          <w:rStyle w:val="CommentReference"/>
        </w:rPr>
        <w:annotationRef/>
      </w:r>
      <w:r>
        <w:t>What does this mean?</w:t>
      </w:r>
    </w:p>
  </w:comment>
  <w:comment w:id="1951" w:author="Windows User" w:date="2015-11-19T22:12:00Z" w:initials="WU">
    <w:p w14:paraId="24E4F57A" w14:textId="77777777" w:rsidR="00100C9C" w:rsidRDefault="00100C9C">
      <w:pPr>
        <w:pStyle w:val="CommentText"/>
      </w:pPr>
      <w:r>
        <w:rPr>
          <w:rStyle w:val="CommentReference"/>
        </w:rPr>
        <w:annotationRef/>
      </w:r>
      <w:r>
        <w:t>Praying or interceding?</w:t>
      </w:r>
    </w:p>
  </w:comment>
  <w:comment w:id="1971" w:author="Windows User" w:date="2015-10-30T08:56:00Z" w:initials="WU">
    <w:p w14:paraId="36116F5D" w14:textId="77777777" w:rsidR="00100C9C" w:rsidRPr="00745B45" w:rsidRDefault="00100C9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2" w:author="Windows User" w:date="2015-10-30T08:56:00Z" w:initials="WU">
    <w:p w14:paraId="55EA204B" w14:textId="77777777" w:rsidR="00100C9C" w:rsidRDefault="00100C9C">
      <w:pPr>
        <w:pStyle w:val="CommentText"/>
      </w:pPr>
      <w:r>
        <w:rPr>
          <w:rStyle w:val="CommentReference"/>
        </w:rPr>
        <w:annotationRef/>
      </w:r>
      <w:r>
        <w:t>Typo?</w:t>
      </w:r>
    </w:p>
  </w:comment>
  <w:comment w:id="1994" w:author="Windows User" w:date="2015-10-30T08:56:00Z" w:initials="WU">
    <w:p w14:paraId="11E5D177" w14:textId="77777777" w:rsidR="00100C9C" w:rsidRPr="00745B45" w:rsidRDefault="00100C9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6" w:author="Windows User" w:date="2015-10-30T08:56:00Z" w:initials="WU">
    <w:p w14:paraId="38A16B24" w14:textId="77777777" w:rsidR="00100C9C" w:rsidRDefault="00100C9C">
      <w:pPr>
        <w:pStyle w:val="CommentText"/>
      </w:pPr>
      <w:r>
        <w:rPr>
          <w:rStyle w:val="CommentReference"/>
        </w:rPr>
        <w:annotationRef/>
      </w:r>
      <w:r>
        <w:t>What does the Coptic say?</w:t>
      </w:r>
    </w:p>
  </w:comment>
  <w:comment w:id="1997" w:author="Windows User" w:date="2015-10-30T08:56:00Z" w:initials="WU">
    <w:p w14:paraId="239824AA" w14:textId="77777777" w:rsidR="00100C9C" w:rsidRDefault="00100C9C">
      <w:pPr>
        <w:pStyle w:val="CommentText"/>
      </w:pPr>
      <w:r>
        <w:rPr>
          <w:rStyle w:val="CommentReference"/>
        </w:rPr>
        <w:annotationRef/>
      </w:r>
      <w:r>
        <w:t>What is being quoted? 2Cor 5?</w:t>
      </w:r>
    </w:p>
  </w:comment>
  <w:comment w:id="2000" w:author="Windows User" w:date="2015-10-30T08:56:00Z" w:initials="WU">
    <w:p w14:paraId="1EC34668" w14:textId="77777777" w:rsidR="00100C9C" w:rsidRDefault="00100C9C">
      <w:pPr>
        <w:pStyle w:val="CommentText"/>
      </w:pPr>
      <w:r>
        <w:rPr>
          <w:rStyle w:val="CommentReference"/>
        </w:rPr>
        <w:annotationRef/>
      </w:r>
      <w:r>
        <w:t>This is clearly a late composition, bastardizing other hymns. “our father in heaven, the sinless one, with your good father…” right.</w:t>
      </w:r>
    </w:p>
  </w:comment>
  <w:comment w:id="2001" w:author="Windows User" w:date="2015-10-30T08:56:00Z" w:initials="WU">
    <w:p w14:paraId="4470C38C" w14:textId="77777777" w:rsidR="00100C9C" w:rsidRDefault="00100C9C">
      <w:pPr>
        <w:pStyle w:val="CommentText"/>
      </w:pPr>
      <w:r>
        <w:rPr>
          <w:rStyle w:val="CommentReference"/>
        </w:rPr>
        <w:annotationRef/>
      </w:r>
      <w:r>
        <w:t>Coptic is different from previous verse. What should English be?</w:t>
      </w:r>
    </w:p>
  </w:comment>
  <w:comment w:id="2002" w:author="Windows User" w:date="2015-10-30T08:56:00Z" w:initials="WU">
    <w:p w14:paraId="350A9B71" w14:textId="77777777" w:rsidR="00100C9C" w:rsidRDefault="00100C9C">
      <w:pPr>
        <w:pStyle w:val="CommentText"/>
      </w:pPr>
      <w:r>
        <w:rPr>
          <w:rStyle w:val="CommentReference"/>
        </w:rPr>
        <w:annotationRef/>
      </w:r>
      <w:r>
        <w:t>Or athletes? Or athletic martyrs?</w:t>
      </w:r>
    </w:p>
  </w:comment>
  <w:comment w:id="2003" w:author="Windows User" w:date="2015-10-30T08:56:00Z" w:initials="WU">
    <w:p w14:paraId="72F9FFC3" w14:textId="77777777" w:rsidR="00100C9C" w:rsidRDefault="00100C9C">
      <w:pPr>
        <w:pStyle w:val="CommentText"/>
      </w:pPr>
      <w:r>
        <w:rPr>
          <w:rStyle w:val="CommentReference"/>
        </w:rPr>
        <w:annotationRef/>
      </w:r>
      <w:r>
        <w:t>Or of the martyrs?</w:t>
      </w:r>
    </w:p>
  </w:comment>
  <w:comment w:id="2004" w:author="Windows User" w:date="2015-10-30T08:56:00Z" w:initials="WU">
    <w:p w14:paraId="7BD5C124" w14:textId="77777777" w:rsidR="00100C9C" w:rsidRDefault="00100C9C">
      <w:pPr>
        <w:pStyle w:val="CommentText"/>
      </w:pPr>
      <w:r>
        <w:rPr>
          <w:rStyle w:val="CommentReference"/>
        </w:rPr>
        <w:annotationRef/>
      </w:r>
      <w:r>
        <w:t>Carries or lifts?</w:t>
      </w:r>
    </w:p>
  </w:comment>
  <w:comment w:id="2005" w:author="Windows User" w:date="2015-10-30T08:56:00Z" w:initials="WU">
    <w:p w14:paraId="525F7218" w14:textId="77777777" w:rsidR="00100C9C" w:rsidRDefault="00100C9C">
      <w:pPr>
        <w:pStyle w:val="CommentText"/>
      </w:pPr>
      <w:r>
        <w:rPr>
          <w:rStyle w:val="CommentReference"/>
        </w:rPr>
        <w:annotationRef/>
      </w:r>
      <w:r>
        <w:t>Churches?</w:t>
      </w:r>
    </w:p>
    <w:p w14:paraId="32A8F1D7" w14:textId="77777777" w:rsidR="00100C9C" w:rsidRDefault="00100C9C">
      <w:pPr>
        <w:pStyle w:val="CommentText"/>
      </w:pPr>
    </w:p>
  </w:comment>
  <w:comment w:id="2006" w:author="Windows User" w:date="2015-10-30T08:56:00Z" w:initials="WU">
    <w:p w14:paraId="165286E5" w14:textId="77777777" w:rsidR="00100C9C" w:rsidRDefault="00100C9C">
      <w:pPr>
        <w:pStyle w:val="CommentText"/>
      </w:pPr>
      <w:r>
        <w:rPr>
          <w:rStyle w:val="CommentReference"/>
        </w:rPr>
        <w:annotationRef/>
      </w:r>
      <w:r>
        <w:t>End?</w:t>
      </w:r>
    </w:p>
  </w:comment>
  <w:comment w:id="2015" w:author="Windows User" w:date="2015-10-30T08:56:00Z" w:initials="WU">
    <w:p w14:paraId="770DC519" w14:textId="281A44CF" w:rsidR="00100C9C" w:rsidRDefault="00100C9C">
      <w:pPr>
        <w:pStyle w:val="CommentText"/>
      </w:pPr>
      <w:r>
        <w:rPr>
          <w:rStyle w:val="CommentReference"/>
        </w:rPr>
        <w:annotationRef/>
      </w:r>
      <w:r>
        <w:t>Or full stop. You are worthy of the glory,</w:t>
      </w:r>
    </w:p>
  </w:comment>
  <w:comment w:id="2022" w:author="Windows User" w:date="2015-10-30T08:56:00Z" w:initials="WU">
    <w:p w14:paraId="664F3BFA" w14:textId="77777777" w:rsidR="00100C9C" w:rsidRDefault="00100C9C">
      <w:pPr>
        <w:pStyle w:val="CommentText"/>
      </w:pPr>
      <w:r>
        <w:rPr>
          <w:rStyle w:val="CommentReference"/>
        </w:rPr>
        <w:annotationRef/>
      </w:r>
      <w:r>
        <w:t>?</w:t>
      </w:r>
    </w:p>
  </w:comment>
  <w:comment w:id="2025" w:author="Windows User" w:date="2015-10-30T08:56:00Z" w:initials="WU">
    <w:p w14:paraId="08BCD53E" w14:textId="77777777" w:rsidR="00100C9C" w:rsidRDefault="00100C9C">
      <w:pPr>
        <w:pStyle w:val="CommentText"/>
      </w:pPr>
      <w:r>
        <w:rPr>
          <w:rStyle w:val="CommentReference"/>
        </w:rPr>
        <w:annotationRef/>
      </w:r>
      <w:r>
        <w:t>Is? Or will be? Exalted, or highly exalted?</w:t>
      </w:r>
    </w:p>
  </w:comment>
  <w:comment w:id="2028" w:author="Windows User" w:date="2015-10-30T08:56:00Z" w:initials="WU">
    <w:p w14:paraId="4F4D62D2" w14:textId="77777777" w:rsidR="00100C9C" w:rsidRDefault="00100C9C">
      <w:pPr>
        <w:pStyle w:val="CommentText"/>
      </w:pPr>
      <w:r>
        <w:rPr>
          <w:rStyle w:val="CommentReference"/>
        </w:rPr>
        <w:annotationRef/>
      </w:r>
      <w:r>
        <w:t>Bring or offer</w:t>
      </w:r>
    </w:p>
  </w:comment>
  <w:comment w:id="2029" w:author="Windows User" w:date="2015-10-30T08:56:00Z" w:initials="WU">
    <w:p w14:paraId="66D4EE13" w14:textId="77777777" w:rsidR="00100C9C" w:rsidRDefault="00100C9C">
      <w:pPr>
        <w:pStyle w:val="CommentText"/>
      </w:pPr>
      <w:r>
        <w:rPr>
          <w:rStyle w:val="CommentReference"/>
        </w:rPr>
        <w:annotationRef/>
      </w:r>
      <w:r>
        <w:t>Spelling?</w:t>
      </w:r>
    </w:p>
  </w:comment>
  <w:comment w:id="2036" w:author="Windows User" w:date="2015-11-17T22:12:00Z" w:initials="WU">
    <w:p w14:paraId="412F0631" w14:textId="77777777" w:rsidR="00100C9C" w:rsidRDefault="00100C9C">
      <w:pPr>
        <w:pStyle w:val="CommentText"/>
      </w:pPr>
      <w:r>
        <w:rPr>
          <w:rStyle w:val="CommentReference"/>
        </w:rPr>
        <w:annotationRef/>
      </w:r>
      <w:r>
        <w:t>Literally trampled, right? Or crushed?</w:t>
      </w:r>
    </w:p>
  </w:comment>
  <w:comment w:id="2037" w:author="Windows User" w:date="2015-11-17T22:12:00Z" w:initials="WU">
    <w:p w14:paraId="135DCC31" w14:textId="77777777" w:rsidR="00100C9C" w:rsidRDefault="00100C9C">
      <w:pPr>
        <w:pStyle w:val="CommentText"/>
      </w:pPr>
      <w:r>
        <w:rPr>
          <w:rStyle w:val="CommentReference"/>
        </w:rPr>
        <w:annotationRef/>
      </w:r>
      <w:r>
        <w:t>Authority? Might? Reign?</w:t>
      </w:r>
    </w:p>
  </w:comment>
  <w:comment w:id="2041" w:author="Windows User" w:date="2015-10-30T08:56:00Z" w:initials="WU">
    <w:p w14:paraId="11BE3C4D" w14:textId="77777777" w:rsidR="00100C9C" w:rsidRDefault="00100C9C">
      <w:pPr>
        <w:pStyle w:val="CommentText"/>
      </w:pPr>
      <w:r>
        <w:rPr>
          <w:rStyle w:val="CommentReference"/>
        </w:rPr>
        <w:annotationRef/>
      </w:r>
      <w:r>
        <w:t>Name or Holy Name?</w:t>
      </w:r>
    </w:p>
  </w:comment>
  <w:comment w:id="2053" w:author="Windows User" w:date="2015-10-30T08:56:00Z" w:initials="WU">
    <w:p w14:paraId="4A1C10F1" w14:textId="77777777" w:rsidR="00100C9C" w:rsidRDefault="00100C9C">
      <w:pPr>
        <w:pStyle w:val="CommentText"/>
      </w:pPr>
      <w:r>
        <w:rPr>
          <w:rStyle w:val="CommentReference"/>
        </w:rPr>
        <w:annotationRef/>
      </w:r>
      <w:r>
        <w:t>Christ or Jesus Christ?</w:t>
      </w:r>
    </w:p>
  </w:comment>
  <w:comment w:id="2060" w:author="Windows User" w:date="2015-10-30T08:56:00Z" w:initials="WU">
    <w:p w14:paraId="31C2C585" w14:textId="77777777" w:rsidR="00100C9C" w:rsidRDefault="00100C9C">
      <w:pPr>
        <w:pStyle w:val="CommentText"/>
      </w:pPr>
      <w:r>
        <w:rPr>
          <w:rStyle w:val="CommentReference"/>
        </w:rPr>
        <w:annotationRef/>
      </w:r>
      <w:r>
        <w:t>Name or Holy Name?</w:t>
      </w:r>
    </w:p>
  </w:comment>
  <w:comment w:id="2061" w:author="Windows User" w:date="2015-10-30T08:56:00Z" w:initials="WU">
    <w:p w14:paraId="18203C3C" w14:textId="77777777" w:rsidR="00100C9C" w:rsidRDefault="00100C9C">
      <w:pPr>
        <w:pStyle w:val="CommentText"/>
      </w:pPr>
      <w:r>
        <w:rPr>
          <w:rStyle w:val="CommentReference"/>
        </w:rPr>
        <w:annotationRef/>
      </w:r>
      <w:r>
        <w:t>To Him? Or by His might/power?</w:t>
      </w:r>
    </w:p>
  </w:comment>
  <w:comment w:id="2062" w:author="Windows User" w:date="2015-10-30T08:56:00Z" w:initials="WU">
    <w:p w14:paraId="27B39720" w14:textId="77777777" w:rsidR="00100C9C" w:rsidRDefault="00100C9C">
      <w:pPr>
        <w:pStyle w:val="CommentText"/>
      </w:pPr>
      <w:r>
        <w:rPr>
          <w:rStyle w:val="CommentReference"/>
        </w:rPr>
        <w:annotationRef/>
      </w:r>
      <w:r>
        <w:t>Might, or may?</w:t>
      </w:r>
    </w:p>
  </w:comment>
  <w:comment w:id="2063" w:author="Windows User" w:date="2015-10-30T08:56:00Z" w:initials="WU">
    <w:p w14:paraId="2FB96B7C" w14:textId="77777777" w:rsidR="00100C9C" w:rsidRDefault="00100C9C" w:rsidP="00F77A5B">
      <w:pPr>
        <w:pStyle w:val="CommentText"/>
      </w:pPr>
      <w:r>
        <w:rPr>
          <w:rStyle w:val="CommentReference"/>
        </w:rPr>
        <w:annotationRef/>
      </w:r>
      <w:r>
        <w:t>Christ or Jesus Christ?</w:t>
      </w:r>
    </w:p>
  </w:comment>
  <w:comment w:id="2066" w:author="Windows User" w:date="2015-10-30T08:56:00Z" w:initials="WU">
    <w:p w14:paraId="775D4B1C" w14:textId="77777777" w:rsidR="00100C9C" w:rsidRDefault="00100C9C">
      <w:pPr>
        <w:pStyle w:val="CommentText"/>
      </w:pPr>
      <w:r>
        <w:rPr>
          <w:rStyle w:val="CommentReference"/>
        </w:rPr>
        <w:annotationRef/>
      </w:r>
      <w:r>
        <w:t>Miracles?</w:t>
      </w:r>
    </w:p>
  </w:comment>
  <w:comment w:id="2073" w:author="Windows User" w:date="2015-10-30T08:56:00Z" w:initials="WU">
    <w:p w14:paraId="511773EC" w14:textId="77777777" w:rsidR="00100C9C" w:rsidRDefault="00100C9C">
      <w:pPr>
        <w:pStyle w:val="CommentText"/>
      </w:pPr>
      <w:r>
        <w:rPr>
          <w:rStyle w:val="CommentReference"/>
        </w:rPr>
        <w:annotationRef/>
      </w:r>
      <w:r>
        <w:t>Name or Holy Name?</w:t>
      </w:r>
    </w:p>
  </w:comment>
  <w:comment w:id="2074" w:author="Windows User" w:date="2015-10-30T08:56:00Z" w:initials="WU">
    <w:p w14:paraId="0BC6FD3A" w14:textId="77777777" w:rsidR="00100C9C" w:rsidRDefault="00100C9C">
      <w:pPr>
        <w:pStyle w:val="CommentText"/>
      </w:pPr>
      <w:r>
        <w:rPr>
          <w:rStyle w:val="CommentReference"/>
        </w:rPr>
        <w:annotationRef/>
      </w:r>
      <w:r>
        <w:t>To Him? Or by His might/power?</w:t>
      </w:r>
    </w:p>
  </w:comment>
  <w:comment w:id="2075" w:author="Windows User" w:date="2015-10-30T08:56:00Z" w:initials="WU">
    <w:p w14:paraId="6BED6166" w14:textId="77777777" w:rsidR="00100C9C" w:rsidRDefault="00100C9C">
      <w:pPr>
        <w:pStyle w:val="CommentText"/>
      </w:pPr>
      <w:r>
        <w:rPr>
          <w:rStyle w:val="CommentReference"/>
        </w:rPr>
        <w:annotationRef/>
      </w:r>
      <w:r>
        <w:t>Might, or may?</w:t>
      </w:r>
    </w:p>
  </w:comment>
  <w:comment w:id="2081" w:author="Windows User" w:date="2016-02-10T12:41:00Z" w:initials="WU">
    <w:p w14:paraId="1E6C57D4" w14:textId="77777777" w:rsidR="00100C9C" w:rsidRDefault="00100C9C"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90E40" w14:textId="77777777" w:rsidR="00C83324" w:rsidRDefault="00C83324" w:rsidP="006D61CA">
      <w:pPr>
        <w:spacing w:after="0" w:line="240" w:lineRule="auto"/>
      </w:pPr>
      <w:r>
        <w:separator/>
      </w:r>
    </w:p>
  </w:endnote>
  <w:endnote w:type="continuationSeparator" w:id="0">
    <w:p w14:paraId="4B95A61A" w14:textId="77777777" w:rsidR="00C83324" w:rsidRDefault="00C8332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egoe UI Historic">
    <w:altName w:val="Calibri"/>
    <w:charset w:val="00"/>
    <w:family w:val="swiss"/>
    <w:pitch w:val="variable"/>
    <w:sig w:usb0="800001EF"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charset w:val="00"/>
    <w:family w:val="auto"/>
    <w:pitch w:val="variable"/>
    <w:sig w:usb0="E5B3AAFF" w:usb1="D007FDFF" w:usb2="00000B28" w:usb3="00000000" w:csb0="000300FF" w:csb1="00000000"/>
  </w:font>
  <w:font w:name="New Athena Unicode">
    <w:charset w:val="00"/>
    <w:family w:val="swiss"/>
    <w:pitch w:val="variable"/>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485B281D" w:rsidR="00100C9C" w:rsidRPr="004D6538" w:rsidRDefault="00100C9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008DC">
      <w:rPr>
        <w:noProof/>
        <w:lang w:val="en-US"/>
      </w:rPr>
      <w:t>344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100C9C" w:rsidRPr="009654EE" w:rsidRDefault="00100C9C"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A590B8B" w:rsidR="00100C9C" w:rsidRPr="009654EE" w:rsidRDefault="00100C9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008DC">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A220225" w:rsidR="00100C9C" w:rsidRPr="006D61CA" w:rsidRDefault="00100C9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008DC">
      <w:rPr>
        <w:noProof/>
        <w:lang w:val="en-US"/>
      </w:rPr>
      <w:t>345</w:t>
    </w:r>
    <w:r w:rsidRPr="006D61CA">
      <w:rPr>
        <w:lang w:val="en-US"/>
      </w:rPr>
      <w:fldChar w:fldCharType="end"/>
    </w:r>
  </w:p>
  <w:p w14:paraId="1546C8BA" w14:textId="77777777" w:rsidR="00100C9C" w:rsidRDefault="00100C9C"/>
  <w:p w14:paraId="578F45FC" w14:textId="77777777" w:rsidR="00100C9C" w:rsidRDefault="00100C9C"/>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01474D16" w:rsidR="00100C9C" w:rsidRPr="006D61CA" w:rsidRDefault="00100C9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008DC">
      <w:rPr>
        <w:noProof/>
        <w:lang w:val="en-US"/>
      </w:rPr>
      <w:t>647</w:t>
    </w:r>
    <w:r w:rsidRPr="006D61CA">
      <w:rPr>
        <w:lang w:val="en-US"/>
      </w:rPr>
      <w:fldChar w:fldCharType="end"/>
    </w:r>
  </w:p>
  <w:p w14:paraId="6E3E0469" w14:textId="77777777" w:rsidR="00100C9C" w:rsidRDefault="00100C9C"/>
  <w:p w14:paraId="5C3C24E2" w14:textId="77777777" w:rsidR="00100C9C" w:rsidRDefault="00100C9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BBEC45" w14:textId="77777777" w:rsidR="00C83324" w:rsidRDefault="00C83324" w:rsidP="006D61CA">
      <w:pPr>
        <w:spacing w:after="0" w:line="240" w:lineRule="auto"/>
      </w:pPr>
      <w:r>
        <w:separator/>
      </w:r>
    </w:p>
  </w:footnote>
  <w:footnote w:type="continuationSeparator" w:id="0">
    <w:p w14:paraId="52516DD5" w14:textId="77777777" w:rsidR="00C83324" w:rsidRDefault="00C83324" w:rsidP="006D61CA">
      <w:pPr>
        <w:spacing w:after="0" w:line="240" w:lineRule="auto"/>
      </w:pPr>
      <w:r>
        <w:continuationSeparator/>
      </w:r>
    </w:p>
  </w:footnote>
  <w:footnote w:id="1">
    <w:p w14:paraId="16A75E0F" w14:textId="77777777" w:rsidR="00100C9C" w:rsidRDefault="00100C9C"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100C9C" w:rsidRDefault="00100C9C"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100C9C" w:rsidRDefault="00100C9C" w:rsidP="00F94412">
      <w:pPr>
        <w:pStyle w:val="footnote"/>
      </w:pPr>
      <w:r>
        <w:rPr>
          <w:rStyle w:val="FootnoteReference"/>
        </w:rPr>
        <w:footnoteRef/>
      </w:r>
      <w:r>
        <w:t xml:space="preserve"> [JS] or “assemblies”</w:t>
      </w:r>
    </w:p>
  </w:footnote>
  <w:footnote w:id="4">
    <w:p w14:paraId="5E4DFE5E" w14:textId="5E90AEFA" w:rsidR="00100C9C" w:rsidRPr="00926B87" w:rsidRDefault="00100C9C"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100C9C" w:rsidRDefault="00100C9C" w:rsidP="00031314">
      <w:pPr>
        <w:pStyle w:val="footnote"/>
      </w:pPr>
    </w:p>
  </w:footnote>
  <w:footnote w:id="5">
    <w:p w14:paraId="5EDE2D3A" w14:textId="77777777" w:rsidR="00100C9C" w:rsidRDefault="00100C9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100C9C" w:rsidRDefault="00100C9C" w:rsidP="00323889">
      <w:pPr>
        <w:pStyle w:val="footnote"/>
      </w:pPr>
      <w:r>
        <w:rPr>
          <w:rStyle w:val="FootnoteReference"/>
        </w:rPr>
        <w:footnoteRef/>
      </w:r>
      <w:r>
        <w:t xml:space="preserve"> Or “The Lord’s Annointed”</w:t>
      </w:r>
    </w:p>
  </w:footnote>
  <w:footnote w:id="7">
    <w:p w14:paraId="31BBF667" w14:textId="77777777" w:rsidR="00100C9C" w:rsidRPr="00926B87" w:rsidRDefault="00100C9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100C9C" w:rsidRDefault="00100C9C" w:rsidP="00441BAC">
      <w:pPr>
        <w:pStyle w:val="footnote"/>
      </w:pPr>
    </w:p>
  </w:footnote>
  <w:footnote w:id="8">
    <w:p w14:paraId="580FAEDD" w14:textId="77777777" w:rsidR="00100C9C" w:rsidRDefault="00100C9C" w:rsidP="00130E47">
      <w:pPr>
        <w:pStyle w:val="footnote"/>
      </w:pPr>
      <w:r>
        <w:rPr>
          <w:rStyle w:val="FootnoteReference"/>
        </w:rPr>
        <w:footnoteRef/>
      </w:r>
      <w:r>
        <w:t xml:space="preserve"> Or “The Lord’s Annointed”</w:t>
      </w:r>
    </w:p>
  </w:footnote>
  <w:footnote w:id="9">
    <w:p w14:paraId="74D64774" w14:textId="4A8F239B" w:rsidR="00100C9C" w:rsidRDefault="00100C9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100C9C" w:rsidRDefault="00100C9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1">
    <w:p w14:paraId="5720D5E2" w14:textId="77777777" w:rsidR="00100C9C" w:rsidRDefault="00100C9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100C9C" w:rsidRDefault="00100C9C" w:rsidP="00485E0C">
      <w:pPr>
        <w:pStyle w:val="footnote"/>
      </w:pPr>
      <w:r>
        <w:rPr>
          <w:rStyle w:val="FootnoteReference"/>
          <w:rFonts w:cs="@MingLiU"/>
          <w:szCs w:val="18"/>
        </w:rPr>
        <w:footnoteRef/>
      </w:r>
      <w:r w:rsidRPr="003C6041">
        <w:t>Literally, unbroken fence</w:t>
      </w:r>
    </w:p>
  </w:footnote>
  <w:footnote w:id="13">
    <w:p w14:paraId="7C2A9DE8" w14:textId="15E62972" w:rsidR="00100C9C" w:rsidRDefault="00100C9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09F8D73A" w14:textId="16300F8E" w:rsidR="00100C9C" w:rsidRDefault="00100C9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5">
    <w:p w14:paraId="2A658EFC" w14:textId="19BD2A62" w:rsidR="00100C9C" w:rsidRDefault="00100C9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152B14E5" w14:textId="77777777" w:rsidR="00100C9C" w:rsidRDefault="00100C9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100C9C" w:rsidRDefault="00100C9C" w:rsidP="006800D4">
      <w:pPr>
        <w:pStyle w:val="footnote"/>
      </w:pPr>
      <w:r>
        <w:rPr>
          <w:rStyle w:val="FootnoteReference"/>
        </w:rPr>
        <w:footnoteRef/>
      </w:r>
      <w:r>
        <w:t xml:space="preserve"> Or ‘Unique’</w:t>
      </w:r>
    </w:p>
  </w:footnote>
  <w:footnote w:id="18">
    <w:p w14:paraId="4D9AA31B" w14:textId="77777777" w:rsidR="00100C9C" w:rsidRDefault="00100C9C"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100C9C" w:rsidRDefault="00100C9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55E6A2D2" w14:textId="54BBD7DD" w:rsidR="00100C9C" w:rsidRDefault="00100C9C"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100C9C" w:rsidRDefault="00100C9C"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100C9C" w:rsidRDefault="00100C9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52EF2EE1" w14:textId="5A872874" w:rsidR="00100C9C" w:rsidRDefault="00100C9C"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100C9C" w:rsidRDefault="00100C9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5">
    <w:p w14:paraId="3F3CFE0D" w14:textId="2B4C27CA" w:rsidR="00100C9C" w:rsidRDefault="00100C9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6">
    <w:p w14:paraId="11EB3C7A" w14:textId="77777777" w:rsidR="00100C9C" w:rsidRPr="004A3E27" w:rsidRDefault="00100C9C"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100C9C" w:rsidRPr="004A3E27" w:rsidRDefault="00100C9C"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100C9C" w:rsidRPr="004A3E27" w:rsidRDefault="00100C9C"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100C9C" w:rsidRPr="004A3E27" w:rsidRDefault="00100C9C"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100C9C" w:rsidRDefault="00100C9C"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100C9C" w:rsidRPr="004A3E27" w:rsidRDefault="00100C9C"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100C9C" w:rsidRPr="004A3E27" w:rsidRDefault="00100C9C"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100C9C" w:rsidRPr="004A3E27" w:rsidRDefault="00100C9C"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100C9C" w:rsidRDefault="00100C9C" w:rsidP="00704CAA">
      <w:pPr>
        <w:pStyle w:val="footnote"/>
      </w:pPr>
      <w:r>
        <w:rPr>
          <w:rStyle w:val="FootnoteReference"/>
        </w:rPr>
        <w:footnoteRef/>
      </w:r>
      <w:r>
        <w:t xml:space="preserve"> [JS] or “enlarged me”</w:t>
      </w:r>
    </w:p>
  </w:footnote>
  <w:footnote w:id="35">
    <w:p w14:paraId="2E892BC6" w14:textId="77777777" w:rsidR="00100C9C" w:rsidRPr="004A3E27" w:rsidRDefault="00100C9C"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100C9C" w:rsidRPr="004A3E27" w:rsidRDefault="00100C9C"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100C9C" w:rsidRPr="004A3E27" w:rsidRDefault="00100C9C"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100C9C" w:rsidRPr="004A3E27" w:rsidRDefault="00100C9C"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100C9C" w:rsidRDefault="00100C9C" w:rsidP="00704CAA">
      <w:pPr>
        <w:pStyle w:val="footnote"/>
      </w:pPr>
      <w:r>
        <w:rPr>
          <w:rStyle w:val="FootnoteReference"/>
        </w:rPr>
        <w:footnoteRef/>
      </w:r>
      <w:r>
        <w:t xml:space="preserve"> [JS] literally, “face”</w:t>
      </w:r>
    </w:p>
  </w:footnote>
  <w:footnote w:id="40">
    <w:p w14:paraId="44D56170" w14:textId="77777777" w:rsidR="00100C9C" w:rsidRDefault="00100C9C"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100C9C" w:rsidRPr="004A3E27" w:rsidRDefault="00100C9C"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100C9C" w:rsidRPr="004A3E27" w:rsidRDefault="00100C9C"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100C9C" w:rsidRDefault="00100C9C" w:rsidP="00704CAA">
      <w:pPr>
        <w:pStyle w:val="footnote"/>
      </w:pPr>
      <w:r>
        <w:rPr>
          <w:rStyle w:val="FootnoteReference"/>
        </w:rPr>
        <w:footnoteRef/>
      </w:r>
      <w:r>
        <w:t xml:space="preserve"> [JS] or “and You will see me.”</w:t>
      </w:r>
    </w:p>
  </w:footnote>
  <w:footnote w:id="44">
    <w:p w14:paraId="0BF91212" w14:textId="77777777" w:rsidR="00100C9C" w:rsidRDefault="00100C9C" w:rsidP="00704CAA">
      <w:pPr>
        <w:pStyle w:val="footnote"/>
      </w:pPr>
      <w:r>
        <w:rPr>
          <w:rStyle w:val="FootnoteReference"/>
        </w:rPr>
        <w:footnoteRef/>
      </w:r>
      <w:r>
        <w:t xml:space="preserve"> [JS] or lawlessness</w:t>
      </w:r>
    </w:p>
  </w:footnote>
  <w:footnote w:id="45">
    <w:p w14:paraId="6D36F089" w14:textId="77777777" w:rsidR="00100C9C" w:rsidRDefault="00100C9C" w:rsidP="00704CAA">
      <w:pPr>
        <w:pStyle w:val="footnote"/>
      </w:pPr>
      <w:r>
        <w:rPr>
          <w:rStyle w:val="FootnoteReference"/>
        </w:rPr>
        <w:footnoteRef/>
      </w:r>
      <w:r>
        <w:t xml:space="preserve"> [JS] “do obeisance”, “worship”, referring to the physical act</w:t>
      </w:r>
    </w:p>
  </w:footnote>
  <w:footnote w:id="46">
    <w:p w14:paraId="6FB6BA38" w14:textId="77777777" w:rsidR="00100C9C" w:rsidRPr="004A3E27" w:rsidRDefault="00100C9C"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100C9C" w:rsidRDefault="00100C9C"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100C9C" w:rsidRPr="004A3E27" w:rsidRDefault="00100C9C"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100C9C" w:rsidRPr="004A3E27" w:rsidRDefault="00100C9C"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100C9C" w:rsidRDefault="00100C9C" w:rsidP="00704CAA">
      <w:pPr>
        <w:pStyle w:val="footnote"/>
      </w:pPr>
      <w:r>
        <w:rPr>
          <w:rStyle w:val="FootnoteReference"/>
        </w:rPr>
        <w:footnoteRef/>
      </w:r>
      <w:r>
        <w:t xml:space="preserve"> [JS] or “give thanks”. The word conveys “thankfully confess with praise”</w:t>
      </w:r>
    </w:p>
  </w:footnote>
  <w:footnote w:id="51">
    <w:p w14:paraId="42C6214A" w14:textId="77777777" w:rsidR="00100C9C" w:rsidRPr="004A3E27" w:rsidRDefault="00100C9C"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100C9C" w:rsidRDefault="00100C9C" w:rsidP="00704CAA">
      <w:pPr>
        <w:pStyle w:val="footnote"/>
      </w:pPr>
      <w:r>
        <w:rPr>
          <w:rStyle w:val="FootnoteReference"/>
        </w:rPr>
        <w:footnoteRef/>
      </w:r>
      <w:r>
        <w:t xml:space="preserve"> [JS] Fr. Lazarus and Brenton interpolate “my enemy”</w:t>
      </w:r>
    </w:p>
  </w:footnote>
  <w:footnote w:id="53">
    <w:p w14:paraId="53846296" w14:textId="77777777" w:rsidR="00100C9C" w:rsidRPr="004A3E27" w:rsidRDefault="00100C9C"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100C9C" w:rsidRPr="004A3E27" w:rsidRDefault="00100C9C" w:rsidP="00704CAA">
      <w:pPr>
        <w:pStyle w:val="footnote"/>
      </w:pPr>
      <w:r w:rsidRPr="004A3E27">
        <w:rPr>
          <w:rStyle w:val="FootnoteReference"/>
        </w:rPr>
        <w:footnoteRef/>
      </w:r>
      <w:r w:rsidRPr="004A3E27">
        <w:t xml:space="preserve"> Empties fall (Ephes. 5:18).</w:t>
      </w:r>
    </w:p>
  </w:footnote>
  <w:footnote w:id="55">
    <w:p w14:paraId="22338A3E" w14:textId="77777777" w:rsidR="00100C9C" w:rsidRPr="004A3E27" w:rsidRDefault="00100C9C"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100C9C" w:rsidRDefault="00100C9C" w:rsidP="00704CAA">
      <w:pPr>
        <w:pStyle w:val="footnote"/>
      </w:pPr>
      <w:r>
        <w:rPr>
          <w:rStyle w:val="FootnoteReference"/>
        </w:rPr>
        <w:footnoteRef/>
      </w:r>
      <w:r>
        <w:t xml:space="preserve"> [JS] Fr. Athanasius has “therefore I will return on high.”</w:t>
      </w:r>
    </w:p>
  </w:footnote>
  <w:footnote w:id="57">
    <w:p w14:paraId="17338257" w14:textId="77777777" w:rsidR="00100C9C" w:rsidRDefault="00100C9C" w:rsidP="00704CAA">
      <w:pPr>
        <w:pStyle w:val="footnote"/>
      </w:pPr>
      <w:r>
        <w:rPr>
          <w:rStyle w:val="FootnoteReference"/>
        </w:rPr>
        <w:footnoteRef/>
      </w:r>
      <w:r>
        <w:t xml:space="preserve"> [JS] or “give thanks to”, or “thankfully confess the Lord with Praise”</w:t>
      </w:r>
    </w:p>
  </w:footnote>
  <w:footnote w:id="58">
    <w:p w14:paraId="2E1C10DC" w14:textId="77777777" w:rsidR="00100C9C" w:rsidRPr="004A3E27" w:rsidRDefault="00100C9C"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100C9C" w:rsidRPr="004A3E27" w:rsidRDefault="00100C9C" w:rsidP="00704CAA">
      <w:pPr>
        <w:pStyle w:val="footnote"/>
      </w:pPr>
      <w:r w:rsidRPr="004A3E27">
        <w:rPr>
          <w:rStyle w:val="FootnoteReference"/>
        </w:rPr>
        <w:footnoteRef/>
      </w:r>
      <w:r w:rsidRPr="004A3E27">
        <w:t xml:space="preserve"> Mt. 21:16.</w:t>
      </w:r>
    </w:p>
  </w:footnote>
  <w:footnote w:id="60">
    <w:p w14:paraId="1F7D57C1" w14:textId="77777777" w:rsidR="00100C9C" w:rsidRPr="004A3E27" w:rsidRDefault="00100C9C"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100C9C" w:rsidRPr="004A3E27" w:rsidRDefault="00100C9C"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100C9C" w:rsidRDefault="00100C9C" w:rsidP="00704CAA">
      <w:pPr>
        <w:pStyle w:val="footnote"/>
      </w:pPr>
      <w:r>
        <w:rPr>
          <w:rStyle w:val="FootnoteReference"/>
        </w:rPr>
        <w:footnoteRef/>
      </w:r>
      <w:r>
        <w:t xml:space="preserve"> [JS] or “thank”, “I will thankfully confess You with praise”</w:t>
      </w:r>
    </w:p>
  </w:footnote>
  <w:footnote w:id="63">
    <w:p w14:paraId="25630743" w14:textId="77777777" w:rsidR="00100C9C" w:rsidRDefault="00100C9C" w:rsidP="00704CAA">
      <w:pPr>
        <w:pStyle w:val="footnote"/>
      </w:pPr>
      <w:r>
        <w:rPr>
          <w:rStyle w:val="FootnoteReference"/>
        </w:rPr>
        <w:footnoteRef/>
      </w:r>
      <w:r>
        <w:t xml:space="preserve"> [JS] Or, “I will confess You with thanksgiving”</w:t>
      </w:r>
    </w:p>
  </w:footnote>
  <w:footnote w:id="64">
    <w:p w14:paraId="631A6E6E" w14:textId="77777777" w:rsidR="00100C9C" w:rsidRDefault="00100C9C" w:rsidP="00704CAA">
      <w:pPr>
        <w:pStyle w:val="footnote"/>
      </w:pPr>
      <w:r>
        <w:rPr>
          <w:rStyle w:val="FootnoteReference"/>
        </w:rPr>
        <w:footnoteRef/>
      </w:r>
      <w:r>
        <w:t xml:space="preserve"> [JS] literally, “from before Your face”</w:t>
      </w:r>
    </w:p>
  </w:footnote>
  <w:footnote w:id="65">
    <w:p w14:paraId="080B4AAE" w14:textId="77777777" w:rsidR="00100C9C" w:rsidRPr="004A3E27" w:rsidRDefault="00100C9C"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100C9C" w:rsidRPr="004A3E27" w:rsidRDefault="00100C9C"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100C9C" w:rsidRPr="004A3E27" w:rsidRDefault="00100C9C"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100C9C" w:rsidRPr="004A3E27" w:rsidRDefault="00100C9C"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100C9C" w:rsidRDefault="00100C9C" w:rsidP="00704CAA">
      <w:pPr>
        <w:pStyle w:val="footnote"/>
      </w:pPr>
      <w:r>
        <w:rPr>
          <w:rStyle w:val="FootnoteReference"/>
        </w:rPr>
        <w:footnoteRef/>
      </w:r>
      <w:r>
        <w:t xml:space="preserve"> [JS] literally, “arm”</w:t>
      </w:r>
    </w:p>
  </w:footnote>
  <w:footnote w:id="70">
    <w:p w14:paraId="6FD3C231" w14:textId="77777777" w:rsidR="00100C9C" w:rsidRPr="004A3E27" w:rsidRDefault="00100C9C"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100C9C" w:rsidRPr="004A3E27" w:rsidRDefault="00100C9C"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100C9C" w:rsidRPr="004A3E27" w:rsidRDefault="00100C9C"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100C9C" w:rsidRDefault="00100C9C"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100C9C" w:rsidRDefault="00100C9C" w:rsidP="00704CAA">
      <w:pPr>
        <w:pStyle w:val="footnote"/>
      </w:pPr>
      <w:r>
        <w:rPr>
          <w:rStyle w:val="FootnoteReference"/>
        </w:rPr>
        <w:footnoteRef/>
      </w:r>
      <w:r>
        <w:t xml:space="preserve"> [JS] from Fr. Athanasius</w:t>
      </w:r>
    </w:p>
  </w:footnote>
  <w:footnote w:id="75">
    <w:p w14:paraId="2CDBE966" w14:textId="77777777" w:rsidR="00100C9C" w:rsidRPr="004A3E27" w:rsidRDefault="00100C9C"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100C9C" w:rsidRPr="004A3E27" w:rsidRDefault="00100C9C"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100C9C" w:rsidRPr="004A3E27" w:rsidRDefault="00100C9C"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100C9C" w:rsidRPr="004A3E27" w:rsidRDefault="00100C9C"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100C9C" w:rsidRPr="004A3E27" w:rsidRDefault="00100C9C"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100C9C" w:rsidRPr="004A3E27" w:rsidRDefault="00100C9C"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100C9C" w:rsidRPr="004A3E27" w:rsidRDefault="00100C9C"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100C9C" w:rsidRPr="004A3E27" w:rsidRDefault="00100C9C"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100C9C" w:rsidRDefault="00100C9C"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100C9C" w:rsidRPr="004A3E27" w:rsidRDefault="00100C9C"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100C9C" w:rsidRDefault="00100C9C" w:rsidP="00704CAA">
      <w:pPr>
        <w:pStyle w:val="footnote"/>
      </w:pPr>
      <w:r>
        <w:rPr>
          <w:rStyle w:val="FootnoteReference"/>
        </w:rPr>
        <w:footnoteRef/>
      </w:r>
      <w:r>
        <w:t xml:space="preserve"> [JS] or “foundation”</w:t>
      </w:r>
    </w:p>
  </w:footnote>
  <w:footnote w:id="86">
    <w:p w14:paraId="302C0916" w14:textId="77777777" w:rsidR="00100C9C" w:rsidRDefault="00100C9C"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100C9C" w:rsidRPr="004A3E27" w:rsidRDefault="00100C9C"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100C9C" w:rsidRPr="004A3E27" w:rsidRDefault="00100C9C"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100C9C" w:rsidRDefault="00100C9C" w:rsidP="00704CAA">
      <w:pPr>
        <w:pStyle w:val="footnote"/>
      </w:pPr>
      <w:r>
        <w:rPr>
          <w:rStyle w:val="FootnoteReference"/>
        </w:rPr>
        <w:footnoteRef/>
      </w:r>
      <w:r>
        <w:t xml:space="preserve"> [JS] literally, “then the sptrings of water were seen/appeared”</w:t>
      </w:r>
    </w:p>
  </w:footnote>
  <w:footnote w:id="90">
    <w:p w14:paraId="6316F340" w14:textId="77777777" w:rsidR="00100C9C" w:rsidRPr="004A3E27" w:rsidRDefault="00100C9C"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100C9C" w:rsidRPr="004A3E27" w:rsidRDefault="00100C9C"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100C9C" w:rsidRPr="004A3E27" w:rsidRDefault="00100C9C"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100C9C" w:rsidRPr="004A3E27" w:rsidRDefault="00100C9C"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100C9C" w:rsidRPr="004A3E27" w:rsidRDefault="00100C9C"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100C9C" w:rsidRDefault="00100C9C" w:rsidP="00704CAA">
      <w:pPr>
        <w:pStyle w:val="footnote"/>
      </w:pPr>
      <w:r>
        <w:rPr>
          <w:rStyle w:val="FootnoteReference"/>
        </w:rPr>
        <w:footnoteRef/>
      </w:r>
      <w:r>
        <w:t xml:space="preserve"> [JS] or “give thanks to You”, or “thankfully confess You with praise”</w:t>
      </w:r>
    </w:p>
  </w:footnote>
  <w:footnote w:id="96">
    <w:p w14:paraId="011C4A59" w14:textId="77777777" w:rsidR="00100C9C" w:rsidRPr="004A3E27" w:rsidRDefault="00100C9C"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100C9C" w:rsidRPr="004A3E27" w:rsidRDefault="00100C9C"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100C9C" w:rsidRDefault="00100C9C" w:rsidP="00704CAA">
      <w:pPr>
        <w:pStyle w:val="footnote"/>
      </w:pPr>
      <w:r>
        <w:rPr>
          <w:rStyle w:val="FootnoteReference"/>
        </w:rPr>
        <w:footnoteRef/>
      </w:r>
      <w:r>
        <w:t xml:space="preserve"> [JS] lit. day to day</w:t>
      </w:r>
    </w:p>
  </w:footnote>
  <w:footnote w:id="99">
    <w:p w14:paraId="1777238E" w14:textId="77777777" w:rsidR="00100C9C" w:rsidRDefault="00100C9C"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100C9C" w:rsidRPr="004A3E27" w:rsidRDefault="00100C9C" w:rsidP="00704CAA">
      <w:pPr>
        <w:pStyle w:val="footnote"/>
      </w:pPr>
      <w:r w:rsidRPr="004A3E27">
        <w:rPr>
          <w:rStyle w:val="FootnoteReference"/>
        </w:rPr>
        <w:footnoteRef/>
      </w:r>
      <w:r w:rsidRPr="004A3E27">
        <w:t xml:space="preserve"> Rom. 10:18.</w:t>
      </w:r>
    </w:p>
  </w:footnote>
  <w:footnote w:id="101">
    <w:p w14:paraId="047A4E68" w14:textId="77777777" w:rsidR="00100C9C" w:rsidRDefault="00100C9C" w:rsidP="00704CAA">
      <w:pPr>
        <w:pStyle w:val="footnote"/>
      </w:pPr>
      <w:r>
        <w:rPr>
          <w:rStyle w:val="FootnoteReference"/>
        </w:rPr>
        <w:footnoteRef/>
      </w:r>
      <w:r>
        <w:t xml:space="preserve"> [JS] Fr. Lazarus has “sanctuary”</w:t>
      </w:r>
    </w:p>
  </w:footnote>
  <w:footnote w:id="102">
    <w:p w14:paraId="631E8E3F" w14:textId="77777777" w:rsidR="00100C9C" w:rsidRPr="004A3E27" w:rsidRDefault="00100C9C"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100C9C" w:rsidRDefault="00100C9C" w:rsidP="00704CAA">
      <w:pPr>
        <w:pStyle w:val="footnote"/>
      </w:pPr>
      <w:r>
        <w:rPr>
          <w:rStyle w:val="FootnoteReference"/>
        </w:rPr>
        <w:footnoteRef/>
      </w:r>
      <w:r>
        <w:t xml:space="preserve"> [JS] literally “giant”</w:t>
      </w:r>
    </w:p>
  </w:footnote>
  <w:footnote w:id="104">
    <w:p w14:paraId="18416C84" w14:textId="77777777" w:rsidR="00100C9C" w:rsidRDefault="00100C9C" w:rsidP="00704CAA">
      <w:pPr>
        <w:pStyle w:val="footnote"/>
      </w:pPr>
      <w:r>
        <w:rPr>
          <w:rStyle w:val="FootnoteReference"/>
        </w:rPr>
        <w:footnoteRef/>
      </w:r>
      <w:r>
        <w:t xml:space="preserve"> [JS] or “it”</w:t>
      </w:r>
    </w:p>
  </w:footnote>
  <w:footnote w:id="105">
    <w:p w14:paraId="20ECC9DD" w14:textId="77777777" w:rsidR="00100C9C" w:rsidRPr="004A3E27" w:rsidRDefault="00100C9C"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100C9C" w:rsidRPr="004A3E27" w:rsidRDefault="00100C9C"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100C9C" w:rsidRPr="004A3E27" w:rsidRDefault="00100C9C"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100C9C" w:rsidRDefault="00100C9C" w:rsidP="00704CAA">
      <w:pPr>
        <w:pStyle w:val="footnote"/>
      </w:pPr>
      <w:r>
        <w:rPr>
          <w:rStyle w:val="FootnoteReference"/>
        </w:rPr>
        <w:footnoteRef/>
      </w:r>
      <w:r>
        <w:t xml:space="preserve"> [JS] literally “holy place”.</w:t>
      </w:r>
    </w:p>
  </w:footnote>
  <w:footnote w:id="109">
    <w:p w14:paraId="12B2466E" w14:textId="77777777" w:rsidR="00100C9C" w:rsidRDefault="00100C9C" w:rsidP="00704CAA">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10">
    <w:p w14:paraId="5C4498A4" w14:textId="77777777" w:rsidR="00100C9C" w:rsidRPr="004A3E27" w:rsidRDefault="00100C9C"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100C9C" w:rsidRDefault="00100C9C"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100C9C" w:rsidRDefault="00100C9C" w:rsidP="00704CAA">
      <w:pPr>
        <w:pStyle w:val="footnote"/>
      </w:pPr>
      <w:r>
        <w:rPr>
          <w:rStyle w:val="FootnoteReference"/>
        </w:rPr>
        <w:footnoteRef/>
      </w:r>
      <w:r>
        <w:t xml:space="preserve"> [JS] or “his glory is great by your salvation/deliverance”</w:t>
      </w:r>
    </w:p>
  </w:footnote>
  <w:footnote w:id="113">
    <w:p w14:paraId="6EBFC1CF" w14:textId="77777777" w:rsidR="00100C9C" w:rsidRPr="004A3E27" w:rsidRDefault="00100C9C"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100C9C" w:rsidRPr="004A3E27" w:rsidRDefault="00100C9C"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100C9C" w:rsidRPr="004A3E27" w:rsidRDefault="00100C9C"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100C9C" w:rsidRPr="004A3E27" w:rsidRDefault="00100C9C"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100C9C" w:rsidRDefault="00100C9C" w:rsidP="00704CAA">
      <w:pPr>
        <w:pStyle w:val="footnote"/>
      </w:pPr>
      <w:r>
        <w:rPr>
          <w:rStyle w:val="FootnoteReference"/>
        </w:rPr>
        <w:footnoteRef/>
      </w:r>
      <w:r>
        <w:t xml:space="preserve"> [JS] Fr. Lazarus has “dwell in the holy place”.</w:t>
      </w:r>
    </w:p>
  </w:footnote>
  <w:footnote w:id="118">
    <w:p w14:paraId="120B2502" w14:textId="77777777" w:rsidR="00100C9C" w:rsidRPr="004A3E27" w:rsidRDefault="00100C9C" w:rsidP="00704CAA">
      <w:pPr>
        <w:pStyle w:val="footnote"/>
      </w:pPr>
      <w:r w:rsidRPr="004A3E27">
        <w:rPr>
          <w:rStyle w:val="FootnoteReference"/>
        </w:rPr>
        <w:footnoteRef/>
      </w:r>
      <w:r w:rsidRPr="004A3E27">
        <w:t xml:space="preserve"> Mt. 27:39,43; Wis. 2:12-20.</w:t>
      </w:r>
    </w:p>
  </w:footnote>
  <w:footnote w:id="119">
    <w:p w14:paraId="50976D4E" w14:textId="77777777" w:rsidR="00100C9C" w:rsidRPr="004A3E27" w:rsidRDefault="00100C9C" w:rsidP="00704CAA">
      <w:pPr>
        <w:pStyle w:val="footnote"/>
      </w:pPr>
      <w:r w:rsidRPr="004A3E27">
        <w:rPr>
          <w:rStyle w:val="FootnoteReference"/>
        </w:rPr>
        <w:footnoteRef/>
      </w:r>
      <w:r w:rsidRPr="004A3E27">
        <w:t xml:space="preserve"> Lam. 2:16; 3:46.</w:t>
      </w:r>
    </w:p>
  </w:footnote>
  <w:footnote w:id="120">
    <w:p w14:paraId="5C493049" w14:textId="77777777" w:rsidR="00100C9C" w:rsidRPr="004A3E27" w:rsidRDefault="00100C9C" w:rsidP="00704CAA">
      <w:pPr>
        <w:pStyle w:val="footnote"/>
      </w:pPr>
      <w:r w:rsidRPr="004A3E27">
        <w:rPr>
          <w:rStyle w:val="FootnoteReference"/>
        </w:rPr>
        <w:footnoteRef/>
      </w:r>
      <w:r w:rsidRPr="004A3E27">
        <w:t xml:space="preserve"> Jn. 19:37.</w:t>
      </w:r>
    </w:p>
  </w:footnote>
  <w:footnote w:id="121">
    <w:p w14:paraId="7ECE5062" w14:textId="77777777" w:rsidR="00100C9C" w:rsidRPr="004A3E27" w:rsidRDefault="00100C9C" w:rsidP="00704CAA">
      <w:pPr>
        <w:pStyle w:val="footnote"/>
      </w:pPr>
      <w:r w:rsidRPr="004A3E27">
        <w:rPr>
          <w:rStyle w:val="FootnoteReference"/>
        </w:rPr>
        <w:footnoteRef/>
      </w:r>
      <w:r w:rsidRPr="004A3E27">
        <w:t xml:space="preserve"> Jn. 19:24.</w:t>
      </w:r>
    </w:p>
  </w:footnote>
  <w:footnote w:id="122">
    <w:p w14:paraId="4BEEC712" w14:textId="77777777" w:rsidR="00100C9C" w:rsidRPr="004A3E27" w:rsidRDefault="00100C9C"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100C9C" w:rsidRDefault="00100C9C" w:rsidP="00704CAA">
      <w:pPr>
        <w:pStyle w:val="footnote"/>
      </w:pPr>
      <w:r>
        <w:rPr>
          <w:rStyle w:val="FootnoteReference"/>
        </w:rPr>
        <w:footnoteRef/>
      </w:r>
      <w:r>
        <w:t xml:space="preserve"> [JS]Others have “and my only-begotten from the hand of the dog.”</w:t>
      </w:r>
    </w:p>
  </w:footnote>
  <w:footnote w:id="124">
    <w:p w14:paraId="21445B03" w14:textId="77777777" w:rsidR="00100C9C" w:rsidRDefault="00100C9C" w:rsidP="00704CAA">
      <w:pPr>
        <w:pStyle w:val="footnote"/>
      </w:pPr>
      <w:r>
        <w:rPr>
          <w:rStyle w:val="FootnoteReference"/>
        </w:rPr>
        <w:footnoteRef/>
      </w:r>
      <w:r>
        <w:t xml:space="preserve"> [JS] Fr. Lazarus has “the rhinoceros.”</w:t>
      </w:r>
    </w:p>
  </w:footnote>
  <w:footnote w:id="125">
    <w:p w14:paraId="56644E4A" w14:textId="77777777" w:rsidR="00100C9C" w:rsidRPr="004A3E27" w:rsidRDefault="00100C9C" w:rsidP="00704CAA">
      <w:pPr>
        <w:pStyle w:val="footnote"/>
      </w:pPr>
      <w:r w:rsidRPr="004A3E27">
        <w:rPr>
          <w:rStyle w:val="FootnoteReference"/>
        </w:rPr>
        <w:footnoteRef/>
      </w:r>
      <w:r w:rsidRPr="004A3E27">
        <w:t xml:space="preserve"> Hebrews 2:12.</w:t>
      </w:r>
    </w:p>
  </w:footnote>
  <w:footnote w:id="126">
    <w:p w14:paraId="611C62AB" w14:textId="77777777" w:rsidR="00100C9C" w:rsidRDefault="00100C9C" w:rsidP="00704CAA">
      <w:pPr>
        <w:pStyle w:val="footnote"/>
      </w:pPr>
      <w:r>
        <w:rPr>
          <w:rStyle w:val="FootnoteReference"/>
        </w:rPr>
        <w:footnoteRef/>
      </w:r>
      <w:r>
        <w:t xml:space="preserve"> [JS] literally “all you seed of Jacob”</w:t>
      </w:r>
    </w:p>
  </w:footnote>
  <w:footnote w:id="127">
    <w:p w14:paraId="190228A5" w14:textId="77777777" w:rsidR="00100C9C" w:rsidRDefault="00100C9C" w:rsidP="00704CAA">
      <w:pPr>
        <w:pStyle w:val="footnote"/>
      </w:pPr>
      <w:r>
        <w:rPr>
          <w:rStyle w:val="FootnoteReference"/>
        </w:rPr>
        <w:footnoteRef/>
      </w:r>
      <w:r>
        <w:t xml:space="preserve"> [JS] Congregation or assembly, not building.</w:t>
      </w:r>
    </w:p>
  </w:footnote>
  <w:footnote w:id="128">
    <w:p w14:paraId="02DDF259" w14:textId="77777777" w:rsidR="00100C9C" w:rsidRDefault="00100C9C" w:rsidP="00704CAA">
      <w:pPr>
        <w:pStyle w:val="footnote"/>
      </w:pPr>
      <w:r>
        <w:rPr>
          <w:rStyle w:val="FootnoteReference"/>
        </w:rPr>
        <w:footnoteRef/>
      </w:r>
      <w:r>
        <w:t xml:space="preserve"> [JS] or “give thanks to”</w:t>
      </w:r>
    </w:p>
  </w:footnote>
  <w:footnote w:id="129">
    <w:p w14:paraId="17A700D9" w14:textId="77777777" w:rsidR="00100C9C" w:rsidRDefault="00100C9C" w:rsidP="00704CAA">
      <w:pPr>
        <w:pStyle w:val="footnote"/>
      </w:pPr>
      <w:r>
        <w:rPr>
          <w:rStyle w:val="FootnoteReference"/>
        </w:rPr>
        <w:footnoteRef/>
      </w:r>
      <w:r>
        <w:t xml:space="preserve"> [JS] did obeisance, i.e. the physical act of bowing down.</w:t>
      </w:r>
    </w:p>
  </w:footnote>
  <w:footnote w:id="130">
    <w:p w14:paraId="7CD8475E" w14:textId="77777777" w:rsidR="00100C9C" w:rsidRPr="004A3E27" w:rsidRDefault="00100C9C"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100C9C" w:rsidRPr="004A3E27" w:rsidRDefault="00100C9C" w:rsidP="00704CAA">
      <w:pPr>
        <w:pStyle w:val="footnote"/>
      </w:pPr>
      <w:r w:rsidRPr="004A3E27">
        <w:rPr>
          <w:rStyle w:val="FootnoteReference"/>
        </w:rPr>
        <w:footnoteRef/>
      </w:r>
      <w:r w:rsidRPr="004A3E27">
        <w:t xml:space="preserve"> Romans 3:24-26; John 17:4; 19:30.</w:t>
      </w:r>
    </w:p>
  </w:footnote>
  <w:footnote w:id="132">
    <w:p w14:paraId="23D7B260" w14:textId="77777777" w:rsidR="00100C9C" w:rsidRPr="004A3E27" w:rsidRDefault="00100C9C"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100C9C" w:rsidRPr="004A3E27" w:rsidRDefault="00100C9C"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100C9C" w:rsidRPr="004A3E27" w:rsidRDefault="00100C9C"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100C9C" w:rsidRPr="004A3E27" w:rsidRDefault="00100C9C"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100C9C" w:rsidRPr="004A3E27" w:rsidRDefault="00100C9C" w:rsidP="00704CAA">
      <w:pPr>
        <w:pStyle w:val="footnote"/>
      </w:pPr>
      <w:r w:rsidRPr="004A3E27">
        <w:rPr>
          <w:rStyle w:val="FootnoteReference"/>
        </w:rPr>
        <w:footnoteRef/>
      </w:r>
      <w:r w:rsidRPr="004A3E27">
        <w:t xml:space="preserve"> Is. 2:2; Dan. 2:35; 1 Cor. 10:4.</w:t>
      </w:r>
    </w:p>
  </w:footnote>
  <w:footnote w:id="137">
    <w:p w14:paraId="398AE7A9" w14:textId="77777777" w:rsidR="00100C9C" w:rsidRPr="004A3E27" w:rsidRDefault="00100C9C"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100C9C" w:rsidRDefault="00100C9C" w:rsidP="00704CAA">
      <w:pPr>
        <w:pStyle w:val="footnote"/>
      </w:pPr>
      <w:r>
        <w:rPr>
          <w:rStyle w:val="FootnoteReference"/>
        </w:rPr>
        <w:footnoteRef/>
      </w:r>
      <w:r>
        <w:t xml:space="preserve"> [JS] [] found in Coptic. See the Ninth Hour of Tuesday of Holy Week.</w:t>
      </w:r>
    </w:p>
  </w:footnote>
  <w:footnote w:id="139">
    <w:p w14:paraId="37E03497" w14:textId="77777777" w:rsidR="00100C9C" w:rsidRDefault="00100C9C" w:rsidP="00704CAA">
      <w:pPr>
        <w:pStyle w:val="footnote"/>
      </w:pPr>
      <w:r>
        <w:rPr>
          <w:rStyle w:val="FootnoteReference"/>
        </w:rPr>
        <w:footnoteRef/>
      </w:r>
      <w:r>
        <w:t xml:space="preserve"> [JS] literally: “because they are from of old”.</w:t>
      </w:r>
    </w:p>
  </w:footnote>
  <w:footnote w:id="140">
    <w:p w14:paraId="2F4E4405" w14:textId="77777777" w:rsidR="00100C9C" w:rsidRDefault="00100C9C" w:rsidP="00704CAA">
      <w:pPr>
        <w:pStyle w:val="footnote"/>
      </w:pPr>
      <w:r>
        <w:rPr>
          <w:rStyle w:val="FootnoteReference"/>
        </w:rPr>
        <w:footnoteRef/>
      </w:r>
      <w:r>
        <w:t xml:space="preserve"> [JS] literally, “so He sets a law for those who sin in the way.”</w:t>
      </w:r>
    </w:p>
  </w:footnote>
  <w:footnote w:id="141">
    <w:p w14:paraId="68945260" w14:textId="77777777" w:rsidR="00100C9C" w:rsidRPr="004A3E27" w:rsidRDefault="00100C9C"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100C9C" w:rsidRPr="004A3E27" w:rsidRDefault="00100C9C"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100C9C" w:rsidRDefault="00100C9C" w:rsidP="00704CAA">
      <w:pPr>
        <w:pStyle w:val="footnote"/>
      </w:pPr>
      <w:r>
        <w:rPr>
          <w:rStyle w:val="FootnoteReference"/>
        </w:rPr>
        <w:footnoteRef/>
      </w:r>
      <w:r>
        <w:t xml:space="preserve"> [JS] NETS and Fr. Athanasius have “You will”</w:t>
      </w:r>
    </w:p>
  </w:footnote>
  <w:footnote w:id="144">
    <w:p w14:paraId="6EFDBCA7" w14:textId="77777777" w:rsidR="00100C9C" w:rsidRPr="004A3E27" w:rsidRDefault="00100C9C"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100C9C" w:rsidRDefault="00100C9C" w:rsidP="00704CAA">
      <w:pPr>
        <w:pStyle w:val="footnote"/>
      </w:pPr>
      <w:r>
        <w:rPr>
          <w:rStyle w:val="FootnoteReference"/>
        </w:rPr>
        <w:footnoteRef/>
      </w:r>
      <w:r>
        <w:t xml:space="preserve"> Present in Fr. Athanasius and OSB.</w:t>
      </w:r>
    </w:p>
  </w:footnote>
  <w:footnote w:id="146">
    <w:p w14:paraId="5909B0CA" w14:textId="77777777" w:rsidR="00100C9C" w:rsidRPr="004A3E27" w:rsidRDefault="00100C9C"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100C9C" w:rsidRDefault="00100C9C"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100C9C" w:rsidRPr="004A3E27" w:rsidRDefault="00100C9C"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100C9C" w:rsidRPr="004A3E27" w:rsidRDefault="00100C9C"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100C9C" w:rsidRPr="004A3E27" w:rsidRDefault="00100C9C"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100C9C" w:rsidRDefault="00100C9C" w:rsidP="00704CAA">
      <w:pPr>
        <w:pStyle w:val="footnote"/>
      </w:pPr>
      <w:r>
        <w:rPr>
          <w:rStyle w:val="FootnoteReference"/>
        </w:rPr>
        <w:footnoteRef/>
      </w:r>
      <w:r>
        <w:t xml:space="preserve"> [JS] literally, “place”</w:t>
      </w:r>
    </w:p>
  </w:footnote>
  <w:footnote w:id="152">
    <w:p w14:paraId="195347EE" w14:textId="77777777" w:rsidR="00100C9C" w:rsidRPr="004A3E27" w:rsidRDefault="00100C9C"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100C9C" w:rsidRPr="004A3E27" w:rsidRDefault="00100C9C"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100C9C" w:rsidRPr="004A3E27" w:rsidRDefault="00100C9C"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100C9C" w:rsidRPr="004A3E27" w:rsidRDefault="00100C9C" w:rsidP="00704CAA">
      <w:pPr>
        <w:pStyle w:val="footnote"/>
      </w:pPr>
      <w:r w:rsidRPr="004A3E27">
        <w:tab/>
        <w:t>‘No sweeter fragrance than to follow Christ,</w:t>
      </w:r>
    </w:p>
    <w:p w14:paraId="6922B75D" w14:textId="77777777" w:rsidR="00100C9C" w:rsidRPr="004A3E27" w:rsidRDefault="00100C9C" w:rsidP="00704CAA">
      <w:pPr>
        <w:pStyle w:val="footnote"/>
      </w:pPr>
      <w:r w:rsidRPr="004A3E27">
        <w:tab/>
        <w:t>when man makes offerings of a holy life,</w:t>
      </w:r>
    </w:p>
    <w:p w14:paraId="73E1648A" w14:textId="77777777" w:rsidR="00100C9C" w:rsidRPr="004A3E27" w:rsidRDefault="00100C9C" w:rsidP="00704CAA">
      <w:pPr>
        <w:pStyle w:val="footnote"/>
      </w:pPr>
      <w:r w:rsidRPr="004A3E27">
        <w:tab/>
        <w:t>and offers golden deeds in sacrifice’ (St. Prosper).</w:t>
      </w:r>
    </w:p>
  </w:footnote>
  <w:footnote w:id="155">
    <w:p w14:paraId="28DB08B5" w14:textId="77777777" w:rsidR="00100C9C" w:rsidRPr="004A3E27" w:rsidRDefault="00100C9C"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100C9C" w:rsidRPr="004A3E27" w:rsidRDefault="00100C9C"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100C9C" w:rsidRDefault="00100C9C" w:rsidP="00704CAA">
      <w:pPr>
        <w:pStyle w:val="footnote"/>
      </w:pPr>
      <w:r>
        <w:rPr>
          <w:rStyle w:val="FootnoteReference"/>
        </w:rPr>
        <w:footnoteRef/>
      </w:r>
      <w:r>
        <w:t xml:space="preserve"> [JS] confess: or “give thanks to”, or “thankfully confess”</w:t>
      </w:r>
    </w:p>
  </w:footnote>
  <w:footnote w:id="158">
    <w:p w14:paraId="498018AA" w14:textId="77777777" w:rsidR="00100C9C" w:rsidRPr="004A3E27" w:rsidRDefault="00100C9C"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100C9C" w:rsidRDefault="00100C9C" w:rsidP="00704CAA">
      <w:pPr>
        <w:pStyle w:val="footnote"/>
      </w:pPr>
      <w:r>
        <w:rPr>
          <w:rStyle w:val="FootnoteReference"/>
        </w:rPr>
        <w:footnoteRef/>
      </w:r>
      <w:r>
        <w:t xml:space="preserve"> [JS] “do obeisance”, i.e. a physical act.</w:t>
      </w:r>
    </w:p>
  </w:footnote>
  <w:footnote w:id="160">
    <w:p w14:paraId="58C95173" w14:textId="77777777" w:rsidR="00100C9C" w:rsidRPr="004A3E27" w:rsidRDefault="00100C9C"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100C9C" w:rsidRPr="004A3E27" w:rsidRDefault="00100C9C"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100C9C" w:rsidRPr="004A3E27" w:rsidRDefault="00100C9C"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100C9C" w:rsidRDefault="00100C9C" w:rsidP="00704CAA">
      <w:pPr>
        <w:pStyle w:val="footnote"/>
      </w:pPr>
      <w:r>
        <w:rPr>
          <w:rStyle w:val="FootnoteReference"/>
        </w:rPr>
        <w:footnoteRef/>
      </w:r>
      <w:r>
        <w:t xml:space="preserve"> [JS] or “You have granted”</w:t>
      </w:r>
    </w:p>
  </w:footnote>
  <w:footnote w:id="164">
    <w:p w14:paraId="08C7ED64" w14:textId="77777777" w:rsidR="00100C9C" w:rsidRPr="004A3E27" w:rsidRDefault="00100C9C"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100C9C" w:rsidRPr="004A3E27" w:rsidRDefault="00100C9C"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100C9C" w:rsidRPr="004A3E27" w:rsidRDefault="00100C9C"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100C9C" w:rsidRDefault="00100C9C" w:rsidP="00704CAA">
      <w:pPr>
        <w:pStyle w:val="footnote"/>
      </w:pPr>
      <w:r>
        <w:rPr>
          <w:rStyle w:val="FootnoteReference"/>
        </w:rPr>
        <w:footnoteRef/>
      </w:r>
      <w:r>
        <w:t xml:space="preserve"> [JS] or “give thanks to You”, or “thankfully confess You with praise”</w:t>
      </w:r>
    </w:p>
  </w:footnote>
  <w:footnote w:id="168">
    <w:p w14:paraId="671FC951" w14:textId="77777777" w:rsidR="00100C9C" w:rsidRPr="004A3E27" w:rsidRDefault="00100C9C"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100C9C" w:rsidRPr="004A3E27" w:rsidRDefault="00100C9C" w:rsidP="00704CAA">
      <w:pPr>
        <w:pStyle w:val="footnote"/>
      </w:pPr>
      <w:r w:rsidRPr="004A3E27">
        <w:rPr>
          <w:rStyle w:val="FootnoteReference"/>
        </w:rPr>
        <w:footnoteRef/>
      </w:r>
      <w:r w:rsidRPr="004A3E27">
        <w:t xml:space="preserve"> Luke 23:46.</w:t>
      </w:r>
    </w:p>
  </w:footnote>
  <w:footnote w:id="170">
    <w:p w14:paraId="1317CE14" w14:textId="77777777" w:rsidR="00100C9C" w:rsidRPr="004A3E27" w:rsidRDefault="00100C9C"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100C9C" w:rsidRDefault="00100C9C" w:rsidP="00704CAA">
      <w:pPr>
        <w:pStyle w:val="footnote"/>
      </w:pPr>
      <w:r>
        <w:rPr>
          <w:rStyle w:val="FootnoteReference"/>
        </w:rPr>
        <w:footnoteRef/>
      </w:r>
      <w:r>
        <w:t xml:space="preserve"> [JS] Fr. Athanasius has “slander”. See the Sixth Hour of Maundy Thursday.</w:t>
      </w:r>
    </w:p>
  </w:footnote>
  <w:footnote w:id="172">
    <w:p w14:paraId="0A1D8F86" w14:textId="77777777" w:rsidR="00100C9C" w:rsidRPr="004A3E27" w:rsidRDefault="00100C9C"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100C9C" w:rsidRDefault="00100C9C" w:rsidP="00704CAA">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4">
    <w:p w14:paraId="47208E77" w14:textId="77777777" w:rsidR="00100C9C" w:rsidRPr="004A3E27" w:rsidRDefault="00100C9C"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100C9C" w:rsidRDefault="00100C9C" w:rsidP="00704CAA">
      <w:pPr>
        <w:pStyle w:val="footnote"/>
      </w:pPr>
      <w:r>
        <w:rPr>
          <w:rStyle w:val="FootnoteReference"/>
        </w:rPr>
        <w:footnoteRef/>
      </w:r>
      <w:r>
        <w:t xml:space="preserve"> [JS] or “seeks out”</w:t>
      </w:r>
    </w:p>
  </w:footnote>
  <w:footnote w:id="176">
    <w:p w14:paraId="54A62B74" w14:textId="77777777" w:rsidR="00100C9C" w:rsidRDefault="00100C9C"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100C9C" w:rsidRPr="004A3E27" w:rsidRDefault="00100C9C"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100C9C" w:rsidRPr="004A3E27" w:rsidRDefault="00100C9C"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100C9C" w:rsidRPr="004A3E27" w:rsidRDefault="00100C9C"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100C9C" w:rsidRDefault="00100C9C"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100C9C" w:rsidRDefault="00100C9C" w:rsidP="00704CAA">
      <w:pPr>
        <w:pStyle w:val="footnote"/>
      </w:pPr>
      <w:r>
        <w:rPr>
          <w:rStyle w:val="FootnoteReference"/>
        </w:rPr>
        <w:footnoteRef/>
      </w:r>
      <w:r>
        <w:t xml:space="preserve"> [JS] or, “boast”</w:t>
      </w:r>
    </w:p>
  </w:footnote>
  <w:footnote w:id="182">
    <w:p w14:paraId="193C371C" w14:textId="77777777" w:rsidR="00100C9C" w:rsidRPr="004A3E27" w:rsidRDefault="00100C9C"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83">
    <w:p w14:paraId="361AFF85" w14:textId="77777777" w:rsidR="00100C9C" w:rsidRDefault="00100C9C"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100C9C" w:rsidRDefault="00100C9C" w:rsidP="00704CAA">
      <w:pPr>
        <w:pStyle w:val="footnote"/>
      </w:pPr>
      <w:r>
        <w:rPr>
          <w:rStyle w:val="FootnoteReference"/>
        </w:rPr>
        <w:footnoteRef/>
      </w:r>
      <w:r>
        <w:t xml:space="preserve"> [JS] or “Confess the Lord with the harp.</w:t>
      </w:r>
    </w:p>
  </w:footnote>
  <w:footnote w:id="185">
    <w:p w14:paraId="7BF5E829" w14:textId="77777777" w:rsidR="00100C9C" w:rsidRPr="004A3E27" w:rsidRDefault="00100C9C"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100C9C" w:rsidRPr="004A3E27" w:rsidRDefault="00100C9C"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100C9C" w:rsidRPr="004A3E27" w:rsidRDefault="00100C9C" w:rsidP="00704CAA">
      <w:pPr>
        <w:pStyle w:val="footnote"/>
      </w:pPr>
      <w:r w:rsidRPr="004A3E27">
        <w:rPr>
          <w:rStyle w:val="FootnoteReference"/>
        </w:rPr>
        <w:footnoteRef/>
      </w:r>
      <w:r w:rsidRPr="004A3E27">
        <w:t xml:space="preserve"> Naturally and spiritually (Jn. 3:3-6).</w:t>
      </w:r>
    </w:p>
  </w:footnote>
  <w:footnote w:id="188">
    <w:p w14:paraId="0C9F8424" w14:textId="77777777" w:rsidR="00100C9C" w:rsidRDefault="00100C9C" w:rsidP="00704CAA">
      <w:pPr>
        <w:pStyle w:val="footnote"/>
      </w:pPr>
      <w:r>
        <w:rPr>
          <w:rStyle w:val="FootnoteReference"/>
        </w:rPr>
        <w:footnoteRef/>
      </w:r>
      <w:r>
        <w:t xml:space="preserve"> [JS] Fr. Lazarus has “plans”</w:t>
      </w:r>
    </w:p>
  </w:footnote>
  <w:footnote w:id="189">
    <w:p w14:paraId="5E9D1817" w14:textId="77777777" w:rsidR="00100C9C" w:rsidRDefault="00100C9C" w:rsidP="00704CAA">
      <w:pPr>
        <w:pStyle w:val="footnote"/>
      </w:pPr>
      <w:r>
        <w:rPr>
          <w:rStyle w:val="FootnoteReference"/>
        </w:rPr>
        <w:footnoteRef/>
      </w:r>
      <w:r>
        <w:t xml:space="preserve"> [JS] or “fashioned”</w:t>
      </w:r>
    </w:p>
  </w:footnote>
  <w:footnote w:id="190">
    <w:p w14:paraId="4BB22157" w14:textId="77777777" w:rsidR="00100C9C" w:rsidRDefault="00100C9C" w:rsidP="00704CAA">
      <w:pPr>
        <w:pStyle w:val="footnote"/>
      </w:pPr>
      <w:r>
        <w:rPr>
          <w:rStyle w:val="FootnoteReference"/>
        </w:rPr>
        <w:footnoteRef/>
      </w:r>
      <w:r>
        <w:t xml:space="preserve"> Fr. Athanasius has “My soul shall make her boast in the Lord”</w:t>
      </w:r>
    </w:p>
  </w:footnote>
  <w:footnote w:id="191">
    <w:p w14:paraId="0BB5F188" w14:textId="77777777" w:rsidR="00100C9C" w:rsidRPr="004A3E27" w:rsidRDefault="00100C9C"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100C9C" w:rsidRPr="004A3E27" w:rsidRDefault="00100C9C"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100C9C" w:rsidRDefault="00100C9C" w:rsidP="00704CAA">
      <w:pPr>
        <w:pStyle w:val="footnote"/>
      </w:pPr>
      <w:r>
        <w:rPr>
          <w:rStyle w:val="FootnoteReference"/>
        </w:rPr>
        <w:footnoteRef/>
      </w:r>
      <w:r>
        <w:t xml:space="preserve"> [JS] or “contrite in heart”</w:t>
      </w:r>
    </w:p>
  </w:footnote>
  <w:footnote w:id="194">
    <w:p w14:paraId="6E011C0E" w14:textId="77777777" w:rsidR="00100C9C" w:rsidRDefault="00100C9C" w:rsidP="00704CAA">
      <w:pPr>
        <w:pStyle w:val="footnote"/>
      </w:pPr>
      <w:r>
        <w:rPr>
          <w:rStyle w:val="FootnoteReference"/>
        </w:rPr>
        <w:footnoteRef/>
      </w:r>
      <w:r>
        <w:t xml:space="preserve"> [JS] Coptic has “eat their hearts”, which Fr. Athanasius renders, “regret”</w:t>
      </w:r>
    </w:p>
  </w:footnote>
  <w:footnote w:id="195">
    <w:p w14:paraId="3B9E39E6" w14:textId="77777777" w:rsidR="00100C9C" w:rsidRDefault="00100C9C" w:rsidP="00704CAA">
      <w:pPr>
        <w:pStyle w:val="footnote"/>
      </w:pPr>
      <w:r>
        <w:rPr>
          <w:rStyle w:val="FootnoteReference"/>
        </w:rPr>
        <w:footnoteRef/>
      </w:r>
      <w:r>
        <w:t xml:space="preserve"> [JS] or regret.</w:t>
      </w:r>
    </w:p>
  </w:footnote>
  <w:footnote w:id="196">
    <w:p w14:paraId="40200D4A" w14:textId="77777777" w:rsidR="00100C9C" w:rsidRPr="004A3E27" w:rsidRDefault="00100C9C"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100C9C" w:rsidRDefault="00100C9C" w:rsidP="00704CAA">
      <w:pPr>
        <w:pStyle w:val="footnote"/>
      </w:pPr>
      <w:r>
        <w:rPr>
          <w:rStyle w:val="FootnoteReference"/>
        </w:rPr>
        <w:footnoteRef/>
      </w:r>
      <w:r>
        <w:t xml:space="preserve"> [JS] literally “and my soul with barrenness/childlessness.”</w:t>
      </w:r>
    </w:p>
  </w:footnote>
  <w:footnote w:id="198">
    <w:p w14:paraId="335B311E" w14:textId="77777777" w:rsidR="00100C9C" w:rsidRPr="004A3E27" w:rsidRDefault="00100C9C" w:rsidP="00704CAA">
      <w:pPr>
        <w:pStyle w:val="footnote"/>
      </w:pPr>
      <w:r w:rsidRPr="004A3E27">
        <w:rPr>
          <w:rStyle w:val="FootnoteReference"/>
        </w:rPr>
        <w:footnoteRef/>
      </w:r>
      <w:r w:rsidRPr="004A3E27">
        <w:t xml:space="preserve"> John 19:1; Mt. 27:26.</w:t>
      </w:r>
    </w:p>
  </w:footnote>
  <w:footnote w:id="199">
    <w:p w14:paraId="4C78163A" w14:textId="77777777" w:rsidR="00100C9C" w:rsidRPr="004A3E27" w:rsidRDefault="00100C9C"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100C9C" w:rsidRDefault="00100C9C"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100C9C" w:rsidRDefault="00100C9C" w:rsidP="00704CAA">
      <w:pPr>
        <w:pStyle w:val="footnote"/>
      </w:pPr>
      <w:r>
        <w:rPr>
          <w:rStyle w:val="FootnoteReference"/>
        </w:rPr>
        <w:footnoteRef/>
      </w:r>
      <w:r>
        <w:t xml:space="preserve"> [JS] [] found in Coptic</w:t>
      </w:r>
    </w:p>
  </w:footnote>
  <w:footnote w:id="202">
    <w:p w14:paraId="7E13C651" w14:textId="77777777" w:rsidR="00100C9C" w:rsidRPr="004A3E27" w:rsidRDefault="00100C9C"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100C9C" w:rsidRDefault="00100C9C" w:rsidP="00704CAA">
      <w:pPr>
        <w:pStyle w:val="footnote"/>
      </w:pPr>
      <w:r>
        <w:rPr>
          <w:rStyle w:val="FootnoteReference"/>
        </w:rPr>
        <w:footnoteRef/>
      </w:r>
      <w:r>
        <w:t xml:space="preserve"> [JS] or “Aha! Aha!” Or “Well done! Well done!”</w:t>
      </w:r>
    </w:p>
  </w:footnote>
  <w:footnote w:id="204">
    <w:p w14:paraId="7D139757" w14:textId="77777777" w:rsidR="00100C9C" w:rsidRDefault="00100C9C"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100C9C" w:rsidRDefault="00100C9C" w:rsidP="00704CAA">
      <w:pPr>
        <w:pStyle w:val="footnote"/>
      </w:pPr>
      <w:r>
        <w:rPr>
          <w:rStyle w:val="FootnoteReference"/>
        </w:rPr>
        <w:footnoteRef/>
      </w:r>
      <w:r>
        <w:t xml:space="preserve"> [JS] Fr. Lazarus has, “towering mountains”</w:t>
      </w:r>
    </w:p>
  </w:footnote>
  <w:footnote w:id="206">
    <w:p w14:paraId="2543C5FB" w14:textId="77777777" w:rsidR="00100C9C" w:rsidRPr="004A3E27" w:rsidRDefault="00100C9C"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100C9C" w:rsidRDefault="00100C9C" w:rsidP="00704CAA">
      <w:pPr>
        <w:pStyle w:val="footnote"/>
      </w:pPr>
      <w:r>
        <w:rPr>
          <w:rStyle w:val="FootnoteReference"/>
        </w:rPr>
        <w:footnoteRef/>
      </w:r>
      <w:r>
        <w:t xml:space="preserve"> [JS] OSB has “many waters”</w:t>
      </w:r>
    </w:p>
  </w:footnote>
  <w:footnote w:id="208">
    <w:p w14:paraId="3AE55734" w14:textId="77777777" w:rsidR="00100C9C" w:rsidRPr="004A3E27" w:rsidRDefault="00100C9C"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100C9C" w:rsidRPr="004A3E27" w:rsidRDefault="00100C9C"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100C9C" w:rsidRPr="004A3E27" w:rsidRDefault="00100C9C" w:rsidP="00704CAA">
      <w:pPr>
        <w:pStyle w:val="footnote"/>
      </w:pPr>
      <w:r w:rsidRPr="004A3E27">
        <w:rPr>
          <w:rStyle w:val="FootnoteReference"/>
        </w:rPr>
        <w:footnoteRef/>
      </w:r>
      <w:r w:rsidRPr="004A3E27">
        <w:t xml:space="preserve"> Prov. 24:19.</w:t>
      </w:r>
    </w:p>
  </w:footnote>
  <w:footnote w:id="211">
    <w:p w14:paraId="2BAC33AB" w14:textId="77777777" w:rsidR="00100C9C" w:rsidRPr="004A3E27" w:rsidRDefault="00100C9C"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100C9C" w:rsidRPr="004A3E27" w:rsidRDefault="00100C9C"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100C9C" w:rsidRPr="004A3E27" w:rsidRDefault="00100C9C"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100C9C" w:rsidRDefault="00100C9C" w:rsidP="00704CAA">
      <w:pPr>
        <w:pStyle w:val="footnote"/>
      </w:pPr>
      <w:r>
        <w:rPr>
          <w:rStyle w:val="FootnoteReference"/>
        </w:rPr>
        <w:footnoteRef/>
      </w:r>
      <w:r>
        <w:t xml:space="preserve"> [JS] or “judgment”</w:t>
      </w:r>
    </w:p>
  </w:footnote>
  <w:footnote w:id="215">
    <w:p w14:paraId="2655FEEF" w14:textId="77777777" w:rsidR="00100C9C" w:rsidRPr="004A3E27" w:rsidRDefault="00100C9C"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100C9C" w:rsidRDefault="00100C9C" w:rsidP="00704CAA">
      <w:pPr>
        <w:pStyle w:val="footnote"/>
      </w:pPr>
      <w:r>
        <w:rPr>
          <w:rStyle w:val="FootnoteReference"/>
        </w:rPr>
        <w:footnoteRef/>
      </w:r>
      <w:r>
        <w:t xml:space="preserve"> [JS] or “fret”</w:t>
      </w:r>
    </w:p>
  </w:footnote>
  <w:footnote w:id="217">
    <w:p w14:paraId="4788BB93" w14:textId="77777777" w:rsidR="00100C9C" w:rsidRDefault="00100C9C" w:rsidP="00704CAA">
      <w:pPr>
        <w:pStyle w:val="footnote"/>
      </w:pPr>
      <w:r>
        <w:rPr>
          <w:rStyle w:val="FootnoteReference"/>
        </w:rPr>
        <w:footnoteRef/>
      </w:r>
      <w:r>
        <w:t xml:space="preserve"> [JS] or “land”</w:t>
      </w:r>
    </w:p>
  </w:footnote>
  <w:footnote w:id="218">
    <w:p w14:paraId="6390DA94" w14:textId="77777777" w:rsidR="00100C9C" w:rsidRPr="004A3E27" w:rsidRDefault="00100C9C"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100C9C" w:rsidRPr="004A3E27" w:rsidRDefault="00100C9C"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100C9C" w:rsidRDefault="00100C9C" w:rsidP="00704CAA">
      <w:pPr>
        <w:pStyle w:val="footnote"/>
      </w:pPr>
      <w:r>
        <w:rPr>
          <w:rStyle w:val="FootnoteReference"/>
        </w:rPr>
        <w:footnoteRef/>
      </w:r>
      <w:r>
        <w:t xml:space="preserve"> [JS] literally, “seed”, here and throughout</w:t>
      </w:r>
    </w:p>
  </w:footnote>
  <w:footnote w:id="221">
    <w:p w14:paraId="3CEEF8CB" w14:textId="77777777" w:rsidR="00100C9C" w:rsidRPr="004A3E27" w:rsidRDefault="00100C9C"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100C9C" w:rsidRPr="004A3E27" w:rsidRDefault="00100C9C"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100C9C" w:rsidRPr="004A3E27" w:rsidRDefault="00100C9C"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100C9C" w:rsidRDefault="00100C9C" w:rsidP="00704CAA">
      <w:pPr>
        <w:pStyle w:val="footnote"/>
      </w:pPr>
      <w:r>
        <w:rPr>
          <w:rStyle w:val="FootnoteReference"/>
        </w:rPr>
        <w:footnoteRef/>
      </w:r>
      <w:r>
        <w:t xml:space="preserve"> [JS] literally “with a sad face”</w:t>
      </w:r>
    </w:p>
  </w:footnote>
  <w:footnote w:id="225">
    <w:p w14:paraId="3F203C49" w14:textId="77777777" w:rsidR="00100C9C" w:rsidRDefault="00100C9C" w:rsidP="00704CAA">
      <w:pPr>
        <w:pStyle w:val="footnote"/>
      </w:pPr>
      <w:r>
        <w:rPr>
          <w:rStyle w:val="FootnoteReference"/>
        </w:rPr>
        <w:footnoteRef/>
      </w:r>
      <w:r>
        <w:t xml:space="preserve"> [JS] literally “loins”</w:t>
      </w:r>
    </w:p>
  </w:footnote>
  <w:footnote w:id="226">
    <w:p w14:paraId="52B59A41" w14:textId="77777777" w:rsidR="00100C9C" w:rsidRDefault="00100C9C" w:rsidP="00704CAA">
      <w:pPr>
        <w:pStyle w:val="footnote"/>
      </w:pPr>
      <w:r>
        <w:rPr>
          <w:rStyle w:val="FootnoteReference"/>
        </w:rPr>
        <w:footnoteRef/>
      </w:r>
      <w:r>
        <w:t xml:space="preserve"> [JS] [] from the Sixth Hour of Great and Holy Friday.</w:t>
      </w:r>
    </w:p>
  </w:footnote>
  <w:footnote w:id="227">
    <w:p w14:paraId="1BEB925F" w14:textId="77777777" w:rsidR="00100C9C" w:rsidRPr="004A3E27" w:rsidRDefault="00100C9C"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100C9C" w:rsidRDefault="00100C9C" w:rsidP="00704CAA">
      <w:pPr>
        <w:pStyle w:val="footnote"/>
      </w:pPr>
      <w:r>
        <w:rPr>
          <w:rStyle w:val="FootnoteReference"/>
        </w:rPr>
        <w:footnoteRef/>
      </w:r>
      <w:r>
        <w:t xml:space="preserve"> [JS] or “walks about like a phantom”</w:t>
      </w:r>
    </w:p>
  </w:footnote>
  <w:footnote w:id="229">
    <w:p w14:paraId="3A8555F1" w14:textId="77777777" w:rsidR="00100C9C" w:rsidRPr="004A3E27" w:rsidRDefault="00100C9C"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100C9C" w:rsidRPr="004A3E27" w:rsidRDefault="00100C9C"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100C9C" w:rsidRPr="004A3E27" w:rsidRDefault="00100C9C"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100C9C" w:rsidRPr="004A3E27" w:rsidRDefault="00100C9C"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100C9C" w:rsidRPr="004A3E27" w:rsidRDefault="00100C9C"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100C9C" w:rsidRDefault="00100C9C" w:rsidP="00704CAA">
      <w:pPr>
        <w:pStyle w:val="footnote"/>
      </w:pPr>
      <w:r>
        <w:rPr>
          <w:rStyle w:val="FootnoteReference"/>
        </w:rPr>
        <w:footnoteRef/>
      </w:r>
      <w:r>
        <w:t xml:space="preserve"> Fr. Athanasius adds here “my truth”. See Matins of the 12 Day of Paopi.</w:t>
      </w:r>
    </w:p>
  </w:footnote>
  <w:footnote w:id="235">
    <w:p w14:paraId="61A8E851" w14:textId="77777777" w:rsidR="00100C9C" w:rsidRDefault="00100C9C" w:rsidP="00704CAA">
      <w:pPr>
        <w:pStyle w:val="footnote"/>
      </w:pPr>
      <w:r>
        <w:rPr>
          <w:rStyle w:val="FootnoteReference"/>
        </w:rPr>
        <w:footnoteRef/>
      </w:r>
      <w:r>
        <w:t xml:space="preserve"> [JS] or “Aha! Aha!” or “Well done! Well done!”</w:t>
      </w:r>
    </w:p>
  </w:footnote>
  <w:footnote w:id="236">
    <w:p w14:paraId="27E55EE4" w14:textId="77777777" w:rsidR="00100C9C" w:rsidRPr="004A3E27" w:rsidRDefault="00100C9C" w:rsidP="00704CAA">
      <w:pPr>
        <w:pStyle w:val="footnote"/>
      </w:pPr>
      <w:r w:rsidRPr="004A3E27">
        <w:rPr>
          <w:rStyle w:val="FootnoteReference"/>
        </w:rPr>
        <w:footnoteRef/>
      </w:r>
      <w:r w:rsidRPr="004A3E27">
        <w:t xml:space="preserve"> John 13:30.</w:t>
      </w:r>
    </w:p>
  </w:footnote>
  <w:footnote w:id="237">
    <w:p w14:paraId="25762726" w14:textId="77777777" w:rsidR="00100C9C" w:rsidRPr="004A3E27" w:rsidRDefault="00100C9C"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100C9C" w:rsidRPr="004A3E27" w:rsidRDefault="00100C9C"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100C9C" w:rsidRPr="004A3E27" w:rsidRDefault="00100C9C"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100C9C" w:rsidRDefault="00100C9C" w:rsidP="00704CAA">
      <w:pPr>
        <w:pStyle w:val="footnote"/>
      </w:pPr>
      <w:r>
        <w:rPr>
          <w:rStyle w:val="FootnoteReference"/>
        </w:rPr>
        <w:footnoteRef/>
      </w:r>
      <w:r>
        <w:t xml:space="preserve"> [JS] or “from age to age. So be it! So be it!”</w:t>
      </w:r>
    </w:p>
  </w:footnote>
  <w:footnote w:id="241">
    <w:p w14:paraId="3C5066F6" w14:textId="77777777" w:rsidR="00100C9C" w:rsidRPr="004A3E27" w:rsidRDefault="00100C9C"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100C9C" w:rsidRDefault="00100C9C" w:rsidP="00704CAA">
      <w:pPr>
        <w:pStyle w:val="footnote"/>
      </w:pPr>
      <w:r>
        <w:rPr>
          <w:rStyle w:val="FootnoteReference"/>
        </w:rPr>
        <w:footnoteRef/>
      </w:r>
      <w:r>
        <w:t xml:space="preserve"> [JS] or “thanksgiving”, or “thankful confession with praise”</w:t>
      </w:r>
    </w:p>
  </w:footnote>
  <w:footnote w:id="243">
    <w:p w14:paraId="2D0FDBB0" w14:textId="77777777" w:rsidR="00100C9C" w:rsidRDefault="00100C9C"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100C9C" w:rsidRDefault="00100C9C"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100C9C" w:rsidRDefault="00100C9C"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100C9C" w:rsidRDefault="00100C9C" w:rsidP="00704CAA">
      <w:pPr>
        <w:pStyle w:val="footnote"/>
      </w:pPr>
      <w:r>
        <w:rPr>
          <w:rStyle w:val="FootnoteReference"/>
        </w:rPr>
        <w:footnoteRef/>
      </w:r>
      <w:r>
        <w:t xml:space="preserve"> [JS] Fr. Lazarus has “dwelling”</w:t>
      </w:r>
    </w:p>
  </w:footnote>
  <w:footnote w:id="247">
    <w:p w14:paraId="4B4E6517" w14:textId="77777777" w:rsidR="00100C9C" w:rsidRPr="004A3E27" w:rsidRDefault="00100C9C"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100C9C" w:rsidRDefault="00100C9C"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100C9C" w:rsidRDefault="00100C9C"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100C9C" w:rsidRPr="004A3E27" w:rsidRDefault="00100C9C"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100C9C" w:rsidRDefault="00100C9C" w:rsidP="00704CAA">
      <w:pPr>
        <w:pStyle w:val="footnote"/>
      </w:pPr>
      <w:r>
        <w:rPr>
          <w:rStyle w:val="FootnoteReference"/>
        </w:rPr>
        <w:footnoteRef/>
      </w:r>
      <w:r>
        <w:t xml:space="preserve"> [JS] or “presence”</w:t>
      </w:r>
    </w:p>
  </w:footnote>
  <w:footnote w:id="252">
    <w:p w14:paraId="74E86BCD" w14:textId="77777777" w:rsidR="00100C9C" w:rsidRDefault="00100C9C" w:rsidP="00704CAA">
      <w:pPr>
        <w:pStyle w:val="footnote"/>
      </w:pPr>
      <w:r>
        <w:rPr>
          <w:rStyle w:val="FootnoteReference"/>
        </w:rPr>
        <w:footnoteRef/>
      </w:r>
      <w:r>
        <w:t xml:space="preserve"> [JS] or “boast in” or “praise”</w:t>
      </w:r>
    </w:p>
  </w:footnote>
  <w:footnote w:id="253">
    <w:p w14:paraId="137C7CEE" w14:textId="77777777" w:rsidR="00100C9C" w:rsidRDefault="00100C9C" w:rsidP="00704CAA">
      <w:pPr>
        <w:pStyle w:val="footnote"/>
      </w:pPr>
      <w:r>
        <w:rPr>
          <w:rStyle w:val="FootnoteReference"/>
        </w:rPr>
        <w:footnoteRef/>
      </w:r>
      <w:r>
        <w:t xml:space="preserve"> [JS] or “give thanks to”, or “thankfully confess Your Name with praise”</w:t>
      </w:r>
    </w:p>
  </w:footnote>
  <w:footnote w:id="254">
    <w:p w14:paraId="29D167D7" w14:textId="77777777" w:rsidR="00100C9C" w:rsidRPr="004A3E27" w:rsidRDefault="00100C9C"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100C9C" w:rsidRPr="004A3E27" w:rsidRDefault="00100C9C"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100C9C" w:rsidRPr="004A3E27" w:rsidRDefault="00100C9C"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100C9C" w:rsidRDefault="00100C9C" w:rsidP="00704CAA">
      <w:pPr>
        <w:pStyle w:val="footnote"/>
      </w:pPr>
      <w:r>
        <w:rPr>
          <w:rStyle w:val="FootnoteReference"/>
        </w:rPr>
        <w:footnoteRef/>
      </w:r>
      <w:r>
        <w:t xml:space="preserve"> [JS] or “grace was poured out on Your lips”</w:t>
      </w:r>
    </w:p>
  </w:footnote>
  <w:footnote w:id="258">
    <w:p w14:paraId="0253CD4F" w14:textId="77777777" w:rsidR="00100C9C" w:rsidRPr="004A3E27" w:rsidRDefault="00100C9C"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100C9C" w:rsidRPr="004A3E27" w:rsidRDefault="00100C9C"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100C9C" w:rsidRPr="004A3E27" w:rsidRDefault="00100C9C"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100C9C" w:rsidRDefault="00100C9C"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100C9C" w:rsidRDefault="00100C9C" w:rsidP="00704CAA">
      <w:pPr>
        <w:pStyle w:val="footnote"/>
      </w:pPr>
      <w:r>
        <w:rPr>
          <w:rStyle w:val="FootnoteReference"/>
        </w:rPr>
        <w:footnoteRef/>
      </w:r>
      <w:r>
        <w:t xml:space="preserve"> [JS] literally “do obeisance”, i.e. “bow down to”</w:t>
      </w:r>
    </w:p>
  </w:footnote>
  <w:footnote w:id="263">
    <w:p w14:paraId="3A9D055B" w14:textId="77777777" w:rsidR="00100C9C" w:rsidRPr="004A3E27" w:rsidRDefault="00100C9C"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100C9C" w:rsidRPr="004A3E27" w:rsidRDefault="00100C9C" w:rsidP="00704CAA">
      <w:pPr>
        <w:pStyle w:val="footnote"/>
      </w:pPr>
      <w:r w:rsidRPr="004A3E27">
        <w:rPr>
          <w:rStyle w:val="FootnoteReference"/>
        </w:rPr>
        <w:footnoteRef/>
      </w:r>
      <w:r w:rsidRPr="004A3E27">
        <w:t xml:space="preserve"> Rev. 22:1.</w:t>
      </w:r>
    </w:p>
  </w:footnote>
  <w:footnote w:id="265">
    <w:p w14:paraId="0D981498" w14:textId="77777777" w:rsidR="00100C9C" w:rsidRDefault="00100C9C" w:rsidP="00704CAA">
      <w:pPr>
        <w:pStyle w:val="footnote"/>
      </w:pPr>
      <w:r>
        <w:rPr>
          <w:rStyle w:val="FootnoteReference"/>
        </w:rPr>
        <w:footnoteRef/>
      </w:r>
      <w:r>
        <w:t xml:space="preserve"> Fr. Lazarus has “dwelling-place”</w:t>
      </w:r>
    </w:p>
  </w:footnote>
  <w:footnote w:id="266">
    <w:p w14:paraId="1E5AC7FD" w14:textId="77777777" w:rsidR="00100C9C" w:rsidRDefault="00100C9C" w:rsidP="00704CAA">
      <w:pPr>
        <w:pStyle w:val="footnote"/>
      </w:pPr>
      <w:r>
        <w:rPr>
          <w:rStyle w:val="FootnoteReference"/>
        </w:rPr>
        <w:footnoteRef/>
      </w:r>
      <w:r>
        <w:t xml:space="preserve"> [JS] the city’s</w:t>
      </w:r>
    </w:p>
  </w:footnote>
  <w:footnote w:id="267">
    <w:p w14:paraId="1BB6F44D" w14:textId="77777777" w:rsidR="00100C9C" w:rsidRPr="004A3E27" w:rsidRDefault="00100C9C"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100C9C" w:rsidRPr="004A3E27" w:rsidRDefault="00100C9C"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100C9C" w:rsidRPr="004A3E27" w:rsidRDefault="00100C9C"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100C9C" w:rsidRPr="004A3E27" w:rsidRDefault="00100C9C"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100C9C" w:rsidRPr="004A3E27" w:rsidRDefault="00100C9C"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100C9C" w:rsidRPr="004A3E27" w:rsidRDefault="00100C9C"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100C9C" w:rsidRPr="004A3E27" w:rsidRDefault="00100C9C"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100C9C" w:rsidRDefault="00100C9C" w:rsidP="00704CAA">
      <w:pPr>
        <w:pStyle w:val="footnote"/>
      </w:pPr>
      <w:r>
        <w:rPr>
          <w:rStyle w:val="FootnoteReference"/>
        </w:rPr>
        <w:footnoteRef/>
      </w:r>
      <w:r>
        <w:t xml:space="preserve"> [JS] or “beautifully situated”</w:t>
      </w:r>
    </w:p>
  </w:footnote>
  <w:footnote w:id="275">
    <w:p w14:paraId="54B46EEB" w14:textId="77777777" w:rsidR="00100C9C" w:rsidRPr="004A3E27" w:rsidRDefault="00100C9C"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100C9C" w:rsidRPr="004A3E27" w:rsidRDefault="00100C9C"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100C9C" w:rsidRPr="004A3E27" w:rsidRDefault="00100C9C"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100C9C" w:rsidRDefault="00100C9C" w:rsidP="00704CAA">
      <w:pPr>
        <w:pStyle w:val="footnote"/>
      </w:pPr>
      <w:r>
        <w:rPr>
          <w:rStyle w:val="FootnoteReference"/>
        </w:rPr>
        <w:footnoteRef/>
      </w:r>
      <w:r>
        <w:t xml:space="preserve"> [JS] Fr. Lazarus adds “justice and right judgment” to “righteousness”</w:t>
      </w:r>
    </w:p>
  </w:footnote>
  <w:footnote w:id="279">
    <w:p w14:paraId="20C0E7EF" w14:textId="77777777" w:rsidR="00100C9C" w:rsidRPr="004A3E27" w:rsidRDefault="00100C9C"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100C9C" w:rsidRPr="004A3E27" w:rsidRDefault="00100C9C"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100C9C" w:rsidRDefault="00100C9C" w:rsidP="00704CAA">
      <w:pPr>
        <w:pStyle w:val="footnote"/>
      </w:pPr>
      <w:r>
        <w:rPr>
          <w:rStyle w:val="FootnoteReference"/>
        </w:rPr>
        <w:footnoteRef/>
      </w:r>
      <w:r>
        <w:t xml:space="preserve"> [JS] or “eternally”</w:t>
      </w:r>
    </w:p>
  </w:footnote>
  <w:footnote w:id="282">
    <w:p w14:paraId="29183457" w14:textId="77777777" w:rsidR="00100C9C" w:rsidRDefault="00100C9C"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100C9C" w:rsidRDefault="00100C9C" w:rsidP="00704CAA">
      <w:pPr>
        <w:pStyle w:val="footnote"/>
      </w:pPr>
      <w:r>
        <w:rPr>
          <w:rStyle w:val="FootnoteReference"/>
        </w:rPr>
        <w:footnoteRef/>
      </w:r>
      <w:r>
        <w:t xml:space="preserve"> [JS] or “workers of iniquity”</w:t>
      </w:r>
    </w:p>
  </w:footnote>
  <w:footnote w:id="284">
    <w:p w14:paraId="3726AE69" w14:textId="77777777" w:rsidR="00100C9C" w:rsidRPr="004A3E27" w:rsidRDefault="00100C9C"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100C9C" w:rsidRDefault="00100C9C" w:rsidP="00704CAA">
      <w:pPr>
        <w:pStyle w:val="footnote"/>
      </w:pPr>
      <w:r>
        <w:rPr>
          <w:rStyle w:val="FootnoteReference"/>
        </w:rPr>
        <w:footnoteRef/>
      </w:r>
      <w:r>
        <w:t xml:space="preserve"> [JS] or “ransom”</w:t>
      </w:r>
    </w:p>
  </w:footnote>
  <w:footnote w:id="286">
    <w:p w14:paraId="5DBB946B" w14:textId="77777777" w:rsidR="00100C9C" w:rsidRDefault="00100C9C" w:rsidP="00704CAA">
      <w:pPr>
        <w:pStyle w:val="footnote"/>
      </w:pPr>
      <w:r>
        <w:rPr>
          <w:rStyle w:val="FootnoteReference"/>
        </w:rPr>
        <w:footnoteRef/>
      </w:r>
      <w:r>
        <w:t xml:space="preserve"> [JS] or tabernacles.</w:t>
      </w:r>
    </w:p>
  </w:footnote>
  <w:footnote w:id="287">
    <w:p w14:paraId="0039C2F6" w14:textId="77777777" w:rsidR="00100C9C" w:rsidRDefault="00100C9C"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100C9C" w:rsidRDefault="00100C9C" w:rsidP="00704CAA">
      <w:pPr>
        <w:pStyle w:val="footnote"/>
      </w:pPr>
      <w:r>
        <w:rPr>
          <w:rStyle w:val="FootnoteReference"/>
        </w:rPr>
        <w:footnoteRef/>
      </w:r>
      <w:r>
        <w:t xml:space="preserve"> [JS] or “I will not find fault with your sacrifices”</w:t>
      </w:r>
    </w:p>
  </w:footnote>
  <w:footnote w:id="289">
    <w:p w14:paraId="68A8C08D" w14:textId="77777777" w:rsidR="00100C9C" w:rsidRPr="004A3E27" w:rsidRDefault="00100C9C"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100C9C" w:rsidRDefault="00100C9C" w:rsidP="00704CAA">
      <w:pPr>
        <w:pStyle w:val="footnote"/>
      </w:pPr>
      <w:r>
        <w:rPr>
          <w:rStyle w:val="FootnoteReference"/>
        </w:rPr>
        <w:footnoteRef/>
      </w:r>
      <w:r>
        <w:t xml:space="preserve"> [JS] [] found in Coptic</w:t>
      </w:r>
    </w:p>
  </w:footnote>
  <w:footnote w:id="291">
    <w:p w14:paraId="083DB491" w14:textId="77777777" w:rsidR="00100C9C" w:rsidRPr="004A3E27" w:rsidRDefault="00100C9C"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100C9C" w:rsidRDefault="00100C9C" w:rsidP="00704CAA">
      <w:pPr>
        <w:pStyle w:val="footnote"/>
      </w:pPr>
      <w:r>
        <w:rPr>
          <w:rStyle w:val="FootnoteReference"/>
        </w:rPr>
        <w:footnoteRef/>
      </w:r>
      <w:r>
        <w:t xml:space="preserve"> [JS] “showed me” or “made known to me”</w:t>
      </w:r>
    </w:p>
  </w:footnote>
  <w:footnote w:id="293">
    <w:p w14:paraId="6841512E" w14:textId="77777777" w:rsidR="00100C9C" w:rsidRPr="004A3E27" w:rsidRDefault="00100C9C" w:rsidP="00704CAA">
      <w:pPr>
        <w:pStyle w:val="footnote"/>
      </w:pPr>
      <w:r w:rsidRPr="004A3E27">
        <w:rPr>
          <w:rStyle w:val="FootnoteReference"/>
        </w:rPr>
        <w:footnoteRef/>
      </w:r>
      <w:r w:rsidRPr="004A3E27">
        <w:t xml:space="preserve"> Exodus 12:22; John 19:29; Hebrews 9:19.</w:t>
      </w:r>
    </w:p>
  </w:footnote>
  <w:footnote w:id="294">
    <w:p w14:paraId="2CD43332" w14:textId="77777777" w:rsidR="00100C9C" w:rsidRDefault="00100C9C" w:rsidP="00704CAA">
      <w:pPr>
        <w:pStyle w:val="footnote"/>
      </w:pPr>
      <w:r>
        <w:rPr>
          <w:rStyle w:val="FootnoteReference"/>
        </w:rPr>
        <w:footnoteRef/>
      </w:r>
      <w:r>
        <w:t xml:space="preserve"> [JS] literally “face”.</w:t>
      </w:r>
    </w:p>
  </w:footnote>
  <w:footnote w:id="295">
    <w:p w14:paraId="63BCC4B4" w14:textId="77777777" w:rsidR="00100C9C" w:rsidRDefault="00100C9C" w:rsidP="00704CAA">
      <w:pPr>
        <w:pStyle w:val="footnote"/>
      </w:pPr>
      <w:r>
        <w:rPr>
          <w:rStyle w:val="FootnoteReference"/>
        </w:rPr>
        <w:footnoteRef/>
      </w:r>
      <w:r>
        <w:t xml:space="preserve"> [JS] or “blood-guiltiness”</w:t>
      </w:r>
    </w:p>
  </w:footnote>
  <w:footnote w:id="296">
    <w:p w14:paraId="5BD3086D" w14:textId="77777777" w:rsidR="00100C9C" w:rsidRDefault="00100C9C" w:rsidP="00704CAA">
      <w:pPr>
        <w:pStyle w:val="footnote"/>
      </w:pPr>
      <w:r>
        <w:rPr>
          <w:rStyle w:val="FootnoteReference"/>
        </w:rPr>
        <w:footnoteRef/>
      </w:r>
      <w:r>
        <w:t xml:space="preserve"> [JS] or “gives thanks to,” or “thankfully confess You with praise”</w:t>
      </w:r>
    </w:p>
  </w:footnote>
  <w:footnote w:id="297">
    <w:p w14:paraId="49F73209" w14:textId="77777777" w:rsidR="00100C9C" w:rsidRPr="004A3E27" w:rsidRDefault="00100C9C"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100C9C" w:rsidRPr="004A3E27" w:rsidRDefault="00100C9C"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100C9C" w:rsidRDefault="00100C9C" w:rsidP="00704CAA">
      <w:pPr>
        <w:pStyle w:val="footnote"/>
      </w:pPr>
      <w:r>
        <w:rPr>
          <w:rStyle w:val="FootnoteReference"/>
        </w:rPr>
        <w:footnoteRef/>
      </w:r>
      <w:r>
        <w:t xml:space="preserve"> [JS] or “give thanks to You,” or “thankfully confess You with praise”</w:t>
      </w:r>
    </w:p>
  </w:footnote>
  <w:footnote w:id="300">
    <w:p w14:paraId="767368C4" w14:textId="77777777" w:rsidR="00100C9C" w:rsidRPr="004A3E27" w:rsidRDefault="00100C9C"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100C9C" w:rsidRPr="004A3E27" w:rsidRDefault="00100C9C" w:rsidP="00704CAA">
      <w:pPr>
        <w:pStyle w:val="footnote"/>
      </w:pPr>
      <w:r w:rsidRPr="004A3E27">
        <w:rPr>
          <w:rStyle w:val="FootnoteReference"/>
        </w:rPr>
        <w:footnoteRef/>
      </w:r>
      <w:r w:rsidRPr="004A3E27">
        <w:t xml:space="preserve"> Lk. 10:18; 2 Thess. 1:6.</w:t>
      </w:r>
    </w:p>
  </w:footnote>
  <w:footnote w:id="302">
    <w:p w14:paraId="10448F6D" w14:textId="77777777" w:rsidR="00100C9C" w:rsidRPr="004A3E27" w:rsidRDefault="00100C9C"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100C9C" w:rsidRDefault="00100C9C" w:rsidP="00704CAA">
      <w:pPr>
        <w:pStyle w:val="footnote"/>
      </w:pPr>
      <w:r>
        <w:rPr>
          <w:rStyle w:val="FootnoteReference"/>
        </w:rPr>
        <w:footnoteRef/>
      </w:r>
      <w:r>
        <w:t xml:space="preserve"> [JS] “it” refers to the iniquity and strife.</w:t>
      </w:r>
    </w:p>
  </w:footnote>
  <w:footnote w:id="304">
    <w:p w14:paraId="5BC02F63" w14:textId="77777777" w:rsidR="00100C9C" w:rsidRPr="004A3E27" w:rsidRDefault="00100C9C"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100C9C" w:rsidRPr="004A3E27" w:rsidRDefault="00100C9C"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100C9C" w:rsidRDefault="00100C9C" w:rsidP="00704CAA">
      <w:pPr>
        <w:pStyle w:val="footnote"/>
      </w:pPr>
      <w:r>
        <w:rPr>
          <w:rStyle w:val="FootnoteReference"/>
        </w:rPr>
        <w:footnoteRef/>
      </w:r>
      <w:r>
        <w:t xml:space="preserve"> [JS] NETS omits “not”</w:t>
      </w:r>
    </w:p>
  </w:footnote>
  <w:footnote w:id="307">
    <w:p w14:paraId="586AA817" w14:textId="77777777" w:rsidR="00100C9C" w:rsidRPr="004A3E27" w:rsidRDefault="00100C9C"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100C9C" w:rsidRPr="004A3E27" w:rsidRDefault="00100C9C"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100C9C" w:rsidRDefault="00100C9C" w:rsidP="00704CAA">
      <w:pPr>
        <w:pStyle w:val="footnote"/>
      </w:pPr>
      <w:r>
        <w:rPr>
          <w:rStyle w:val="FootnoteReference"/>
        </w:rPr>
        <w:footnoteRef/>
      </w:r>
      <w:r>
        <w:t xml:space="preserve"> [JS] or “I will sing and praise,” or “I will sing and make music”</w:t>
      </w:r>
    </w:p>
  </w:footnote>
  <w:footnote w:id="310">
    <w:p w14:paraId="433EB3DE" w14:textId="77777777" w:rsidR="00100C9C" w:rsidRDefault="00100C9C"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100C9C" w:rsidRDefault="00100C9C" w:rsidP="00704CAA">
      <w:pPr>
        <w:pStyle w:val="footnote"/>
      </w:pPr>
      <w:r>
        <w:rPr>
          <w:rStyle w:val="FootnoteReference"/>
        </w:rPr>
        <w:footnoteRef/>
      </w:r>
      <w:r>
        <w:t xml:space="preserve"> [JS] Coptic has “Name” in place of “mercy”.</w:t>
      </w:r>
    </w:p>
  </w:footnote>
  <w:footnote w:id="312">
    <w:p w14:paraId="7728F8E8" w14:textId="77777777" w:rsidR="00100C9C" w:rsidRPr="004A3E27" w:rsidRDefault="00100C9C"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100C9C" w:rsidRDefault="00100C9C" w:rsidP="00704CAA">
      <w:pPr>
        <w:pStyle w:val="footnote"/>
      </w:pPr>
      <w:r>
        <w:rPr>
          <w:rStyle w:val="FootnoteReference"/>
        </w:rPr>
        <w:footnoteRef/>
      </w:r>
      <w:r>
        <w:t xml:space="preserve"> [JS] or “the lawless,” or “those that do wickedness”</w:t>
      </w:r>
    </w:p>
  </w:footnote>
  <w:footnote w:id="314">
    <w:p w14:paraId="670E273A" w14:textId="77777777" w:rsidR="00100C9C" w:rsidRPr="004A3E27" w:rsidRDefault="00100C9C" w:rsidP="00704CAA">
      <w:pPr>
        <w:pStyle w:val="footnote"/>
      </w:pPr>
      <w:r w:rsidRPr="004A3E27">
        <w:rPr>
          <w:rStyle w:val="FootnoteReference"/>
        </w:rPr>
        <w:footnoteRef/>
      </w:r>
      <w:r w:rsidRPr="004A3E27">
        <w:t xml:space="preserve"> Mercy: love (Luke 10:37).</w:t>
      </w:r>
    </w:p>
  </w:footnote>
  <w:footnote w:id="315">
    <w:p w14:paraId="2503BB75" w14:textId="77777777" w:rsidR="00100C9C" w:rsidRPr="004A3E27" w:rsidRDefault="00100C9C"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100C9C" w:rsidRPr="004A3E27" w:rsidRDefault="00100C9C"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100C9C" w:rsidRPr="004A3E27" w:rsidRDefault="00100C9C"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100C9C" w:rsidRPr="004A3E27" w:rsidRDefault="00100C9C"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100C9C" w:rsidRDefault="00100C9C"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100C9C" w:rsidRPr="004A3E27" w:rsidRDefault="00100C9C"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100C9C" w:rsidRPr="004A3E27" w:rsidRDefault="00100C9C"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100C9C" w:rsidRDefault="00100C9C"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100C9C" w:rsidRPr="004A3E27" w:rsidRDefault="00100C9C" w:rsidP="00704CAA">
      <w:pPr>
        <w:pStyle w:val="footnote"/>
      </w:pPr>
      <w:r w:rsidRPr="004A3E27">
        <w:rPr>
          <w:rStyle w:val="FootnoteReference"/>
        </w:rPr>
        <w:footnoteRef/>
      </w:r>
      <w:r w:rsidRPr="004A3E27">
        <w:t xml:space="preserve"> Job. 33:14.</w:t>
      </w:r>
    </w:p>
  </w:footnote>
  <w:footnote w:id="324">
    <w:p w14:paraId="733C9AA0" w14:textId="77777777" w:rsidR="00100C9C" w:rsidRDefault="00100C9C"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100C9C" w:rsidRDefault="00100C9C" w:rsidP="00704CAA">
      <w:pPr>
        <w:pStyle w:val="footnote"/>
      </w:pPr>
      <w:r>
        <w:rPr>
          <w:rStyle w:val="FootnoteReference"/>
        </w:rPr>
        <w:footnoteRef/>
      </w:r>
      <w:r>
        <w:t xml:space="preserve"> [JS] literally, “holy place”</w:t>
      </w:r>
    </w:p>
  </w:footnote>
  <w:footnote w:id="326">
    <w:p w14:paraId="105BC1C0" w14:textId="77777777" w:rsidR="00100C9C" w:rsidRPr="004A3E27" w:rsidRDefault="00100C9C"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100C9C" w:rsidRDefault="00100C9C" w:rsidP="00704CAA">
      <w:pPr>
        <w:pStyle w:val="footnote"/>
      </w:pPr>
      <w:r>
        <w:rPr>
          <w:rStyle w:val="FootnoteReference"/>
        </w:rPr>
        <w:footnoteRef/>
      </w:r>
      <w:r>
        <w:t xml:space="preserve"> [JS] Fr. Athanasius’ translation from the Coptic has “shall glory”</w:t>
      </w:r>
    </w:p>
  </w:footnote>
  <w:footnote w:id="328">
    <w:p w14:paraId="397554C6" w14:textId="77777777" w:rsidR="00100C9C" w:rsidRDefault="00100C9C"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100C9C" w:rsidRDefault="00100C9C" w:rsidP="00704CAA">
      <w:pPr>
        <w:pStyle w:val="footnote"/>
      </w:pPr>
      <w:r>
        <w:rPr>
          <w:rStyle w:val="FootnoteReference"/>
        </w:rPr>
        <w:footnoteRef/>
      </w:r>
      <w:r>
        <w:t xml:space="preserve"> [] Found in Fr. Athanasius’ translation from the Coptic</w:t>
      </w:r>
    </w:p>
  </w:footnote>
  <w:footnote w:id="330">
    <w:p w14:paraId="2E69FFAD" w14:textId="77777777" w:rsidR="00100C9C" w:rsidRDefault="00100C9C" w:rsidP="00704CAA">
      <w:pPr>
        <w:pStyle w:val="footnote"/>
      </w:pPr>
      <w:r>
        <w:rPr>
          <w:rStyle w:val="FootnoteReference"/>
        </w:rPr>
        <w:footnoteRef/>
      </w:r>
      <w:r>
        <w:t xml:space="preserve"> [JS] [] found in Coptic, see Vespers of Pashons 20.</w:t>
      </w:r>
    </w:p>
  </w:footnote>
  <w:footnote w:id="331">
    <w:p w14:paraId="33825382" w14:textId="77777777" w:rsidR="00100C9C" w:rsidRPr="004A3E27" w:rsidRDefault="00100C9C"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100C9C" w:rsidRPr="004A3E27" w:rsidRDefault="00100C9C"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100C9C" w:rsidRDefault="00100C9C" w:rsidP="00704CAA">
      <w:pPr>
        <w:pStyle w:val="footnote"/>
      </w:pPr>
      <w:r>
        <w:rPr>
          <w:rStyle w:val="FootnoteReference"/>
        </w:rPr>
        <w:footnoteRef/>
      </w:r>
      <w:r>
        <w:t xml:space="preserve"> [JS] lit, “filled with fatness.”</w:t>
      </w:r>
    </w:p>
  </w:footnote>
  <w:footnote w:id="334">
    <w:p w14:paraId="461E1005" w14:textId="77777777" w:rsidR="00100C9C" w:rsidRPr="004A3E27" w:rsidRDefault="00100C9C"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100C9C" w:rsidRPr="004A3E27" w:rsidRDefault="00100C9C"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100C9C" w:rsidRPr="004A3E27" w:rsidRDefault="00100C9C"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100C9C" w:rsidRPr="004A3E27" w:rsidRDefault="00100C9C" w:rsidP="00704CAA">
      <w:pPr>
        <w:pStyle w:val="footnote"/>
      </w:pPr>
      <w:r w:rsidRPr="004A3E27">
        <w:rPr>
          <w:rStyle w:val="FootnoteReference"/>
        </w:rPr>
        <w:footnoteRef/>
      </w:r>
      <w:r w:rsidRPr="004A3E27">
        <w:t xml:space="preserve"> See footnote 62. &lt;2 previously&gt;</w:t>
      </w:r>
    </w:p>
  </w:footnote>
  <w:footnote w:id="338">
    <w:p w14:paraId="1020379C" w14:textId="77777777" w:rsidR="00100C9C" w:rsidRDefault="00100C9C" w:rsidP="00704CAA">
      <w:pPr>
        <w:pStyle w:val="footnote"/>
      </w:pPr>
      <w:r>
        <w:rPr>
          <w:rStyle w:val="FootnoteReference"/>
        </w:rPr>
        <w:footnoteRef/>
      </w:r>
      <w:r>
        <w:t xml:space="preserve"> [JS], “do obeisance”, i.e. prostrate, not just an attitude, but an act</w:t>
      </w:r>
    </w:p>
  </w:footnote>
  <w:footnote w:id="339">
    <w:p w14:paraId="3F0207F5" w14:textId="77777777" w:rsidR="00100C9C" w:rsidRPr="004A3E27" w:rsidRDefault="00100C9C"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100C9C" w:rsidRPr="004A3E27" w:rsidRDefault="00100C9C"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100C9C" w:rsidRDefault="00100C9C" w:rsidP="00704CAA">
      <w:pPr>
        <w:pStyle w:val="footnote"/>
      </w:pPr>
      <w:r>
        <w:rPr>
          <w:rStyle w:val="FootnoteReference"/>
        </w:rPr>
        <w:footnoteRef/>
      </w:r>
      <w:r>
        <w:t xml:space="preserve"> [JS] Fr. Lazarus has, “for”</w:t>
      </w:r>
    </w:p>
  </w:footnote>
  <w:footnote w:id="342">
    <w:p w14:paraId="7332204F" w14:textId="77777777" w:rsidR="00100C9C" w:rsidRPr="004A3E27" w:rsidRDefault="00100C9C"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100C9C" w:rsidRPr="004A3E27" w:rsidRDefault="00100C9C"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100C9C" w:rsidRPr="004A3E27" w:rsidRDefault="00100C9C"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100C9C" w:rsidRPr="004A3E27" w:rsidRDefault="00100C9C"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100C9C" w:rsidRDefault="00100C9C" w:rsidP="00704CAA">
      <w:pPr>
        <w:pStyle w:val="footnote"/>
      </w:pPr>
      <w:r>
        <w:rPr>
          <w:rStyle w:val="FootnoteReference"/>
        </w:rPr>
        <w:footnoteRef/>
      </w:r>
      <w:r>
        <w:t xml:space="preserve"> [JS] or “give thanks to You” or “thankfully confess You with praise”</w:t>
      </w:r>
    </w:p>
  </w:footnote>
  <w:footnote w:id="347">
    <w:p w14:paraId="10E8EE46" w14:textId="77777777" w:rsidR="00100C9C" w:rsidRDefault="00100C9C"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100C9C" w:rsidRPr="004A3E27" w:rsidRDefault="00100C9C"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100C9C" w:rsidRPr="004A3E27" w:rsidRDefault="00100C9C"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100C9C" w:rsidRPr="004A3E27" w:rsidRDefault="00100C9C"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100C9C" w:rsidRDefault="00100C9C" w:rsidP="00704CAA">
      <w:pPr>
        <w:pStyle w:val="footnote"/>
      </w:pPr>
      <w:r>
        <w:rPr>
          <w:rStyle w:val="FootnoteReference"/>
        </w:rPr>
        <w:footnoteRef/>
      </w:r>
      <w:r>
        <w:t xml:space="preserve"> [JS] literally, “before the face of”</w:t>
      </w:r>
    </w:p>
  </w:footnote>
  <w:footnote w:id="352">
    <w:p w14:paraId="102533E3" w14:textId="77777777" w:rsidR="00100C9C" w:rsidRPr="004A3E27" w:rsidRDefault="00100C9C"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100C9C" w:rsidRDefault="00100C9C" w:rsidP="00704CAA">
      <w:pPr>
        <w:pStyle w:val="footnote"/>
      </w:pPr>
      <w:r>
        <w:rPr>
          <w:rStyle w:val="FootnoteReference"/>
        </w:rPr>
        <w:footnoteRef/>
      </w:r>
      <w:r>
        <w:t xml:space="preserve"> [JS] literally “hosts”</w:t>
      </w:r>
    </w:p>
  </w:footnote>
  <w:footnote w:id="354">
    <w:p w14:paraId="1B31F91F" w14:textId="77777777" w:rsidR="00100C9C" w:rsidRDefault="00100C9C"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100C9C" w:rsidRPr="004A3E27" w:rsidRDefault="00100C9C"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100C9C" w:rsidRDefault="00100C9C" w:rsidP="00704CAA">
      <w:pPr>
        <w:pStyle w:val="footnote"/>
      </w:pPr>
      <w:r>
        <w:rPr>
          <w:rStyle w:val="FootnoteReference"/>
        </w:rPr>
        <w:footnoteRef/>
      </w:r>
      <w:r>
        <w:t xml:space="preserve"> [JS] literally, “ten-thousand fold”</w:t>
      </w:r>
    </w:p>
  </w:footnote>
  <w:footnote w:id="357">
    <w:p w14:paraId="475823DF" w14:textId="77777777" w:rsidR="00100C9C" w:rsidRDefault="00100C9C"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100C9C" w:rsidRPr="004A3E27" w:rsidRDefault="00100C9C"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100C9C" w:rsidRDefault="00100C9C"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100C9C" w:rsidRDefault="00100C9C" w:rsidP="00704CAA">
      <w:pPr>
        <w:pStyle w:val="footnote"/>
      </w:pPr>
      <w:r>
        <w:rPr>
          <w:rStyle w:val="FootnoteReference"/>
        </w:rPr>
        <w:footnoteRef/>
      </w:r>
      <w:r>
        <w:t xml:space="preserve"> [JS] “assemblies” or “congregations”</w:t>
      </w:r>
    </w:p>
  </w:footnote>
  <w:footnote w:id="361">
    <w:p w14:paraId="291850C2" w14:textId="77777777" w:rsidR="00100C9C" w:rsidRPr="004A3E27" w:rsidRDefault="00100C9C"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100C9C" w:rsidRDefault="00100C9C"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100C9C" w:rsidRPr="004A3E27" w:rsidRDefault="00100C9C"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100C9C" w:rsidRDefault="00100C9C" w:rsidP="00704CAA">
      <w:pPr>
        <w:pStyle w:val="footnote"/>
      </w:pPr>
      <w:r>
        <w:rPr>
          <w:rStyle w:val="FootnoteReference"/>
        </w:rPr>
        <w:footnoteRef/>
      </w:r>
      <w:r>
        <w:t xml:space="preserve"> [JS] Coptic has “mire of death”. See the Ninth Hour of Great Friday.</w:t>
      </w:r>
    </w:p>
  </w:footnote>
  <w:footnote w:id="365">
    <w:p w14:paraId="24447BAC" w14:textId="77777777" w:rsidR="00100C9C" w:rsidRPr="004A3E27" w:rsidRDefault="00100C9C"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100C9C" w:rsidRPr="004A3E27" w:rsidRDefault="00100C9C"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100C9C" w:rsidRPr="004A3E27" w:rsidRDefault="00100C9C" w:rsidP="00704CAA">
      <w:pPr>
        <w:pStyle w:val="footnote"/>
      </w:pPr>
      <w:r w:rsidRPr="004A3E27">
        <w:rPr>
          <w:rStyle w:val="FootnoteReference"/>
        </w:rPr>
        <w:footnoteRef/>
      </w:r>
      <w:r w:rsidRPr="004A3E27">
        <w:t xml:space="preserve"> Mk. 15:29; Jn. 2:17; Rom. 15:3.</w:t>
      </w:r>
    </w:p>
  </w:footnote>
  <w:footnote w:id="368">
    <w:p w14:paraId="22B19FA9" w14:textId="77777777" w:rsidR="00100C9C" w:rsidRPr="004A3E27" w:rsidRDefault="00100C9C" w:rsidP="00704CAA">
      <w:pPr>
        <w:pStyle w:val="footnote"/>
      </w:pPr>
      <w:r w:rsidRPr="004A3E27">
        <w:rPr>
          <w:rStyle w:val="FootnoteReference"/>
        </w:rPr>
        <w:footnoteRef/>
      </w:r>
      <w:r w:rsidRPr="004A3E27">
        <w:t xml:space="preserve"> The elders and chief priests.</w:t>
      </w:r>
    </w:p>
  </w:footnote>
  <w:footnote w:id="369">
    <w:p w14:paraId="1346C83A" w14:textId="77777777" w:rsidR="00100C9C" w:rsidRPr="004A3E27" w:rsidRDefault="00100C9C"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100C9C" w:rsidRDefault="00100C9C"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100C9C" w:rsidRPr="004A3E27" w:rsidRDefault="00100C9C" w:rsidP="00704CAA">
      <w:pPr>
        <w:pStyle w:val="footnote"/>
      </w:pPr>
      <w:r w:rsidRPr="004A3E27">
        <w:rPr>
          <w:rStyle w:val="FootnoteReference"/>
        </w:rPr>
        <w:footnoteRef/>
      </w:r>
      <w:r w:rsidRPr="004A3E27">
        <w:t xml:space="preserve"> Mt. 16:21; Mk. 8:31.</w:t>
      </w:r>
    </w:p>
  </w:footnote>
  <w:footnote w:id="372">
    <w:p w14:paraId="1283807F" w14:textId="77777777" w:rsidR="00100C9C" w:rsidRPr="004A3E27" w:rsidRDefault="00100C9C" w:rsidP="00704CAA">
      <w:pPr>
        <w:pStyle w:val="footnote"/>
      </w:pPr>
      <w:r w:rsidRPr="004A3E27">
        <w:rPr>
          <w:rStyle w:val="FootnoteReference"/>
        </w:rPr>
        <w:footnoteRef/>
      </w:r>
      <w:r w:rsidRPr="004A3E27">
        <w:t xml:space="preserve"> Mt. 27:34.</w:t>
      </w:r>
    </w:p>
  </w:footnote>
  <w:footnote w:id="373">
    <w:p w14:paraId="59E554A3" w14:textId="77777777" w:rsidR="00100C9C" w:rsidRPr="004A3E27" w:rsidRDefault="00100C9C"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100C9C" w:rsidRPr="004A3E27" w:rsidRDefault="00100C9C"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100C9C" w:rsidRDefault="00100C9C"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100C9C" w:rsidRPr="004A3E27" w:rsidRDefault="00100C9C"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100C9C" w:rsidRDefault="00100C9C"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100C9C" w:rsidRPr="004A3E27" w:rsidRDefault="00100C9C"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100C9C" w:rsidRPr="004A3E27" w:rsidRDefault="00100C9C"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100C9C" w:rsidRDefault="00100C9C" w:rsidP="00704CAA">
      <w:pPr>
        <w:pStyle w:val="footnote"/>
      </w:pPr>
      <w:r>
        <w:rPr>
          <w:rStyle w:val="FootnoteReference"/>
        </w:rPr>
        <w:footnoteRef/>
      </w:r>
      <w:r>
        <w:t xml:space="preserve"> [JS] literally, “arm”.</w:t>
      </w:r>
    </w:p>
  </w:footnote>
  <w:footnote w:id="381">
    <w:p w14:paraId="6A96DAD6" w14:textId="77777777" w:rsidR="00100C9C" w:rsidRPr="004A3E27" w:rsidRDefault="00100C9C" w:rsidP="00704CAA">
      <w:pPr>
        <w:pStyle w:val="footnote"/>
      </w:pPr>
      <w:r w:rsidRPr="004A3E27">
        <w:rPr>
          <w:rStyle w:val="FootnoteReference"/>
        </w:rPr>
        <w:footnoteRef/>
      </w:r>
      <w:r w:rsidRPr="004A3E27">
        <w:t xml:space="preserve"> Ephes. 3:10; 4:8.</w:t>
      </w:r>
    </w:p>
  </w:footnote>
  <w:footnote w:id="382">
    <w:p w14:paraId="3856467E" w14:textId="77777777" w:rsidR="00100C9C" w:rsidRDefault="00100C9C"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100C9C" w:rsidRPr="004A3E27" w:rsidRDefault="00100C9C"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100C9C" w:rsidRPr="004A3E27" w:rsidRDefault="00100C9C"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100C9C" w:rsidRDefault="00100C9C" w:rsidP="00704CAA">
      <w:pPr>
        <w:pStyle w:val="footnote"/>
      </w:pPr>
      <w:r>
        <w:rPr>
          <w:rStyle w:val="FootnoteReference"/>
        </w:rPr>
        <w:footnoteRef/>
      </w:r>
      <w:r>
        <w:t xml:space="preserve"> [JS] literally “He will judge the poor of the people.”</w:t>
      </w:r>
    </w:p>
  </w:footnote>
  <w:footnote w:id="386">
    <w:p w14:paraId="5CB4BFD0" w14:textId="77777777" w:rsidR="00100C9C" w:rsidRPr="004A3E27" w:rsidRDefault="00100C9C"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100C9C" w:rsidRPr="004A3E27" w:rsidRDefault="00100C9C" w:rsidP="00704CAA">
      <w:pPr>
        <w:pStyle w:val="footnote"/>
      </w:pPr>
      <w:r w:rsidRPr="004A3E27">
        <w:rPr>
          <w:rStyle w:val="FootnoteReference"/>
        </w:rPr>
        <w:footnoteRef/>
      </w:r>
      <w:r w:rsidRPr="004A3E27">
        <w:t xml:space="preserve"> Rivers: Tigris and Euphrates.</w:t>
      </w:r>
    </w:p>
  </w:footnote>
  <w:footnote w:id="388">
    <w:p w14:paraId="40EFD021" w14:textId="77777777" w:rsidR="00100C9C" w:rsidRPr="004A3E27" w:rsidRDefault="00100C9C"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100C9C" w:rsidRDefault="00100C9C"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100C9C" w:rsidRPr="004A3E27" w:rsidRDefault="00100C9C"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100C9C" w:rsidRPr="004A3E27" w:rsidRDefault="00100C9C"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100C9C" w:rsidRDefault="00100C9C" w:rsidP="00704CAA">
      <w:pPr>
        <w:pStyle w:val="footnote"/>
      </w:pPr>
      <w:r>
        <w:rPr>
          <w:rStyle w:val="FootnoteReference"/>
        </w:rPr>
        <w:footnoteRef/>
      </w:r>
      <w:r>
        <w:t xml:space="preserve"> [JS] Fr. Athanasius has, “all nations shall glorify Him.</w:t>
      </w:r>
    </w:p>
  </w:footnote>
  <w:footnote w:id="393">
    <w:p w14:paraId="266FC831" w14:textId="77777777" w:rsidR="00100C9C" w:rsidRDefault="00100C9C" w:rsidP="00704CAA">
      <w:pPr>
        <w:pStyle w:val="footnote"/>
      </w:pPr>
      <w:r>
        <w:rPr>
          <w:rStyle w:val="FootnoteReference"/>
        </w:rPr>
        <w:footnoteRef/>
      </w:r>
      <w:r>
        <w:t xml:space="preserve"> [JS] found in Copitc. See the First Hour of Monday of Holy Week.</w:t>
      </w:r>
    </w:p>
  </w:footnote>
  <w:footnote w:id="394">
    <w:p w14:paraId="295FC4E3" w14:textId="77777777" w:rsidR="00100C9C" w:rsidRDefault="00100C9C" w:rsidP="00704CAA">
      <w:pPr>
        <w:pStyle w:val="footnote"/>
      </w:pPr>
      <w:r>
        <w:rPr>
          <w:rStyle w:val="FootnoteReference"/>
        </w:rPr>
        <w:footnoteRef/>
      </w:r>
      <w:r>
        <w:t xml:space="preserve"> [JS] or, “So be it! So be it!”</w:t>
      </w:r>
    </w:p>
  </w:footnote>
  <w:footnote w:id="395">
    <w:p w14:paraId="5A10FE12" w14:textId="77777777" w:rsidR="00100C9C" w:rsidRPr="004A3E27" w:rsidRDefault="00100C9C"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100C9C" w:rsidRPr="004A3E27" w:rsidRDefault="00100C9C"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100C9C" w:rsidRPr="004A3E27" w:rsidRDefault="00100C9C" w:rsidP="00704CAA">
      <w:pPr>
        <w:pStyle w:val="footnote"/>
      </w:pPr>
      <w:r w:rsidRPr="004A3E27">
        <w:tab/>
        <w:t>For them there are no pains;</w:t>
      </w:r>
    </w:p>
    <w:p w14:paraId="329CF061" w14:textId="77777777" w:rsidR="00100C9C" w:rsidRPr="004A3E27" w:rsidRDefault="00100C9C" w:rsidP="00704CAA">
      <w:pPr>
        <w:pStyle w:val="footnote"/>
      </w:pPr>
      <w:r w:rsidRPr="004A3E27">
        <w:tab/>
        <w:t>fit and strong are their bodies.</w:t>
      </w:r>
    </w:p>
  </w:footnote>
  <w:footnote w:id="397">
    <w:p w14:paraId="49BE7CC0" w14:textId="77777777" w:rsidR="00100C9C" w:rsidRPr="004A3E27" w:rsidRDefault="00100C9C"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100C9C" w:rsidRPr="004A3E27" w:rsidRDefault="00100C9C"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100C9C" w:rsidRPr="004A3E27" w:rsidRDefault="00100C9C"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100C9C" w:rsidRPr="004A3E27" w:rsidRDefault="00100C9C"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100C9C" w:rsidRPr="004A3E27" w:rsidRDefault="00100C9C"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100C9C" w:rsidRPr="004A3E27" w:rsidRDefault="00100C9C"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100C9C" w:rsidRPr="004A3E27" w:rsidRDefault="00100C9C"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100C9C" w:rsidRDefault="00100C9C"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100C9C" w:rsidRDefault="00100C9C" w:rsidP="00704CAA">
      <w:pPr>
        <w:pStyle w:val="footnote"/>
      </w:pPr>
      <w:r>
        <w:rPr>
          <w:rStyle w:val="FootnoteReference"/>
        </w:rPr>
        <w:footnoteRef/>
      </w:r>
      <w:r>
        <w:t xml:space="preserve"> [JS] or emblems.</w:t>
      </w:r>
    </w:p>
  </w:footnote>
  <w:footnote w:id="406">
    <w:p w14:paraId="3520D724" w14:textId="77777777" w:rsidR="00100C9C" w:rsidRPr="004A3E27" w:rsidRDefault="00100C9C"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100C9C" w:rsidRPr="004A3E27" w:rsidRDefault="00100C9C"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100C9C" w:rsidRPr="004A3E27" w:rsidRDefault="00100C9C"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100C9C" w:rsidRPr="005B2E82" w:rsidRDefault="00100C9C"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100C9C" w:rsidRDefault="00100C9C" w:rsidP="00704CAA">
      <w:pPr>
        <w:pStyle w:val="footnote"/>
      </w:pPr>
      <w:r>
        <w:rPr>
          <w:rStyle w:val="FootnoteReference"/>
        </w:rPr>
        <w:footnoteRef/>
      </w:r>
      <w:r>
        <w:t xml:space="preserve"> [JS] or “give thanks to You” or “thankfully confess you with praise”</w:t>
      </w:r>
    </w:p>
  </w:footnote>
  <w:footnote w:id="411">
    <w:p w14:paraId="3CA113B3" w14:textId="77777777" w:rsidR="00100C9C" w:rsidRDefault="00100C9C"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100C9C" w:rsidRDefault="00100C9C" w:rsidP="00704CAA">
      <w:pPr>
        <w:pStyle w:val="footnote"/>
      </w:pPr>
      <w:r>
        <w:rPr>
          <w:rStyle w:val="FootnoteReference"/>
        </w:rPr>
        <w:footnoteRef/>
      </w:r>
      <w:r>
        <w:t xml:space="preserve"> [JS] literally “horn”, here and below.</w:t>
      </w:r>
    </w:p>
  </w:footnote>
  <w:footnote w:id="413">
    <w:p w14:paraId="0BE9BC7E" w14:textId="77777777" w:rsidR="00100C9C" w:rsidRPr="004A3E27" w:rsidRDefault="00100C9C"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100C9C" w:rsidRPr="004A3E27" w:rsidRDefault="00100C9C"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100C9C" w:rsidRPr="004A3E27" w:rsidRDefault="00100C9C"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100C9C" w:rsidRPr="004A3E27" w:rsidRDefault="00100C9C"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100C9C" w:rsidRPr="004A3E27" w:rsidRDefault="00100C9C"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100C9C" w:rsidRDefault="00100C9C"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100C9C" w:rsidRDefault="00100C9C" w:rsidP="00704CAA">
      <w:pPr>
        <w:pStyle w:val="footnote"/>
      </w:pPr>
      <w:r>
        <w:rPr>
          <w:rStyle w:val="FootnoteReference"/>
        </w:rPr>
        <w:footnoteRef/>
      </w:r>
      <w:r>
        <w:t xml:space="preserve"> [JS] literally, “their voice”</w:t>
      </w:r>
    </w:p>
  </w:footnote>
  <w:footnote w:id="420">
    <w:p w14:paraId="5681D4C4" w14:textId="77777777" w:rsidR="00100C9C" w:rsidRDefault="00100C9C" w:rsidP="00704CAA">
      <w:pPr>
        <w:pStyle w:val="footnote"/>
      </w:pPr>
      <w:r>
        <w:rPr>
          <w:rStyle w:val="FootnoteReference"/>
        </w:rPr>
        <w:footnoteRef/>
      </w:r>
      <w:r>
        <w:t xml:space="preserve"> [JS] literally, “arrows”</w:t>
      </w:r>
    </w:p>
  </w:footnote>
  <w:footnote w:id="421">
    <w:p w14:paraId="4DCC51CC" w14:textId="77777777" w:rsidR="00100C9C" w:rsidRDefault="00100C9C" w:rsidP="00704CAA">
      <w:pPr>
        <w:pStyle w:val="footnote"/>
      </w:pPr>
      <w:r>
        <w:rPr>
          <w:rStyle w:val="FootnoteReference"/>
        </w:rPr>
        <w:footnoteRef/>
      </w:r>
      <w:r>
        <w:t xml:space="preserve"> [JS] literally, “voice”</w:t>
      </w:r>
    </w:p>
  </w:footnote>
  <w:footnote w:id="422">
    <w:p w14:paraId="326ADCD9" w14:textId="77777777" w:rsidR="00100C9C" w:rsidRDefault="00100C9C"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100C9C" w:rsidRDefault="00100C9C"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100C9C" w:rsidRDefault="00100C9C" w:rsidP="00704CAA">
      <w:pPr>
        <w:pStyle w:val="footnote"/>
      </w:pPr>
      <w:r>
        <w:tab/>
        <w:t>‘I will speak My mind in parables,</w:t>
      </w:r>
    </w:p>
    <w:p w14:paraId="2B8A9AE4" w14:textId="77777777" w:rsidR="00100C9C" w:rsidRDefault="00100C9C" w:rsidP="00704CAA">
      <w:pPr>
        <w:pStyle w:val="footnote"/>
      </w:pPr>
      <w:r>
        <w:tab/>
        <w:t>divulge secrets hidden since creation’ (cf. Rev. 3:14).</w:t>
      </w:r>
    </w:p>
  </w:footnote>
  <w:footnote w:id="424">
    <w:p w14:paraId="7F64F145" w14:textId="77777777" w:rsidR="00100C9C" w:rsidRDefault="00100C9C"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100C9C" w:rsidRDefault="00100C9C" w:rsidP="00704CAA">
      <w:pPr>
        <w:pStyle w:val="footnote"/>
      </w:pPr>
      <w:r>
        <w:rPr>
          <w:rStyle w:val="FootnoteReference"/>
        </w:rPr>
        <w:footnoteRef/>
      </w:r>
      <w:r>
        <w:t xml:space="preserve"> Ephraim = Israel (cf. Hos. 7; Num. 14; 1 Sam. 4).</w:t>
      </w:r>
    </w:p>
  </w:footnote>
  <w:footnote w:id="426">
    <w:p w14:paraId="42FDB028" w14:textId="77777777" w:rsidR="00100C9C" w:rsidRDefault="00100C9C" w:rsidP="00704CAA">
      <w:pPr>
        <w:pStyle w:val="footnote"/>
      </w:pPr>
      <w:r>
        <w:rPr>
          <w:rStyle w:val="FootnoteReference"/>
        </w:rPr>
        <w:footnoteRef/>
      </w:r>
      <w:r>
        <w:t xml:space="preserve"> [JS] literally, “a waterless land”</w:t>
      </w:r>
    </w:p>
  </w:footnote>
  <w:footnote w:id="427">
    <w:p w14:paraId="195BD616" w14:textId="77777777" w:rsidR="00100C9C" w:rsidRDefault="00100C9C"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100C9C" w:rsidRDefault="00100C9C" w:rsidP="00704CAA">
      <w:pPr>
        <w:pStyle w:val="footnote"/>
      </w:pPr>
      <w:r>
        <w:rPr>
          <w:rStyle w:val="FootnoteReference"/>
        </w:rPr>
        <w:footnoteRef/>
      </w:r>
      <w:r>
        <w:t xml:space="preserve"> He deferred giving them the promised food and the Promised Land.</w:t>
      </w:r>
    </w:p>
  </w:footnote>
  <w:footnote w:id="429">
    <w:p w14:paraId="3009B475" w14:textId="77777777" w:rsidR="00100C9C" w:rsidRDefault="00100C9C"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100C9C" w:rsidRDefault="00100C9C" w:rsidP="00704CAA">
      <w:pPr>
        <w:pStyle w:val="footnote"/>
      </w:pPr>
      <w:r>
        <w:rPr>
          <w:rStyle w:val="FootnoteReference"/>
        </w:rPr>
        <w:footnoteRef/>
      </w:r>
      <w:r>
        <w:t xml:space="preserve"> [JS] Fr. Lazarus has “recovered from wine”</w:t>
      </w:r>
    </w:p>
  </w:footnote>
  <w:footnote w:id="431">
    <w:p w14:paraId="223B11C9" w14:textId="77777777" w:rsidR="00100C9C" w:rsidRDefault="00100C9C"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100C9C" w:rsidRDefault="00100C9C"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100C9C" w:rsidRDefault="00100C9C" w:rsidP="00704CAA">
      <w:pPr>
        <w:pStyle w:val="footnote"/>
      </w:pPr>
      <w:r>
        <w:rPr>
          <w:rStyle w:val="FootnoteReference"/>
        </w:rPr>
        <w:footnoteRef/>
      </w:r>
      <w:r>
        <w:t xml:space="preserve"> John 15.</w:t>
      </w:r>
    </w:p>
  </w:footnote>
  <w:footnote w:id="434">
    <w:p w14:paraId="2C8E5EE9" w14:textId="77777777" w:rsidR="00100C9C" w:rsidRDefault="00100C9C" w:rsidP="00704CAA">
      <w:pPr>
        <w:pStyle w:val="footnote"/>
      </w:pPr>
      <w:r>
        <w:rPr>
          <w:rStyle w:val="FootnoteReference"/>
        </w:rPr>
        <w:footnoteRef/>
      </w:r>
      <w:r>
        <w:t xml:space="preserve"> Joseph = Israel (Gen. 40:23; 48:15; Amos 6:6).</w:t>
      </w:r>
    </w:p>
  </w:footnote>
  <w:footnote w:id="435">
    <w:p w14:paraId="6CDBD594" w14:textId="77777777" w:rsidR="00100C9C" w:rsidRDefault="00100C9C" w:rsidP="00704CAA">
      <w:pPr>
        <w:pStyle w:val="footnote"/>
      </w:pPr>
      <w:r>
        <w:rPr>
          <w:rStyle w:val="FootnoteReference"/>
        </w:rPr>
        <w:footnoteRef/>
      </w:r>
      <w:r>
        <w:t xml:space="preserve"> 2 Sam. 6:2 (LXX).</w:t>
      </w:r>
    </w:p>
  </w:footnote>
  <w:footnote w:id="436">
    <w:p w14:paraId="489D83CE" w14:textId="77777777" w:rsidR="00100C9C" w:rsidRDefault="00100C9C" w:rsidP="00704CAA">
      <w:pPr>
        <w:pStyle w:val="footnote"/>
      </w:pPr>
      <w:r>
        <w:rPr>
          <w:rStyle w:val="FootnoteReference"/>
        </w:rPr>
        <w:footnoteRef/>
      </w:r>
      <w:r>
        <w:t xml:space="preserve"> [JS] or “appear” or “reveal Yourself”</w:t>
      </w:r>
    </w:p>
  </w:footnote>
  <w:footnote w:id="437">
    <w:p w14:paraId="5DD6452F" w14:textId="77777777" w:rsidR="00100C9C" w:rsidRDefault="00100C9C" w:rsidP="00704CAA">
      <w:pPr>
        <w:pStyle w:val="footnote"/>
      </w:pPr>
      <w:r>
        <w:rPr>
          <w:rStyle w:val="FootnoteReference"/>
        </w:rPr>
        <w:footnoteRef/>
      </w:r>
      <w:r>
        <w:t xml:space="preserve"> [JS] or “reveal Your face”.</w:t>
      </w:r>
    </w:p>
  </w:footnote>
  <w:footnote w:id="438">
    <w:p w14:paraId="002903A1" w14:textId="77777777" w:rsidR="00100C9C" w:rsidRDefault="00100C9C"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100C9C" w:rsidRDefault="00100C9C" w:rsidP="00704CAA">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40">
    <w:p w14:paraId="13771599" w14:textId="77777777" w:rsidR="00100C9C" w:rsidRDefault="00100C9C" w:rsidP="00704CAA">
      <w:pPr>
        <w:pStyle w:val="footnote"/>
      </w:pPr>
      <w:r>
        <w:rPr>
          <w:rStyle w:val="FootnoteReference"/>
        </w:rPr>
        <w:footnoteRef/>
      </w:r>
      <w:r>
        <w:t xml:space="preserve"> ‘What tongue? The voice of God’ (St Athanasius).</w:t>
      </w:r>
    </w:p>
  </w:footnote>
  <w:footnote w:id="441">
    <w:p w14:paraId="5A843CA9" w14:textId="77777777" w:rsidR="00100C9C" w:rsidRDefault="00100C9C" w:rsidP="00704CAA">
      <w:pPr>
        <w:pStyle w:val="footnote"/>
      </w:pPr>
      <w:r>
        <w:rPr>
          <w:rStyle w:val="FootnoteReference"/>
        </w:rPr>
        <w:footnoteRef/>
      </w:r>
      <w:r>
        <w:t xml:space="preserve"> Exodus 9:23; 19:16.</w:t>
      </w:r>
    </w:p>
  </w:footnote>
  <w:footnote w:id="442">
    <w:p w14:paraId="1E18146F" w14:textId="77777777" w:rsidR="00100C9C" w:rsidRDefault="00100C9C"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100C9C" w:rsidRDefault="00100C9C"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100C9C" w:rsidRDefault="00100C9C" w:rsidP="00704CAA">
      <w:pPr>
        <w:pStyle w:val="footnote"/>
      </w:pPr>
      <w:r>
        <w:rPr>
          <w:rStyle w:val="FootnoteReference"/>
        </w:rPr>
        <w:footnoteRef/>
      </w:r>
      <w:r>
        <w:t xml:space="preserve"> </w:t>
      </w:r>
      <w:r>
        <w:rPr>
          <w:i/>
        </w:rPr>
        <w:t>See the previous footnote</w:t>
      </w:r>
      <w:r>
        <w:t>.</w:t>
      </w:r>
    </w:p>
  </w:footnote>
  <w:footnote w:id="445">
    <w:p w14:paraId="1105B361" w14:textId="77777777" w:rsidR="00100C9C" w:rsidRDefault="00100C9C" w:rsidP="00704CAA">
      <w:pPr>
        <w:pStyle w:val="footnote"/>
      </w:pPr>
      <w:r>
        <w:rPr>
          <w:rStyle w:val="FootnoteReference"/>
        </w:rPr>
        <w:footnoteRef/>
      </w:r>
      <w:r>
        <w:t xml:space="preserve"> Cf. Isaiah 36:6; 2 Chron. 32:8; 1 Tim. 6:17; Ps. 74:4; Gal. 2:9; 1 Sam. 2:8.</w:t>
      </w:r>
    </w:p>
  </w:footnote>
  <w:footnote w:id="446">
    <w:p w14:paraId="22BF4FA1" w14:textId="77777777" w:rsidR="00100C9C" w:rsidRDefault="00100C9C" w:rsidP="00704CAA">
      <w:pPr>
        <w:pStyle w:val="footnote"/>
      </w:pPr>
      <w:r>
        <w:rPr>
          <w:rStyle w:val="FootnoteReference"/>
        </w:rPr>
        <w:footnoteRef/>
      </w:r>
      <w:r>
        <w:t xml:space="preserve"> John 10:34-36.</w:t>
      </w:r>
    </w:p>
  </w:footnote>
  <w:footnote w:id="447">
    <w:p w14:paraId="205EA097" w14:textId="77777777" w:rsidR="00100C9C" w:rsidRDefault="00100C9C" w:rsidP="00704CAA">
      <w:pPr>
        <w:pStyle w:val="footnote"/>
      </w:pPr>
      <w:r>
        <w:rPr>
          <w:rStyle w:val="FootnoteReference"/>
        </w:rPr>
        <w:footnoteRef/>
      </w:r>
      <w:r>
        <w:t xml:space="preserve"> This prayer is already answered (John 3:18; 9:39; 12:31; Acts 17:31).</w:t>
      </w:r>
    </w:p>
  </w:footnote>
  <w:footnote w:id="448">
    <w:p w14:paraId="6943972C" w14:textId="77777777" w:rsidR="00100C9C" w:rsidRDefault="00100C9C"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100C9C" w:rsidRDefault="00100C9C" w:rsidP="00704CAA">
      <w:pPr>
        <w:pStyle w:val="footnote"/>
      </w:pPr>
      <w:r>
        <w:rPr>
          <w:rStyle w:val="FootnoteReference"/>
        </w:rPr>
        <w:footnoteRef/>
      </w:r>
      <w:r>
        <w:t xml:space="preserve"> Man has made a mess of the earth (Gen. 3; Isaiah 24:4-6 etc.)</w:t>
      </w:r>
    </w:p>
  </w:footnote>
  <w:footnote w:id="450">
    <w:p w14:paraId="0AFEFBC6" w14:textId="77777777" w:rsidR="00100C9C" w:rsidRDefault="00100C9C" w:rsidP="00704CAA">
      <w:pPr>
        <w:pStyle w:val="footnote"/>
      </w:pPr>
      <w:r>
        <w:rPr>
          <w:rStyle w:val="FootnoteReference"/>
        </w:rPr>
        <w:footnoteRef/>
      </w:r>
      <w:r>
        <w:t xml:space="preserve"> [JS] or “anointed”</w:t>
      </w:r>
    </w:p>
  </w:footnote>
  <w:footnote w:id="451">
    <w:p w14:paraId="730D978B" w14:textId="77777777" w:rsidR="00100C9C" w:rsidRDefault="00100C9C" w:rsidP="00704CAA">
      <w:pPr>
        <w:pStyle w:val="footnote"/>
      </w:pPr>
      <w:r>
        <w:rPr>
          <w:rStyle w:val="FootnoteReference"/>
        </w:rPr>
        <w:footnoteRef/>
      </w:r>
      <w:r>
        <w:t xml:space="preserve"> Cf. Lk. 13:25; Mk. 4:11; Col. 4:5; Rev. 22:15.</w:t>
      </w:r>
    </w:p>
  </w:footnote>
  <w:footnote w:id="452">
    <w:p w14:paraId="6B7BADAC" w14:textId="77777777" w:rsidR="00100C9C" w:rsidRDefault="00100C9C" w:rsidP="00704CAA">
      <w:pPr>
        <w:pStyle w:val="footnote"/>
      </w:pPr>
      <w:r>
        <w:rPr>
          <w:rStyle w:val="FootnoteReference"/>
        </w:rPr>
        <w:footnoteRef/>
      </w:r>
      <w:r>
        <w:t xml:space="preserve"> [JS] or “transgressions”</w:t>
      </w:r>
    </w:p>
  </w:footnote>
  <w:footnote w:id="453">
    <w:p w14:paraId="02C29B32" w14:textId="77777777" w:rsidR="00100C9C" w:rsidRDefault="00100C9C"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100C9C" w:rsidRDefault="00100C9C" w:rsidP="00704CAA">
      <w:pPr>
        <w:pStyle w:val="footnote"/>
      </w:pPr>
      <w:r>
        <w:rPr>
          <w:rStyle w:val="FootnoteReference"/>
        </w:rPr>
        <w:footnoteRef/>
      </w:r>
      <w:r>
        <w:t xml:space="preserve"> [JS] Fr. Lazarus has, “convert us”</w:t>
      </w:r>
    </w:p>
  </w:footnote>
  <w:footnote w:id="455">
    <w:p w14:paraId="6C5AEC7E" w14:textId="77777777" w:rsidR="00100C9C" w:rsidRDefault="00100C9C" w:rsidP="00704CAA">
      <w:pPr>
        <w:pStyle w:val="footnote"/>
      </w:pPr>
      <w:r>
        <w:rPr>
          <w:rStyle w:val="FootnoteReference"/>
        </w:rPr>
        <w:footnoteRef/>
      </w:r>
      <w:r>
        <w:t xml:space="preserve"> [JS] or “sprouted”</w:t>
      </w:r>
    </w:p>
  </w:footnote>
  <w:footnote w:id="456">
    <w:p w14:paraId="772F8ED6" w14:textId="77777777" w:rsidR="00100C9C" w:rsidRDefault="00100C9C" w:rsidP="00704CAA">
      <w:pPr>
        <w:pStyle w:val="footnote"/>
      </w:pPr>
      <w:r>
        <w:rPr>
          <w:rStyle w:val="FootnoteReference"/>
        </w:rPr>
        <w:footnoteRef/>
      </w:r>
      <w:r>
        <w:t xml:space="preserve"> holy: cf. 1 Cor. 3:16,17; 6:15-19; Heb. 3:1; 12:10; 1 Pet. 1:15,16; 2 Pet. 1-4.</w:t>
      </w:r>
    </w:p>
  </w:footnote>
  <w:footnote w:id="457">
    <w:p w14:paraId="7687ABB0" w14:textId="77777777" w:rsidR="00100C9C" w:rsidRDefault="00100C9C"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100C9C" w:rsidRDefault="00100C9C" w:rsidP="00704CAA">
      <w:pPr>
        <w:pStyle w:val="footnote"/>
      </w:pPr>
      <w:r>
        <w:rPr>
          <w:rStyle w:val="FootnoteReference"/>
        </w:rPr>
        <w:footnoteRef/>
      </w:r>
      <w:r>
        <w:t xml:space="preserve"> [JS] literally, “voice”</w:t>
      </w:r>
    </w:p>
  </w:footnote>
  <w:footnote w:id="459">
    <w:p w14:paraId="1EA6A25D" w14:textId="77777777" w:rsidR="00100C9C" w:rsidRDefault="00100C9C" w:rsidP="00704CAA">
      <w:pPr>
        <w:pStyle w:val="footnote"/>
      </w:pPr>
      <w:r>
        <w:rPr>
          <w:rStyle w:val="FootnoteReference"/>
        </w:rPr>
        <w:footnoteRef/>
      </w:r>
      <w:r>
        <w:t xml:space="preserve"> [JS] Literally, “do obeisance”, i.e. physically bow down</w:t>
      </w:r>
    </w:p>
  </w:footnote>
  <w:footnote w:id="460">
    <w:p w14:paraId="79AF8739" w14:textId="77777777" w:rsidR="00100C9C" w:rsidRDefault="00100C9C" w:rsidP="00704CAA">
      <w:pPr>
        <w:pStyle w:val="footnote"/>
      </w:pPr>
      <w:r>
        <w:rPr>
          <w:rStyle w:val="FootnoteReference"/>
        </w:rPr>
        <w:footnoteRef/>
      </w:r>
      <w:r>
        <w:t xml:space="preserve"> ‘The song of the Lamb.’ (Rev. 15:3-5; John 12:32).</w:t>
      </w:r>
    </w:p>
  </w:footnote>
  <w:footnote w:id="461">
    <w:p w14:paraId="5DE393CF" w14:textId="77777777" w:rsidR="00100C9C" w:rsidRDefault="00100C9C"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100C9C" w:rsidRDefault="00100C9C" w:rsidP="00704CAA">
      <w:pPr>
        <w:pStyle w:val="footnote"/>
      </w:pPr>
      <w:r>
        <w:rPr>
          <w:rStyle w:val="FootnoteReference"/>
        </w:rPr>
        <w:footnoteRef/>
      </w:r>
      <w:r>
        <w:t xml:space="preserve"> [JS] or “lawless”</w:t>
      </w:r>
    </w:p>
  </w:footnote>
  <w:footnote w:id="463">
    <w:p w14:paraId="695890BF" w14:textId="77777777" w:rsidR="00100C9C" w:rsidRDefault="00100C9C" w:rsidP="00704CAA">
      <w:pPr>
        <w:pStyle w:val="footnote"/>
      </w:pPr>
      <w:r>
        <w:rPr>
          <w:rStyle w:val="FootnoteReference"/>
        </w:rPr>
        <w:footnoteRef/>
      </w:r>
      <w:r>
        <w:t xml:space="preserve"> [JS] Or, “band”, “gathering”, or “synagogue”</w:t>
      </w:r>
    </w:p>
  </w:footnote>
  <w:footnote w:id="464">
    <w:p w14:paraId="05B5D585" w14:textId="77777777" w:rsidR="00100C9C" w:rsidRDefault="00100C9C"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100C9C" w:rsidRDefault="00100C9C"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100C9C" w:rsidRDefault="00100C9C"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100C9C" w:rsidRDefault="00100C9C" w:rsidP="00704CAA">
      <w:pPr>
        <w:pStyle w:val="footnote"/>
      </w:pPr>
      <w:r>
        <w:rPr>
          <w:rStyle w:val="FootnoteReference"/>
        </w:rPr>
        <w:footnoteRef/>
      </w:r>
      <w:r>
        <w:t xml:space="preserve"> [JS] or “Mother Zion will say,”</w:t>
      </w:r>
    </w:p>
  </w:footnote>
  <w:footnote w:id="468">
    <w:p w14:paraId="60FDE590" w14:textId="77777777" w:rsidR="00100C9C" w:rsidRDefault="00100C9C" w:rsidP="00704CAA">
      <w:pPr>
        <w:pStyle w:val="footnote"/>
      </w:pPr>
      <w:r>
        <w:rPr>
          <w:rStyle w:val="FootnoteReference"/>
        </w:rPr>
        <w:footnoteRef/>
      </w:r>
      <w:r>
        <w:t xml:space="preserve"> [JS] Coptic has, “that a man and a man dwelt in her”</w:t>
      </w:r>
    </w:p>
  </w:footnote>
  <w:footnote w:id="469">
    <w:p w14:paraId="075CB45C" w14:textId="77777777" w:rsidR="00100C9C" w:rsidRDefault="00100C9C" w:rsidP="00704CAA">
      <w:pPr>
        <w:pStyle w:val="footnote"/>
      </w:pPr>
      <w:r>
        <w:rPr>
          <w:rStyle w:val="FootnoteReference"/>
        </w:rPr>
        <w:footnoteRef/>
      </w:r>
      <w:r>
        <w:t xml:space="preserve"> [JS] Coptic has, “established her forever”</w:t>
      </w:r>
    </w:p>
  </w:footnote>
  <w:footnote w:id="470">
    <w:p w14:paraId="0A7FE83F" w14:textId="77777777" w:rsidR="00100C9C" w:rsidRDefault="00100C9C"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100C9C" w:rsidRDefault="00100C9C" w:rsidP="00704CAA">
      <w:pPr>
        <w:pStyle w:val="footnote"/>
      </w:pPr>
      <w:r>
        <w:rPr>
          <w:rStyle w:val="FootnoteReference"/>
        </w:rPr>
        <w:footnoteRef/>
      </w:r>
      <w:r>
        <w:t xml:space="preserve"> [JS] or, “corpses”</w:t>
      </w:r>
    </w:p>
  </w:footnote>
  <w:footnote w:id="472">
    <w:p w14:paraId="7DD478BE" w14:textId="77777777" w:rsidR="00100C9C" w:rsidRDefault="00100C9C"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100C9C" w:rsidRDefault="00100C9C" w:rsidP="00704CAA">
      <w:pPr>
        <w:pStyle w:val="footnote"/>
      </w:pPr>
      <w:r>
        <w:rPr>
          <w:rStyle w:val="FootnoteReference"/>
        </w:rPr>
        <w:footnoteRef/>
      </w:r>
      <w:r>
        <w:t xml:space="preserve"> [JS] or “billows”</w:t>
      </w:r>
    </w:p>
  </w:footnote>
  <w:footnote w:id="474">
    <w:p w14:paraId="4F89E6C8" w14:textId="77777777" w:rsidR="00100C9C" w:rsidRDefault="00100C9C" w:rsidP="00704CAA">
      <w:pPr>
        <w:pStyle w:val="footnote"/>
      </w:pPr>
      <w:r>
        <w:rPr>
          <w:rStyle w:val="FootnoteReference"/>
        </w:rPr>
        <w:footnoteRef/>
      </w:r>
      <w:r>
        <w:t xml:space="preserve"> [JS] “they” refers to “the dead”, not to “physicians”</w:t>
      </w:r>
    </w:p>
  </w:footnote>
  <w:footnote w:id="475">
    <w:p w14:paraId="78676E81" w14:textId="77777777" w:rsidR="00100C9C" w:rsidRDefault="00100C9C"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100C9C" w:rsidRDefault="00100C9C"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100C9C" w:rsidRDefault="00100C9C" w:rsidP="00704CAA">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78">
    <w:p w14:paraId="5903CBDE" w14:textId="77777777" w:rsidR="00100C9C" w:rsidRDefault="00100C9C"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100C9C" w:rsidRDefault="00100C9C"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100C9C" w:rsidRDefault="00100C9C" w:rsidP="00704CAA">
      <w:pPr>
        <w:pStyle w:val="footnote"/>
      </w:pPr>
      <w:r>
        <w:rPr>
          <w:rStyle w:val="FootnoteReference"/>
        </w:rPr>
        <w:footnoteRef/>
      </w:r>
      <w:r>
        <w:t xml:space="preserve"> [JS] Fr. Lazarus has, “for an eternal reign”</w:t>
      </w:r>
    </w:p>
  </w:footnote>
  <w:footnote w:id="481">
    <w:p w14:paraId="3116D8E7" w14:textId="77777777" w:rsidR="00100C9C" w:rsidRDefault="00100C9C" w:rsidP="00704CAA">
      <w:pPr>
        <w:pStyle w:val="footnote"/>
      </w:pPr>
      <w:r>
        <w:rPr>
          <w:rStyle w:val="FootnoteReference"/>
        </w:rPr>
        <w:footnoteRef/>
      </w:r>
      <w:r>
        <w:t xml:space="preserve"> [JS] Fr. Lazarus has, “for all generations.”</w:t>
      </w:r>
    </w:p>
  </w:footnote>
  <w:footnote w:id="482">
    <w:p w14:paraId="548BF35A" w14:textId="77777777" w:rsidR="00100C9C" w:rsidRDefault="00100C9C"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83">
    <w:p w14:paraId="1803B0F2" w14:textId="77777777" w:rsidR="00100C9C" w:rsidRDefault="00100C9C" w:rsidP="00704CAA">
      <w:pPr>
        <w:pStyle w:val="footnote"/>
      </w:pPr>
      <w:r>
        <w:rPr>
          <w:rStyle w:val="FootnoteReference"/>
        </w:rPr>
        <w:footnoteRef/>
      </w:r>
      <w:r>
        <w:t xml:space="preserve"> [JS] literally, “an assembly of holy ones”</w:t>
      </w:r>
    </w:p>
  </w:footnote>
  <w:footnote w:id="484">
    <w:p w14:paraId="60A7E0F2" w14:textId="77777777" w:rsidR="00100C9C" w:rsidRDefault="00100C9C"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100C9C" w:rsidRDefault="00100C9C" w:rsidP="00704CAA">
      <w:pPr>
        <w:pStyle w:val="footnote"/>
      </w:pPr>
      <w:r>
        <w:rPr>
          <w:rStyle w:val="FootnoteReference"/>
        </w:rPr>
        <w:footnoteRef/>
      </w:r>
      <w:r>
        <w:t xml:space="preserve"> [JS] OSB inserts “wind” here.</w:t>
      </w:r>
    </w:p>
  </w:footnote>
  <w:footnote w:id="486">
    <w:p w14:paraId="3B727BCB" w14:textId="77777777" w:rsidR="00100C9C" w:rsidRDefault="00100C9C" w:rsidP="00704CAA">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87">
    <w:p w14:paraId="3203EF1E" w14:textId="77777777" w:rsidR="00100C9C" w:rsidRDefault="00100C9C" w:rsidP="00704CAA">
      <w:pPr>
        <w:pStyle w:val="footnote"/>
      </w:pPr>
      <w:r>
        <w:rPr>
          <w:rStyle w:val="FootnoteReference"/>
        </w:rPr>
        <w:footnoteRef/>
      </w:r>
      <w:r>
        <w:t xml:space="preserve"> [JS] Fr. Lazarus has, “will pave the way for Your presence”</w:t>
      </w:r>
    </w:p>
  </w:footnote>
  <w:footnote w:id="488">
    <w:p w14:paraId="5BF9199A" w14:textId="77777777" w:rsidR="00100C9C" w:rsidRDefault="00100C9C" w:rsidP="00704CAA">
      <w:pPr>
        <w:pStyle w:val="footnote"/>
      </w:pPr>
      <w:r>
        <w:rPr>
          <w:rStyle w:val="FootnoteReference"/>
        </w:rPr>
        <w:footnoteRef/>
      </w:r>
      <w:r>
        <w:t xml:space="preserve"> [JS] or “face”</w:t>
      </w:r>
    </w:p>
  </w:footnote>
  <w:footnote w:id="489">
    <w:p w14:paraId="7E5822A0" w14:textId="77777777" w:rsidR="00100C9C" w:rsidRDefault="00100C9C" w:rsidP="00704CAA">
      <w:pPr>
        <w:pStyle w:val="footnote"/>
      </w:pPr>
      <w:r>
        <w:rPr>
          <w:rStyle w:val="FootnoteReference"/>
        </w:rPr>
        <w:footnoteRef/>
      </w:r>
      <w:r>
        <w:t xml:space="preserve"> [JS] Fr. Lazrus has “we are raised to power”</w:t>
      </w:r>
    </w:p>
  </w:footnote>
  <w:footnote w:id="490">
    <w:p w14:paraId="163553BB" w14:textId="77777777" w:rsidR="00100C9C" w:rsidRDefault="00100C9C" w:rsidP="00704CAA">
      <w:pPr>
        <w:pStyle w:val="footnote"/>
      </w:pPr>
      <w:r>
        <w:rPr>
          <w:rStyle w:val="FootnoteReference"/>
        </w:rPr>
        <w:footnoteRef/>
      </w:r>
      <w:r>
        <w:t xml:space="preserve"> Cf. 2 Samuel 7:4-17; 1 Chron. 17:3-14.</w:t>
      </w:r>
    </w:p>
  </w:footnote>
  <w:footnote w:id="491">
    <w:p w14:paraId="16D9ED4D" w14:textId="77777777" w:rsidR="00100C9C" w:rsidRDefault="00100C9C" w:rsidP="00704CAA">
      <w:pPr>
        <w:pStyle w:val="footnote"/>
      </w:pPr>
      <w:r>
        <w:rPr>
          <w:rStyle w:val="FootnoteReference"/>
        </w:rPr>
        <w:footnoteRef/>
      </w:r>
      <w:r>
        <w:t xml:space="preserve"> [JS] or “lawlessness,” or “transgression</w:t>
      </w:r>
    </w:p>
  </w:footnote>
  <w:footnote w:id="492">
    <w:p w14:paraId="41715793" w14:textId="77777777" w:rsidR="00100C9C" w:rsidRDefault="00100C9C" w:rsidP="00704CAA">
      <w:pPr>
        <w:pStyle w:val="footnote"/>
      </w:pPr>
      <w:r>
        <w:rPr>
          <w:rStyle w:val="FootnoteReference"/>
        </w:rPr>
        <w:footnoteRef/>
      </w:r>
      <w:r>
        <w:t xml:space="preserve"> [JS] Coptic has “faithfulness”. See Matins of Mesori 3</w:t>
      </w:r>
    </w:p>
  </w:footnote>
  <w:footnote w:id="493">
    <w:p w14:paraId="34396983" w14:textId="77777777" w:rsidR="00100C9C" w:rsidRDefault="00100C9C" w:rsidP="00704CAA">
      <w:pPr>
        <w:pStyle w:val="footnote"/>
      </w:pPr>
      <w:r>
        <w:rPr>
          <w:rStyle w:val="FootnoteReference"/>
        </w:rPr>
        <w:footnoteRef/>
      </w:r>
      <w:r>
        <w:t xml:space="preserve"> [JS] literally, “his horn will be exalted”</w:t>
      </w:r>
    </w:p>
  </w:footnote>
  <w:footnote w:id="494">
    <w:p w14:paraId="19918888" w14:textId="77777777" w:rsidR="00100C9C" w:rsidRDefault="00100C9C" w:rsidP="00704CAA">
      <w:pPr>
        <w:pStyle w:val="footnote"/>
      </w:pPr>
      <w:r>
        <w:rPr>
          <w:rStyle w:val="FootnoteReference"/>
        </w:rPr>
        <w:footnoteRef/>
      </w:r>
      <w:r>
        <w:t xml:space="preserve"> [JS] Fr. Lazarus has, “I will extend his power over the sea”</w:t>
      </w:r>
    </w:p>
  </w:footnote>
  <w:footnote w:id="495">
    <w:p w14:paraId="7F2F76E2" w14:textId="77777777" w:rsidR="00100C9C" w:rsidRDefault="00100C9C"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100C9C" w:rsidRDefault="00100C9C" w:rsidP="00704CAA">
      <w:pPr>
        <w:pStyle w:val="footnote"/>
      </w:pPr>
      <w:r>
        <w:rPr>
          <w:rStyle w:val="FootnoteReference"/>
        </w:rPr>
        <w:footnoteRef/>
      </w:r>
      <w:r>
        <w:t xml:space="preserve"> [JS] Fr. Lazarus renders this, “dynasty”</w:t>
      </w:r>
    </w:p>
  </w:footnote>
  <w:footnote w:id="497">
    <w:p w14:paraId="61ED5D37" w14:textId="77777777" w:rsidR="00100C9C" w:rsidRDefault="00100C9C"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100C9C" w:rsidRDefault="00100C9C" w:rsidP="00704CAA">
      <w:pPr>
        <w:pStyle w:val="footnote"/>
      </w:pPr>
      <w:r>
        <w:rPr>
          <w:rStyle w:val="FootnoteReference"/>
        </w:rPr>
        <w:footnoteRef/>
      </w:r>
      <w:r>
        <w:t xml:space="preserve"> [JS] or “in my holy place”</w:t>
      </w:r>
    </w:p>
  </w:footnote>
  <w:footnote w:id="499">
    <w:p w14:paraId="18E1B778" w14:textId="77777777" w:rsidR="00100C9C" w:rsidRDefault="00100C9C" w:rsidP="00704CAA">
      <w:pPr>
        <w:pStyle w:val="footnote"/>
      </w:pPr>
      <w:r>
        <w:rPr>
          <w:rStyle w:val="FootnoteReference"/>
        </w:rPr>
        <w:footnoteRef/>
      </w:r>
      <w:r>
        <w:t xml:space="preserve"> Rev. 1:5; 3:14.</w:t>
      </w:r>
    </w:p>
  </w:footnote>
  <w:footnote w:id="500">
    <w:p w14:paraId="26484220" w14:textId="77777777" w:rsidR="00100C9C" w:rsidRDefault="00100C9C" w:rsidP="00704CAA">
      <w:pPr>
        <w:pStyle w:val="footnote"/>
      </w:pPr>
      <w:r>
        <w:rPr>
          <w:rStyle w:val="FootnoteReference"/>
        </w:rPr>
        <w:footnoteRef/>
      </w:r>
      <w:r>
        <w:t xml:space="preserve"> [JS] “anointed”</w:t>
      </w:r>
    </w:p>
  </w:footnote>
  <w:footnote w:id="501">
    <w:p w14:paraId="3D1D7CB3" w14:textId="77777777" w:rsidR="00100C9C" w:rsidRDefault="00100C9C"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100C9C" w:rsidRDefault="00100C9C" w:rsidP="00704CAA">
      <w:pPr>
        <w:pStyle w:val="footnote"/>
      </w:pPr>
      <w:r>
        <w:rPr>
          <w:rStyle w:val="FootnoteReference"/>
        </w:rPr>
        <w:footnoteRef/>
      </w:r>
      <w:r>
        <w:t xml:space="preserve"> [JS] “So be it! So be it!” or “May it be! May it be!”</w:t>
      </w:r>
    </w:p>
  </w:footnote>
  <w:footnote w:id="503">
    <w:p w14:paraId="1DFAAF0B" w14:textId="77777777" w:rsidR="00100C9C" w:rsidRDefault="00100C9C" w:rsidP="00704CAA">
      <w:pPr>
        <w:pStyle w:val="footnote"/>
      </w:pPr>
      <w:r>
        <w:rPr>
          <w:rStyle w:val="FootnoteReference"/>
        </w:rPr>
        <w:footnoteRef/>
      </w:r>
      <w:r>
        <w:t xml:space="preserve"> [JS] or “expired”</w:t>
      </w:r>
    </w:p>
  </w:footnote>
  <w:footnote w:id="504">
    <w:p w14:paraId="3519F2D7" w14:textId="77777777" w:rsidR="00100C9C" w:rsidRDefault="00100C9C"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100C9C" w:rsidRDefault="00100C9C" w:rsidP="00704CAA">
      <w:pPr>
        <w:pStyle w:val="footnote"/>
      </w:pPr>
      <w:r>
        <w:rPr>
          <w:rStyle w:val="FootnoteReference"/>
        </w:rPr>
        <w:footnoteRef/>
      </w:r>
      <w:r>
        <w:t xml:space="preserve"> [JS] or “chastened”</w:t>
      </w:r>
    </w:p>
  </w:footnote>
  <w:footnote w:id="506">
    <w:p w14:paraId="136CB596" w14:textId="77777777" w:rsidR="00100C9C" w:rsidRDefault="00100C9C"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100C9C" w:rsidRDefault="00100C9C" w:rsidP="00704CAA">
      <w:pPr>
        <w:pStyle w:val="footnote"/>
      </w:pPr>
      <w:r>
        <w:rPr>
          <w:rStyle w:val="FootnoteReference"/>
        </w:rPr>
        <w:footnoteRef/>
      </w:r>
      <w:r>
        <w:t xml:space="preserve"> That is, in the Kingdom (1 Cor. 4:20).</w:t>
      </w:r>
    </w:p>
  </w:footnote>
  <w:footnote w:id="508">
    <w:p w14:paraId="3FAA8ED9" w14:textId="77777777" w:rsidR="00100C9C" w:rsidRDefault="00100C9C"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100C9C" w:rsidRDefault="00100C9C" w:rsidP="00704CAA">
      <w:pPr>
        <w:pStyle w:val="footnote"/>
      </w:pPr>
      <w:r>
        <w:rPr>
          <w:rStyle w:val="FootnoteReference"/>
        </w:rPr>
        <w:footnoteRef/>
      </w:r>
      <w:r>
        <w:t xml:space="preserve"> [JS] Coptic may mean “bruise” rather than “trample”</w:t>
      </w:r>
    </w:p>
  </w:footnote>
  <w:footnote w:id="510">
    <w:p w14:paraId="103E3D32" w14:textId="77777777" w:rsidR="00100C9C" w:rsidRDefault="00100C9C"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100C9C" w:rsidRDefault="00100C9C"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100C9C" w:rsidRDefault="00100C9C" w:rsidP="00704CAA">
      <w:pPr>
        <w:pStyle w:val="footnote"/>
      </w:pPr>
      <w:r>
        <w:rPr>
          <w:rStyle w:val="FootnoteReference"/>
        </w:rPr>
        <w:footnoteRef/>
      </w:r>
      <w:r>
        <w:t xml:space="preserve"> [JS] Or “ode”</w:t>
      </w:r>
    </w:p>
  </w:footnote>
  <w:footnote w:id="513">
    <w:p w14:paraId="5D1C882B" w14:textId="77777777" w:rsidR="00100C9C" w:rsidRDefault="00100C9C" w:rsidP="00704CAA">
      <w:pPr>
        <w:pStyle w:val="footnote"/>
      </w:pPr>
      <w:r>
        <w:rPr>
          <w:rStyle w:val="FootnoteReference"/>
        </w:rPr>
        <w:footnoteRef/>
      </w:r>
      <w:r>
        <w:t xml:space="preserve"> [JS] or “forever and ever.”</w:t>
      </w:r>
    </w:p>
  </w:footnote>
  <w:footnote w:id="514">
    <w:p w14:paraId="2AA0B0FD" w14:textId="77777777" w:rsidR="00100C9C" w:rsidRDefault="00100C9C" w:rsidP="00704CAA">
      <w:pPr>
        <w:pStyle w:val="footnote"/>
      </w:pPr>
      <w:r>
        <w:rPr>
          <w:rStyle w:val="FootnoteReference"/>
        </w:rPr>
        <w:footnoteRef/>
      </w:r>
      <w:r>
        <w:t xml:space="preserve"> [JS] literally, “And my horn will be exalted like a unicorn’s”</w:t>
      </w:r>
    </w:p>
  </w:footnote>
  <w:footnote w:id="515">
    <w:p w14:paraId="71B2ABCE" w14:textId="77777777" w:rsidR="00100C9C" w:rsidRDefault="00100C9C" w:rsidP="00704CAA">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516">
    <w:p w14:paraId="6E75EC21" w14:textId="77777777" w:rsidR="00100C9C" w:rsidRDefault="00100C9C" w:rsidP="00704CAA">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517">
    <w:p w14:paraId="3CF09637" w14:textId="77777777" w:rsidR="00100C9C" w:rsidRDefault="00100C9C" w:rsidP="00704CAA">
      <w:pPr>
        <w:pStyle w:val="footnote"/>
      </w:pPr>
      <w:r>
        <w:rPr>
          <w:rStyle w:val="FootnoteReference"/>
        </w:rPr>
        <w:footnoteRef/>
      </w:r>
      <w:r>
        <w:t xml:space="preserve"> [JS] literally “still increase”</w:t>
      </w:r>
    </w:p>
  </w:footnote>
  <w:footnote w:id="518">
    <w:p w14:paraId="74BF88EE" w14:textId="77777777" w:rsidR="00100C9C" w:rsidRDefault="00100C9C" w:rsidP="00704CAA">
      <w:pPr>
        <w:pStyle w:val="footnote"/>
      </w:pPr>
      <w:r>
        <w:rPr>
          <w:rStyle w:val="FootnoteReference"/>
        </w:rPr>
        <w:footnoteRef/>
      </w:r>
      <w:r>
        <w:t xml:space="preserve"> [JS] literally, “rich” or “prosperous”</w:t>
      </w:r>
    </w:p>
  </w:footnote>
  <w:footnote w:id="519">
    <w:p w14:paraId="72F50134" w14:textId="77777777" w:rsidR="00100C9C" w:rsidRDefault="00100C9C" w:rsidP="00704CAA">
      <w:pPr>
        <w:pStyle w:val="footnote"/>
      </w:pPr>
      <w:r>
        <w:rPr>
          <w:rStyle w:val="FootnoteReference"/>
        </w:rPr>
        <w:footnoteRef/>
      </w:r>
      <w:r>
        <w:t xml:space="preserve"> John 7:38.</w:t>
      </w:r>
    </w:p>
  </w:footnote>
  <w:footnote w:id="520">
    <w:p w14:paraId="3C3C13B7" w14:textId="77777777" w:rsidR="00100C9C" w:rsidRDefault="00100C9C" w:rsidP="00704CAA">
      <w:pPr>
        <w:pStyle w:val="footnote"/>
      </w:pPr>
      <w:r>
        <w:rPr>
          <w:rStyle w:val="FootnoteReference"/>
        </w:rPr>
        <w:footnoteRef/>
      </w:r>
      <w:r>
        <w:t xml:space="preserve"> Coptic has “it” here, and “beauty” in place of majesty.</w:t>
      </w:r>
    </w:p>
  </w:footnote>
  <w:footnote w:id="521">
    <w:p w14:paraId="67CD15A4" w14:textId="77777777" w:rsidR="00100C9C" w:rsidRDefault="00100C9C"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100C9C" w:rsidRDefault="00100C9C" w:rsidP="00704CAA">
      <w:pPr>
        <w:pStyle w:val="footnote"/>
      </w:pPr>
      <w:r>
        <w:rPr>
          <w:rStyle w:val="FootnoteReference"/>
        </w:rPr>
        <w:footnoteRef/>
      </w:r>
      <w:r>
        <w:t xml:space="preserve"> [JS] or “forever”</w:t>
      </w:r>
    </w:p>
  </w:footnote>
  <w:footnote w:id="523">
    <w:p w14:paraId="1BA5F6CF" w14:textId="77777777" w:rsidR="00100C9C" w:rsidRDefault="00100C9C"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100C9C" w:rsidRDefault="00100C9C" w:rsidP="00704CAA">
      <w:pPr>
        <w:pStyle w:val="footnote"/>
      </w:pPr>
      <w:r>
        <w:rPr>
          <w:rStyle w:val="FootnoteReference"/>
        </w:rPr>
        <w:footnoteRef/>
      </w:r>
      <w:r>
        <w:t xml:space="preserve"> [JS] resident alien</w:t>
      </w:r>
    </w:p>
  </w:footnote>
  <w:footnote w:id="525">
    <w:p w14:paraId="40C8740A" w14:textId="77777777" w:rsidR="00100C9C" w:rsidRDefault="00100C9C" w:rsidP="00704CAA">
      <w:pPr>
        <w:pStyle w:val="footnote"/>
      </w:pPr>
      <w:r>
        <w:rPr>
          <w:rStyle w:val="FootnoteReference"/>
        </w:rPr>
        <w:footnoteRef/>
      </w:r>
      <w:r>
        <w:t xml:space="preserve"> Cf. 1 Cor. 3:20, ‘The Lord knows the thoughts of the wise…’</w:t>
      </w:r>
    </w:p>
  </w:footnote>
  <w:footnote w:id="526">
    <w:p w14:paraId="65188B7B" w14:textId="77777777" w:rsidR="00100C9C" w:rsidRDefault="00100C9C" w:rsidP="00704CAA">
      <w:pPr>
        <w:pStyle w:val="footnote"/>
      </w:pPr>
      <w:r>
        <w:rPr>
          <w:rStyle w:val="FootnoteReference"/>
        </w:rPr>
        <w:footnoteRef/>
      </w:r>
      <w:r>
        <w:t xml:space="preserve"> [JS] or “lawless,” or “the throne of iniquity”</w:t>
      </w:r>
    </w:p>
  </w:footnote>
  <w:footnote w:id="527">
    <w:p w14:paraId="79ABE471" w14:textId="77777777" w:rsidR="00100C9C" w:rsidRDefault="00100C9C" w:rsidP="00704CAA">
      <w:pPr>
        <w:pStyle w:val="footnote"/>
      </w:pPr>
      <w:r>
        <w:rPr>
          <w:rStyle w:val="FootnoteReference"/>
        </w:rPr>
        <w:footnoteRef/>
      </w:r>
      <w:r>
        <w:t xml:space="preserve"> [JS] i.e. presence</w:t>
      </w:r>
    </w:p>
  </w:footnote>
  <w:footnote w:id="528">
    <w:p w14:paraId="5267BF6E" w14:textId="77777777" w:rsidR="00100C9C" w:rsidRDefault="00100C9C"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100C9C" w:rsidRDefault="00100C9C" w:rsidP="00704CAA">
      <w:pPr>
        <w:pStyle w:val="footnote"/>
      </w:pPr>
      <w:r>
        <w:rPr>
          <w:rStyle w:val="FootnoteReference"/>
        </w:rPr>
        <w:footnoteRef/>
      </w:r>
      <w:r>
        <w:t xml:space="preserve"> [JS] or melody</w:t>
      </w:r>
    </w:p>
  </w:footnote>
  <w:footnote w:id="530">
    <w:p w14:paraId="1EEBBF7D" w14:textId="77777777" w:rsidR="00100C9C" w:rsidRDefault="00100C9C" w:rsidP="00704CAA">
      <w:pPr>
        <w:pStyle w:val="footnote"/>
      </w:pPr>
      <w:r>
        <w:rPr>
          <w:rStyle w:val="FootnoteReference"/>
        </w:rPr>
        <w:footnoteRef/>
      </w:r>
      <w:r>
        <w:t xml:space="preserve"> [JS] “do obeisance”</w:t>
      </w:r>
    </w:p>
  </w:footnote>
  <w:footnote w:id="531">
    <w:p w14:paraId="551DD9AD" w14:textId="77777777" w:rsidR="00100C9C" w:rsidRDefault="00100C9C" w:rsidP="00704CAA">
      <w:pPr>
        <w:pStyle w:val="footnote"/>
      </w:pPr>
      <w:r>
        <w:rPr>
          <w:rStyle w:val="FootnoteReference"/>
        </w:rPr>
        <w:footnoteRef/>
      </w:r>
      <w:r>
        <w:t xml:space="preserve"> [JS] “prostrate”</w:t>
      </w:r>
    </w:p>
  </w:footnote>
  <w:footnote w:id="532">
    <w:p w14:paraId="7534B5AF" w14:textId="77777777" w:rsidR="00100C9C" w:rsidRDefault="00100C9C" w:rsidP="00704CAA">
      <w:pPr>
        <w:pStyle w:val="footnote"/>
      </w:pPr>
      <w:r>
        <w:rPr>
          <w:rStyle w:val="FootnoteReference"/>
        </w:rPr>
        <w:footnoteRef/>
      </w:r>
      <w:r>
        <w:t xml:space="preserve"> [JS] OSB has, “Rebellion,” NETS has “embittering”</w:t>
      </w:r>
    </w:p>
  </w:footnote>
  <w:footnote w:id="533">
    <w:p w14:paraId="022AF3BD" w14:textId="77777777" w:rsidR="00100C9C" w:rsidRDefault="00100C9C" w:rsidP="00704CAA">
      <w:pPr>
        <w:pStyle w:val="footnote"/>
      </w:pPr>
      <w:r>
        <w:rPr>
          <w:rStyle w:val="FootnoteReference"/>
        </w:rPr>
        <w:footnoteRef/>
      </w:r>
      <w:r>
        <w:t xml:space="preserve"> Ex. 17:1-7.</w:t>
      </w:r>
    </w:p>
  </w:footnote>
  <w:footnote w:id="534">
    <w:p w14:paraId="44D54232" w14:textId="77777777" w:rsidR="00100C9C" w:rsidRDefault="00100C9C" w:rsidP="00704CAA">
      <w:pPr>
        <w:pStyle w:val="footnote"/>
      </w:pPr>
      <w:r>
        <w:rPr>
          <w:rStyle w:val="FootnoteReference"/>
        </w:rPr>
        <w:footnoteRef/>
      </w:r>
      <w:r>
        <w:t xml:space="preserve"> [JS] or “tempted”</w:t>
      </w:r>
    </w:p>
  </w:footnote>
  <w:footnote w:id="535">
    <w:p w14:paraId="44595C45" w14:textId="77777777" w:rsidR="00100C9C" w:rsidRDefault="00100C9C" w:rsidP="00704CAA">
      <w:pPr>
        <w:pStyle w:val="footnote"/>
      </w:pPr>
      <w:r>
        <w:rPr>
          <w:rStyle w:val="FootnoteReference"/>
        </w:rPr>
        <w:footnoteRef/>
      </w:r>
      <w:r>
        <w:t xml:space="preserve"> Num. 14:32-34.</w:t>
      </w:r>
    </w:p>
  </w:footnote>
  <w:footnote w:id="536">
    <w:p w14:paraId="3335A752" w14:textId="77777777" w:rsidR="00100C9C" w:rsidRDefault="00100C9C" w:rsidP="00704CAA">
      <w:pPr>
        <w:pStyle w:val="footnote"/>
      </w:pPr>
      <w:r>
        <w:rPr>
          <w:rStyle w:val="FootnoteReference"/>
        </w:rPr>
        <w:footnoteRef/>
      </w:r>
      <w:r>
        <w:t xml:space="preserve"> Cf. Heb.3:7-11; 4:10.</w:t>
      </w:r>
    </w:p>
  </w:footnote>
  <w:footnote w:id="537">
    <w:p w14:paraId="2C60CFFA" w14:textId="77777777" w:rsidR="00100C9C" w:rsidRDefault="00100C9C" w:rsidP="00704CAA">
      <w:pPr>
        <w:pStyle w:val="footnote"/>
      </w:pPr>
      <w:r>
        <w:rPr>
          <w:rStyle w:val="FootnoteReference"/>
        </w:rPr>
        <w:footnoteRef/>
      </w:r>
      <w:r>
        <w:t xml:space="preserve"> Cf. Deut. 32:17; 1 Cor. 10:20; Psalm 105:36-38; 1 Chron. 16:26.</w:t>
      </w:r>
    </w:p>
  </w:footnote>
  <w:footnote w:id="538">
    <w:p w14:paraId="191785D6" w14:textId="77777777" w:rsidR="00100C9C" w:rsidRDefault="00100C9C" w:rsidP="00704CAA">
      <w:pPr>
        <w:pStyle w:val="footnote"/>
      </w:pPr>
      <w:r>
        <w:rPr>
          <w:rStyle w:val="FootnoteReference"/>
        </w:rPr>
        <w:footnoteRef/>
      </w:r>
      <w:r>
        <w:t xml:space="preserve"> [JS] or “thanksgiving”, or “praise”. Really, “thankful confession with praise”.</w:t>
      </w:r>
    </w:p>
  </w:footnote>
  <w:footnote w:id="539">
    <w:p w14:paraId="36761851" w14:textId="77777777" w:rsidR="00100C9C" w:rsidRDefault="00100C9C" w:rsidP="00704CAA">
      <w:pPr>
        <w:pStyle w:val="footnote"/>
      </w:pPr>
      <w:r>
        <w:rPr>
          <w:rStyle w:val="FootnoteReference"/>
        </w:rPr>
        <w:footnoteRef/>
      </w:r>
      <w:r>
        <w:t xml:space="preserve"> [JS] literally, “holy place”</w:t>
      </w:r>
    </w:p>
  </w:footnote>
  <w:footnote w:id="540">
    <w:p w14:paraId="6B8FB064" w14:textId="77777777" w:rsidR="00100C9C" w:rsidRDefault="00100C9C" w:rsidP="00704CAA">
      <w:pPr>
        <w:pStyle w:val="footnote"/>
      </w:pPr>
      <w:r>
        <w:rPr>
          <w:rStyle w:val="FootnoteReference"/>
        </w:rPr>
        <w:footnoteRef/>
      </w:r>
      <w:r>
        <w:t xml:space="preserve"> [JS] or, “sacrifices”</w:t>
      </w:r>
    </w:p>
  </w:footnote>
  <w:footnote w:id="541">
    <w:p w14:paraId="026EEBC9" w14:textId="77777777" w:rsidR="00100C9C" w:rsidRDefault="00100C9C" w:rsidP="00704CAA">
      <w:pPr>
        <w:pStyle w:val="footnote"/>
      </w:pPr>
      <w:r>
        <w:rPr>
          <w:rStyle w:val="FootnoteReference"/>
        </w:rPr>
        <w:footnoteRef/>
      </w:r>
      <w:r>
        <w:t xml:space="preserve"> [JS] “do obeisance”</w:t>
      </w:r>
    </w:p>
  </w:footnote>
  <w:footnote w:id="542">
    <w:p w14:paraId="74583072" w14:textId="77777777" w:rsidR="00100C9C" w:rsidRDefault="00100C9C"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100C9C" w:rsidRDefault="00100C9C" w:rsidP="00704CAA">
      <w:pPr>
        <w:pStyle w:val="footnote"/>
      </w:pPr>
      <w:r>
        <w:rPr>
          <w:rStyle w:val="FootnoteReference"/>
        </w:rPr>
        <w:footnoteRef/>
      </w:r>
      <w:r>
        <w:t xml:space="preserve"> [JS] literally, “set right the world”.</w:t>
      </w:r>
    </w:p>
  </w:footnote>
  <w:footnote w:id="544">
    <w:p w14:paraId="2C857933" w14:textId="77777777" w:rsidR="00100C9C" w:rsidRDefault="00100C9C"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100C9C" w:rsidRDefault="00100C9C" w:rsidP="00704CAA">
      <w:pPr>
        <w:pStyle w:val="footnote"/>
      </w:pPr>
      <w:r>
        <w:rPr>
          <w:rStyle w:val="FootnoteReference"/>
        </w:rPr>
        <w:footnoteRef/>
      </w:r>
      <w:r>
        <w:t xml:space="preserve"> [JS] or “exult.”</w:t>
      </w:r>
    </w:p>
  </w:footnote>
  <w:footnote w:id="546">
    <w:p w14:paraId="3F8D4F69" w14:textId="77777777" w:rsidR="00100C9C" w:rsidRDefault="00100C9C" w:rsidP="00704CAA">
      <w:pPr>
        <w:pStyle w:val="footnote"/>
      </w:pPr>
      <w:r>
        <w:rPr>
          <w:rStyle w:val="FootnoteReference"/>
        </w:rPr>
        <w:footnoteRef/>
      </w:r>
      <w:r>
        <w:t xml:space="preserve"> [JS] i.e. “the the presence of the Lord”</w:t>
      </w:r>
    </w:p>
  </w:footnote>
  <w:footnote w:id="547">
    <w:p w14:paraId="2B2C4B3C" w14:textId="77777777" w:rsidR="00100C9C" w:rsidRDefault="00100C9C" w:rsidP="00704CAA">
      <w:pPr>
        <w:pStyle w:val="footnote"/>
      </w:pPr>
      <w:r>
        <w:rPr>
          <w:rStyle w:val="FootnoteReference"/>
        </w:rPr>
        <w:footnoteRef/>
      </w:r>
      <w:r>
        <w:t xml:space="preserve"> [JS] or “keep His throne straight.”</w:t>
      </w:r>
    </w:p>
  </w:footnote>
  <w:footnote w:id="548">
    <w:p w14:paraId="5D4EF956" w14:textId="77777777" w:rsidR="00100C9C" w:rsidRDefault="00100C9C" w:rsidP="00704CAA">
      <w:pPr>
        <w:pStyle w:val="footnote"/>
      </w:pPr>
      <w:r>
        <w:rPr>
          <w:rStyle w:val="FootnoteReference"/>
        </w:rPr>
        <w:footnoteRef/>
      </w:r>
      <w:r>
        <w:t xml:space="preserve"> Cf. Pss. 32:5b; 84:10b. Rom. 1:19-21; 2 Cor. 4:6; Jn. 1:14; 6:40; 17:22-24.</w:t>
      </w:r>
    </w:p>
  </w:footnote>
  <w:footnote w:id="549">
    <w:p w14:paraId="39C04F74" w14:textId="77777777" w:rsidR="00100C9C" w:rsidRDefault="00100C9C" w:rsidP="00704CAA">
      <w:pPr>
        <w:pStyle w:val="footnote"/>
      </w:pPr>
      <w:r>
        <w:rPr>
          <w:rStyle w:val="FootnoteReference"/>
        </w:rPr>
        <w:footnoteRef/>
      </w:r>
      <w:r>
        <w:t xml:space="preserve"> [JS] “do obeisance to”</w:t>
      </w:r>
    </w:p>
  </w:footnote>
  <w:footnote w:id="550">
    <w:p w14:paraId="21B4EE9B" w14:textId="77777777" w:rsidR="00100C9C" w:rsidRDefault="00100C9C" w:rsidP="00704CAA">
      <w:pPr>
        <w:pStyle w:val="footnote"/>
      </w:pPr>
      <w:r>
        <w:rPr>
          <w:rStyle w:val="FootnoteReference"/>
        </w:rPr>
        <w:footnoteRef/>
      </w:r>
      <w:r>
        <w:t xml:space="preserve"> [JS] “do obeisance to”</w:t>
      </w:r>
    </w:p>
  </w:footnote>
  <w:footnote w:id="551">
    <w:p w14:paraId="35328581" w14:textId="77777777" w:rsidR="00100C9C" w:rsidRDefault="00100C9C" w:rsidP="00704CAA">
      <w:pPr>
        <w:pStyle w:val="footnote"/>
      </w:pPr>
      <w:r>
        <w:rPr>
          <w:rStyle w:val="FootnoteReference"/>
        </w:rPr>
        <w:footnoteRef/>
      </w:r>
      <w:r>
        <w:t xml:space="preserve"> [JS] Fr. Lazarus has “lives”</w:t>
      </w:r>
    </w:p>
  </w:footnote>
  <w:footnote w:id="552">
    <w:p w14:paraId="6E386D7E" w14:textId="77777777" w:rsidR="00100C9C" w:rsidRDefault="00100C9C"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100C9C" w:rsidRDefault="00100C9C" w:rsidP="00704CAA">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54">
    <w:p w14:paraId="34EE31D9" w14:textId="77777777" w:rsidR="00100C9C" w:rsidRDefault="00100C9C" w:rsidP="00704CAA">
      <w:pPr>
        <w:pStyle w:val="footnote"/>
      </w:pPr>
      <w:r>
        <w:rPr>
          <w:rStyle w:val="FootnoteReference"/>
        </w:rPr>
        <w:footnoteRef/>
      </w:r>
      <w:r>
        <w:t xml:space="preserve"> Rev. 4:6, Ezek. 1:5-10.</w:t>
      </w:r>
    </w:p>
  </w:footnote>
  <w:footnote w:id="555">
    <w:p w14:paraId="30FB18B7" w14:textId="77777777" w:rsidR="00100C9C" w:rsidRDefault="00100C9C"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100C9C" w:rsidRDefault="00100C9C" w:rsidP="00704CAA">
      <w:pPr>
        <w:pStyle w:val="footnote"/>
      </w:pPr>
      <w:r>
        <w:rPr>
          <w:rStyle w:val="FootnoteReference"/>
        </w:rPr>
        <w:footnoteRef/>
      </w:r>
      <w:r>
        <w:t xml:space="preserve"> [JS] Fr. Lazarus has “laws”</w:t>
      </w:r>
    </w:p>
  </w:footnote>
  <w:footnote w:id="557">
    <w:p w14:paraId="30052C96" w14:textId="77777777" w:rsidR="00100C9C" w:rsidRDefault="00100C9C" w:rsidP="00704CAA">
      <w:pPr>
        <w:pStyle w:val="footnote"/>
      </w:pPr>
      <w:r>
        <w:rPr>
          <w:rStyle w:val="FootnoteReference"/>
        </w:rPr>
        <w:footnoteRef/>
      </w:r>
      <w:r>
        <w:t xml:space="preserve"> [JS] “do obeisance”, commonly rendered “worship”</w:t>
      </w:r>
    </w:p>
  </w:footnote>
  <w:footnote w:id="558">
    <w:p w14:paraId="518C32A9" w14:textId="77777777" w:rsidR="00100C9C" w:rsidRDefault="00100C9C" w:rsidP="00704CAA">
      <w:pPr>
        <w:pStyle w:val="footnote"/>
      </w:pPr>
      <w:r>
        <w:rPr>
          <w:rStyle w:val="FootnoteReference"/>
        </w:rPr>
        <w:footnoteRef/>
      </w:r>
      <w:r>
        <w:t xml:space="preserve"> [JS] Fr. Lazarus has “correcting”</w:t>
      </w:r>
    </w:p>
  </w:footnote>
  <w:footnote w:id="559">
    <w:p w14:paraId="0A8051C4" w14:textId="77777777" w:rsidR="00100C9C" w:rsidRDefault="00100C9C" w:rsidP="00704CAA">
      <w:pPr>
        <w:pStyle w:val="footnote"/>
      </w:pPr>
      <w:r>
        <w:rPr>
          <w:rStyle w:val="FootnoteReference"/>
        </w:rPr>
        <w:footnoteRef/>
      </w:r>
      <w:r>
        <w:t xml:space="preserve"> [JS] “do obeisance” or “fall down”</w:t>
      </w:r>
    </w:p>
  </w:footnote>
  <w:footnote w:id="560">
    <w:p w14:paraId="77CD93E8" w14:textId="77777777" w:rsidR="00100C9C" w:rsidRDefault="00100C9C"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100C9C" w:rsidRDefault="00100C9C" w:rsidP="00704CAA">
      <w:pPr>
        <w:pStyle w:val="footnote"/>
      </w:pPr>
      <w:r>
        <w:rPr>
          <w:rStyle w:val="FootnoteReference"/>
        </w:rPr>
        <w:footnoteRef/>
      </w:r>
      <w:r>
        <w:t xml:space="preserve"> [JS] or, “and not we Him”</w:t>
      </w:r>
    </w:p>
  </w:footnote>
  <w:footnote w:id="562">
    <w:p w14:paraId="1486F0F9" w14:textId="77777777" w:rsidR="00100C9C" w:rsidRDefault="00100C9C"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100C9C" w:rsidRDefault="00100C9C" w:rsidP="00704CAA">
      <w:pPr>
        <w:pStyle w:val="footnote"/>
      </w:pPr>
      <w:r>
        <w:rPr>
          <w:rStyle w:val="FootnoteReference"/>
        </w:rPr>
        <w:footnoteRef/>
      </w:r>
      <w:r>
        <w:t xml:space="preserve"> [JS] or “do wrong,” or “the workers of iniquity”</w:t>
      </w:r>
    </w:p>
  </w:footnote>
  <w:footnote w:id="564">
    <w:p w14:paraId="37DBB362" w14:textId="77777777" w:rsidR="00100C9C" w:rsidRDefault="00100C9C" w:rsidP="00704CAA">
      <w:pPr>
        <w:pStyle w:val="footnote"/>
      </w:pPr>
      <w:r>
        <w:rPr>
          <w:rStyle w:val="FootnoteReference"/>
        </w:rPr>
        <w:footnoteRef/>
      </w:r>
      <w:r>
        <w:t xml:space="preserve"> [JS] or proud/haughty eyes.</w:t>
      </w:r>
    </w:p>
  </w:footnote>
  <w:footnote w:id="565">
    <w:p w14:paraId="027D81D5" w14:textId="77777777" w:rsidR="00100C9C" w:rsidRDefault="00100C9C"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100C9C" w:rsidRDefault="00100C9C"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100C9C" w:rsidRDefault="00100C9C" w:rsidP="00704CAA">
      <w:pPr>
        <w:pStyle w:val="footnote"/>
      </w:pPr>
      <w:r>
        <w:rPr>
          <w:rStyle w:val="FootnoteReference"/>
        </w:rPr>
        <w:footnoteRef/>
      </w:r>
      <w:r>
        <w:t xml:space="preserve"> Cf. Ps. 38:7a.</w:t>
      </w:r>
    </w:p>
  </w:footnote>
  <w:footnote w:id="568">
    <w:p w14:paraId="517B5545" w14:textId="77777777" w:rsidR="00100C9C" w:rsidRDefault="00100C9C"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100C9C" w:rsidRDefault="00100C9C"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100C9C" w:rsidRDefault="00100C9C" w:rsidP="00704CAA">
      <w:pPr>
        <w:pStyle w:val="footnote"/>
      </w:pPr>
      <w:r>
        <w:rPr>
          <w:rStyle w:val="FootnoteReference"/>
        </w:rPr>
        <w:footnoteRef/>
      </w:r>
      <w:r>
        <w:t xml:space="preserve"> ‘God is love’ (1 John 4:8,16).</w:t>
      </w:r>
    </w:p>
  </w:footnote>
  <w:footnote w:id="571">
    <w:p w14:paraId="39DCC369" w14:textId="77777777" w:rsidR="00100C9C" w:rsidRDefault="00100C9C"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100C9C" w:rsidRDefault="00100C9C" w:rsidP="00704CAA">
      <w:pPr>
        <w:pStyle w:val="footnote"/>
      </w:pPr>
      <w:r>
        <w:rPr>
          <w:rStyle w:val="FootnoteReference"/>
        </w:rPr>
        <w:footnoteRef/>
      </w:r>
      <w:r>
        <w:t xml:space="preserve"> Cf. Ps. 147:8.</w:t>
      </w:r>
    </w:p>
  </w:footnote>
  <w:footnote w:id="573">
    <w:p w14:paraId="1B0A2532" w14:textId="77777777" w:rsidR="00100C9C" w:rsidRDefault="00100C9C" w:rsidP="00704CAA">
      <w:pPr>
        <w:pStyle w:val="footnote"/>
      </w:pPr>
      <w:r>
        <w:rPr>
          <w:rStyle w:val="FootnoteReference"/>
        </w:rPr>
        <w:footnoteRef/>
      </w:r>
      <w:r>
        <w:t xml:space="preserve"> [JS] or “long-suffering”</w:t>
      </w:r>
    </w:p>
  </w:footnote>
  <w:footnote w:id="574">
    <w:p w14:paraId="6F41A290" w14:textId="77777777" w:rsidR="00100C9C" w:rsidRDefault="00100C9C" w:rsidP="00704CAA">
      <w:pPr>
        <w:pStyle w:val="footnote"/>
      </w:pPr>
      <w:r>
        <w:rPr>
          <w:rStyle w:val="FootnoteReference"/>
        </w:rPr>
        <w:footnoteRef/>
      </w:r>
      <w:r>
        <w:t xml:space="preserve"> [JS] or “transgressions”</w:t>
      </w:r>
    </w:p>
  </w:footnote>
  <w:footnote w:id="575">
    <w:p w14:paraId="44065F61" w14:textId="77777777" w:rsidR="00100C9C" w:rsidRDefault="00100C9C"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100C9C" w:rsidRDefault="00100C9C"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100C9C" w:rsidRDefault="00100C9C"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100C9C" w:rsidRDefault="00100C9C" w:rsidP="00704CAA">
      <w:pPr>
        <w:pStyle w:val="footnote"/>
      </w:pPr>
      <w:r>
        <w:rPr>
          <w:rStyle w:val="FootnoteReference"/>
        </w:rPr>
        <w:footnoteRef/>
      </w:r>
      <w:r>
        <w:t xml:space="preserve"> [JS] Fr. Lazarus has “very great”</w:t>
      </w:r>
    </w:p>
  </w:footnote>
  <w:footnote w:id="579">
    <w:p w14:paraId="7AEE0420" w14:textId="77777777" w:rsidR="00100C9C" w:rsidRDefault="00100C9C" w:rsidP="00704CAA">
      <w:pPr>
        <w:pStyle w:val="footnote"/>
      </w:pPr>
      <w:r>
        <w:rPr>
          <w:rStyle w:val="FootnoteReference"/>
        </w:rPr>
        <w:footnoteRef/>
      </w:r>
      <w:r>
        <w:t xml:space="preserve"> [JS] or “thanksgiving,” or “thankful confession with praise”</w:t>
      </w:r>
    </w:p>
  </w:footnote>
  <w:footnote w:id="580">
    <w:p w14:paraId="1821417A" w14:textId="77777777" w:rsidR="00100C9C" w:rsidRDefault="00100C9C"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100C9C" w:rsidRDefault="00100C9C" w:rsidP="00704CAA">
      <w:pPr>
        <w:pStyle w:val="footnote"/>
      </w:pPr>
      <w:r>
        <w:rPr>
          <w:rStyle w:val="FootnoteReference"/>
        </w:rPr>
        <w:footnoteRef/>
      </w:r>
      <w:r>
        <w:t xml:space="preserve"> [JS] or “makes the clouds His chariot”</w:t>
      </w:r>
    </w:p>
  </w:footnote>
  <w:footnote w:id="582">
    <w:p w14:paraId="114B27CC" w14:textId="77777777" w:rsidR="00100C9C" w:rsidRDefault="00100C9C" w:rsidP="00704CAA">
      <w:pPr>
        <w:pStyle w:val="footnote"/>
      </w:pPr>
      <w:r>
        <w:rPr>
          <w:rStyle w:val="FootnoteReference"/>
        </w:rPr>
        <w:footnoteRef/>
      </w:r>
      <w:r>
        <w:t xml:space="preserve"> [JS] or “messengers”</w:t>
      </w:r>
    </w:p>
  </w:footnote>
  <w:footnote w:id="583">
    <w:p w14:paraId="0B426919" w14:textId="77777777" w:rsidR="00100C9C" w:rsidRDefault="00100C9C" w:rsidP="00704CAA">
      <w:pPr>
        <w:pStyle w:val="footnote"/>
      </w:pPr>
      <w:r>
        <w:rPr>
          <w:rStyle w:val="FootnoteReference"/>
        </w:rPr>
        <w:footnoteRef/>
      </w:r>
      <w:r>
        <w:t xml:space="preserve"> [JS] Fr. Lazarus has “servants”</w:t>
      </w:r>
    </w:p>
  </w:footnote>
  <w:footnote w:id="584">
    <w:p w14:paraId="0DC6891A" w14:textId="77777777" w:rsidR="00100C9C" w:rsidRDefault="00100C9C" w:rsidP="00704CAA">
      <w:pPr>
        <w:pStyle w:val="footnote"/>
      </w:pPr>
      <w:r>
        <w:rPr>
          <w:rStyle w:val="FootnoteReference"/>
        </w:rPr>
        <w:footnoteRef/>
      </w:r>
      <w:r>
        <w:t xml:space="preserve"> Heb. 1:7; Ezek. 1:14; 2 Esdras 8:22.</w:t>
      </w:r>
    </w:p>
  </w:footnote>
  <w:footnote w:id="585">
    <w:p w14:paraId="14865395" w14:textId="77777777" w:rsidR="00100C9C" w:rsidRDefault="00100C9C" w:rsidP="00704CAA">
      <w:pPr>
        <w:pStyle w:val="footnote"/>
      </w:pPr>
      <w:r>
        <w:rPr>
          <w:rStyle w:val="FootnoteReference"/>
        </w:rPr>
        <w:footnoteRef/>
      </w:r>
      <w:r>
        <w:t xml:space="preserve"> [JS] Fr. Lazarus has “axis”</w:t>
      </w:r>
    </w:p>
  </w:footnote>
  <w:footnote w:id="586">
    <w:p w14:paraId="00414A42" w14:textId="77777777" w:rsidR="00100C9C" w:rsidRDefault="00100C9C" w:rsidP="00704CAA">
      <w:pPr>
        <w:pStyle w:val="footnote"/>
      </w:pPr>
      <w:r>
        <w:rPr>
          <w:rStyle w:val="FootnoteReference"/>
        </w:rPr>
        <w:footnoteRef/>
      </w:r>
      <w:r>
        <w:t xml:space="preserve"> [JS] Fr. Lazarus has “wander”. NETS has “be tilted”</w:t>
      </w:r>
    </w:p>
  </w:footnote>
  <w:footnote w:id="587">
    <w:p w14:paraId="63CA7242" w14:textId="77777777" w:rsidR="00100C9C" w:rsidRDefault="00100C9C" w:rsidP="00704CAA">
      <w:pPr>
        <w:pStyle w:val="footnote"/>
      </w:pPr>
      <w:r>
        <w:rPr>
          <w:rStyle w:val="FootnoteReference"/>
        </w:rPr>
        <w:footnoteRef/>
      </w:r>
      <w:r>
        <w:t xml:space="preserve"> [JS] literally, “founded”</w:t>
      </w:r>
    </w:p>
  </w:footnote>
  <w:footnote w:id="588">
    <w:p w14:paraId="688E353A" w14:textId="77777777" w:rsidR="00100C9C" w:rsidRDefault="00100C9C" w:rsidP="00704CAA">
      <w:pPr>
        <w:pStyle w:val="footnote"/>
      </w:pPr>
      <w:r>
        <w:rPr>
          <w:rStyle w:val="FootnoteReference"/>
        </w:rPr>
        <w:footnoteRef/>
      </w:r>
      <w:r>
        <w:t xml:space="preserve"> [JS] or “takes the lead among them”</w:t>
      </w:r>
    </w:p>
  </w:footnote>
  <w:footnote w:id="589">
    <w:p w14:paraId="329CE5D6" w14:textId="77777777" w:rsidR="00100C9C" w:rsidRDefault="00100C9C" w:rsidP="00704CAA">
      <w:pPr>
        <w:pStyle w:val="footnote"/>
      </w:pPr>
      <w:r>
        <w:rPr>
          <w:rStyle w:val="FootnoteReference"/>
        </w:rPr>
        <w:footnoteRef/>
      </w:r>
      <w:r>
        <w:t xml:space="preserve"> [JS] or “serpent”</w:t>
      </w:r>
    </w:p>
  </w:footnote>
  <w:footnote w:id="590">
    <w:p w14:paraId="482A0E92" w14:textId="77777777" w:rsidR="00100C9C" w:rsidRDefault="00100C9C" w:rsidP="00704CAA">
      <w:pPr>
        <w:pStyle w:val="footnote"/>
      </w:pPr>
      <w:r>
        <w:rPr>
          <w:rStyle w:val="FootnoteReference"/>
        </w:rPr>
        <w:footnoteRef/>
      </w:r>
      <w:r>
        <w:t xml:space="preserve"> [JS] or, “the universe”</w:t>
      </w:r>
    </w:p>
  </w:footnote>
  <w:footnote w:id="591">
    <w:p w14:paraId="107DC9FD" w14:textId="77777777" w:rsidR="00100C9C" w:rsidRDefault="00100C9C" w:rsidP="00704CAA">
      <w:pPr>
        <w:pStyle w:val="footnote"/>
      </w:pPr>
      <w:r>
        <w:rPr>
          <w:rStyle w:val="FootnoteReference"/>
        </w:rPr>
        <w:footnoteRef/>
      </w:r>
      <w:r>
        <w:t xml:space="preserve"> [JS] or, “breath”</w:t>
      </w:r>
    </w:p>
  </w:footnote>
  <w:footnote w:id="592">
    <w:p w14:paraId="44BAA54F" w14:textId="77777777" w:rsidR="00100C9C" w:rsidRDefault="00100C9C" w:rsidP="00704CAA">
      <w:pPr>
        <w:pStyle w:val="footnote"/>
      </w:pPr>
      <w:r>
        <w:rPr>
          <w:rStyle w:val="FootnoteReference"/>
        </w:rPr>
        <w:footnoteRef/>
      </w:r>
      <w:r>
        <w:t xml:space="preserve"> [JS] Fr. Lazarus has, “meditation”</w:t>
      </w:r>
    </w:p>
  </w:footnote>
  <w:footnote w:id="593">
    <w:p w14:paraId="47649C98" w14:textId="77777777" w:rsidR="00100C9C" w:rsidRDefault="00100C9C" w:rsidP="00704CAA">
      <w:pPr>
        <w:pStyle w:val="footnote"/>
      </w:pPr>
      <w:r>
        <w:rPr>
          <w:rStyle w:val="FootnoteReference"/>
        </w:rPr>
        <w:footnoteRef/>
      </w:r>
      <w:r>
        <w:t xml:space="preserve"> Much of Psalm 104 occurs almost verbatim in 1 Chron. 16:8-22 (cf. vv. 7:36).</w:t>
      </w:r>
    </w:p>
  </w:footnote>
  <w:footnote w:id="594">
    <w:p w14:paraId="79D84556" w14:textId="77777777" w:rsidR="00100C9C" w:rsidRDefault="00100C9C" w:rsidP="00704CAA">
      <w:pPr>
        <w:pStyle w:val="footnote"/>
      </w:pPr>
      <w:r>
        <w:rPr>
          <w:rStyle w:val="FootnoteReference"/>
        </w:rPr>
        <w:footnoteRef/>
      </w:r>
      <w:r>
        <w:t xml:space="preserve"> [JS] or “give thanks to”. “Thankfully confess with praise”</w:t>
      </w:r>
    </w:p>
  </w:footnote>
  <w:footnote w:id="595">
    <w:p w14:paraId="78E8F770" w14:textId="77777777" w:rsidR="00100C9C" w:rsidRDefault="00100C9C" w:rsidP="00704CAA">
      <w:pPr>
        <w:pStyle w:val="footnote"/>
      </w:pPr>
      <w:r>
        <w:rPr>
          <w:rStyle w:val="FootnoteReference"/>
        </w:rPr>
        <w:footnoteRef/>
      </w:r>
      <w:r>
        <w:t xml:space="preserve"> [JS] or “make music to”</w:t>
      </w:r>
    </w:p>
  </w:footnote>
  <w:footnote w:id="596">
    <w:p w14:paraId="1C6985FE" w14:textId="77777777" w:rsidR="00100C9C" w:rsidRDefault="00100C9C" w:rsidP="00704CAA">
      <w:pPr>
        <w:pStyle w:val="footnote"/>
      </w:pPr>
      <w:r>
        <w:rPr>
          <w:rStyle w:val="FootnoteReference"/>
        </w:rPr>
        <w:footnoteRef/>
      </w:r>
      <w:r>
        <w:t xml:space="preserve"> [JS] i.e. presence</w:t>
      </w:r>
    </w:p>
  </w:footnote>
  <w:footnote w:id="597">
    <w:p w14:paraId="17460FF5" w14:textId="77777777" w:rsidR="00100C9C" w:rsidRDefault="00100C9C"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100C9C" w:rsidRDefault="00100C9C" w:rsidP="00704CAA">
      <w:pPr>
        <w:pStyle w:val="footnote"/>
      </w:pPr>
      <w:r>
        <w:rPr>
          <w:rStyle w:val="FootnoteReference"/>
        </w:rPr>
        <w:footnoteRef/>
      </w:r>
      <w:r>
        <w:t xml:space="preserve"> [JS] literally, “seed”</w:t>
      </w:r>
    </w:p>
  </w:footnote>
  <w:footnote w:id="599">
    <w:p w14:paraId="02D21EA0" w14:textId="77777777" w:rsidR="00100C9C" w:rsidRDefault="00100C9C" w:rsidP="00704CAA">
      <w:pPr>
        <w:pStyle w:val="footnote"/>
      </w:pPr>
      <w:r>
        <w:rPr>
          <w:rStyle w:val="FootnoteReference"/>
        </w:rPr>
        <w:footnoteRef/>
      </w:r>
      <w:r>
        <w:t xml:space="preserve"> [JS] literally, “He remembered His covenant forever”</w:t>
      </w:r>
    </w:p>
  </w:footnote>
  <w:footnote w:id="600">
    <w:p w14:paraId="51ED9672" w14:textId="77777777" w:rsidR="00100C9C" w:rsidRDefault="00100C9C" w:rsidP="00704CAA">
      <w:pPr>
        <w:pStyle w:val="footnote"/>
      </w:pPr>
      <w:r>
        <w:rPr>
          <w:rStyle w:val="FootnoteReference"/>
        </w:rPr>
        <w:footnoteRef/>
      </w:r>
      <w:r>
        <w:t xml:space="preserve"> [JS] i.e. the covenant</w:t>
      </w:r>
    </w:p>
  </w:footnote>
  <w:footnote w:id="601">
    <w:p w14:paraId="22B187B5" w14:textId="77777777" w:rsidR="00100C9C" w:rsidRDefault="00100C9C" w:rsidP="00704CAA">
      <w:pPr>
        <w:pStyle w:val="footnote"/>
      </w:pPr>
      <w:r>
        <w:rPr>
          <w:rStyle w:val="FootnoteReference"/>
        </w:rPr>
        <w:footnoteRef/>
      </w:r>
      <w:r>
        <w:t xml:space="preserve"> [JS] or foreigners, resident aliens.</w:t>
      </w:r>
    </w:p>
  </w:footnote>
  <w:footnote w:id="602">
    <w:p w14:paraId="0FAFF1A4" w14:textId="77777777" w:rsidR="00100C9C" w:rsidRDefault="00100C9C"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100C9C" w:rsidRDefault="00100C9C" w:rsidP="00704CAA">
      <w:pPr>
        <w:pStyle w:val="footnote"/>
      </w:pPr>
      <w:r>
        <w:rPr>
          <w:rStyle w:val="FootnoteReference"/>
        </w:rPr>
        <w:footnoteRef/>
      </w:r>
      <w:r>
        <w:t xml:space="preserve"> caterpillars: larva of the locust.</w:t>
      </w:r>
    </w:p>
  </w:footnote>
  <w:footnote w:id="604">
    <w:p w14:paraId="043DB9E2" w14:textId="77777777" w:rsidR="00100C9C" w:rsidRDefault="00100C9C" w:rsidP="00704CAA">
      <w:pPr>
        <w:pStyle w:val="footnote"/>
      </w:pPr>
      <w:r>
        <w:rPr>
          <w:rStyle w:val="FootnoteReference"/>
        </w:rPr>
        <w:footnoteRef/>
      </w:r>
      <w:r>
        <w:t xml:space="preserve"> Ex. 16:12-15; Jn. 6:31-35.</w:t>
      </w:r>
    </w:p>
  </w:footnote>
  <w:footnote w:id="605">
    <w:p w14:paraId="4F10CF45" w14:textId="77777777" w:rsidR="00100C9C" w:rsidRDefault="00100C9C" w:rsidP="00704CAA">
      <w:pPr>
        <w:pStyle w:val="footnote"/>
      </w:pPr>
      <w:r>
        <w:rPr>
          <w:rStyle w:val="FootnoteReference"/>
        </w:rPr>
        <w:footnoteRef/>
      </w:r>
      <w:r>
        <w:t xml:space="preserve"> [JS] or “promise”</w:t>
      </w:r>
    </w:p>
  </w:footnote>
  <w:footnote w:id="606">
    <w:p w14:paraId="52EC5E6F" w14:textId="77777777" w:rsidR="00100C9C" w:rsidRDefault="00100C9C" w:rsidP="00704CAA">
      <w:pPr>
        <w:pStyle w:val="footnote"/>
      </w:pPr>
      <w:r>
        <w:rPr>
          <w:rStyle w:val="FootnoteReference"/>
        </w:rPr>
        <w:footnoteRef/>
      </w:r>
      <w:r>
        <w:t xml:space="preserve"> Gen. 15:14.</w:t>
      </w:r>
    </w:p>
  </w:footnote>
  <w:footnote w:id="607">
    <w:p w14:paraId="50EFB665" w14:textId="77777777" w:rsidR="00100C9C" w:rsidRDefault="00100C9C"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100C9C" w:rsidRDefault="00100C9C" w:rsidP="00704CAA">
      <w:pPr>
        <w:pStyle w:val="footnote"/>
      </w:pPr>
      <w:r>
        <w:rPr>
          <w:rStyle w:val="FootnoteReference"/>
        </w:rPr>
        <w:footnoteRef/>
      </w:r>
      <w:r>
        <w:t xml:space="preserve"> [JS] or “give thanks to”. “Thankfully confess with praise”</w:t>
      </w:r>
    </w:p>
  </w:footnote>
  <w:footnote w:id="609">
    <w:p w14:paraId="6A4D9054" w14:textId="77777777" w:rsidR="00100C9C" w:rsidRDefault="00100C9C"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100C9C" w:rsidRDefault="00100C9C" w:rsidP="00704CAA">
      <w:pPr>
        <w:pStyle w:val="footnote"/>
      </w:pPr>
      <w:r>
        <w:rPr>
          <w:rStyle w:val="FootnoteReference"/>
        </w:rPr>
        <w:footnoteRef/>
      </w:r>
      <w:r>
        <w:t xml:space="preserve"> [JS] or “observe justice”</w:t>
      </w:r>
    </w:p>
  </w:footnote>
  <w:footnote w:id="611">
    <w:p w14:paraId="6619BE9D" w14:textId="77777777" w:rsidR="00100C9C" w:rsidRDefault="00100C9C" w:rsidP="00704CAA">
      <w:pPr>
        <w:pStyle w:val="footnote"/>
      </w:pPr>
      <w:r>
        <w:rPr>
          <w:rStyle w:val="FootnoteReference"/>
        </w:rPr>
        <w:footnoteRef/>
      </w:r>
      <w:r>
        <w:t xml:space="preserve"> [JS] literally, “do”</w:t>
      </w:r>
    </w:p>
  </w:footnote>
  <w:footnote w:id="612">
    <w:p w14:paraId="04B27EA1" w14:textId="77777777" w:rsidR="00100C9C" w:rsidRDefault="00100C9C" w:rsidP="00704CAA">
      <w:pPr>
        <w:pStyle w:val="footnote"/>
      </w:pPr>
      <w:r>
        <w:rPr>
          <w:rStyle w:val="FootnoteReference"/>
        </w:rPr>
        <w:footnoteRef/>
      </w:r>
      <w:r>
        <w:t xml:space="preserve"> [JS] or “because of the good will of Your people”</w:t>
      </w:r>
    </w:p>
  </w:footnote>
  <w:footnote w:id="613">
    <w:p w14:paraId="4EB0A80D" w14:textId="77777777" w:rsidR="00100C9C" w:rsidRDefault="00100C9C" w:rsidP="00704CAA">
      <w:pPr>
        <w:pStyle w:val="footnote"/>
      </w:pPr>
      <w:r>
        <w:rPr>
          <w:rStyle w:val="FootnoteReference"/>
        </w:rPr>
        <w:footnoteRef/>
      </w:r>
      <w:r>
        <w:t xml:space="preserve"> Cf. Mark 8:17-21; Matthew 16:9-12.</w:t>
      </w:r>
    </w:p>
  </w:footnote>
  <w:footnote w:id="614">
    <w:p w14:paraId="6A2BD216" w14:textId="77777777" w:rsidR="00100C9C" w:rsidRDefault="00100C9C" w:rsidP="00704CAA">
      <w:pPr>
        <w:pStyle w:val="footnote"/>
      </w:pPr>
      <w:r>
        <w:rPr>
          <w:rStyle w:val="FootnoteReference"/>
        </w:rPr>
        <w:footnoteRef/>
      </w:r>
      <w:r>
        <w:t xml:space="preserve"> [JS] Fr. Lazarus has “will”</w:t>
      </w:r>
    </w:p>
  </w:footnote>
  <w:footnote w:id="615">
    <w:p w14:paraId="2E278E41" w14:textId="77777777" w:rsidR="00100C9C" w:rsidRDefault="00100C9C" w:rsidP="00704CAA">
      <w:pPr>
        <w:pStyle w:val="footnote"/>
      </w:pPr>
      <w:r>
        <w:rPr>
          <w:rStyle w:val="FootnoteReference"/>
        </w:rPr>
        <w:footnoteRef/>
      </w:r>
      <w:r>
        <w:t xml:space="preserve"> Num. 11:34.</w:t>
      </w:r>
    </w:p>
  </w:footnote>
  <w:footnote w:id="616">
    <w:p w14:paraId="3E891B8B" w14:textId="77777777" w:rsidR="00100C9C" w:rsidRDefault="00100C9C" w:rsidP="00704CAA">
      <w:pPr>
        <w:pStyle w:val="footnote"/>
      </w:pPr>
      <w:r>
        <w:rPr>
          <w:rStyle w:val="FootnoteReference"/>
        </w:rPr>
        <w:footnoteRef/>
      </w:r>
      <w:r>
        <w:t xml:space="preserve"> Num. 16:32.</w:t>
      </w:r>
    </w:p>
  </w:footnote>
  <w:footnote w:id="617">
    <w:p w14:paraId="2CF28BB9" w14:textId="77777777" w:rsidR="00100C9C" w:rsidRDefault="00100C9C" w:rsidP="00704CAA">
      <w:pPr>
        <w:pStyle w:val="footnote"/>
      </w:pPr>
      <w:r>
        <w:rPr>
          <w:rStyle w:val="FootnoteReference"/>
        </w:rPr>
        <w:footnoteRef/>
      </w:r>
      <w:r>
        <w:t xml:space="preserve"> [JS] “did obeisance”. “bowed down to”.</w:t>
      </w:r>
    </w:p>
  </w:footnote>
  <w:footnote w:id="618">
    <w:p w14:paraId="6FE70515" w14:textId="77777777" w:rsidR="00100C9C" w:rsidRDefault="00100C9C" w:rsidP="00704CAA">
      <w:pPr>
        <w:pStyle w:val="footnote"/>
      </w:pPr>
      <w:r>
        <w:rPr>
          <w:rStyle w:val="FootnoteReference"/>
        </w:rPr>
        <w:footnoteRef/>
      </w:r>
      <w:r>
        <w:t xml:space="preserve"> [JS] or fearful, terrible.</w:t>
      </w:r>
    </w:p>
  </w:footnote>
  <w:footnote w:id="619">
    <w:p w14:paraId="0CBADE68" w14:textId="77777777" w:rsidR="00100C9C" w:rsidRDefault="00100C9C"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100C9C" w:rsidRDefault="00100C9C" w:rsidP="00704CAA">
      <w:pPr>
        <w:pStyle w:val="footnote"/>
      </w:pPr>
      <w:r>
        <w:rPr>
          <w:rStyle w:val="FootnoteReference"/>
        </w:rPr>
        <w:footnoteRef/>
      </w:r>
      <w:r>
        <w:t xml:space="preserve"> [JS] or, “destruction”</w:t>
      </w:r>
    </w:p>
  </w:footnote>
  <w:footnote w:id="621">
    <w:p w14:paraId="411EA2A0" w14:textId="77777777" w:rsidR="00100C9C" w:rsidRDefault="00100C9C" w:rsidP="00704CAA">
      <w:pPr>
        <w:pStyle w:val="footnote"/>
      </w:pPr>
      <w:r>
        <w:rPr>
          <w:rStyle w:val="FootnoteReference"/>
        </w:rPr>
        <w:footnoteRef/>
      </w:r>
      <w:r>
        <w:t xml:space="preserve"> [JS] or “the breach abated”</w:t>
      </w:r>
    </w:p>
  </w:footnote>
  <w:footnote w:id="622">
    <w:p w14:paraId="4F51BD8C" w14:textId="77777777" w:rsidR="00100C9C" w:rsidRDefault="00100C9C" w:rsidP="00704CAA">
      <w:pPr>
        <w:pStyle w:val="footnote"/>
      </w:pPr>
      <w:r>
        <w:rPr>
          <w:rStyle w:val="FootnoteReference"/>
        </w:rPr>
        <w:footnoteRef/>
      </w:r>
      <w:r>
        <w:t xml:space="preserve"> [JS] or “reckoned”</w:t>
      </w:r>
    </w:p>
  </w:footnote>
  <w:footnote w:id="623">
    <w:p w14:paraId="0DE19382" w14:textId="77777777" w:rsidR="00100C9C" w:rsidRDefault="00100C9C" w:rsidP="00704CAA">
      <w:pPr>
        <w:pStyle w:val="footnote"/>
      </w:pPr>
      <w:r>
        <w:rPr>
          <w:rStyle w:val="FootnoteReference"/>
        </w:rPr>
        <w:footnoteRef/>
      </w:r>
      <w:r>
        <w:t xml:space="preserve"> [JS] literally “mingled” and “works”</w:t>
      </w:r>
    </w:p>
  </w:footnote>
  <w:footnote w:id="624">
    <w:p w14:paraId="21E48811" w14:textId="77777777" w:rsidR="00100C9C" w:rsidRDefault="00100C9C" w:rsidP="00704CAA">
      <w:pPr>
        <w:pStyle w:val="footnote"/>
      </w:pPr>
      <w:r>
        <w:rPr>
          <w:rStyle w:val="FootnoteReference"/>
        </w:rPr>
        <w:footnoteRef/>
      </w:r>
      <w:r>
        <w:t xml:space="preserve"> [JS] or “give thanks to”, “thankfully confess with praise”</w:t>
      </w:r>
    </w:p>
  </w:footnote>
  <w:footnote w:id="625">
    <w:p w14:paraId="5744C399" w14:textId="77777777" w:rsidR="00100C9C" w:rsidRDefault="00100C9C" w:rsidP="00704CAA">
      <w:pPr>
        <w:pStyle w:val="footnote"/>
      </w:pPr>
      <w:r>
        <w:rPr>
          <w:rStyle w:val="FootnoteReference"/>
        </w:rPr>
        <w:footnoteRef/>
      </w:r>
      <w:r>
        <w:t xml:space="preserve"> [JS] or “age to age”</w:t>
      </w:r>
    </w:p>
  </w:footnote>
  <w:footnote w:id="626">
    <w:p w14:paraId="0410B31B" w14:textId="77777777" w:rsidR="00100C9C" w:rsidRDefault="00100C9C" w:rsidP="00704CAA">
      <w:pPr>
        <w:pStyle w:val="footnote"/>
      </w:pPr>
      <w:r>
        <w:rPr>
          <w:rStyle w:val="FootnoteReference"/>
        </w:rPr>
        <w:footnoteRef/>
      </w:r>
      <w:r>
        <w:t xml:space="preserve"> [JS] or “May it be! May it be” or “So be it! So be it!”</w:t>
      </w:r>
    </w:p>
  </w:footnote>
  <w:footnote w:id="627">
    <w:p w14:paraId="0FB3C337" w14:textId="77777777" w:rsidR="00100C9C" w:rsidRDefault="00100C9C" w:rsidP="00704CAA">
      <w:pPr>
        <w:pStyle w:val="footnote"/>
      </w:pPr>
      <w:r>
        <w:rPr>
          <w:rStyle w:val="FootnoteReference"/>
        </w:rPr>
        <w:footnoteRef/>
      </w:r>
      <w:r>
        <w:t xml:space="preserve"> [JS] or “give thanks to”, “thankfully confess with praise”</w:t>
      </w:r>
    </w:p>
  </w:footnote>
  <w:footnote w:id="628">
    <w:p w14:paraId="7E54D57E" w14:textId="77777777" w:rsidR="00100C9C" w:rsidRDefault="00100C9C" w:rsidP="00704CAA">
      <w:pPr>
        <w:pStyle w:val="footnote"/>
      </w:pPr>
      <w:r>
        <w:rPr>
          <w:rStyle w:val="FootnoteReference"/>
        </w:rPr>
        <w:footnoteRef/>
      </w:r>
      <w:r>
        <w:t xml:space="preserve"> [JS] NETS, Fr. Lazarus, and the Coptic have “sea”, others have “south”</w:t>
      </w:r>
    </w:p>
  </w:footnote>
  <w:footnote w:id="629">
    <w:p w14:paraId="178F2BAD" w14:textId="77777777" w:rsidR="00100C9C" w:rsidRDefault="00100C9C" w:rsidP="00704CAA">
      <w:pPr>
        <w:pStyle w:val="footnote"/>
      </w:pPr>
      <w:r>
        <w:rPr>
          <w:rStyle w:val="FootnoteReference"/>
        </w:rPr>
        <w:footnoteRef/>
      </w:r>
      <w:r>
        <w:t xml:space="preserve"> [JS] or “praise and thank”, “thankfully confess with praise”</w:t>
      </w:r>
    </w:p>
  </w:footnote>
  <w:footnote w:id="630">
    <w:p w14:paraId="6A8B4AB6" w14:textId="77777777" w:rsidR="00100C9C" w:rsidRDefault="00100C9C" w:rsidP="00704CAA">
      <w:pPr>
        <w:pStyle w:val="footnote"/>
      </w:pPr>
      <w:r>
        <w:rPr>
          <w:rStyle w:val="FootnoteReference"/>
        </w:rPr>
        <w:footnoteRef/>
      </w:r>
      <w:r>
        <w:t xml:space="preserve"> [JS] or “praise and thank”, “thankfully confess with praise.”</w:t>
      </w:r>
    </w:p>
  </w:footnote>
  <w:footnote w:id="631">
    <w:p w14:paraId="7CBE112A" w14:textId="77777777" w:rsidR="00100C9C" w:rsidRDefault="00100C9C" w:rsidP="00704CAA">
      <w:pPr>
        <w:pStyle w:val="footnote"/>
      </w:pPr>
      <w:r>
        <w:rPr>
          <w:rStyle w:val="FootnoteReference"/>
        </w:rPr>
        <w:footnoteRef/>
      </w:r>
      <w:r>
        <w:t xml:space="preserve"> [JS] or “He helped them out of the way of their iniquity”</w:t>
      </w:r>
    </w:p>
  </w:footnote>
  <w:footnote w:id="632">
    <w:p w14:paraId="22A56B6D" w14:textId="77777777" w:rsidR="00100C9C" w:rsidRDefault="00100C9C"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100C9C" w:rsidRDefault="00100C9C" w:rsidP="00704CAA">
      <w:pPr>
        <w:pStyle w:val="footnote"/>
      </w:pPr>
      <w:r>
        <w:rPr>
          <w:rStyle w:val="FootnoteReference"/>
        </w:rPr>
        <w:footnoteRef/>
      </w:r>
      <w:r>
        <w:t xml:space="preserve"> [JS] or “praise and thank”, “thankfully confess with praise”</w:t>
      </w:r>
    </w:p>
  </w:footnote>
  <w:footnote w:id="634">
    <w:p w14:paraId="6DE0266A" w14:textId="77777777" w:rsidR="00100C9C" w:rsidRDefault="00100C9C" w:rsidP="00704CAA">
      <w:pPr>
        <w:pStyle w:val="footnote"/>
      </w:pPr>
      <w:r>
        <w:rPr>
          <w:rStyle w:val="FootnoteReference"/>
        </w:rPr>
        <w:footnoteRef/>
      </w:r>
      <w:r>
        <w:t xml:space="preserve"> [JS] Fr. Lazarus has “all their skill was scuttled.”</w:t>
      </w:r>
    </w:p>
  </w:footnote>
  <w:footnote w:id="635">
    <w:p w14:paraId="4B2EAC84" w14:textId="77777777" w:rsidR="00100C9C" w:rsidRDefault="00100C9C" w:rsidP="00704CAA">
      <w:pPr>
        <w:pStyle w:val="footnote"/>
      </w:pPr>
      <w:r>
        <w:rPr>
          <w:rStyle w:val="FootnoteReference"/>
        </w:rPr>
        <w:footnoteRef/>
      </w:r>
      <w:r>
        <w:t xml:space="preserve"> [JS] or “praise and thank”, “thankfully confess with praise”</w:t>
      </w:r>
    </w:p>
  </w:footnote>
  <w:footnote w:id="636">
    <w:p w14:paraId="589D0F1B" w14:textId="77777777" w:rsidR="00100C9C" w:rsidRDefault="00100C9C"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100C9C" w:rsidRDefault="00100C9C" w:rsidP="00704CAA">
      <w:pPr>
        <w:pStyle w:val="footnote"/>
      </w:pPr>
      <w:r>
        <w:rPr>
          <w:rStyle w:val="FootnoteReference"/>
        </w:rPr>
        <w:footnoteRef/>
      </w:r>
      <w:r>
        <w:t xml:space="preserve"> [JS] NETS has, “make music”, OSB, “give praise”</w:t>
      </w:r>
    </w:p>
  </w:footnote>
  <w:footnote w:id="638">
    <w:p w14:paraId="2BBBBDB1" w14:textId="77777777" w:rsidR="00100C9C" w:rsidRDefault="00100C9C" w:rsidP="00704CAA">
      <w:pPr>
        <w:pStyle w:val="footnote"/>
      </w:pPr>
      <w:r>
        <w:rPr>
          <w:rStyle w:val="FootnoteReference"/>
        </w:rPr>
        <w:footnoteRef/>
      </w:r>
      <w:r>
        <w:t xml:space="preserve"> [JS] “thankfully confess You with praise”</w:t>
      </w:r>
    </w:p>
  </w:footnote>
  <w:footnote w:id="639">
    <w:p w14:paraId="5C6900D2" w14:textId="77777777" w:rsidR="00100C9C" w:rsidRDefault="00100C9C"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100C9C" w:rsidRDefault="00100C9C" w:rsidP="00704CAA">
      <w:pPr>
        <w:pStyle w:val="footnote"/>
      </w:pPr>
      <w:r>
        <w:rPr>
          <w:rStyle w:val="FootnoteReference"/>
        </w:rPr>
        <w:footnoteRef/>
      </w:r>
      <w:r>
        <w:t xml:space="preserve"> [JS] “holy place.”</w:t>
      </w:r>
    </w:p>
  </w:footnote>
  <w:footnote w:id="641">
    <w:p w14:paraId="25606447" w14:textId="77777777" w:rsidR="00100C9C" w:rsidRDefault="00100C9C" w:rsidP="00704CAA">
      <w:pPr>
        <w:pStyle w:val="footnote"/>
      </w:pPr>
      <w:r>
        <w:rPr>
          <w:rStyle w:val="FootnoteReference"/>
        </w:rPr>
        <w:footnoteRef/>
      </w:r>
      <w:r>
        <w:t xml:space="preserve"> See Psalm 59:10 and footnote.</w:t>
      </w:r>
    </w:p>
  </w:footnote>
  <w:footnote w:id="642">
    <w:p w14:paraId="7DF3C2CB" w14:textId="77777777" w:rsidR="00100C9C" w:rsidRDefault="00100C9C"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100C9C" w:rsidRDefault="00100C9C" w:rsidP="00704CAA">
      <w:pPr>
        <w:pStyle w:val="footnote"/>
      </w:pPr>
      <w:r>
        <w:rPr>
          <w:rStyle w:val="FootnoteReference"/>
        </w:rPr>
        <w:footnoteRef/>
      </w:r>
      <w:r>
        <w:t xml:space="preserve"> [JS] or “lawlessness”</w:t>
      </w:r>
    </w:p>
  </w:footnote>
  <w:footnote w:id="644">
    <w:p w14:paraId="0370D8B9" w14:textId="77777777" w:rsidR="00100C9C" w:rsidRDefault="00100C9C" w:rsidP="00704CAA">
      <w:pPr>
        <w:pStyle w:val="footnote"/>
      </w:pPr>
      <w:r>
        <w:rPr>
          <w:rStyle w:val="FootnoteReference"/>
        </w:rPr>
        <w:footnoteRef/>
      </w:r>
      <w:r>
        <w:t xml:space="preserve"> Cf. Num. 5:22.</w:t>
      </w:r>
    </w:p>
  </w:footnote>
  <w:footnote w:id="645">
    <w:p w14:paraId="1B36DB9E" w14:textId="77777777" w:rsidR="00100C9C" w:rsidRDefault="00100C9C" w:rsidP="00704CAA">
      <w:pPr>
        <w:pStyle w:val="footnote"/>
      </w:pPr>
      <w:r>
        <w:rPr>
          <w:rStyle w:val="FootnoteReference"/>
        </w:rPr>
        <w:footnoteRef/>
      </w:r>
      <w:r>
        <w:t xml:space="preserve"> Mt. 27:39.</w:t>
      </w:r>
    </w:p>
  </w:footnote>
  <w:footnote w:id="646">
    <w:p w14:paraId="22940EE6" w14:textId="77777777" w:rsidR="00100C9C" w:rsidRDefault="00100C9C" w:rsidP="00704CAA">
      <w:pPr>
        <w:pStyle w:val="footnote"/>
      </w:pPr>
      <w:r>
        <w:rPr>
          <w:rStyle w:val="FootnoteReference"/>
        </w:rPr>
        <w:footnoteRef/>
      </w:r>
      <w:r>
        <w:t xml:space="preserve"> [JS] or “give thanks to”. “thankfully confess with praise”</w:t>
      </w:r>
    </w:p>
  </w:footnote>
  <w:footnote w:id="647">
    <w:p w14:paraId="250C4082" w14:textId="77777777" w:rsidR="00100C9C" w:rsidRDefault="00100C9C"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100C9C" w:rsidRDefault="00100C9C"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100C9C" w:rsidRDefault="00100C9C" w:rsidP="00704CAA">
      <w:pPr>
        <w:pStyle w:val="footnote"/>
      </w:pPr>
      <w:r>
        <w:rPr>
          <w:rStyle w:val="FootnoteReference"/>
        </w:rPr>
        <w:footnoteRef/>
      </w:r>
      <w:r>
        <w:t xml:space="preserve"> [JS] “with You is the dominion/rule in the day of Your power”</w:t>
      </w:r>
    </w:p>
  </w:footnote>
  <w:footnote w:id="650">
    <w:p w14:paraId="04BA8F57" w14:textId="77777777" w:rsidR="00100C9C" w:rsidRDefault="00100C9C" w:rsidP="00704CAA">
      <w:pPr>
        <w:pStyle w:val="footnote"/>
      </w:pPr>
      <w:r>
        <w:rPr>
          <w:rStyle w:val="FootnoteReference"/>
        </w:rPr>
        <w:footnoteRef/>
      </w:r>
      <w:r>
        <w:t xml:space="preserve"> Cf. 1 Cor. 15:41-43.</w:t>
      </w:r>
    </w:p>
  </w:footnote>
  <w:footnote w:id="651">
    <w:p w14:paraId="0419BAA6" w14:textId="77777777" w:rsidR="00100C9C" w:rsidRDefault="00100C9C" w:rsidP="00704CAA">
      <w:pPr>
        <w:pStyle w:val="footnote"/>
      </w:pPr>
      <w:r>
        <w:rPr>
          <w:rStyle w:val="FootnoteReference"/>
        </w:rPr>
        <w:footnoteRef/>
      </w:r>
      <w:r>
        <w:t xml:space="preserve"> [JS] literally “morning star”</w:t>
      </w:r>
    </w:p>
  </w:footnote>
  <w:footnote w:id="652">
    <w:p w14:paraId="6A1A3510" w14:textId="77777777" w:rsidR="00100C9C" w:rsidRDefault="00100C9C"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100C9C" w:rsidRDefault="00100C9C" w:rsidP="00704CAA">
      <w:pPr>
        <w:pStyle w:val="footnote"/>
      </w:pPr>
      <w:r>
        <w:rPr>
          <w:rStyle w:val="FootnoteReference"/>
        </w:rPr>
        <w:footnoteRef/>
      </w:r>
      <w:r>
        <w:t xml:space="preserve"> [JS] Fr. Lazarus renders “repent” as “change His mind”</w:t>
      </w:r>
    </w:p>
  </w:footnote>
  <w:footnote w:id="654">
    <w:p w14:paraId="6A954099" w14:textId="77777777" w:rsidR="00100C9C" w:rsidRDefault="00100C9C" w:rsidP="00704CAA">
      <w:pPr>
        <w:pStyle w:val="footnote"/>
      </w:pPr>
      <w:r>
        <w:rPr>
          <w:rStyle w:val="FootnoteReference"/>
        </w:rPr>
        <w:footnoteRef/>
      </w:r>
      <w:r>
        <w:t xml:space="preserve"> Heb. 7:21.</w:t>
      </w:r>
    </w:p>
  </w:footnote>
  <w:footnote w:id="655">
    <w:p w14:paraId="7ADC21DE" w14:textId="77777777" w:rsidR="00100C9C" w:rsidRDefault="00100C9C"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100C9C" w:rsidRDefault="00100C9C" w:rsidP="00704CAA">
      <w:pPr>
        <w:pStyle w:val="footnote"/>
      </w:pPr>
      <w:r>
        <w:rPr>
          <w:rStyle w:val="FootnoteReference"/>
        </w:rPr>
        <w:footnoteRef/>
      </w:r>
      <w:r>
        <w:t xml:space="preserve"> [JS] or “give thanks,” or “thankfully confess with praise”</w:t>
      </w:r>
    </w:p>
  </w:footnote>
  <w:footnote w:id="657">
    <w:p w14:paraId="72BD2026" w14:textId="77777777" w:rsidR="00100C9C" w:rsidRDefault="00100C9C" w:rsidP="00704CAA">
      <w:pPr>
        <w:pStyle w:val="footnote"/>
      </w:pPr>
      <w:r>
        <w:rPr>
          <w:rStyle w:val="FootnoteReference"/>
        </w:rPr>
        <w:footnoteRef/>
      </w:r>
      <w:r>
        <w:t xml:space="preserve"> [JS] or “assembly”</w:t>
      </w:r>
    </w:p>
  </w:footnote>
  <w:footnote w:id="658">
    <w:p w14:paraId="5C873828" w14:textId="77777777" w:rsidR="00100C9C" w:rsidRDefault="00100C9C" w:rsidP="00704CAA">
      <w:pPr>
        <w:pStyle w:val="footnote"/>
      </w:pPr>
      <w:r>
        <w:rPr>
          <w:rStyle w:val="FootnoteReference"/>
        </w:rPr>
        <w:footnoteRef/>
      </w:r>
      <w:r>
        <w:t xml:space="preserve"> [JS] or “sought out in all things according to His will.”</w:t>
      </w:r>
    </w:p>
  </w:footnote>
  <w:footnote w:id="659">
    <w:p w14:paraId="4A82352A" w14:textId="77777777" w:rsidR="00100C9C" w:rsidRDefault="00100C9C" w:rsidP="00704CAA">
      <w:pPr>
        <w:pStyle w:val="footnote"/>
      </w:pPr>
      <w:r>
        <w:rPr>
          <w:rStyle w:val="FootnoteReference"/>
        </w:rPr>
        <w:footnoteRef/>
      </w:r>
      <w:r>
        <w:t xml:space="preserve"> [JS] or “thanksgiving,” or “thankful confession with praise”</w:t>
      </w:r>
    </w:p>
  </w:footnote>
  <w:footnote w:id="660">
    <w:p w14:paraId="003E75E9" w14:textId="77777777" w:rsidR="00100C9C" w:rsidRDefault="00100C9C"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100C9C" w:rsidRDefault="00100C9C" w:rsidP="00704CAA">
      <w:pPr>
        <w:pStyle w:val="footnote"/>
      </w:pPr>
      <w:r>
        <w:rPr>
          <w:rStyle w:val="FootnoteReference"/>
        </w:rPr>
        <w:footnoteRef/>
      </w:r>
      <w:r>
        <w:t xml:space="preserve"> Gen. 6:18; 9:9f; 15; 17; Ex. 19:5; Mk. 14:24; Lk. 22:20,29,30.</w:t>
      </w:r>
    </w:p>
  </w:footnote>
  <w:footnote w:id="662">
    <w:p w14:paraId="25E37270" w14:textId="77777777" w:rsidR="00100C9C" w:rsidRDefault="00100C9C" w:rsidP="00704CAA">
      <w:pPr>
        <w:pStyle w:val="footnote"/>
      </w:pPr>
      <w:r>
        <w:rPr>
          <w:rStyle w:val="FootnoteReference"/>
        </w:rPr>
        <w:footnoteRef/>
      </w:r>
      <w:r>
        <w:t xml:space="preserve"> [JS] or “awesome”, “terrible”</w:t>
      </w:r>
    </w:p>
  </w:footnote>
  <w:footnote w:id="663">
    <w:p w14:paraId="21A9EB43" w14:textId="77777777" w:rsidR="00100C9C" w:rsidRDefault="00100C9C"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100C9C" w:rsidRDefault="00100C9C"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100C9C" w:rsidRDefault="00100C9C" w:rsidP="00704CAA">
      <w:pPr>
        <w:pStyle w:val="footnote"/>
      </w:pPr>
      <w:r>
        <w:rPr>
          <w:rStyle w:val="FootnoteReference"/>
        </w:rPr>
        <w:footnoteRef/>
      </w:r>
      <w:r>
        <w:t xml:space="preserve"> [JS] or “endures forever and ever”</w:t>
      </w:r>
    </w:p>
  </w:footnote>
  <w:footnote w:id="666">
    <w:p w14:paraId="4732D835" w14:textId="77777777" w:rsidR="00100C9C" w:rsidRDefault="00100C9C" w:rsidP="00704CAA">
      <w:pPr>
        <w:pStyle w:val="footnote"/>
      </w:pPr>
      <w:r>
        <w:rPr>
          <w:rStyle w:val="FootnoteReference"/>
        </w:rPr>
        <w:footnoteRef/>
      </w:r>
      <w:r>
        <w:t xml:space="preserve"> [JS] or “dawned”</w:t>
      </w:r>
    </w:p>
  </w:footnote>
  <w:footnote w:id="667">
    <w:p w14:paraId="049D5215" w14:textId="77777777" w:rsidR="00100C9C" w:rsidRDefault="00100C9C" w:rsidP="00704CAA">
      <w:pPr>
        <w:pStyle w:val="footnote"/>
      </w:pPr>
      <w:r>
        <w:rPr>
          <w:rStyle w:val="FootnoteReference"/>
        </w:rPr>
        <w:footnoteRef/>
      </w:r>
      <w:r>
        <w:t xml:space="preserve"> [JS] NETS interprets this as “He scattered [His enemies]”</w:t>
      </w:r>
    </w:p>
  </w:footnote>
  <w:footnote w:id="668">
    <w:p w14:paraId="2262A787" w14:textId="77777777" w:rsidR="00100C9C" w:rsidRDefault="00100C9C" w:rsidP="00704CAA">
      <w:pPr>
        <w:pStyle w:val="footnote"/>
      </w:pPr>
      <w:r>
        <w:rPr>
          <w:rStyle w:val="FootnoteReference"/>
        </w:rPr>
        <w:footnoteRef/>
      </w:r>
      <w:r>
        <w:t xml:space="preserve"> [JS] or “contines forever and ever”</w:t>
      </w:r>
    </w:p>
  </w:footnote>
  <w:footnote w:id="669">
    <w:p w14:paraId="3DC1ACDA" w14:textId="77777777" w:rsidR="00100C9C" w:rsidRDefault="00100C9C" w:rsidP="00704CAA">
      <w:pPr>
        <w:pStyle w:val="footnote"/>
      </w:pPr>
      <w:r>
        <w:rPr>
          <w:rStyle w:val="FootnoteReference"/>
        </w:rPr>
        <w:footnoteRef/>
      </w:r>
      <w:r>
        <w:t xml:space="preserve"> [JS] or “he will be raised to power and glory.”</w:t>
      </w:r>
    </w:p>
  </w:footnote>
  <w:footnote w:id="670">
    <w:p w14:paraId="4A10F39F" w14:textId="77777777" w:rsidR="00100C9C" w:rsidRDefault="00100C9C"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100C9C" w:rsidRDefault="00100C9C"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100C9C" w:rsidRDefault="00100C9C"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100C9C" w:rsidRDefault="00100C9C" w:rsidP="00704CAA">
      <w:pPr>
        <w:pStyle w:val="footnote"/>
      </w:pPr>
      <w:r>
        <w:rPr>
          <w:rStyle w:val="FootnoteReference"/>
        </w:rPr>
        <w:footnoteRef/>
      </w:r>
      <w:r>
        <w:t xml:space="preserve"> Ex. 19:6; 29:43-46; Deut. 27:9; Is. 63:18,19; Jer. 2:3; 2 Cor. 6:16.</w:t>
      </w:r>
    </w:p>
  </w:footnote>
  <w:footnote w:id="674">
    <w:p w14:paraId="4ACA2EFF" w14:textId="77777777" w:rsidR="00100C9C" w:rsidRDefault="00100C9C"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100C9C" w:rsidRDefault="00100C9C"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100C9C" w:rsidRDefault="00100C9C" w:rsidP="00704CAA">
      <w:pPr>
        <w:pStyle w:val="footnote"/>
      </w:pPr>
      <w:r>
        <w:rPr>
          <w:rStyle w:val="FootnoteReference"/>
        </w:rPr>
        <w:footnoteRef/>
      </w:r>
      <w:r>
        <w:t xml:space="preserve"> [JS] or “presence”</w:t>
      </w:r>
    </w:p>
  </w:footnote>
  <w:footnote w:id="677">
    <w:p w14:paraId="263120E9" w14:textId="77777777" w:rsidR="00100C9C" w:rsidRDefault="00100C9C" w:rsidP="00704CAA">
      <w:pPr>
        <w:pStyle w:val="footnote"/>
      </w:pPr>
      <w:r>
        <w:rPr>
          <w:rStyle w:val="FootnoteReference"/>
        </w:rPr>
        <w:footnoteRef/>
      </w:r>
      <w:r>
        <w:t xml:space="preserve"> Cf. John 1:18; 3:13; Wisdom 18:16.</w:t>
      </w:r>
    </w:p>
  </w:footnote>
  <w:footnote w:id="678">
    <w:p w14:paraId="45C85546" w14:textId="77777777" w:rsidR="00100C9C" w:rsidRDefault="00100C9C"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100C9C" w:rsidRDefault="00100C9C" w:rsidP="00704CAA">
      <w:pPr>
        <w:pStyle w:val="footnote"/>
      </w:pPr>
      <w:r>
        <w:rPr>
          <w:rStyle w:val="FootnoteReference"/>
        </w:rPr>
        <w:footnoteRef/>
      </w:r>
      <w:r>
        <w:t xml:space="preserve"> [JS] or “from now and forevermore.”</w:t>
      </w:r>
    </w:p>
  </w:footnote>
  <w:footnote w:id="680">
    <w:p w14:paraId="0509066F" w14:textId="77777777" w:rsidR="00100C9C" w:rsidRDefault="00100C9C"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100C9C" w:rsidRDefault="00100C9C" w:rsidP="00704CAA">
      <w:pPr>
        <w:pStyle w:val="footnote"/>
      </w:pPr>
      <w:r>
        <w:rPr>
          <w:rStyle w:val="FootnoteReference"/>
        </w:rPr>
        <w:footnoteRef/>
      </w:r>
      <w:r>
        <w:t xml:space="preserve"> [JS] or “cry”</w:t>
      </w:r>
    </w:p>
  </w:footnote>
  <w:footnote w:id="682">
    <w:p w14:paraId="65517406" w14:textId="77777777" w:rsidR="00100C9C" w:rsidRDefault="00100C9C" w:rsidP="00704CAA">
      <w:pPr>
        <w:pStyle w:val="footnote"/>
      </w:pPr>
      <w:r>
        <w:rPr>
          <w:rStyle w:val="FootnoteReference"/>
        </w:rPr>
        <w:footnoteRef/>
      </w:r>
      <w:r>
        <w:t xml:space="preserve"> [JS] or “rescue”, i.e. “O Lord, rescue me!”</w:t>
      </w:r>
    </w:p>
  </w:footnote>
  <w:footnote w:id="683">
    <w:p w14:paraId="00DCFDCC" w14:textId="77777777" w:rsidR="00100C9C" w:rsidRDefault="00100C9C" w:rsidP="00704CAA">
      <w:pPr>
        <w:pStyle w:val="footnote"/>
      </w:pPr>
      <w:r>
        <w:rPr>
          <w:rStyle w:val="FootnoteReference"/>
        </w:rPr>
        <w:footnoteRef/>
      </w:r>
      <w:r>
        <w:t xml:space="preserve"> Or “life,” or “self.</w:t>
      </w:r>
    </w:p>
  </w:footnote>
  <w:footnote w:id="684">
    <w:p w14:paraId="39013900" w14:textId="77777777" w:rsidR="00100C9C" w:rsidRDefault="00100C9C" w:rsidP="00704CAA">
      <w:pPr>
        <w:pStyle w:val="footnote"/>
      </w:pPr>
      <w:r>
        <w:rPr>
          <w:rStyle w:val="FootnoteReference"/>
        </w:rPr>
        <w:footnoteRef/>
      </w:r>
      <w:r>
        <w:t xml:space="preserve"> cf. Heb. 4:10; Phil. 2:12; Mt. 11:28,29; Jer. 6:16.</w:t>
      </w:r>
    </w:p>
  </w:footnote>
  <w:footnote w:id="685">
    <w:p w14:paraId="7EF4902F" w14:textId="77777777" w:rsidR="00100C9C" w:rsidRDefault="00100C9C" w:rsidP="00704CAA">
      <w:pPr>
        <w:pStyle w:val="footnote"/>
      </w:pPr>
      <w:r>
        <w:rPr>
          <w:rStyle w:val="FootnoteReference"/>
        </w:rPr>
        <w:footnoteRef/>
      </w:r>
      <w:r>
        <w:t xml:space="preserve"> [JS] Fr. Lazarus has, “I will live to please the Lord”</w:t>
      </w:r>
    </w:p>
  </w:footnote>
  <w:footnote w:id="686">
    <w:p w14:paraId="074C68EB" w14:textId="77777777" w:rsidR="00100C9C" w:rsidRDefault="00100C9C" w:rsidP="00704CAA">
      <w:pPr>
        <w:pStyle w:val="footnote"/>
      </w:pPr>
      <w:r>
        <w:rPr>
          <w:rStyle w:val="FootnoteReference"/>
        </w:rPr>
        <w:footnoteRef/>
      </w:r>
      <w:r>
        <w:t xml:space="preserve"> 2 Cor. 4:13.</w:t>
      </w:r>
    </w:p>
  </w:footnote>
  <w:footnote w:id="687">
    <w:p w14:paraId="1961AD01" w14:textId="77777777" w:rsidR="00100C9C" w:rsidRDefault="00100C9C" w:rsidP="00704CAA">
      <w:pPr>
        <w:pStyle w:val="footnote"/>
      </w:pPr>
      <w:r>
        <w:rPr>
          <w:rStyle w:val="FootnoteReference"/>
        </w:rPr>
        <w:footnoteRef/>
      </w:r>
      <w:r>
        <w:t xml:space="preserve"> [JS] or “brought very low”</w:t>
      </w:r>
    </w:p>
  </w:footnote>
  <w:footnote w:id="688">
    <w:p w14:paraId="5336CA97" w14:textId="77777777" w:rsidR="00100C9C" w:rsidRDefault="00100C9C" w:rsidP="00704CAA">
      <w:pPr>
        <w:pStyle w:val="footnote"/>
      </w:pPr>
      <w:r>
        <w:rPr>
          <w:rStyle w:val="FootnoteReference"/>
        </w:rPr>
        <w:footnoteRef/>
      </w:r>
      <w:r>
        <w:t xml:space="preserve"> [JS] OSB has, “ecstasy,” Fr. Lazarus has “madness,” Brenton has “amazement.”</w:t>
      </w:r>
    </w:p>
  </w:footnote>
  <w:footnote w:id="689">
    <w:p w14:paraId="7806EAC7" w14:textId="77777777" w:rsidR="00100C9C" w:rsidRDefault="00100C9C" w:rsidP="00704CAA">
      <w:pPr>
        <w:pStyle w:val="footnote"/>
      </w:pPr>
      <w:r>
        <w:rPr>
          <w:rStyle w:val="FootnoteReference"/>
        </w:rPr>
        <w:footnoteRef/>
      </w:r>
      <w:r>
        <w:t xml:space="preserve"> [JS] NETS and OSB omit vs. 5.</w:t>
      </w:r>
    </w:p>
  </w:footnote>
  <w:footnote w:id="690">
    <w:p w14:paraId="3C69D206" w14:textId="77777777" w:rsidR="00100C9C" w:rsidRDefault="00100C9C" w:rsidP="00704CAA">
      <w:pPr>
        <w:pStyle w:val="footnote"/>
      </w:pPr>
      <w:r>
        <w:rPr>
          <w:rStyle w:val="FootnoteReference"/>
        </w:rPr>
        <w:footnoteRef/>
      </w:r>
      <w:r>
        <w:t xml:space="preserve"> [JS] literally, “holy ones.”</w:t>
      </w:r>
    </w:p>
  </w:footnote>
  <w:footnote w:id="691">
    <w:p w14:paraId="42AB023A" w14:textId="77777777" w:rsidR="00100C9C" w:rsidRDefault="00100C9C"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100C9C" w:rsidRDefault="00100C9C" w:rsidP="00704CAA">
      <w:pPr>
        <w:pStyle w:val="footnote"/>
      </w:pPr>
      <w:r>
        <w:rPr>
          <w:rStyle w:val="FootnoteReference"/>
        </w:rPr>
        <w:footnoteRef/>
      </w:r>
      <w:r>
        <w:t xml:space="preserve"> [JS] litearlly, “slave”.</w:t>
      </w:r>
    </w:p>
  </w:footnote>
  <w:footnote w:id="693">
    <w:p w14:paraId="3AA5172C" w14:textId="77777777" w:rsidR="00100C9C" w:rsidRDefault="00100C9C" w:rsidP="00704CAA">
      <w:pPr>
        <w:pStyle w:val="footnote"/>
      </w:pPr>
      <w:r>
        <w:rPr>
          <w:rStyle w:val="FootnoteReference"/>
        </w:rPr>
        <w:footnoteRef/>
      </w:r>
      <w:r>
        <w:t xml:space="preserve"> [JS] [] lacking in NETS and OSB.</w:t>
      </w:r>
    </w:p>
  </w:footnote>
  <w:footnote w:id="694">
    <w:p w14:paraId="6A76C09C" w14:textId="77777777" w:rsidR="00100C9C" w:rsidRDefault="00100C9C" w:rsidP="00704CAA">
      <w:pPr>
        <w:pStyle w:val="footnote"/>
      </w:pPr>
      <w:r>
        <w:rPr>
          <w:rStyle w:val="FootnoteReference"/>
        </w:rPr>
        <w:footnoteRef/>
      </w:r>
      <w:r>
        <w:t xml:space="preserve"> Rom. 15:11.</w:t>
      </w:r>
    </w:p>
  </w:footnote>
  <w:footnote w:id="695">
    <w:p w14:paraId="68C80167" w14:textId="77777777" w:rsidR="00100C9C" w:rsidRDefault="00100C9C"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100C9C" w:rsidRDefault="00100C9C" w:rsidP="00704CAA">
      <w:pPr>
        <w:pStyle w:val="footnote"/>
      </w:pPr>
      <w:r>
        <w:rPr>
          <w:rStyle w:val="FootnoteReference"/>
        </w:rPr>
        <w:footnoteRef/>
      </w:r>
      <w:r>
        <w:t xml:space="preserve"> [JS] “thankfully confess the Lord with praise,” here and throughout</w:t>
      </w:r>
    </w:p>
  </w:footnote>
  <w:footnote w:id="697">
    <w:p w14:paraId="56D602AB" w14:textId="77777777" w:rsidR="00100C9C" w:rsidRDefault="00100C9C"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100C9C" w:rsidRPr="00C544D6" w:rsidRDefault="00100C9C" w:rsidP="00704CAA">
      <w:pPr>
        <w:pStyle w:val="footnote"/>
      </w:pPr>
      <w:r w:rsidRPr="00C544D6">
        <w:rPr>
          <w:rStyle w:val="FootnoteReference"/>
        </w:rPr>
        <w:footnoteRef/>
      </w:r>
      <w:r w:rsidRPr="00C544D6">
        <w:t xml:space="preserve"> Heb. 13:6.</w:t>
      </w:r>
    </w:p>
  </w:footnote>
  <w:footnote w:id="699">
    <w:p w14:paraId="5D0FEE98" w14:textId="77777777" w:rsidR="00100C9C" w:rsidRDefault="00100C9C" w:rsidP="00704CAA">
      <w:pPr>
        <w:pStyle w:val="footnote"/>
      </w:pPr>
      <w:r>
        <w:rPr>
          <w:rStyle w:val="FootnoteReference"/>
        </w:rPr>
        <w:footnoteRef/>
      </w:r>
      <w:r>
        <w:t xml:space="preserve"> [JS] Fr. Lazarus has “see the fall of”</w:t>
      </w:r>
    </w:p>
  </w:footnote>
  <w:footnote w:id="700">
    <w:p w14:paraId="47411FC0" w14:textId="77777777" w:rsidR="00100C9C" w:rsidRDefault="00100C9C"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100C9C" w:rsidRDefault="00100C9C" w:rsidP="00704CAA">
      <w:pPr>
        <w:pStyle w:val="footnote"/>
      </w:pPr>
      <w:r>
        <w:rPr>
          <w:rStyle w:val="FootnoteReference"/>
        </w:rPr>
        <w:footnoteRef/>
      </w:r>
      <w:r>
        <w:t xml:space="preserve"> [JS] or “give thanks to”, “thankfully confess with praise”</w:t>
      </w:r>
    </w:p>
  </w:footnote>
  <w:footnote w:id="702">
    <w:p w14:paraId="4D0EB5F8" w14:textId="77777777" w:rsidR="00100C9C" w:rsidRDefault="00100C9C" w:rsidP="00704CAA">
      <w:pPr>
        <w:pStyle w:val="footnote"/>
      </w:pPr>
      <w:r>
        <w:rPr>
          <w:rStyle w:val="FootnoteReference"/>
        </w:rPr>
        <w:footnoteRef/>
      </w:r>
      <w:r>
        <w:t xml:space="preserve"> [JS] or “praise and thank,” “thankfully confess with praise”</w:t>
      </w:r>
    </w:p>
  </w:footnote>
  <w:footnote w:id="703">
    <w:p w14:paraId="4867BE6A" w14:textId="77777777" w:rsidR="00100C9C" w:rsidRDefault="00100C9C"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100C9C" w:rsidRDefault="00100C9C" w:rsidP="00704CAA">
      <w:pPr>
        <w:pStyle w:val="footnote"/>
      </w:pPr>
      <w:r>
        <w:rPr>
          <w:rStyle w:val="FootnoteReference"/>
        </w:rPr>
        <w:footnoteRef/>
      </w:r>
      <w:r>
        <w:t xml:space="preserve"> [JS] or “prosper us”</w:t>
      </w:r>
    </w:p>
  </w:footnote>
  <w:footnote w:id="705">
    <w:p w14:paraId="6B15A309" w14:textId="77777777" w:rsidR="00100C9C" w:rsidRDefault="00100C9C"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100C9C" w:rsidRDefault="00100C9C"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100C9C" w:rsidRDefault="00100C9C"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100C9C" w:rsidRDefault="00100C9C" w:rsidP="00704CAA">
      <w:pPr>
        <w:pStyle w:val="footnote"/>
      </w:pPr>
      <w:r>
        <w:rPr>
          <w:rStyle w:val="FootnoteReference"/>
        </w:rPr>
        <w:footnoteRef/>
      </w:r>
      <w:r>
        <w:t xml:space="preserve"> [JS] “thankfully confess You with praise”</w:t>
      </w:r>
    </w:p>
  </w:footnote>
  <w:footnote w:id="709">
    <w:p w14:paraId="6C5B9009" w14:textId="77777777" w:rsidR="00100C9C" w:rsidRDefault="00100C9C" w:rsidP="00704CAA">
      <w:pPr>
        <w:pStyle w:val="footnote"/>
      </w:pPr>
      <w:r>
        <w:rPr>
          <w:rStyle w:val="FootnoteReference"/>
        </w:rPr>
        <w:footnoteRef/>
      </w:r>
      <w:r>
        <w:t xml:space="preserve"> [JS] “thankfully confess You with praise”</w:t>
      </w:r>
    </w:p>
  </w:footnote>
  <w:footnote w:id="710">
    <w:p w14:paraId="0FB1A1E8" w14:textId="77777777" w:rsidR="00100C9C" w:rsidRDefault="00100C9C"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100C9C" w:rsidRDefault="00100C9C" w:rsidP="00704CAA">
      <w:pPr>
        <w:pStyle w:val="footnote"/>
      </w:pPr>
      <w:r>
        <w:rPr>
          <w:rStyle w:val="FootnoteReference"/>
        </w:rPr>
        <w:footnoteRef/>
      </w:r>
      <w:r>
        <w:t xml:space="preserve"> Rom. 10:5; Gal. 3:12; Lev. 18:5; Luke 10:25-28.</w:t>
      </w:r>
    </w:p>
  </w:footnote>
  <w:footnote w:id="712">
    <w:p w14:paraId="1EF5EAAA" w14:textId="77777777" w:rsidR="00100C9C" w:rsidRDefault="00100C9C"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100C9C" w:rsidRDefault="00100C9C"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100C9C" w:rsidRDefault="00100C9C"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100C9C" w:rsidRDefault="00100C9C"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100C9C" w:rsidRDefault="00100C9C" w:rsidP="00704CAA">
      <w:pPr>
        <w:pStyle w:val="footnote"/>
      </w:pPr>
      <w:r>
        <w:rPr>
          <w:rStyle w:val="FootnoteReference"/>
        </w:rPr>
        <w:footnoteRef/>
      </w:r>
      <w:r>
        <w:t xml:space="preserve"> [JS] or “sayings,” or “teachings”</w:t>
      </w:r>
    </w:p>
  </w:footnote>
  <w:footnote w:id="717">
    <w:p w14:paraId="6D49B268" w14:textId="77777777" w:rsidR="00100C9C" w:rsidRDefault="00100C9C" w:rsidP="00704CAA">
      <w:pPr>
        <w:pStyle w:val="footnote"/>
      </w:pPr>
      <w:r>
        <w:rPr>
          <w:rStyle w:val="FootnoteReference"/>
        </w:rPr>
        <w:footnoteRef/>
      </w:r>
      <w:r>
        <w:t xml:space="preserve"> [JS] Fr. Athanasius has, “repaly,” Brenton has “recompense”</w:t>
      </w:r>
    </w:p>
  </w:footnote>
  <w:footnote w:id="718">
    <w:p w14:paraId="3F4E21CA" w14:textId="77777777" w:rsidR="00100C9C" w:rsidRDefault="00100C9C"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100C9C" w:rsidRDefault="00100C9C" w:rsidP="00704CAA">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720">
    <w:p w14:paraId="5FAD23CB" w14:textId="77777777" w:rsidR="00100C9C" w:rsidRDefault="00100C9C" w:rsidP="00704CAA">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721">
    <w:p w14:paraId="104319CF" w14:textId="77777777" w:rsidR="00100C9C" w:rsidRDefault="00100C9C"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100C9C" w:rsidRDefault="00100C9C" w:rsidP="00704CAA">
      <w:pPr>
        <w:pStyle w:val="footnote"/>
      </w:pPr>
      <w:r>
        <w:rPr>
          <w:rStyle w:val="FootnoteReference"/>
        </w:rPr>
        <w:footnoteRef/>
      </w:r>
      <w:r>
        <w:t xml:space="preserve"> [JS] or “establish,” “confirm”</w:t>
      </w:r>
    </w:p>
  </w:footnote>
  <w:footnote w:id="723">
    <w:p w14:paraId="7016EE01" w14:textId="77777777" w:rsidR="00100C9C" w:rsidRDefault="00100C9C" w:rsidP="00704CAA">
      <w:pPr>
        <w:pStyle w:val="footnote"/>
      </w:pPr>
      <w:r>
        <w:rPr>
          <w:rStyle w:val="FootnoteReference"/>
        </w:rPr>
        <w:footnoteRef/>
      </w:r>
      <w:r>
        <w:t xml:space="preserve"> [JS] or “covetousness”</w:t>
      </w:r>
    </w:p>
  </w:footnote>
  <w:footnote w:id="724">
    <w:p w14:paraId="3AB589AF" w14:textId="77777777" w:rsidR="00100C9C" w:rsidRDefault="00100C9C"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100C9C" w:rsidRDefault="00100C9C"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100C9C" w:rsidRDefault="00100C9C"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100C9C" w:rsidRDefault="00100C9C"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100C9C" w:rsidRDefault="00100C9C" w:rsidP="00704CAA">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729">
    <w:p w14:paraId="13FD5E31" w14:textId="77777777" w:rsidR="00100C9C" w:rsidRDefault="00100C9C" w:rsidP="00704CAA">
      <w:pPr>
        <w:pStyle w:val="footnote"/>
      </w:pPr>
      <w:r>
        <w:rPr>
          <w:rStyle w:val="FootnoteReference"/>
        </w:rPr>
        <w:footnoteRef/>
      </w:r>
      <w:r>
        <w:t xml:space="preserve"> [JS] or “thank,” “thankfully confess You with praise”</w:t>
      </w:r>
    </w:p>
  </w:footnote>
  <w:footnote w:id="730">
    <w:p w14:paraId="7A133E63" w14:textId="77777777" w:rsidR="00100C9C" w:rsidRDefault="00100C9C"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100C9C" w:rsidRDefault="00100C9C" w:rsidP="00704CAA">
      <w:pPr>
        <w:pStyle w:val="footnote"/>
      </w:pPr>
      <w:r>
        <w:rPr>
          <w:rStyle w:val="FootnoteReference"/>
        </w:rPr>
        <w:footnoteRef/>
      </w:r>
      <w:r>
        <w:t xml:space="preserve"> Curdled with scorn, anger and fear.</w:t>
      </w:r>
    </w:p>
  </w:footnote>
  <w:footnote w:id="732">
    <w:p w14:paraId="63630B8F" w14:textId="77777777" w:rsidR="00100C9C" w:rsidRDefault="00100C9C"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100C9C" w:rsidRDefault="00100C9C"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100C9C" w:rsidRDefault="00100C9C" w:rsidP="00704CAA">
      <w:pPr>
        <w:pStyle w:val="footnote"/>
      </w:pPr>
      <w:r>
        <w:rPr>
          <w:rStyle w:val="FootnoteReference"/>
        </w:rPr>
        <w:footnoteRef/>
      </w:r>
      <w:r>
        <w:t xml:space="preserve"> [JS] i.e. my eyes were straigned looking for your word.</w:t>
      </w:r>
    </w:p>
  </w:footnote>
  <w:footnote w:id="735">
    <w:p w14:paraId="7FC6C490" w14:textId="77777777" w:rsidR="00100C9C" w:rsidRDefault="00100C9C"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100C9C" w:rsidRDefault="00100C9C"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100C9C" w:rsidRDefault="00100C9C" w:rsidP="00704CAA">
      <w:pPr>
        <w:pStyle w:val="footnote"/>
      </w:pPr>
      <w:r>
        <w:rPr>
          <w:rStyle w:val="FootnoteReference"/>
        </w:rPr>
        <w:footnoteRef/>
      </w:r>
      <w:r>
        <w:t xml:space="preserve"> [JS] revive, “give me life”</w:t>
      </w:r>
    </w:p>
  </w:footnote>
  <w:footnote w:id="738">
    <w:p w14:paraId="1F853481" w14:textId="77777777" w:rsidR="00100C9C" w:rsidRDefault="00100C9C" w:rsidP="00704CAA">
      <w:pPr>
        <w:pStyle w:val="footnote"/>
      </w:pPr>
      <w:r>
        <w:rPr>
          <w:rStyle w:val="FootnoteReference"/>
        </w:rPr>
        <w:footnoteRef/>
      </w:r>
      <w:r>
        <w:t xml:space="preserve"> [JS] “all things together”, i.e. “all the universe”</w:t>
      </w:r>
    </w:p>
  </w:footnote>
  <w:footnote w:id="739">
    <w:p w14:paraId="543C0AC2" w14:textId="77777777" w:rsidR="00100C9C" w:rsidRDefault="00100C9C"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100C9C" w:rsidRDefault="00100C9C"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100C9C" w:rsidRDefault="00100C9C"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100C9C" w:rsidRDefault="00100C9C" w:rsidP="00704CAA">
      <w:pPr>
        <w:pStyle w:val="footnote"/>
      </w:pPr>
      <w:r>
        <w:rPr>
          <w:rStyle w:val="FootnoteReference"/>
        </w:rPr>
        <w:footnoteRef/>
      </w:r>
      <w:r>
        <w:t xml:space="preserve"> [JS] probably “forever for a reward”, rather than “for an eternal reward”</w:t>
      </w:r>
    </w:p>
  </w:footnote>
  <w:footnote w:id="743">
    <w:p w14:paraId="62CCD289" w14:textId="77777777" w:rsidR="00100C9C" w:rsidRDefault="00100C9C"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100C9C" w:rsidRDefault="00100C9C"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100C9C" w:rsidRDefault="00100C9C"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100C9C" w:rsidRDefault="00100C9C"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100C9C" w:rsidRDefault="00100C9C"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100C9C" w:rsidRDefault="00100C9C" w:rsidP="00704CAA">
      <w:pPr>
        <w:pStyle w:val="footnote"/>
      </w:pPr>
      <w:r>
        <w:rPr>
          <w:rStyle w:val="FootnoteReference"/>
        </w:rPr>
        <w:footnoteRef/>
      </w:r>
      <w:r>
        <w:t xml:space="preserve"> [JS] or “I directed myself towards”</w:t>
      </w:r>
    </w:p>
  </w:footnote>
  <w:footnote w:id="749">
    <w:p w14:paraId="7AA4F803" w14:textId="77777777" w:rsidR="00100C9C" w:rsidRDefault="00100C9C" w:rsidP="00704CAA">
      <w:pPr>
        <w:pStyle w:val="footnote"/>
      </w:pPr>
      <w:r>
        <w:rPr>
          <w:rStyle w:val="FootnoteReference"/>
        </w:rPr>
        <w:footnoteRef/>
      </w:r>
      <w:r>
        <w:t xml:space="preserve"> Cf. Lk. 24:27,32,45.</w:t>
      </w:r>
    </w:p>
  </w:footnote>
  <w:footnote w:id="750">
    <w:p w14:paraId="25CB77BD" w14:textId="77777777" w:rsidR="00100C9C" w:rsidRDefault="00100C9C"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100C9C" w:rsidRDefault="00100C9C"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100C9C" w:rsidRDefault="00100C9C"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100C9C" w:rsidRDefault="00100C9C"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100C9C" w:rsidRDefault="00100C9C"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55">
    <w:p w14:paraId="4A107598" w14:textId="77777777" w:rsidR="00100C9C" w:rsidRDefault="00100C9C"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100C9C" w:rsidRDefault="00100C9C" w:rsidP="00704CAA">
      <w:pPr>
        <w:pStyle w:val="footnote"/>
      </w:pPr>
      <w:r>
        <w:rPr>
          <w:rStyle w:val="FootnoteReference"/>
        </w:rPr>
        <w:footnoteRef/>
      </w:r>
      <w:r>
        <w:t xml:space="preserve"> [JS] or “wickedness”</w:t>
      </w:r>
    </w:p>
  </w:footnote>
  <w:footnote w:id="757">
    <w:p w14:paraId="5B4CF2F0" w14:textId="77777777" w:rsidR="00100C9C" w:rsidRDefault="00100C9C" w:rsidP="00704CAA">
      <w:pPr>
        <w:pStyle w:val="footnote"/>
      </w:pPr>
      <w:r>
        <w:rPr>
          <w:rStyle w:val="FootnoteReference"/>
        </w:rPr>
        <w:footnoteRef/>
      </w:r>
      <w:r>
        <w:t xml:space="preserve"> Cf. Ps. 110:10.</w:t>
      </w:r>
    </w:p>
  </w:footnote>
  <w:footnote w:id="758">
    <w:p w14:paraId="3210B748" w14:textId="77777777" w:rsidR="00100C9C" w:rsidRDefault="00100C9C"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100C9C" w:rsidRDefault="00100C9C" w:rsidP="00704CAA">
      <w:pPr>
        <w:pStyle w:val="footnote"/>
      </w:pPr>
      <w:r>
        <w:rPr>
          <w:rStyle w:val="FootnoteReference"/>
        </w:rPr>
        <w:footnoteRef/>
      </w:r>
      <w:r>
        <w:t xml:space="preserve"> [JS] Coptic has, “Name”.</w:t>
      </w:r>
    </w:p>
  </w:footnote>
  <w:footnote w:id="760">
    <w:p w14:paraId="2283E1D7" w14:textId="77777777" w:rsidR="00100C9C" w:rsidRDefault="00100C9C" w:rsidP="00704CAA">
      <w:pPr>
        <w:pStyle w:val="footnote"/>
      </w:pPr>
      <w:r>
        <w:rPr>
          <w:rStyle w:val="FootnoteReference"/>
        </w:rPr>
        <w:footnoteRef/>
      </w:r>
      <w:r>
        <w:t xml:space="preserve"> [JS] or “word,” or “teachings</w:t>
      </w:r>
    </w:p>
  </w:footnote>
  <w:footnote w:id="761">
    <w:p w14:paraId="387BB099" w14:textId="77777777" w:rsidR="00100C9C" w:rsidRDefault="00100C9C" w:rsidP="00704CAA">
      <w:pPr>
        <w:pStyle w:val="footnote"/>
      </w:pPr>
      <w:r>
        <w:rPr>
          <w:rStyle w:val="FootnoteReference"/>
        </w:rPr>
        <w:footnoteRef/>
      </w:r>
      <w:r>
        <w:t xml:space="preserve"> [JS] [] found in Coptic. See the First Hour of Tuesday of Holy Week.</w:t>
      </w:r>
    </w:p>
  </w:footnote>
  <w:footnote w:id="762">
    <w:p w14:paraId="7C32BFF6" w14:textId="77777777" w:rsidR="00100C9C" w:rsidRDefault="00100C9C"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100C9C" w:rsidRDefault="00100C9C"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100C9C" w:rsidRDefault="00100C9C" w:rsidP="00704CAA">
      <w:pPr>
        <w:pStyle w:val="footnote"/>
      </w:pPr>
      <w:r>
        <w:rPr>
          <w:rStyle w:val="FootnoteReference"/>
        </w:rPr>
        <w:footnoteRef/>
      </w:r>
      <w:r>
        <w:t xml:space="preserve"> Cf. Jeremiah 3:23. I look through the hills to their unseen Maker.</w:t>
      </w:r>
    </w:p>
  </w:footnote>
  <w:footnote w:id="765">
    <w:p w14:paraId="1876E7D4" w14:textId="77777777" w:rsidR="00100C9C" w:rsidRDefault="00100C9C"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100C9C" w:rsidRDefault="00100C9C"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100C9C" w:rsidRDefault="00100C9C"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100C9C" w:rsidRDefault="00100C9C" w:rsidP="00704CAA">
      <w:pPr>
        <w:pStyle w:val="footnote"/>
      </w:pPr>
      <w:r>
        <w:rPr>
          <w:rStyle w:val="FootnoteReference"/>
        </w:rPr>
        <w:footnoteRef/>
      </w:r>
      <w:r>
        <w:t xml:space="preserve"> [JS] or “thank and praise”, “thankfully confess with praise”</w:t>
      </w:r>
    </w:p>
  </w:footnote>
  <w:footnote w:id="769">
    <w:p w14:paraId="1FAE8E94" w14:textId="77777777" w:rsidR="00100C9C" w:rsidRDefault="00100C9C"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100C9C" w:rsidRDefault="00100C9C"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100C9C" w:rsidRDefault="00100C9C" w:rsidP="00704CAA">
      <w:pPr>
        <w:pStyle w:val="footnote"/>
      </w:pPr>
      <w:r>
        <w:rPr>
          <w:rStyle w:val="FootnoteReference"/>
        </w:rPr>
        <w:footnoteRef/>
      </w:r>
      <w:r>
        <w:t xml:space="preserve"> Hebrews 11:26; 13:13.</w:t>
      </w:r>
    </w:p>
  </w:footnote>
  <w:footnote w:id="772">
    <w:p w14:paraId="05D5FD0A" w14:textId="77777777" w:rsidR="00100C9C" w:rsidRDefault="00100C9C" w:rsidP="00704CAA">
      <w:pPr>
        <w:pStyle w:val="footnote"/>
      </w:pPr>
      <w:r>
        <w:rPr>
          <w:rStyle w:val="FootnoteReference"/>
        </w:rPr>
        <w:footnoteRef/>
      </w:r>
      <w:r>
        <w:t xml:space="preserve"> Heaven is here (Mt. 4:17; Lk. 17:21; Prov. 17:24).</w:t>
      </w:r>
    </w:p>
  </w:footnote>
  <w:footnote w:id="773">
    <w:p w14:paraId="7D59277F" w14:textId="77777777" w:rsidR="00100C9C" w:rsidRDefault="00100C9C" w:rsidP="00704CAA">
      <w:pPr>
        <w:pStyle w:val="footnote"/>
      </w:pPr>
      <w:r>
        <w:rPr>
          <w:rStyle w:val="FootnoteReference"/>
        </w:rPr>
        <w:footnoteRef/>
      </w:r>
      <w:r>
        <w:t xml:space="preserve"> [JS] Fr. Lazarus and NETS have “irresistible”, OSB has “overwhelming”</w:t>
      </w:r>
    </w:p>
  </w:footnote>
  <w:footnote w:id="774">
    <w:p w14:paraId="604D1C2F" w14:textId="77777777" w:rsidR="00100C9C" w:rsidRDefault="00100C9C" w:rsidP="00704CAA">
      <w:pPr>
        <w:pStyle w:val="footnote"/>
      </w:pPr>
      <w:r>
        <w:rPr>
          <w:rStyle w:val="FootnoteReference"/>
        </w:rPr>
        <w:footnoteRef/>
      </w:r>
      <w:r>
        <w:t xml:space="preserve"> [JS] or “evildoers”</w:t>
      </w:r>
    </w:p>
  </w:footnote>
  <w:footnote w:id="775">
    <w:p w14:paraId="093F2A64" w14:textId="77777777" w:rsidR="00100C9C" w:rsidRDefault="00100C9C" w:rsidP="00704CAA">
      <w:pPr>
        <w:pStyle w:val="footnote"/>
      </w:pPr>
      <w:r>
        <w:rPr>
          <w:rStyle w:val="FootnoteReference"/>
        </w:rPr>
        <w:footnoteRef/>
      </w:r>
      <w:r>
        <w:t xml:space="preserve"> [JS] Fr. Athanasius has, “the Lord has magnified His doings with them.”</w:t>
      </w:r>
    </w:p>
  </w:footnote>
  <w:footnote w:id="776">
    <w:p w14:paraId="574A06B5" w14:textId="77777777" w:rsidR="00100C9C" w:rsidRDefault="00100C9C"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100C9C" w:rsidRDefault="00100C9C"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100C9C" w:rsidRDefault="00100C9C" w:rsidP="00704CAA">
      <w:pPr>
        <w:pStyle w:val="footnote"/>
      </w:pPr>
      <w:r>
        <w:rPr>
          <w:rStyle w:val="FootnoteReference"/>
        </w:rPr>
        <w:footnoteRef/>
      </w:r>
      <w:r>
        <w:t xml:space="preserve"> [JS] “from your rest”, literally, “after sitting”</w:t>
      </w:r>
    </w:p>
  </w:footnote>
  <w:footnote w:id="779">
    <w:p w14:paraId="5C7D4D32" w14:textId="77777777" w:rsidR="00100C9C" w:rsidRDefault="00100C9C" w:rsidP="00704CAA">
      <w:pPr>
        <w:pStyle w:val="footnote"/>
      </w:pPr>
      <w:r>
        <w:rPr>
          <w:rStyle w:val="FootnoteReference"/>
        </w:rPr>
        <w:footnoteRef/>
      </w:r>
      <w:r>
        <w:t xml:space="preserve"> [JS] Fr. Athanasius has, “the children of those who have been awakened.”</w:t>
      </w:r>
    </w:p>
  </w:footnote>
  <w:footnote w:id="780">
    <w:p w14:paraId="4E0751D4" w14:textId="77777777" w:rsidR="00100C9C" w:rsidRDefault="00100C9C" w:rsidP="00704CAA">
      <w:pPr>
        <w:pStyle w:val="footnote"/>
      </w:pPr>
      <w:r>
        <w:rPr>
          <w:rStyle w:val="FootnoteReference"/>
        </w:rPr>
        <w:footnoteRef/>
      </w:r>
      <w:r>
        <w:t xml:space="preserve"> [JS] Fr. Lazarus has, “such exiles”</w:t>
      </w:r>
    </w:p>
  </w:footnote>
  <w:footnote w:id="781">
    <w:p w14:paraId="09DB039E" w14:textId="77777777" w:rsidR="00100C9C" w:rsidRDefault="00100C9C" w:rsidP="00704CAA">
      <w:pPr>
        <w:pStyle w:val="footnote"/>
      </w:pPr>
      <w:r>
        <w:rPr>
          <w:rStyle w:val="FootnoteReference"/>
        </w:rPr>
        <w:footnoteRef/>
      </w:r>
      <w:r>
        <w:t xml:space="preserve"> [JS] Fr. Athanasius has, “You will be blessed”</w:t>
      </w:r>
    </w:p>
  </w:footnote>
  <w:footnote w:id="782">
    <w:p w14:paraId="32267075" w14:textId="77777777" w:rsidR="00100C9C" w:rsidRDefault="00100C9C" w:rsidP="00704CAA">
      <w:pPr>
        <w:pStyle w:val="footnote"/>
      </w:pPr>
      <w:r>
        <w:rPr>
          <w:rStyle w:val="FootnoteReference"/>
        </w:rPr>
        <w:footnoteRef/>
      </w:r>
      <w:r>
        <w:t xml:space="preserve"> [JS] Fr. Athanasius has “the Lord will bless,” and “you will see the joys”</w:t>
      </w:r>
    </w:p>
  </w:footnote>
  <w:footnote w:id="783">
    <w:p w14:paraId="07B50ADB" w14:textId="77777777" w:rsidR="00100C9C" w:rsidRDefault="00100C9C"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100C9C" w:rsidRDefault="00100C9C"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100C9C" w:rsidRDefault="00100C9C" w:rsidP="00704CAA">
      <w:pPr>
        <w:pStyle w:val="footnote"/>
      </w:pPr>
      <w:r>
        <w:rPr>
          <w:rStyle w:val="FootnoteReference"/>
        </w:rPr>
        <w:footnoteRef/>
      </w:r>
      <w:r>
        <w:t xml:space="preserve"> [JS] or “lawlessness”</w:t>
      </w:r>
    </w:p>
  </w:footnote>
  <w:footnote w:id="786">
    <w:p w14:paraId="67C4030A" w14:textId="77777777" w:rsidR="00100C9C" w:rsidRDefault="00100C9C"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100C9C" w:rsidRDefault="00100C9C" w:rsidP="00704CAA">
      <w:pPr>
        <w:pStyle w:val="footnote"/>
      </w:pPr>
      <w:r>
        <w:rPr>
          <w:rStyle w:val="FootnoteReference"/>
        </w:rPr>
        <w:footnoteRef/>
      </w:r>
      <w:r>
        <w:t xml:space="preserve"> [JS] or “transgressions” or “acts of lawlessness”, throughout.</w:t>
      </w:r>
    </w:p>
  </w:footnote>
  <w:footnote w:id="788">
    <w:p w14:paraId="01546DD5" w14:textId="77777777" w:rsidR="00100C9C" w:rsidRDefault="00100C9C" w:rsidP="00704CAA">
      <w:pPr>
        <w:pStyle w:val="footnote"/>
      </w:pPr>
      <w:r>
        <w:rPr>
          <w:rStyle w:val="FootnoteReference"/>
        </w:rPr>
        <w:footnoteRef/>
      </w:r>
      <w:r>
        <w:t xml:space="preserve"> [JS] or “forgiveness”</w:t>
      </w:r>
    </w:p>
  </w:footnote>
  <w:footnote w:id="789">
    <w:p w14:paraId="1F064365" w14:textId="77777777" w:rsidR="00100C9C" w:rsidRDefault="00100C9C"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100C9C" w:rsidRDefault="00100C9C" w:rsidP="00704CAA">
      <w:pPr>
        <w:pStyle w:val="footnote"/>
      </w:pPr>
      <w:r>
        <w:rPr>
          <w:rStyle w:val="FootnoteReference"/>
        </w:rPr>
        <w:footnoteRef/>
      </w:r>
      <w:r>
        <w:t xml:space="preserve"> Cf. Titus 2:14.</w:t>
      </w:r>
    </w:p>
  </w:footnote>
  <w:footnote w:id="791">
    <w:p w14:paraId="12B3D57D" w14:textId="77777777" w:rsidR="00100C9C" w:rsidRDefault="00100C9C" w:rsidP="00704CAA">
      <w:pPr>
        <w:pStyle w:val="footnote"/>
      </w:pPr>
      <w:r>
        <w:rPr>
          <w:rStyle w:val="FootnoteReference"/>
        </w:rPr>
        <w:footnoteRef/>
      </w:r>
      <w:r>
        <w:t xml:space="preserve"> Prov. 29:1; 2 Kings 17:14; Neh. 9:16; Dt. 9:6.</w:t>
      </w:r>
    </w:p>
  </w:footnote>
  <w:footnote w:id="792">
    <w:p w14:paraId="1811E64B" w14:textId="77777777" w:rsidR="00100C9C" w:rsidRDefault="00100C9C" w:rsidP="00704CAA">
      <w:pPr>
        <w:pStyle w:val="footnote"/>
      </w:pPr>
      <w:r>
        <w:rPr>
          <w:rStyle w:val="FootnoteReference"/>
        </w:rPr>
        <w:footnoteRef/>
      </w:r>
      <w:r>
        <w:t xml:space="preserve"> [JS] literally “the tent of my house”</w:t>
      </w:r>
    </w:p>
  </w:footnote>
  <w:footnote w:id="793">
    <w:p w14:paraId="01BC8279" w14:textId="77777777" w:rsidR="00100C9C" w:rsidRDefault="00100C9C"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100C9C" w:rsidRDefault="00100C9C" w:rsidP="00704CAA">
      <w:pPr>
        <w:pStyle w:val="footnote"/>
      </w:pPr>
      <w:r>
        <w:rPr>
          <w:rStyle w:val="FootnoteReference"/>
        </w:rPr>
        <w:footnoteRef/>
      </w:r>
      <w:r>
        <w:t xml:space="preserve"> Cf. 1 Kings 6:21 (1 Sam. 6:21).</w:t>
      </w:r>
    </w:p>
  </w:footnote>
  <w:footnote w:id="795">
    <w:p w14:paraId="0F2A4FAB" w14:textId="77777777" w:rsidR="00100C9C" w:rsidRDefault="00100C9C" w:rsidP="00704CAA">
      <w:pPr>
        <w:pStyle w:val="footnote"/>
      </w:pPr>
      <w:r>
        <w:rPr>
          <w:rStyle w:val="FootnoteReference"/>
        </w:rPr>
        <w:footnoteRef/>
      </w:r>
      <w:r>
        <w:t xml:space="preserve"> [JS] “do obeisance”, i.e. literally “bow down”</w:t>
      </w:r>
    </w:p>
  </w:footnote>
  <w:footnote w:id="796">
    <w:p w14:paraId="653EFE5A" w14:textId="77777777" w:rsidR="00100C9C" w:rsidRDefault="00100C9C" w:rsidP="00704CAA">
      <w:pPr>
        <w:pStyle w:val="footnote"/>
      </w:pPr>
      <w:r>
        <w:rPr>
          <w:rStyle w:val="FootnoteReference"/>
        </w:rPr>
        <w:footnoteRef/>
      </w:r>
      <w:r>
        <w:t xml:space="preserve"> [JS] Fr. Lazarus has “resting-place”</w:t>
      </w:r>
    </w:p>
  </w:footnote>
  <w:footnote w:id="797">
    <w:p w14:paraId="3CB0BB7B" w14:textId="77777777" w:rsidR="00100C9C" w:rsidRDefault="00100C9C" w:rsidP="00704CAA">
      <w:pPr>
        <w:pStyle w:val="footnote"/>
      </w:pPr>
      <w:r>
        <w:rPr>
          <w:rStyle w:val="FootnoteReference"/>
        </w:rPr>
        <w:footnoteRef/>
      </w:r>
      <w:r>
        <w:t xml:space="preserve"> [JS] or “the ark of Your holiness”</w:t>
      </w:r>
    </w:p>
  </w:footnote>
  <w:footnote w:id="798">
    <w:p w14:paraId="63153007" w14:textId="77777777" w:rsidR="00100C9C" w:rsidRDefault="00100C9C" w:rsidP="00704CAA">
      <w:pPr>
        <w:pStyle w:val="footnote"/>
      </w:pPr>
      <w:r>
        <w:rPr>
          <w:rStyle w:val="FootnoteReference"/>
        </w:rPr>
        <w:footnoteRef/>
      </w:r>
      <w:r>
        <w:t xml:space="preserve"> Ps. 131:8-10 = 2 Chron. 6:41-42.</w:t>
      </w:r>
    </w:p>
  </w:footnote>
  <w:footnote w:id="799">
    <w:p w14:paraId="3EE06E49" w14:textId="77777777" w:rsidR="00100C9C" w:rsidRDefault="00100C9C" w:rsidP="00704CAA">
      <w:pPr>
        <w:pStyle w:val="footnote"/>
      </w:pPr>
      <w:r>
        <w:rPr>
          <w:rStyle w:val="FootnoteReference"/>
        </w:rPr>
        <w:footnoteRef/>
      </w:r>
      <w:r>
        <w:t xml:space="preserve"> I Chron. 17:11-14; Acts 2:30-33.</w:t>
      </w:r>
    </w:p>
  </w:footnote>
  <w:footnote w:id="800">
    <w:p w14:paraId="42F3B605" w14:textId="77777777" w:rsidR="00100C9C" w:rsidRDefault="00100C9C" w:rsidP="00704CAA">
      <w:pPr>
        <w:pStyle w:val="footnote"/>
      </w:pPr>
      <w:r>
        <w:rPr>
          <w:rStyle w:val="FootnoteReference"/>
        </w:rPr>
        <w:footnoteRef/>
      </w:r>
      <w:r>
        <w:t xml:space="preserve"> [JS] Coptic has “widow”.</w:t>
      </w:r>
    </w:p>
  </w:footnote>
  <w:footnote w:id="801">
    <w:p w14:paraId="1A9AACF1" w14:textId="77777777" w:rsidR="00100C9C" w:rsidRDefault="00100C9C" w:rsidP="00704CAA">
      <w:pPr>
        <w:pStyle w:val="footnote"/>
      </w:pPr>
      <w:r>
        <w:rPr>
          <w:rStyle w:val="FootnoteReference"/>
        </w:rPr>
        <w:footnoteRef/>
      </w:r>
      <w:r>
        <w:t xml:space="preserve"> [JS] or “rejoice with rejoicing”</w:t>
      </w:r>
    </w:p>
  </w:footnote>
  <w:footnote w:id="802">
    <w:p w14:paraId="3AE96C33" w14:textId="77777777" w:rsidR="00100C9C" w:rsidRDefault="00100C9C" w:rsidP="00704CAA">
      <w:pPr>
        <w:pStyle w:val="footnote"/>
      </w:pPr>
      <w:r>
        <w:rPr>
          <w:rStyle w:val="FootnoteReference"/>
        </w:rPr>
        <w:footnoteRef/>
      </w:r>
      <w:r>
        <w:t xml:space="preserve"> stock: </w:t>
      </w:r>
      <w:r w:rsidRPr="00783CA0">
        <w:rPr>
          <w:i/>
        </w:rPr>
        <w:t>lit</w:t>
      </w:r>
      <w:r>
        <w:t>. horn.</w:t>
      </w:r>
    </w:p>
  </w:footnote>
  <w:footnote w:id="803">
    <w:p w14:paraId="27E8A16B" w14:textId="77777777" w:rsidR="00100C9C" w:rsidRDefault="00100C9C"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100C9C" w:rsidRDefault="00100C9C"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100C9C" w:rsidRDefault="00100C9C"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100C9C" w:rsidRDefault="00100C9C"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100C9C" w:rsidRDefault="00100C9C" w:rsidP="00704CAA">
      <w:pPr>
        <w:pStyle w:val="footnote"/>
      </w:pPr>
      <w:r>
        <w:rPr>
          <w:rStyle w:val="FootnoteReference"/>
        </w:rPr>
        <w:footnoteRef/>
      </w:r>
      <w:r>
        <w:t xml:space="preserve"> [JS] literally, “slaves”</w:t>
      </w:r>
    </w:p>
  </w:footnote>
  <w:footnote w:id="808">
    <w:p w14:paraId="158F5E0F" w14:textId="77777777" w:rsidR="00100C9C" w:rsidRDefault="00100C9C"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100C9C" w:rsidRDefault="00100C9C" w:rsidP="00704CAA">
      <w:pPr>
        <w:pStyle w:val="footnote"/>
      </w:pPr>
      <w:r>
        <w:rPr>
          <w:rStyle w:val="FootnoteReference"/>
        </w:rPr>
        <w:footnoteRef/>
      </w:r>
      <w:r>
        <w:t xml:space="preserve"> Deut. 32:36.</w:t>
      </w:r>
    </w:p>
  </w:footnote>
  <w:footnote w:id="810">
    <w:p w14:paraId="0E72D9EE" w14:textId="77777777" w:rsidR="00100C9C" w:rsidRDefault="00100C9C" w:rsidP="00704CAA">
      <w:pPr>
        <w:pStyle w:val="footnote"/>
      </w:pPr>
      <w:r>
        <w:rPr>
          <w:rStyle w:val="FootnoteReference"/>
        </w:rPr>
        <w:footnoteRef/>
      </w:r>
      <w:r>
        <w:t xml:space="preserve"> [JS] [] lacking in all but OSB</w:t>
      </w:r>
    </w:p>
  </w:footnote>
  <w:footnote w:id="811">
    <w:p w14:paraId="671F363B" w14:textId="77777777" w:rsidR="00100C9C" w:rsidRDefault="00100C9C"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100C9C" w:rsidRDefault="00100C9C"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100C9C" w:rsidRDefault="00100C9C"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100C9C" w:rsidRDefault="00100C9C"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100C9C" w:rsidRDefault="00100C9C" w:rsidP="00704CAA">
      <w:pPr>
        <w:pStyle w:val="footnote"/>
      </w:pPr>
      <w:r>
        <w:rPr>
          <w:rStyle w:val="FootnoteReference"/>
        </w:rPr>
        <w:footnoteRef/>
      </w:r>
      <w:r>
        <w:t xml:space="preserve"> [JS] or “and shook of Pharaoh and his army into the Red sea,”</w:t>
      </w:r>
    </w:p>
  </w:footnote>
  <w:footnote w:id="816">
    <w:p w14:paraId="3F59DD13" w14:textId="77777777" w:rsidR="00100C9C" w:rsidRDefault="00100C9C" w:rsidP="00704CAA">
      <w:pPr>
        <w:pStyle w:val="footnote"/>
      </w:pPr>
      <w:r>
        <w:rPr>
          <w:rStyle w:val="FootnoteReference"/>
        </w:rPr>
        <w:footnoteRef/>
      </w:r>
      <w:r>
        <w:t xml:space="preserve"> [JS] or “slew”</w:t>
      </w:r>
    </w:p>
  </w:footnote>
  <w:footnote w:id="817">
    <w:p w14:paraId="7583087A" w14:textId="77777777" w:rsidR="00100C9C" w:rsidRDefault="00100C9C"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100C9C" w:rsidRDefault="00100C9C"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100C9C" w:rsidRDefault="00100C9C" w:rsidP="00704CAA">
      <w:pPr>
        <w:pStyle w:val="footnote"/>
      </w:pPr>
      <w:r>
        <w:rPr>
          <w:rStyle w:val="FootnoteReference"/>
        </w:rPr>
        <w:footnoteRef/>
      </w:r>
      <w:r>
        <w:t xml:space="preserve"> See previous footnote.</w:t>
      </w:r>
    </w:p>
  </w:footnote>
  <w:footnote w:id="820">
    <w:p w14:paraId="0CAFD8C9" w14:textId="77777777" w:rsidR="00100C9C" w:rsidRDefault="00100C9C"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100C9C" w:rsidRDefault="00100C9C" w:rsidP="00704CAA">
      <w:pPr>
        <w:pStyle w:val="footnote"/>
      </w:pPr>
      <w:r>
        <w:rPr>
          <w:rStyle w:val="FootnoteReference"/>
        </w:rPr>
        <w:footnoteRef/>
      </w:r>
      <w:r>
        <w:t xml:space="preserve"> [JS] or “thank”, or “thankfully confess with praise”</w:t>
      </w:r>
    </w:p>
  </w:footnote>
  <w:footnote w:id="822">
    <w:p w14:paraId="458AF9FF" w14:textId="77777777" w:rsidR="00100C9C" w:rsidRDefault="00100C9C"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100C9C" w:rsidRDefault="00100C9C"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100C9C" w:rsidRDefault="00100C9C"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100C9C" w:rsidRDefault="00100C9C"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100C9C" w:rsidRDefault="00100C9C"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100C9C" w:rsidRDefault="00100C9C"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100C9C" w:rsidRDefault="00100C9C" w:rsidP="00704CAA">
      <w:pPr>
        <w:pStyle w:val="footnote"/>
      </w:pPr>
      <w:r>
        <w:rPr>
          <w:rStyle w:val="FootnoteReference"/>
        </w:rPr>
        <w:footnoteRef/>
      </w:r>
      <w:r>
        <w:t xml:space="preserve"> [JS] literally “those who are exalted” or “the high things”</w:t>
      </w:r>
    </w:p>
  </w:footnote>
  <w:footnote w:id="829">
    <w:p w14:paraId="792E0633" w14:textId="77777777" w:rsidR="00100C9C" w:rsidRDefault="00100C9C"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100C9C" w:rsidRDefault="00100C9C" w:rsidP="00704CAA">
      <w:pPr>
        <w:pStyle w:val="footnote"/>
      </w:pPr>
      <w:r>
        <w:rPr>
          <w:rStyle w:val="FootnoteReference"/>
        </w:rPr>
        <w:footnoteRef/>
      </w:r>
      <w:r>
        <w:t xml:space="preserve"> [JS] or “possess”</w:t>
      </w:r>
    </w:p>
  </w:footnote>
  <w:footnote w:id="831">
    <w:p w14:paraId="1B57A445" w14:textId="77777777" w:rsidR="00100C9C" w:rsidRDefault="00100C9C"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100C9C" w:rsidRDefault="00100C9C" w:rsidP="00704CAA">
      <w:pPr>
        <w:pStyle w:val="footnote"/>
      </w:pPr>
      <w:r>
        <w:rPr>
          <w:rStyle w:val="FootnoteReference"/>
        </w:rPr>
        <w:footnoteRef/>
      </w:r>
      <w:r>
        <w:t xml:space="preserve"> [JS] or “give thanks,” or “thankfully confess You with praise”</w:t>
      </w:r>
    </w:p>
  </w:footnote>
  <w:footnote w:id="833">
    <w:p w14:paraId="67B776F5" w14:textId="77777777" w:rsidR="00100C9C" w:rsidRDefault="00100C9C" w:rsidP="00704CAA">
      <w:pPr>
        <w:pStyle w:val="footnote"/>
      </w:pPr>
      <w:r>
        <w:rPr>
          <w:rStyle w:val="FootnoteReference"/>
        </w:rPr>
        <w:footnoteRef/>
      </w:r>
      <w:r>
        <w:t xml:space="preserve"> [JS] or “authorities” or “powers”</w:t>
      </w:r>
    </w:p>
  </w:footnote>
  <w:footnote w:id="834">
    <w:p w14:paraId="045B7D15" w14:textId="77777777" w:rsidR="00100C9C" w:rsidRDefault="00100C9C" w:rsidP="00704CAA">
      <w:pPr>
        <w:pStyle w:val="footnote"/>
      </w:pPr>
      <w:r>
        <w:rPr>
          <w:rStyle w:val="FootnoteReference"/>
        </w:rPr>
        <w:footnoteRef/>
      </w:r>
      <w:r>
        <w:t xml:space="preserve"> [JS] or “and do I not waste away because of my enemies?”</w:t>
      </w:r>
    </w:p>
  </w:footnote>
  <w:footnote w:id="835">
    <w:p w14:paraId="44DA4D92" w14:textId="77777777" w:rsidR="00100C9C" w:rsidRDefault="00100C9C" w:rsidP="00704CAA">
      <w:pPr>
        <w:pStyle w:val="footnote"/>
      </w:pPr>
      <w:r>
        <w:rPr>
          <w:rStyle w:val="FootnoteReference"/>
        </w:rPr>
        <w:footnoteRef/>
      </w:r>
      <w:r>
        <w:t xml:space="preserve"> [JS] or “way of iniquity”</w:t>
      </w:r>
    </w:p>
  </w:footnote>
  <w:footnote w:id="836">
    <w:p w14:paraId="05DEA3B3" w14:textId="77777777" w:rsidR="00100C9C" w:rsidRDefault="00100C9C" w:rsidP="00704CAA">
      <w:pPr>
        <w:pStyle w:val="footnote"/>
      </w:pPr>
      <w:r>
        <w:rPr>
          <w:rStyle w:val="FootnoteReference"/>
        </w:rPr>
        <w:footnoteRef/>
      </w:r>
      <w:r>
        <w:t xml:space="preserve"> ‘He gives songs in the night’ (Job. 35:10).</w:t>
      </w:r>
    </w:p>
  </w:footnote>
  <w:footnote w:id="837">
    <w:p w14:paraId="493AAC58" w14:textId="77777777" w:rsidR="00100C9C" w:rsidRDefault="00100C9C" w:rsidP="00704CAA">
      <w:pPr>
        <w:pStyle w:val="footnote"/>
      </w:pPr>
      <w:r>
        <w:rPr>
          <w:rStyle w:val="FootnoteReference"/>
        </w:rPr>
        <w:footnoteRef/>
      </w:r>
      <w:r>
        <w:t xml:space="preserve"> Literally “voice”</w:t>
      </w:r>
    </w:p>
  </w:footnote>
  <w:footnote w:id="838">
    <w:p w14:paraId="6AF28D26" w14:textId="77777777" w:rsidR="00100C9C" w:rsidRDefault="00100C9C" w:rsidP="00704CAA">
      <w:pPr>
        <w:pStyle w:val="footnote"/>
      </w:pPr>
      <w:r>
        <w:rPr>
          <w:rStyle w:val="FootnoteReference"/>
        </w:rPr>
        <w:footnoteRef/>
      </w:r>
      <w:r>
        <w:t xml:space="preserve"> [JS] or “praise,” or “give thanks to,” or “thankfully confess with praise”</w:t>
      </w:r>
    </w:p>
  </w:footnote>
  <w:footnote w:id="839">
    <w:p w14:paraId="761DDB32" w14:textId="77777777" w:rsidR="00100C9C" w:rsidRDefault="00100C9C" w:rsidP="00704CAA">
      <w:pPr>
        <w:pStyle w:val="footnote"/>
      </w:pPr>
      <w:r>
        <w:rPr>
          <w:rStyle w:val="FootnoteReference"/>
        </w:rPr>
        <w:footnoteRef/>
      </w:r>
      <w:r>
        <w:t xml:space="preserve"> [JS] or “Hades”.</w:t>
      </w:r>
    </w:p>
  </w:footnote>
  <w:footnote w:id="840">
    <w:p w14:paraId="726EF8AF" w14:textId="77777777" w:rsidR="00100C9C" w:rsidRDefault="00100C9C"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100C9C" w:rsidRDefault="00100C9C" w:rsidP="00704CAA">
      <w:pPr>
        <w:pStyle w:val="footnote"/>
      </w:pPr>
      <w:r>
        <w:rPr>
          <w:rStyle w:val="FootnoteReference"/>
        </w:rPr>
        <w:footnoteRef/>
      </w:r>
      <w:r>
        <w:t xml:space="preserve"> this way: the confession of Christ (2 Tim. 3:12).</w:t>
      </w:r>
    </w:p>
  </w:footnote>
  <w:footnote w:id="842">
    <w:p w14:paraId="171F27CE" w14:textId="77777777" w:rsidR="00100C9C" w:rsidRDefault="00100C9C" w:rsidP="00704CAA">
      <w:pPr>
        <w:pStyle w:val="footnote"/>
      </w:pPr>
      <w:r>
        <w:rPr>
          <w:rStyle w:val="FootnoteReference"/>
        </w:rPr>
        <w:footnoteRef/>
      </w:r>
      <w:r>
        <w:t xml:space="preserve"> [JS] or “praise” or “thive thanks to,” or “thankfully confess with praise”</w:t>
      </w:r>
    </w:p>
  </w:footnote>
  <w:footnote w:id="843">
    <w:p w14:paraId="2146C03C" w14:textId="77777777" w:rsidR="00100C9C" w:rsidRDefault="00100C9C" w:rsidP="00704CAA">
      <w:pPr>
        <w:pStyle w:val="footnote"/>
      </w:pPr>
      <w:r>
        <w:rPr>
          <w:rStyle w:val="FootnoteReference"/>
        </w:rPr>
        <w:footnoteRef/>
      </w:r>
      <w:r>
        <w:t xml:space="preserve"> These two lines are identical with Lamentations 3:6.</w:t>
      </w:r>
    </w:p>
  </w:footnote>
  <w:footnote w:id="844">
    <w:p w14:paraId="324992B1" w14:textId="77777777" w:rsidR="00100C9C" w:rsidRDefault="00100C9C" w:rsidP="00704CAA">
      <w:pPr>
        <w:pStyle w:val="footnote"/>
      </w:pPr>
      <w:r>
        <w:rPr>
          <w:rStyle w:val="FootnoteReference"/>
        </w:rPr>
        <w:footnoteRef/>
      </w:r>
      <w:r>
        <w:t xml:space="preserve"> Cf. Rev. 10:5; Ezek. 20:23,28,42; Deut. 32:14.</w:t>
      </w:r>
    </w:p>
  </w:footnote>
  <w:footnote w:id="845">
    <w:p w14:paraId="4B8D626C" w14:textId="77777777" w:rsidR="00100C9C" w:rsidRDefault="00100C9C"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100C9C" w:rsidRDefault="00100C9C"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100C9C" w:rsidRDefault="00100C9C"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100C9C" w:rsidRDefault="00100C9C" w:rsidP="00704CAA">
      <w:pPr>
        <w:pStyle w:val="footnote"/>
      </w:pPr>
      <w:r>
        <w:rPr>
          <w:rStyle w:val="FootnoteReference"/>
        </w:rPr>
        <w:footnoteRef/>
      </w:r>
      <w:r>
        <w:t xml:space="preserve"> [JS] or “gush forth”, “overflow”</w:t>
      </w:r>
    </w:p>
  </w:footnote>
  <w:footnote w:id="849">
    <w:p w14:paraId="4045CB15" w14:textId="77777777" w:rsidR="00100C9C" w:rsidRDefault="00100C9C"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100C9C" w:rsidRDefault="00100C9C" w:rsidP="00704CAA">
      <w:pPr>
        <w:pStyle w:val="footnote"/>
      </w:pPr>
      <w:r>
        <w:rPr>
          <w:rStyle w:val="FootnoteReference"/>
        </w:rPr>
        <w:footnoteRef/>
      </w:r>
      <w:r>
        <w:t xml:space="preserve"> [JS] literally “holy ones”</w:t>
      </w:r>
    </w:p>
  </w:footnote>
  <w:footnote w:id="851">
    <w:p w14:paraId="423A55DA" w14:textId="77777777" w:rsidR="00100C9C" w:rsidRDefault="00100C9C"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100C9C" w:rsidRDefault="00100C9C" w:rsidP="00704CAA">
      <w:pPr>
        <w:pStyle w:val="footnote"/>
      </w:pPr>
      <w:r>
        <w:rPr>
          <w:rStyle w:val="FootnoteReference"/>
        </w:rPr>
        <w:footnoteRef/>
      </w:r>
      <w:r>
        <w:t xml:space="preserve"> Cf. Ps. 145:2 with Ps. 103:33. Only verbs differ.</w:t>
      </w:r>
    </w:p>
  </w:footnote>
  <w:footnote w:id="853">
    <w:p w14:paraId="38AC6FE4" w14:textId="77777777" w:rsidR="00100C9C" w:rsidRDefault="00100C9C" w:rsidP="00704CAA">
      <w:pPr>
        <w:pStyle w:val="footnote"/>
      </w:pPr>
      <w:r>
        <w:rPr>
          <w:rStyle w:val="FootnoteReference"/>
        </w:rPr>
        <w:footnoteRef/>
      </w:r>
      <w:r>
        <w:t xml:space="preserve"> [JS] or “spirit”</w:t>
      </w:r>
    </w:p>
  </w:footnote>
  <w:footnote w:id="854">
    <w:p w14:paraId="4A4D4349" w14:textId="77777777" w:rsidR="00100C9C" w:rsidRDefault="00100C9C" w:rsidP="00704CAA">
      <w:pPr>
        <w:pStyle w:val="footnote"/>
      </w:pPr>
      <w:r>
        <w:rPr>
          <w:rStyle w:val="FootnoteReference"/>
        </w:rPr>
        <w:footnoteRef/>
      </w:r>
      <w:r>
        <w:t xml:space="preserve"> [JS] thoughts, or designs, plans, projects</w:t>
      </w:r>
    </w:p>
  </w:footnote>
  <w:footnote w:id="855">
    <w:p w14:paraId="111B2FF9" w14:textId="77777777" w:rsidR="00100C9C" w:rsidRDefault="00100C9C" w:rsidP="00704CAA">
      <w:pPr>
        <w:pStyle w:val="footnote"/>
      </w:pPr>
      <w:r>
        <w:rPr>
          <w:rStyle w:val="FootnoteReference"/>
        </w:rPr>
        <w:footnoteRef/>
      </w:r>
      <w:r>
        <w:t xml:space="preserve"> [JS] or “guards”</w:t>
      </w:r>
    </w:p>
  </w:footnote>
  <w:footnote w:id="856">
    <w:p w14:paraId="5B0C1EE0" w14:textId="77777777" w:rsidR="00100C9C" w:rsidRDefault="00100C9C" w:rsidP="00704CAA">
      <w:pPr>
        <w:pStyle w:val="footnote"/>
      </w:pPr>
      <w:r>
        <w:rPr>
          <w:rStyle w:val="FootnoteReference"/>
        </w:rPr>
        <w:footnoteRef/>
      </w:r>
      <w:r>
        <w:t xml:space="preserve"> [JS] or “frees the prisoners”</w:t>
      </w:r>
    </w:p>
  </w:footnote>
  <w:footnote w:id="857">
    <w:p w14:paraId="7B0952C9" w14:textId="77777777" w:rsidR="00100C9C" w:rsidRDefault="00100C9C" w:rsidP="00704CAA">
      <w:pPr>
        <w:pStyle w:val="footnote"/>
      </w:pPr>
      <w:r>
        <w:rPr>
          <w:rStyle w:val="FootnoteReference"/>
        </w:rPr>
        <w:footnoteRef/>
      </w:r>
      <w:r>
        <w:t xml:space="preserve"> [JS] or “bent”</w:t>
      </w:r>
    </w:p>
  </w:footnote>
  <w:footnote w:id="858">
    <w:p w14:paraId="2FB9D9F0" w14:textId="77777777" w:rsidR="00100C9C" w:rsidRDefault="00100C9C" w:rsidP="00704CAA">
      <w:pPr>
        <w:pStyle w:val="footnote"/>
      </w:pPr>
      <w:r>
        <w:rPr>
          <w:rStyle w:val="FootnoteReference"/>
        </w:rPr>
        <w:footnoteRef/>
      </w:r>
      <w:r>
        <w:t xml:space="preserve"> [JS] or “skill”</w:t>
      </w:r>
    </w:p>
  </w:footnote>
  <w:footnote w:id="859">
    <w:p w14:paraId="07EA9BD7" w14:textId="77777777" w:rsidR="00100C9C" w:rsidRDefault="00100C9C" w:rsidP="00704CAA">
      <w:pPr>
        <w:pStyle w:val="footnote"/>
      </w:pPr>
      <w:r>
        <w:rPr>
          <w:rStyle w:val="FootnoteReference"/>
        </w:rPr>
        <w:footnoteRef/>
      </w:r>
      <w:r>
        <w:t xml:space="preserve"> [JS] or “foreigners”</w:t>
      </w:r>
    </w:p>
  </w:footnote>
  <w:footnote w:id="860">
    <w:p w14:paraId="4E693DCD" w14:textId="77777777" w:rsidR="00100C9C" w:rsidRDefault="00100C9C" w:rsidP="00704CAA">
      <w:pPr>
        <w:pStyle w:val="footnote"/>
      </w:pPr>
      <w:r>
        <w:rPr>
          <w:rStyle w:val="FootnoteReference"/>
        </w:rPr>
        <w:footnoteRef/>
      </w:r>
      <w:r>
        <w:t xml:space="preserve"> [JS] or a psalm, or a melody</w:t>
      </w:r>
    </w:p>
  </w:footnote>
  <w:footnote w:id="861">
    <w:p w14:paraId="3674D23E" w14:textId="77777777" w:rsidR="00100C9C" w:rsidRDefault="00100C9C"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100C9C" w:rsidRDefault="00100C9C"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100C9C" w:rsidRDefault="00100C9C" w:rsidP="00704CAA">
      <w:pPr>
        <w:pStyle w:val="footnote"/>
      </w:pPr>
      <w:r>
        <w:rPr>
          <w:rStyle w:val="FootnoteReference"/>
        </w:rPr>
        <w:footnoteRef/>
      </w:r>
      <w:r>
        <w:t xml:space="preserve"> [JS] or word, or teaching</w:t>
      </w:r>
    </w:p>
  </w:footnote>
  <w:footnote w:id="864">
    <w:p w14:paraId="2CF34236" w14:textId="77777777" w:rsidR="00100C9C" w:rsidRDefault="00100C9C"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100C9C" w:rsidRDefault="00100C9C" w:rsidP="00704CAA">
      <w:pPr>
        <w:pStyle w:val="footnote"/>
      </w:pPr>
      <w:r>
        <w:rPr>
          <w:rStyle w:val="FootnoteReference"/>
        </w:rPr>
        <w:footnoteRef/>
      </w:r>
      <w:r>
        <w:t xml:space="preserve"> [JS] or “stormy wind”</w:t>
      </w:r>
    </w:p>
  </w:footnote>
  <w:footnote w:id="866">
    <w:p w14:paraId="2B981771" w14:textId="77777777" w:rsidR="00100C9C" w:rsidRDefault="00100C9C" w:rsidP="00704CAA">
      <w:pPr>
        <w:pStyle w:val="footnote"/>
      </w:pPr>
      <w:r>
        <w:rPr>
          <w:rStyle w:val="FootnoteReference"/>
        </w:rPr>
        <w:footnoteRef/>
      </w:r>
      <w:r>
        <w:t xml:space="preserve"> [JS] or “maidens,” or “unmarried women”</w:t>
      </w:r>
    </w:p>
  </w:footnote>
  <w:footnote w:id="867">
    <w:p w14:paraId="04C80253" w14:textId="77777777" w:rsidR="00100C9C" w:rsidRDefault="00100C9C"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100C9C" w:rsidRDefault="00100C9C" w:rsidP="00704CAA">
      <w:pPr>
        <w:pStyle w:val="footnote"/>
      </w:pPr>
      <w:r>
        <w:rPr>
          <w:rStyle w:val="FootnoteReference"/>
        </w:rPr>
        <w:footnoteRef/>
      </w:r>
      <w:r>
        <w:t xml:space="preserve"> [JS] literally, “And He will raise/exalt the horn of His people”</w:t>
      </w:r>
    </w:p>
  </w:footnote>
  <w:footnote w:id="869">
    <w:p w14:paraId="195ABFE0" w14:textId="77777777" w:rsidR="00100C9C" w:rsidRDefault="00100C9C" w:rsidP="00704CAA">
      <w:pPr>
        <w:pStyle w:val="footnote"/>
      </w:pPr>
      <w:r>
        <w:rPr>
          <w:rStyle w:val="FootnoteReference"/>
        </w:rPr>
        <w:footnoteRef/>
      </w:r>
      <w:r>
        <w:t xml:space="preserve"> [JS] “assembly”</w:t>
      </w:r>
    </w:p>
  </w:footnote>
  <w:footnote w:id="870">
    <w:p w14:paraId="497FB437" w14:textId="77777777" w:rsidR="00100C9C" w:rsidRDefault="00100C9C" w:rsidP="00704CAA">
      <w:pPr>
        <w:pStyle w:val="footnote"/>
      </w:pPr>
      <w:r>
        <w:rPr>
          <w:rStyle w:val="FootnoteReference"/>
        </w:rPr>
        <w:footnoteRef/>
      </w:r>
      <w:r>
        <w:t xml:space="preserve"> [JS] Coptic has “in the chorus”</w:t>
      </w:r>
    </w:p>
  </w:footnote>
  <w:footnote w:id="871">
    <w:p w14:paraId="43317287" w14:textId="77777777" w:rsidR="00100C9C" w:rsidRDefault="00100C9C" w:rsidP="00704CAA">
      <w:pPr>
        <w:pStyle w:val="footnote"/>
      </w:pPr>
      <w:r>
        <w:rPr>
          <w:rStyle w:val="FootnoteReference"/>
        </w:rPr>
        <w:footnoteRef/>
      </w:r>
      <w:r>
        <w:t xml:space="preserve"> [JS] Fr. Athanasius has “exalt,” See the Liturgy of Mesori 26)</w:t>
      </w:r>
    </w:p>
  </w:footnote>
  <w:footnote w:id="872">
    <w:p w14:paraId="5B0388FF" w14:textId="77777777" w:rsidR="00100C9C" w:rsidRDefault="00100C9C" w:rsidP="00704CAA">
      <w:pPr>
        <w:pStyle w:val="footnote"/>
      </w:pPr>
      <w:r>
        <w:rPr>
          <w:rStyle w:val="FootnoteReference"/>
        </w:rPr>
        <w:footnoteRef/>
      </w:r>
      <w:r>
        <w:t xml:space="preserve"> two-edged sword: praise which conquers Amalek (St. Chrysostom).</w:t>
      </w:r>
    </w:p>
  </w:footnote>
  <w:footnote w:id="873">
    <w:p w14:paraId="31AB8451" w14:textId="77777777" w:rsidR="00100C9C" w:rsidRDefault="00100C9C" w:rsidP="00704CAA">
      <w:pPr>
        <w:pStyle w:val="footnote"/>
      </w:pPr>
      <w:r>
        <w:rPr>
          <w:rStyle w:val="FootnoteReference"/>
        </w:rPr>
        <w:footnoteRef/>
      </w:r>
      <w:r>
        <w:t xml:space="preserve"> ‘Holiness of life is the mother of glory’ (St Theodoret).</w:t>
      </w:r>
    </w:p>
  </w:footnote>
  <w:footnote w:id="874">
    <w:p w14:paraId="1BFFDD90" w14:textId="77777777" w:rsidR="00100C9C" w:rsidRDefault="00100C9C" w:rsidP="00704CAA">
      <w:pPr>
        <w:pStyle w:val="footnote"/>
      </w:pPr>
      <w:r>
        <w:rPr>
          <w:rStyle w:val="FootnoteReference"/>
        </w:rPr>
        <w:footnoteRef/>
      </w:r>
      <w:r>
        <w:t xml:space="preserve"> [JS] variant reading, “harp and lyre”</w:t>
      </w:r>
    </w:p>
  </w:footnote>
  <w:footnote w:id="875">
    <w:p w14:paraId="41E39163" w14:textId="77777777" w:rsidR="00100C9C" w:rsidRDefault="00100C9C"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100C9C" w:rsidRDefault="00100C9C"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100C9C" w:rsidRDefault="00100C9C" w:rsidP="00865C59">
      <w:pPr>
        <w:pStyle w:val="footnote"/>
      </w:pPr>
      <w:r>
        <w:rPr>
          <w:rStyle w:val="FootnoteReference"/>
        </w:rPr>
        <w:footnoteRef/>
      </w:r>
      <w:r>
        <w:t xml:space="preserve"> Or “Spirit”</w:t>
      </w:r>
    </w:p>
  </w:footnote>
  <w:footnote w:id="878">
    <w:p w14:paraId="296DD30B" w14:textId="77777777" w:rsidR="00100C9C" w:rsidRDefault="00100C9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100C9C" w:rsidRDefault="00100C9C" w:rsidP="00344A59">
      <w:pPr>
        <w:pStyle w:val="footnote"/>
      </w:pPr>
      <w:r>
        <w:rPr>
          <w:rStyle w:val="FootnoteReference"/>
        </w:rPr>
        <w:footnoteRef/>
      </w:r>
      <w:r>
        <w:t xml:space="preserve"> The “alleluia” in each vs is inserted into each verse of the Psalm</w:t>
      </w:r>
    </w:p>
  </w:footnote>
  <w:footnote w:id="880">
    <w:p w14:paraId="1F1613E0" w14:textId="77777777" w:rsidR="00100C9C" w:rsidRDefault="00100C9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81">
    <w:p w14:paraId="001DC1B4" w14:textId="77777777" w:rsidR="00100C9C" w:rsidRDefault="00100C9C" w:rsidP="00A7333E">
      <w:pPr>
        <w:pStyle w:val="footnote"/>
      </w:pPr>
      <w:r>
        <w:rPr>
          <w:rStyle w:val="FootnoteReference"/>
        </w:rPr>
        <w:footnoteRef/>
      </w:r>
      <w:r>
        <w:t xml:space="preserve"> Do obiesance</w:t>
      </w:r>
    </w:p>
  </w:footnote>
  <w:footnote w:id="882">
    <w:p w14:paraId="109CBDA9" w14:textId="77777777" w:rsidR="00100C9C" w:rsidRDefault="00100C9C" w:rsidP="00A7333E">
      <w:pPr>
        <w:pStyle w:val="footnote"/>
      </w:pPr>
      <w:r>
        <w:rPr>
          <w:rStyle w:val="FootnoteReference"/>
        </w:rPr>
        <w:footnoteRef/>
      </w:r>
      <w:r>
        <w:t xml:space="preserve"> Literally, “horn”</w:t>
      </w:r>
    </w:p>
  </w:footnote>
  <w:footnote w:id="883">
    <w:p w14:paraId="6824A765" w14:textId="77777777" w:rsidR="00100C9C" w:rsidRDefault="00100C9C" w:rsidP="00A7333E">
      <w:pPr>
        <w:pStyle w:val="footnote"/>
      </w:pPr>
      <w:r>
        <w:rPr>
          <w:rStyle w:val="FootnoteReference"/>
        </w:rPr>
        <w:footnoteRef/>
      </w:r>
      <w:r>
        <w:t xml:space="preserve"> Or, “ways”</w:t>
      </w:r>
    </w:p>
  </w:footnote>
  <w:footnote w:id="884">
    <w:p w14:paraId="6136C7AC" w14:textId="77777777" w:rsidR="00100C9C" w:rsidRDefault="00100C9C" w:rsidP="00A7333E">
      <w:pPr>
        <w:pStyle w:val="footnote"/>
      </w:pPr>
      <w:r>
        <w:rPr>
          <w:rStyle w:val="FootnoteReference"/>
        </w:rPr>
        <w:footnoteRef/>
      </w:r>
      <w:r>
        <w:t xml:space="preserve"> Literally, “exalt the horn”</w:t>
      </w:r>
    </w:p>
  </w:footnote>
  <w:footnote w:id="885">
    <w:p w14:paraId="640045D3" w14:textId="27C5899B" w:rsidR="00100C9C" w:rsidRPr="00542C00" w:rsidRDefault="00100C9C"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100C9C" w:rsidRDefault="00100C9C" w:rsidP="00A7333E">
      <w:pPr>
        <w:pStyle w:val="footnote"/>
      </w:pPr>
      <w:r>
        <w:rPr>
          <w:rStyle w:val="FootnoteReference"/>
        </w:rPr>
        <w:footnoteRef/>
      </w:r>
      <w:r>
        <w:t xml:space="preserve"> Or “christs”</w:t>
      </w:r>
    </w:p>
  </w:footnote>
  <w:footnote w:id="887">
    <w:p w14:paraId="75E4F1BF" w14:textId="77777777" w:rsidR="00100C9C" w:rsidRDefault="00100C9C" w:rsidP="00A7333E">
      <w:pPr>
        <w:pStyle w:val="footnote"/>
      </w:pPr>
      <w:r>
        <w:rPr>
          <w:rStyle w:val="FootnoteReference"/>
        </w:rPr>
        <w:footnoteRef/>
      </w:r>
      <w:r>
        <w:t xml:space="preserve"> Or “workers of iniquity”</w:t>
      </w:r>
    </w:p>
  </w:footnote>
  <w:footnote w:id="888">
    <w:p w14:paraId="6B1B283E" w14:textId="77777777" w:rsidR="00100C9C" w:rsidRDefault="00100C9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100C9C" w:rsidRDefault="00100C9C" w:rsidP="00A7333E">
      <w:pPr>
        <w:pStyle w:val="footnote"/>
      </w:pPr>
      <w:r>
        <w:rPr>
          <w:rStyle w:val="FootnoteReference"/>
        </w:rPr>
        <w:footnoteRef/>
      </w:r>
      <w:r>
        <w:t xml:space="preserve"> or “blessing”</w:t>
      </w:r>
    </w:p>
  </w:footnote>
  <w:footnote w:id="890">
    <w:p w14:paraId="39CDECB8" w14:textId="77777777" w:rsidR="00100C9C" w:rsidRDefault="00100C9C" w:rsidP="00A7333E">
      <w:pPr>
        <w:pStyle w:val="footnote"/>
      </w:pPr>
      <w:r>
        <w:rPr>
          <w:rStyle w:val="FootnoteReference"/>
        </w:rPr>
        <w:footnoteRef/>
      </w:r>
      <w:r>
        <w:t xml:space="preserve"> Or “Thy holy Name we do utter”</w:t>
      </w:r>
    </w:p>
  </w:footnote>
  <w:footnote w:id="891">
    <w:p w14:paraId="2BFF308D" w14:textId="77777777" w:rsidR="00100C9C" w:rsidRDefault="00100C9C" w:rsidP="00A7333E">
      <w:pPr>
        <w:pStyle w:val="footnote"/>
      </w:pPr>
      <w:r>
        <w:rPr>
          <w:rStyle w:val="FootnoteReference"/>
        </w:rPr>
        <w:footnoteRef/>
      </w:r>
      <w:r>
        <w:t xml:space="preserve"> Or “May it be so, Lord!”</w:t>
      </w:r>
    </w:p>
  </w:footnote>
  <w:footnote w:id="892">
    <w:p w14:paraId="7211B02A" w14:textId="77777777" w:rsidR="00100C9C" w:rsidRDefault="00100C9C" w:rsidP="008A378B">
      <w:pPr>
        <w:pStyle w:val="footnote"/>
      </w:pPr>
      <w:r>
        <w:rPr>
          <w:rStyle w:val="FootnoteReference"/>
        </w:rPr>
        <w:footnoteRef/>
      </w:r>
      <w:r>
        <w:t xml:space="preserve"> Or “thankfully confess You with praise”</w:t>
      </w:r>
    </w:p>
  </w:footnote>
  <w:footnote w:id="893">
    <w:p w14:paraId="693B122B" w14:textId="28D696D4" w:rsidR="00100C9C" w:rsidRDefault="00100C9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100C9C" w:rsidRDefault="00100C9C" w:rsidP="00A7333E">
      <w:pPr>
        <w:pStyle w:val="footnote"/>
      </w:pPr>
      <w:r>
        <w:rPr>
          <w:rStyle w:val="FootnoteReference"/>
        </w:rPr>
        <w:footnoteRef/>
      </w:r>
      <w:r>
        <w:t xml:space="preserve"> Latria</w:t>
      </w:r>
    </w:p>
  </w:footnote>
  <w:footnote w:id="895">
    <w:p w14:paraId="6A1BE515" w14:textId="5E13A526" w:rsidR="00100C9C" w:rsidRDefault="00100C9C" w:rsidP="00426715">
      <w:pPr>
        <w:pStyle w:val="footnote"/>
      </w:pPr>
      <w:r>
        <w:rPr>
          <w:rStyle w:val="FootnoteReference"/>
        </w:rPr>
        <w:footnoteRef/>
      </w:r>
      <w:r>
        <w:t xml:space="preserve"> Or, “Sing a hymn to Him, and exalt Him beyond measure unto the ages.”</w:t>
      </w:r>
    </w:p>
  </w:footnote>
  <w:footnote w:id="896">
    <w:p w14:paraId="68D0AB21" w14:textId="61EA66CA" w:rsidR="00100C9C" w:rsidRDefault="00100C9C" w:rsidP="00426715">
      <w:pPr>
        <w:pStyle w:val="footnote"/>
      </w:pPr>
      <w:r>
        <w:rPr>
          <w:rStyle w:val="FootnoteReference"/>
        </w:rPr>
        <w:footnoteRef/>
      </w:r>
      <w:r>
        <w:t xml:space="preserve"> This verse is lacking in the Greek.</w:t>
      </w:r>
    </w:p>
  </w:footnote>
  <w:footnote w:id="897">
    <w:p w14:paraId="26544D11" w14:textId="10502CC8" w:rsidR="00100C9C" w:rsidRDefault="00100C9C"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100C9C" w:rsidRDefault="00100C9C" w:rsidP="007757C9">
      <w:pPr>
        <w:pStyle w:val="footnote"/>
      </w:pPr>
      <w:r>
        <w:rPr>
          <w:rStyle w:val="FootnoteReference"/>
        </w:rPr>
        <w:footnoteRef/>
      </w:r>
      <w:r>
        <w:t xml:space="preserve"> Greek has “sea-monsters”</w:t>
      </w:r>
    </w:p>
  </w:footnote>
  <w:footnote w:id="899">
    <w:p w14:paraId="0ECD7B50" w14:textId="7593729A" w:rsidR="00100C9C" w:rsidRDefault="00100C9C" w:rsidP="007757C9">
      <w:pPr>
        <w:pStyle w:val="footnote"/>
      </w:pPr>
      <w:r>
        <w:rPr>
          <w:rStyle w:val="FootnoteReference"/>
        </w:rPr>
        <w:footnoteRef/>
      </w:r>
      <w:r>
        <w:t xml:space="preserve"> [] not found in Gk.</w:t>
      </w:r>
    </w:p>
  </w:footnote>
  <w:footnote w:id="900">
    <w:p w14:paraId="0A00818E" w14:textId="6F9A1D3E" w:rsidR="00100C9C" w:rsidRDefault="00100C9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100C9C" w:rsidRDefault="00100C9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100C9C" w:rsidRDefault="00100C9C" w:rsidP="003758F4">
      <w:pPr>
        <w:pStyle w:val="footnote"/>
      </w:pPr>
      <w:r>
        <w:rPr>
          <w:rStyle w:val="FootnoteReference"/>
        </w:rPr>
        <w:footnoteRef/>
      </w:r>
      <w:r>
        <w:t xml:space="preserve"> Or, “Sing a hymn to Him, and exalt Him beyond measure unto the ages.”</w:t>
      </w:r>
    </w:p>
  </w:footnote>
  <w:footnote w:id="903">
    <w:p w14:paraId="3AF01027" w14:textId="77777777" w:rsidR="00100C9C" w:rsidRDefault="00100C9C"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100C9C" w:rsidRDefault="00100C9C" w:rsidP="003758F4">
      <w:pPr>
        <w:pStyle w:val="footnote"/>
      </w:pPr>
      <w:r>
        <w:rPr>
          <w:rStyle w:val="FootnoteReference"/>
        </w:rPr>
        <w:footnoteRef/>
      </w:r>
      <w:r>
        <w:t xml:space="preserve"> [] not found in Gk.</w:t>
      </w:r>
    </w:p>
  </w:footnote>
  <w:footnote w:id="905">
    <w:p w14:paraId="3D357C32" w14:textId="77777777" w:rsidR="00100C9C" w:rsidRDefault="00100C9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100C9C" w:rsidRPr="00FD7CBF" w:rsidRDefault="00100C9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100C9C" w:rsidRPr="00FD7CBF" w:rsidRDefault="00100C9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100C9C" w:rsidRDefault="00100C9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100C9C" w:rsidRDefault="00100C9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100C9C" w:rsidRPr="008D5F3D" w:rsidRDefault="00100C9C" w:rsidP="008D5F3D">
      <w:pPr>
        <w:pStyle w:val="footnote"/>
      </w:pPr>
      <w:r>
        <w:rPr>
          <w:rStyle w:val="FootnoteReference"/>
        </w:rPr>
        <w:footnoteRef/>
      </w:r>
      <w:r>
        <w:t xml:space="preserve"> [JS] Greek has “stars and light,” while Coptic has “stars of light”</w:t>
      </w:r>
    </w:p>
  </w:footnote>
  <w:footnote w:id="911">
    <w:p w14:paraId="6888EF75" w14:textId="7291EAAC" w:rsidR="00100C9C" w:rsidRDefault="00100C9C" w:rsidP="00A17656">
      <w:pPr>
        <w:pStyle w:val="footnote"/>
      </w:pPr>
      <w:r>
        <w:rPr>
          <w:rStyle w:val="FootnoteReference"/>
        </w:rPr>
        <w:footnoteRef/>
      </w:r>
      <w:r>
        <w:t xml:space="preserve"> [JS] Gk has “confession/praise of Him is in the earth and heaven”</w:t>
      </w:r>
    </w:p>
  </w:footnote>
  <w:footnote w:id="912">
    <w:p w14:paraId="0C9270F2" w14:textId="14BEF321" w:rsidR="00100C9C" w:rsidRDefault="00100C9C" w:rsidP="00A17656">
      <w:pPr>
        <w:pStyle w:val="footnote"/>
      </w:pPr>
      <w:r>
        <w:rPr>
          <w:rStyle w:val="FootnoteReference"/>
        </w:rPr>
        <w:footnoteRef/>
      </w:r>
      <w:r>
        <w:t xml:space="preserve"> [JS] literally, “And He will exalt the horn of His people”</w:t>
      </w:r>
    </w:p>
  </w:footnote>
  <w:footnote w:id="913">
    <w:p w14:paraId="2890F7AF" w14:textId="127DC52C" w:rsidR="00100C9C" w:rsidRDefault="00100C9C"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100C9C" w:rsidRDefault="00100C9C" w:rsidP="00680B91">
      <w:pPr>
        <w:pStyle w:val="footnote"/>
      </w:pPr>
      <w:r>
        <w:rPr>
          <w:rStyle w:val="FootnoteReference"/>
        </w:rPr>
        <w:footnoteRef/>
      </w:r>
      <w:r>
        <w:t xml:space="preserve"> Latria</w:t>
      </w:r>
    </w:p>
  </w:footnote>
  <w:footnote w:id="915">
    <w:p w14:paraId="690DC348" w14:textId="77777777" w:rsidR="00100C9C" w:rsidRDefault="00100C9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100C9C" w:rsidRDefault="00100C9C"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100C9C" w:rsidRDefault="00100C9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100C9C" w:rsidRDefault="00100C9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100C9C" w:rsidRDefault="00100C9C" w:rsidP="00E60591">
      <w:pPr>
        <w:pStyle w:val="footnote"/>
      </w:pPr>
      <w:r>
        <w:rPr>
          <w:rStyle w:val="FootnoteReference"/>
        </w:rPr>
        <w:footnoteRef/>
      </w:r>
      <w:r>
        <w:t xml:space="preserve"> Fr. Athanasius has “My soul shall make her boast in the Lord”</w:t>
      </w:r>
    </w:p>
  </w:footnote>
  <w:footnote w:id="920">
    <w:p w14:paraId="71668483" w14:textId="77777777" w:rsidR="00100C9C" w:rsidRDefault="00100C9C" w:rsidP="00E60591">
      <w:pPr>
        <w:pStyle w:val="footnote"/>
      </w:pPr>
      <w:r>
        <w:rPr>
          <w:rStyle w:val="FootnoteReference"/>
        </w:rPr>
        <w:footnoteRef/>
      </w:r>
      <w:r>
        <w:t xml:space="preserve"> 2 Sam. 6:2 (LXX).</w:t>
      </w:r>
    </w:p>
  </w:footnote>
  <w:footnote w:id="921">
    <w:p w14:paraId="04F68D8E" w14:textId="77777777" w:rsidR="00100C9C" w:rsidRDefault="00100C9C" w:rsidP="00E60591">
      <w:pPr>
        <w:pStyle w:val="footnote"/>
      </w:pPr>
      <w:r>
        <w:rPr>
          <w:rStyle w:val="FootnoteReference"/>
        </w:rPr>
        <w:footnoteRef/>
      </w:r>
      <w:r>
        <w:t xml:space="preserve"> [JS] or “appear” or “reveal Yourself”</w:t>
      </w:r>
    </w:p>
  </w:footnote>
  <w:footnote w:id="922">
    <w:p w14:paraId="01A143A7" w14:textId="77777777" w:rsidR="00100C9C" w:rsidRDefault="00100C9C" w:rsidP="00E60591">
      <w:pPr>
        <w:pStyle w:val="footnote"/>
      </w:pPr>
      <w:r>
        <w:rPr>
          <w:rStyle w:val="FootnoteReference"/>
        </w:rPr>
        <w:footnoteRef/>
      </w:r>
      <w:r>
        <w:t xml:space="preserve"> [JS] or “reveal Your face”.</w:t>
      </w:r>
    </w:p>
  </w:footnote>
  <w:footnote w:id="923">
    <w:p w14:paraId="22AD0096" w14:textId="77777777" w:rsidR="00100C9C" w:rsidRPr="004A3E27" w:rsidRDefault="00100C9C"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100C9C" w:rsidRDefault="00100C9C" w:rsidP="00E60591">
      <w:pPr>
        <w:pStyle w:val="footnote"/>
      </w:pPr>
      <w:r>
        <w:rPr>
          <w:rStyle w:val="FootnoteReference"/>
        </w:rPr>
        <w:footnoteRef/>
      </w:r>
      <w:r>
        <w:t xml:space="preserve"> [JS] literally “do obeisance”, i.e. “bow down to”</w:t>
      </w:r>
    </w:p>
  </w:footnote>
  <w:footnote w:id="925">
    <w:p w14:paraId="2630F597" w14:textId="77777777" w:rsidR="00100C9C" w:rsidRPr="004A3E27" w:rsidRDefault="00100C9C"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100C9C" w:rsidRDefault="00100C9C" w:rsidP="00E60591">
      <w:pPr>
        <w:pStyle w:val="footnote"/>
      </w:pPr>
      <w:r>
        <w:rPr>
          <w:rStyle w:val="FootnoteReference"/>
        </w:rPr>
        <w:footnoteRef/>
      </w:r>
      <w:r>
        <w:t xml:space="preserve"> [JS] or “beautifully situated”</w:t>
      </w:r>
    </w:p>
  </w:footnote>
  <w:footnote w:id="927">
    <w:p w14:paraId="270252A4" w14:textId="77777777" w:rsidR="00100C9C" w:rsidRPr="004A3E27" w:rsidRDefault="00100C9C"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100C9C" w:rsidRDefault="00100C9C"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100C9C" w:rsidRDefault="00100C9C" w:rsidP="00E60591">
      <w:pPr>
        <w:pStyle w:val="footnote"/>
      </w:pPr>
      <w:r>
        <w:rPr>
          <w:rStyle w:val="FootnoteReference"/>
        </w:rPr>
        <w:footnoteRef/>
      </w:r>
      <w:r>
        <w:t xml:space="preserve"> [JS] or “Mother Zion will say,”</w:t>
      </w:r>
    </w:p>
  </w:footnote>
  <w:footnote w:id="930">
    <w:p w14:paraId="33656AE4" w14:textId="77777777" w:rsidR="00100C9C" w:rsidRDefault="00100C9C" w:rsidP="00E60591">
      <w:pPr>
        <w:pStyle w:val="footnote"/>
      </w:pPr>
      <w:r>
        <w:rPr>
          <w:rStyle w:val="FootnoteReference"/>
        </w:rPr>
        <w:footnoteRef/>
      </w:r>
      <w:r>
        <w:t xml:space="preserve"> [JS] Coptic has, “that a man and a man dwelt in her”</w:t>
      </w:r>
    </w:p>
  </w:footnote>
  <w:footnote w:id="931">
    <w:p w14:paraId="54C279A1" w14:textId="77777777" w:rsidR="00100C9C" w:rsidRDefault="00100C9C" w:rsidP="00E60591">
      <w:pPr>
        <w:pStyle w:val="footnote"/>
      </w:pPr>
      <w:r>
        <w:rPr>
          <w:rStyle w:val="FootnoteReference"/>
        </w:rPr>
        <w:footnoteRef/>
      </w:r>
      <w:r>
        <w:t xml:space="preserve"> [JS] or “messengers”</w:t>
      </w:r>
    </w:p>
  </w:footnote>
  <w:footnote w:id="932">
    <w:p w14:paraId="43C0F64C" w14:textId="77777777" w:rsidR="00100C9C" w:rsidRDefault="00100C9C" w:rsidP="00E60591">
      <w:pPr>
        <w:pStyle w:val="footnote"/>
      </w:pPr>
      <w:r>
        <w:rPr>
          <w:rStyle w:val="FootnoteReference"/>
        </w:rPr>
        <w:footnoteRef/>
      </w:r>
      <w:r>
        <w:t xml:space="preserve"> [JS] Fr. Lazarus has “servants”</w:t>
      </w:r>
    </w:p>
  </w:footnote>
  <w:footnote w:id="933">
    <w:p w14:paraId="5CB58F29" w14:textId="77777777" w:rsidR="00100C9C" w:rsidRDefault="00100C9C" w:rsidP="00E60591">
      <w:pPr>
        <w:pStyle w:val="footnote"/>
      </w:pPr>
      <w:r>
        <w:rPr>
          <w:rStyle w:val="FootnoteReference"/>
        </w:rPr>
        <w:footnoteRef/>
      </w:r>
      <w:r>
        <w:t xml:space="preserve"> Heb. 1:7; Ezek. 1:14; 2 Esdras 8:22.</w:t>
      </w:r>
    </w:p>
  </w:footnote>
  <w:footnote w:id="934">
    <w:p w14:paraId="3C41F1A9" w14:textId="77777777" w:rsidR="00100C9C" w:rsidRDefault="00100C9C" w:rsidP="00E60591">
      <w:pPr>
        <w:pStyle w:val="footnote"/>
      </w:pPr>
      <w:r>
        <w:rPr>
          <w:rStyle w:val="FootnoteReference"/>
        </w:rPr>
        <w:footnoteRef/>
      </w:r>
      <w:r>
        <w:t xml:space="preserve"> [JS] or “makes the clouds His chariot”</w:t>
      </w:r>
    </w:p>
  </w:footnote>
  <w:footnote w:id="935">
    <w:p w14:paraId="48E0AB19" w14:textId="77777777" w:rsidR="00100C9C" w:rsidRDefault="00100C9C"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100C9C" w:rsidRDefault="00100C9C" w:rsidP="00E60591">
      <w:pPr>
        <w:pStyle w:val="footnote"/>
      </w:pPr>
      <w:r>
        <w:rPr>
          <w:rStyle w:val="FootnoteReference"/>
        </w:rPr>
        <w:footnoteRef/>
      </w:r>
      <w:r>
        <w:t xml:space="preserve"> [JS] lit. day to day</w:t>
      </w:r>
    </w:p>
  </w:footnote>
  <w:footnote w:id="937">
    <w:p w14:paraId="12F98413" w14:textId="77777777" w:rsidR="00100C9C" w:rsidRPr="004A3E27" w:rsidRDefault="00100C9C" w:rsidP="00E60591">
      <w:pPr>
        <w:pStyle w:val="footnote"/>
      </w:pPr>
      <w:r w:rsidRPr="004A3E27">
        <w:rPr>
          <w:rStyle w:val="FootnoteReference"/>
        </w:rPr>
        <w:footnoteRef/>
      </w:r>
      <w:r w:rsidRPr="004A3E27">
        <w:t xml:space="preserve"> Luke 4:32.</w:t>
      </w:r>
    </w:p>
  </w:footnote>
  <w:footnote w:id="938">
    <w:p w14:paraId="094C75E4" w14:textId="77777777" w:rsidR="00100C9C" w:rsidRDefault="00100C9C" w:rsidP="00E60591">
      <w:pPr>
        <w:pStyle w:val="footnote"/>
      </w:pPr>
      <w:r>
        <w:rPr>
          <w:rStyle w:val="FootnoteReference"/>
        </w:rPr>
        <w:footnoteRef/>
      </w:r>
      <w:r>
        <w:t xml:space="preserve"> [JS] or “give thanks to”. “Thankfully confess with praise”</w:t>
      </w:r>
    </w:p>
  </w:footnote>
  <w:footnote w:id="939">
    <w:p w14:paraId="55536D04" w14:textId="77777777" w:rsidR="00100C9C" w:rsidRDefault="00100C9C" w:rsidP="00E60591">
      <w:pPr>
        <w:pStyle w:val="footnote"/>
      </w:pPr>
      <w:r>
        <w:rPr>
          <w:rStyle w:val="FootnoteReference"/>
        </w:rPr>
        <w:footnoteRef/>
      </w:r>
      <w:r>
        <w:t xml:space="preserve"> [JS] literally, “holy ones.”</w:t>
      </w:r>
    </w:p>
  </w:footnote>
  <w:footnote w:id="940">
    <w:p w14:paraId="7C8A0D56" w14:textId="77777777" w:rsidR="00100C9C" w:rsidRDefault="00100C9C"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100C9C" w:rsidRDefault="00100C9C" w:rsidP="00E60591">
      <w:pPr>
        <w:pStyle w:val="footnote"/>
      </w:pPr>
      <w:r>
        <w:rPr>
          <w:rStyle w:val="FootnoteReference"/>
        </w:rPr>
        <w:footnoteRef/>
      </w:r>
      <w:r>
        <w:t xml:space="preserve"> [JS] litearlly, “slave”.</w:t>
      </w:r>
    </w:p>
  </w:footnote>
  <w:footnote w:id="942">
    <w:p w14:paraId="341A5D3B" w14:textId="77777777" w:rsidR="00100C9C" w:rsidRPr="004A3E27" w:rsidRDefault="00100C9C"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100C9C" w:rsidRDefault="00100C9C"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100C9C" w:rsidRDefault="00100C9C"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100C9C" w:rsidRDefault="00100C9C" w:rsidP="00E60591">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46">
    <w:p w14:paraId="61678DAD" w14:textId="77777777" w:rsidR="00100C9C" w:rsidRDefault="00100C9C" w:rsidP="00E60591">
      <w:pPr>
        <w:pStyle w:val="footnote"/>
      </w:pPr>
      <w:r>
        <w:rPr>
          <w:rStyle w:val="FootnoteReference"/>
        </w:rPr>
        <w:footnoteRef/>
      </w:r>
      <w:r>
        <w:t xml:space="preserve"> [JS] or, “boast”</w:t>
      </w:r>
    </w:p>
  </w:footnote>
  <w:footnote w:id="947">
    <w:p w14:paraId="5CB3133E" w14:textId="77777777" w:rsidR="00100C9C" w:rsidRPr="004A3E27" w:rsidRDefault="00100C9C"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100C9C" w:rsidRDefault="00100C9C" w:rsidP="00E60591">
      <w:pPr>
        <w:pStyle w:val="footnote"/>
      </w:pPr>
      <w:r>
        <w:rPr>
          <w:rStyle w:val="FootnoteReference"/>
        </w:rPr>
        <w:footnoteRef/>
      </w:r>
      <w:r>
        <w:t xml:space="preserve"> [JS] Fr. Lazarus renders “repent” as “change His mind”</w:t>
      </w:r>
    </w:p>
  </w:footnote>
  <w:footnote w:id="949">
    <w:p w14:paraId="673E3386" w14:textId="77777777" w:rsidR="00100C9C" w:rsidRDefault="00100C9C" w:rsidP="00E60591">
      <w:pPr>
        <w:pStyle w:val="footnote"/>
      </w:pPr>
      <w:r>
        <w:rPr>
          <w:rStyle w:val="FootnoteReference"/>
        </w:rPr>
        <w:footnoteRef/>
      </w:r>
      <w:r>
        <w:t xml:space="preserve"> Heb. 7:21.</w:t>
      </w:r>
    </w:p>
  </w:footnote>
  <w:footnote w:id="950">
    <w:p w14:paraId="584B7EF5" w14:textId="77777777" w:rsidR="00100C9C" w:rsidRPr="004A3E27" w:rsidRDefault="00100C9C"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100C9C" w:rsidRPr="004A3E27" w:rsidRDefault="00100C9C"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100C9C" w:rsidRDefault="00100C9C"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100C9C" w:rsidRDefault="00100C9C" w:rsidP="00E60591">
      <w:pPr>
        <w:pStyle w:val="footnote"/>
      </w:pPr>
      <w:r>
        <w:rPr>
          <w:rStyle w:val="FootnoteReference"/>
        </w:rPr>
        <w:footnoteRef/>
      </w:r>
      <w:r>
        <w:t xml:space="preserve"> This column is the version abridged by Fr. Athanasius Iskander.</w:t>
      </w:r>
    </w:p>
  </w:footnote>
  <w:footnote w:id="954">
    <w:p w14:paraId="4081C3EC" w14:textId="77777777" w:rsidR="00100C9C" w:rsidRDefault="00100C9C"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100C9C" w:rsidRDefault="00100C9C"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100C9C" w:rsidRDefault="00100C9C"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100C9C" w:rsidRDefault="00100C9C"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100C9C" w:rsidRDefault="00100C9C"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100C9C" w:rsidRDefault="00100C9C" w:rsidP="00E60591">
      <w:pPr>
        <w:pStyle w:val="footnote"/>
      </w:pPr>
      <w:r>
        <w:rPr>
          <w:rStyle w:val="FootnoteReference"/>
        </w:rPr>
        <w:footnoteRef/>
      </w:r>
      <w:r>
        <w:t xml:space="preserve"> Meaning of “o-ti eros tattis etenhoot” unclear.</w:t>
      </w:r>
    </w:p>
  </w:footnote>
  <w:footnote w:id="960">
    <w:p w14:paraId="1FAA9981" w14:textId="77777777" w:rsidR="00100C9C" w:rsidRDefault="00100C9C" w:rsidP="00E60591">
      <w:pPr>
        <w:pStyle w:val="footnote"/>
      </w:pPr>
      <w:r>
        <w:rPr>
          <w:rStyle w:val="FootnoteReference"/>
        </w:rPr>
        <w:footnoteRef/>
      </w:r>
      <w:r>
        <w:t xml:space="preserve"> Coptic has “El”, but that would be somewhat obscure in English.</w:t>
      </w:r>
    </w:p>
  </w:footnote>
  <w:footnote w:id="961">
    <w:p w14:paraId="6ECFB0E5" w14:textId="77777777" w:rsidR="00100C9C" w:rsidRDefault="00100C9C" w:rsidP="00E60591">
      <w:pPr>
        <w:pStyle w:val="footnote"/>
      </w:pPr>
      <w:r>
        <w:rPr>
          <w:rStyle w:val="FootnoteReference"/>
        </w:rPr>
        <w:footnoteRef/>
      </w:r>
      <w:r>
        <w:t xml:space="preserve"> Perhaps His order as Highpriest, after the order of Melchizedek.</w:t>
      </w:r>
    </w:p>
  </w:footnote>
  <w:footnote w:id="962">
    <w:p w14:paraId="3DC9334B" w14:textId="77777777" w:rsidR="00100C9C" w:rsidRDefault="00100C9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100C9C" w:rsidRPr="00260CA9" w:rsidRDefault="00100C9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100C9C" w:rsidRPr="00FD7CBF" w:rsidRDefault="00100C9C"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100C9C" w:rsidRDefault="00100C9C"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100C9C" w:rsidRDefault="00100C9C" w:rsidP="00B62960">
      <w:pPr>
        <w:pStyle w:val="footnote"/>
      </w:pPr>
      <w:r>
        <w:rPr>
          <w:rStyle w:val="FootnoteReference"/>
        </w:rPr>
        <w:footnoteRef/>
      </w:r>
      <w:r>
        <w:t xml:space="preserve"> “brethren”, because said by a deacon.</w:t>
      </w:r>
    </w:p>
  </w:footnote>
  <w:footnote w:id="967">
    <w:p w14:paraId="620F336B" w14:textId="77777777" w:rsidR="00100C9C" w:rsidRDefault="00100C9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100C9C" w:rsidRDefault="00100C9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100C9C" w:rsidRDefault="00100C9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100C9C" w:rsidRDefault="00100C9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100C9C" w:rsidRPr="00B021F8" w:rsidRDefault="00100C9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100C9C" w:rsidRDefault="00100C9C"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100C9C" w:rsidRDefault="00100C9C" w:rsidP="00E83105">
      <w:pPr>
        <w:pStyle w:val="footnote"/>
      </w:pPr>
      <w:r>
        <w:rPr>
          <w:rStyle w:val="FootnoteReference"/>
        </w:rPr>
        <w:footnoteRef/>
      </w:r>
      <w:r>
        <w:t xml:space="preserve"> Some translations replace “Barbarians” with “those who desire war”</w:t>
      </w:r>
    </w:p>
  </w:footnote>
  <w:footnote w:id="974">
    <w:p w14:paraId="6BD2B85F" w14:textId="3AA00754" w:rsidR="00100C9C" w:rsidRDefault="00100C9C" w:rsidP="00B02DD7">
      <w:pPr>
        <w:pStyle w:val="footnote"/>
      </w:pPr>
      <w:r>
        <w:rPr>
          <w:rStyle w:val="FootnoteReference"/>
        </w:rPr>
        <w:footnoteRef/>
      </w:r>
      <w:r>
        <w:t xml:space="preserve"> Or “assemblies,” i.e. not a group of people, but an action.</w:t>
      </w:r>
    </w:p>
  </w:footnote>
  <w:footnote w:id="975">
    <w:p w14:paraId="69447F9F" w14:textId="7CAFAA2C" w:rsidR="00100C9C" w:rsidRDefault="00100C9C" w:rsidP="00B02DD7">
      <w:pPr>
        <w:pStyle w:val="footnote"/>
      </w:pPr>
      <w:r>
        <w:rPr>
          <w:rStyle w:val="FootnoteReference"/>
        </w:rPr>
        <w:footnoteRef/>
      </w:r>
      <w:r>
        <w:t xml:space="preserve"> Literally, “raise the horn”</w:t>
      </w:r>
    </w:p>
  </w:footnote>
  <w:footnote w:id="976">
    <w:p w14:paraId="1C38F898" w14:textId="533A4129" w:rsidR="00100C9C" w:rsidRPr="00FD7CBF" w:rsidRDefault="00100C9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100C9C" w:rsidRDefault="00100C9C">
      <w:pPr>
        <w:pStyle w:val="FootnoteText"/>
      </w:pPr>
      <w:r>
        <w:rPr>
          <w:rStyle w:val="FootnoteReference"/>
        </w:rPr>
        <w:footnoteRef/>
      </w:r>
      <w:r>
        <w:t xml:space="preserve"> Acts 7:60</w:t>
      </w:r>
    </w:p>
  </w:footnote>
  <w:footnote w:id="978">
    <w:p w14:paraId="66841CA4" w14:textId="77777777" w:rsidR="00100C9C" w:rsidRDefault="00100C9C"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100C9C" w:rsidRDefault="00100C9C"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100C9C" w:rsidRDefault="00100C9C">
      <w:pPr>
        <w:pStyle w:val="footnote"/>
        <w:rPr>
          <w:ins w:id="1235" w:author="Brett Slote" w:date="2011-07-21T19:13:00Z"/>
        </w:rPr>
        <w:pPrChange w:id="1236" w:author="Brett Slote" w:date="2011-07-21T20:05:00Z">
          <w:pPr>
            <w:pStyle w:val="FootnoteText"/>
          </w:pPr>
        </w:pPrChange>
      </w:pPr>
      <w:ins w:id="1237" w:author="Brett Slote" w:date="2011-07-21T19:13:00Z">
        <w:r>
          <w:rPr>
            <w:rStyle w:val="FootnoteReference"/>
          </w:rPr>
          <w:footnoteRef/>
        </w:r>
        <w:r>
          <w:t xml:space="preserve"> Numbers 12:7-8</w:t>
        </w:r>
      </w:ins>
    </w:p>
  </w:footnote>
  <w:footnote w:id="981">
    <w:p w14:paraId="7099EBEB" w14:textId="77777777" w:rsidR="00100C9C" w:rsidRDefault="00100C9C">
      <w:pPr>
        <w:pStyle w:val="footnote"/>
        <w:rPr>
          <w:ins w:id="1238" w:author="Brett Slote" w:date="2011-07-21T19:13:00Z"/>
        </w:rPr>
        <w:pPrChange w:id="1239" w:author="Brett Slote" w:date="2011-07-21T20:05:00Z">
          <w:pPr>
            <w:pStyle w:val="FootnoteText"/>
          </w:pPr>
        </w:pPrChange>
      </w:pPr>
      <w:ins w:id="1240" w:author="Brett Slote" w:date="2011-07-21T19:13:00Z">
        <w:r>
          <w:rPr>
            <w:rStyle w:val="FootnoteReference"/>
          </w:rPr>
          <w:footnoteRef/>
        </w:r>
        <w:r>
          <w:t xml:space="preserve"> Exodus 28:1</w:t>
        </w:r>
      </w:ins>
    </w:p>
  </w:footnote>
  <w:footnote w:id="982">
    <w:p w14:paraId="5BFC95F9" w14:textId="77777777" w:rsidR="00100C9C" w:rsidRDefault="00100C9C">
      <w:pPr>
        <w:pStyle w:val="footnote"/>
        <w:rPr>
          <w:ins w:id="1241" w:author="Brett Slote" w:date="2011-07-21T19:13:00Z"/>
        </w:rPr>
        <w:pPrChange w:id="1242" w:author="Brett Slote" w:date="2011-07-21T20:05:00Z">
          <w:pPr>
            <w:pStyle w:val="FootnoteText"/>
          </w:pPr>
        </w:pPrChange>
      </w:pPr>
      <w:ins w:id="1243" w:author="Brett Slote" w:date="2011-07-21T19:13:00Z">
        <w:r>
          <w:rPr>
            <w:rStyle w:val="FootnoteReference"/>
          </w:rPr>
          <w:footnoteRef/>
        </w:r>
        <w:r>
          <w:t xml:space="preserve"> Matthew 16:18</w:t>
        </w:r>
      </w:ins>
    </w:p>
  </w:footnote>
  <w:footnote w:id="983">
    <w:p w14:paraId="04125830" w14:textId="77777777" w:rsidR="00100C9C" w:rsidRDefault="00100C9C">
      <w:pPr>
        <w:pStyle w:val="footnote"/>
        <w:rPr>
          <w:ins w:id="1245" w:author="Brett Slote" w:date="2011-07-21T19:13:00Z"/>
        </w:rPr>
        <w:pPrChange w:id="1246" w:author="Brett Slote" w:date="2011-07-21T20:05:00Z">
          <w:pPr>
            <w:pStyle w:val="FootnoteText"/>
          </w:pPr>
        </w:pPrChange>
      </w:pPr>
      <w:ins w:id="1247" w:author="Brett Slote" w:date="2011-07-21T19:13:00Z">
        <w:r>
          <w:rPr>
            <w:rStyle w:val="FootnoteReference"/>
          </w:rPr>
          <w:footnoteRef/>
        </w:r>
        <w:r>
          <w:t xml:space="preserve"> Psalms 110:4, Hebrews 5:6,10</w:t>
        </w:r>
      </w:ins>
    </w:p>
  </w:footnote>
  <w:footnote w:id="984">
    <w:p w14:paraId="4ECDDE09" w14:textId="77777777" w:rsidR="00100C9C" w:rsidRDefault="00100C9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100C9C" w:rsidRDefault="00100C9C" w:rsidP="00AA0D73">
      <w:pPr>
        <w:pStyle w:val="footnote"/>
      </w:pPr>
      <w:r>
        <w:rPr>
          <w:rStyle w:val="FootnoteReference"/>
        </w:rPr>
        <w:footnoteRef/>
      </w:r>
      <w:r>
        <w:t xml:space="preserve"> Composed in 2017 A.D. based on the Byzantine Troparion.</w:t>
      </w:r>
    </w:p>
  </w:footnote>
  <w:footnote w:id="986">
    <w:p w14:paraId="4B423B56" w14:textId="77777777" w:rsidR="00100C9C" w:rsidRDefault="00100C9C" w:rsidP="005A4893">
      <w:pPr>
        <w:pStyle w:val="footnote"/>
      </w:pPr>
      <w:r>
        <w:rPr>
          <w:rStyle w:val="FootnoteReference"/>
        </w:rPr>
        <w:footnoteRef/>
      </w:r>
      <w:r>
        <w:t xml:space="preserve"> Composed in 2017 A.D. based on the Byzantine Troparion.</w:t>
      </w:r>
    </w:p>
  </w:footnote>
  <w:footnote w:id="987">
    <w:p w14:paraId="43D7A435" w14:textId="12276A7D" w:rsidR="00100C9C" w:rsidRDefault="00100C9C" w:rsidP="00FA1142">
      <w:pPr>
        <w:pStyle w:val="footnote"/>
      </w:pPr>
      <w:r>
        <w:rPr>
          <w:rStyle w:val="FootnoteReference"/>
        </w:rPr>
        <w:footnoteRef/>
      </w:r>
      <w:r>
        <w:t xml:space="preserve"> Adapted from Byzantine Troparion in 2017</w:t>
      </w:r>
    </w:p>
  </w:footnote>
  <w:footnote w:id="988">
    <w:p w14:paraId="4ACBECBD" w14:textId="77777777" w:rsidR="00100C9C" w:rsidRDefault="00100C9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100C9C" w:rsidRDefault="00100C9C" w:rsidP="00C0205C">
      <w:pPr>
        <w:pStyle w:val="footnote"/>
      </w:pPr>
      <w:r>
        <w:rPr>
          <w:rStyle w:val="FootnoteReference"/>
          <w:rFonts w:eastAsiaTheme="majorEastAsia"/>
        </w:rPr>
        <w:footnoteRef/>
      </w:r>
      <w:r>
        <w:t xml:space="preserve"> Ps 72:10</w:t>
      </w:r>
    </w:p>
  </w:footnote>
  <w:footnote w:id="990">
    <w:p w14:paraId="73200F36" w14:textId="77777777" w:rsidR="00100C9C" w:rsidRDefault="00100C9C">
      <w:pPr>
        <w:pStyle w:val="FootnoteText"/>
      </w:pPr>
      <w:r>
        <w:rPr>
          <w:rStyle w:val="FootnoteReference"/>
        </w:rPr>
        <w:footnoteRef/>
      </w:r>
      <w:r>
        <w:t xml:space="preserve"> Pope Dioscorus can but substituted here to use this doxology on his feast.</w:t>
      </w:r>
    </w:p>
  </w:footnote>
  <w:footnote w:id="991">
    <w:p w14:paraId="6EE19208" w14:textId="77777777" w:rsidR="00100C9C" w:rsidRDefault="00100C9C" w:rsidP="008B74E6">
      <w:pPr>
        <w:pStyle w:val="footnote"/>
      </w:pPr>
      <w:r>
        <w:rPr>
          <w:rStyle w:val="FootnoteReference"/>
        </w:rPr>
        <w:footnoteRef/>
      </w:r>
      <w:r>
        <w:t xml:space="preserve"> Taken from Byzantine rite hymns in 2016.</w:t>
      </w:r>
    </w:p>
  </w:footnote>
  <w:footnote w:id="992">
    <w:p w14:paraId="55DD5410" w14:textId="77777777" w:rsidR="00100C9C" w:rsidRDefault="00100C9C" w:rsidP="003765FB">
      <w:pPr>
        <w:pStyle w:val="footnote"/>
      </w:pPr>
      <w:r>
        <w:rPr>
          <w:rStyle w:val="FootnoteReference"/>
        </w:rPr>
        <w:footnoteRef/>
      </w:r>
      <w:r>
        <w:t xml:space="preserve"> Taken from Byzantine rite hymns in 2016.</w:t>
      </w:r>
    </w:p>
  </w:footnote>
  <w:footnote w:id="993">
    <w:p w14:paraId="10C81BCA" w14:textId="32EF878B" w:rsidR="00100C9C" w:rsidRDefault="00100C9C" w:rsidP="008B74E6">
      <w:pPr>
        <w:pStyle w:val="footnote"/>
      </w:pPr>
      <w:r>
        <w:rPr>
          <w:rStyle w:val="FootnoteReference"/>
        </w:rPr>
        <w:footnoteRef/>
      </w:r>
      <w:r>
        <w:t xml:space="preserve"> Taken from Byzantine rite hymns in 2016.</w:t>
      </w:r>
    </w:p>
  </w:footnote>
  <w:footnote w:id="994">
    <w:p w14:paraId="2FF46E46" w14:textId="77777777" w:rsidR="00100C9C" w:rsidRDefault="00100C9C" w:rsidP="003D4209">
      <w:pPr>
        <w:pStyle w:val="footnote"/>
      </w:pPr>
      <w:r>
        <w:rPr>
          <w:rStyle w:val="FootnoteReference"/>
        </w:rPr>
        <w:footnoteRef/>
      </w:r>
      <w:r>
        <w:t xml:space="preserve"> Dan 12:3</w:t>
      </w:r>
    </w:p>
  </w:footnote>
  <w:footnote w:id="995">
    <w:p w14:paraId="4F373D62" w14:textId="77777777" w:rsidR="00100C9C" w:rsidRDefault="00100C9C"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100C9C" w:rsidRDefault="00100C9C"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100C9C" w:rsidRDefault="00100C9C" w:rsidP="00CB28F2">
      <w:pPr>
        <w:pStyle w:val="footnote"/>
      </w:pPr>
      <w:r>
        <w:rPr>
          <w:rStyle w:val="FootnoteReference"/>
        </w:rPr>
        <w:footnoteRef/>
      </w:r>
      <w:r>
        <w:t xml:space="preserve"> Compiled based on the Byzantine Troparion and Kontakion in 2017.</w:t>
      </w:r>
    </w:p>
  </w:footnote>
  <w:footnote w:id="998">
    <w:p w14:paraId="0977783C" w14:textId="77777777" w:rsidR="00100C9C" w:rsidRDefault="00100C9C">
      <w:pPr>
        <w:pStyle w:val="FootnoteText"/>
      </w:pPr>
      <w:r>
        <w:rPr>
          <w:rStyle w:val="FootnoteReference"/>
        </w:rPr>
        <w:footnoteRef/>
      </w:r>
      <w:r>
        <w:t xml:space="preserve"> Rev 4:6</w:t>
      </w:r>
    </w:p>
  </w:footnote>
  <w:footnote w:id="999">
    <w:p w14:paraId="4ED11EF4" w14:textId="7D8D49ED" w:rsidR="00100C9C" w:rsidRDefault="00100C9C"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0">
    <w:p w14:paraId="474C3AF6" w14:textId="77777777" w:rsidR="00100C9C" w:rsidRDefault="00100C9C" w:rsidP="00C14556">
      <w:pPr>
        <w:pStyle w:val="footnote"/>
        <w:rPr>
          <w:ins w:id="1375" w:author="Brett Slote" w:date="2011-07-19T15:43:00Z"/>
        </w:rPr>
      </w:pPr>
      <w:ins w:id="1376" w:author="Brett Slote" w:date="2011-07-19T15:43:00Z">
        <w:r>
          <w:rPr>
            <w:rStyle w:val="FootnoteReference"/>
          </w:rPr>
          <w:footnoteRef/>
        </w:r>
        <w:r>
          <w:t xml:space="preserve"> or supplications/intercessions</w:t>
        </w:r>
      </w:ins>
    </w:p>
  </w:footnote>
  <w:footnote w:id="1001">
    <w:p w14:paraId="527ECCCD" w14:textId="77777777" w:rsidR="00100C9C" w:rsidRDefault="00100C9C">
      <w:pPr>
        <w:pStyle w:val="footnote"/>
        <w:rPr>
          <w:ins w:id="1377" w:author="Brett Slote" w:date="2011-07-19T15:43:00Z"/>
        </w:rPr>
        <w:pPrChange w:id="1378" w:author="Brett Slote" w:date="2011-07-21T19:56:00Z">
          <w:pPr>
            <w:pStyle w:val="FootnoteText"/>
          </w:pPr>
        </w:pPrChange>
      </w:pPr>
      <w:ins w:id="1379" w:author="Brett Slote" w:date="2011-07-19T15:43:00Z">
        <w:r>
          <w:rPr>
            <w:rStyle w:val="FootnoteReference"/>
          </w:rPr>
          <w:footnoteRef/>
        </w:r>
        <w:r>
          <w:t xml:space="preserve"> Joel 3:13 – but I’m trying to remember something that says “the harvest is full and the wheat plentiful”</w:t>
        </w:r>
      </w:ins>
    </w:p>
  </w:footnote>
  <w:footnote w:id="1002">
    <w:p w14:paraId="6583C1B7" w14:textId="77777777" w:rsidR="00100C9C" w:rsidRDefault="00100C9C">
      <w:pPr>
        <w:pStyle w:val="footnote"/>
        <w:rPr>
          <w:ins w:id="1380" w:author="Brett Slote" w:date="2011-07-19T15:43:00Z"/>
          <w:rFonts w:ascii="Antonious" w:hAnsi="Antonious" w:cs="Antonious"/>
        </w:rPr>
        <w:pPrChange w:id="1381" w:author="Brett Slote" w:date="2011-07-21T19:56:00Z">
          <w:pPr>
            <w:widowControl w:val="0"/>
            <w:autoSpaceDE w:val="0"/>
            <w:autoSpaceDN w:val="0"/>
            <w:adjustRightInd w:val="0"/>
          </w:pPr>
        </w:pPrChange>
      </w:pPr>
      <w:ins w:id="13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3">
    <w:p w14:paraId="3A76C60E" w14:textId="214D0337" w:rsidR="00100C9C" w:rsidRDefault="00100C9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4">
    <w:p w14:paraId="0CF37F72" w14:textId="7D818E4C" w:rsidR="00100C9C" w:rsidRDefault="00100C9C" w:rsidP="00E64404">
      <w:pPr>
        <w:pStyle w:val="footnote"/>
      </w:pPr>
      <w:r>
        <w:rPr>
          <w:rStyle w:val="FootnoteReference"/>
        </w:rPr>
        <w:footnoteRef/>
      </w:r>
      <w:r>
        <w:t xml:space="preserve"> Modified into the style of a Coptic Doxology from the Byzantine Rite hymns in 2016. </w:t>
      </w:r>
    </w:p>
  </w:footnote>
  <w:footnote w:id="1005">
    <w:p w14:paraId="3A27F85F" w14:textId="3A3B7D60" w:rsidR="00100C9C" w:rsidRDefault="00100C9C" w:rsidP="00E43E17">
      <w:pPr>
        <w:pStyle w:val="footnote"/>
      </w:pPr>
      <w:r>
        <w:rPr>
          <w:rStyle w:val="FootnoteReference"/>
        </w:rPr>
        <w:footnoteRef/>
      </w:r>
      <w:r>
        <w:t xml:space="preserve"> Added in 2017 based on the Byzantine hymns.</w:t>
      </w:r>
    </w:p>
  </w:footnote>
  <w:footnote w:id="1006">
    <w:p w14:paraId="13C4CE75" w14:textId="77777777" w:rsidR="00100C9C" w:rsidRDefault="00100C9C" w:rsidP="003462CF">
      <w:pPr>
        <w:pStyle w:val="footnote"/>
      </w:pPr>
      <w:r>
        <w:rPr>
          <w:rStyle w:val="FootnoteReference"/>
        </w:rPr>
        <w:footnoteRef/>
      </w:r>
      <w:r>
        <w:t xml:space="preserve"> Added in 2017 based on the Byzantine hymns.</w:t>
      </w:r>
    </w:p>
  </w:footnote>
  <w:footnote w:id="1007">
    <w:p w14:paraId="3B864A3D" w14:textId="77777777" w:rsidR="00100C9C" w:rsidRDefault="00100C9C" w:rsidP="00325E43">
      <w:pPr>
        <w:pStyle w:val="footnote"/>
      </w:pPr>
      <w:r>
        <w:rPr>
          <w:rStyle w:val="FootnoteReference"/>
        </w:rPr>
        <w:footnoteRef/>
      </w:r>
      <w:r>
        <w:t xml:space="preserve"> Modified into the style of a Coptic Doxology from the Byzantine Rite hymns in 2016. </w:t>
      </w:r>
    </w:p>
  </w:footnote>
  <w:footnote w:id="1008">
    <w:p w14:paraId="2D6D51F6" w14:textId="3736A776" w:rsidR="00100C9C" w:rsidRDefault="00100C9C" w:rsidP="00056BED">
      <w:pPr>
        <w:pStyle w:val="footnote"/>
      </w:pPr>
      <w:r>
        <w:rPr>
          <w:rStyle w:val="FootnoteReference"/>
        </w:rPr>
        <w:footnoteRef/>
      </w:r>
      <w:r>
        <w:t xml:space="preserve"> Added in 2017 based on the Byzantine hymns</w:t>
      </w:r>
    </w:p>
  </w:footnote>
  <w:footnote w:id="1009">
    <w:p w14:paraId="0AAB833E" w14:textId="77777777" w:rsidR="00100C9C" w:rsidRDefault="00100C9C" w:rsidP="00935F13">
      <w:pPr>
        <w:pStyle w:val="footnote"/>
      </w:pPr>
      <w:r>
        <w:rPr>
          <w:rStyle w:val="FootnoteReference"/>
        </w:rPr>
        <w:footnoteRef/>
      </w:r>
      <w:r>
        <w:t xml:space="preserve"> Rev 4:4</w:t>
      </w:r>
    </w:p>
  </w:footnote>
  <w:footnote w:id="1010">
    <w:p w14:paraId="70D69B5E" w14:textId="77777777" w:rsidR="00100C9C" w:rsidRDefault="00100C9C" w:rsidP="00935F13">
      <w:pPr>
        <w:pStyle w:val="footnote"/>
      </w:pPr>
      <w:r>
        <w:rPr>
          <w:rStyle w:val="FootnoteReference"/>
        </w:rPr>
        <w:footnoteRef/>
      </w:r>
      <w:r>
        <w:t xml:space="preserve"> Rev 5:8</w:t>
      </w:r>
    </w:p>
  </w:footnote>
  <w:footnote w:id="1011">
    <w:p w14:paraId="741347AD" w14:textId="77777777" w:rsidR="00100C9C" w:rsidRDefault="00100C9C">
      <w:pPr>
        <w:pStyle w:val="footnote"/>
        <w:rPr>
          <w:ins w:id="1419" w:author="Brett Slote" w:date="2011-07-19T18:33:00Z"/>
        </w:rPr>
        <w:pPrChange w:id="1420" w:author="Brett Slote" w:date="2011-07-21T19:58:00Z">
          <w:pPr>
            <w:pStyle w:val="FootnoteText"/>
          </w:pPr>
        </w:pPrChange>
      </w:pPr>
      <w:ins w:id="1421" w:author="Brett Slote" w:date="2011-07-19T18:33:00Z">
        <w:r w:rsidRPr="00C96A85">
          <w:rPr>
            <w:rStyle w:val="FootnoteReference"/>
            <w:vertAlign w:val="baseline"/>
          </w:rPr>
          <w:footnoteRef/>
        </w:r>
        <w:r w:rsidRPr="00C96A85">
          <w:t xml:space="preserve"> Ephesians 6:11</w:t>
        </w:r>
      </w:ins>
      <w:r>
        <w:t xml:space="preserve"> </w:t>
      </w:r>
      <w:ins w:id="1422" w:author="Brett Slote" w:date="2011-07-19T18:33:00Z">
        <w:r w:rsidRPr="00C96A85">
          <w:t>(Literally: “all the girding”)</w:t>
        </w:r>
      </w:ins>
    </w:p>
  </w:footnote>
  <w:footnote w:id="1012">
    <w:p w14:paraId="22B1B2A8" w14:textId="77777777" w:rsidR="00100C9C" w:rsidRDefault="00100C9C">
      <w:pPr>
        <w:pStyle w:val="footnote"/>
        <w:rPr>
          <w:ins w:id="1425" w:author="Brett Slote" w:date="2011-07-19T18:34:00Z"/>
        </w:rPr>
        <w:pPrChange w:id="1426" w:author="Brett Slote" w:date="2011-07-21T19:58:00Z">
          <w:pPr>
            <w:pStyle w:val="FootnoteText"/>
          </w:pPr>
        </w:pPrChange>
      </w:pPr>
      <w:ins w:id="1427" w:author="Brett Slote" w:date="2011-07-19T18:34:00Z">
        <w:r>
          <w:rPr>
            <w:rStyle w:val="FootnoteReference"/>
          </w:rPr>
          <w:footnoteRef/>
        </w:r>
        <w:r>
          <w:t xml:space="preserve"> Col 3:1</w:t>
        </w:r>
      </w:ins>
    </w:p>
  </w:footnote>
  <w:footnote w:id="1013">
    <w:p w14:paraId="2F80CBFF" w14:textId="77777777" w:rsidR="00100C9C" w:rsidRDefault="00100C9C" w:rsidP="00F4564C">
      <w:pPr>
        <w:pStyle w:val="footnote"/>
      </w:pPr>
      <w:r>
        <w:rPr>
          <w:rStyle w:val="FootnoteReference"/>
        </w:rPr>
        <w:footnoteRef/>
      </w:r>
      <w:r>
        <w:t xml:space="preserve"> Modified into the style of a Coptic Doxology from the Byzantine Rite hymns in 2016. </w:t>
      </w:r>
    </w:p>
  </w:footnote>
  <w:footnote w:id="1014">
    <w:p w14:paraId="0F21DE2B" w14:textId="77777777" w:rsidR="00100C9C" w:rsidRDefault="00100C9C" w:rsidP="00F4564C">
      <w:pPr>
        <w:pStyle w:val="footnote"/>
      </w:pPr>
      <w:r>
        <w:rPr>
          <w:rStyle w:val="FootnoteReference"/>
        </w:rPr>
        <w:footnoteRef/>
      </w:r>
      <w:r>
        <w:t xml:space="preserve"> Modified into the style of a Coptic Doxology from the Byzantine Rite hymns in 2016. </w:t>
      </w:r>
    </w:p>
  </w:footnote>
  <w:footnote w:id="1015">
    <w:p w14:paraId="51F98596" w14:textId="77777777" w:rsidR="00100C9C" w:rsidRDefault="00100C9C" w:rsidP="00902554">
      <w:pPr>
        <w:pStyle w:val="footnote"/>
      </w:pPr>
      <w:r>
        <w:rPr>
          <w:rStyle w:val="FootnoteReference"/>
        </w:rPr>
        <w:footnoteRef/>
      </w:r>
      <w:r>
        <w:t xml:space="preserve"> Modified into the style of a Coptic Doxology from the Byzantine Rite hymns in 2017. </w:t>
      </w:r>
    </w:p>
  </w:footnote>
  <w:footnote w:id="1016">
    <w:p w14:paraId="26B5BB59" w14:textId="77777777" w:rsidR="00100C9C" w:rsidRDefault="00100C9C" w:rsidP="002A29E0">
      <w:pPr>
        <w:pStyle w:val="footnote"/>
      </w:pPr>
      <w:r>
        <w:rPr>
          <w:rStyle w:val="FootnoteReference"/>
        </w:rPr>
        <w:footnoteRef/>
      </w:r>
      <w:r>
        <w:t xml:space="preserve"> Modified into the style of a Coptic Doxology from the Byzantine Rite hymns in 2016. </w:t>
      </w:r>
    </w:p>
  </w:footnote>
  <w:footnote w:id="1017">
    <w:p w14:paraId="53DCE367" w14:textId="77777777" w:rsidR="00100C9C" w:rsidRDefault="00100C9C" w:rsidP="00347E10">
      <w:pPr>
        <w:pStyle w:val="footnote"/>
      </w:pPr>
      <w:r>
        <w:rPr>
          <w:rStyle w:val="FootnoteReference"/>
        </w:rPr>
        <w:footnoteRef/>
      </w:r>
      <w:r>
        <w:t xml:space="preserve"> Modified into the style of a Coptic Doxology from the Byzantine Rite hymns in 2017. </w:t>
      </w:r>
    </w:p>
  </w:footnote>
  <w:footnote w:id="1018">
    <w:p w14:paraId="515A7079" w14:textId="77777777" w:rsidR="00100C9C" w:rsidRDefault="00100C9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9">
    <w:p w14:paraId="11CE8A3A" w14:textId="77777777" w:rsidR="00100C9C" w:rsidRDefault="00100C9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40B3C553" w14:textId="77777777" w:rsidR="00100C9C" w:rsidRDefault="00100C9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161FA5C9" w14:textId="726A1A97" w:rsidR="00100C9C" w:rsidRDefault="00100C9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2">
    <w:p w14:paraId="5727BFD3" w14:textId="77777777" w:rsidR="00100C9C" w:rsidRDefault="00100C9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3">
    <w:p w14:paraId="5AA889F2" w14:textId="77777777" w:rsidR="00100C9C" w:rsidRDefault="00100C9C">
      <w:pPr>
        <w:pStyle w:val="footnote"/>
        <w:rPr>
          <w:ins w:id="1487" w:author="Brett Slote" w:date="2011-07-21T19:00:00Z"/>
        </w:rPr>
        <w:pPrChange w:id="1488" w:author="Brett Slote" w:date="2011-07-21T20:03:00Z">
          <w:pPr>
            <w:pStyle w:val="FootnoteText"/>
          </w:pPr>
        </w:pPrChange>
      </w:pPr>
      <w:ins w:id="1489" w:author="Brett Slote" w:date="2011-07-21T19:00:00Z">
        <w:r>
          <w:rPr>
            <w:rStyle w:val="FootnoteReference"/>
          </w:rPr>
          <w:footnoteRef/>
        </w:r>
        <w:r>
          <w:t xml:space="preserve"> Need to do some research into the name of this man in English</w:t>
        </w:r>
      </w:ins>
    </w:p>
  </w:footnote>
  <w:footnote w:id="1024">
    <w:p w14:paraId="6E951873" w14:textId="77777777" w:rsidR="00100C9C" w:rsidRDefault="00100C9C" w:rsidP="002A29E0">
      <w:pPr>
        <w:pStyle w:val="footnote"/>
      </w:pPr>
      <w:r>
        <w:rPr>
          <w:rStyle w:val="FootnoteReference"/>
        </w:rPr>
        <w:footnoteRef/>
      </w:r>
      <w:r>
        <w:t xml:space="preserve"> Modified into the style of a Coptic Doxology from the Byzantine Rite hymns in 2016. </w:t>
      </w:r>
    </w:p>
  </w:footnote>
  <w:footnote w:id="1025">
    <w:p w14:paraId="76640201" w14:textId="77777777" w:rsidR="00100C9C" w:rsidRDefault="00100C9C" w:rsidP="002A29E0">
      <w:pPr>
        <w:pStyle w:val="footnote"/>
      </w:pPr>
      <w:r>
        <w:rPr>
          <w:rStyle w:val="FootnoteReference"/>
        </w:rPr>
        <w:footnoteRef/>
      </w:r>
      <w:r>
        <w:t xml:space="preserve"> Modified into the style of a Coptic Doxology from the Byzantine Rite hymns in 2016. </w:t>
      </w:r>
    </w:p>
  </w:footnote>
  <w:footnote w:id="1026">
    <w:p w14:paraId="392B3FA1" w14:textId="77777777" w:rsidR="00100C9C" w:rsidRDefault="00100C9C" w:rsidP="002A29E0">
      <w:pPr>
        <w:pStyle w:val="footnote"/>
      </w:pPr>
      <w:r>
        <w:rPr>
          <w:rStyle w:val="FootnoteReference"/>
        </w:rPr>
        <w:footnoteRef/>
      </w:r>
      <w:r>
        <w:t xml:space="preserve"> Modified into the style of a Coptic Doxology from the Byzantine Rite hymns in 2016. </w:t>
      </w:r>
    </w:p>
  </w:footnote>
  <w:footnote w:id="1027">
    <w:p w14:paraId="4DD173AD" w14:textId="50F9B05A" w:rsidR="00100C9C" w:rsidRDefault="00100C9C" w:rsidP="00B52F78">
      <w:pPr>
        <w:pStyle w:val="footnote"/>
      </w:pPr>
      <w:r>
        <w:rPr>
          <w:rStyle w:val="FootnoteReference"/>
        </w:rPr>
        <w:footnoteRef/>
      </w:r>
      <w:r>
        <w:t xml:space="preserve"> Though not found on the Coptic Calendar, as one of the 318 gathered at Nicaea, it is fitting to venerate St. Spyridon.</w:t>
      </w:r>
    </w:p>
  </w:footnote>
  <w:footnote w:id="1028">
    <w:p w14:paraId="539218C4" w14:textId="77777777" w:rsidR="00100C9C" w:rsidRDefault="00100C9C" w:rsidP="002A29E0">
      <w:pPr>
        <w:pStyle w:val="footnote"/>
      </w:pPr>
      <w:r>
        <w:rPr>
          <w:rStyle w:val="FootnoteReference"/>
        </w:rPr>
        <w:footnoteRef/>
      </w:r>
      <w:r>
        <w:t xml:space="preserve"> Modified into the style of a Coptic Doxology from the Byzantine Rite hymns in 2016. </w:t>
      </w:r>
    </w:p>
  </w:footnote>
  <w:footnote w:id="1029">
    <w:p w14:paraId="1E132703" w14:textId="77777777" w:rsidR="00100C9C" w:rsidRDefault="00100C9C" w:rsidP="00D94D36">
      <w:pPr>
        <w:pStyle w:val="footnote"/>
      </w:pPr>
      <w:r>
        <w:rPr>
          <w:rStyle w:val="FootnoteReference"/>
        </w:rPr>
        <w:footnoteRef/>
      </w:r>
      <w:r>
        <w:t xml:space="preserve"> Modified into the style of a Coptic Doxology from the Byzantine Rite hymns in 2016. </w:t>
      </w:r>
    </w:p>
  </w:footnote>
  <w:footnote w:id="1030">
    <w:p w14:paraId="0EC0EB26" w14:textId="77777777" w:rsidR="00100C9C" w:rsidRDefault="00100C9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1">
    <w:p w14:paraId="1A09C94E" w14:textId="77777777" w:rsidR="00100C9C" w:rsidRDefault="00100C9C" w:rsidP="00073003">
      <w:pPr>
        <w:pStyle w:val="footnote"/>
      </w:pPr>
      <w:r>
        <w:rPr>
          <w:rStyle w:val="FootnoteReference"/>
        </w:rPr>
        <w:footnoteRef/>
      </w:r>
      <w:r>
        <w:t xml:space="preserve"> Revelation 7:2</w:t>
      </w:r>
    </w:p>
  </w:footnote>
  <w:footnote w:id="1032">
    <w:p w14:paraId="047C672B" w14:textId="77777777" w:rsidR="00100C9C" w:rsidRDefault="00100C9C" w:rsidP="00073003">
      <w:pPr>
        <w:pStyle w:val="footnote"/>
      </w:pPr>
      <w:r>
        <w:rPr>
          <w:rStyle w:val="FootnoteReference"/>
        </w:rPr>
        <w:footnoteRef/>
      </w:r>
      <w:r>
        <w:t xml:space="preserve"> Revelation 7:3</w:t>
      </w:r>
    </w:p>
  </w:footnote>
  <w:footnote w:id="1033">
    <w:p w14:paraId="338E8815" w14:textId="77777777" w:rsidR="00100C9C" w:rsidRDefault="00100C9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4">
    <w:p w14:paraId="7E074E97" w14:textId="77777777" w:rsidR="00100C9C" w:rsidRDefault="00100C9C" w:rsidP="00BC160E">
      <w:pPr>
        <w:pStyle w:val="footnote"/>
      </w:pPr>
      <w:r>
        <w:rPr>
          <w:rStyle w:val="FootnoteReference"/>
        </w:rPr>
        <w:footnoteRef/>
      </w:r>
      <w:r>
        <w:t xml:space="preserve"> John 13:25</w:t>
      </w:r>
    </w:p>
  </w:footnote>
  <w:footnote w:id="1035">
    <w:p w14:paraId="72C55A17" w14:textId="77777777" w:rsidR="00100C9C" w:rsidRDefault="00100C9C"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6">
    <w:p w14:paraId="181E1786" w14:textId="77777777" w:rsidR="00100C9C" w:rsidRDefault="00100C9C" w:rsidP="00B54DE8">
      <w:pPr>
        <w:pStyle w:val="footnote"/>
      </w:pPr>
      <w:r>
        <w:rPr>
          <w:rStyle w:val="FootnoteReference"/>
        </w:rPr>
        <w:footnoteRef/>
      </w:r>
      <w:r>
        <w:t xml:space="preserve"> Adapted from the Byzantine hymns in 2017.</w:t>
      </w:r>
    </w:p>
  </w:footnote>
  <w:footnote w:id="1037">
    <w:p w14:paraId="0E087572" w14:textId="27E962C9" w:rsidR="00100C9C" w:rsidRDefault="00100C9C"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8">
    <w:p w14:paraId="795EE333" w14:textId="77777777" w:rsidR="00100C9C" w:rsidRDefault="00100C9C" w:rsidP="00B53E05">
      <w:pPr>
        <w:pStyle w:val="footnote"/>
      </w:pPr>
      <w:r>
        <w:rPr>
          <w:rStyle w:val="FootnoteReference"/>
        </w:rPr>
        <w:footnoteRef/>
      </w:r>
      <w:r>
        <w:t xml:space="preserve"> Normally reserved for the Theotokos.</w:t>
      </w:r>
    </w:p>
  </w:footnote>
  <w:footnote w:id="1039">
    <w:p w14:paraId="483F0E8B" w14:textId="77777777" w:rsidR="00100C9C" w:rsidRDefault="00100C9C" w:rsidP="00B53E05">
      <w:pPr>
        <w:pStyle w:val="footnote"/>
      </w:pPr>
      <w:r>
        <w:rPr>
          <w:rStyle w:val="FootnoteReference"/>
        </w:rPr>
        <w:footnoteRef/>
      </w:r>
      <w:r>
        <w:t xml:space="preserve"> The law of righteousness, not the Law of the Old Covenant.</w:t>
      </w:r>
    </w:p>
  </w:footnote>
  <w:footnote w:id="1040">
    <w:p w14:paraId="361DBD71" w14:textId="77777777" w:rsidR="00100C9C" w:rsidRDefault="00100C9C" w:rsidP="00662600">
      <w:pPr>
        <w:pStyle w:val="footnote"/>
      </w:pPr>
      <w:r>
        <w:rPr>
          <w:rStyle w:val="FootnoteReference"/>
        </w:rPr>
        <w:footnoteRef/>
      </w:r>
      <w:r>
        <w:t xml:space="preserve"> Or image</w:t>
      </w:r>
    </w:p>
  </w:footnote>
  <w:footnote w:id="1041">
    <w:p w14:paraId="2DF974D0" w14:textId="77777777" w:rsidR="00100C9C" w:rsidRDefault="00100C9C">
      <w:pPr>
        <w:pStyle w:val="footnote"/>
        <w:rPr>
          <w:ins w:id="1609" w:author="Brett Slote" w:date="2011-07-21T18:57:00Z"/>
        </w:rPr>
        <w:pPrChange w:id="1610" w:author="Brett Slote" w:date="2011-07-21T20:03:00Z">
          <w:pPr>
            <w:pStyle w:val="FootnoteText"/>
          </w:pPr>
        </w:pPrChange>
      </w:pPr>
      <w:ins w:id="1611" w:author="Brett Slote" w:date="2011-07-21T18:57:00Z">
        <w:r>
          <w:rPr>
            <w:rStyle w:val="FootnoteReference"/>
          </w:rPr>
          <w:footnoteRef/>
        </w:r>
        <w:r>
          <w:t xml:space="preserve"> Colossians 3:14</w:t>
        </w:r>
      </w:ins>
    </w:p>
  </w:footnote>
  <w:footnote w:id="1042">
    <w:p w14:paraId="371983D9" w14:textId="0B3CAEFE" w:rsidR="00100C9C" w:rsidRDefault="00100C9C" w:rsidP="006035EE">
      <w:pPr>
        <w:pStyle w:val="footnote"/>
      </w:pPr>
      <w:r>
        <w:rPr>
          <w:rStyle w:val="FootnoteReference"/>
        </w:rPr>
        <w:footnoteRef/>
      </w:r>
      <w:r>
        <w:t xml:space="preserve"> Composed in A.D. 2016 in English for St. George’s Ministry to the British people.</w:t>
      </w:r>
    </w:p>
  </w:footnote>
  <w:footnote w:id="1043">
    <w:p w14:paraId="56032475" w14:textId="77777777" w:rsidR="00100C9C" w:rsidRDefault="00100C9C" w:rsidP="00E22010">
      <w:pPr>
        <w:pStyle w:val="footnote"/>
      </w:pPr>
      <w:r>
        <w:rPr>
          <w:rStyle w:val="FootnoteReference"/>
        </w:rPr>
        <w:footnoteRef/>
      </w:r>
      <w:r>
        <w:t xml:space="preserve"> 2 Tim 4:7</w:t>
      </w:r>
    </w:p>
  </w:footnote>
  <w:footnote w:id="1044">
    <w:p w14:paraId="519A6EA0" w14:textId="77777777" w:rsidR="00100C9C" w:rsidRDefault="00100C9C" w:rsidP="00E22010">
      <w:pPr>
        <w:pStyle w:val="footnote"/>
      </w:pPr>
      <w:r>
        <w:rPr>
          <w:rStyle w:val="FootnoteReference"/>
        </w:rPr>
        <w:footnoteRef/>
      </w:r>
      <w:r>
        <w:t xml:space="preserve"> 2 Tim 4:8</w:t>
      </w:r>
    </w:p>
  </w:footnote>
  <w:footnote w:id="1045">
    <w:p w14:paraId="7CA44E2F" w14:textId="57439995" w:rsidR="00100C9C" w:rsidRDefault="00100C9C" w:rsidP="00D93653">
      <w:pPr>
        <w:pStyle w:val="footnote"/>
      </w:pPr>
      <w:r>
        <w:rPr>
          <w:rStyle w:val="FootnoteReference"/>
        </w:rPr>
        <w:footnoteRef/>
      </w:r>
      <w:r>
        <w:t xml:space="preserve"> Composed in 2017 based on the Byznatine hymns.</w:t>
      </w:r>
    </w:p>
  </w:footnote>
  <w:footnote w:id="1046">
    <w:p w14:paraId="42EF2EEC" w14:textId="5D62416A" w:rsidR="00100C9C" w:rsidRDefault="00100C9C" w:rsidP="00DD1748">
      <w:pPr>
        <w:pStyle w:val="footnote"/>
      </w:pPr>
      <w:r>
        <w:rPr>
          <w:rStyle w:val="FootnoteReference"/>
        </w:rPr>
        <w:footnoteRef/>
      </w:r>
      <w:r>
        <w:t xml:space="preserve"> Composed in 2017 A.D. based on the Byzantine hymns.</w:t>
      </w:r>
    </w:p>
  </w:footnote>
  <w:footnote w:id="1047">
    <w:p w14:paraId="52362ED9" w14:textId="0D5017D3" w:rsidR="00100C9C" w:rsidRDefault="00100C9C" w:rsidP="00885E1E">
      <w:pPr>
        <w:pStyle w:val="footnote"/>
      </w:pPr>
      <w:r>
        <w:rPr>
          <w:rStyle w:val="FootnoteReference"/>
        </w:rPr>
        <w:footnoteRef/>
      </w:r>
      <w:r>
        <w:t xml:space="preserve"> Composed based on the Byzantine hymns in 2017.</w:t>
      </w:r>
    </w:p>
  </w:footnote>
  <w:footnote w:id="1048">
    <w:p w14:paraId="51918F66" w14:textId="77777777" w:rsidR="00100C9C" w:rsidRDefault="00100C9C" w:rsidP="00885E1E">
      <w:pPr>
        <w:pStyle w:val="footnote"/>
      </w:pPr>
      <w:r>
        <w:rPr>
          <w:rStyle w:val="FootnoteReference"/>
        </w:rPr>
        <w:footnoteRef/>
      </w:r>
      <w:r>
        <w:t xml:space="preserve"> Composed based on the Byzantine hymns in 2017.</w:t>
      </w:r>
    </w:p>
  </w:footnote>
  <w:footnote w:id="1049">
    <w:p w14:paraId="2C92CCF6" w14:textId="77777777" w:rsidR="00100C9C" w:rsidRDefault="00100C9C" w:rsidP="001779C0">
      <w:pPr>
        <w:pStyle w:val="footnote"/>
      </w:pPr>
      <w:r>
        <w:rPr>
          <w:rStyle w:val="FootnoteReference"/>
        </w:rPr>
        <w:footnoteRef/>
      </w:r>
      <w:r>
        <w:t xml:space="preserve"> Composed in Coptic and Arabic by H.G. Bishop Demetrius of Malawi circa A.D. 2000.</w:t>
      </w:r>
    </w:p>
  </w:footnote>
  <w:footnote w:id="1050">
    <w:p w14:paraId="16CDD53B" w14:textId="77777777" w:rsidR="00100C9C" w:rsidRDefault="00100C9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1">
    <w:p w14:paraId="78276995" w14:textId="77777777" w:rsidR="00100C9C" w:rsidRDefault="00100C9C" w:rsidP="00281522">
      <w:pPr>
        <w:pStyle w:val="footnote"/>
      </w:pPr>
      <w:r>
        <w:rPr>
          <w:rStyle w:val="FootnoteReference"/>
        </w:rPr>
        <w:footnoteRef/>
      </w:r>
      <w:r>
        <w:t xml:space="preserve"> Modified from the Byzantine hymns in 2017.</w:t>
      </w:r>
    </w:p>
  </w:footnote>
  <w:footnote w:id="1052">
    <w:p w14:paraId="12537685" w14:textId="7413E1F7" w:rsidR="00100C9C" w:rsidRDefault="00100C9C" w:rsidP="00BD15D3">
      <w:pPr>
        <w:pStyle w:val="footnote"/>
      </w:pPr>
      <w:r>
        <w:rPr>
          <w:rStyle w:val="FootnoteReference"/>
        </w:rPr>
        <w:footnoteRef/>
      </w:r>
      <w:r>
        <w:t xml:space="preserve"> Modified from the Byzantine hymns in 2017.</w:t>
      </w:r>
    </w:p>
  </w:footnote>
  <w:footnote w:id="1053">
    <w:p w14:paraId="467934E6" w14:textId="77777777" w:rsidR="00100C9C" w:rsidRDefault="00100C9C" w:rsidP="004C6309">
      <w:pPr>
        <w:pStyle w:val="footnote"/>
      </w:pPr>
      <w:r>
        <w:rPr>
          <w:rStyle w:val="FootnoteReference"/>
        </w:rPr>
        <w:footnoteRef/>
      </w:r>
      <w:r>
        <w:t xml:space="preserve"> Modified from the Byzantine hymns in 2017.</w:t>
      </w:r>
    </w:p>
  </w:footnote>
  <w:footnote w:id="1054">
    <w:p w14:paraId="717A066E" w14:textId="77777777" w:rsidR="00100C9C" w:rsidRDefault="00100C9C">
      <w:pPr>
        <w:pStyle w:val="footnote"/>
        <w:rPr>
          <w:ins w:id="1692" w:author="Brett Slote" w:date="2011-07-21T18:45:00Z"/>
        </w:rPr>
        <w:pPrChange w:id="1693" w:author="Brett Slote" w:date="2011-07-21T20:01:00Z">
          <w:pPr>
            <w:pStyle w:val="FootnoteText"/>
          </w:pPr>
        </w:pPrChange>
      </w:pPr>
      <w:ins w:id="1694" w:author="Brett Slote" w:date="2011-07-21T18:45:00Z">
        <w:r>
          <w:rPr>
            <w:rStyle w:val="FootnoteReference"/>
          </w:rPr>
          <w:footnoteRef/>
        </w:r>
        <w:r>
          <w:t xml:space="preserve"> Daniel 12:3</w:t>
        </w:r>
      </w:ins>
    </w:p>
  </w:footnote>
  <w:footnote w:id="1055">
    <w:p w14:paraId="7155AD88" w14:textId="77777777" w:rsidR="00100C9C" w:rsidRDefault="00100C9C">
      <w:pPr>
        <w:pStyle w:val="footnote"/>
        <w:rPr>
          <w:ins w:id="1695" w:author="Brett Slote" w:date="2011-07-21T18:46:00Z"/>
        </w:rPr>
        <w:pPrChange w:id="1696" w:author="Brett Slote" w:date="2011-07-21T20:01:00Z">
          <w:pPr>
            <w:pStyle w:val="FootnoteText"/>
          </w:pPr>
        </w:pPrChange>
      </w:pPr>
      <w:ins w:id="169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1056">
    <w:p w14:paraId="7EEF391B" w14:textId="77777777" w:rsidR="00100C9C" w:rsidRDefault="00100C9C">
      <w:pPr>
        <w:pStyle w:val="FootnoteText"/>
      </w:pPr>
      <w:r>
        <w:rPr>
          <w:rStyle w:val="FootnoteReference"/>
        </w:rPr>
        <w:footnoteRef/>
      </w:r>
      <w:r>
        <w:t xml:space="preserve"> Published by Abouna Matta El-Maskeen of St. Macarius’ Monastery.</w:t>
      </w:r>
    </w:p>
  </w:footnote>
  <w:footnote w:id="1057">
    <w:p w14:paraId="6BC2BFA9" w14:textId="77777777" w:rsidR="00100C9C" w:rsidRDefault="00100C9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8">
    <w:p w14:paraId="6A7BDCC9" w14:textId="77777777" w:rsidR="00100C9C" w:rsidRDefault="00100C9C" w:rsidP="00894260">
      <w:pPr>
        <w:pStyle w:val="footnote"/>
      </w:pPr>
      <w:r>
        <w:rPr>
          <w:rStyle w:val="FootnoteReference"/>
        </w:rPr>
        <w:footnoteRef/>
      </w:r>
      <w:r>
        <w:t xml:space="preserve"> Composed in 2017 based on the Byznatine hymns.</w:t>
      </w:r>
    </w:p>
  </w:footnote>
  <w:footnote w:id="1059">
    <w:p w14:paraId="1DBA48D7" w14:textId="77777777" w:rsidR="00100C9C" w:rsidRDefault="00100C9C" w:rsidP="00182B91">
      <w:pPr>
        <w:pStyle w:val="footnote"/>
      </w:pPr>
      <w:r>
        <w:rPr>
          <w:rStyle w:val="FootnoteReference"/>
        </w:rPr>
        <w:footnoteRef/>
      </w:r>
      <w:r>
        <w:t xml:space="preserve"> Modified from the Byzantine hymns in 2017.</w:t>
      </w:r>
    </w:p>
  </w:footnote>
  <w:footnote w:id="1060">
    <w:p w14:paraId="50BD250A" w14:textId="77777777" w:rsidR="00100C9C" w:rsidRDefault="00100C9C" w:rsidP="00894260">
      <w:pPr>
        <w:pStyle w:val="footnote"/>
      </w:pPr>
      <w:r>
        <w:rPr>
          <w:rStyle w:val="FootnoteReference"/>
        </w:rPr>
        <w:footnoteRef/>
      </w:r>
      <w:r>
        <w:t xml:space="preserve"> Composed in 2017 based on the Byznatine hymns.</w:t>
      </w:r>
    </w:p>
  </w:footnote>
  <w:footnote w:id="1061">
    <w:p w14:paraId="13898138" w14:textId="3CDF7BE3" w:rsidR="00100C9C" w:rsidRPr="00FD7CBF" w:rsidRDefault="00100C9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2">
    <w:p w14:paraId="4A2715C9" w14:textId="77777777" w:rsidR="00100C9C" w:rsidRDefault="00100C9C" w:rsidP="005A4893">
      <w:pPr>
        <w:pStyle w:val="footnote"/>
      </w:pPr>
      <w:r>
        <w:rPr>
          <w:rStyle w:val="FootnoteReference"/>
        </w:rPr>
        <w:footnoteRef/>
      </w:r>
      <w:r>
        <w:t xml:space="preserve"> Modified from the Byzantine hymns in 2017.</w:t>
      </w:r>
    </w:p>
  </w:footnote>
  <w:footnote w:id="1063">
    <w:p w14:paraId="0DF506F7" w14:textId="77777777" w:rsidR="00100C9C" w:rsidRDefault="00100C9C" w:rsidP="00FD5DB0">
      <w:pPr>
        <w:pStyle w:val="footnote"/>
      </w:pPr>
      <w:r>
        <w:rPr>
          <w:rStyle w:val="FootnoteReference"/>
        </w:rPr>
        <w:footnoteRef/>
      </w:r>
      <w:r>
        <w:t xml:space="preserve"> Modified from the Byzantine hymns in 2017.</w:t>
      </w:r>
    </w:p>
  </w:footnote>
  <w:footnote w:id="1064">
    <w:p w14:paraId="3A6EC701" w14:textId="77777777" w:rsidR="00100C9C" w:rsidRDefault="00100C9C" w:rsidP="00670C79">
      <w:pPr>
        <w:pStyle w:val="footnote"/>
      </w:pPr>
      <w:r>
        <w:rPr>
          <w:rStyle w:val="FootnoteReference"/>
        </w:rPr>
        <w:footnoteRef/>
      </w:r>
      <w:r>
        <w:t xml:space="preserve"> Modern day Ethiopia and Eritrea.</w:t>
      </w:r>
    </w:p>
  </w:footnote>
  <w:footnote w:id="1065">
    <w:p w14:paraId="46D5577E" w14:textId="77777777" w:rsidR="00100C9C" w:rsidRDefault="00100C9C" w:rsidP="0047441D">
      <w:pPr>
        <w:pStyle w:val="footnote"/>
      </w:pPr>
      <w:r>
        <w:rPr>
          <w:rStyle w:val="FootnoteReference"/>
        </w:rPr>
        <w:footnoteRef/>
      </w:r>
      <w:r>
        <w:t xml:space="preserve"> St. F</w:t>
      </w:r>
      <w:r w:rsidRPr="006422C6">
        <w:t>rumentius</w:t>
      </w:r>
      <w:r>
        <w:t>, whom the Ethiopians called “Abune Selama.”</w:t>
      </w:r>
    </w:p>
  </w:footnote>
  <w:footnote w:id="1066">
    <w:p w14:paraId="290ED47D" w14:textId="77777777" w:rsidR="00100C9C" w:rsidRDefault="00100C9C" w:rsidP="008C608D">
      <w:pPr>
        <w:pStyle w:val="footnote"/>
      </w:pPr>
      <w:r>
        <w:rPr>
          <w:rStyle w:val="FootnoteReference"/>
        </w:rPr>
        <w:footnoteRef/>
      </w:r>
      <w:r>
        <w:t xml:space="preserve"> Modified from the Byzantine hymns in 2017.</w:t>
      </w:r>
    </w:p>
  </w:footnote>
  <w:footnote w:id="1067">
    <w:p w14:paraId="540EA838" w14:textId="77777777" w:rsidR="00100C9C" w:rsidRDefault="00100C9C" w:rsidP="003462CF">
      <w:pPr>
        <w:pStyle w:val="footnote"/>
      </w:pPr>
      <w:r>
        <w:rPr>
          <w:rStyle w:val="FootnoteReference"/>
        </w:rPr>
        <w:footnoteRef/>
      </w:r>
      <w:r>
        <w:t xml:space="preserve"> Modified from the Byzantine hymns in 2017.</w:t>
      </w:r>
    </w:p>
  </w:footnote>
  <w:footnote w:id="1068">
    <w:p w14:paraId="2F5E6ED4" w14:textId="52CEBBCB" w:rsidR="00100C9C" w:rsidRDefault="00100C9C" w:rsidP="00BD2B3F">
      <w:pPr>
        <w:pStyle w:val="footnote"/>
      </w:pPr>
      <w:r>
        <w:rPr>
          <w:rStyle w:val="FootnoteReference"/>
        </w:rPr>
        <w:footnoteRef/>
      </w:r>
      <w:r>
        <w:t xml:space="preserve"> Adapted from the hymn of St. Severus of Antioch, in 2015 in English.</w:t>
      </w:r>
    </w:p>
  </w:footnote>
  <w:footnote w:id="1069">
    <w:p w14:paraId="018A465B" w14:textId="77777777" w:rsidR="00100C9C" w:rsidRDefault="00100C9C">
      <w:pPr>
        <w:pStyle w:val="footnote"/>
        <w:rPr>
          <w:ins w:id="1802" w:author="Brett Slote" w:date="2011-07-21T19:11:00Z"/>
        </w:rPr>
        <w:pPrChange w:id="1803" w:author="Brett Slote" w:date="2011-07-21T20:05:00Z">
          <w:pPr>
            <w:pStyle w:val="FootnoteText"/>
          </w:pPr>
        </w:pPrChange>
      </w:pPr>
      <w:ins w:id="1804" w:author="Brett Slote" w:date="2011-07-21T19:11:00Z">
        <w:r>
          <w:rPr>
            <w:rStyle w:val="FootnoteReference"/>
          </w:rPr>
          <w:footnoteRef/>
        </w:r>
        <w:r>
          <w:t xml:space="preserve"> Psalm 41:1</w:t>
        </w:r>
      </w:ins>
    </w:p>
  </w:footnote>
  <w:footnote w:id="1070">
    <w:p w14:paraId="30B9D2C6" w14:textId="77777777" w:rsidR="00100C9C" w:rsidRDefault="00100C9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1">
    <w:p w14:paraId="63D7B4DE" w14:textId="77777777" w:rsidR="00100C9C" w:rsidRDefault="00100C9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2">
    <w:p w14:paraId="6542A42A" w14:textId="77777777" w:rsidR="00100C9C" w:rsidRDefault="00100C9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3">
    <w:p w14:paraId="48A0DCFD" w14:textId="77777777" w:rsidR="00100C9C" w:rsidRDefault="00100C9C" w:rsidP="006D27E4">
      <w:pPr>
        <w:pStyle w:val="Footnote0"/>
      </w:pPr>
      <w:r>
        <w:rPr>
          <w:rStyle w:val="FootnoteReference"/>
        </w:rPr>
        <w:footnoteRef/>
      </w:r>
      <w:r>
        <w:t xml:space="preserve"> In modern day Libya</w:t>
      </w:r>
    </w:p>
  </w:footnote>
  <w:footnote w:id="1074">
    <w:p w14:paraId="5E4AA7CE" w14:textId="77777777" w:rsidR="00100C9C" w:rsidRDefault="00100C9C">
      <w:pPr>
        <w:pStyle w:val="footnote"/>
        <w:rPr>
          <w:ins w:id="1830" w:author="Brett Slote" w:date="2011-07-21T18:49:00Z"/>
        </w:rPr>
        <w:pPrChange w:id="1831" w:author="Brett Slote" w:date="2011-07-21T20:02:00Z">
          <w:pPr>
            <w:pStyle w:val="FootnoteText"/>
          </w:pPr>
        </w:pPrChange>
      </w:pPr>
      <w:ins w:id="1832" w:author="Brett Slote" w:date="2011-07-21T18:49:00Z">
        <w:r>
          <w:rPr>
            <w:rStyle w:val="FootnoteReference"/>
          </w:rPr>
          <w:footnoteRef/>
        </w:r>
        <w:r>
          <w:t xml:space="preserve"> Note that </w:t>
        </w:r>
        <w:r w:rsidRPr="003A78C2">
          <w:rPr>
            <w:rFonts w:ascii="CS Avva Shenouda" w:hAnsi="CS Avva Shenouda"/>
            <w:rPrChange w:id="1833" w:author="Brett Slote" w:date="2011-07-21T20:02:00Z">
              <w:rPr>
                <w:rFonts w:ascii="Antonious Normal" w:hAnsi="Antonious Normal"/>
              </w:rPr>
            </w:rPrChange>
          </w:rPr>
          <w:t>twou</w:t>
        </w:r>
        <w:r>
          <w:t xml:space="preserve"> is used as mountain and desert interchangeably in Coptic monastic literature</w:t>
        </w:r>
      </w:ins>
    </w:p>
  </w:footnote>
  <w:footnote w:id="1075">
    <w:p w14:paraId="71147821" w14:textId="77777777" w:rsidR="00100C9C" w:rsidRDefault="00100C9C">
      <w:pPr>
        <w:pStyle w:val="footnote"/>
        <w:rPr>
          <w:ins w:id="1834" w:author="Brett Slote" w:date="2011-07-21T18:50:00Z"/>
        </w:rPr>
        <w:pPrChange w:id="1835" w:author="Brett Slote" w:date="2011-07-21T20:02:00Z">
          <w:pPr>
            <w:pStyle w:val="FootnoteText"/>
          </w:pPr>
        </w:pPrChange>
      </w:pPr>
      <w:ins w:id="1836" w:author="Brett Slote" w:date="2011-07-21T18:50:00Z">
        <w:r>
          <w:rPr>
            <w:rStyle w:val="FootnoteReference"/>
          </w:rPr>
          <w:footnoteRef/>
        </w:r>
        <w:r>
          <w:t xml:space="preserve"> US book has “travails of torment” – but it’s not possessive.</w:t>
        </w:r>
      </w:ins>
    </w:p>
  </w:footnote>
  <w:footnote w:id="1076">
    <w:p w14:paraId="39517237" w14:textId="77777777" w:rsidR="00100C9C" w:rsidRDefault="00100C9C">
      <w:pPr>
        <w:pStyle w:val="footnote"/>
        <w:rPr>
          <w:ins w:id="1837" w:author="Brett Slote" w:date="2011-07-21T18:49:00Z"/>
        </w:rPr>
        <w:pPrChange w:id="1838" w:author="Brett Slote" w:date="2011-07-21T20:02:00Z">
          <w:pPr>
            <w:pStyle w:val="FootnoteText"/>
          </w:pPr>
        </w:pPrChange>
      </w:pPr>
      <w:ins w:id="1839" w:author="Brett Slote" w:date="2011-07-21T18:49:00Z">
        <w:r>
          <w:rPr>
            <w:rStyle w:val="FootnoteReference"/>
          </w:rPr>
          <w:footnoteRef/>
        </w:r>
        <w:r>
          <w:t xml:space="preserve"> 1 Peter 1:4</w:t>
        </w:r>
      </w:ins>
    </w:p>
  </w:footnote>
  <w:footnote w:id="1077">
    <w:p w14:paraId="45663590" w14:textId="77777777" w:rsidR="00100C9C" w:rsidRDefault="00100C9C" w:rsidP="00F93B55">
      <w:pPr>
        <w:pStyle w:val="footnote"/>
      </w:pPr>
      <w:r>
        <w:rPr>
          <w:rStyle w:val="FootnoteReference"/>
        </w:rPr>
        <w:footnoteRef/>
      </w:r>
      <w:r>
        <w:t xml:space="preserve"> Modified from the Byzantine hymns in 2017.</w:t>
      </w:r>
    </w:p>
  </w:footnote>
  <w:footnote w:id="1078">
    <w:p w14:paraId="049774F0" w14:textId="77777777" w:rsidR="00100C9C" w:rsidRDefault="00100C9C" w:rsidP="00E77C68">
      <w:pPr>
        <w:pStyle w:val="footnote"/>
      </w:pPr>
      <w:r>
        <w:rPr>
          <w:rStyle w:val="FootnoteReference"/>
        </w:rPr>
        <w:footnoteRef/>
      </w:r>
      <w:r>
        <w:t xml:space="preserve"> The Coptic has “Three names, one God,” which is the heresy of modalism, and certainly was not said at Ephesus.</w:t>
      </w:r>
    </w:p>
  </w:footnote>
  <w:footnote w:id="1079">
    <w:p w14:paraId="416DBD35" w14:textId="77777777" w:rsidR="00100C9C" w:rsidRDefault="00100C9C" w:rsidP="00E77C68">
      <w:pPr>
        <w:pStyle w:val="footnote"/>
      </w:pPr>
      <w:r>
        <w:rPr>
          <w:rStyle w:val="FootnoteReference"/>
        </w:rPr>
        <w:footnoteRef/>
      </w:r>
      <w:r>
        <w:t xml:space="preserve"> This line is heretical.</w:t>
      </w:r>
    </w:p>
  </w:footnote>
  <w:footnote w:id="1080">
    <w:p w14:paraId="2A005F90" w14:textId="77777777" w:rsidR="00100C9C" w:rsidRDefault="00100C9C">
      <w:pPr>
        <w:pStyle w:val="footnote"/>
        <w:rPr>
          <w:ins w:id="1875" w:author="Brett Slote" w:date="2011-07-21T18:55:00Z"/>
        </w:rPr>
        <w:pPrChange w:id="1876" w:author="Brett Slote" w:date="2011-07-21T20:02:00Z">
          <w:pPr>
            <w:pStyle w:val="FootnoteText"/>
          </w:pPr>
        </w:pPrChange>
      </w:pPr>
      <w:ins w:id="1877" w:author="Brett Slote" w:date="2011-07-21T18:55:00Z">
        <w:r>
          <w:rPr>
            <w:rStyle w:val="FootnoteReference"/>
          </w:rPr>
          <w:footnoteRef/>
        </w:r>
        <w:r>
          <w:t xml:space="preserve"> Hallow or consecrate – this was, according to a tradition, when he formerly became an archimandrite</w:t>
        </w:r>
      </w:ins>
    </w:p>
  </w:footnote>
  <w:footnote w:id="1081">
    <w:p w14:paraId="6B5EF1D3" w14:textId="77777777" w:rsidR="00100C9C" w:rsidRDefault="00100C9C">
      <w:pPr>
        <w:pStyle w:val="footnote"/>
        <w:rPr>
          <w:ins w:id="1883" w:author="Brett Slote" w:date="2011-07-21T18:52:00Z"/>
        </w:rPr>
        <w:pPrChange w:id="1884" w:author="Brett Slote" w:date="2011-07-21T20:02:00Z">
          <w:pPr/>
        </w:pPrChange>
      </w:pPr>
      <w:ins w:id="1885" w:author="Brett Slote" w:date="2011-07-21T18:52:00Z">
        <w:r w:rsidRPr="00FB36D8">
          <w:rPr>
            <w:rStyle w:val="FootnoteReference"/>
            <w:vertAlign w:val="baseline"/>
          </w:rPr>
          <w:footnoteRef/>
        </w:r>
        <w:r w:rsidRPr="00FB36D8">
          <w:t xml:space="preserve"> This line is literally “because the hope of the good”</w:t>
        </w:r>
      </w:ins>
    </w:p>
  </w:footnote>
  <w:footnote w:id="1082">
    <w:p w14:paraId="347015AD" w14:textId="77777777" w:rsidR="00100C9C" w:rsidRPr="00A20ACC" w:rsidRDefault="00100C9C">
      <w:pPr>
        <w:pStyle w:val="footnote"/>
        <w:rPr>
          <w:ins w:id="1886" w:author="Brett Slote" w:date="2011-07-21T18:52:00Z"/>
          <w:rFonts w:ascii="CS Avva Shenouda" w:hAnsi="CS Avva Shenouda"/>
          <w:color w:val="FF0000"/>
          <w:rPrChange w:id="1887" w:author="Brett Slote" w:date="2011-07-21T20:02:00Z">
            <w:rPr>
              <w:ins w:id="1888" w:author="Brett Slote" w:date="2011-07-21T18:52:00Z"/>
              <w:color w:val="FF0000"/>
            </w:rPr>
          </w:rPrChange>
        </w:rPr>
        <w:pPrChange w:id="1889" w:author="Brett Slote" w:date="2011-07-21T20:02:00Z">
          <w:pPr/>
        </w:pPrChange>
      </w:pPr>
      <w:ins w:id="1890" w:author="Brett Slote" w:date="2011-07-21T18:52:00Z">
        <w:r w:rsidRPr="00FB36D8">
          <w:rPr>
            <w:rStyle w:val="FootnoteReference"/>
            <w:vertAlign w:val="baseline"/>
          </w:rPr>
          <w:footnoteRef/>
        </w:r>
        <w:r w:rsidRPr="00FB36D8">
          <w:t xml:space="preserve"> </w:t>
        </w:r>
        <w:r w:rsidRPr="003A78C2">
          <w:rPr>
            <w:rPrChange w:id="1891" w:author="Brett Slote" w:date="2011-07-21T20:02:00Z">
              <w:rPr>
                <w:rFonts w:ascii="Antonious Normal" w:hAnsi="Antonious Normal"/>
                <w:color w:val="FF0000"/>
              </w:rPr>
            </w:rPrChange>
          </w:rPr>
          <w:t>qen hanhwd/ nem han'almoc</w:t>
        </w:r>
      </w:ins>
    </w:p>
  </w:footnote>
  <w:footnote w:id="1083">
    <w:p w14:paraId="0D9B9A7D" w14:textId="77777777" w:rsidR="00100C9C" w:rsidRDefault="00100C9C" w:rsidP="006D5FC1">
      <w:pPr>
        <w:pStyle w:val="footnote"/>
      </w:pPr>
      <w:r>
        <w:rPr>
          <w:rStyle w:val="FootnoteReference"/>
        </w:rPr>
        <w:footnoteRef/>
      </w:r>
      <w:r>
        <w:t xml:space="preserve"> Modified from the Byzantine hymns in 2017.</w:t>
      </w:r>
    </w:p>
  </w:footnote>
  <w:footnote w:id="1084">
    <w:p w14:paraId="437E843D" w14:textId="620C793B" w:rsidR="00100C9C" w:rsidRDefault="00100C9C"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5">
    <w:p w14:paraId="4AFC6896" w14:textId="77777777" w:rsidR="00100C9C" w:rsidRDefault="00100C9C" w:rsidP="00B54DE8">
      <w:pPr>
        <w:pStyle w:val="footnote"/>
      </w:pPr>
      <w:r>
        <w:rPr>
          <w:rStyle w:val="FootnoteReference"/>
        </w:rPr>
        <w:footnoteRef/>
      </w:r>
      <w:r>
        <w:t xml:space="preserve"> Matthew 1:20</w:t>
      </w:r>
    </w:p>
  </w:footnote>
  <w:footnote w:id="1086">
    <w:p w14:paraId="0E9CA519" w14:textId="77777777" w:rsidR="00100C9C" w:rsidRDefault="00100C9C" w:rsidP="00662A48">
      <w:pPr>
        <w:pStyle w:val="footnote"/>
      </w:pPr>
      <w:r>
        <w:rPr>
          <w:rStyle w:val="FootnoteReference"/>
          <w:rFonts w:eastAsiaTheme="majorEastAsia"/>
        </w:rPr>
        <w:footnoteRef/>
      </w:r>
      <w:r>
        <w:t xml:space="preserve"> All-holy</w:t>
      </w:r>
    </w:p>
  </w:footnote>
  <w:footnote w:id="1087">
    <w:p w14:paraId="50451B0F" w14:textId="77777777" w:rsidR="00100C9C" w:rsidRDefault="00100C9C">
      <w:pPr>
        <w:pStyle w:val="footnote"/>
        <w:rPr>
          <w:ins w:id="1968" w:author="Brett Slote" w:date="2011-07-21T19:04:00Z"/>
        </w:rPr>
        <w:pPrChange w:id="1969" w:author="Brett Slote" w:date="2011-07-21T20:04:00Z">
          <w:pPr>
            <w:pStyle w:val="FootnoteText"/>
          </w:pPr>
        </w:pPrChange>
      </w:pPr>
      <w:ins w:id="1970" w:author="Brett Slote" w:date="2011-07-21T19:04:00Z">
        <w:r>
          <w:rPr>
            <w:rStyle w:val="FootnoteReference"/>
          </w:rPr>
          <w:footnoteRef/>
        </w:r>
        <w:r>
          <w:t xml:space="preserve"> literal is disregarded</w:t>
        </w:r>
      </w:ins>
    </w:p>
  </w:footnote>
  <w:footnote w:id="1088">
    <w:p w14:paraId="062BDCC1" w14:textId="77777777" w:rsidR="00100C9C" w:rsidRDefault="00100C9C">
      <w:pPr>
        <w:pStyle w:val="FootnoteText"/>
      </w:pPr>
      <w:r>
        <w:rPr>
          <w:rStyle w:val="FootnoteReference"/>
        </w:rPr>
        <w:footnoteRef/>
      </w:r>
      <w:r>
        <w:t xml:space="preserve"> Ps 8:2</w:t>
      </w:r>
    </w:p>
  </w:footnote>
  <w:footnote w:id="1089">
    <w:p w14:paraId="5BC08478" w14:textId="77777777" w:rsidR="00100C9C" w:rsidRPr="000C76BB" w:rsidRDefault="00100C9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0">
    <w:p w14:paraId="03A6DDD1" w14:textId="77777777" w:rsidR="00100C9C" w:rsidRDefault="00100C9C">
      <w:pPr>
        <w:pStyle w:val="FootnoteText"/>
      </w:pPr>
      <w:r>
        <w:rPr>
          <w:rStyle w:val="FootnoteReference"/>
        </w:rPr>
        <w:footnoteRef/>
      </w:r>
      <w:r>
        <w:t xml:space="preserve"> Matthew 28:6</w:t>
      </w:r>
    </w:p>
  </w:footnote>
  <w:footnote w:id="1091">
    <w:p w14:paraId="339855D2" w14:textId="77777777" w:rsidR="00100C9C" w:rsidRDefault="00100C9C">
      <w:pPr>
        <w:pStyle w:val="FootnoteText"/>
      </w:pPr>
      <w:r>
        <w:rPr>
          <w:rStyle w:val="FootnoteReference"/>
        </w:rPr>
        <w:footnoteRef/>
      </w:r>
      <w:r>
        <w:t xml:space="preserve"> Matthew 28:7,6</w:t>
      </w:r>
    </w:p>
  </w:footnote>
  <w:footnote w:id="1092">
    <w:p w14:paraId="76212A49" w14:textId="77777777" w:rsidR="00100C9C" w:rsidRDefault="00100C9C">
      <w:pPr>
        <w:pStyle w:val="FootnoteText"/>
      </w:pPr>
      <w:r>
        <w:rPr>
          <w:rStyle w:val="FootnoteReference"/>
        </w:rPr>
        <w:footnoteRef/>
      </w:r>
      <w:r>
        <w:t xml:space="preserve"> Matthew 28:7</w:t>
      </w:r>
    </w:p>
  </w:footnote>
  <w:footnote w:id="1093">
    <w:p w14:paraId="716019EB" w14:textId="77777777" w:rsidR="00100C9C" w:rsidRDefault="00100C9C">
      <w:pPr>
        <w:pStyle w:val="FootnoteText"/>
      </w:pPr>
      <w:r>
        <w:rPr>
          <w:rStyle w:val="FootnoteReference"/>
        </w:rPr>
        <w:footnoteRef/>
      </w:r>
      <w:r>
        <w:t xml:space="preserve"> John 20:27</w:t>
      </w:r>
    </w:p>
  </w:footnote>
  <w:footnote w:id="1094">
    <w:p w14:paraId="0ECF3FB0" w14:textId="77777777" w:rsidR="00100C9C" w:rsidRDefault="00100C9C">
      <w:pPr>
        <w:pStyle w:val="FootnoteText"/>
      </w:pPr>
      <w:r>
        <w:rPr>
          <w:rStyle w:val="FootnoteReference"/>
        </w:rPr>
        <w:footnoteRef/>
      </w:r>
      <w:r>
        <w:t xml:space="preserve"> John 20:28</w:t>
      </w:r>
    </w:p>
  </w:footnote>
  <w:footnote w:id="1095">
    <w:p w14:paraId="3FCB0B65" w14:textId="77777777" w:rsidR="00100C9C" w:rsidRDefault="00100C9C">
      <w:pPr>
        <w:pStyle w:val="FootnoteText"/>
      </w:pPr>
      <w:r>
        <w:rPr>
          <w:rStyle w:val="FootnoteReference"/>
        </w:rPr>
        <w:footnoteRef/>
      </w:r>
      <w:r>
        <w:t xml:space="preserve"> John 20:29</w:t>
      </w:r>
    </w:p>
  </w:footnote>
  <w:footnote w:id="1096">
    <w:p w14:paraId="6B80EDF7" w14:textId="77777777" w:rsidR="00100C9C" w:rsidRDefault="00100C9C">
      <w:pPr>
        <w:pStyle w:val="FootnoteText"/>
      </w:pPr>
      <w:r>
        <w:rPr>
          <w:rStyle w:val="FootnoteReference"/>
        </w:rPr>
        <w:footnoteRef/>
      </w:r>
      <w:r>
        <w:t xml:space="preserve"> John 20:29</w:t>
      </w:r>
    </w:p>
  </w:footnote>
  <w:footnote w:id="1097">
    <w:p w14:paraId="3D721105" w14:textId="77777777" w:rsidR="00100C9C" w:rsidRDefault="00100C9C"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98">
    <w:p w14:paraId="5C03BEB6" w14:textId="77777777" w:rsidR="00100C9C" w:rsidRDefault="00100C9C" w:rsidP="00513E2D">
      <w:pPr>
        <w:pStyle w:val="footnote"/>
      </w:pPr>
      <w:r>
        <w:rPr>
          <w:rStyle w:val="FootnoteReference"/>
        </w:rPr>
        <w:footnoteRef/>
      </w:r>
      <w:r>
        <w:t xml:space="preserve"> From Paoni 12 to Paopi 19: “Bless the waters of the river this year”.</w:t>
      </w:r>
    </w:p>
    <w:p w14:paraId="16B83A6A" w14:textId="77777777" w:rsidR="00100C9C" w:rsidRDefault="00100C9C" w:rsidP="00513E2D">
      <w:pPr>
        <w:pStyle w:val="footnote"/>
      </w:pPr>
      <w:r>
        <w:t>From Paopi 10 to Tobi 10: “Bless the herbs and the plants”.</w:t>
      </w:r>
    </w:p>
    <w:p w14:paraId="34A5B65F" w14:textId="77777777" w:rsidR="00100C9C" w:rsidRDefault="00100C9C"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8D132EF" w:rsidR="00100C9C" w:rsidRPr="00E00D27" w:rsidRDefault="00100C9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008DC">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2F252132" w:rsidR="00100C9C" w:rsidRPr="00E00D27" w:rsidRDefault="00100C9C"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p w14:paraId="0BA9A7AA" w14:textId="77777777" w:rsidR="00100C9C" w:rsidRPr="00686912" w:rsidRDefault="00100C9C" w:rsidP="0068691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4A4B5FD2" w:rsidR="00100C9C" w:rsidRPr="00E00D27" w:rsidRDefault="00100C9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6EBDE8BD" w14:textId="77777777" w:rsidR="00100C9C" w:rsidRPr="00686912" w:rsidRDefault="00100C9C"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100C9C" w:rsidRPr="00E00D27" w:rsidRDefault="00100C9C"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100C9C" w:rsidRPr="00E00D27" w:rsidRDefault="00100C9C" w:rsidP="00686912">
    <w:pPr>
      <w:pStyle w:val="Header"/>
      <w:jc w:val="center"/>
      <w:rPr>
        <w:sz w:val="20"/>
        <w:szCs w:val="20"/>
      </w:rPr>
    </w:pPr>
  </w:p>
  <w:p w14:paraId="022704DA" w14:textId="77777777" w:rsidR="00100C9C" w:rsidRPr="00686912" w:rsidRDefault="00100C9C"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100C9C" w:rsidRPr="00E00D27" w:rsidRDefault="00100C9C"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3A8A03E4" w:rsidR="00100C9C" w:rsidRPr="00E00D27" w:rsidRDefault="00100C9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008DC">
      <w:rPr>
        <w:noProof/>
        <w:sz w:val="20"/>
        <w:szCs w:val="20"/>
      </w:rPr>
      <w:t>Vespers Praise</w:t>
    </w:r>
    <w:r>
      <w:rPr>
        <w:sz w:val="20"/>
        <w:szCs w:val="20"/>
      </w:rPr>
      <w:fldChar w:fldCharType="end"/>
    </w:r>
  </w:p>
  <w:p w14:paraId="0D77CDA8" w14:textId="77777777" w:rsidR="00100C9C" w:rsidRPr="00E00D27" w:rsidRDefault="00100C9C"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8F83FA2" w:rsidR="00100C9C" w:rsidRPr="00E00D27" w:rsidRDefault="00100C9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008DC">
      <w:rPr>
        <w:noProof/>
        <w:sz w:val="20"/>
        <w:szCs w:val="20"/>
      </w:rPr>
      <w:t>The Second Canticle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D3E10CF" w:rsidR="00100C9C" w:rsidRPr="00E00D27" w:rsidRDefault="00100C9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008DC">
      <w:rPr>
        <w:noProof/>
        <w:sz w:val="20"/>
        <w:szCs w:val="20"/>
      </w:rPr>
      <w:t>The Canticles</w:t>
    </w:r>
    <w:r w:rsidRPr="00E00D27">
      <w:rPr>
        <w:sz w:val="20"/>
        <w:szCs w:val="20"/>
      </w:rPr>
      <w:fldChar w:fldCharType="end"/>
    </w:r>
  </w:p>
  <w:p w14:paraId="48CF3F9A" w14:textId="245E316D" w:rsidR="00100C9C" w:rsidRPr="00686912" w:rsidRDefault="00100C9C"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B0C78" w14:textId="343C3929" w:rsidR="00100C9C" w:rsidRPr="00E00D27" w:rsidRDefault="00100C9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008DC">
      <w:rPr>
        <w:noProof/>
        <w:sz w:val="20"/>
        <w:szCs w:val="20"/>
      </w:rPr>
      <w:t>Hymn on the Thursday Theotokia (The Fiery Bush)</w:t>
    </w:r>
    <w:r w:rsidRPr="00E00D27">
      <w:rPr>
        <w:sz w:val="20"/>
        <w:szCs w:val="20"/>
      </w:rPr>
      <w:fldChar w:fldCharType="end"/>
    </w:r>
  </w:p>
  <w:p w14:paraId="246A3E66" w14:textId="77777777" w:rsidR="00100C9C" w:rsidRPr="00686912" w:rsidRDefault="00100C9C"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100C9C" w:rsidRPr="00686912" w:rsidRDefault="00100C9C"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7206D" w14:textId="3F2B0A9F" w:rsidR="00100C9C" w:rsidRPr="000E2EAC" w:rsidRDefault="00100C9C" w:rsidP="000E2EA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E47D" w14:textId="72D1DF6D" w:rsidR="00100C9C" w:rsidRPr="00E00D27" w:rsidRDefault="00100C9C"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Pr>
        <w:noProof/>
        <w:sz w:val="20"/>
        <w:szCs w:val="20"/>
      </w:rPr>
      <w:t>Prayer for the Church</w:t>
    </w:r>
    <w:r>
      <w:rPr>
        <w:sz w:val="20"/>
        <w:szCs w:val="20"/>
      </w:rPr>
      <w:fldChar w:fldCharType="end"/>
    </w:r>
  </w:p>
  <w:p w14:paraId="3CBA650E" w14:textId="77777777" w:rsidR="00100C9C" w:rsidRPr="000E2EAC" w:rsidRDefault="00100C9C" w:rsidP="000E2E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B46AD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168E"/>
    <w:rsid w:val="00852DD0"/>
    <w:rsid w:val="00853000"/>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header" Target="header13.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B9450-2DB2-6244-B3F2-7500D87F67C7}">
  <ds:schemaRefs>
    <ds:schemaRef ds:uri="http://schemas.openxmlformats.org/officeDocument/2006/bibliography"/>
  </ds:schemaRefs>
</ds:datastoreItem>
</file>

<file path=customXml/itemProps2.xml><?xml version="1.0" encoding="utf-8"?>
<ds:datastoreItem xmlns:ds="http://schemas.openxmlformats.org/officeDocument/2006/customXml" ds:itemID="{4BBB6E14-BD58-9849-A537-4EB7EFBB3774}">
  <ds:schemaRefs>
    <ds:schemaRef ds:uri="http://schemas.openxmlformats.org/officeDocument/2006/bibliography"/>
  </ds:schemaRefs>
</ds:datastoreItem>
</file>

<file path=customXml/itemProps3.xml><?xml version="1.0" encoding="utf-8"?>
<ds:datastoreItem xmlns:ds="http://schemas.openxmlformats.org/officeDocument/2006/customXml" ds:itemID="{371D7111-E0BD-CF40-B9BC-A0CD14A90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1298</Pages>
  <Words>238590</Words>
  <Characters>1359965</Characters>
  <Application>Microsoft Macintosh Word</Application>
  <DocSecurity>0</DocSecurity>
  <Lines>11333</Lines>
  <Paragraphs>3190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135</cp:revision>
  <cp:lastPrinted>2017-07-04T12:21:00Z</cp:lastPrinted>
  <dcterms:created xsi:type="dcterms:W3CDTF">2017-05-21T02:46:00Z</dcterms:created>
  <dcterms:modified xsi:type="dcterms:W3CDTF">2017-07-25T01:01:00Z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