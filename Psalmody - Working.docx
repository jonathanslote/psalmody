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5DAC93EE" w14:textId="5231AEA2" w:rsidR="006869EE"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8227670" w:history="1">
        <w:r w:rsidR="006869EE" w:rsidRPr="006B5B2A">
          <w:rPr>
            <w:rStyle w:val="Hyperlink"/>
            <w:noProof/>
          </w:rPr>
          <w:t>The Horologion: The Book of the Hours</w:t>
        </w:r>
        <w:r w:rsidR="006869EE">
          <w:rPr>
            <w:noProof/>
            <w:webHidden/>
          </w:rPr>
          <w:tab/>
        </w:r>
        <w:r w:rsidR="006869EE">
          <w:rPr>
            <w:noProof/>
            <w:webHidden/>
          </w:rPr>
          <w:fldChar w:fldCharType="begin"/>
        </w:r>
        <w:r w:rsidR="006869EE">
          <w:rPr>
            <w:noProof/>
            <w:webHidden/>
          </w:rPr>
          <w:instrText xml:space="preserve"> PAGEREF _Toc448227670 \h </w:instrText>
        </w:r>
        <w:r w:rsidR="006869EE">
          <w:rPr>
            <w:noProof/>
            <w:webHidden/>
          </w:rPr>
        </w:r>
        <w:r w:rsidR="006869EE">
          <w:rPr>
            <w:noProof/>
            <w:webHidden/>
          </w:rPr>
          <w:fldChar w:fldCharType="separate"/>
        </w:r>
        <w:r w:rsidR="00044A4C">
          <w:rPr>
            <w:noProof/>
            <w:webHidden/>
          </w:rPr>
          <w:t>3</w:t>
        </w:r>
        <w:r w:rsidR="006869EE">
          <w:rPr>
            <w:noProof/>
            <w:webHidden/>
          </w:rPr>
          <w:fldChar w:fldCharType="end"/>
        </w:r>
      </w:hyperlink>
    </w:p>
    <w:p w14:paraId="40B40659" w14:textId="6DB29205" w:rsidR="006869EE" w:rsidRDefault="004D23BC">
      <w:pPr>
        <w:pStyle w:val="TOC2"/>
        <w:tabs>
          <w:tab w:val="right" w:leader="dot" w:pos="8846"/>
        </w:tabs>
        <w:rPr>
          <w:rFonts w:asciiTheme="minorHAnsi" w:eastAsiaTheme="minorEastAsia" w:hAnsiTheme="minorHAnsi"/>
          <w:noProof/>
          <w:sz w:val="22"/>
          <w:lang w:val="en-US"/>
        </w:rPr>
      </w:pPr>
      <w:hyperlink w:anchor="_Toc448227671" w:history="1">
        <w:r w:rsidR="006869EE" w:rsidRPr="006B5B2A">
          <w:rPr>
            <w:rStyle w:val="Hyperlink"/>
            <w:noProof/>
          </w:rPr>
          <w:t>The Setting of the Sun: Vespers (the Eleventh Hour)</w:t>
        </w:r>
        <w:r w:rsidR="006869EE">
          <w:rPr>
            <w:noProof/>
            <w:webHidden/>
          </w:rPr>
          <w:tab/>
        </w:r>
        <w:r w:rsidR="006869EE">
          <w:rPr>
            <w:noProof/>
            <w:webHidden/>
          </w:rPr>
          <w:fldChar w:fldCharType="begin"/>
        </w:r>
        <w:r w:rsidR="006869EE">
          <w:rPr>
            <w:noProof/>
            <w:webHidden/>
          </w:rPr>
          <w:instrText xml:space="preserve"> PAGEREF _Toc448227671 \h </w:instrText>
        </w:r>
        <w:r w:rsidR="006869EE">
          <w:rPr>
            <w:noProof/>
            <w:webHidden/>
          </w:rPr>
        </w:r>
        <w:r w:rsidR="006869EE">
          <w:rPr>
            <w:noProof/>
            <w:webHidden/>
          </w:rPr>
          <w:fldChar w:fldCharType="separate"/>
        </w:r>
        <w:r w:rsidR="00044A4C">
          <w:rPr>
            <w:noProof/>
            <w:webHidden/>
          </w:rPr>
          <w:t>4</w:t>
        </w:r>
        <w:r w:rsidR="006869EE">
          <w:rPr>
            <w:noProof/>
            <w:webHidden/>
          </w:rPr>
          <w:fldChar w:fldCharType="end"/>
        </w:r>
      </w:hyperlink>
    </w:p>
    <w:p w14:paraId="55646BF5" w14:textId="5D296365" w:rsidR="006869EE" w:rsidRDefault="004D23BC">
      <w:pPr>
        <w:pStyle w:val="TOC2"/>
        <w:tabs>
          <w:tab w:val="right" w:leader="dot" w:pos="8846"/>
        </w:tabs>
        <w:rPr>
          <w:rFonts w:asciiTheme="minorHAnsi" w:eastAsiaTheme="minorEastAsia" w:hAnsiTheme="minorHAnsi"/>
          <w:noProof/>
          <w:sz w:val="22"/>
          <w:lang w:val="en-US"/>
        </w:rPr>
      </w:pPr>
      <w:hyperlink w:anchor="_Toc448227672" w:history="1">
        <w:r w:rsidR="006869EE" w:rsidRPr="006B5B2A">
          <w:rPr>
            <w:rStyle w:val="Hyperlink"/>
            <w:noProof/>
          </w:rPr>
          <w:t>After Supper: Retiring (the Twelfth Hour)</w:t>
        </w:r>
        <w:r w:rsidR="006869EE">
          <w:rPr>
            <w:noProof/>
            <w:webHidden/>
          </w:rPr>
          <w:tab/>
        </w:r>
        <w:r w:rsidR="006869EE">
          <w:rPr>
            <w:noProof/>
            <w:webHidden/>
          </w:rPr>
          <w:fldChar w:fldCharType="begin"/>
        </w:r>
        <w:r w:rsidR="006869EE">
          <w:rPr>
            <w:noProof/>
            <w:webHidden/>
          </w:rPr>
          <w:instrText xml:space="preserve"> PAGEREF _Toc448227672 \h </w:instrText>
        </w:r>
        <w:r w:rsidR="006869EE">
          <w:rPr>
            <w:noProof/>
            <w:webHidden/>
          </w:rPr>
        </w:r>
        <w:r w:rsidR="006869EE">
          <w:rPr>
            <w:noProof/>
            <w:webHidden/>
          </w:rPr>
          <w:fldChar w:fldCharType="separate"/>
        </w:r>
        <w:r w:rsidR="00044A4C">
          <w:rPr>
            <w:noProof/>
            <w:webHidden/>
          </w:rPr>
          <w:t>17</w:t>
        </w:r>
        <w:r w:rsidR="006869EE">
          <w:rPr>
            <w:noProof/>
            <w:webHidden/>
          </w:rPr>
          <w:fldChar w:fldCharType="end"/>
        </w:r>
      </w:hyperlink>
    </w:p>
    <w:p w14:paraId="088E77DD" w14:textId="2D746CA1" w:rsidR="006869EE" w:rsidRDefault="004D23BC">
      <w:pPr>
        <w:pStyle w:val="TOC2"/>
        <w:tabs>
          <w:tab w:val="right" w:leader="dot" w:pos="8846"/>
        </w:tabs>
        <w:rPr>
          <w:rFonts w:asciiTheme="minorHAnsi" w:eastAsiaTheme="minorEastAsia" w:hAnsiTheme="minorHAnsi"/>
          <w:noProof/>
          <w:sz w:val="22"/>
          <w:lang w:val="en-US"/>
        </w:rPr>
      </w:pPr>
      <w:hyperlink w:anchor="_Toc448227673" w:history="1">
        <w:r w:rsidR="006869EE" w:rsidRPr="006B5B2A">
          <w:rPr>
            <w:rStyle w:val="Hyperlink"/>
            <w:noProof/>
          </w:rPr>
          <w:t>Midnight</w:t>
        </w:r>
        <w:r w:rsidR="006869EE">
          <w:rPr>
            <w:noProof/>
            <w:webHidden/>
          </w:rPr>
          <w:tab/>
        </w:r>
        <w:r w:rsidR="006869EE">
          <w:rPr>
            <w:noProof/>
            <w:webHidden/>
          </w:rPr>
          <w:fldChar w:fldCharType="begin"/>
        </w:r>
        <w:r w:rsidR="006869EE">
          <w:rPr>
            <w:noProof/>
            <w:webHidden/>
          </w:rPr>
          <w:instrText xml:space="preserve"> PAGEREF _Toc448227673 \h </w:instrText>
        </w:r>
        <w:r w:rsidR="006869EE">
          <w:rPr>
            <w:noProof/>
            <w:webHidden/>
          </w:rPr>
        </w:r>
        <w:r w:rsidR="006869EE">
          <w:rPr>
            <w:noProof/>
            <w:webHidden/>
          </w:rPr>
          <w:fldChar w:fldCharType="separate"/>
        </w:r>
        <w:r w:rsidR="00044A4C">
          <w:rPr>
            <w:noProof/>
            <w:webHidden/>
          </w:rPr>
          <w:t>32</w:t>
        </w:r>
        <w:r w:rsidR="006869EE">
          <w:rPr>
            <w:noProof/>
            <w:webHidden/>
          </w:rPr>
          <w:fldChar w:fldCharType="end"/>
        </w:r>
      </w:hyperlink>
    </w:p>
    <w:p w14:paraId="5C99154D" w14:textId="2BBAD258" w:rsidR="006869EE" w:rsidRDefault="004D23BC">
      <w:pPr>
        <w:pStyle w:val="TOC2"/>
        <w:tabs>
          <w:tab w:val="right" w:leader="dot" w:pos="8846"/>
        </w:tabs>
        <w:rPr>
          <w:rFonts w:asciiTheme="minorHAnsi" w:eastAsiaTheme="minorEastAsia" w:hAnsiTheme="minorHAnsi"/>
          <w:noProof/>
          <w:sz w:val="22"/>
          <w:lang w:val="en-US"/>
        </w:rPr>
      </w:pPr>
      <w:hyperlink w:anchor="_Toc448227674" w:history="1">
        <w:r w:rsidR="006869EE" w:rsidRPr="006B5B2A">
          <w:rPr>
            <w:rStyle w:val="Hyperlink"/>
            <w:noProof/>
          </w:rPr>
          <w:t>The Rising of the Sun: Matins (or Lauds)</w:t>
        </w:r>
        <w:r w:rsidR="006869EE">
          <w:rPr>
            <w:noProof/>
            <w:webHidden/>
          </w:rPr>
          <w:tab/>
        </w:r>
        <w:r w:rsidR="006869EE">
          <w:rPr>
            <w:noProof/>
            <w:webHidden/>
          </w:rPr>
          <w:fldChar w:fldCharType="begin"/>
        </w:r>
        <w:r w:rsidR="006869EE">
          <w:rPr>
            <w:noProof/>
            <w:webHidden/>
          </w:rPr>
          <w:instrText xml:space="preserve"> PAGEREF _Toc448227674 \h </w:instrText>
        </w:r>
        <w:r w:rsidR="006869EE">
          <w:rPr>
            <w:noProof/>
            <w:webHidden/>
          </w:rPr>
        </w:r>
        <w:r w:rsidR="006869EE">
          <w:rPr>
            <w:noProof/>
            <w:webHidden/>
          </w:rPr>
          <w:fldChar w:fldCharType="separate"/>
        </w:r>
        <w:r w:rsidR="00044A4C">
          <w:rPr>
            <w:noProof/>
            <w:webHidden/>
          </w:rPr>
          <w:t>45</w:t>
        </w:r>
        <w:r w:rsidR="006869EE">
          <w:rPr>
            <w:noProof/>
            <w:webHidden/>
          </w:rPr>
          <w:fldChar w:fldCharType="end"/>
        </w:r>
      </w:hyperlink>
    </w:p>
    <w:p w14:paraId="77D317C4" w14:textId="422E782E" w:rsidR="006869EE" w:rsidRDefault="004D23BC">
      <w:pPr>
        <w:pStyle w:val="TOC2"/>
        <w:tabs>
          <w:tab w:val="right" w:leader="dot" w:pos="8846"/>
        </w:tabs>
        <w:rPr>
          <w:rFonts w:asciiTheme="minorHAnsi" w:eastAsiaTheme="minorEastAsia" w:hAnsiTheme="minorHAnsi"/>
          <w:noProof/>
          <w:sz w:val="22"/>
          <w:lang w:val="en-US"/>
        </w:rPr>
      </w:pPr>
      <w:hyperlink w:anchor="_Toc448227675" w:history="1">
        <w:r w:rsidR="006869EE" w:rsidRPr="006B5B2A">
          <w:rPr>
            <w:rStyle w:val="Hyperlink"/>
            <w:noProof/>
          </w:rPr>
          <w:t>Early Morning: Prime (The First Hour)</w:t>
        </w:r>
        <w:r w:rsidR="006869EE">
          <w:rPr>
            <w:noProof/>
            <w:webHidden/>
          </w:rPr>
          <w:tab/>
        </w:r>
        <w:r w:rsidR="006869EE">
          <w:rPr>
            <w:noProof/>
            <w:webHidden/>
          </w:rPr>
          <w:fldChar w:fldCharType="begin"/>
        </w:r>
        <w:r w:rsidR="006869EE">
          <w:rPr>
            <w:noProof/>
            <w:webHidden/>
          </w:rPr>
          <w:instrText xml:space="preserve"> PAGEREF _Toc448227675 \h </w:instrText>
        </w:r>
        <w:r w:rsidR="006869EE">
          <w:rPr>
            <w:noProof/>
            <w:webHidden/>
          </w:rPr>
        </w:r>
        <w:r w:rsidR="006869EE">
          <w:rPr>
            <w:noProof/>
            <w:webHidden/>
          </w:rPr>
          <w:fldChar w:fldCharType="separate"/>
        </w:r>
        <w:r w:rsidR="00044A4C">
          <w:rPr>
            <w:noProof/>
            <w:webHidden/>
          </w:rPr>
          <w:t>46</w:t>
        </w:r>
        <w:r w:rsidR="006869EE">
          <w:rPr>
            <w:noProof/>
            <w:webHidden/>
          </w:rPr>
          <w:fldChar w:fldCharType="end"/>
        </w:r>
      </w:hyperlink>
    </w:p>
    <w:p w14:paraId="7843B083" w14:textId="2E175F91" w:rsidR="006869EE" w:rsidRDefault="004D23BC">
      <w:pPr>
        <w:pStyle w:val="TOC2"/>
        <w:tabs>
          <w:tab w:val="right" w:leader="dot" w:pos="8846"/>
        </w:tabs>
        <w:rPr>
          <w:rFonts w:asciiTheme="minorHAnsi" w:eastAsiaTheme="minorEastAsia" w:hAnsiTheme="minorHAnsi"/>
          <w:noProof/>
          <w:sz w:val="22"/>
          <w:lang w:val="en-US"/>
        </w:rPr>
      </w:pPr>
      <w:hyperlink w:anchor="_Toc448227676" w:history="1">
        <w:r w:rsidR="006869EE" w:rsidRPr="006B5B2A">
          <w:rPr>
            <w:rStyle w:val="Hyperlink"/>
            <w:noProof/>
          </w:rPr>
          <w:t>Mid-Morning (The Third Hour)</w:t>
        </w:r>
        <w:r w:rsidR="006869EE">
          <w:rPr>
            <w:noProof/>
            <w:webHidden/>
          </w:rPr>
          <w:tab/>
        </w:r>
        <w:r w:rsidR="006869EE">
          <w:rPr>
            <w:noProof/>
            <w:webHidden/>
          </w:rPr>
          <w:fldChar w:fldCharType="begin"/>
        </w:r>
        <w:r w:rsidR="006869EE">
          <w:rPr>
            <w:noProof/>
            <w:webHidden/>
          </w:rPr>
          <w:instrText xml:space="preserve"> PAGEREF _Toc448227676 \h </w:instrText>
        </w:r>
        <w:r w:rsidR="006869EE">
          <w:rPr>
            <w:noProof/>
            <w:webHidden/>
          </w:rPr>
        </w:r>
        <w:r w:rsidR="006869EE">
          <w:rPr>
            <w:noProof/>
            <w:webHidden/>
          </w:rPr>
          <w:fldChar w:fldCharType="separate"/>
        </w:r>
        <w:r w:rsidR="00044A4C">
          <w:rPr>
            <w:noProof/>
            <w:webHidden/>
          </w:rPr>
          <w:t>66</w:t>
        </w:r>
        <w:r w:rsidR="006869EE">
          <w:rPr>
            <w:noProof/>
            <w:webHidden/>
          </w:rPr>
          <w:fldChar w:fldCharType="end"/>
        </w:r>
      </w:hyperlink>
    </w:p>
    <w:p w14:paraId="57D78A99" w14:textId="68CF0F86" w:rsidR="006869EE" w:rsidRDefault="004D23BC">
      <w:pPr>
        <w:pStyle w:val="TOC2"/>
        <w:tabs>
          <w:tab w:val="right" w:leader="dot" w:pos="8846"/>
        </w:tabs>
        <w:rPr>
          <w:rFonts w:asciiTheme="minorHAnsi" w:eastAsiaTheme="minorEastAsia" w:hAnsiTheme="minorHAnsi"/>
          <w:noProof/>
          <w:sz w:val="22"/>
          <w:lang w:val="en-US"/>
        </w:rPr>
      </w:pPr>
      <w:hyperlink w:anchor="_Toc448227677" w:history="1">
        <w:r w:rsidR="006869EE" w:rsidRPr="006B5B2A">
          <w:rPr>
            <w:rStyle w:val="Hyperlink"/>
            <w:noProof/>
          </w:rPr>
          <w:t>Noon (The Sixth Hour)</w:t>
        </w:r>
        <w:r w:rsidR="006869EE">
          <w:rPr>
            <w:noProof/>
            <w:webHidden/>
          </w:rPr>
          <w:tab/>
        </w:r>
        <w:r w:rsidR="006869EE">
          <w:rPr>
            <w:noProof/>
            <w:webHidden/>
          </w:rPr>
          <w:fldChar w:fldCharType="begin"/>
        </w:r>
        <w:r w:rsidR="006869EE">
          <w:rPr>
            <w:noProof/>
            <w:webHidden/>
          </w:rPr>
          <w:instrText xml:space="preserve"> PAGEREF _Toc448227677 \h </w:instrText>
        </w:r>
        <w:r w:rsidR="006869EE">
          <w:rPr>
            <w:noProof/>
            <w:webHidden/>
          </w:rPr>
        </w:r>
        <w:r w:rsidR="006869EE">
          <w:rPr>
            <w:noProof/>
            <w:webHidden/>
          </w:rPr>
          <w:fldChar w:fldCharType="separate"/>
        </w:r>
        <w:r w:rsidR="00044A4C">
          <w:rPr>
            <w:noProof/>
            <w:webHidden/>
          </w:rPr>
          <w:t>69</w:t>
        </w:r>
        <w:r w:rsidR="006869EE">
          <w:rPr>
            <w:noProof/>
            <w:webHidden/>
          </w:rPr>
          <w:fldChar w:fldCharType="end"/>
        </w:r>
      </w:hyperlink>
    </w:p>
    <w:p w14:paraId="02ECF6EA" w14:textId="34F9A701" w:rsidR="006869EE" w:rsidRDefault="004D23BC">
      <w:pPr>
        <w:pStyle w:val="TOC2"/>
        <w:tabs>
          <w:tab w:val="right" w:leader="dot" w:pos="8846"/>
        </w:tabs>
        <w:rPr>
          <w:rFonts w:asciiTheme="minorHAnsi" w:eastAsiaTheme="minorEastAsia" w:hAnsiTheme="minorHAnsi"/>
          <w:noProof/>
          <w:sz w:val="22"/>
          <w:lang w:val="en-US"/>
        </w:rPr>
      </w:pPr>
      <w:hyperlink w:anchor="_Toc448227678" w:history="1">
        <w:r w:rsidR="006869EE" w:rsidRPr="006B5B2A">
          <w:rPr>
            <w:rStyle w:val="Hyperlink"/>
            <w:noProof/>
          </w:rPr>
          <w:t>Afternoon (The Ninth Hour)</w:t>
        </w:r>
        <w:r w:rsidR="006869EE">
          <w:rPr>
            <w:noProof/>
            <w:webHidden/>
          </w:rPr>
          <w:tab/>
        </w:r>
        <w:r w:rsidR="006869EE">
          <w:rPr>
            <w:noProof/>
            <w:webHidden/>
          </w:rPr>
          <w:fldChar w:fldCharType="begin"/>
        </w:r>
        <w:r w:rsidR="006869EE">
          <w:rPr>
            <w:noProof/>
            <w:webHidden/>
          </w:rPr>
          <w:instrText xml:space="preserve"> PAGEREF _Toc448227678 \h </w:instrText>
        </w:r>
        <w:r w:rsidR="006869EE">
          <w:rPr>
            <w:noProof/>
            <w:webHidden/>
          </w:rPr>
        </w:r>
        <w:r w:rsidR="006869EE">
          <w:rPr>
            <w:noProof/>
            <w:webHidden/>
          </w:rPr>
          <w:fldChar w:fldCharType="separate"/>
        </w:r>
        <w:r w:rsidR="00044A4C">
          <w:rPr>
            <w:noProof/>
            <w:webHidden/>
          </w:rPr>
          <w:t>73</w:t>
        </w:r>
        <w:r w:rsidR="006869EE">
          <w:rPr>
            <w:noProof/>
            <w:webHidden/>
          </w:rPr>
          <w:fldChar w:fldCharType="end"/>
        </w:r>
      </w:hyperlink>
    </w:p>
    <w:p w14:paraId="57C90EA0" w14:textId="5C8A4DAB" w:rsidR="006869EE" w:rsidRDefault="004D23BC">
      <w:pPr>
        <w:pStyle w:val="TOC2"/>
        <w:tabs>
          <w:tab w:val="right" w:leader="dot" w:pos="8846"/>
        </w:tabs>
        <w:rPr>
          <w:rFonts w:asciiTheme="minorHAnsi" w:eastAsiaTheme="minorEastAsia" w:hAnsiTheme="minorHAnsi"/>
          <w:noProof/>
          <w:sz w:val="22"/>
          <w:lang w:val="en-US"/>
        </w:rPr>
      </w:pPr>
      <w:hyperlink w:anchor="_Toc448227679" w:history="1">
        <w:r w:rsidR="006869EE" w:rsidRPr="006B5B2A">
          <w:rPr>
            <w:rStyle w:val="Hyperlink"/>
            <w:noProof/>
            <w:lang w:val="en-GB"/>
          </w:rPr>
          <w:t>Reader’s Service</w:t>
        </w:r>
        <w:r w:rsidR="006869EE">
          <w:rPr>
            <w:noProof/>
            <w:webHidden/>
          </w:rPr>
          <w:tab/>
        </w:r>
        <w:r w:rsidR="006869EE">
          <w:rPr>
            <w:noProof/>
            <w:webHidden/>
          </w:rPr>
          <w:fldChar w:fldCharType="begin"/>
        </w:r>
        <w:r w:rsidR="006869EE">
          <w:rPr>
            <w:noProof/>
            <w:webHidden/>
          </w:rPr>
          <w:instrText xml:space="preserve"> PAGEREF _Toc448227679 \h </w:instrText>
        </w:r>
        <w:r w:rsidR="006869EE">
          <w:rPr>
            <w:noProof/>
            <w:webHidden/>
          </w:rPr>
        </w:r>
        <w:r w:rsidR="006869EE">
          <w:rPr>
            <w:noProof/>
            <w:webHidden/>
          </w:rPr>
          <w:fldChar w:fldCharType="separate"/>
        </w:r>
        <w:r w:rsidR="00044A4C">
          <w:rPr>
            <w:noProof/>
            <w:webHidden/>
          </w:rPr>
          <w:t>530</w:t>
        </w:r>
        <w:r w:rsidR="006869EE">
          <w:rPr>
            <w:noProof/>
            <w:webHidden/>
          </w:rPr>
          <w:fldChar w:fldCharType="end"/>
        </w:r>
      </w:hyperlink>
    </w:p>
    <w:p w14:paraId="574302FE" w14:textId="64B9573A" w:rsidR="006869EE" w:rsidRDefault="004D23BC">
      <w:pPr>
        <w:pStyle w:val="TOC2"/>
        <w:tabs>
          <w:tab w:val="right" w:leader="dot" w:pos="8846"/>
        </w:tabs>
        <w:rPr>
          <w:rFonts w:asciiTheme="minorHAnsi" w:eastAsiaTheme="minorEastAsia" w:hAnsiTheme="minorHAnsi"/>
          <w:noProof/>
          <w:sz w:val="22"/>
          <w:lang w:val="en-US"/>
        </w:rPr>
      </w:pPr>
      <w:hyperlink w:anchor="_Toc448227680" w:history="1">
        <w:r w:rsidR="006869EE" w:rsidRPr="006B5B2A">
          <w:rPr>
            <w:rStyle w:val="Hyperlink"/>
            <w:noProof/>
          </w:rPr>
          <w:t>Prayers for Needs</w:t>
        </w:r>
        <w:r w:rsidR="006869EE">
          <w:rPr>
            <w:noProof/>
            <w:webHidden/>
          </w:rPr>
          <w:tab/>
        </w:r>
        <w:r w:rsidR="006869EE">
          <w:rPr>
            <w:noProof/>
            <w:webHidden/>
          </w:rPr>
          <w:fldChar w:fldCharType="begin"/>
        </w:r>
        <w:r w:rsidR="006869EE">
          <w:rPr>
            <w:noProof/>
            <w:webHidden/>
          </w:rPr>
          <w:instrText xml:space="preserve"> PAGEREF _Toc448227680 \h </w:instrText>
        </w:r>
        <w:r w:rsidR="006869EE">
          <w:rPr>
            <w:noProof/>
            <w:webHidden/>
          </w:rPr>
        </w:r>
        <w:r w:rsidR="006869EE">
          <w:rPr>
            <w:noProof/>
            <w:webHidden/>
          </w:rPr>
          <w:fldChar w:fldCharType="separate"/>
        </w:r>
        <w:r w:rsidR="00044A4C">
          <w:rPr>
            <w:noProof/>
            <w:webHidden/>
          </w:rPr>
          <w:t>551</w:t>
        </w:r>
        <w:r w:rsidR="006869EE">
          <w:rPr>
            <w:noProof/>
            <w:webHidden/>
          </w:rPr>
          <w:fldChar w:fldCharType="end"/>
        </w:r>
      </w:hyperlink>
    </w:p>
    <w:p w14:paraId="40D6A636" w14:textId="7B080D3E" w:rsidR="006869EE" w:rsidRDefault="004D23BC">
      <w:pPr>
        <w:pStyle w:val="TOC1"/>
        <w:tabs>
          <w:tab w:val="right" w:leader="dot" w:pos="8846"/>
        </w:tabs>
        <w:rPr>
          <w:rFonts w:asciiTheme="minorHAnsi" w:eastAsiaTheme="minorEastAsia" w:hAnsiTheme="minorHAnsi"/>
          <w:noProof/>
          <w:sz w:val="22"/>
          <w:lang w:val="en-US"/>
        </w:rPr>
      </w:pPr>
      <w:hyperlink w:anchor="_Toc448227681" w:history="1">
        <w:r w:rsidR="006869EE" w:rsidRPr="006B5B2A">
          <w:rPr>
            <w:rStyle w:val="Hyperlink"/>
            <w:noProof/>
          </w:rPr>
          <w:t>The Book of the Psalter</w:t>
        </w:r>
        <w:r w:rsidR="006869EE">
          <w:rPr>
            <w:noProof/>
            <w:webHidden/>
          </w:rPr>
          <w:tab/>
        </w:r>
        <w:r w:rsidR="006869EE">
          <w:rPr>
            <w:noProof/>
            <w:webHidden/>
          </w:rPr>
          <w:fldChar w:fldCharType="begin"/>
        </w:r>
        <w:r w:rsidR="006869EE">
          <w:rPr>
            <w:noProof/>
            <w:webHidden/>
          </w:rPr>
          <w:instrText xml:space="preserve"> PAGEREF _Toc448227681 \h </w:instrText>
        </w:r>
        <w:r w:rsidR="006869EE">
          <w:rPr>
            <w:noProof/>
            <w:webHidden/>
          </w:rPr>
        </w:r>
        <w:r w:rsidR="006869EE">
          <w:rPr>
            <w:noProof/>
            <w:webHidden/>
          </w:rPr>
          <w:fldChar w:fldCharType="separate"/>
        </w:r>
        <w:r w:rsidR="00044A4C">
          <w:rPr>
            <w:noProof/>
            <w:webHidden/>
          </w:rPr>
          <w:t>77</w:t>
        </w:r>
        <w:r w:rsidR="006869EE">
          <w:rPr>
            <w:noProof/>
            <w:webHidden/>
          </w:rPr>
          <w:fldChar w:fldCharType="end"/>
        </w:r>
      </w:hyperlink>
    </w:p>
    <w:p w14:paraId="05B33A97" w14:textId="7B68B382" w:rsidR="006869EE" w:rsidRDefault="004D23BC">
      <w:pPr>
        <w:pStyle w:val="TOC2"/>
        <w:tabs>
          <w:tab w:val="right" w:leader="dot" w:pos="8846"/>
        </w:tabs>
        <w:rPr>
          <w:rFonts w:asciiTheme="minorHAnsi" w:eastAsiaTheme="minorEastAsia" w:hAnsiTheme="minorHAnsi"/>
          <w:noProof/>
          <w:sz w:val="22"/>
          <w:lang w:val="en-US"/>
        </w:rPr>
      </w:pPr>
      <w:hyperlink w:anchor="_Toc448227682" w:history="1">
        <w:r w:rsidR="006869EE" w:rsidRPr="006B5B2A">
          <w:rPr>
            <w:rStyle w:val="Hyperlink"/>
            <w:noProof/>
          </w:rPr>
          <w:t>The Psalms</w:t>
        </w:r>
        <w:r w:rsidR="006869EE">
          <w:rPr>
            <w:noProof/>
            <w:webHidden/>
          </w:rPr>
          <w:tab/>
        </w:r>
        <w:r w:rsidR="006869EE">
          <w:rPr>
            <w:noProof/>
            <w:webHidden/>
          </w:rPr>
          <w:fldChar w:fldCharType="begin"/>
        </w:r>
        <w:r w:rsidR="006869EE">
          <w:rPr>
            <w:noProof/>
            <w:webHidden/>
          </w:rPr>
          <w:instrText xml:space="preserve"> PAGEREF _Toc448227682 \h </w:instrText>
        </w:r>
        <w:r w:rsidR="006869EE">
          <w:rPr>
            <w:noProof/>
            <w:webHidden/>
          </w:rPr>
        </w:r>
        <w:r w:rsidR="006869EE">
          <w:rPr>
            <w:noProof/>
            <w:webHidden/>
          </w:rPr>
          <w:fldChar w:fldCharType="separate"/>
        </w:r>
        <w:r w:rsidR="00044A4C">
          <w:rPr>
            <w:noProof/>
            <w:webHidden/>
          </w:rPr>
          <w:t>83</w:t>
        </w:r>
        <w:r w:rsidR="006869EE">
          <w:rPr>
            <w:noProof/>
            <w:webHidden/>
          </w:rPr>
          <w:fldChar w:fldCharType="end"/>
        </w:r>
      </w:hyperlink>
    </w:p>
    <w:p w14:paraId="47DB6595" w14:textId="06D24459" w:rsidR="006869EE" w:rsidRDefault="004D23BC">
      <w:pPr>
        <w:pStyle w:val="TOC2"/>
        <w:tabs>
          <w:tab w:val="right" w:leader="dot" w:pos="8846"/>
        </w:tabs>
        <w:rPr>
          <w:rFonts w:asciiTheme="minorHAnsi" w:eastAsiaTheme="minorEastAsia" w:hAnsiTheme="minorHAnsi"/>
          <w:noProof/>
          <w:sz w:val="22"/>
          <w:lang w:val="en-US"/>
        </w:rPr>
      </w:pPr>
      <w:hyperlink w:anchor="_Toc448227683" w:history="1">
        <w:r w:rsidR="006869EE" w:rsidRPr="006B5B2A">
          <w:rPr>
            <w:rStyle w:val="Hyperlink"/>
            <w:noProof/>
          </w:rPr>
          <w:t>The Canticles</w:t>
        </w:r>
        <w:r w:rsidR="006869EE">
          <w:rPr>
            <w:noProof/>
            <w:webHidden/>
          </w:rPr>
          <w:tab/>
        </w:r>
        <w:r w:rsidR="006869EE">
          <w:rPr>
            <w:noProof/>
            <w:webHidden/>
          </w:rPr>
          <w:fldChar w:fldCharType="begin"/>
        </w:r>
        <w:r w:rsidR="006869EE">
          <w:rPr>
            <w:noProof/>
            <w:webHidden/>
          </w:rPr>
          <w:instrText xml:space="preserve"> PAGEREF _Toc448227683 \h </w:instrText>
        </w:r>
        <w:r w:rsidR="006869EE">
          <w:rPr>
            <w:noProof/>
            <w:webHidden/>
          </w:rPr>
        </w:r>
        <w:r w:rsidR="006869EE">
          <w:rPr>
            <w:noProof/>
            <w:webHidden/>
          </w:rPr>
          <w:fldChar w:fldCharType="separate"/>
        </w:r>
        <w:r w:rsidR="00044A4C">
          <w:rPr>
            <w:noProof/>
            <w:webHidden/>
          </w:rPr>
          <w:t>319</w:t>
        </w:r>
        <w:r w:rsidR="006869EE">
          <w:rPr>
            <w:noProof/>
            <w:webHidden/>
          </w:rPr>
          <w:fldChar w:fldCharType="end"/>
        </w:r>
      </w:hyperlink>
    </w:p>
    <w:p w14:paraId="46D4DDD8" w14:textId="267026C9" w:rsidR="006869EE" w:rsidRDefault="004D23BC">
      <w:pPr>
        <w:pStyle w:val="TOC2"/>
        <w:tabs>
          <w:tab w:val="right" w:leader="dot" w:pos="8846"/>
        </w:tabs>
        <w:rPr>
          <w:rFonts w:asciiTheme="minorHAnsi" w:eastAsiaTheme="minorEastAsia" w:hAnsiTheme="minorHAnsi"/>
          <w:noProof/>
          <w:sz w:val="22"/>
          <w:lang w:val="en-US"/>
        </w:rPr>
      </w:pPr>
      <w:hyperlink w:anchor="_Toc448227684" w:history="1">
        <w:r w:rsidR="006869EE" w:rsidRPr="006B5B2A">
          <w:rPr>
            <w:rStyle w:val="Hyperlink"/>
            <w:noProof/>
          </w:rPr>
          <w:t>The Fourth Canticle</w:t>
        </w:r>
        <w:r w:rsidR="006869EE">
          <w:rPr>
            <w:noProof/>
            <w:webHidden/>
          </w:rPr>
          <w:tab/>
        </w:r>
        <w:r w:rsidR="006869EE">
          <w:rPr>
            <w:noProof/>
            <w:webHidden/>
          </w:rPr>
          <w:fldChar w:fldCharType="begin"/>
        </w:r>
        <w:r w:rsidR="006869EE">
          <w:rPr>
            <w:noProof/>
            <w:webHidden/>
          </w:rPr>
          <w:instrText xml:space="preserve"> PAGEREF _Toc448227684 \h </w:instrText>
        </w:r>
        <w:r w:rsidR="006869EE">
          <w:rPr>
            <w:noProof/>
            <w:webHidden/>
          </w:rPr>
        </w:r>
        <w:r w:rsidR="006869EE">
          <w:rPr>
            <w:noProof/>
            <w:webHidden/>
          </w:rPr>
          <w:fldChar w:fldCharType="separate"/>
        </w:r>
        <w:r w:rsidR="00044A4C">
          <w:rPr>
            <w:noProof/>
            <w:webHidden/>
          </w:rPr>
          <w:t>367</w:t>
        </w:r>
        <w:r w:rsidR="006869EE">
          <w:rPr>
            <w:noProof/>
            <w:webHidden/>
          </w:rPr>
          <w:fldChar w:fldCharType="end"/>
        </w:r>
      </w:hyperlink>
    </w:p>
    <w:p w14:paraId="6F4F83B4" w14:textId="29D06FFB" w:rsidR="006869EE" w:rsidRDefault="004D23BC">
      <w:pPr>
        <w:pStyle w:val="TOC1"/>
        <w:tabs>
          <w:tab w:val="right" w:leader="dot" w:pos="8846"/>
        </w:tabs>
        <w:rPr>
          <w:rFonts w:asciiTheme="minorHAnsi" w:eastAsiaTheme="minorEastAsia" w:hAnsiTheme="minorHAnsi"/>
          <w:noProof/>
          <w:sz w:val="22"/>
          <w:lang w:val="en-US"/>
        </w:rPr>
      </w:pPr>
      <w:hyperlink w:anchor="_Toc448227685" w:history="1">
        <w:r w:rsidR="006869EE" w:rsidRPr="006B5B2A">
          <w:rPr>
            <w:rStyle w:val="Hyperlink"/>
            <w:noProof/>
          </w:rPr>
          <w:t>The Annual Psalis and Theotokia</w:t>
        </w:r>
        <w:r w:rsidR="006869EE">
          <w:rPr>
            <w:noProof/>
            <w:webHidden/>
          </w:rPr>
          <w:tab/>
        </w:r>
        <w:r w:rsidR="006869EE">
          <w:rPr>
            <w:noProof/>
            <w:webHidden/>
          </w:rPr>
          <w:fldChar w:fldCharType="begin"/>
        </w:r>
        <w:r w:rsidR="006869EE">
          <w:rPr>
            <w:noProof/>
            <w:webHidden/>
          </w:rPr>
          <w:instrText xml:space="preserve"> PAGEREF _Toc448227685 \h </w:instrText>
        </w:r>
        <w:r w:rsidR="006869EE">
          <w:rPr>
            <w:noProof/>
            <w:webHidden/>
          </w:rPr>
        </w:r>
        <w:r w:rsidR="006869EE">
          <w:rPr>
            <w:noProof/>
            <w:webHidden/>
          </w:rPr>
          <w:fldChar w:fldCharType="separate"/>
        </w:r>
        <w:r w:rsidR="00044A4C">
          <w:rPr>
            <w:noProof/>
            <w:webHidden/>
          </w:rPr>
          <w:t>372</w:t>
        </w:r>
        <w:r w:rsidR="006869EE">
          <w:rPr>
            <w:noProof/>
            <w:webHidden/>
          </w:rPr>
          <w:fldChar w:fldCharType="end"/>
        </w:r>
      </w:hyperlink>
    </w:p>
    <w:p w14:paraId="587C813B" w14:textId="00A4657F" w:rsidR="006869EE" w:rsidRDefault="004D23BC">
      <w:pPr>
        <w:pStyle w:val="TOC2"/>
        <w:tabs>
          <w:tab w:val="right" w:leader="dot" w:pos="8846"/>
        </w:tabs>
        <w:rPr>
          <w:rFonts w:asciiTheme="minorHAnsi" w:eastAsiaTheme="minorEastAsia" w:hAnsiTheme="minorHAnsi"/>
          <w:noProof/>
          <w:sz w:val="22"/>
          <w:lang w:val="en-US"/>
        </w:rPr>
      </w:pPr>
      <w:hyperlink w:anchor="_Toc448227686" w:history="1">
        <w:r w:rsidR="006869EE" w:rsidRPr="006B5B2A">
          <w:rPr>
            <w:rStyle w:val="Hyperlink"/>
            <w:noProof/>
          </w:rPr>
          <w:t>Sunday</w:t>
        </w:r>
        <w:r w:rsidR="006869EE">
          <w:rPr>
            <w:noProof/>
            <w:webHidden/>
          </w:rPr>
          <w:tab/>
        </w:r>
        <w:r w:rsidR="006869EE">
          <w:rPr>
            <w:noProof/>
            <w:webHidden/>
          </w:rPr>
          <w:fldChar w:fldCharType="begin"/>
        </w:r>
        <w:r w:rsidR="006869EE">
          <w:rPr>
            <w:noProof/>
            <w:webHidden/>
          </w:rPr>
          <w:instrText xml:space="preserve"> PAGEREF _Toc448227686 \h </w:instrText>
        </w:r>
        <w:r w:rsidR="006869EE">
          <w:rPr>
            <w:noProof/>
            <w:webHidden/>
          </w:rPr>
        </w:r>
        <w:r w:rsidR="006869EE">
          <w:rPr>
            <w:noProof/>
            <w:webHidden/>
          </w:rPr>
          <w:fldChar w:fldCharType="separate"/>
        </w:r>
        <w:r w:rsidR="00044A4C">
          <w:rPr>
            <w:noProof/>
            <w:webHidden/>
          </w:rPr>
          <w:t>373</w:t>
        </w:r>
        <w:r w:rsidR="006869EE">
          <w:rPr>
            <w:noProof/>
            <w:webHidden/>
          </w:rPr>
          <w:fldChar w:fldCharType="end"/>
        </w:r>
      </w:hyperlink>
    </w:p>
    <w:p w14:paraId="3B76A38E" w14:textId="6417AB78" w:rsidR="006869EE" w:rsidRDefault="004D23BC">
      <w:pPr>
        <w:pStyle w:val="TOC2"/>
        <w:tabs>
          <w:tab w:val="right" w:leader="dot" w:pos="8846"/>
        </w:tabs>
        <w:rPr>
          <w:rFonts w:asciiTheme="minorHAnsi" w:eastAsiaTheme="minorEastAsia" w:hAnsiTheme="minorHAnsi"/>
          <w:noProof/>
          <w:sz w:val="22"/>
          <w:lang w:val="en-US"/>
        </w:rPr>
      </w:pPr>
      <w:hyperlink w:anchor="_Toc448227687" w:history="1">
        <w:r w:rsidR="006869EE" w:rsidRPr="006B5B2A">
          <w:rPr>
            <w:rStyle w:val="Hyperlink"/>
            <w:noProof/>
          </w:rPr>
          <w:t>The Conclusion of the Adam Theotokias</w:t>
        </w:r>
        <w:r w:rsidR="006869EE">
          <w:rPr>
            <w:noProof/>
            <w:webHidden/>
          </w:rPr>
          <w:tab/>
        </w:r>
        <w:r w:rsidR="006869EE">
          <w:rPr>
            <w:noProof/>
            <w:webHidden/>
          </w:rPr>
          <w:fldChar w:fldCharType="begin"/>
        </w:r>
        <w:r w:rsidR="006869EE">
          <w:rPr>
            <w:noProof/>
            <w:webHidden/>
          </w:rPr>
          <w:instrText xml:space="preserve"> PAGEREF _Toc448227687 \h </w:instrText>
        </w:r>
        <w:r w:rsidR="006869EE">
          <w:rPr>
            <w:noProof/>
            <w:webHidden/>
          </w:rPr>
        </w:r>
        <w:r w:rsidR="006869EE">
          <w:rPr>
            <w:noProof/>
            <w:webHidden/>
          </w:rPr>
          <w:fldChar w:fldCharType="separate"/>
        </w:r>
        <w:r w:rsidR="00044A4C">
          <w:rPr>
            <w:noProof/>
            <w:webHidden/>
          </w:rPr>
          <w:t>411</w:t>
        </w:r>
        <w:r w:rsidR="006869EE">
          <w:rPr>
            <w:noProof/>
            <w:webHidden/>
          </w:rPr>
          <w:fldChar w:fldCharType="end"/>
        </w:r>
      </w:hyperlink>
    </w:p>
    <w:p w14:paraId="516D405F" w14:textId="2EDFAB32" w:rsidR="006869EE" w:rsidRDefault="004D23BC">
      <w:pPr>
        <w:pStyle w:val="TOC2"/>
        <w:tabs>
          <w:tab w:val="right" w:leader="dot" w:pos="8846"/>
        </w:tabs>
        <w:rPr>
          <w:rFonts w:asciiTheme="minorHAnsi" w:eastAsiaTheme="minorEastAsia" w:hAnsiTheme="minorHAnsi"/>
          <w:noProof/>
          <w:sz w:val="22"/>
          <w:lang w:val="en-US"/>
        </w:rPr>
      </w:pPr>
      <w:hyperlink w:anchor="_Toc448227688" w:history="1">
        <w:r w:rsidR="006869EE" w:rsidRPr="006B5B2A">
          <w:rPr>
            <w:rStyle w:val="Hyperlink"/>
            <w:noProof/>
          </w:rPr>
          <w:t>Monday</w:t>
        </w:r>
        <w:r w:rsidR="006869EE">
          <w:rPr>
            <w:noProof/>
            <w:webHidden/>
          </w:rPr>
          <w:tab/>
        </w:r>
        <w:r w:rsidR="006869EE">
          <w:rPr>
            <w:noProof/>
            <w:webHidden/>
          </w:rPr>
          <w:fldChar w:fldCharType="begin"/>
        </w:r>
        <w:r w:rsidR="006869EE">
          <w:rPr>
            <w:noProof/>
            <w:webHidden/>
          </w:rPr>
          <w:instrText xml:space="preserve"> PAGEREF _Toc448227688 \h </w:instrText>
        </w:r>
        <w:r w:rsidR="006869EE">
          <w:rPr>
            <w:noProof/>
            <w:webHidden/>
          </w:rPr>
        </w:r>
        <w:r w:rsidR="006869EE">
          <w:rPr>
            <w:noProof/>
            <w:webHidden/>
          </w:rPr>
          <w:fldChar w:fldCharType="separate"/>
        </w:r>
        <w:r w:rsidR="00044A4C">
          <w:rPr>
            <w:noProof/>
            <w:webHidden/>
          </w:rPr>
          <w:t>414</w:t>
        </w:r>
        <w:r w:rsidR="006869EE">
          <w:rPr>
            <w:noProof/>
            <w:webHidden/>
          </w:rPr>
          <w:fldChar w:fldCharType="end"/>
        </w:r>
      </w:hyperlink>
    </w:p>
    <w:p w14:paraId="674B68C8" w14:textId="76A89DB6" w:rsidR="006869EE" w:rsidRDefault="004D23BC">
      <w:pPr>
        <w:pStyle w:val="TOC2"/>
        <w:tabs>
          <w:tab w:val="right" w:leader="dot" w:pos="8846"/>
        </w:tabs>
        <w:rPr>
          <w:rFonts w:asciiTheme="minorHAnsi" w:eastAsiaTheme="minorEastAsia" w:hAnsiTheme="minorHAnsi"/>
          <w:noProof/>
          <w:sz w:val="22"/>
          <w:lang w:val="en-US"/>
        </w:rPr>
      </w:pPr>
      <w:hyperlink w:anchor="_Toc448227689" w:history="1">
        <w:r w:rsidR="006869EE" w:rsidRPr="006B5B2A">
          <w:rPr>
            <w:rStyle w:val="Hyperlink"/>
            <w:noProof/>
          </w:rPr>
          <w:t>Tuesday</w:t>
        </w:r>
        <w:r w:rsidR="006869EE">
          <w:rPr>
            <w:noProof/>
            <w:webHidden/>
          </w:rPr>
          <w:tab/>
        </w:r>
        <w:r w:rsidR="006869EE">
          <w:rPr>
            <w:noProof/>
            <w:webHidden/>
          </w:rPr>
          <w:fldChar w:fldCharType="begin"/>
        </w:r>
        <w:r w:rsidR="006869EE">
          <w:rPr>
            <w:noProof/>
            <w:webHidden/>
          </w:rPr>
          <w:instrText xml:space="preserve"> PAGEREF _Toc448227689 \h </w:instrText>
        </w:r>
        <w:r w:rsidR="006869EE">
          <w:rPr>
            <w:noProof/>
            <w:webHidden/>
          </w:rPr>
        </w:r>
        <w:r w:rsidR="006869EE">
          <w:rPr>
            <w:noProof/>
            <w:webHidden/>
          </w:rPr>
          <w:fldChar w:fldCharType="separate"/>
        </w:r>
        <w:r w:rsidR="00044A4C">
          <w:rPr>
            <w:noProof/>
            <w:webHidden/>
          </w:rPr>
          <w:t>430</w:t>
        </w:r>
        <w:r w:rsidR="006869EE">
          <w:rPr>
            <w:noProof/>
            <w:webHidden/>
          </w:rPr>
          <w:fldChar w:fldCharType="end"/>
        </w:r>
      </w:hyperlink>
    </w:p>
    <w:p w14:paraId="52FFAC8D" w14:textId="392EF3C8" w:rsidR="006869EE" w:rsidRDefault="004D23BC">
      <w:pPr>
        <w:pStyle w:val="TOC2"/>
        <w:tabs>
          <w:tab w:val="right" w:leader="dot" w:pos="8846"/>
        </w:tabs>
        <w:rPr>
          <w:rFonts w:asciiTheme="minorHAnsi" w:eastAsiaTheme="minorEastAsia" w:hAnsiTheme="minorHAnsi"/>
          <w:noProof/>
          <w:sz w:val="22"/>
          <w:lang w:val="en-US"/>
        </w:rPr>
      </w:pPr>
      <w:hyperlink w:anchor="_Toc448227690" w:history="1">
        <w:r w:rsidR="006869EE" w:rsidRPr="006B5B2A">
          <w:rPr>
            <w:rStyle w:val="Hyperlink"/>
            <w:noProof/>
          </w:rPr>
          <w:t>Wednesday</w:t>
        </w:r>
        <w:r w:rsidR="006869EE">
          <w:rPr>
            <w:noProof/>
            <w:webHidden/>
          </w:rPr>
          <w:tab/>
        </w:r>
        <w:r w:rsidR="006869EE">
          <w:rPr>
            <w:noProof/>
            <w:webHidden/>
          </w:rPr>
          <w:fldChar w:fldCharType="begin"/>
        </w:r>
        <w:r w:rsidR="006869EE">
          <w:rPr>
            <w:noProof/>
            <w:webHidden/>
          </w:rPr>
          <w:instrText xml:space="preserve"> PAGEREF _Toc448227690 \h </w:instrText>
        </w:r>
        <w:r w:rsidR="006869EE">
          <w:rPr>
            <w:noProof/>
            <w:webHidden/>
          </w:rPr>
        </w:r>
        <w:r w:rsidR="006869EE">
          <w:rPr>
            <w:noProof/>
            <w:webHidden/>
          </w:rPr>
          <w:fldChar w:fldCharType="separate"/>
        </w:r>
        <w:r w:rsidR="00044A4C">
          <w:rPr>
            <w:noProof/>
            <w:webHidden/>
          </w:rPr>
          <w:t>442</w:t>
        </w:r>
        <w:r w:rsidR="006869EE">
          <w:rPr>
            <w:noProof/>
            <w:webHidden/>
          </w:rPr>
          <w:fldChar w:fldCharType="end"/>
        </w:r>
      </w:hyperlink>
    </w:p>
    <w:p w14:paraId="358B8CA4" w14:textId="31BC07B2" w:rsidR="006869EE" w:rsidRDefault="004D23BC">
      <w:pPr>
        <w:pStyle w:val="TOC2"/>
        <w:tabs>
          <w:tab w:val="right" w:leader="dot" w:pos="8846"/>
        </w:tabs>
        <w:rPr>
          <w:rFonts w:asciiTheme="minorHAnsi" w:eastAsiaTheme="minorEastAsia" w:hAnsiTheme="minorHAnsi"/>
          <w:noProof/>
          <w:sz w:val="22"/>
          <w:lang w:val="en-US"/>
        </w:rPr>
      </w:pPr>
      <w:hyperlink w:anchor="_Toc448227691" w:history="1">
        <w:r w:rsidR="006869EE" w:rsidRPr="006B5B2A">
          <w:rPr>
            <w:rStyle w:val="Hyperlink"/>
            <w:noProof/>
          </w:rPr>
          <w:t>Thursday</w:t>
        </w:r>
        <w:r w:rsidR="006869EE">
          <w:rPr>
            <w:noProof/>
            <w:webHidden/>
          </w:rPr>
          <w:tab/>
        </w:r>
        <w:r w:rsidR="006869EE">
          <w:rPr>
            <w:noProof/>
            <w:webHidden/>
          </w:rPr>
          <w:fldChar w:fldCharType="begin"/>
        </w:r>
        <w:r w:rsidR="006869EE">
          <w:rPr>
            <w:noProof/>
            <w:webHidden/>
          </w:rPr>
          <w:instrText xml:space="preserve"> PAGEREF _Toc448227691 \h </w:instrText>
        </w:r>
        <w:r w:rsidR="006869EE">
          <w:rPr>
            <w:noProof/>
            <w:webHidden/>
          </w:rPr>
        </w:r>
        <w:r w:rsidR="006869EE">
          <w:rPr>
            <w:noProof/>
            <w:webHidden/>
          </w:rPr>
          <w:fldChar w:fldCharType="separate"/>
        </w:r>
        <w:r w:rsidR="00044A4C">
          <w:rPr>
            <w:noProof/>
            <w:webHidden/>
          </w:rPr>
          <w:t>454</w:t>
        </w:r>
        <w:r w:rsidR="006869EE">
          <w:rPr>
            <w:noProof/>
            <w:webHidden/>
          </w:rPr>
          <w:fldChar w:fldCharType="end"/>
        </w:r>
      </w:hyperlink>
    </w:p>
    <w:p w14:paraId="459F4D3D" w14:textId="6DA22E3B" w:rsidR="006869EE" w:rsidRDefault="004D23BC">
      <w:pPr>
        <w:pStyle w:val="TOC2"/>
        <w:tabs>
          <w:tab w:val="right" w:leader="dot" w:pos="8846"/>
        </w:tabs>
        <w:rPr>
          <w:rFonts w:asciiTheme="minorHAnsi" w:eastAsiaTheme="minorEastAsia" w:hAnsiTheme="minorHAnsi"/>
          <w:noProof/>
          <w:sz w:val="22"/>
          <w:lang w:val="en-US"/>
        </w:rPr>
      </w:pPr>
      <w:hyperlink w:anchor="_Toc448227692" w:history="1">
        <w:r w:rsidR="006869EE" w:rsidRPr="006B5B2A">
          <w:rPr>
            <w:rStyle w:val="Hyperlink"/>
            <w:noProof/>
          </w:rPr>
          <w:t>Friday</w:t>
        </w:r>
        <w:r w:rsidR="006869EE">
          <w:rPr>
            <w:noProof/>
            <w:webHidden/>
          </w:rPr>
          <w:tab/>
        </w:r>
        <w:r w:rsidR="006869EE">
          <w:rPr>
            <w:noProof/>
            <w:webHidden/>
          </w:rPr>
          <w:fldChar w:fldCharType="begin"/>
        </w:r>
        <w:r w:rsidR="006869EE">
          <w:rPr>
            <w:noProof/>
            <w:webHidden/>
          </w:rPr>
          <w:instrText xml:space="preserve"> PAGEREF _Toc448227692 \h </w:instrText>
        </w:r>
        <w:r w:rsidR="006869EE">
          <w:rPr>
            <w:noProof/>
            <w:webHidden/>
          </w:rPr>
        </w:r>
        <w:r w:rsidR="006869EE">
          <w:rPr>
            <w:noProof/>
            <w:webHidden/>
          </w:rPr>
          <w:fldChar w:fldCharType="separate"/>
        </w:r>
        <w:r w:rsidR="00044A4C">
          <w:rPr>
            <w:noProof/>
            <w:webHidden/>
          </w:rPr>
          <w:t>469</w:t>
        </w:r>
        <w:r w:rsidR="006869EE">
          <w:rPr>
            <w:noProof/>
            <w:webHidden/>
          </w:rPr>
          <w:fldChar w:fldCharType="end"/>
        </w:r>
      </w:hyperlink>
    </w:p>
    <w:p w14:paraId="0B62F8F3" w14:textId="4FE63395" w:rsidR="006869EE" w:rsidRDefault="004D23BC">
      <w:pPr>
        <w:pStyle w:val="TOC2"/>
        <w:tabs>
          <w:tab w:val="right" w:leader="dot" w:pos="8846"/>
        </w:tabs>
        <w:rPr>
          <w:rFonts w:asciiTheme="minorHAnsi" w:eastAsiaTheme="minorEastAsia" w:hAnsiTheme="minorHAnsi"/>
          <w:noProof/>
          <w:sz w:val="22"/>
          <w:lang w:val="en-US"/>
        </w:rPr>
      </w:pPr>
      <w:hyperlink w:anchor="_Toc448227693" w:history="1">
        <w:r w:rsidR="006869EE" w:rsidRPr="006B5B2A">
          <w:rPr>
            <w:rStyle w:val="Hyperlink"/>
            <w:noProof/>
          </w:rPr>
          <w:t>Saturday</w:t>
        </w:r>
        <w:r w:rsidR="006869EE">
          <w:rPr>
            <w:noProof/>
            <w:webHidden/>
          </w:rPr>
          <w:tab/>
        </w:r>
        <w:r w:rsidR="006869EE">
          <w:rPr>
            <w:noProof/>
            <w:webHidden/>
          </w:rPr>
          <w:fldChar w:fldCharType="begin"/>
        </w:r>
        <w:r w:rsidR="006869EE">
          <w:rPr>
            <w:noProof/>
            <w:webHidden/>
          </w:rPr>
          <w:instrText xml:space="preserve"> PAGEREF _Toc448227693 \h </w:instrText>
        </w:r>
        <w:r w:rsidR="006869EE">
          <w:rPr>
            <w:noProof/>
            <w:webHidden/>
          </w:rPr>
        </w:r>
        <w:r w:rsidR="006869EE">
          <w:rPr>
            <w:noProof/>
            <w:webHidden/>
          </w:rPr>
          <w:fldChar w:fldCharType="separate"/>
        </w:r>
        <w:r w:rsidR="00044A4C">
          <w:rPr>
            <w:noProof/>
            <w:webHidden/>
          </w:rPr>
          <w:t>478</w:t>
        </w:r>
        <w:r w:rsidR="006869EE">
          <w:rPr>
            <w:noProof/>
            <w:webHidden/>
          </w:rPr>
          <w:fldChar w:fldCharType="end"/>
        </w:r>
      </w:hyperlink>
    </w:p>
    <w:p w14:paraId="6EF5494F" w14:textId="6D628760" w:rsidR="006869EE" w:rsidRDefault="004D23BC">
      <w:pPr>
        <w:pStyle w:val="TOC2"/>
        <w:tabs>
          <w:tab w:val="right" w:leader="dot" w:pos="8846"/>
        </w:tabs>
        <w:rPr>
          <w:rFonts w:asciiTheme="minorHAnsi" w:eastAsiaTheme="minorEastAsia" w:hAnsiTheme="minorHAnsi"/>
          <w:noProof/>
          <w:sz w:val="22"/>
          <w:lang w:val="en-US"/>
        </w:rPr>
      </w:pPr>
      <w:hyperlink w:anchor="_Toc448227694" w:history="1">
        <w:r w:rsidR="006869EE" w:rsidRPr="006B5B2A">
          <w:rPr>
            <w:rStyle w:val="Hyperlink"/>
            <w:noProof/>
          </w:rPr>
          <w:t>The Ending of the Batos Theotokias</w:t>
        </w:r>
        <w:r w:rsidR="006869EE">
          <w:rPr>
            <w:noProof/>
            <w:webHidden/>
          </w:rPr>
          <w:tab/>
        </w:r>
        <w:r w:rsidR="006869EE">
          <w:rPr>
            <w:noProof/>
            <w:webHidden/>
          </w:rPr>
          <w:fldChar w:fldCharType="begin"/>
        </w:r>
        <w:r w:rsidR="006869EE">
          <w:rPr>
            <w:noProof/>
            <w:webHidden/>
          </w:rPr>
          <w:instrText xml:space="preserve"> PAGEREF _Toc448227694 \h </w:instrText>
        </w:r>
        <w:r w:rsidR="006869EE">
          <w:rPr>
            <w:noProof/>
            <w:webHidden/>
          </w:rPr>
        </w:r>
        <w:r w:rsidR="006869EE">
          <w:rPr>
            <w:noProof/>
            <w:webHidden/>
          </w:rPr>
          <w:fldChar w:fldCharType="separate"/>
        </w:r>
        <w:r w:rsidR="00044A4C">
          <w:rPr>
            <w:noProof/>
            <w:webHidden/>
          </w:rPr>
          <w:t>493</w:t>
        </w:r>
        <w:r w:rsidR="006869EE">
          <w:rPr>
            <w:noProof/>
            <w:webHidden/>
          </w:rPr>
          <w:fldChar w:fldCharType="end"/>
        </w:r>
      </w:hyperlink>
    </w:p>
    <w:p w14:paraId="530A3D08" w14:textId="5D8DC915" w:rsidR="006869EE" w:rsidRDefault="004D23BC">
      <w:pPr>
        <w:pStyle w:val="TOC1"/>
        <w:tabs>
          <w:tab w:val="right" w:leader="dot" w:pos="8846"/>
        </w:tabs>
        <w:rPr>
          <w:rFonts w:asciiTheme="minorHAnsi" w:eastAsiaTheme="minorEastAsia" w:hAnsiTheme="minorHAnsi"/>
          <w:noProof/>
          <w:sz w:val="22"/>
          <w:lang w:val="en-US"/>
        </w:rPr>
      </w:pPr>
      <w:hyperlink w:anchor="_Toc448227695" w:history="1">
        <w:r w:rsidR="006869EE" w:rsidRPr="006B5B2A">
          <w:rPr>
            <w:rStyle w:val="Hyperlink"/>
            <w:noProof/>
          </w:rPr>
          <w:t>The Raising of Incense</w:t>
        </w:r>
        <w:r w:rsidR="006869EE">
          <w:rPr>
            <w:noProof/>
            <w:webHidden/>
          </w:rPr>
          <w:tab/>
        </w:r>
        <w:r w:rsidR="006869EE">
          <w:rPr>
            <w:noProof/>
            <w:webHidden/>
          </w:rPr>
          <w:fldChar w:fldCharType="begin"/>
        </w:r>
        <w:r w:rsidR="006869EE">
          <w:rPr>
            <w:noProof/>
            <w:webHidden/>
          </w:rPr>
          <w:instrText xml:space="preserve"> PAGEREF _Toc448227695 \h </w:instrText>
        </w:r>
        <w:r w:rsidR="006869EE">
          <w:rPr>
            <w:noProof/>
            <w:webHidden/>
          </w:rPr>
        </w:r>
        <w:r w:rsidR="006869EE">
          <w:rPr>
            <w:noProof/>
            <w:webHidden/>
          </w:rPr>
          <w:fldChar w:fldCharType="separate"/>
        </w:r>
        <w:r w:rsidR="00044A4C">
          <w:rPr>
            <w:noProof/>
            <w:webHidden/>
          </w:rPr>
          <w:t>495</w:t>
        </w:r>
        <w:r w:rsidR="006869EE">
          <w:rPr>
            <w:noProof/>
            <w:webHidden/>
          </w:rPr>
          <w:fldChar w:fldCharType="end"/>
        </w:r>
      </w:hyperlink>
    </w:p>
    <w:p w14:paraId="4AD433F2" w14:textId="67DF4881" w:rsidR="006869EE" w:rsidRDefault="004D23BC">
      <w:pPr>
        <w:pStyle w:val="TOC1"/>
        <w:tabs>
          <w:tab w:val="right" w:leader="dot" w:pos="8846"/>
        </w:tabs>
        <w:rPr>
          <w:rFonts w:asciiTheme="minorHAnsi" w:eastAsiaTheme="minorEastAsia" w:hAnsiTheme="minorHAnsi"/>
          <w:noProof/>
          <w:sz w:val="22"/>
          <w:lang w:val="en-US"/>
        </w:rPr>
      </w:pPr>
      <w:hyperlink w:anchor="_Toc448227696" w:history="1">
        <w:r w:rsidR="006869EE" w:rsidRPr="006B5B2A">
          <w:rPr>
            <w:rStyle w:val="Hyperlink"/>
            <w:noProof/>
          </w:rPr>
          <w:t>The Book of Psalis and Doxologies</w:t>
        </w:r>
        <w:r w:rsidR="006869EE">
          <w:rPr>
            <w:noProof/>
            <w:webHidden/>
          </w:rPr>
          <w:tab/>
        </w:r>
        <w:r w:rsidR="006869EE">
          <w:rPr>
            <w:noProof/>
            <w:webHidden/>
          </w:rPr>
          <w:fldChar w:fldCharType="begin"/>
        </w:r>
        <w:r w:rsidR="006869EE">
          <w:rPr>
            <w:noProof/>
            <w:webHidden/>
          </w:rPr>
          <w:instrText xml:space="preserve"> PAGEREF _Toc448227696 \h </w:instrText>
        </w:r>
        <w:r w:rsidR="006869EE">
          <w:rPr>
            <w:noProof/>
            <w:webHidden/>
          </w:rPr>
        </w:r>
        <w:r w:rsidR="006869EE">
          <w:rPr>
            <w:noProof/>
            <w:webHidden/>
          </w:rPr>
          <w:fldChar w:fldCharType="separate"/>
        </w:r>
        <w:r w:rsidR="00044A4C">
          <w:rPr>
            <w:noProof/>
            <w:webHidden/>
          </w:rPr>
          <w:t>563</w:t>
        </w:r>
        <w:r w:rsidR="006869EE">
          <w:rPr>
            <w:noProof/>
            <w:webHidden/>
          </w:rPr>
          <w:fldChar w:fldCharType="end"/>
        </w:r>
      </w:hyperlink>
    </w:p>
    <w:p w14:paraId="49D9B529" w14:textId="60E98696" w:rsidR="006869EE" w:rsidRDefault="004D23BC">
      <w:pPr>
        <w:pStyle w:val="TOC2"/>
        <w:tabs>
          <w:tab w:val="right" w:leader="dot" w:pos="8846"/>
        </w:tabs>
        <w:rPr>
          <w:rFonts w:asciiTheme="minorHAnsi" w:eastAsiaTheme="minorEastAsia" w:hAnsiTheme="minorHAnsi"/>
          <w:noProof/>
          <w:sz w:val="22"/>
          <w:lang w:val="en-US"/>
        </w:rPr>
      </w:pPr>
      <w:hyperlink w:anchor="_Toc448227697" w:history="1">
        <w:r w:rsidR="006869EE" w:rsidRPr="006B5B2A">
          <w:rPr>
            <w:rStyle w:val="Hyperlink"/>
            <w:noProof/>
          </w:rPr>
          <w:t>General and Common Doxologies</w:t>
        </w:r>
        <w:r w:rsidR="006869EE">
          <w:rPr>
            <w:noProof/>
            <w:webHidden/>
          </w:rPr>
          <w:tab/>
        </w:r>
        <w:r w:rsidR="006869EE">
          <w:rPr>
            <w:noProof/>
            <w:webHidden/>
          </w:rPr>
          <w:fldChar w:fldCharType="begin"/>
        </w:r>
        <w:r w:rsidR="006869EE">
          <w:rPr>
            <w:noProof/>
            <w:webHidden/>
          </w:rPr>
          <w:instrText xml:space="preserve"> PAGEREF _Toc448227697 \h </w:instrText>
        </w:r>
        <w:r w:rsidR="006869EE">
          <w:rPr>
            <w:noProof/>
            <w:webHidden/>
          </w:rPr>
        </w:r>
        <w:r w:rsidR="006869EE">
          <w:rPr>
            <w:noProof/>
            <w:webHidden/>
          </w:rPr>
          <w:fldChar w:fldCharType="separate"/>
        </w:r>
        <w:r w:rsidR="00044A4C">
          <w:rPr>
            <w:noProof/>
            <w:webHidden/>
          </w:rPr>
          <w:t>564</w:t>
        </w:r>
        <w:r w:rsidR="006869EE">
          <w:rPr>
            <w:noProof/>
            <w:webHidden/>
          </w:rPr>
          <w:fldChar w:fldCharType="end"/>
        </w:r>
      </w:hyperlink>
    </w:p>
    <w:p w14:paraId="4007D577" w14:textId="33219557" w:rsidR="006869EE" w:rsidRDefault="004D23BC">
      <w:pPr>
        <w:pStyle w:val="TOC2"/>
        <w:tabs>
          <w:tab w:val="right" w:leader="dot" w:pos="8846"/>
        </w:tabs>
        <w:rPr>
          <w:rFonts w:asciiTheme="minorHAnsi" w:eastAsiaTheme="minorEastAsia" w:hAnsiTheme="minorHAnsi"/>
          <w:noProof/>
          <w:sz w:val="22"/>
          <w:lang w:val="en-US"/>
        </w:rPr>
      </w:pPr>
      <w:hyperlink w:anchor="_Toc448227698" w:history="1">
        <w:r w:rsidR="006869EE" w:rsidRPr="006B5B2A">
          <w:rPr>
            <w:rStyle w:val="Hyperlink"/>
            <w:noProof/>
          </w:rPr>
          <w:t xml:space="preserve">September or </w:t>
        </w:r>
        <w:r w:rsidR="006869EE" w:rsidRPr="006B5B2A">
          <w:rPr>
            <w:rStyle w:val="Hyperlink"/>
            <w:rFonts w:ascii="FreeSerifAvvaShenouda" w:eastAsia="Arial Unicode MS" w:hAnsi="FreeSerifAvvaShenouda" w:cs="FreeSerifAvvaShenouda"/>
            <w:noProof/>
            <w:lang w:val="en-US"/>
          </w:rPr>
          <w:t>Ⲑⲟⲟⲩⲧ</w:t>
        </w:r>
        <w:r w:rsidR="006869EE">
          <w:rPr>
            <w:noProof/>
            <w:webHidden/>
          </w:rPr>
          <w:tab/>
        </w:r>
        <w:r w:rsidR="006869EE">
          <w:rPr>
            <w:noProof/>
            <w:webHidden/>
          </w:rPr>
          <w:fldChar w:fldCharType="begin"/>
        </w:r>
        <w:r w:rsidR="006869EE">
          <w:rPr>
            <w:noProof/>
            <w:webHidden/>
          </w:rPr>
          <w:instrText xml:space="preserve"> PAGEREF _Toc448227698 \h </w:instrText>
        </w:r>
        <w:r w:rsidR="006869EE">
          <w:rPr>
            <w:noProof/>
            <w:webHidden/>
          </w:rPr>
        </w:r>
        <w:r w:rsidR="006869EE">
          <w:rPr>
            <w:noProof/>
            <w:webHidden/>
          </w:rPr>
          <w:fldChar w:fldCharType="separate"/>
        </w:r>
        <w:r w:rsidR="00044A4C">
          <w:rPr>
            <w:noProof/>
            <w:webHidden/>
          </w:rPr>
          <w:t>585</w:t>
        </w:r>
        <w:r w:rsidR="006869EE">
          <w:rPr>
            <w:noProof/>
            <w:webHidden/>
          </w:rPr>
          <w:fldChar w:fldCharType="end"/>
        </w:r>
      </w:hyperlink>
    </w:p>
    <w:p w14:paraId="0794FB78" w14:textId="63717F4C" w:rsidR="006869EE" w:rsidRDefault="004D23BC">
      <w:pPr>
        <w:pStyle w:val="TOC2"/>
        <w:tabs>
          <w:tab w:val="right" w:leader="dot" w:pos="8846"/>
        </w:tabs>
        <w:rPr>
          <w:rFonts w:asciiTheme="minorHAnsi" w:eastAsiaTheme="minorEastAsia" w:hAnsiTheme="minorHAnsi"/>
          <w:noProof/>
          <w:sz w:val="22"/>
          <w:lang w:val="en-US"/>
        </w:rPr>
      </w:pPr>
      <w:hyperlink w:anchor="_Toc448227699" w:history="1">
        <w:r w:rsidR="006869EE" w:rsidRPr="006B5B2A">
          <w:rPr>
            <w:rStyle w:val="Hyperlink"/>
            <w:noProof/>
          </w:rPr>
          <w:t xml:space="preserve">October or </w:t>
        </w:r>
        <w:r w:rsidR="006869EE" w:rsidRPr="006B5B2A">
          <w:rPr>
            <w:rStyle w:val="Hyperlink"/>
            <w:rFonts w:ascii="FreeSerifAvvaShenouda" w:hAnsi="FreeSerifAvvaShenouda" w:cs="FreeSerifAvvaShenouda"/>
            <w:noProof/>
          </w:rPr>
          <w:t>Ⲡⲁⲱⲡⲉ</w:t>
        </w:r>
        <w:r w:rsidR="006869EE">
          <w:rPr>
            <w:noProof/>
            <w:webHidden/>
          </w:rPr>
          <w:tab/>
        </w:r>
        <w:r w:rsidR="006869EE">
          <w:rPr>
            <w:noProof/>
            <w:webHidden/>
          </w:rPr>
          <w:fldChar w:fldCharType="begin"/>
        </w:r>
        <w:r w:rsidR="006869EE">
          <w:rPr>
            <w:noProof/>
            <w:webHidden/>
          </w:rPr>
          <w:instrText xml:space="preserve"> PAGEREF _Toc448227699 \h </w:instrText>
        </w:r>
        <w:r w:rsidR="006869EE">
          <w:rPr>
            <w:noProof/>
            <w:webHidden/>
          </w:rPr>
        </w:r>
        <w:r w:rsidR="006869EE">
          <w:rPr>
            <w:noProof/>
            <w:webHidden/>
          </w:rPr>
          <w:fldChar w:fldCharType="separate"/>
        </w:r>
        <w:r w:rsidR="00044A4C">
          <w:rPr>
            <w:noProof/>
            <w:webHidden/>
          </w:rPr>
          <w:t>625</w:t>
        </w:r>
        <w:r w:rsidR="006869EE">
          <w:rPr>
            <w:noProof/>
            <w:webHidden/>
          </w:rPr>
          <w:fldChar w:fldCharType="end"/>
        </w:r>
      </w:hyperlink>
    </w:p>
    <w:p w14:paraId="797FD7C6" w14:textId="2C3BA90E" w:rsidR="006869EE" w:rsidRDefault="004D23BC">
      <w:pPr>
        <w:pStyle w:val="TOC2"/>
        <w:tabs>
          <w:tab w:val="right" w:leader="dot" w:pos="8846"/>
        </w:tabs>
        <w:rPr>
          <w:rFonts w:asciiTheme="minorHAnsi" w:eastAsiaTheme="minorEastAsia" w:hAnsiTheme="minorHAnsi"/>
          <w:noProof/>
          <w:sz w:val="22"/>
          <w:lang w:val="en-US"/>
        </w:rPr>
      </w:pPr>
      <w:hyperlink w:anchor="_Toc448227700" w:history="1">
        <w:r w:rsidR="006869EE" w:rsidRPr="006B5B2A">
          <w:rPr>
            <w:rStyle w:val="Hyperlink"/>
            <w:noProof/>
          </w:rPr>
          <w:t xml:space="preserve">November or </w:t>
        </w:r>
        <w:r w:rsidR="006869EE" w:rsidRPr="006B5B2A">
          <w:rPr>
            <w:rStyle w:val="Hyperlink"/>
            <w:rFonts w:ascii="FreeSerifAvvaShenouda" w:eastAsia="Arial Unicode MS" w:hAnsi="FreeSerifAvvaShenouda" w:cs="FreeSerifAvvaShenouda"/>
            <w:noProof/>
          </w:rPr>
          <w:t>Ⲁⲑⲟⲣ</w:t>
        </w:r>
        <w:r w:rsidR="006869EE">
          <w:rPr>
            <w:noProof/>
            <w:webHidden/>
          </w:rPr>
          <w:tab/>
        </w:r>
        <w:r w:rsidR="006869EE">
          <w:rPr>
            <w:noProof/>
            <w:webHidden/>
          </w:rPr>
          <w:fldChar w:fldCharType="begin"/>
        </w:r>
        <w:r w:rsidR="006869EE">
          <w:rPr>
            <w:noProof/>
            <w:webHidden/>
          </w:rPr>
          <w:instrText xml:space="preserve"> PAGEREF _Toc448227700 \h </w:instrText>
        </w:r>
        <w:r w:rsidR="006869EE">
          <w:rPr>
            <w:noProof/>
            <w:webHidden/>
          </w:rPr>
        </w:r>
        <w:r w:rsidR="006869EE">
          <w:rPr>
            <w:noProof/>
            <w:webHidden/>
          </w:rPr>
          <w:fldChar w:fldCharType="separate"/>
        </w:r>
        <w:r w:rsidR="00044A4C">
          <w:rPr>
            <w:noProof/>
            <w:webHidden/>
          </w:rPr>
          <w:t>633</w:t>
        </w:r>
        <w:r w:rsidR="006869EE">
          <w:rPr>
            <w:noProof/>
            <w:webHidden/>
          </w:rPr>
          <w:fldChar w:fldCharType="end"/>
        </w:r>
      </w:hyperlink>
    </w:p>
    <w:p w14:paraId="3885B513" w14:textId="01559CBF" w:rsidR="006869EE" w:rsidRDefault="004D23BC">
      <w:pPr>
        <w:pStyle w:val="TOC2"/>
        <w:tabs>
          <w:tab w:val="right" w:leader="dot" w:pos="8846"/>
        </w:tabs>
        <w:rPr>
          <w:rFonts w:asciiTheme="minorHAnsi" w:eastAsiaTheme="minorEastAsia" w:hAnsiTheme="minorHAnsi"/>
          <w:noProof/>
          <w:sz w:val="22"/>
          <w:lang w:val="en-US"/>
        </w:rPr>
      </w:pPr>
      <w:hyperlink w:anchor="_Toc448227701" w:history="1">
        <w:r w:rsidR="006869EE" w:rsidRPr="006B5B2A">
          <w:rPr>
            <w:rStyle w:val="Hyperlink"/>
            <w:noProof/>
          </w:rPr>
          <w:t xml:space="preserve">December or </w:t>
        </w:r>
        <w:r w:rsidR="006869EE" w:rsidRPr="006B5B2A">
          <w:rPr>
            <w:rStyle w:val="Hyperlink"/>
            <w:rFonts w:ascii="FreeSerifAvvaShenouda" w:hAnsi="FreeSerifAvvaShenouda" w:cs="FreeSerifAvvaShenouda"/>
            <w:noProof/>
          </w:rPr>
          <w:t>Ⲕⲟⲓⲁϩⲕ</w:t>
        </w:r>
        <w:r w:rsidR="006869EE">
          <w:rPr>
            <w:noProof/>
            <w:webHidden/>
          </w:rPr>
          <w:tab/>
        </w:r>
        <w:r w:rsidR="006869EE">
          <w:rPr>
            <w:noProof/>
            <w:webHidden/>
          </w:rPr>
          <w:fldChar w:fldCharType="begin"/>
        </w:r>
        <w:r w:rsidR="006869EE">
          <w:rPr>
            <w:noProof/>
            <w:webHidden/>
          </w:rPr>
          <w:instrText xml:space="preserve"> PAGEREF _Toc448227701 \h </w:instrText>
        </w:r>
        <w:r w:rsidR="006869EE">
          <w:rPr>
            <w:noProof/>
            <w:webHidden/>
          </w:rPr>
        </w:r>
        <w:r w:rsidR="006869EE">
          <w:rPr>
            <w:noProof/>
            <w:webHidden/>
          </w:rPr>
          <w:fldChar w:fldCharType="separate"/>
        </w:r>
        <w:r w:rsidR="00044A4C">
          <w:rPr>
            <w:noProof/>
            <w:webHidden/>
          </w:rPr>
          <w:t>648</w:t>
        </w:r>
        <w:r w:rsidR="006869EE">
          <w:rPr>
            <w:noProof/>
            <w:webHidden/>
          </w:rPr>
          <w:fldChar w:fldCharType="end"/>
        </w:r>
      </w:hyperlink>
    </w:p>
    <w:p w14:paraId="7C807456" w14:textId="3CF1964A" w:rsidR="006869EE" w:rsidRDefault="004D23BC">
      <w:pPr>
        <w:pStyle w:val="TOC2"/>
        <w:tabs>
          <w:tab w:val="right" w:leader="dot" w:pos="8846"/>
        </w:tabs>
        <w:rPr>
          <w:rFonts w:asciiTheme="minorHAnsi" w:eastAsiaTheme="minorEastAsia" w:hAnsiTheme="minorHAnsi"/>
          <w:noProof/>
          <w:sz w:val="22"/>
          <w:lang w:val="en-US"/>
        </w:rPr>
      </w:pPr>
      <w:hyperlink w:anchor="_Toc448227702" w:history="1">
        <w:r w:rsidR="006869EE" w:rsidRPr="006B5B2A">
          <w:rPr>
            <w:rStyle w:val="Hyperlink"/>
            <w:noProof/>
          </w:rPr>
          <w:t xml:space="preserve">January or </w:t>
        </w:r>
        <w:r w:rsidR="006869EE" w:rsidRPr="006B5B2A">
          <w:rPr>
            <w:rStyle w:val="Hyperlink"/>
            <w:rFonts w:ascii="FreeSerifAvvaShenouda" w:hAnsi="FreeSerifAvvaShenouda" w:cs="FreeSerifAvvaShenouda"/>
            <w:noProof/>
          </w:rPr>
          <w:t>Ⲧⲱⲃⲓ</w:t>
        </w:r>
        <w:r w:rsidR="006869EE">
          <w:rPr>
            <w:noProof/>
            <w:webHidden/>
          </w:rPr>
          <w:tab/>
        </w:r>
        <w:r w:rsidR="006869EE">
          <w:rPr>
            <w:noProof/>
            <w:webHidden/>
          </w:rPr>
          <w:fldChar w:fldCharType="begin"/>
        </w:r>
        <w:r w:rsidR="006869EE">
          <w:rPr>
            <w:noProof/>
            <w:webHidden/>
          </w:rPr>
          <w:instrText xml:space="preserve"> PAGEREF _Toc448227702 \h </w:instrText>
        </w:r>
        <w:r w:rsidR="006869EE">
          <w:rPr>
            <w:noProof/>
            <w:webHidden/>
          </w:rPr>
        </w:r>
        <w:r w:rsidR="006869EE">
          <w:rPr>
            <w:noProof/>
            <w:webHidden/>
          </w:rPr>
          <w:fldChar w:fldCharType="separate"/>
        </w:r>
        <w:r w:rsidR="00044A4C">
          <w:rPr>
            <w:noProof/>
            <w:webHidden/>
          </w:rPr>
          <w:t>711</w:t>
        </w:r>
        <w:r w:rsidR="006869EE">
          <w:rPr>
            <w:noProof/>
            <w:webHidden/>
          </w:rPr>
          <w:fldChar w:fldCharType="end"/>
        </w:r>
      </w:hyperlink>
    </w:p>
    <w:p w14:paraId="66FC10A9" w14:textId="20B95771" w:rsidR="006869EE" w:rsidRDefault="004D23BC">
      <w:pPr>
        <w:pStyle w:val="TOC2"/>
        <w:tabs>
          <w:tab w:val="right" w:leader="dot" w:pos="8846"/>
        </w:tabs>
        <w:rPr>
          <w:rFonts w:asciiTheme="minorHAnsi" w:eastAsiaTheme="minorEastAsia" w:hAnsiTheme="minorHAnsi"/>
          <w:noProof/>
          <w:sz w:val="22"/>
          <w:lang w:val="en-US"/>
        </w:rPr>
      </w:pPr>
      <w:hyperlink w:anchor="_Toc448227703" w:history="1">
        <w:r w:rsidR="006869EE" w:rsidRPr="006B5B2A">
          <w:rPr>
            <w:rStyle w:val="Hyperlink"/>
            <w:noProof/>
          </w:rPr>
          <w:t xml:space="preserve">February or </w:t>
        </w:r>
        <w:r w:rsidR="006869EE" w:rsidRPr="006B5B2A">
          <w:rPr>
            <w:rStyle w:val="Hyperlink"/>
            <w:rFonts w:ascii="FreeSerifAvvaShenouda" w:hAnsi="FreeSerifAvvaShenouda" w:cs="FreeSerifAvvaShenouda"/>
            <w:noProof/>
          </w:rPr>
          <w:t>Ⲙϣⲓⲣ</w:t>
        </w:r>
        <w:r w:rsidR="006869EE">
          <w:rPr>
            <w:noProof/>
            <w:webHidden/>
          </w:rPr>
          <w:tab/>
        </w:r>
        <w:r w:rsidR="006869EE">
          <w:rPr>
            <w:noProof/>
            <w:webHidden/>
          </w:rPr>
          <w:fldChar w:fldCharType="begin"/>
        </w:r>
        <w:r w:rsidR="006869EE">
          <w:rPr>
            <w:noProof/>
            <w:webHidden/>
          </w:rPr>
          <w:instrText xml:space="preserve"> PAGEREF _Toc448227703 \h </w:instrText>
        </w:r>
        <w:r w:rsidR="006869EE">
          <w:rPr>
            <w:noProof/>
            <w:webHidden/>
          </w:rPr>
        </w:r>
        <w:r w:rsidR="006869EE">
          <w:rPr>
            <w:noProof/>
            <w:webHidden/>
          </w:rPr>
          <w:fldChar w:fldCharType="separate"/>
        </w:r>
        <w:r w:rsidR="00044A4C">
          <w:rPr>
            <w:noProof/>
            <w:webHidden/>
          </w:rPr>
          <w:t>772</w:t>
        </w:r>
        <w:r w:rsidR="006869EE">
          <w:rPr>
            <w:noProof/>
            <w:webHidden/>
          </w:rPr>
          <w:fldChar w:fldCharType="end"/>
        </w:r>
      </w:hyperlink>
    </w:p>
    <w:p w14:paraId="6F180253" w14:textId="4B88CC04" w:rsidR="006869EE" w:rsidRDefault="004D23BC">
      <w:pPr>
        <w:pStyle w:val="TOC2"/>
        <w:tabs>
          <w:tab w:val="right" w:leader="dot" w:pos="8846"/>
        </w:tabs>
        <w:rPr>
          <w:rFonts w:asciiTheme="minorHAnsi" w:eastAsiaTheme="minorEastAsia" w:hAnsiTheme="minorHAnsi"/>
          <w:noProof/>
          <w:sz w:val="22"/>
          <w:lang w:val="en-US"/>
        </w:rPr>
      </w:pPr>
      <w:hyperlink w:anchor="_Toc448227704" w:history="1">
        <w:r w:rsidR="006869EE" w:rsidRPr="006B5B2A">
          <w:rPr>
            <w:rStyle w:val="Hyperlink"/>
            <w:noProof/>
          </w:rPr>
          <w:t xml:space="preserve">March or </w:t>
        </w:r>
        <w:r w:rsidR="006869EE" w:rsidRPr="006B5B2A">
          <w:rPr>
            <w:rStyle w:val="Hyperlink"/>
            <w:rFonts w:ascii="FreeSerifAvvaShenouda" w:hAnsi="FreeSerifAvvaShenouda" w:cs="FreeSerifAvvaShenouda"/>
            <w:noProof/>
          </w:rPr>
          <w:t>Ⲡⲁⲣⲙϩⲟⲧⲡ</w:t>
        </w:r>
        <w:r w:rsidR="006869EE">
          <w:rPr>
            <w:noProof/>
            <w:webHidden/>
          </w:rPr>
          <w:tab/>
        </w:r>
        <w:r w:rsidR="006869EE">
          <w:rPr>
            <w:noProof/>
            <w:webHidden/>
          </w:rPr>
          <w:fldChar w:fldCharType="begin"/>
        </w:r>
        <w:r w:rsidR="006869EE">
          <w:rPr>
            <w:noProof/>
            <w:webHidden/>
          </w:rPr>
          <w:instrText xml:space="preserve"> PAGEREF _Toc448227704 \h </w:instrText>
        </w:r>
        <w:r w:rsidR="006869EE">
          <w:rPr>
            <w:noProof/>
            <w:webHidden/>
          </w:rPr>
        </w:r>
        <w:r w:rsidR="006869EE">
          <w:rPr>
            <w:noProof/>
            <w:webHidden/>
          </w:rPr>
          <w:fldChar w:fldCharType="separate"/>
        </w:r>
        <w:r w:rsidR="00044A4C">
          <w:rPr>
            <w:noProof/>
            <w:webHidden/>
          </w:rPr>
          <w:t>777</w:t>
        </w:r>
        <w:r w:rsidR="006869EE">
          <w:rPr>
            <w:noProof/>
            <w:webHidden/>
          </w:rPr>
          <w:fldChar w:fldCharType="end"/>
        </w:r>
      </w:hyperlink>
    </w:p>
    <w:p w14:paraId="071E2FAE" w14:textId="6EAC71E8" w:rsidR="006869EE" w:rsidRDefault="004D23BC">
      <w:pPr>
        <w:pStyle w:val="TOC2"/>
        <w:tabs>
          <w:tab w:val="right" w:leader="dot" w:pos="8846"/>
        </w:tabs>
        <w:rPr>
          <w:rFonts w:asciiTheme="minorHAnsi" w:eastAsiaTheme="minorEastAsia" w:hAnsiTheme="minorHAnsi"/>
          <w:noProof/>
          <w:sz w:val="22"/>
          <w:lang w:val="en-US"/>
        </w:rPr>
      </w:pPr>
      <w:hyperlink w:anchor="_Toc448227705" w:history="1">
        <w:r w:rsidR="006869EE" w:rsidRPr="006B5B2A">
          <w:rPr>
            <w:rStyle w:val="Hyperlink"/>
            <w:noProof/>
          </w:rPr>
          <w:t>April</w:t>
        </w:r>
        <w:r w:rsidR="006869EE" w:rsidRPr="006B5B2A">
          <w:rPr>
            <w:rStyle w:val="Hyperlink"/>
            <w:noProof/>
            <w:lang w:val="en-US"/>
          </w:rPr>
          <w:t xml:space="preserve"> or</w:t>
        </w:r>
        <w:r w:rsidR="006869EE" w:rsidRPr="006B5B2A">
          <w:rPr>
            <w:rStyle w:val="Hyperlink"/>
            <w:noProof/>
          </w:rPr>
          <w:t xml:space="preserve"> </w:t>
        </w:r>
        <w:r w:rsidR="006869EE" w:rsidRPr="006B5B2A">
          <w:rPr>
            <w:rStyle w:val="Hyperlink"/>
            <w:rFonts w:ascii="FreeSerifAvvaShenouda" w:hAnsi="FreeSerifAvvaShenouda" w:cs="FreeSerifAvvaShenouda"/>
            <w:noProof/>
          </w:rPr>
          <w:t>Ⲡⲁⲣⲙⲟⲩⲧⲉ</w:t>
        </w:r>
        <w:r w:rsidR="006869EE">
          <w:rPr>
            <w:noProof/>
            <w:webHidden/>
          </w:rPr>
          <w:tab/>
        </w:r>
        <w:r w:rsidR="006869EE">
          <w:rPr>
            <w:noProof/>
            <w:webHidden/>
          </w:rPr>
          <w:fldChar w:fldCharType="begin"/>
        </w:r>
        <w:r w:rsidR="006869EE">
          <w:rPr>
            <w:noProof/>
            <w:webHidden/>
          </w:rPr>
          <w:instrText xml:space="preserve"> PAGEREF _Toc448227705 \h </w:instrText>
        </w:r>
        <w:r w:rsidR="006869EE">
          <w:rPr>
            <w:noProof/>
            <w:webHidden/>
          </w:rPr>
        </w:r>
        <w:r w:rsidR="006869EE">
          <w:rPr>
            <w:noProof/>
            <w:webHidden/>
          </w:rPr>
          <w:fldChar w:fldCharType="separate"/>
        </w:r>
        <w:r w:rsidR="00044A4C">
          <w:rPr>
            <w:noProof/>
            <w:webHidden/>
          </w:rPr>
          <w:t>794</w:t>
        </w:r>
        <w:r w:rsidR="006869EE">
          <w:rPr>
            <w:noProof/>
            <w:webHidden/>
          </w:rPr>
          <w:fldChar w:fldCharType="end"/>
        </w:r>
      </w:hyperlink>
    </w:p>
    <w:p w14:paraId="2C17CDB3" w14:textId="13BCF251" w:rsidR="006869EE" w:rsidRDefault="004D23BC">
      <w:pPr>
        <w:pStyle w:val="TOC2"/>
        <w:tabs>
          <w:tab w:val="right" w:leader="dot" w:pos="8846"/>
        </w:tabs>
        <w:rPr>
          <w:rFonts w:asciiTheme="minorHAnsi" w:eastAsiaTheme="minorEastAsia" w:hAnsiTheme="minorHAnsi"/>
          <w:noProof/>
          <w:sz w:val="22"/>
          <w:lang w:val="en-US"/>
        </w:rPr>
      </w:pPr>
      <w:hyperlink w:anchor="_Toc448227706" w:history="1">
        <w:r w:rsidR="006869EE" w:rsidRPr="006B5B2A">
          <w:rPr>
            <w:rStyle w:val="Hyperlink"/>
            <w:noProof/>
          </w:rPr>
          <w:t xml:space="preserve">May or </w:t>
        </w:r>
        <w:r w:rsidR="006869EE" w:rsidRPr="006B5B2A">
          <w:rPr>
            <w:rStyle w:val="Hyperlink"/>
            <w:rFonts w:ascii="FreeSerifAvvaShenouda" w:eastAsia="Arial Unicode MS" w:hAnsi="FreeSerifAvvaShenouda" w:cs="FreeSerifAvvaShenouda"/>
            <w:noProof/>
            <w:lang w:val="en-US"/>
          </w:rPr>
          <w:t>Ⲡⲁϣⲁⲛⲥ</w:t>
        </w:r>
        <w:r w:rsidR="006869EE">
          <w:rPr>
            <w:noProof/>
            <w:webHidden/>
          </w:rPr>
          <w:tab/>
        </w:r>
        <w:r w:rsidR="006869EE">
          <w:rPr>
            <w:noProof/>
            <w:webHidden/>
          </w:rPr>
          <w:fldChar w:fldCharType="begin"/>
        </w:r>
        <w:r w:rsidR="006869EE">
          <w:rPr>
            <w:noProof/>
            <w:webHidden/>
          </w:rPr>
          <w:instrText xml:space="preserve"> PAGEREF _Toc448227706 \h </w:instrText>
        </w:r>
        <w:r w:rsidR="006869EE">
          <w:rPr>
            <w:noProof/>
            <w:webHidden/>
          </w:rPr>
        </w:r>
        <w:r w:rsidR="006869EE">
          <w:rPr>
            <w:noProof/>
            <w:webHidden/>
          </w:rPr>
          <w:fldChar w:fldCharType="separate"/>
        </w:r>
        <w:r w:rsidR="00044A4C">
          <w:rPr>
            <w:noProof/>
            <w:webHidden/>
          </w:rPr>
          <w:t>800</w:t>
        </w:r>
        <w:r w:rsidR="006869EE">
          <w:rPr>
            <w:noProof/>
            <w:webHidden/>
          </w:rPr>
          <w:fldChar w:fldCharType="end"/>
        </w:r>
      </w:hyperlink>
    </w:p>
    <w:p w14:paraId="283B1B4E" w14:textId="31FCAD10" w:rsidR="006869EE" w:rsidRDefault="004D23BC">
      <w:pPr>
        <w:pStyle w:val="TOC2"/>
        <w:tabs>
          <w:tab w:val="right" w:leader="dot" w:pos="8846"/>
        </w:tabs>
        <w:rPr>
          <w:rFonts w:asciiTheme="minorHAnsi" w:eastAsiaTheme="minorEastAsia" w:hAnsiTheme="minorHAnsi"/>
          <w:noProof/>
          <w:sz w:val="22"/>
          <w:lang w:val="en-US"/>
        </w:rPr>
      </w:pPr>
      <w:hyperlink w:anchor="_Toc448227707" w:history="1">
        <w:r w:rsidR="006869EE" w:rsidRPr="006B5B2A">
          <w:rPr>
            <w:rStyle w:val="Hyperlink"/>
            <w:noProof/>
          </w:rPr>
          <w:t xml:space="preserve">June or </w:t>
        </w:r>
        <w:r w:rsidR="006869EE" w:rsidRPr="006B5B2A">
          <w:rPr>
            <w:rStyle w:val="Hyperlink"/>
            <w:rFonts w:ascii="FreeSerifAvvaShenouda" w:hAnsi="FreeSerifAvvaShenouda" w:cs="FreeSerifAvvaShenouda"/>
            <w:noProof/>
          </w:rPr>
          <w:t>Ⲡⲁⲱⲛⲉ</w:t>
        </w:r>
        <w:r w:rsidR="006869EE">
          <w:rPr>
            <w:noProof/>
            <w:webHidden/>
          </w:rPr>
          <w:tab/>
        </w:r>
        <w:r w:rsidR="006869EE">
          <w:rPr>
            <w:noProof/>
            <w:webHidden/>
          </w:rPr>
          <w:fldChar w:fldCharType="begin"/>
        </w:r>
        <w:r w:rsidR="006869EE">
          <w:rPr>
            <w:noProof/>
            <w:webHidden/>
          </w:rPr>
          <w:instrText xml:space="preserve"> PAGEREF _Toc448227707 \h </w:instrText>
        </w:r>
        <w:r w:rsidR="006869EE">
          <w:rPr>
            <w:noProof/>
            <w:webHidden/>
          </w:rPr>
        </w:r>
        <w:r w:rsidR="006869EE">
          <w:rPr>
            <w:noProof/>
            <w:webHidden/>
          </w:rPr>
          <w:fldChar w:fldCharType="separate"/>
        </w:r>
        <w:r w:rsidR="00044A4C">
          <w:rPr>
            <w:noProof/>
            <w:webHidden/>
          </w:rPr>
          <w:t>823</w:t>
        </w:r>
        <w:r w:rsidR="006869EE">
          <w:rPr>
            <w:noProof/>
            <w:webHidden/>
          </w:rPr>
          <w:fldChar w:fldCharType="end"/>
        </w:r>
      </w:hyperlink>
    </w:p>
    <w:p w14:paraId="7E93398D" w14:textId="0D2A1E41" w:rsidR="006869EE" w:rsidRDefault="004D23BC">
      <w:pPr>
        <w:pStyle w:val="TOC2"/>
        <w:tabs>
          <w:tab w:val="right" w:leader="dot" w:pos="8846"/>
        </w:tabs>
        <w:rPr>
          <w:rFonts w:asciiTheme="minorHAnsi" w:eastAsiaTheme="minorEastAsia" w:hAnsiTheme="minorHAnsi"/>
          <w:noProof/>
          <w:sz w:val="22"/>
          <w:lang w:val="en-US"/>
        </w:rPr>
      </w:pPr>
      <w:hyperlink w:anchor="_Toc448227708" w:history="1">
        <w:r w:rsidR="006869EE" w:rsidRPr="006B5B2A">
          <w:rPr>
            <w:rStyle w:val="Hyperlink"/>
            <w:noProof/>
          </w:rPr>
          <w:t xml:space="preserve">July or </w:t>
        </w:r>
        <w:r w:rsidR="006869EE" w:rsidRPr="006B5B2A">
          <w:rPr>
            <w:rStyle w:val="Hyperlink"/>
            <w:rFonts w:ascii="FreeSerifAvvaShenouda" w:hAnsi="FreeSerifAvvaShenouda" w:cs="FreeSerifAvvaShenouda"/>
            <w:noProof/>
          </w:rPr>
          <w:t>Ⲉⲡⲏⲡ</w:t>
        </w:r>
        <w:r w:rsidR="006869EE">
          <w:rPr>
            <w:noProof/>
            <w:webHidden/>
          </w:rPr>
          <w:tab/>
        </w:r>
        <w:r w:rsidR="006869EE">
          <w:rPr>
            <w:noProof/>
            <w:webHidden/>
          </w:rPr>
          <w:fldChar w:fldCharType="begin"/>
        </w:r>
        <w:r w:rsidR="006869EE">
          <w:rPr>
            <w:noProof/>
            <w:webHidden/>
          </w:rPr>
          <w:instrText xml:space="preserve"> PAGEREF _Toc448227708 \h </w:instrText>
        </w:r>
        <w:r w:rsidR="006869EE">
          <w:rPr>
            <w:noProof/>
            <w:webHidden/>
          </w:rPr>
        </w:r>
        <w:r w:rsidR="006869EE">
          <w:rPr>
            <w:noProof/>
            <w:webHidden/>
          </w:rPr>
          <w:fldChar w:fldCharType="separate"/>
        </w:r>
        <w:r w:rsidR="00044A4C">
          <w:rPr>
            <w:noProof/>
            <w:webHidden/>
          </w:rPr>
          <w:t>850</w:t>
        </w:r>
        <w:r w:rsidR="006869EE">
          <w:rPr>
            <w:noProof/>
            <w:webHidden/>
          </w:rPr>
          <w:fldChar w:fldCharType="end"/>
        </w:r>
      </w:hyperlink>
    </w:p>
    <w:p w14:paraId="7113DB98" w14:textId="17E9F6E2" w:rsidR="006869EE" w:rsidRDefault="004D23BC">
      <w:pPr>
        <w:pStyle w:val="TOC2"/>
        <w:tabs>
          <w:tab w:val="right" w:leader="dot" w:pos="8846"/>
        </w:tabs>
        <w:rPr>
          <w:rFonts w:asciiTheme="minorHAnsi" w:eastAsiaTheme="minorEastAsia" w:hAnsiTheme="minorHAnsi"/>
          <w:noProof/>
          <w:sz w:val="22"/>
          <w:lang w:val="en-US"/>
        </w:rPr>
      </w:pPr>
      <w:hyperlink w:anchor="_Toc448227709" w:history="1">
        <w:r w:rsidR="006869EE" w:rsidRPr="006B5B2A">
          <w:rPr>
            <w:rStyle w:val="Hyperlink"/>
            <w:noProof/>
          </w:rPr>
          <w:t xml:space="preserve">August or </w:t>
        </w:r>
        <w:r w:rsidR="006869EE" w:rsidRPr="006B5B2A">
          <w:rPr>
            <w:rStyle w:val="Hyperlink"/>
            <w:rFonts w:ascii="FreeSerifAvvaShenouda" w:hAnsi="FreeSerifAvvaShenouda" w:cs="FreeSerifAvvaShenouda"/>
            <w:noProof/>
          </w:rPr>
          <w:t>Ⲙⲉⲥⲟⲣⲏ and Ⲕⲟⲩϫⲓ ⲛ</w:t>
        </w:r>
        <w:r w:rsidR="006869EE" w:rsidRPr="006B5B2A">
          <w:rPr>
            <w:rStyle w:val="Hyperlink"/>
            <w:rFonts w:ascii="FreeSerifAvvaShenouda" w:hAnsi="FreeSerifAvvaShenouda" w:cs="FreeSerifAvvaShenouda"/>
            <w:noProof/>
            <w:lang w:val="en-US"/>
          </w:rPr>
          <w:t xml:space="preserve">̀ⲁ̀ⲃⲟⲧ </w:t>
        </w:r>
        <w:r w:rsidR="006869EE" w:rsidRPr="006B5B2A">
          <w:rPr>
            <w:rStyle w:val="Hyperlink"/>
            <w:noProof/>
          </w:rPr>
          <w:t>(The Little Month)</w:t>
        </w:r>
        <w:r w:rsidR="006869EE">
          <w:rPr>
            <w:noProof/>
            <w:webHidden/>
          </w:rPr>
          <w:tab/>
        </w:r>
        <w:r w:rsidR="006869EE">
          <w:rPr>
            <w:noProof/>
            <w:webHidden/>
          </w:rPr>
          <w:fldChar w:fldCharType="begin"/>
        </w:r>
        <w:r w:rsidR="006869EE">
          <w:rPr>
            <w:noProof/>
            <w:webHidden/>
          </w:rPr>
          <w:instrText xml:space="preserve"> PAGEREF _Toc448227709 \h </w:instrText>
        </w:r>
        <w:r w:rsidR="006869EE">
          <w:rPr>
            <w:noProof/>
            <w:webHidden/>
          </w:rPr>
        </w:r>
        <w:r w:rsidR="006869EE">
          <w:rPr>
            <w:noProof/>
            <w:webHidden/>
          </w:rPr>
          <w:fldChar w:fldCharType="separate"/>
        </w:r>
        <w:r w:rsidR="00044A4C">
          <w:rPr>
            <w:noProof/>
            <w:webHidden/>
          </w:rPr>
          <w:t>864</w:t>
        </w:r>
        <w:r w:rsidR="006869EE">
          <w:rPr>
            <w:noProof/>
            <w:webHidden/>
          </w:rPr>
          <w:fldChar w:fldCharType="end"/>
        </w:r>
      </w:hyperlink>
    </w:p>
    <w:p w14:paraId="21DC3C59" w14:textId="7128A3D2" w:rsidR="006869EE" w:rsidRDefault="004D23BC">
      <w:pPr>
        <w:pStyle w:val="TOC2"/>
        <w:tabs>
          <w:tab w:val="right" w:leader="dot" w:pos="8846"/>
        </w:tabs>
        <w:rPr>
          <w:rFonts w:asciiTheme="minorHAnsi" w:eastAsiaTheme="minorEastAsia" w:hAnsiTheme="minorHAnsi"/>
          <w:noProof/>
          <w:sz w:val="22"/>
          <w:lang w:val="en-US"/>
        </w:rPr>
      </w:pPr>
      <w:hyperlink w:anchor="_Toc448227710" w:history="1">
        <w:r w:rsidR="006869EE" w:rsidRPr="006B5B2A">
          <w:rPr>
            <w:rStyle w:val="Hyperlink"/>
            <w:noProof/>
          </w:rPr>
          <w:t>The Pascal Cycle</w:t>
        </w:r>
        <w:r w:rsidR="006869EE">
          <w:rPr>
            <w:noProof/>
            <w:webHidden/>
          </w:rPr>
          <w:tab/>
        </w:r>
        <w:r w:rsidR="006869EE">
          <w:rPr>
            <w:noProof/>
            <w:webHidden/>
          </w:rPr>
          <w:fldChar w:fldCharType="begin"/>
        </w:r>
        <w:r w:rsidR="006869EE">
          <w:rPr>
            <w:noProof/>
            <w:webHidden/>
          </w:rPr>
          <w:instrText xml:space="preserve"> PAGEREF _Toc448227710 \h </w:instrText>
        </w:r>
        <w:r w:rsidR="006869EE">
          <w:rPr>
            <w:noProof/>
            <w:webHidden/>
          </w:rPr>
        </w:r>
        <w:r w:rsidR="006869EE">
          <w:rPr>
            <w:noProof/>
            <w:webHidden/>
          </w:rPr>
          <w:fldChar w:fldCharType="separate"/>
        </w:r>
        <w:r w:rsidR="00044A4C">
          <w:rPr>
            <w:noProof/>
            <w:webHidden/>
          </w:rPr>
          <w:t>888</w:t>
        </w:r>
        <w:r w:rsidR="006869EE">
          <w:rPr>
            <w:noProof/>
            <w:webHidden/>
          </w:rPr>
          <w:fldChar w:fldCharType="end"/>
        </w:r>
      </w:hyperlink>
    </w:p>
    <w:p w14:paraId="1903EBFD" w14:textId="0978F08F" w:rsidR="006869EE" w:rsidRDefault="004D23BC">
      <w:pPr>
        <w:pStyle w:val="TOC2"/>
        <w:tabs>
          <w:tab w:val="right" w:leader="dot" w:pos="8846"/>
        </w:tabs>
        <w:rPr>
          <w:rFonts w:asciiTheme="minorHAnsi" w:eastAsiaTheme="minorEastAsia" w:hAnsiTheme="minorHAnsi"/>
          <w:noProof/>
          <w:sz w:val="22"/>
          <w:lang w:val="en-US"/>
        </w:rPr>
      </w:pPr>
      <w:hyperlink w:anchor="_Toc448227711" w:history="1">
        <w:r w:rsidR="006869EE" w:rsidRPr="006B5B2A">
          <w:rPr>
            <w:rStyle w:val="Hyperlink"/>
            <w:noProof/>
          </w:rPr>
          <w:t>Hymns for Koiak</w:t>
        </w:r>
        <w:r w:rsidR="006869EE">
          <w:rPr>
            <w:noProof/>
            <w:webHidden/>
          </w:rPr>
          <w:tab/>
        </w:r>
        <w:r w:rsidR="006869EE">
          <w:rPr>
            <w:noProof/>
            <w:webHidden/>
          </w:rPr>
          <w:fldChar w:fldCharType="begin"/>
        </w:r>
        <w:r w:rsidR="006869EE">
          <w:rPr>
            <w:noProof/>
            <w:webHidden/>
          </w:rPr>
          <w:instrText xml:space="preserve"> PAGEREF _Toc448227711 \h </w:instrText>
        </w:r>
        <w:r w:rsidR="006869EE">
          <w:rPr>
            <w:noProof/>
            <w:webHidden/>
          </w:rPr>
        </w:r>
        <w:r w:rsidR="006869EE">
          <w:rPr>
            <w:noProof/>
            <w:webHidden/>
          </w:rPr>
          <w:fldChar w:fldCharType="separate"/>
        </w:r>
        <w:r w:rsidR="00044A4C">
          <w:rPr>
            <w:noProof/>
            <w:webHidden/>
          </w:rPr>
          <w:t>963</w:t>
        </w:r>
        <w:r w:rsidR="006869EE">
          <w:rPr>
            <w:noProof/>
            <w:webHidden/>
          </w:rPr>
          <w:fldChar w:fldCharType="end"/>
        </w:r>
      </w:hyperlink>
    </w:p>
    <w:p w14:paraId="46811197" w14:textId="4E62CD3B" w:rsidR="006869EE" w:rsidRDefault="004D23BC">
      <w:pPr>
        <w:pStyle w:val="TOC2"/>
        <w:tabs>
          <w:tab w:val="right" w:leader="dot" w:pos="8846"/>
        </w:tabs>
        <w:rPr>
          <w:rFonts w:asciiTheme="minorHAnsi" w:eastAsiaTheme="minorEastAsia" w:hAnsiTheme="minorHAnsi"/>
          <w:noProof/>
          <w:sz w:val="22"/>
          <w:lang w:val="en-US"/>
        </w:rPr>
      </w:pPr>
      <w:hyperlink w:anchor="_Toc448227712" w:history="1">
        <w:r w:rsidR="006869EE" w:rsidRPr="006B5B2A">
          <w:rPr>
            <w:rStyle w:val="Hyperlink"/>
            <w:noProof/>
          </w:rPr>
          <w:t>Index of Psalis</w:t>
        </w:r>
        <w:r w:rsidR="006869EE">
          <w:rPr>
            <w:noProof/>
            <w:webHidden/>
          </w:rPr>
          <w:tab/>
        </w:r>
        <w:r w:rsidR="006869EE">
          <w:rPr>
            <w:noProof/>
            <w:webHidden/>
          </w:rPr>
          <w:fldChar w:fldCharType="begin"/>
        </w:r>
        <w:r w:rsidR="006869EE">
          <w:rPr>
            <w:noProof/>
            <w:webHidden/>
          </w:rPr>
          <w:instrText xml:space="preserve"> PAGEREF _Toc448227712 \h </w:instrText>
        </w:r>
        <w:r w:rsidR="006869EE">
          <w:rPr>
            <w:noProof/>
            <w:webHidden/>
          </w:rPr>
        </w:r>
        <w:r w:rsidR="006869EE">
          <w:rPr>
            <w:noProof/>
            <w:webHidden/>
          </w:rPr>
          <w:fldChar w:fldCharType="separate"/>
        </w:r>
        <w:r w:rsidR="00044A4C">
          <w:rPr>
            <w:noProof/>
            <w:webHidden/>
          </w:rPr>
          <w:t>978</w:t>
        </w:r>
        <w:r w:rsidR="006869EE">
          <w:rPr>
            <w:noProof/>
            <w:webHidden/>
          </w:rPr>
          <w:fldChar w:fldCharType="end"/>
        </w:r>
      </w:hyperlink>
    </w:p>
    <w:p w14:paraId="608CAF09" w14:textId="18926378" w:rsidR="006869EE" w:rsidRDefault="004D23BC">
      <w:pPr>
        <w:pStyle w:val="TOC2"/>
        <w:tabs>
          <w:tab w:val="right" w:leader="dot" w:pos="8846"/>
        </w:tabs>
        <w:rPr>
          <w:rFonts w:asciiTheme="minorHAnsi" w:eastAsiaTheme="minorEastAsia" w:hAnsiTheme="minorHAnsi"/>
          <w:noProof/>
          <w:sz w:val="22"/>
          <w:lang w:val="en-US"/>
        </w:rPr>
      </w:pPr>
      <w:hyperlink w:anchor="_Toc448227713" w:history="1">
        <w:r w:rsidR="006869EE" w:rsidRPr="006B5B2A">
          <w:rPr>
            <w:rStyle w:val="Hyperlink"/>
            <w:noProof/>
          </w:rPr>
          <w:t>Index of Doxologies</w:t>
        </w:r>
        <w:r w:rsidR="006869EE">
          <w:rPr>
            <w:noProof/>
            <w:webHidden/>
          </w:rPr>
          <w:tab/>
        </w:r>
        <w:r w:rsidR="006869EE">
          <w:rPr>
            <w:noProof/>
            <w:webHidden/>
          </w:rPr>
          <w:fldChar w:fldCharType="begin"/>
        </w:r>
        <w:r w:rsidR="006869EE">
          <w:rPr>
            <w:noProof/>
            <w:webHidden/>
          </w:rPr>
          <w:instrText xml:space="preserve"> PAGEREF _Toc448227713 \h </w:instrText>
        </w:r>
        <w:r w:rsidR="006869EE">
          <w:rPr>
            <w:noProof/>
            <w:webHidden/>
          </w:rPr>
        </w:r>
        <w:r w:rsidR="006869EE">
          <w:rPr>
            <w:noProof/>
            <w:webHidden/>
          </w:rPr>
          <w:fldChar w:fldCharType="separate"/>
        </w:r>
        <w:r w:rsidR="00044A4C">
          <w:rPr>
            <w:noProof/>
            <w:webHidden/>
          </w:rPr>
          <w:t>980</w:t>
        </w:r>
        <w:r w:rsidR="006869EE">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227670"/>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227671"/>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4D23BC">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4D23BC">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227672"/>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4D23BC">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4D23BC">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227673"/>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4D23BC">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4D23BC">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4D23BC">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227674"/>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227675"/>
      <w:bookmarkStart w:id="138" w:name="Prime"/>
      <w:r>
        <w:lastRenderedPageBreak/>
        <w:t>Early Morning: Prime (The First Hour)</w:t>
      </w:r>
      <w:bookmarkEnd w:id="134"/>
      <w:bookmarkEnd w:id="135"/>
      <w:bookmarkEnd w:id="136"/>
      <w:bookmarkEnd w:id="137"/>
    </w:p>
    <w:bookmarkStart w:id="139" w:name="_Toc410196186" w:displacedByCustomXml="next"/>
    <w:bookmarkStart w:id="140" w:name="_Toc410196428" w:displacedByCustomXml="next"/>
    <w:bookmarkStart w:id="141" w:name="_Toc410196930" w:displacedByCustomXml="next"/>
    <w:bookmarkStart w:id="142" w:name="_Ref435434336" w:displacedByCustomXml="next"/>
    <w:bookmarkStart w:id="143" w:name="_Ref435434342" w:displacedByCustomXml="next"/>
    <w:bookmarkStart w:id="144" w:name="_Ref435789623" w:displacedByCustomXml="next"/>
    <w:bookmarkStart w:id="145" w:name="_Ref435789629" w:displacedByCustomXml="next"/>
    <w:bookmarkStart w:id="146" w:name="_Ref435799254" w:displacedByCustomXml="next"/>
    <w:bookmarkStart w:id="147" w:name="_Ref435799261"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4D23BC">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4D23BC">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227676"/>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227677"/>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227678"/>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09"/>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bookmarkStart w:id="213" w:name="_Toc448227681"/>
    </w:p>
    <w:p w14:paraId="3E3884D1" w14:textId="72C3453F" w:rsidR="00495F1A" w:rsidRDefault="00495F1A" w:rsidP="003A7286">
      <w:pPr>
        <w:pStyle w:val="Heading1"/>
      </w:pPr>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227682"/>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lastRenderedPageBreak/>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lastRenderedPageBreak/>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lastRenderedPageBreak/>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lastRenderedPageBreak/>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lastRenderedPageBreak/>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2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lastRenderedPageBreak/>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lastRenderedPageBreak/>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lastRenderedPageBreak/>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lastRenderedPageBreak/>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lastRenderedPageBreak/>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lastRenderedPageBreak/>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lastRenderedPageBreak/>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lastRenderedPageBreak/>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lastRenderedPageBreak/>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lastRenderedPageBreak/>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lastRenderedPageBreak/>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lastRenderedPageBreak/>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lastRenderedPageBreak/>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lastRenderedPageBreak/>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lastRenderedPageBreak/>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lastRenderedPageBreak/>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lastRenderedPageBreak/>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lastRenderedPageBreak/>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lastRenderedPageBreak/>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lastRenderedPageBreak/>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lastRenderedPageBreak/>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lastRenderedPageBreak/>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lastRenderedPageBreak/>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lastRenderedPageBreak/>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lastRenderedPageBreak/>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lastRenderedPageBreak/>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lastRenderedPageBreak/>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lastRenderedPageBreak/>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lastRenderedPageBreak/>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lastRenderedPageBreak/>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lastRenderedPageBreak/>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lastRenderedPageBreak/>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lastRenderedPageBreak/>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lastRenderedPageBreak/>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lastRenderedPageBreak/>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lastRenderedPageBreak/>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lastRenderedPageBreak/>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lastRenderedPageBreak/>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lastRenderedPageBreak/>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lastRenderedPageBreak/>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lastRenderedPageBreak/>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lastRenderedPageBreak/>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lastRenderedPageBreak/>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lastRenderedPageBreak/>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lastRenderedPageBreak/>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lastRenderedPageBreak/>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lastRenderedPageBreak/>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lastRenderedPageBreak/>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lastRenderedPageBreak/>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lastRenderedPageBreak/>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lastRenderedPageBreak/>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lastRenderedPageBreak/>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lastRenderedPageBreak/>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lastRenderedPageBreak/>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lastRenderedPageBreak/>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lastRenderedPageBreak/>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lastRenderedPageBreak/>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lastRenderedPageBreak/>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lastRenderedPageBreak/>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lastRenderedPageBreak/>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lastRenderedPageBreak/>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lastRenderedPageBreak/>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lastRenderedPageBreak/>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lastRenderedPageBreak/>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lastRenderedPageBreak/>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lastRenderedPageBreak/>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lastRenderedPageBreak/>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lastRenderedPageBreak/>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lastRenderedPageBreak/>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lastRenderedPageBreak/>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lastRenderedPageBreak/>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lastRenderedPageBreak/>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lastRenderedPageBreak/>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lastRenderedPageBreak/>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lastRenderedPageBreak/>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lastRenderedPageBreak/>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lastRenderedPageBreak/>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lastRenderedPageBreak/>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lastRenderedPageBreak/>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lastRenderedPageBreak/>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lastRenderedPageBreak/>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lastRenderedPageBreak/>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lastRenderedPageBreak/>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lastRenderedPageBreak/>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8" w:name="_Ref412111328"/>
      <w:r>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lastRenderedPageBreak/>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lastRenderedPageBreak/>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lastRenderedPageBreak/>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lastRenderedPageBreak/>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lastRenderedPageBreak/>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lastRenderedPageBreak/>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lastRenderedPageBreak/>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lastRenderedPageBreak/>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lastRenderedPageBreak/>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lastRenderedPageBreak/>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lastRenderedPageBreak/>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lastRenderedPageBreak/>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6" w:name="_Ref412111741"/>
      <w:r>
        <w:lastRenderedPageBreak/>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lastRenderedPageBreak/>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lastRenderedPageBreak/>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lastRenderedPageBreak/>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lastRenderedPageBreak/>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lastRenderedPageBreak/>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lastRenderedPageBreak/>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lastRenderedPageBreak/>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lastRenderedPageBreak/>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lastRenderedPageBreak/>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lastRenderedPageBreak/>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lastRenderedPageBreak/>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lastRenderedPageBreak/>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lastRenderedPageBreak/>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lastRenderedPageBreak/>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lastRenderedPageBreak/>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lastRenderedPageBreak/>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lastRenderedPageBreak/>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lastRenderedPageBreak/>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lastRenderedPageBreak/>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tab/>
        <w:t>in the land of the living.</w:t>
      </w:r>
    </w:p>
    <w:p w14:paraId="15BDDE6D" w14:textId="6BC13BE2" w:rsidR="00B35B25" w:rsidRDefault="00B35B25" w:rsidP="00B35B25">
      <w:pPr>
        <w:pStyle w:val="Rubric"/>
      </w:pPr>
      <w:r>
        <w:lastRenderedPageBreak/>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lastRenderedPageBreak/>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lastRenderedPageBreak/>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lastRenderedPageBreak/>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lastRenderedPageBreak/>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lastRenderedPageBreak/>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4" w:name="_Ref435990063"/>
      <w:r>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lastRenderedPageBreak/>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lastRenderedPageBreak/>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lastRenderedPageBreak/>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lastRenderedPageBreak/>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lastRenderedPageBreak/>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lastRenderedPageBreak/>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lastRenderedPageBreak/>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7" w:name="_Ref411968081"/>
      <w:r>
        <w:lastRenderedPageBreak/>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lastRenderedPageBreak/>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lastRenderedPageBreak/>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lastRenderedPageBreak/>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lastRenderedPageBreak/>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lastRenderedPageBreak/>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lastRenderedPageBreak/>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lastRenderedPageBreak/>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lastRenderedPageBreak/>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lastRenderedPageBreak/>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lastRenderedPageBreak/>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lastRenderedPageBreak/>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lastRenderedPageBreak/>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lastRenderedPageBreak/>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0084DDB1" w:rsidR="00086B05" w:rsidRPr="00AB1781" w:rsidRDefault="00086B05" w:rsidP="00086B05">
      <w:pPr>
        <w:pStyle w:val="Rubric"/>
      </w:pPr>
      <w:r>
        <w:lastRenderedPageBreak/>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lastRenderedPageBreak/>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227683"/>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1189EAF2" w14:textId="77777777" w:rsidR="00D31F38" w:rsidRDefault="00D31F38" w:rsidP="00D31F38">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77777777"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7777777"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77777777" w:rsidR="00D31F38" w:rsidRDefault="00D31F38" w:rsidP="00D31F38">
            <w:pPr>
              <w:pStyle w:val="EngEnd"/>
            </w:pPr>
            <w:r w:rsidRPr="004E04E2">
              <w:t xml:space="preserve">In the nights, lift up your hands </w:t>
            </w:r>
            <w:commentRangeStart w:id="331"/>
            <w:r w:rsidRPr="004E04E2">
              <w:t>to the sanctuary</w:t>
            </w:r>
            <w:commentRangeEnd w:id="331"/>
            <w:r>
              <w:rPr>
                <w:rStyle w:val="CommentReference"/>
              </w:rPr>
              <w:commentReference w:id="331"/>
            </w:r>
            <w:r w:rsidRPr="004E04E2">
              <w:t xml:space="preserve">, and bless the Lord: Glory to </w:t>
            </w:r>
            <w:r>
              <w:t>You</w:t>
            </w:r>
            <w:r w:rsidRPr="004E04E2">
              <w:t xml:space="preserve"> O Lover of mankind</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77777777"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77777777" w:rsidR="00D31F38" w:rsidRDefault="00D31F38" w:rsidP="00D31F38">
            <w:pPr>
              <w:pStyle w:val="EngEnd"/>
            </w:pPr>
            <w:r w:rsidRPr="004E04E2">
              <w:t xml:space="preserve">My </w:t>
            </w:r>
            <w:commentRangeStart w:id="334"/>
            <w:r w:rsidRPr="004E04E2">
              <w:t xml:space="preserve">petition </w:t>
            </w:r>
            <w:commentRangeEnd w:id="334"/>
            <w:r>
              <w:rPr>
                <w:rStyle w:val="CommentReference"/>
              </w:rPr>
              <w:commentReference w:id="334"/>
            </w:r>
            <w:r w:rsidRPr="004E04E2">
              <w:t xml:space="preserve">shall come in before </w:t>
            </w:r>
            <w:r>
              <w:t>You</w:t>
            </w:r>
            <w:r w:rsidRPr="004E04E2">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77777777" w:rsidR="00D31F38" w:rsidRDefault="00D31F38" w:rsidP="00D31F38">
            <w:pPr>
              <w:pStyle w:val="EngEnd"/>
            </w:pPr>
            <w:r w:rsidRPr="004E04E2">
              <w:t xml:space="preserve">My lips </w:t>
            </w:r>
            <w:r>
              <w:t>shall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77777777"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Pr="004E04E2">
              <w:t xml:space="preserve"> words: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77777777" w:rsidR="00D31F38" w:rsidRDefault="00D31F38" w:rsidP="00D31F38">
            <w:pPr>
              <w:pStyle w:val="EngEnd"/>
            </w:pPr>
            <w:r w:rsidRPr="004E04E2">
              <w:t xml:space="preserve">My soul </w:t>
            </w:r>
            <w:r>
              <w:t>shall</w:t>
            </w:r>
            <w:r w:rsidRPr="004E04E2">
              <w:t xml:space="preserve"> live, and it </w:t>
            </w:r>
            <w:r>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77777777"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77777777" w:rsidR="00D31F38" w:rsidRDefault="00D31F38" w:rsidP="00D31F38">
      <w:pPr>
        <w:pStyle w:val="Heading4"/>
      </w:pPr>
      <w:r>
        <w:lastRenderedPageBreak/>
        <w:t>The First Canticle: The Praise of Moses the Prophet</w:t>
      </w:r>
      <w:bookmarkEnd w:id="347"/>
      <w:bookmarkEnd w:id="348"/>
      <w:bookmarkEnd w:id="349"/>
      <w:bookmarkEnd w:id="350"/>
      <w:bookmarkEnd w:id="351"/>
      <w:bookmarkEnd w:id="352"/>
    </w:p>
    <w:p w14:paraId="6ABAC750" w14:textId="77777777" w:rsidR="00D31F38" w:rsidRDefault="00D31F38" w:rsidP="00D31F38">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06CA1D10" w:rsidR="00D31F38" w:rsidRDefault="00D31F38" w:rsidP="00E35F1F">
            <w:pPr>
              <w:pStyle w:val="EngEnd"/>
            </w:pPr>
            <w:r>
              <w:t>Then Moses and the children of Israel sang this song</w:t>
            </w:r>
            <w:r w:rsidR="00DC7630">
              <w:t xml:space="preserve"> to the Lord and spoke saying,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77777777" w:rsidR="00D31F38" w:rsidRDefault="00D31F38" w:rsidP="00E35F1F">
            <w:pPr>
              <w:pStyle w:val="EngEnd"/>
            </w:pPr>
            <w:r>
              <w:t>Horse and rider He has thrown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77777777" w:rsidR="00D31F38" w:rsidRDefault="00D31F38" w:rsidP="00E35F1F">
            <w:pPr>
              <w:pStyle w:val="EngEnd"/>
            </w:pPr>
            <w:r>
              <w:t xml:space="preserve">This is my God, I will </w:t>
            </w:r>
            <w:commentRangeStart w:id="366"/>
            <w:r>
              <w:t>glorify Him</w:t>
            </w:r>
            <w:commentRangeEnd w:id="366"/>
            <w:r>
              <w:rPr>
                <w:rStyle w:val="CommentReference"/>
                <w:lang w:val="en-CA"/>
              </w:rPr>
              <w:commentReference w:id="366"/>
            </w:r>
            <w:r>
              <w:t>, the God of my fathers,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77777777" w:rsidR="00D31F38" w:rsidRDefault="00D31F38" w:rsidP="00E35F1F">
            <w:pPr>
              <w:pStyle w:val="EngEnd"/>
            </w:pPr>
            <w:r>
              <w:t xml:space="preserve">The Lord, </w:t>
            </w:r>
            <w:commentRangeStart w:id="367"/>
            <w:r>
              <w:t xml:space="preserve">when he shatters </w:t>
            </w:r>
            <w:commentRangeEnd w:id="367"/>
            <w:r>
              <w:rPr>
                <w:rStyle w:val="CommentReference"/>
                <w:lang w:val="en-CA"/>
              </w:rPr>
              <w:commentReference w:id="367"/>
            </w:r>
            <w:r>
              <w:t>wars, the Lord is his Name. Pharaoh's chariots and all his host has he cast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77777777" w:rsidR="00D31F38" w:rsidRDefault="00D31F38" w:rsidP="00E35F1F">
            <w:pPr>
              <w:pStyle w:val="EngEnd"/>
            </w:pPr>
            <w:r>
              <w:t xml:space="preserve">The </w:t>
            </w:r>
            <w:commentRangeStart w:id="368"/>
            <w:r>
              <w:t xml:space="preserve">chosen </w:t>
            </w:r>
            <w:commentRangeEnd w:id="368"/>
            <w:r>
              <w:rPr>
                <w:rStyle w:val="CommentReference"/>
                <w:lang w:val="en-CA"/>
              </w:rPr>
              <w:commentReference w:id="368"/>
            </w:r>
            <w:r>
              <w:t xml:space="preserve">mounted </w:t>
            </w:r>
            <w:commentRangeStart w:id="369"/>
            <w:r>
              <w:t xml:space="preserve">captains </w:t>
            </w:r>
            <w:commentRangeEnd w:id="369"/>
            <w:r>
              <w:rPr>
                <w:rStyle w:val="CommentReference"/>
                <w:lang w:val="en-CA"/>
              </w:rPr>
              <w:commentReference w:id="369"/>
            </w:r>
            <w:r>
              <w:t>He drowned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77777777" w:rsidR="00D31F38" w:rsidRDefault="00D31F38" w:rsidP="00E35F1F">
            <w:pPr>
              <w:pStyle w:val="EngEnd"/>
            </w:pPr>
            <w:r>
              <w:t>With open water He covered them;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77777777" w:rsidR="00D31F38" w:rsidRDefault="00D31F38" w:rsidP="00E35F1F">
            <w:pPr>
              <w:pStyle w:val="EngEnd"/>
            </w:pPr>
            <w:r>
              <w:t xml:space="preserve">Your right hand, O Lord, </w:t>
            </w:r>
            <w:commentRangeStart w:id="370"/>
            <w:r>
              <w:t xml:space="preserve">was </w:t>
            </w:r>
            <w:commentRangeEnd w:id="370"/>
            <w:r>
              <w:rPr>
                <w:rStyle w:val="CommentReference"/>
                <w:lang w:val="en-CA"/>
              </w:rPr>
              <w:commentReference w:id="370"/>
            </w:r>
            <w:r>
              <w:t xml:space="preserve">glorified in power.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77777777" w:rsidR="00D31F38" w:rsidRDefault="00D31F38" w:rsidP="00E35F1F">
            <w:pPr>
              <w:pStyle w:val="EngEnd"/>
            </w:pPr>
            <w:r>
              <w:t xml:space="preserve">In the abundance of Your glory you </w:t>
            </w:r>
            <w:commentRangeStart w:id="372"/>
            <w:r>
              <w:t xml:space="preserve">shattered </w:t>
            </w:r>
            <w:commentRangeEnd w:id="372"/>
            <w:r>
              <w:rPr>
                <w:rStyle w:val="CommentReference"/>
                <w:lang w:val="en-CA"/>
              </w:rPr>
              <w:commentReference w:id="372"/>
            </w:r>
            <w:commentRangeStart w:id="373"/>
            <w:r>
              <w:t>Your enemies</w:t>
            </w:r>
            <w:commentRangeEnd w:id="373"/>
            <w:r>
              <w:rPr>
                <w:rStyle w:val="CommentReference"/>
                <w:lang w:val="en-CA"/>
              </w:rPr>
              <w:commentReference w:id="373"/>
            </w:r>
            <w:r>
              <w:t xml:space="preserve">; You </w:t>
            </w:r>
            <w:commentRangeStart w:id="374"/>
            <w:r>
              <w:t xml:space="preserve">sent </w:t>
            </w:r>
            <w:commentRangeEnd w:id="374"/>
            <w:r>
              <w:rPr>
                <w:rStyle w:val="CommentReference"/>
                <w:lang w:val="en-CA"/>
              </w:rPr>
              <w:commentReference w:id="374"/>
            </w:r>
            <w:r>
              <w:t>your wrath, and it consumed them as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77777777" w:rsidR="00D31F38" w:rsidRDefault="00D31F38" w:rsidP="00E35F1F">
            <w:pPr>
              <w:pStyle w:val="EngEnd"/>
            </w:pPr>
            <w:r>
              <w:t>Through the breath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7777777" w:rsidR="00D31F38" w:rsidRDefault="00D31F38" w:rsidP="00E35F1F">
            <w:pPr>
              <w:pStyle w:val="EngEnd"/>
            </w:pPr>
            <w:r>
              <w:t>The enemy said, 'I will pursue, I will overtake; I will divide the spoils; I will satisfy my soul; I will destroy with my dagger; my hand will reign.'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77777777" w:rsidR="00D31F38" w:rsidRDefault="00D31F38" w:rsidP="00E35F1F">
            <w:pPr>
              <w:pStyle w:val="EngEnd"/>
            </w:pPr>
            <w:r>
              <w:t xml:space="preserve">Who is like You, O Lord, among the gods? Who is like You, glorified among the </w:t>
            </w:r>
            <w:commentRangeStart w:id="375"/>
            <w:r>
              <w:t>holy</w:t>
            </w:r>
            <w:commentRangeEnd w:id="375"/>
            <w:r>
              <w:rPr>
                <w:rStyle w:val="CommentReference"/>
                <w:lang w:val="en-CA"/>
              </w:rPr>
              <w:commentReference w:id="375"/>
            </w:r>
            <w:r>
              <w:t xml:space="preserve">, awesome in </w:t>
            </w:r>
            <w:commentRangeStart w:id="376"/>
            <w:r>
              <w:t>glorious deeds</w:t>
            </w:r>
            <w:commentRangeEnd w:id="376"/>
            <w:r>
              <w:rPr>
                <w:rStyle w:val="CommentReference"/>
                <w:lang w:val="en-CA"/>
              </w:rPr>
              <w:commentReference w:id="376"/>
            </w:r>
            <w:r>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777777" w:rsidR="00D31F38" w:rsidRDefault="00D31F38" w:rsidP="00E35F1F">
            <w:pPr>
              <w:pStyle w:val="EngEnd"/>
            </w:pPr>
            <w:r>
              <w:t xml:space="preserve">You stretched out Your right hand; the earth swallowed them. You in Your righteousness led Your people, whom you </w:t>
            </w:r>
            <w:commentRangeStart w:id="377"/>
            <w:r>
              <w:t>redeemed</w:t>
            </w:r>
            <w:commentRangeEnd w:id="377"/>
            <w:r>
              <w:rPr>
                <w:rStyle w:val="CommentReference"/>
                <w:lang w:val="en-CA"/>
              </w:rPr>
              <w:commentReference w:id="377"/>
            </w:r>
            <w:r>
              <w:t xml:space="preserve">; You called them by Your power into Your holy </w:t>
            </w:r>
            <w:commentRangeStart w:id="378"/>
            <w:r>
              <w:t>abode</w:t>
            </w:r>
            <w:commentRangeEnd w:id="378"/>
            <w:r>
              <w:rPr>
                <w:rStyle w:val="CommentReference"/>
                <w:lang w:val="en-CA"/>
              </w:rPr>
              <w:commentReference w:id="378"/>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77777777" w:rsidR="00D31F38" w:rsidRDefault="00D31F38" w:rsidP="00E35F1F">
            <w:pPr>
              <w:pStyle w:val="EngEnd"/>
            </w:pPr>
            <w:r>
              <w:t xml:space="preserve">The nations heard and became angry; </w:t>
            </w:r>
            <w:commentRangeStart w:id="379"/>
            <w:r>
              <w:t xml:space="preserve">Sorrow </w:t>
            </w:r>
            <w:commentRangeEnd w:id="379"/>
            <w:r>
              <w:rPr>
                <w:rStyle w:val="CommentReference"/>
                <w:lang w:val="en-CA"/>
              </w:rPr>
              <w:commentReference w:id="379"/>
            </w:r>
            <w:r>
              <w:t>took hold on the inhabitants of Palestine.</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77777777" w:rsidR="00D31F38" w:rsidRDefault="00D31F38" w:rsidP="00E35F1F">
            <w:pPr>
              <w:pStyle w:val="EngEnd"/>
            </w:pPr>
            <w:r>
              <w:t>Then the rulers of Edom made haste. And the leaders of the Moabites, trembling took hold upon them.</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77777777" w:rsidR="00D31F38" w:rsidRDefault="00D31F38" w:rsidP="00E35F1F">
            <w:pPr>
              <w:pStyle w:val="EngEnd"/>
            </w:pPr>
            <w:r>
              <w:t xml:space="preserve">All the inhabitants of Canaan melted away. </w:t>
            </w:r>
            <w:commentRangeStart w:id="380"/>
            <w:r>
              <w:t>May</w:t>
            </w:r>
            <w:commentRangeEnd w:id="380"/>
            <w:r>
              <w:rPr>
                <w:rStyle w:val="CommentReference"/>
                <w:lang w:val="en-CA"/>
              </w:rPr>
              <w:commentReference w:id="380"/>
            </w:r>
            <w:r>
              <w:t xml:space="preserve"> fear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77777777" w:rsidR="00D31F38" w:rsidRDefault="00D31F38" w:rsidP="00E35F1F">
            <w:pPr>
              <w:pStyle w:val="EngEnd"/>
            </w:pPr>
            <w:r>
              <w:t>By the greatness of Your arm let them become as stone; till your people pass over, O Lord: till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77777777" w:rsidR="00D31F38" w:rsidRDefault="00D31F38" w:rsidP="00E35F1F">
            <w:pPr>
              <w:pStyle w:val="EngEnd"/>
            </w:pPr>
            <w:r>
              <w:t>Bring them in, and plant them in the mountain of Your inheritance, in Your prepared dwelling place that you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77777777" w:rsidR="00D31F38" w:rsidRDefault="00D31F38" w:rsidP="00E35F1F">
            <w:pPr>
              <w:pStyle w:val="EngEnd"/>
            </w:pPr>
            <w:r>
              <w:t xml:space="preserve">Your holy place, O Lord, which Your hands have prepared. The Lord, </w:t>
            </w:r>
            <w:commentRangeStart w:id="381"/>
            <w:r>
              <w:t xml:space="preserve">reigning </w:t>
            </w:r>
            <w:commentRangeEnd w:id="381"/>
            <w:r>
              <w:rPr>
                <w:rStyle w:val="CommentReference"/>
                <w:lang w:val="en-CA"/>
              </w:rPr>
              <w:commentReference w:id="381"/>
            </w:r>
            <w:r>
              <w:t xml:space="preserve">as King forever and ever </w:t>
            </w:r>
            <w:commentRangeStart w:id="382"/>
            <w:r>
              <w:t>and beyond</w:t>
            </w:r>
            <w:commentRangeEnd w:id="382"/>
            <w:r>
              <w:rPr>
                <w:rStyle w:val="CommentReference"/>
                <w:lang w:val="en-CA"/>
              </w:rPr>
              <w:commentReference w:id="382"/>
            </w:r>
            <w:r>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77777777" w:rsidR="00D31F38" w:rsidRDefault="00D31F38" w:rsidP="00E35F1F">
            <w:pPr>
              <w:pStyle w:val="EngEnd"/>
            </w:pPr>
            <w:r>
              <w:t>Because</w:t>
            </w:r>
            <w:commentRangeStart w:id="383"/>
            <w:r>
              <w:t xml:space="preserve"> </w:t>
            </w:r>
            <w:commentRangeEnd w:id="383"/>
            <w:r>
              <w:rPr>
                <w:rStyle w:val="CommentReference"/>
                <w:lang w:val="en-CA"/>
              </w:rPr>
              <w:commentReference w:id="383"/>
            </w:r>
            <w:r>
              <w:t>the horses of Pharaoh: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77777777" w:rsidR="00D31F38" w:rsidRDefault="00D31F38" w:rsidP="00E35F1F">
            <w:pPr>
              <w:pStyle w:val="EngEnd"/>
            </w:pPr>
            <w:r>
              <w:t>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77777777" w:rsidR="00D31F38" w:rsidRDefault="00D31F38" w:rsidP="00E35F1F">
            <w:pPr>
              <w:pStyle w:val="EngEnd"/>
            </w:pPr>
            <w:r>
              <w:t xml:space="preserve">Then Miriam the prophetess: the sister of Aaron, took the tambourine in her hand, and all the women went out after her with tambourines and </w:t>
            </w:r>
            <w:commentRangeStart w:id="384"/>
            <w:r>
              <w:t>praises</w:t>
            </w:r>
            <w:commentRangeEnd w:id="384"/>
            <w:r>
              <w:rPr>
                <w:rStyle w:val="CommentReference"/>
                <w:lang w:val="en-CA"/>
              </w:rPr>
              <w:commentReference w:id="384"/>
            </w:r>
            <w:r>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77777777" w:rsidR="00D31F38" w:rsidRDefault="00D31F38" w:rsidP="00E35F1F">
            <w:pPr>
              <w:pStyle w:val="EngEnd"/>
            </w:pPr>
            <w:r>
              <w:t xml:space="preserve">And Miriam lead them, saying: "Let us sing to the Lord, </w:t>
            </w:r>
            <w:commentRangeStart w:id="385"/>
            <w:r>
              <w:t>for gloriously has He glorified Himself</w:t>
            </w:r>
            <w:commentRangeEnd w:id="385"/>
            <w:r>
              <w:rPr>
                <w:rStyle w:val="CommentReference"/>
                <w:lang w:val="en-CA"/>
              </w:rPr>
              <w:commentReference w:id="385"/>
            </w:r>
            <w:r>
              <w:t>."</w:t>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bookmarkStart w:id="386" w:name="_GoBack" w:colFirst="1" w:colLast="1"/>
            <w:r>
              <w:lastRenderedPageBreak/>
              <w:t>¿</w:t>
            </w:r>
          </w:p>
        </w:tc>
        <w:tc>
          <w:tcPr>
            <w:tcW w:w="3960" w:type="dxa"/>
          </w:tcPr>
          <w:p w14:paraId="26F05F10" w14:textId="77777777" w:rsidR="00D31F38" w:rsidRDefault="00D31F38" w:rsidP="00E35F1F">
            <w:pPr>
              <w:pStyle w:val="EngEnd"/>
            </w:pPr>
            <w:r>
              <w:t xml:space="preserve">"Horse and rider he has thrown into the sea." Let us sing to the Lord for He has gloriously glorified </w:t>
            </w:r>
            <w:commentRangeStart w:id="387"/>
            <w:r>
              <w:t>Himself</w:t>
            </w:r>
            <w:commentRangeEnd w:id="387"/>
            <w:r>
              <w:rPr>
                <w:rStyle w:val="CommentReference"/>
                <w:lang w:val="en-CA"/>
              </w:rPr>
              <w:commentReference w:id="387"/>
            </w:r>
            <w:r>
              <w:t>.</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8" w:name="_Toc297322054"/>
      <w:bookmarkStart w:id="389" w:name="_Toc297407699"/>
      <w:bookmarkStart w:id="390" w:name="_Toc298445751"/>
      <w:bookmarkStart w:id="391" w:name="_Toc298681234"/>
      <w:bookmarkStart w:id="392" w:name="_Toc298447476"/>
      <w:bookmarkEnd w:id="386"/>
      <w:r>
        <w:t>Psali Adam</w:t>
      </w:r>
      <w:bookmarkEnd w:id="388"/>
      <w:bookmarkEnd w:id="389"/>
      <w:bookmarkEnd w:id="390"/>
      <w:bookmarkEnd w:id="391"/>
      <w:bookmarkEnd w:id="392"/>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3"/>
            <w:r>
              <w:t xml:space="preserve">The </w:t>
            </w:r>
            <w:commentRangeEnd w:id="393"/>
            <w:r>
              <w:rPr>
                <w:rStyle w:val="CommentReference"/>
                <w:lang w:val="en-CA"/>
              </w:rPr>
              <w:commentReference w:id="393"/>
            </w:r>
            <w:r>
              <w:t xml:space="preserve">water of the sea was parted into parts, And the great deep became a </w:t>
            </w:r>
            <w:commentRangeStart w:id="394"/>
            <w:r>
              <w:t>path</w:t>
            </w:r>
            <w:commentRangeEnd w:id="394"/>
            <w:r>
              <w:rPr>
                <w:rStyle w:val="CommentReference"/>
                <w:lang w:val="en-CA"/>
              </w:rPr>
              <w:commentReference w:id="394"/>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5"/>
            <w:r w:rsidRPr="00D33B3C">
              <w:rPr>
                <w:rFonts w:ascii="Times New Roman" w:hAnsi="Times New Roman" w:cs="Times New Roman"/>
              </w:rPr>
              <w:t>Ϧ</w:t>
            </w:r>
            <w:r w:rsidRPr="00D33B3C">
              <w:t>ⲉⲛ</w:t>
            </w:r>
            <w:commentRangeEnd w:id="395"/>
            <w:r>
              <w:rPr>
                <w:rStyle w:val="CommentReference"/>
                <w:rFonts w:ascii="Garamond" w:hAnsi="Garamond" w:cstheme="minorBidi"/>
                <w:noProof w:val="0"/>
                <w:lang w:val="en-CA"/>
              </w:rPr>
              <w:commentReference w:id="3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6"/>
            <w:r>
              <w:t xml:space="preserve">miraculous </w:t>
            </w:r>
            <w:commentRangeEnd w:id="396"/>
            <w:r>
              <w:rPr>
                <w:rStyle w:val="CommentReference"/>
                <w:lang w:val="en-CA"/>
              </w:rPr>
              <w:commentReference w:id="396"/>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7"/>
            <w:r>
              <w:t xml:space="preserve">passed </w:t>
            </w:r>
            <w:commentRangeEnd w:id="397"/>
            <w:r>
              <w:rPr>
                <w:rStyle w:val="CommentReference"/>
                <w:lang w:val="en-CA"/>
              </w:rPr>
              <w:commentReference w:id="397"/>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8"/>
            <w:r>
              <w:t xml:space="preserve">praising </w:t>
            </w:r>
            <w:commentRangeEnd w:id="398"/>
            <w:r>
              <w:rPr>
                <w:rStyle w:val="CommentReference"/>
                <w:lang w:val="en-CA"/>
              </w:rPr>
              <w:commentReference w:id="398"/>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77777777" w:rsidR="00D31F38" w:rsidRDefault="00D31F38" w:rsidP="00E35F1F">
            <w:pPr>
              <w:pStyle w:val="EngIndEnd"/>
            </w:pPr>
            <w:r>
              <w:t xml:space="preserve">They praised the Lord with this new song, Saying "Let us </w:t>
            </w:r>
            <w:commentRangeStart w:id="399"/>
            <w:r>
              <w:t xml:space="preserve">praise </w:t>
            </w:r>
            <w:commentRangeEnd w:id="399"/>
            <w:r>
              <w:rPr>
                <w:rStyle w:val="CommentReference"/>
                <w:lang w:val="en-CA"/>
              </w:rPr>
              <w:commentReference w:id="399"/>
            </w:r>
            <w:r>
              <w:t>the Lord, for He has gloriously glorified Himself."</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79DC4EE1" w14:textId="661F05AD" w:rsidR="00D31F38" w:rsidRDefault="00D31F38" w:rsidP="00D31F38">
      <w:pPr>
        <w:pStyle w:val="Heading3"/>
      </w:pPr>
      <w:bookmarkStart w:id="400" w:name="_Ref448228178"/>
      <w:r>
        <w:t>The Second Canticle</w:t>
      </w:r>
      <w:bookmarkEnd w:id="400"/>
    </w:p>
    <w:p w14:paraId="11A0BA89" w14:textId="03616DE5" w:rsidR="00D31F38" w:rsidRDefault="00D31F38" w:rsidP="00D31F38">
      <w:pPr>
        <w:pStyle w:val="Rubric"/>
      </w:pPr>
      <w:r>
        <w:t xml:space="preserve">During Koiahk, the Psali Adam on the Second Canticle, page </w:t>
      </w:r>
      <w:r>
        <w:fldChar w:fldCharType="begin"/>
      </w:r>
      <w:r>
        <w:instrText xml:space="preserve"> PAGEREF _Ref435645453 \h </w:instrText>
      </w:r>
      <w:r>
        <w:fldChar w:fldCharType="separate"/>
      </w:r>
      <w:r w:rsidR="00044A4C">
        <w:rPr>
          <w:noProof/>
        </w:rPr>
        <w:t>969</w:t>
      </w:r>
      <w:r>
        <w:fldChar w:fldCharType="end"/>
      </w:r>
      <w:r>
        <w:t>, is said.</w:t>
      </w:r>
    </w:p>
    <w:p w14:paraId="3FBED4F1" w14:textId="77777777" w:rsidR="00D31F38" w:rsidRDefault="00D31F38" w:rsidP="00D31F38">
      <w:pPr>
        <w:pStyle w:val="Heading4"/>
      </w:pPr>
      <w:bookmarkStart w:id="401" w:name="_Toc297322055"/>
      <w:bookmarkStart w:id="402" w:name="_Toc297407700"/>
      <w:bookmarkStart w:id="403" w:name="_Ref297493889"/>
      <w:bookmarkStart w:id="404" w:name="_Toc298445752"/>
      <w:bookmarkStart w:id="405" w:name="_Toc298681235"/>
      <w:bookmarkStart w:id="406" w:name="_Toc298447477"/>
      <w:bookmarkStart w:id="407" w:name="_Toc308441895"/>
      <w:bookmarkStart w:id="408" w:name="_Ref434580757"/>
      <w:bookmarkStart w:id="409" w:name="_Ref434580763"/>
      <w:r>
        <w:t>The Second Canticle: Psalm 135</w:t>
      </w:r>
      <w:bookmarkEnd w:id="401"/>
      <w:bookmarkEnd w:id="402"/>
      <w:bookmarkEnd w:id="403"/>
      <w:bookmarkEnd w:id="404"/>
      <w:bookmarkEnd w:id="405"/>
      <w:bookmarkEnd w:id="406"/>
      <w:bookmarkEnd w:id="407"/>
      <w:bookmarkEnd w:id="408"/>
      <w:bookmarkEnd w:id="409"/>
    </w:p>
    <w:p w14:paraId="16FBF34D" w14:textId="77777777" w:rsidR="00D31F38" w:rsidRDefault="00D31F38" w:rsidP="00D31F38">
      <w:pPr>
        <w:pStyle w:val="Heading4non-TOC"/>
      </w:pPr>
      <w:r w:rsidRPr="00257627">
        <w:t>Ⲡⲓϩⲱⲥ ⲙ̀ⲙⲁϩ ⲃ̅</w:t>
      </w:r>
      <w:r>
        <w:t>:</w:t>
      </w:r>
      <w:r w:rsidRPr="00257627">
        <w:t xml:space="preserve"> Ⲯⲁⲗⲙⲟⲥ ⲣ̅ⲗ̅ⲉ̅</w:t>
      </w:r>
    </w:p>
    <w:p w14:paraId="5AB18AF7" w14:textId="77777777" w:rsidR="00D31F38" w:rsidRDefault="00D31F38" w:rsidP="00D31F38">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695D192" w14:textId="77777777" w:rsidTr="00E35F1F">
        <w:trPr>
          <w:cantSplit/>
          <w:jc w:val="center"/>
        </w:trPr>
        <w:tc>
          <w:tcPr>
            <w:tcW w:w="288" w:type="dxa"/>
          </w:tcPr>
          <w:p w14:paraId="682D1632" w14:textId="77777777" w:rsidR="00D31F38" w:rsidRPr="00484AEF" w:rsidRDefault="00D31F38" w:rsidP="00E35F1F">
            <w:pPr>
              <w:pStyle w:val="CopticCross"/>
            </w:pPr>
            <w:r w:rsidRPr="00484AEF">
              <w:lastRenderedPageBreak/>
              <w:t>¿</w:t>
            </w:r>
          </w:p>
        </w:tc>
        <w:tc>
          <w:tcPr>
            <w:tcW w:w="3960" w:type="dxa"/>
          </w:tcPr>
          <w:p w14:paraId="0978756C" w14:textId="333474FA" w:rsidR="00CA3D47" w:rsidRDefault="00E051A0" w:rsidP="00CA3D47">
            <w:pPr>
              <w:pStyle w:val="EngInd"/>
            </w:pPr>
            <w:r>
              <w:t>Confess</w:t>
            </w:r>
            <w:r>
              <w:rPr>
                <w:rStyle w:val="FootnoteReference"/>
              </w:rPr>
              <w:footnoteReference w:id="820"/>
            </w:r>
            <w:r w:rsidR="00CA3D47">
              <w:t xml:space="preserve"> the Lord, for He is good,</w:t>
            </w:r>
          </w:p>
          <w:p w14:paraId="78D6EB7C" w14:textId="1BE3AFBE" w:rsidR="00D31F38" w:rsidRPr="00597158" w:rsidRDefault="00CA3D47" w:rsidP="00CA3D47">
            <w:pPr>
              <w:pStyle w:val="EngIndEnd"/>
            </w:pPr>
            <w:r>
              <w:t>Alleluia</w:t>
            </w:r>
            <w:r w:rsidR="008D5F3D">
              <w:rPr>
                <w:rStyle w:val="FootnoteReference"/>
              </w:rPr>
              <w:footnoteReference w:id="821"/>
            </w:r>
            <w:r>
              <w:t>:  for His mercy  endures forever;</w:t>
            </w:r>
            <w:r w:rsidR="00D31F38" w:rsidRPr="00597158">
              <w:t xml:space="preserve"> (Je Pef nai shop sha eneh.)</w:t>
            </w:r>
          </w:p>
        </w:tc>
        <w:tc>
          <w:tcPr>
            <w:tcW w:w="288" w:type="dxa"/>
          </w:tcPr>
          <w:p w14:paraId="6814E6AF" w14:textId="77777777" w:rsidR="00D31F38" w:rsidRDefault="00D31F38" w:rsidP="00E35F1F"/>
        </w:tc>
        <w:tc>
          <w:tcPr>
            <w:tcW w:w="288" w:type="dxa"/>
          </w:tcPr>
          <w:p w14:paraId="04E2C47C" w14:textId="77777777" w:rsidR="00D31F38" w:rsidRDefault="00D31F38" w:rsidP="00E35F1F">
            <w:pPr>
              <w:pStyle w:val="CopticCross"/>
            </w:pPr>
            <w:r>
              <w:t>¿</w:t>
            </w:r>
          </w:p>
        </w:tc>
        <w:tc>
          <w:tcPr>
            <w:tcW w:w="3960" w:type="dxa"/>
          </w:tcPr>
          <w:p w14:paraId="0A9874A9" w14:textId="77777777" w:rsidR="00D31F38" w:rsidRDefault="00D31F38" w:rsidP="00E35F1F">
            <w:pPr>
              <w:pStyle w:val="CopticInd"/>
            </w:pPr>
            <w:r w:rsidRPr="00597158">
              <w:t xml:space="preserve">Ⲟⲩⲱⲛϩ ⲉ̀ⲃⲟⲗ ⲙ̀Ⲡⲟ̅ⲥ̅ ϫⲉ ⲟⲩⲭ̀ⲡⲣⲏⲥⲧⲟⲥ ⲟⲩⲁ̀ⲅⲁⲑⲟⲥ ⲡⲉ </w:t>
            </w:r>
          </w:p>
          <w:p w14:paraId="15C01FEF" w14:textId="77777777" w:rsidR="00D31F38" w:rsidRPr="00597158" w:rsidRDefault="00D31F38" w:rsidP="00E35F1F">
            <w:pPr>
              <w:pStyle w:val="CoptIndEnd"/>
            </w:pPr>
            <w:r w:rsidRPr="00597158">
              <w:t>ⲁⲗⲗⲏⲗⲟⲩⲓ̀ⲁ ϫⲉ ⲡⲉϥⲛⲁⲓ ϣⲟⲡ ϣⲁ ⲉ̀ⲛⲉϩ.</w:t>
            </w:r>
          </w:p>
        </w:tc>
      </w:tr>
      <w:tr w:rsidR="00D31F38" w14:paraId="18E20E28" w14:textId="77777777" w:rsidTr="00E35F1F">
        <w:trPr>
          <w:cantSplit/>
          <w:jc w:val="center"/>
        </w:trPr>
        <w:tc>
          <w:tcPr>
            <w:tcW w:w="288" w:type="dxa"/>
          </w:tcPr>
          <w:p w14:paraId="3C9574ED" w14:textId="77777777" w:rsidR="00D31F38" w:rsidRDefault="00D31F38" w:rsidP="00E35F1F">
            <w:pPr>
              <w:pStyle w:val="CopticCross"/>
            </w:pPr>
          </w:p>
        </w:tc>
        <w:tc>
          <w:tcPr>
            <w:tcW w:w="3960" w:type="dxa"/>
          </w:tcPr>
          <w:p w14:paraId="71782AC9" w14:textId="77777777" w:rsidR="00E051A0" w:rsidRDefault="00E051A0" w:rsidP="00E051A0">
            <w:pPr>
              <w:pStyle w:val="EngInd"/>
            </w:pPr>
            <w:r>
              <w:t>confess the God of gods,</w:t>
            </w:r>
          </w:p>
          <w:p w14:paraId="1F1C33E3" w14:textId="2A0E5F6D" w:rsidR="00D31F38" w:rsidRPr="00597158" w:rsidRDefault="00E051A0" w:rsidP="00E051A0">
            <w:pPr>
              <w:pStyle w:val="EngIndEnd"/>
            </w:pPr>
            <w:r>
              <w:t>Alleluia: for His mercy endures forever;</w:t>
            </w:r>
          </w:p>
        </w:tc>
        <w:tc>
          <w:tcPr>
            <w:tcW w:w="288" w:type="dxa"/>
          </w:tcPr>
          <w:p w14:paraId="17FF411E" w14:textId="77777777" w:rsidR="00D31F38" w:rsidRDefault="00D31F38" w:rsidP="00E35F1F"/>
        </w:tc>
        <w:tc>
          <w:tcPr>
            <w:tcW w:w="288" w:type="dxa"/>
          </w:tcPr>
          <w:p w14:paraId="3671D179" w14:textId="77777777" w:rsidR="00D31F38" w:rsidRDefault="00D31F38" w:rsidP="00E35F1F">
            <w:pPr>
              <w:pStyle w:val="CopticCross"/>
            </w:pPr>
          </w:p>
        </w:tc>
        <w:tc>
          <w:tcPr>
            <w:tcW w:w="3960" w:type="dxa"/>
          </w:tcPr>
          <w:p w14:paraId="477DE3ED" w14:textId="77777777" w:rsidR="00D31F38" w:rsidRDefault="00D31F38" w:rsidP="00E35F1F">
            <w:pPr>
              <w:pStyle w:val="CopticInd"/>
            </w:pPr>
            <w:r w:rsidRPr="00597158">
              <w:t xml:space="preserve">Ⲟⲩⲱⲛϩ ⲉ̀ⲃⲟⲗ ⲙ̀Ⲫϯ ⲛ̀ⲧⲉ ⲛⲓⲛⲟⲩϯ </w:t>
            </w:r>
          </w:p>
          <w:p w14:paraId="439DD430" w14:textId="77777777" w:rsidR="00D31F38" w:rsidRPr="00597158" w:rsidRDefault="00D31F38" w:rsidP="00E35F1F">
            <w:pPr>
              <w:pStyle w:val="CoptIndEnd"/>
            </w:pPr>
            <w:r w:rsidRPr="00597158">
              <w:t>ⲁⲗⲗⲏⲗⲟⲩⲓ̀ⲁ ϫⲉ ⲡⲉϥⲛⲁⲓ ϣⲟⲡ ϣⲁ ⲉ̀ⲛⲉϩ.</w:t>
            </w:r>
          </w:p>
        </w:tc>
      </w:tr>
      <w:tr w:rsidR="00D31F38" w14:paraId="4C57D11C" w14:textId="77777777" w:rsidTr="00E35F1F">
        <w:trPr>
          <w:cantSplit/>
          <w:jc w:val="center"/>
        </w:trPr>
        <w:tc>
          <w:tcPr>
            <w:tcW w:w="288" w:type="dxa"/>
          </w:tcPr>
          <w:p w14:paraId="3345CA68" w14:textId="77777777" w:rsidR="00D31F38" w:rsidRDefault="00D31F38" w:rsidP="00E35F1F">
            <w:pPr>
              <w:pStyle w:val="CopticCross"/>
            </w:pPr>
            <w:r>
              <w:t>¿</w:t>
            </w:r>
          </w:p>
        </w:tc>
        <w:tc>
          <w:tcPr>
            <w:tcW w:w="3960" w:type="dxa"/>
          </w:tcPr>
          <w:p w14:paraId="0412CB36" w14:textId="77777777" w:rsidR="00E051A0" w:rsidRDefault="00E051A0" w:rsidP="00E051A0">
            <w:pPr>
              <w:pStyle w:val="EngInd"/>
            </w:pPr>
            <w:r>
              <w:t>confess the Lord of Lords,</w:t>
            </w:r>
          </w:p>
          <w:p w14:paraId="28934CF2" w14:textId="600A8033" w:rsidR="00D31F38" w:rsidRPr="00597158" w:rsidRDefault="00E051A0" w:rsidP="00E051A0">
            <w:pPr>
              <w:pStyle w:val="EngIndEnd"/>
            </w:pPr>
            <w:r>
              <w:t>Alleluia: for His mercy endures forever;</w:t>
            </w:r>
            <w:r w:rsidR="00D31F38" w:rsidRPr="00597158">
              <w:t>.</w:t>
            </w:r>
          </w:p>
        </w:tc>
        <w:tc>
          <w:tcPr>
            <w:tcW w:w="288" w:type="dxa"/>
          </w:tcPr>
          <w:p w14:paraId="35FBBA21" w14:textId="77777777" w:rsidR="00D31F38" w:rsidRDefault="00D31F38" w:rsidP="00E35F1F"/>
        </w:tc>
        <w:tc>
          <w:tcPr>
            <w:tcW w:w="288" w:type="dxa"/>
          </w:tcPr>
          <w:p w14:paraId="15205224" w14:textId="77777777" w:rsidR="00D31F38" w:rsidRDefault="00D31F38" w:rsidP="00E35F1F">
            <w:pPr>
              <w:pStyle w:val="CopticCross"/>
            </w:pPr>
            <w:r>
              <w:t>¿</w:t>
            </w:r>
          </w:p>
        </w:tc>
        <w:tc>
          <w:tcPr>
            <w:tcW w:w="3960" w:type="dxa"/>
          </w:tcPr>
          <w:p w14:paraId="13FBF3DE" w14:textId="77777777" w:rsidR="00D31F38" w:rsidRDefault="00D31F38" w:rsidP="00E35F1F">
            <w:pPr>
              <w:pStyle w:val="CopticInd"/>
            </w:pPr>
            <w:r w:rsidRPr="00597158">
              <w:t xml:space="preserve">Ⲟⲩⲱⲛϩ ⲉ̀ⲃⲟⲗ ⲙ̀Ⲡⲟ̅ⲥ̅ ⲛ̀ⲧⲉ ⲛⲓⲟ̅ⲥ̅ </w:t>
            </w:r>
          </w:p>
          <w:p w14:paraId="43C73562" w14:textId="77777777" w:rsidR="00D31F38" w:rsidRPr="00597158" w:rsidRDefault="00D31F38" w:rsidP="00E35F1F">
            <w:pPr>
              <w:pStyle w:val="CoptIndEnd"/>
            </w:pPr>
            <w:r w:rsidRPr="00597158">
              <w:t>ⲁⲗⲗⲏⲗⲟⲩⲓ̀ⲁ ϫⲉ ⲡⲉϥⲛⲁⲓ ϣⲟⲡ ϣⲁ ⲉ̀ⲛⲉϩ.</w:t>
            </w:r>
          </w:p>
        </w:tc>
      </w:tr>
      <w:tr w:rsidR="00D31F38" w14:paraId="0CAB1151" w14:textId="77777777" w:rsidTr="00E35F1F">
        <w:trPr>
          <w:cantSplit/>
          <w:jc w:val="center"/>
        </w:trPr>
        <w:tc>
          <w:tcPr>
            <w:tcW w:w="288" w:type="dxa"/>
          </w:tcPr>
          <w:p w14:paraId="5FFDF736" w14:textId="77777777" w:rsidR="00D31F38" w:rsidRDefault="00D31F38" w:rsidP="00E35F1F">
            <w:pPr>
              <w:pStyle w:val="CopticCross"/>
            </w:pPr>
          </w:p>
        </w:tc>
        <w:tc>
          <w:tcPr>
            <w:tcW w:w="3960" w:type="dxa"/>
          </w:tcPr>
          <w:p w14:paraId="204C0396" w14:textId="18812736" w:rsidR="00E051A0" w:rsidRDefault="00E051A0" w:rsidP="00E051A0">
            <w:pPr>
              <w:pStyle w:val="EngInd"/>
            </w:pPr>
            <w:r w:rsidRPr="008D5F3D">
              <w:rPr>
                <w:i/>
              </w:rPr>
              <w:t>[to Him]</w:t>
            </w:r>
            <w:r>
              <w:rPr>
                <w:rStyle w:val="FootnoteReference"/>
              </w:rPr>
              <w:footnoteReference w:id="822"/>
            </w:r>
            <w:r>
              <w:t xml:space="preserve"> Who alone does great wonders,</w:t>
            </w:r>
          </w:p>
          <w:p w14:paraId="36B759DB" w14:textId="51818BAC" w:rsidR="00D31F38" w:rsidRPr="00597158" w:rsidRDefault="00E051A0" w:rsidP="00E051A0">
            <w:pPr>
              <w:pStyle w:val="EngIndEnd"/>
            </w:pPr>
            <w:r>
              <w:t>Alleluia: for His mercy endures forever;</w:t>
            </w:r>
          </w:p>
        </w:tc>
        <w:tc>
          <w:tcPr>
            <w:tcW w:w="288" w:type="dxa"/>
          </w:tcPr>
          <w:p w14:paraId="32FEEBCB" w14:textId="77777777" w:rsidR="00D31F38" w:rsidRDefault="00D31F38" w:rsidP="00E35F1F"/>
        </w:tc>
        <w:tc>
          <w:tcPr>
            <w:tcW w:w="288" w:type="dxa"/>
          </w:tcPr>
          <w:p w14:paraId="78A89E4A" w14:textId="77777777" w:rsidR="00D31F38" w:rsidRDefault="00D31F38" w:rsidP="00E35F1F">
            <w:pPr>
              <w:pStyle w:val="CopticCross"/>
            </w:pPr>
          </w:p>
        </w:tc>
        <w:tc>
          <w:tcPr>
            <w:tcW w:w="3960" w:type="dxa"/>
          </w:tcPr>
          <w:p w14:paraId="77CD6B06" w14:textId="77777777" w:rsidR="00D31F38" w:rsidRDefault="00D31F38" w:rsidP="00E35F1F">
            <w:pPr>
              <w:pStyle w:val="CopticInd"/>
            </w:pPr>
            <w:r w:rsidRPr="00597158">
              <w:t xml:space="preserve">Ⲫⲏⲉⲧⲓ̀ⲣⲓ ⲛ̀ϩⲁⲛⲛⲓϣϯ ⲛ̀ϣ̀ⲫⲏⲣⲓ ⲙ̀ⲙⲁⲩⲁⲧϥ </w:t>
            </w:r>
          </w:p>
          <w:p w14:paraId="1E8FC5FC" w14:textId="77777777" w:rsidR="00D31F38" w:rsidRPr="00597158" w:rsidRDefault="00D31F38" w:rsidP="00E35F1F">
            <w:pPr>
              <w:pStyle w:val="CoptIndEnd"/>
            </w:pPr>
            <w:r w:rsidRPr="00597158">
              <w:t>ⲁⲗⲗⲏⲗⲟⲩⲓ̀ⲁ ϫⲉ ⲡⲉϥⲛⲁⲓ ϣⲟⲡ ϣⲁ ⲉ̀ⲛⲉϩ.</w:t>
            </w:r>
          </w:p>
        </w:tc>
      </w:tr>
      <w:tr w:rsidR="00D31F38" w14:paraId="05752F22" w14:textId="77777777" w:rsidTr="00E35F1F">
        <w:trPr>
          <w:cantSplit/>
          <w:jc w:val="center"/>
        </w:trPr>
        <w:tc>
          <w:tcPr>
            <w:tcW w:w="288" w:type="dxa"/>
          </w:tcPr>
          <w:p w14:paraId="19C40FD1" w14:textId="77777777" w:rsidR="00D31F38" w:rsidRDefault="00D31F38" w:rsidP="00E35F1F">
            <w:pPr>
              <w:pStyle w:val="CopticCross"/>
            </w:pPr>
            <w:r>
              <w:t>¿</w:t>
            </w:r>
          </w:p>
        </w:tc>
        <w:tc>
          <w:tcPr>
            <w:tcW w:w="3960" w:type="dxa"/>
          </w:tcPr>
          <w:p w14:paraId="54BF2775" w14:textId="04C47C1C" w:rsidR="00E051A0" w:rsidRDefault="008D5F3D" w:rsidP="00E051A0">
            <w:pPr>
              <w:pStyle w:val="EngInd"/>
            </w:pPr>
            <w:r w:rsidRPr="008D5F3D">
              <w:rPr>
                <w:i/>
              </w:rPr>
              <w:t>[to Him]</w:t>
            </w:r>
            <w:r>
              <w:rPr>
                <w:i/>
              </w:rPr>
              <w:t xml:space="preserve"> </w:t>
            </w:r>
            <w:r w:rsidR="00E051A0">
              <w:t>Who by wisdom made the heavens,</w:t>
            </w:r>
          </w:p>
          <w:p w14:paraId="31B1ECDD" w14:textId="0D2A2A3A" w:rsidR="00D31F38" w:rsidRPr="00597158" w:rsidRDefault="00E051A0" w:rsidP="00E051A0">
            <w:pPr>
              <w:pStyle w:val="EngIndEnd"/>
            </w:pPr>
            <w:r>
              <w:t>Alleluia: for His mercy endures forever;</w:t>
            </w:r>
          </w:p>
        </w:tc>
        <w:tc>
          <w:tcPr>
            <w:tcW w:w="288" w:type="dxa"/>
          </w:tcPr>
          <w:p w14:paraId="11D8975B" w14:textId="77777777" w:rsidR="00D31F38" w:rsidRDefault="00D31F38" w:rsidP="00E35F1F"/>
        </w:tc>
        <w:tc>
          <w:tcPr>
            <w:tcW w:w="288" w:type="dxa"/>
          </w:tcPr>
          <w:p w14:paraId="3D3332F5" w14:textId="77777777" w:rsidR="00D31F38" w:rsidRDefault="00D31F38" w:rsidP="00E35F1F">
            <w:pPr>
              <w:pStyle w:val="CopticCross"/>
            </w:pPr>
            <w:r>
              <w:t>¿</w:t>
            </w:r>
          </w:p>
        </w:tc>
        <w:tc>
          <w:tcPr>
            <w:tcW w:w="3960" w:type="dxa"/>
          </w:tcPr>
          <w:p w14:paraId="7036C3FB" w14:textId="77777777" w:rsidR="00D31F38" w:rsidRDefault="00D31F38" w:rsidP="00E35F1F">
            <w:pPr>
              <w:pStyle w:val="CopticInd"/>
            </w:pPr>
            <w:r w:rsidRPr="00597158">
              <w:t xml:space="preserve">Ⲫⲏⲉⲧⲁϥⲑⲁⲙⲓⲟ̀ ⲛ̀ⲛⲓⲫⲏⲟⲩⲓ̀ ϧⲉⲛ ⲟⲩⲕⲁϯ </w:t>
            </w:r>
          </w:p>
          <w:p w14:paraId="0009725E" w14:textId="77777777" w:rsidR="00D31F38" w:rsidRPr="00597158" w:rsidRDefault="00D31F38" w:rsidP="00E35F1F">
            <w:pPr>
              <w:pStyle w:val="CoptIndEnd"/>
            </w:pPr>
            <w:r w:rsidRPr="00597158">
              <w:t>ⲁⲗⲗⲏⲗⲟⲩⲓ̀ⲁ ϫⲉ ⲡⲉϥⲛⲁⲓ ϣⲟⲡ ϣⲁ ⲉ̀ⲛⲉϩ.</w:t>
            </w:r>
          </w:p>
        </w:tc>
      </w:tr>
      <w:tr w:rsidR="00D31F38" w14:paraId="1E92AC70" w14:textId="77777777" w:rsidTr="00E35F1F">
        <w:trPr>
          <w:cantSplit/>
          <w:jc w:val="center"/>
        </w:trPr>
        <w:tc>
          <w:tcPr>
            <w:tcW w:w="288" w:type="dxa"/>
          </w:tcPr>
          <w:p w14:paraId="7B9DDA8E" w14:textId="77777777" w:rsidR="00D31F38" w:rsidRDefault="00D31F38" w:rsidP="00E35F1F">
            <w:pPr>
              <w:pStyle w:val="CopticCross"/>
            </w:pPr>
          </w:p>
        </w:tc>
        <w:tc>
          <w:tcPr>
            <w:tcW w:w="3960" w:type="dxa"/>
          </w:tcPr>
          <w:p w14:paraId="657D04EF" w14:textId="5F345BBE" w:rsidR="00E051A0" w:rsidRDefault="008D5F3D" w:rsidP="00E051A0">
            <w:pPr>
              <w:pStyle w:val="EngInd"/>
            </w:pPr>
            <w:r w:rsidRPr="008D5F3D">
              <w:rPr>
                <w:i/>
              </w:rPr>
              <w:t>[to Him]</w:t>
            </w:r>
            <w:r>
              <w:rPr>
                <w:i/>
              </w:rPr>
              <w:t xml:space="preserve"> </w:t>
            </w:r>
            <w:r w:rsidR="00E051A0">
              <w:t>Who made the earth firm on the waters,</w:t>
            </w:r>
          </w:p>
          <w:p w14:paraId="4AD5521F" w14:textId="1CB62434" w:rsidR="00D31F38" w:rsidRPr="00597158" w:rsidRDefault="00E051A0" w:rsidP="00E051A0">
            <w:pPr>
              <w:pStyle w:val="EngIndEnd"/>
            </w:pPr>
            <w:r>
              <w:t>Alleluia: for His mercy endures forever;</w:t>
            </w:r>
          </w:p>
        </w:tc>
        <w:tc>
          <w:tcPr>
            <w:tcW w:w="288" w:type="dxa"/>
          </w:tcPr>
          <w:p w14:paraId="74BC449A" w14:textId="77777777" w:rsidR="00D31F38" w:rsidRDefault="00D31F38" w:rsidP="00E35F1F"/>
        </w:tc>
        <w:tc>
          <w:tcPr>
            <w:tcW w:w="288" w:type="dxa"/>
          </w:tcPr>
          <w:p w14:paraId="75A0C3E0" w14:textId="77777777" w:rsidR="00D31F38" w:rsidRDefault="00D31F38" w:rsidP="00E35F1F">
            <w:pPr>
              <w:pStyle w:val="CopticCross"/>
            </w:pPr>
          </w:p>
        </w:tc>
        <w:tc>
          <w:tcPr>
            <w:tcW w:w="3960" w:type="dxa"/>
          </w:tcPr>
          <w:p w14:paraId="33875300" w14:textId="77777777" w:rsidR="00D31F38" w:rsidRDefault="00D31F38" w:rsidP="00E35F1F">
            <w:pPr>
              <w:pStyle w:val="CopticInd"/>
            </w:pPr>
            <w:r w:rsidRPr="00597158">
              <w:t>Ⲫⲏⲉⲧⲁϥⲧⲁϫⲣⲟ ⲙ̀ⲡⲓⲕⲁϩⲓ ϩⲓϫⲉⲛ ⲛⲓⲙⲱⲟⲩ</w:t>
            </w:r>
          </w:p>
          <w:p w14:paraId="6987ECC2" w14:textId="77777777" w:rsidR="00D31F38" w:rsidRPr="00597158" w:rsidRDefault="00D31F38" w:rsidP="00E35F1F">
            <w:pPr>
              <w:pStyle w:val="CoptIndEnd"/>
            </w:pPr>
            <w:r w:rsidRPr="00597158">
              <w:t>ⲁⲗⲗⲏⲗⲟⲩⲓ̀ⲁ ϫⲉ ⲡⲉϥⲛⲁⲓ ϣⲟⲡ ϣⲁ ⲉ̀ⲛⲉϩ.</w:t>
            </w:r>
          </w:p>
        </w:tc>
      </w:tr>
      <w:tr w:rsidR="00D31F38" w14:paraId="7C0A2D9D" w14:textId="77777777" w:rsidTr="00E35F1F">
        <w:trPr>
          <w:cantSplit/>
          <w:jc w:val="center"/>
        </w:trPr>
        <w:tc>
          <w:tcPr>
            <w:tcW w:w="288" w:type="dxa"/>
          </w:tcPr>
          <w:p w14:paraId="7BEE15FB" w14:textId="77777777" w:rsidR="00D31F38" w:rsidRDefault="00D31F38" w:rsidP="00E35F1F">
            <w:pPr>
              <w:pStyle w:val="CopticCross"/>
            </w:pPr>
            <w:r>
              <w:t>¿</w:t>
            </w:r>
          </w:p>
        </w:tc>
        <w:tc>
          <w:tcPr>
            <w:tcW w:w="3960" w:type="dxa"/>
          </w:tcPr>
          <w:p w14:paraId="74A8D0BC" w14:textId="4985586E" w:rsidR="00E051A0" w:rsidRDefault="008D5F3D" w:rsidP="00E051A0">
            <w:pPr>
              <w:pStyle w:val="EngInd"/>
            </w:pPr>
            <w:r w:rsidRPr="008D5F3D">
              <w:rPr>
                <w:i/>
              </w:rPr>
              <w:t>[to Him]</w:t>
            </w:r>
            <w:r>
              <w:rPr>
                <w:i/>
              </w:rPr>
              <w:t xml:space="preserve"> </w:t>
            </w:r>
            <w:r w:rsidR="00E051A0">
              <w:t>Who [alone] made the great lights,</w:t>
            </w:r>
          </w:p>
          <w:p w14:paraId="3EB20856" w14:textId="79C40B4C" w:rsidR="00D31F38" w:rsidRPr="00597158" w:rsidRDefault="00E051A0" w:rsidP="00E051A0">
            <w:pPr>
              <w:pStyle w:val="EngIndEnd"/>
            </w:pPr>
            <w:r>
              <w:t>Alleluia: for His mercy is eternal,</w:t>
            </w:r>
          </w:p>
        </w:tc>
        <w:tc>
          <w:tcPr>
            <w:tcW w:w="288" w:type="dxa"/>
          </w:tcPr>
          <w:p w14:paraId="4EF69532" w14:textId="77777777" w:rsidR="00D31F38" w:rsidRDefault="00D31F38" w:rsidP="00E35F1F"/>
        </w:tc>
        <w:tc>
          <w:tcPr>
            <w:tcW w:w="288" w:type="dxa"/>
          </w:tcPr>
          <w:p w14:paraId="64C683B7" w14:textId="77777777" w:rsidR="00D31F38" w:rsidRDefault="00D31F38" w:rsidP="00E35F1F">
            <w:pPr>
              <w:pStyle w:val="CopticCross"/>
            </w:pPr>
            <w:r>
              <w:t>¿</w:t>
            </w:r>
          </w:p>
        </w:tc>
        <w:tc>
          <w:tcPr>
            <w:tcW w:w="3960" w:type="dxa"/>
          </w:tcPr>
          <w:p w14:paraId="2EB7FA8B" w14:textId="77777777" w:rsidR="00D31F38" w:rsidRDefault="00D31F38" w:rsidP="00E35F1F">
            <w:pPr>
              <w:pStyle w:val="CopticInd"/>
            </w:pPr>
            <w:r w:rsidRPr="00597158">
              <w:t xml:space="preserve">Ⲫⲏⲉⲧⲁϥⲑⲁⲙⲓⲟ̀ ⲛ̀ϩⲁⲛⲛⲓϣϯ ⲛ̀ⲣⲉϥⲉ̀ⲣⲟⲩⲱⲓⲛⲓ ⲙ̀ⲙⲁⲩⲁⲧϥ </w:t>
            </w:r>
          </w:p>
          <w:p w14:paraId="63137206" w14:textId="77777777" w:rsidR="00D31F38" w:rsidRPr="00597158" w:rsidRDefault="00D31F38" w:rsidP="00E35F1F">
            <w:pPr>
              <w:pStyle w:val="CoptIndEnd"/>
            </w:pPr>
            <w:r w:rsidRPr="00597158">
              <w:t>ⲁⲗⲗⲏⲗⲟⲩⲓ̀ⲁ ϫⲉ ⲡⲉϥⲛⲁⲓ ϣⲟⲡ ϣⲁ ⲉ̀ⲛⲉϩ.</w:t>
            </w:r>
          </w:p>
        </w:tc>
      </w:tr>
      <w:tr w:rsidR="00D31F38" w14:paraId="42350053" w14:textId="77777777" w:rsidTr="00E35F1F">
        <w:trPr>
          <w:cantSplit/>
          <w:jc w:val="center"/>
        </w:trPr>
        <w:tc>
          <w:tcPr>
            <w:tcW w:w="288" w:type="dxa"/>
          </w:tcPr>
          <w:p w14:paraId="2D84CD48" w14:textId="77777777" w:rsidR="00D31F38" w:rsidRDefault="00D31F38" w:rsidP="00E35F1F">
            <w:pPr>
              <w:pStyle w:val="CopticCross"/>
            </w:pPr>
          </w:p>
        </w:tc>
        <w:tc>
          <w:tcPr>
            <w:tcW w:w="3960" w:type="dxa"/>
          </w:tcPr>
          <w:p w14:paraId="4B739AEB" w14:textId="77777777" w:rsidR="00E051A0" w:rsidRDefault="00E051A0" w:rsidP="00E051A0">
            <w:pPr>
              <w:pStyle w:val="EngInd"/>
            </w:pPr>
            <w:r>
              <w:t>the sun to rule the day,</w:t>
            </w:r>
          </w:p>
          <w:p w14:paraId="2FA7BF2C" w14:textId="368C49BD" w:rsidR="00D31F38" w:rsidRPr="00597158" w:rsidRDefault="00E051A0" w:rsidP="00E051A0">
            <w:pPr>
              <w:pStyle w:val="EngIndEnd"/>
            </w:pPr>
            <w:r>
              <w:t>Alleluia: for His mercy endures forever,</w:t>
            </w:r>
          </w:p>
        </w:tc>
        <w:tc>
          <w:tcPr>
            <w:tcW w:w="288" w:type="dxa"/>
          </w:tcPr>
          <w:p w14:paraId="515DD546" w14:textId="77777777" w:rsidR="00D31F38" w:rsidRDefault="00D31F38" w:rsidP="00E35F1F"/>
        </w:tc>
        <w:tc>
          <w:tcPr>
            <w:tcW w:w="288" w:type="dxa"/>
          </w:tcPr>
          <w:p w14:paraId="17CBB38D" w14:textId="77777777" w:rsidR="00D31F38" w:rsidRDefault="00D31F38" w:rsidP="00E35F1F">
            <w:pPr>
              <w:pStyle w:val="CopticCross"/>
            </w:pPr>
          </w:p>
        </w:tc>
        <w:tc>
          <w:tcPr>
            <w:tcW w:w="3960" w:type="dxa"/>
          </w:tcPr>
          <w:p w14:paraId="7CB3E8E2" w14:textId="77777777" w:rsidR="00D31F38" w:rsidRDefault="00D31F38" w:rsidP="00E35F1F">
            <w:pPr>
              <w:pStyle w:val="CopticInd"/>
            </w:pPr>
            <w:r w:rsidRPr="00597158">
              <w:t xml:space="preserve">Ⲫ̀ⲣⲏ ⲉ̀ⲟⲩⲉⲣϣⲓϣⲓ ⲛ̀ⲧⲉ ⲡⲓⲉ̀ϩⲟⲟⲩ </w:t>
            </w:r>
          </w:p>
          <w:p w14:paraId="1CFA1CF1" w14:textId="77777777" w:rsidR="00D31F38" w:rsidRPr="00597158" w:rsidRDefault="00D31F38" w:rsidP="00E35F1F">
            <w:pPr>
              <w:pStyle w:val="CoptIndEnd"/>
            </w:pPr>
            <w:r w:rsidRPr="00597158">
              <w:t>ⲁⲗⲗⲏⲗⲟⲩⲓ̀ⲁ ϫⲉ ⲡⲉϥⲛⲁⲓ ϣⲟⲡ ϣⲁ ⲉ̀ⲛⲉϩ.</w:t>
            </w:r>
          </w:p>
        </w:tc>
      </w:tr>
      <w:tr w:rsidR="00D31F38" w14:paraId="38D50706" w14:textId="77777777" w:rsidTr="00E35F1F">
        <w:trPr>
          <w:cantSplit/>
          <w:jc w:val="center"/>
        </w:trPr>
        <w:tc>
          <w:tcPr>
            <w:tcW w:w="288" w:type="dxa"/>
          </w:tcPr>
          <w:p w14:paraId="065A4187" w14:textId="77777777" w:rsidR="00D31F38" w:rsidRDefault="00D31F38" w:rsidP="00E35F1F">
            <w:pPr>
              <w:pStyle w:val="CopticCross"/>
            </w:pPr>
            <w:r>
              <w:lastRenderedPageBreak/>
              <w:t>¿</w:t>
            </w:r>
          </w:p>
        </w:tc>
        <w:tc>
          <w:tcPr>
            <w:tcW w:w="3960" w:type="dxa"/>
          </w:tcPr>
          <w:p w14:paraId="7B230E44" w14:textId="77777777" w:rsidR="00E051A0" w:rsidRDefault="00E051A0" w:rsidP="00E051A0">
            <w:pPr>
              <w:pStyle w:val="EngInd"/>
            </w:pPr>
            <w:r>
              <w:t>the moon and the stars to rule the night,</w:t>
            </w:r>
          </w:p>
          <w:p w14:paraId="78C66DA8" w14:textId="259CF0E4" w:rsidR="00D31F38" w:rsidRPr="00597158" w:rsidRDefault="00E051A0" w:rsidP="00E051A0">
            <w:pPr>
              <w:pStyle w:val="EngIndEnd"/>
            </w:pPr>
            <w:r>
              <w:t>Alleluia: for His mercy endures forever;</w:t>
            </w:r>
          </w:p>
        </w:tc>
        <w:tc>
          <w:tcPr>
            <w:tcW w:w="288" w:type="dxa"/>
          </w:tcPr>
          <w:p w14:paraId="6F69B6A5" w14:textId="77777777" w:rsidR="00D31F38" w:rsidRDefault="00D31F38" w:rsidP="00E35F1F"/>
        </w:tc>
        <w:tc>
          <w:tcPr>
            <w:tcW w:w="288" w:type="dxa"/>
          </w:tcPr>
          <w:p w14:paraId="4590D872" w14:textId="77777777" w:rsidR="00D31F38" w:rsidRDefault="00D31F38" w:rsidP="00E35F1F">
            <w:pPr>
              <w:pStyle w:val="CopticCross"/>
            </w:pPr>
            <w:r>
              <w:t>¿</w:t>
            </w:r>
          </w:p>
        </w:tc>
        <w:tc>
          <w:tcPr>
            <w:tcW w:w="3960" w:type="dxa"/>
          </w:tcPr>
          <w:p w14:paraId="60CC54AB" w14:textId="77777777" w:rsidR="00D31F38" w:rsidRDefault="00D31F38" w:rsidP="00E35F1F">
            <w:pPr>
              <w:pStyle w:val="CopticInd"/>
            </w:pPr>
            <w:r w:rsidRPr="00597158">
              <w:t>Ⲡⲓⲓⲟϩ ⲛⲉⲙ ⲛⲓⲥⲓⲟⲩ ⲉⲩⲉⲝⲟⲩⲥⲓⲁ̀ ⲛ̀ⲧⲉ ⲡⲓⲉ̀ϫⲱⲣϩ</w:t>
            </w:r>
          </w:p>
          <w:p w14:paraId="19D91A5C" w14:textId="77777777" w:rsidR="00D31F38" w:rsidRPr="00597158" w:rsidRDefault="00D31F38" w:rsidP="00E35F1F">
            <w:pPr>
              <w:pStyle w:val="CoptIndEnd"/>
            </w:pPr>
            <w:r w:rsidRPr="00597158">
              <w:t xml:space="preserve"> ⲁⲗⲗⲏⲗⲟⲩⲓ̀ⲁ ϫⲉ ⲡⲉϥⲛⲁⲓ ϣⲟⲡ ϣⲁ ⲉ̀ⲛⲉϩ.</w:t>
            </w:r>
          </w:p>
        </w:tc>
      </w:tr>
      <w:tr w:rsidR="00D31F38" w14:paraId="62561E1F" w14:textId="77777777" w:rsidTr="00E35F1F">
        <w:trPr>
          <w:cantSplit/>
          <w:jc w:val="center"/>
        </w:trPr>
        <w:tc>
          <w:tcPr>
            <w:tcW w:w="288" w:type="dxa"/>
          </w:tcPr>
          <w:p w14:paraId="5F7B5595" w14:textId="77777777" w:rsidR="00D31F38" w:rsidRDefault="00D31F38" w:rsidP="00E35F1F">
            <w:pPr>
              <w:pStyle w:val="CopticCross"/>
            </w:pPr>
          </w:p>
        </w:tc>
        <w:tc>
          <w:tcPr>
            <w:tcW w:w="3960" w:type="dxa"/>
          </w:tcPr>
          <w:p w14:paraId="146C03A9" w14:textId="77777777" w:rsidR="00E051A0" w:rsidRDefault="00E051A0" w:rsidP="00E051A0">
            <w:pPr>
              <w:pStyle w:val="EngInd"/>
            </w:pPr>
            <w:r>
              <w:t>Who struck Egypt in their firstborn,</w:t>
            </w:r>
          </w:p>
          <w:p w14:paraId="22887763" w14:textId="4F1C4708" w:rsidR="00D31F38" w:rsidRPr="00597158" w:rsidRDefault="00E051A0" w:rsidP="00E051A0">
            <w:pPr>
              <w:pStyle w:val="EngIndEnd"/>
            </w:pPr>
            <w:r>
              <w:t>Alleluia: for His mercy endures forever;</w:t>
            </w:r>
          </w:p>
        </w:tc>
        <w:tc>
          <w:tcPr>
            <w:tcW w:w="288" w:type="dxa"/>
          </w:tcPr>
          <w:p w14:paraId="6858C749" w14:textId="77777777" w:rsidR="00D31F38" w:rsidRDefault="00D31F38" w:rsidP="00E35F1F"/>
        </w:tc>
        <w:tc>
          <w:tcPr>
            <w:tcW w:w="288" w:type="dxa"/>
          </w:tcPr>
          <w:p w14:paraId="30E22FCF" w14:textId="77777777" w:rsidR="00D31F38" w:rsidRDefault="00D31F38" w:rsidP="00E35F1F">
            <w:pPr>
              <w:pStyle w:val="CopticCross"/>
            </w:pPr>
          </w:p>
        </w:tc>
        <w:tc>
          <w:tcPr>
            <w:tcW w:w="3960" w:type="dxa"/>
          </w:tcPr>
          <w:p w14:paraId="7050EE70" w14:textId="77777777" w:rsidR="00D31F38" w:rsidRDefault="00D31F38" w:rsidP="00E35F1F">
            <w:pPr>
              <w:pStyle w:val="CopticInd"/>
            </w:pPr>
            <w:r w:rsidRPr="00597158">
              <w:t>Ⲫⲏⲉ̀ⲧⲁϥϣⲁⲣⲓ ⲉ̀ⲛⲁ Ⲭⲏⲙⲓ ⲛⲉⲙ ⲛⲟⲩϣⲁⲙⲓⲥⲓ</w:t>
            </w:r>
          </w:p>
          <w:p w14:paraId="6BD84183" w14:textId="77777777" w:rsidR="00D31F38" w:rsidRPr="00597158" w:rsidRDefault="00D31F38" w:rsidP="00E35F1F">
            <w:pPr>
              <w:pStyle w:val="CoptIndEnd"/>
            </w:pPr>
            <w:r w:rsidRPr="00597158">
              <w:t>ⲁⲗⲗⲏⲗⲟⲩⲓ̀ⲁ ϫⲉ ⲡⲉϥⲛⲁⲓ ϣⲟⲡ ϣⲁ ⲉ̀ⲛⲉϩ.</w:t>
            </w:r>
          </w:p>
        </w:tc>
      </w:tr>
      <w:tr w:rsidR="00D31F38" w14:paraId="41AED72A" w14:textId="77777777" w:rsidTr="00E35F1F">
        <w:trPr>
          <w:cantSplit/>
          <w:jc w:val="center"/>
        </w:trPr>
        <w:tc>
          <w:tcPr>
            <w:tcW w:w="288" w:type="dxa"/>
          </w:tcPr>
          <w:p w14:paraId="1CCE7BE2" w14:textId="77777777" w:rsidR="00D31F38" w:rsidRDefault="00D31F38" w:rsidP="00E35F1F">
            <w:pPr>
              <w:pStyle w:val="CopticCross"/>
            </w:pPr>
            <w:r>
              <w:t>¿</w:t>
            </w:r>
          </w:p>
        </w:tc>
        <w:tc>
          <w:tcPr>
            <w:tcW w:w="3960" w:type="dxa"/>
          </w:tcPr>
          <w:p w14:paraId="6221C6CD" w14:textId="77777777" w:rsidR="00E051A0" w:rsidRDefault="00E051A0" w:rsidP="00E051A0">
            <w:pPr>
              <w:pStyle w:val="EngInd"/>
            </w:pPr>
            <w:r>
              <w:t>and brought out Israel from among them,</w:t>
            </w:r>
          </w:p>
          <w:p w14:paraId="3889DF0D" w14:textId="5EE06B9A" w:rsidR="00D31F38" w:rsidRPr="00597158" w:rsidRDefault="00E051A0" w:rsidP="00E051A0">
            <w:pPr>
              <w:pStyle w:val="EngIndEnd"/>
            </w:pPr>
            <w:r>
              <w:t>Alleluia: for His mercy endures forever,</w:t>
            </w:r>
          </w:p>
        </w:tc>
        <w:tc>
          <w:tcPr>
            <w:tcW w:w="288" w:type="dxa"/>
          </w:tcPr>
          <w:p w14:paraId="1C3EC2C0" w14:textId="77777777" w:rsidR="00D31F38" w:rsidRDefault="00D31F38" w:rsidP="00E35F1F"/>
        </w:tc>
        <w:tc>
          <w:tcPr>
            <w:tcW w:w="288" w:type="dxa"/>
          </w:tcPr>
          <w:p w14:paraId="2EC20F1A" w14:textId="77777777" w:rsidR="00D31F38" w:rsidRDefault="00D31F38" w:rsidP="00E35F1F">
            <w:pPr>
              <w:pStyle w:val="CopticCross"/>
            </w:pPr>
            <w:r>
              <w:t>¿</w:t>
            </w:r>
          </w:p>
        </w:tc>
        <w:tc>
          <w:tcPr>
            <w:tcW w:w="3960" w:type="dxa"/>
          </w:tcPr>
          <w:p w14:paraId="65CA19A2" w14:textId="77777777" w:rsidR="00D31F38" w:rsidRDefault="00D31F38" w:rsidP="00E35F1F">
            <w:pPr>
              <w:pStyle w:val="CopticInd"/>
            </w:pPr>
            <w:r w:rsidRPr="00597158">
              <w:t>Ⲟⲩⲟϩ ⲁϥⲓ̀ⲛⲓ ⲙ̀Ⲡ</w:t>
            </w:r>
            <w:r w:rsidRPr="005B777F">
              <w:t xml:space="preserve">ⲥ̅ⲗ ⲉ̀ⲃⲟⲗ ϧⲉⲛ ⲧⲟⲩⲙⲏϯ </w:t>
            </w:r>
          </w:p>
          <w:p w14:paraId="154636BE" w14:textId="77777777" w:rsidR="00D31F38" w:rsidRPr="00597158" w:rsidRDefault="00D31F38" w:rsidP="00E35F1F">
            <w:pPr>
              <w:pStyle w:val="CoptIndEnd"/>
            </w:pPr>
            <w:r w:rsidRPr="005B777F">
              <w:t>ⲁⲗⲗⲏⲗⲟⲩⲓ̀ⲁ</w:t>
            </w:r>
            <w:r w:rsidRPr="00597158">
              <w:t xml:space="preserve"> ϫⲉ ⲡⲉϥⲛⲁⲓ ϣⲟⲡ ϣⲁ ⲉ̀ⲛⲉϩ.</w:t>
            </w:r>
          </w:p>
        </w:tc>
      </w:tr>
      <w:tr w:rsidR="00D31F38" w14:paraId="44745892" w14:textId="77777777" w:rsidTr="00E35F1F">
        <w:trPr>
          <w:cantSplit/>
          <w:jc w:val="center"/>
        </w:trPr>
        <w:tc>
          <w:tcPr>
            <w:tcW w:w="288" w:type="dxa"/>
          </w:tcPr>
          <w:p w14:paraId="6B812C50" w14:textId="77777777" w:rsidR="00D31F38" w:rsidRDefault="00D31F38" w:rsidP="00E35F1F">
            <w:pPr>
              <w:pStyle w:val="CopticCross"/>
            </w:pPr>
          </w:p>
        </w:tc>
        <w:tc>
          <w:tcPr>
            <w:tcW w:w="3960" w:type="dxa"/>
          </w:tcPr>
          <w:p w14:paraId="786F2879" w14:textId="77777777" w:rsidR="00E051A0" w:rsidRDefault="00E051A0" w:rsidP="00E051A0">
            <w:pPr>
              <w:pStyle w:val="EngInd"/>
            </w:pPr>
            <w:r>
              <w:t>with a strong hand and an upraised arm,</w:t>
            </w:r>
          </w:p>
          <w:p w14:paraId="41AC2285" w14:textId="65D75532" w:rsidR="00D31F38" w:rsidRPr="00597158" w:rsidRDefault="00E051A0" w:rsidP="00E051A0">
            <w:pPr>
              <w:pStyle w:val="EngIndEnd"/>
            </w:pPr>
            <w:r>
              <w:t>Alleluia: for His mercy endures forever;</w:t>
            </w:r>
          </w:p>
        </w:tc>
        <w:tc>
          <w:tcPr>
            <w:tcW w:w="288" w:type="dxa"/>
          </w:tcPr>
          <w:p w14:paraId="03B50E4E" w14:textId="77777777" w:rsidR="00D31F38" w:rsidRDefault="00D31F38" w:rsidP="00E35F1F"/>
        </w:tc>
        <w:tc>
          <w:tcPr>
            <w:tcW w:w="288" w:type="dxa"/>
          </w:tcPr>
          <w:p w14:paraId="53F26C79" w14:textId="77777777" w:rsidR="00D31F38" w:rsidRDefault="00D31F38" w:rsidP="00E35F1F">
            <w:pPr>
              <w:pStyle w:val="CopticCross"/>
            </w:pPr>
          </w:p>
        </w:tc>
        <w:tc>
          <w:tcPr>
            <w:tcW w:w="3960" w:type="dxa"/>
          </w:tcPr>
          <w:p w14:paraId="16384942" w14:textId="77777777" w:rsidR="00D31F38" w:rsidRDefault="00D31F38" w:rsidP="00E35F1F">
            <w:pPr>
              <w:pStyle w:val="CopticInd"/>
            </w:pPr>
            <w:r w:rsidRPr="00597158">
              <w:t xml:space="preserve">Ϧⲉⲛ ⲟⲩϫⲓϫ ⲉⲥⲁ̀ⲙⲁϩⲓ ⲛⲉⲙ ⲟⲩϣⲱⲃϣ ⲉϥϭⲟⲥⲓ </w:t>
            </w:r>
          </w:p>
          <w:p w14:paraId="085F20A7" w14:textId="77777777" w:rsidR="00D31F38" w:rsidRPr="00597158" w:rsidRDefault="00D31F38" w:rsidP="00E35F1F">
            <w:pPr>
              <w:pStyle w:val="CoptIndEnd"/>
            </w:pPr>
            <w:r w:rsidRPr="00597158">
              <w:t>ⲁⲗⲗⲏⲗⲟⲩⲓ̀ⲁ ϫⲉ ⲡⲉϥⲛⲁⲓ ϣⲟⲡ ϣⲁ ⲉ̀ⲛⲉϩ.</w:t>
            </w:r>
          </w:p>
        </w:tc>
      </w:tr>
      <w:tr w:rsidR="00D31F38" w14:paraId="7984D3F0" w14:textId="77777777" w:rsidTr="00E35F1F">
        <w:trPr>
          <w:cantSplit/>
          <w:jc w:val="center"/>
        </w:trPr>
        <w:tc>
          <w:tcPr>
            <w:tcW w:w="288" w:type="dxa"/>
          </w:tcPr>
          <w:p w14:paraId="3E76B1D4" w14:textId="77777777" w:rsidR="00D31F38" w:rsidRDefault="00D31F38" w:rsidP="00E35F1F">
            <w:pPr>
              <w:pStyle w:val="CopticCross"/>
            </w:pPr>
            <w:r>
              <w:t>¿</w:t>
            </w:r>
          </w:p>
        </w:tc>
        <w:tc>
          <w:tcPr>
            <w:tcW w:w="3960" w:type="dxa"/>
          </w:tcPr>
          <w:p w14:paraId="71530A10" w14:textId="71E91BFA" w:rsidR="00E051A0" w:rsidRDefault="008D5F3D" w:rsidP="00E051A0">
            <w:pPr>
              <w:pStyle w:val="EngInd"/>
            </w:pPr>
            <w:r w:rsidRPr="008D5F3D">
              <w:rPr>
                <w:i/>
              </w:rPr>
              <w:t>[to Him]</w:t>
            </w:r>
            <w:r>
              <w:rPr>
                <w:i/>
              </w:rPr>
              <w:t xml:space="preserve"> </w:t>
            </w:r>
            <w:r w:rsidR="00E051A0">
              <w:t>Who divided the Red Sea into parts,</w:t>
            </w:r>
          </w:p>
          <w:p w14:paraId="561C5210" w14:textId="40666D26" w:rsidR="00D31F38" w:rsidRPr="00597158" w:rsidRDefault="00E051A0" w:rsidP="00E051A0">
            <w:pPr>
              <w:pStyle w:val="EngIndEnd"/>
            </w:pPr>
            <w:r>
              <w:t>Alleluia: for His mercy endures forever,</w:t>
            </w:r>
          </w:p>
        </w:tc>
        <w:tc>
          <w:tcPr>
            <w:tcW w:w="288" w:type="dxa"/>
          </w:tcPr>
          <w:p w14:paraId="17851F29" w14:textId="77777777" w:rsidR="00D31F38" w:rsidRDefault="00D31F38" w:rsidP="00E35F1F"/>
        </w:tc>
        <w:tc>
          <w:tcPr>
            <w:tcW w:w="288" w:type="dxa"/>
          </w:tcPr>
          <w:p w14:paraId="69091839" w14:textId="77777777" w:rsidR="00D31F38" w:rsidRDefault="00D31F38" w:rsidP="00E35F1F">
            <w:pPr>
              <w:pStyle w:val="CopticCross"/>
            </w:pPr>
            <w:r>
              <w:t>¿</w:t>
            </w:r>
          </w:p>
        </w:tc>
        <w:tc>
          <w:tcPr>
            <w:tcW w:w="3960" w:type="dxa"/>
          </w:tcPr>
          <w:p w14:paraId="1CF3229E" w14:textId="77777777" w:rsidR="00D31F38" w:rsidRDefault="00D31F38" w:rsidP="00E35F1F">
            <w:pPr>
              <w:pStyle w:val="CopticInd"/>
            </w:pPr>
            <w:r w:rsidRPr="00597158">
              <w:t xml:space="preserve">Ⲫⲏⲉ̀ⲧⲁϥⲫⲱⲣϫ ⲙ̀ⲫ̀ⲓⲟⲙ ⲛ̀ϣⲁⲣⲓ ϧⲉⲛ ϩⲁⲛⲫⲱⲣϫ </w:t>
            </w:r>
          </w:p>
          <w:p w14:paraId="3683CE0F" w14:textId="77777777" w:rsidR="00D31F38" w:rsidRPr="00597158" w:rsidRDefault="00D31F38" w:rsidP="00E35F1F">
            <w:pPr>
              <w:pStyle w:val="CoptIndEnd"/>
            </w:pPr>
            <w:r w:rsidRPr="00597158">
              <w:t>ⲁⲗⲗⲏⲗⲟⲩⲓ̀ⲁ ϫⲉ ⲡⲉϥⲛⲁⲓ ϣⲟⲡ ϣⲁ ⲉ̀ⲛⲉϩ.</w:t>
            </w:r>
          </w:p>
        </w:tc>
      </w:tr>
      <w:tr w:rsidR="00D31F38" w14:paraId="324D10D1" w14:textId="77777777" w:rsidTr="00E35F1F">
        <w:trPr>
          <w:cantSplit/>
          <w:jc w:val="center"/>
        </w:trPr>
        <w:tc>
          <w:tcPr>
            <w:tcW w:w="288" w:type="dxa"/>
          </w:tcPr>
          <w:p w14:paraId="77C38AC1" w14:textId="77777777" w:rsidR="00D31F38" w:rsidRDefault="00D31F38" w:rsidP="00E35F1F">
            <w:pPr>
              <w:pStyle w:val="CopticCross"/>
            </w:pPr>
          </w:p>
        </w:tc>
        <w:tc>
          <w:tcPr>
            <w:tcW w:w="3960" w:type="dxa"/>
          </w:tcPr>
          <w:p w14:paraId="0676D05B" w14:textId="77777777" w:rsidR="00E051A0" w:rsidRDefault="00E051A0" w:rsidP="00E051A0">
            <w:pPr>
              <w:pStyle w:val="EngInd"/>
            </w:pPr>
            <w:r>
              <w:t>and brought [out] Israel through the midst of it,</w:t>
            </w:r>
          </w:p>
          <w:p w14:paraId="0EEA3DFC" w14:textId="1BE495E0" w:rsidR="00D31F38" w:rsidRPr="00597158" w:rsidRDefault="00E051A0" w:rsidP="00E051A0">
            <w:pPr>
              <w:pStyle w:val="EngIndEnd"/>
            </w:pPr>
            <w:r>
              <w:t>Alleluia: for His mercy endures forever,</w:t>
            </w:r>
          </w:p>
        </w:tc>
        <w:tc>
          <w:tcPr>
            <w:tcW w:w="288" w:type="dxa"/>
          </w:tcPr>
          <w:p w14:paraId="4B58A830" w14:textId="77777777" w:rsidR="00D31F38" w:rsidRDefault="00D31F38" w:rsidP="00E35F1F"/>
        </w:tc>
        <w:tc>
          <w:tcPr>
            <w:tcW w:w="288" w:type="dxa"/>
          </w:tcPr>
          <w:p w14:paraId="233929C2" w14:textId="77777777" w:rsidR="00D31F38" w:rsidRDefault="00D31F38" w:rsidP="00E35F1F">
            <w:pPr>
              <w:pStyle w:val="CopticCross"/>
            </w:pPr>
          </w:p>
        </w:tc>
        <w:tc>
          <w:tcPr>
            <w:tcW w:w="3960" w:type="dxa"/>
          </w:tcPr>
          <w:p w14:paraId="6303B5AA" w14:textId="77777777" w:rsidR="00D31F38" w:rsidRDefault="00D31F38" w:rsidP="00E35F1F">
            <w:pPr>
              <w:pStyle w:val="CopticInd"/>
            </w:pPr>
            <w:r w:rsidRPr="00597158">
              <w:t xml:space="preserve">Ⲟⲩⲟϩ ⲁϥⲓ̀ⲛⲓ ⲙ̀Ⲡⲓⲥ̅ⲗ ⲉ̀ⲙⲏⲣ ϧⲉⲛ ⲧⲉϥⲙⲏϯ </w:t>
            </w:r>
          </w:p>
          <w:p w14:paraId="205D31D2" w14:textId="77777777" w:rsidR="00D31F38" w:rsidRPr="00597158" w:rsidRDefault="00D31F38" w:rsidP="00E35F1F">
            <w:pPr>
              <w:pStyle w:val="CoptIndEnd"/>
            </w:pPr>
            <w:r w:rsidRPr="00597158">
              <w:t>ⲁⲗⲗⲏⲗⲟⲩⲓ̀ⲁ ϫⲉ ⲡⲉϥⲛⲁⲓ ϣⲟⲡ ϣⲁ ⲉ̀ⲛⲉϩ.</w:t>
            </w:r>
          </w:p>
        </w:tc>
      </w:tr>
      <w:tr w:rsidR="00D31F38" w14:paraId="46F8BCCB" w14:textId="77777777" w:rsidTr="00E35F1F">
        <w:trPr>
          <w:cantSplit/>
          <w:jc w:val="center"/>
        </w:trPr>
        <w:tc>
          <w:tcPr>
            <w:tcW w:w="288" w:type="dxa"/>
          </w:tcPr>
          <w:p w14:paraId="518AFF5C" w14:textId="77777777" w:rsidR="00D31F38" w:rsidRDefault="00D31F38" w:rsidP="00E35F1F">
            <w:pPr>
              <w:pStyle w:val="CopticCross"/>
            </w:pPr>
            <w:r>
              <w:t>¿</w:t>
            </w:r>
          </w:p>
        </w:tc>
        <w:tc>
          <w:tcPr>
            <w:tcW w:w="3960" w:type="dxa"/>
          </w:tcPr>
          <w:p w14:paraId="31A1F025" w14:textId="6D949765" w:rsidR="00E051A0" w:rsidRDefault="00E051A0" w:rsidP="00E051A0">
            <w:pPr>
              <w:pStyle w:val="EngInd"/>
            </w:pPr>
            <w:r>
              <w:t>but overthrew Pharaoh and his army in the Red Sea,</w:t>
            </w:r>
          </w:p>
          <w:p w14:paraId="5043C884" w14:textId="6FEE2D6A" w:rsidR="00D31F38" w:rsidRPr="00597158" w:rsidRDefault="00E051A0" w:rsidP="00E051A0">
            <w:pPr>
              <w:pStyle w:val="EngIndEnd"/>
            </w:pPr>
            <w:r>
              <w:t>Alleluia: for His mercy endures forever;</w:t>
            </w:r>
          </w:p>
        </w:tc>
        <w:tc>
          <w:tcPr>
            <w:tcW w:w="288" w:type="dxa"/>
          </w:tcPr>
          <w:p w14:paraId="53705029" w14:textId="77777777" w:rsidR="00D31F38" w:rsidRDefault="00D31F38" w:rsidP="00E35F1F"/>
        </w:tc>
        <w:tc>
          <w:tcPr>
            <w:tcW w:w="288" w:type="dxa"/>
          </w:tcPr>
          <w:p w14:paraId="16C0176E" w14:textId="77777777" w:rsidR="00D31F38" w:rsidRDefault="00D31F38" w:rsidP="00E35F1F">
            <w:pPr>
              <w:pStyle w:val="CopticCross"/>
            </w:pPr>
            <w:r>
              <w:t>¿</w:t>
            </w:r>
          </w:p>
        </w:tc>
        <w:tc>
          <w:tcPr>
            <w:tcW w:w="3960" w:type="dxa"/>
          </w:tcPr>
          <w:p w14:paraId="624F84F7" w14:textId="77777777" w:rsidR="00D31F38" w:rsidRDefault="00D31F38" w:rsidP="00E35F1F">
            <w:pPr>
              <w:pStyle w:val="CopticInd"/>
            </w:pPr>
            <w:r w:rsidRPr="00597158">
              <w:t xml:space="preserve">Ⲟⲩⲟϩ ⲁϥⲃⲟⲣⲃⲉⲣ ⲙ̀Ⲫⲁⲣⲁⲱ̀ ⲛⲉⲙ ⲧⲉϥϫⲟⲙ ⲧⲏⲣⲥ ⲉ̀ⲫ̀ⲓⲟⲙ ⲛ̀ϣⲁⲣⲓ </w:t>
            </w:r>
          </w:p>
          <w:p w14:paraId="1FACE5CD" w14:textId="77777777" w:rsidR="00D31F38" w:rsidRPr="00597158" w:rsidRDefault="00D31F38" w:rsidP="00E35F1F">
            <w:pPr>
              <w:pStyle w:val="CoptIndEnd"/>
            </w:pPr>
            <w:r w:rsidRPr="00597158">
              <w:t>ⲁⲗⲗⲏⲗⲟⲩⲓ̀ⲁ ϫⲉ ⲡⲉϥⲛⲁⲓ ϣⲟⲡ ϣⲁ ⲉ̀ⲛⲉϩ.</w:t>
            </w:r>
          </w:p>
        </w:tc>
      </w:tr>
      <w:tr w:rsidR="00D31F38" w14:paraId="32CD6B38" w14:textId="77777777" w:rsidTr="00E35F1F">
        <w:trPr>
          <w:cantSplit/>
          <w:jc w:val="center"/>
        </w:trPr>
        <w:tc>
          <w:tcPr>
            <w:tcW w:w="288" w:type="dxa"/>
          </w:tcPr>
          <w:p w14:paraId="4F6F90FC" w14:textId="77777777" w:rsidR="00D31F38" w:rsidRDefault="00D31F38" w:rsidP="00E35F1F">
            <w:pPr>
              <w:pStyle w:val="CopticCross"/>
            </w:pPr>
          </w:p>
        </w:tc>
        <w:tc>
          <w:tcPr>
            <w:tcW w:w="3960" w:type="dxa"/>
          </w:tcPr>
          <w:p w14:paraId="1F67C19D" w14:textId="6EAB275A" w:rsidR="00E051A0" w:rsidRDefault="008D5F3D" w:rsidP="00E051A0">
            <w:pPr>
              <w:pStyle w:val="EngInd"/>
            </w:pPr>
            <w:r w:rsidRPr="008D5F3D">
              <w:rPr>
                <w:i/>
              </w:rPr>
              <w:t>[to Him]</w:t>
            </w:r>
            <w:r>
              <w:rPr>
                <w:i/>
              </w:rPr>
              <w:t xml:space="preserve"> </w:t>
            </w:r>
            <w:r w:rsidR="00E051A0">
              <w:t>Who led His people through the wilderness,</w:t>
            </w:r>
          </w:p>
          <w:p w14:paraId="2DA04A86" w14:textId="25DB5B7E" w:rsidR="00D31F38" w:rsidRPr="00597158" w:rsidRDefault="00E051A0" w:rsidP="00E051A0">
            <w:pPr>
              <w:pStyle w:val="EngIndEnd"/>
            </w:pPr>
            <w:r>
              <w:t>Alleluia: for His mercy endures forever;</w:t>
            </w:r>
          </w:p>
        </w:tc>
        <w:tc>
          <w:tcPr>
            <w:tcW w:w="288" w:type="dxa"/>
          </w:tcPr>
          <w:p w14:paraId="7957C1E8" w14:textId="77777777" w:rsidR="00D31F38" w:rsidRDefault="00D31F38" w:rsidP="00E35F1F"/>
        </w:tc>
        <w:tc>
          <w:tcPr>
            <w:tcW w:w="288" w:type="dxa"/>
          </w:tcPr>
          <w:p w14:paraId="36B6C935" w14:textId="77777777" w:rsidR="00D31F38" w:rsidRDefault="00D31F38" w:rsidP="00E35F1F">
            <w:pPr>
              <w:pStyle w:val="CopticCross"/>
            </w:pPr>
          </w:p>
        </w:tc>
        <w:tc>
          <w:tcPr>
            <w:tcW w:w="3960" w:type="dxa"/>
          </w:tcPr>
          <w:p w14:paraId="1D51CDB3" w14:textId="77777777" w:rsidR="00D31F38" w:rsidRDefault="00D31F38" w:rsidP="00E35F1F">
            <w:pPr>
              <w:pStyle w:val="CopticInd"/>
            </w:pPr>
            <w:r w:rsidRPr="00597158">
              <w:t xml:space="preserve">Ⲫⲏⲉ̀ⲧⲁϥⲓ̀ⲛⲓ ⲙ̀ⲡⲉϥⲗⲁⲟⲥ ⲉ̀ⲃⲟⲗ ⲛ̀ϩ̀ⲣⲏⲓ ϩⲓ ⲡ̀ϣⲁϥⲉ </w:t>
            </w:r>
          </w:p>
          <w:p w14:paraId="664CFE87" w14:textId="77777777" w:rsidR="00D31F38" w:rsidRPr="00597158" w:rsidRDefault="00D31F38" w:rsidP="00E35F1F">
            <w:pPr>
              <w:pStyle w:val="CoptIndEnd"/>
            </w:pPr>
            <w:r w:rsidRPr="00597158">
              <w:t>ⲁⲗⲗⲏⲗⲟⲩⲓ̀ⲁ ϫⲉ ⲡⲉϥⲛⲁⲓ ϣⲟⲡ ϣⲁ ⲉ̀ⲛⲉϩ.</w:t>
            </w:r>
          </w:p>
        </w:tc>
      </w:tr>
      <w:tr w:rsidR="00D31F38" w14:paraId="68CF124C" w14:textId="77777777" w:rsidTr="00E35F1F">
        <w:trPr>
          <w:cantSplit/>
          <w:jc w:val="center"/>
        </w:trPr>
        <w:tc>
          <w:tcPr>
            <w:tcW w:w="288" w:type="dxa"/>
          </w:tcPr>
          <w:p w14:paraId="0D970595" w14:textId="77777777" w:rsidR="00D31F38" w:rsidRDefault="00D31F38" w:rsidP="00E35F1F">
            <w:pPr>
              <w:pStyle w:val="CopticCross"/>
            </w:pPr>
            <w:r>
              <w:t>¿</w:t>
            </w:r>
          </w:p>
        </w:tc>
        <w:tc>
          <w:tcPr>
            <w:tcW w:w="3960" w:type="dxa"/>
          </w:tcPr>
          <w:p w14:paraId="7314CC09" w14:textId="15484CE4" w:rsidR="00E051A0" w:rsidRDefault="008D5F3D" w:rsidP="00E051A0">
            <w:pPr>
              <w:pStyle w:val="EngInd"/>
            </w:pPr>
            <w:r w:rsidRPr="008D5F3D">
              <w:rPr>
                <w:i/>
              </w:rPr>
              <w:t>[to Him]</w:t>
            </w:r>
            <w:r>
              <w:rPr>
                <w:i/>
              </w:rPr>
              <w:t xml:space="preserve"> </w:t>
            </w:r>
            <w:r w:rsidR="00E051A0">
              <w:t>who brought water out from the hard rock,</w:t>
            </w:r>
          </w:p>
          <w:p w14:paraId="1272DE38" w14:textId="7FE4734C" w:rsidR="00D31F38" w:rsidRPr="00597158" w:rsidRDefault="00E051A0" w:rsidP="00E051A0">
            <w:pPr>
              <w:pStyle w:val="EngIndEnd"/>
            </w:pPr>
            <w:r>
              <w:t>Alleluia: for His mercy endures forever;</w:t>
            </w:r>
          </w:p>
        </w:tc>
        <w:tc>
          <w:tcPr>
            <w:tcW w:w="288" w:type="dxa"/>
          </w:tcPr>
          <w:p w14:paraId="5BC3D5CC" w14:textId="77777777" w:rsidR="00D31F38" w:rsidRDefault="00D31F38" w:rsidP="00E35F1F"/>
        </w:tc>
        <w:tc>
          <w:tcPr>
            <w:tcW w:w="288" w:type="dxa"/>
          </w:tcPr>
          <w:p w14:paraId="02EDC995" w14:textId="77777777" w:rsidR="00D31F38" w:rsidRDefault="00D31F38" w:rsidP="00E35F1F">
            <w:pPr>
              <w:pStyle w:val="CopticCross"/>
            </w:pPr>
            <w:r>
              <w:t>¿</w:t>
            </w:r>
          </w:p>
        </w:tc>
        <w:tc>
          <w:tcPr>
            <w:tcW w:w="3960" w:type="dxa"/>
          </w:tcPr>
          <w:p w14:paraId="775AFDC4" w14:textId="77777777" w:rsidR="00D31F38" w:rsidRDefault="00D31F38" w:rsidP="00E35F1F">
            <w:pPr>
              <w:pStyle w:val="CopticInd"/>
            </w:pPr>
            <w:r w:rsidRPr="00597158">
              <w:t xml:space="preserve">Ⲫⲏⲉ̀ⲧⲁϥⲓ̀ⲛⲓ ⲛ̀ⲟⲩⲙⲱⲟⲩ ⲉ̀ⲃⲟⲗ ϧⲉⲛ ⲟⲩⲡⲉⲧⲣⲁ ⲛ̀ⲕⲟϩ ⲛ̀ϣⲱⲧ </w:t>
            </w:r>
          </w:p>
          <w:p w14:paraId="78C64196" w14:textId="77777777" w:rsidR="00D31F38" w:rsidRPr="00597158" w:rsidRDefault="00D31F38" w:rsidP="00E35F1F">
            <w:pPr>
              <w:pStyle w:val="CoptIndEnd"/>
            </w:pPr>
            <w:r w:rsidRPr="00597158">
              <w:t>ⲁⲗⲗⲏⲗⲟⲩⲓ̀ⲁ ϫⲉ ⲡⲉϥⲛⲁⲓ ϣⲟⲡ ϣⲁ ⲉ̀ⲛⲉϩ.</w:t>
            </w:r>
          </w:p>
        </w:tc>
      </w:tr>
      <w:tr w:rsidR="00D31F38" w14:paraId="60E46CA9" w14:textId="77777777" w:rsidTr="00E35F1F">
        <w:trPr>
          <w:cantSplit/>
          <w:jc w:val="center"/>
        </w:trPr>
        <w:tc>
          <w:tcPr>
            <w:tcW w:w="288" w:type="dxa"/>
          </w:tcPr>
          <w:p w14:paraId="6AFDE2B8" w14:textId="77777777" w:rsidR="00D31F38" w:rsidRDefault="00D31F38" w:rsidP="00E35F1F">
            <w:pPr>
              <w:pStyle w:val="CopticCross"/>
            </w:pPr>
          </w:p>
        </w:tc>
        <w:tc>
          <w:tcPr>
            <w:tcW w:w="3960" w:type="dxa"/>
          </w:tcPr>
          <w:p w14:paraId="57A4A4A1" w14:textId="26701C0D" w:rsidR="00E051A0" w:rsidRDefault="008D5F3D" w:rsidP="00E051A0">
            <w:pPr>
              <w:pStyle w:val="EngInd"/>
            </w:pPr>
            <w:r w:rsidRPr="008D5F3D">
              <w:rPr>
                <w:i/>
              </w:rPr>
              <w:t>[to Him]</w:t>
            </w:r>
            <w:r>
              <w:rPr>
                <w:i/>
              </w:rPr>
              <w:t xml:space="preserve"> </w:t>
            </w:r>
            <w:r w:rsidR="00E051A0">
              <w:t>Who struck down great kings,</w:t>
            </w:r>
          </w:p>
          <w:p w14:paraId="0D419D85" w14:textId="1CF0B2B6" w:rsidR="00D31F38" w:rsidRPr="00597158" w:rsidRDefault="00E051A0" w:rsidP="00E051A0">
            <w:pPr>
              <w:pStyle w:val="EngIndEnd"/>
            </w:pPr>
            <w:r>
              <w:t>Alleluia: for His mercy endures forever,</w:t>
            </w:r>
          </w:p>
        </w:tc>
        <w:tc>
          <w:tcPr>
            <w:tcW w:w="288" w:type="dxa"/>
          </w:tcPr>
          <w:p w14:paraId="2944C265" w14:textId="77777777" w:rsidR="00D31F38" w:rsidRDefault="00D31F38" w:rsidP="00E35F1F"/>
        </w:tc>
        <w:tc>
          <w:tcPr>
            <w:tcW w:w="288" w:type="dxa"/>
          </w:tcPr>
          <w:p w14:paraId="4DE276AE" w14:textId="77777777" w:rsidR="00D31F38" w:rsidRDefault="00D31F38" w:rsidP="00E35F1F">
            <w:pPr>
              <w:pStyle w:val="CopticCross"/>
            </w:pPr>
          </w:p>
        </w:tc>
        <w:tc>
          <w:tcPr>
            <w:tcW w:w="3960" w:type="dxa"/>
          </w:tcPr>
          <w:p w14:paraId="03EFD0D3" w14:textId="77777777" w:rsidR="00D31F38" w:rsidRDefault="00D31F38" w:rsidP="00E35F1F">
            <w:pPr>
              <w:pStyle w:val="CopticInd"/>
            </w:pPr>
            <w:r w:rsidRPr="00597158">
              <w:t xml:space="preserve">Ⲫⲏⲉ̀ⲧⲁϥϣⲁⲣⲓ ⲛ̀ϩⲁⲛⲛⲓϣϯ ⲛ̀ⲟⲩⲣⲱⲟⲩ </w:t>
            </w:r>
          </w:p>
          <w:p w14:paraId="222AD970" w14:textId="77777777" w:rsidR="00D31F38" w:rsidRPr="00597158" w:rsidRDefault="00D31F38" w:rsidP="00E35F1F">
            <w:pPr>
              <w:pStyle w:val="CoptIndEnd"/>
            </w:pPr>
            <w:r w:rsidRPr="00597158">
              <w:t>ⲁⲗⲗⲏⲗⲟⲩⲓ̀ⲁ ϫⲉ ⲡⲉϥⲛⲁⲓ ϣⲟⲡ ϣⲁ ⲉ̀ⲛⲉϩ.</w:t>
            </w:r>
          </w:p>
        </w:tc>
      </w:tr>
      <w:tr w:rsidR="00D31F38" w14:paraId="43858703" w14:textId="77777777" w:rsidTr="00E35F1F">
        <w:trPr>
          <w:cantSplit/>
          <w:jc w:val="center"/>
        </w:trPr>
        <w:tc>
          <w:tcPr>
            <w:tcW w:w="288" w:type="dxa"/>
          </w:tcPr>
          <w:p w14:paraId="36297A78" w14:textId="77777777" w:rsidR="00D31F38" w:rsidRDefault="00D31F38" w:rsidP="00E35F1F">
            <w:pPr>
              <w:pStyle w:val="CopticCross"/>
            </w:pPr>
            <w:r>
              <w:t>¿</w:t>
            </w:r>
          </w:p>
        </w:tc>
        <w:tc>
          <w:tcPr>
            <w:tcW w:w="3960" w:type="dxa"/>
          </w:tcPr>
          <w:p w14:paraId="54059EBD" w14:textId="77777777" w:rsidR="00E051A0" w:rsidRDefault="00E051A0" w:rsidP="00E051A0">
            <w:pPr>
              <w:pStyle w:val="EngInd"/>
            </w:pPr>
            <w:r>
              <w:t>and killed  mighty kings,</w:t>
            </w:r>
          </w:p>
          <w:p w14:paraId="32109BD6" w14:textId="21ABA417" w:rsidR="00D31F38" w:rsidRPr="00597158" w:rsidRDefault="00E051A0" w:rsidP="00E051A0">
            <w:pPr>
              <w:pStyle w:val="EngIndEnd"/>
            </w:pPr>
            <w:r>
              <w:t>Alleluia: for His mercy endures forever,</w:t>
            </w:r>
          </w:p>
        </w:tc>
        <w:tc>
          <w:tcPr>
            <w:tcW w:w="288" w:type="dxa"/>
          </w:tcPr>
          <w:p w14:paraId="4237387C" w14:textId="77777777" w:rsidR="00D31F38" w:rsidRDefault="00D31F38" w:rsidP="00E35F1F"/>
        </w:tc>
        <w:tc>
          <w:tcPr>
            <w:tcW w:w="288" w:type="dxa"/>
          </w:tcPr>
          <w:p w14:paraId="5B7EBB6C" w14:textId="77777777" w:rsidR="00D31F38" w:rsidRDefault="00D31F38" w:rsidP="00E35F1F">
            <w:pPr>
              <w:pStyle w:val="CopticCross"/>
            </w:pPr>
            <w:r>
              <w:t>¿</w:t>
            </w:r>
          </w:p>
        </w:tc>
        <w:tc>
          <w:tcPr>
            <w:tcW w:w="3960" w:type="dxa"/>
          </w:tcPr>
          <w:p w14:paraId="27E8F7ED" w14:textId="77777777" w:rsidR="00D31F38" w:rsidRDefault="00D31F38" w:rsidP="00E35F1F">
            <w:pPr>
              <w:pStyle w:val="CopticInd"/>
            </w:pPr>
            <w:r w:rsidRPr="00597158">
              <w:t xml:space="preserve">Ⲟⲩⲟϩ ⲁϥϧⲱⲧⲉⲃ ⲛ̀ϩⲁⲛⲟⲩⲣⲱⲟⲩ ⲉⲩⲟⲓ ⲛ̀ϣ̀ⲫⲏⲣⲓ </w:t>
            </w:r>
          </w:p>
          <w:p w14:paraId="2F7C02D6" w14:textId="77777777" w:rsidR="00D31F38" w:rsidRPr="00597158" w:rsidRDefault="00D31F38" w:rsidP="00E35F1F">
            <w:pPr>
              <w:pStyle w:val="CoptIndEnd"/>
            </w:pPr>
            <w:r w:rsidRPr="00597158">
              <w:t>ⲁⲗⲗⲏⲗⲟⲩⲓ̀ⲁ ϫⲉ ⲡⲉϥⲛⲁⲓ ϣⲟⲡ ϣⲁ ⲉ̀ⲛⲉϩ.</w:t>
            </w:r>
          </w:p>
        </w:tc>
      </w:tr>
      <w:tr w:rsidR="00D31F38" w14:paraId="273BEE5D" w14:textId="77777777" w:rsidTr="00E35F1F">
        <w:trPr>
          <w:cantSplit/>
          <w:jc w:val="center"/>
        </w:trPr>
        <w:tc>
          <w:tcPr>
            <w:tcW w:w="288" w:type="dxa"/>
          </w:tcPr>
          <w:p w14:paraId="74994B90" w14:textId="77777777" w:rsidR="00D31F38" w:rsidRDefault="00D31F38" w:rsidP="00E35F1F">
            <w:pPr>
              <w:pStyle w:val="CopticCross"/>
            </w:pPr>
          </w:p>
        </w:tc>
        <w:tc>
          <w:tcPr>
            <w:tcW w:w="3960" w:type="dxa"/>
          </w:tcPr>
          <w:p w14:paraId="55ED9578" w14:textId="77777777" w:rsidR="00E051A0" w:rsidRDefault="00E051A0" w:rsidP="00E051A0">
            <w:pPr>
              <w:pStyle w:val="EngInd"/>
            </w:pPr>
            <w:r>
              <w:t>Sihon, King of the Amorites,</w:t>
            </w:r>
          </w:p>
          <w:p w14:paraId="45550CDB" w14:textId="4ED60CD3" w:rsidR="00D31F38" w:rsidRPr="00597158" w:rsidRDefault="00E051A0" w:rsidP="00E051A0">
            <w:pPr>
              <w:pStyle w:val="EngIndEnd"/>
            </w:pPr>
            <w:r>
              <w:t>Alleluia: for His mercy endures forever,</w:t>
            </w:r>
          </w:p>
        </w:tc>
        <w:tc>
          <w:tcPr>
            <w:tcW w:w="288" w:type="dxa"/>
          </w:tcPr>
          <w:p w14:paraId="6ADB11A9" w14:textId="77777777" w:rsidR="00D31F38" w:rsidRDefault="00D31F38" w:rsidP="00E35F1F"/>
        </w:tc>
        <w:tc>
          <w:tcPr>
            <w:tcW w:w="288" w:type="dxa"/>
          </w:tcPr>
          <w:p w14:paraId="71417402" w14:textId="77777777" w:rsidR="00D31F38" w:rsidRDefault="00D31F38" w:rsidP="00E35F1F">
            <w:pPr>
              <w:pStyle w:val="CopticCross"/>
            </w:pPr>
          </w:p>
        </w:tc>
        <w:tc>
          <w:tcPr>
            <w:tcW w:w="3960" w:type="dxa"/>
          </w:tcPr>
          <w:p w14:paraId="770C550D" w14:textId="77777777" w:rsidR="00D31F38" w:rsidRDefault="00D31F38" w:rsidP="00E35F1F">
            <w:pPr>
              <w:pStyle w:val="CopticInd"/>
            </w:pPr>
            <w:r w:rsidRPr="00597158">
              <w:t xml:space="preserve">Ⲥⲏⲱⲛ ⲡ̀ⲟⲩⲣⲟ ⲛ̀ⲧⲉ Ⲛⲓⲁ̀ⲙⲟⲣⲣⲉⲟⲥ </w:t>
            </w:r>
          </w:p>
          <w:p w14:paraId="2F27DC51" w14:textId="77777777" w:rsidR="00D31F38" w:rsidRPr="00597158" w:rsidRDefault="00D31F38" w:rsidP="00E35F1F">
            <w:pPr>
              <w:pStyle w:val="CoptIndEnd"/>
            </w:pPr>
            <w:r w:rsidRPr="00597158">
              <w:t>ⲁⲗⲗⲏⲗⲟⲩⲓ̀ⲁ ϫⲉ ⲡⲉϥⲛⲁⲓ ϣⲟⲡ ϣⲁ ⲉ̀ⲛⲉϩ.</w:t>
            </w:r>
          </w:p>
        </w:tc>
      </w:tr>
      <w:tr w:rsidR="00D31F38" w14:paraId="74DAE270" w14:textId="77777777" w:rsidTr="00E35F1F">
        <w:trPr>
          <w:cantSplit/>
          <w:jc w:val="center"/>
        </w:trPr>
        <w:tc>
          <w:tcPr>
            <w:tcW w:w="288" w:type="dxa"/>
          </w:tcPr>
          <w:p w14:paraId="41341E95" w14:textId="77777777" w:rsidR="00D31F38" w:rsidRDefault="00D31F38" w:rsidP="00E35F1F">
            <w:pPr>
              <w:pStyle w:val="CopticCross"/>
            </w:pPr>
            <w:r>
              <w:t>¿</w:t>
            </w:r>
          </w:p>
        </w:tc>
        <w:tc>
          <w:tcPr>
            <w:tcW w:w="3960" w:type="dxa"/>
          </w:tcPr>
          <w:p w14:paraId="757F8C2C" w14:textId="77777777" w:rsidR="00E051A0" w:rsidRDefault="00E051A0" w:rsidP="00E051A0">
            <w:pPr>
              <w:pStyle w:val="EngInd"/>
            </w:pPr>
            <w:r>
              <w:t>and Og, [the] king of Bashan,</w:t>
            </w:r>
          </w:p>
          <w:p w14:paraId="3BE737B8" w14:textId="1D05B174" w:rsidR="00D31F38" w:rsidRPr="00597158" w:rsidRDefault="00E051A0" w:rsidP="00E051A0">
            <w:pPr>
              <w:pStyle w:val="EngIndEnd"/>
              <w:rPr>
                <w:szCs w:val="20"/>
              </w:rPr>
            </w:pPr>
            <w:r>
              <w:t>Alleluia: for His mercy endures forever,</w:t>
            </w:r>
          </w:p>
        </w:tc>
        <w:tc>
          <w:tcPr>
            <w:tcW w:w="288" w:type="dxa"/>
          </w:tcPr>
          <w:p w14:paraId="3051504E" w14:textId="77777777" w:rsidR="00D31F38" w:rsidRDefault="00D31F38" w:rsidP="00E35F1F"/>
        </w:tc>
        <w:tc>
          <w:tcPr>
            <w:tcW w:w="288" w:type="dxa"/>
          </w:tcPr>
          <w:p w14:paraId="3A829E99" w14:textId="77777777" w:rsidR="00D31F38" w:rsidRDefault="00D31F38" w:rsidP="00E35F1F">
            <w:pPr>
              <w:pStyle w:val="CopticCross"/>
            </w:pPr>
            <w:r>
              <w:t>¿</w:t>
            </w:r>
          </w:p>
        </w:tc>
        <w:tc>
          <w:tcPr>
            <w:tcW w:w="3960" w:type="dxa"/>
          </w:tcPr>
          <w:p w14:paraId="400B1A64" w14:textId="77777777" w:rsidR="00D31F38" w:rsidRDefault="00D31F38" w:rsidP="00E35F1F">
            <w:pPr>
              <w:pStyle w:val="CopticInd"/>
            </w:pPr>
            <w:r w:rsidRPr="00597158">
              <w:t xml:space="preserve">Ⲛⲉⲙ Ⲱⲅ ⲡ̀ⲟⲩⲣⲟ ⲛ̀ⲧⲉ Ⲑ̀̀ⲃⲁⲥⲁⲛ </w:t>
            </w:r>
          </w:p>
          <w:p w14:paraId="05003AC2" w14:textId="77777777" w:rsidR="00D31F38" w:rsidRPr="00597158" w:rsidRDefault="00D31F38" w:rsidP="00E35F1F">
            <w:pPr>
              <w:pStyle w:val="CoptIndEnd"/>
            </w:pPr>
            <w:r w:rsidRPr="00597158">
              <w:t>ⲁⲗⲗⲏⲗⲟⲩⲓ̀ⲁ ϫⲉ ⲡⲉϥⲛⲁⲓ ϣⲟⲡ ϣⲁ ⲉ̀ⲛⲉϩ.</w:t>
            </w:r>
          </w:p>
        </w:tc>
      </w:tr>
      <w:tr w:rsidR="00D31F38" w14:paraId="7AADA0E1" w14:textId="77777777" w:rsidTr="00E35F1F">
        <w:trPr>
          <w:cantSplit/>
          <w:jc w:val="center"/>
        </w:trPr>
        <w:tc>
          <w:tcPr>
            <w:tcW w:w="288" w:type="dxa"/>
          </w:tcPr>
          <w:p w14:paraId="0C2DEB36" w14:textId="77777777" w:rsidR="00D31F38" w:rsidRDefault="00D31F38" w:rsidP="00E35F1F">
            <w:pPr>
              <w:pStyle w:val="CopticCross"/>
            </w:pPr>
          </w:p>
        </w:tc>
        <w:tc>
          <w:tcPr>
            <w:tcW w:w="3960" w:type="dxa"/>
          </w:tcPr>
          <w:p w14:paraId="5E272013" w14:textId="77777777" w:rsidR="00E051A0" w:rsidRDefault="00E051A0" w:rsidP="00E051A0">
            <w:pPr>
              <w:pStyle w:val="EngInd"/>
            </w:pPr>
            <w:r>
              <w:t>and gave their land as a heritage,</w:t>
            </w:r>
          </w:p>
          <w:p w14:paraId="5307AF7E" w14:textId="210527A5" w:rsidR="00D31F38" w:rsidRPr="00597158" w:rsidRDefault="00E051A0" w:rsidP="00E051A0">
            <w:pPr>
              <w:pStyle w:val="EngIndEnd"/>
              <w:rPr>
                <w:szCs w:val="20"/>
              </w:rPr>
            </w:pPr>
            <w:r>
              <w:t>Alleluia: for His mercy endures forever,</w:t>
            </w:r>
          </w:p>
        </w:tc>
        <w:tc>
          <w:tcPr>
            <w:tcW w:w="288" w:type="dxa"/>
          </w:tcPr>
          <w:p w14:paraId="68E46457" w14:textId="77777777" w:rsidR="00D31F38" w:rsidRDefault="00D31F38" w:rsidP="00E35F1F"/>
        </w:tc>
        <w:tc>
          <w:tcPr>
            <w:tcW w:w="288" w:type="dxa"/>
          </w:tcPr>
          <w:p w14:paraId="1CEA4934" w14:textId="77777777" w:rsidR="00D31F38" w:rsidRDefault="00D31F38" w:rsidP="00E35F1F">
            <w:pPr>
              <w:pStyle w:val="CopticCross"/>
            </w:pPr>
          </w:p>
        </w:tc>
        <w:tc>
          <w:tcPr>
            <w:tcW w:w="3960" w:type="dxa"/>
          </w:tcPr>
          <w:p w14:paraId="6307236F" w14:textId="77777777" w:rsidR="00D31F38" w:rsidRDefault="00D31F38" w:rsidP="00E35F1F">
            <w:pPr>
              <w:pStyle w:val="CopticInd"/>
            </w:pPr>
            <w:r w:rsidRPr="00597158">
              <w:t>Ⲁϥϯ ⲙ̀ⲡⲟⲩⲕⲁϩⲓ ⲉⲩⲕ̀ⲗⲏⲣⲟⲛⲟⲙⲓⲁ̀ ⲙ̀ⲡⲉϥⲃⲱⲕ Ⲡⲓⲥ̅ⲗ</w:t>
            </w:r>
          </w:p>
          <w:p w14:paraId="23E74779" w14:textId="77777777" w:rsidR="00D31F38" w:rsidRPr="00597158" w:rsidRDefault="00D31F38" w:rsidP="00E35F1F">
            <w:pPr>
              <w:pStyle w:val="CoptIndEnd"/>
            </w:pPr>
            <w:r w:rsidRPr="00597158">
              <w:t>ⲁⲗⲗⲏⲗⲟⲩⲓ̀ⲁ</w:t>
            </w:r>
            <w:r>
              <w:t xml:space="preserve"> </w:t>
            </w:r>
            <w:r w:rsidRPr="00597158">
              <w:t>ϫⲉ ⲡⲉϥⲛⲁⲓ ϣⲟⲡ ϣⲁ ⲉ̀ⲛⲉϩ.</w:t>
            </w:r>
          </w:p>
        </w:tc>
      </w:tr>
      <w:tr w:rsidR="00D31F38" w14:paraId="150B61D2" w14:textId="77777777" w:rsidTr="00E35F1F">
        <w:trPr>
          <w:cantSplit/>
          <w:jc w:val="center"/>
        </w:trPr>
        <w:tc>
          <w:tcPr>
            <w:tcW w:w="288" w:type="dxa"/>
          </w:tcPr>
          <w:p w14:paraId="7201D338" w14:textId="77777777" w:rsidR="00D31F38" w:rsidRDefault="00D31F38" w:rsidP="00E35F1F">
            <w:pPr>
              <w:pStyle w:val="CopticCross"/>
            </w:pPr>
            <w:r>
              <w:t>¿</w:t>
            </w:r>
          </w:p>
        </w:tc>
        <w:tc>
          <w:tcPr>
            <w:tcW w:w="3960" w:type="dxa"/>
          </w:tcPr>
          <w:p w14:paraId="7C192BCE" w14:textId="77777777" w:rsidR="00E051A0" w:rsidRDefault="00E051A0" w:rsidP="00E051A0">
            <w:pPr>
              <w:pStyle w:val="EngInd"/>
            </w:pPr>
            <w:r>
              <w:t>a heritage to His servant Israel,</w:t>
            </w:r>
          </w:p>
          <w:p w14:paraId="642EF70F" w14:textId="1E353DF7" w:rsidR="00D31F38" w:rsidRPr="00597158" w:rsidRDefault="00E051A0" w:rsidP="00E051A0">
            <w:pPr>
              <w:pStyle w:val="EngIndEnd"/>
            </w:pPr>
            <w:r>
              <w:t>Alleluia: for His mercy endures forever.</w:t>
            </w:r>
          </w:p>
        </w:tc>
        <w:tc>
          <w:tcPr>
            <w:tcW w:w="288" w:type="dxa"/>
          </w:tcPr>
          <w:p w14:paraId="78C8DE67" w14:textId="77777777" w:rsidR="00D31F38" w:rsidRDefault="00D31F38" w:rsidP="00E35F1F"/>
        </w:tc>
        <w:tc>
          <w:tcPr>
            <w:tcW w:w="288" w:type="dxa"/>
          </w:tcPr>
          <w:p w14:paraId="4D08FB18" w14:textId="77777777" w:rsidR="00D31F38" w:rsidRDefault="00D31F38" w:rsidP="00E35F1F">
            <w:pPr>
              <w:pStyle w:val="CopticCross"/>
            </w:pPr>
            <w:r>
              <w:t>¿</w:t>
            </w:r>
          </w:p>
        </w:tc>
        <w:tc>
          <w:tcPr>
            <w:tcW w:w="3960" w:type="dxa"/>
          </w:tcPr>
          <w:p w14:paraId="6C95B44A" w14:textId="77777777" w:rsidR="00D31F38" w:rsidRDefault="00D31F38" w:rsidP="00E35F1F">
            <w:pPr>
              <w:pStyle w:val="CopticInd"/>
            </w:pPr>
            <w:commentRangeStart w:id="410"/>
            <w:r w:rsidRPr="00FC3604">
              <w:t>Ⲉⲩⲕ̀ⲗⲏⲣⲟⲛⲟⲙⲓⲁ̀ ⲙ̀ⲡⲉϥⲃⲱⲕ ⲡⲓⲥ̅ⲗ̅</w:t>
            </w:r>
            <w:r w:rsidRPr="00597158">
              <w:t xml:space="preserve"> </w:t>
            </w:r>
            <w:commentRangeEnd w:id="410"/>
            <w:r>
              <w:rPr>
                <w:rStyle w:val="CommentReference"/>
                <w:rFonts w:ascii="Garamond" w:hAnsi="Garamond" w:cstheme="minorBidi"/>
                <w:noProof w:val="0"/>
                <w:lang w:val="en-CA"/>
              </w:rPr>
              <w:commentReference w:id="410"/>
            </w:r>
          </w:p>
          <w:p w14:paraId="46325C4A" w14:textId="77777777" w:rsidR="00D31F38" w:rsidRPr="00597158" w:rsidRDefault="00D31F38" w:rsidP="00E35F1F">
            <w:pPr>
              <w:pStyle w:val="CoptIndEnd"/>
            </w:pPr>
            <w:r w:rsidRPr="00597158">
              <w:t>ⲁⲗⲗⲏⲗⲟⲩⲓ̀ⲁ ϫⲉ ⲡⲉϥⲛⲁⲓ ϣⲟⲡ ϣⲁ ⲉ̀ⲛⲉϩ.</w:t>
            </w:r>
          </w:p>
        </w:tc>
      </w:tr>
      <w:tr w:rsidR="00D31F38" w14:paraId="1316E3D3" w14:textId="77777777" w:rsidTr="00E35F1F">
        <w:trPr>
          <w:cantSplit/>
          <w:jc w:val="center"/>
        </w:trPr>
        <w:tc>
          <w:tcPr>
            <w:tcW w:w="288" w:type="dxa"/>
          </w:tcPr>
          <w:p w14:paraId="70B46E15" w14:textId="77777777" w:rsidR="00D31F38" w:rsidRDefault="00D31F38" w:rsidP="00E35F1F">
            <w:pPr>
              <w:pStyle w:val="CopticCross"/>
            </w:pPr>
          </w:p>
        </w:tc>
        <w:tc>
          <w:tcPr>
            <w:tcW w:w="3960" w:type="dxa"/>
          </w:tcPr>
          <w:p w14:paraId="67F64807" w14:textId="77777777" w:rsidR="00E051A0" w:rsidRDefault="00E051A0" w:rsidP="00E051A0">
            <w:pPr>
              <w:pStyle w:val="EngInd"/>
            </w:pPr>
            <w:r>
              <w:t>For the Lord remembers us in our humiliation,</w:t>
            </w:r>
          </w:p>
          <w:p w14:paraId="1896E114" w14:textId="0A1F6EE4" w:rsidR="00D31F38" w:rsidRPr="00597158" w:rsidRDefault="00E051A0" w:rsidP="00E051A0">
            <w:pPr>
              <w:pStyle w:val="EngIndEnd"/>
            </w:pPr>
            <w:r>
              <w:t>Alleluia: for His mercy endures forever;</w:t>
            </w:r>
          </w:p>
        </w:tc>
        <w:tc>
          <w:tcPr>
            <w:tcW w:w="288" w:type="dxa"/>
          </w:tcPr>
          <w:p w14:paraId="6F4585B1" w14:textId="77777777" w:rsidR="00D31F38" w:rsidRDefault="00D31F38" w:rsidP="00E35F1F"/>
        </w:tc>
        <w:tc>
          <w:tcPr>
            <w:tcW w:w="288" w:type="dxa"/>
          </w:tcPr>
          <w:p w14:paraId="5926D7CD" w14:textId="77777777" w:rsidR="00D31F38" w:rsidRDefault="00D31F38" w:rsidP="00E35F1F">
            <w:pPr>
              <w:pStyle w:val="CopticCross"/>
            </w:pPr>
          </w:p>
        </w:tc>
        <w:tc>
          <w:tcPr>
            <w:tcW w:w="3960" w:type="dxa"/>
          </w:tcPr>
          <w:p w14:paraId="4231C118" w14:textId="77777777" w:rsidR="00D31F38" w:rsidRDefault="00D31F38" w:rsidP="00E35F1F">
            <w:pPr>
              <w:pStyle w:val="CopticInd"/>
            </w:pPr>
            <w:r w:rsidRPr="00597158">
              <w:t xml:space="preserve">Ⲛ̀ϩ̀ⲣⲏⲓ ϧⲉⲛ ⲡⲉⲛⲑⲉⲃⲓⲟ̀ ⲁϥⲉⲣⲡⲉⲛⲙⲉⲩⲓ̀ ⲛ̀ϫⲉ Ⲡⲟ̅ⲥ̅ </w:t>
            </w:r>
          </w:p>
          <w:p w14:paraId="09C98599" w14:textId="77777777" w:rsidR="00D31F38" w:rsidRPr="00597158" w:rsidRDefault="00D31F38" w:rsidP="00E35F1F">
            <w:pPr>
              <w:pStyle w:val="CoptIndEnd"/>
            </w:pPr>
            <w:r w:rsidRPr="00597158">
              <w:t>ⲁⲗⲗⲏⲗⲟⲩⲓ̀ⲁ ϫⲉ ⲡⲉϥⲛⲁⲓ ϣⲟⲡ ϣⲁ ⲉ̀ⲛⲉϩ.</w:t>
            </w:r>
          </w:p>
        </w:tc>
      </w:tr>
      <w:tr w:rsidR="00D31F38" w14:paraId="77605D2C" w14:textId="77777777" w:rsidTr="00E35F1F">
        <w:trPr>
          <w:cantSplit/>
          <w:jc w:val="center"/>
        </w:trPr>
        <w:tc>
          <w:tcPr>
            <w:tcW w:w="288" w:type="dxa"/>
          </w:tcPr>
          <w:p w14:paraId="702ED3B1" w14:textId="77777777" w:rsidR="00D31F38" w:rsidRDefault="00D31F38" w:rsidP="00E35F1F">
            <w:pPr>
              <w:pStyle w:val="CopticCross"/>
            </w:pPr>
            <w:r>
              <w:t>¿</w:t>
            </w:r>
          </w:p>
        </w:tc>
        <w:tc>
          <w:tcPr>
            <w:tcW w:w="3960" w:type="dxa"/>
          </w:tcPr>
          <w:p w14:paraId="3665389A" w14:textId="77777777" w:rsidR="00E051A0" w:rsidRDefault="00E051A0" w:rsidP="00E051A0">
            <w:pPr>
              <w:pStyle w:val="EngInd"/>
            </w:pPr>
            <w:r>
              <w:t>and redeemed us from our enemies,</w:t>
            </w:r>
          </w:p>
          <w:p w14:paraId="66752771" w14:textId="1F4AA356" w:rsidR="00D31F38" w:rsidRPr="00597158" w:rsidRDefault="00E051A0" w:rsidP="00E051A0">
            <w:pPr>
              <w:pStyle w:val="EngIndEnd"/>
            </w:pPr>
            <w:r>
              <w:t>Alleluia: for His mercy endures forever;</w:t>
            </w:r>
          </w:p>
        </w:tc>
        <w:tc>
          <w:tcPr>
            <w:tcW w:w="288" w:type="dxa"/>
          </w:tcPr>
          <w:p w14:paraId="3776FDB5" w14:textId="77777777" w:rsidR="00D31F38" w:rsidRDefault="00D31F38" w:rsidP="00E35F1F"/>
        </w:tc>
        <w:tc>
          <w:tcPr>
            <w:tcW w:w="288" w:type="dxa"/>
          </w:tcPr>
          <w:p w14:paraId="6AEFD28E" w14:textId="77777777" w:rsidR="00D31F38" w:rsidRDefault="00D31F38" w:rsidP="00E35F1F">
            <w:pPr>
              <w:pStyle w:val="CopticCross"/>
            </w:pPr>
            <w:r>
              <w:t>¿</w:t>
            </w:r>
          </w:p>
        </w:tc>
        <w:tc>
          <w:tcPr>
            <w:tcW w:w="3960" w:type="dxa"/>
          </w:tcPr>
          <w:p w14:paraId="0D6D8E92" w14:textId="77777777" w:rsidR="00D31F38" w:rsidRDefault="00D31F38" w:rsidP="00E35F1F">
            <w:pPr>
              <w:pStyle w:val="CopticInd"/>
            </w:pPr>
            <w:r w:rsidRPr="00597158">
              <w:t xml:space="preserve">Ⲟⲩⲟϩ ⲁϥⲥⲟⲧⲧⲉⲛ ⲉ̀ⲃⲟⲗϧⲉⲛ ⲛⲉⲛϫⲓϫ ⲛ̀ⲧⲉ ⲛⲉⲛϫⲁϫⲓ </w:t>
            </w:r>
          </w:p>
          <w:p w14:paraId="3F03299E" w14:textId="77777777" w:rsidR="00D31F38" w:rsidRPr="00597158" w:rsidRDefault="00D31F38" w:rsidP="00E35F1F">
            <w:pPr>
              <w:pStyle w:val="CoptIndEnd"/>
            </w:pPr>
            <w:r w:rsidRPr="00597158">
              <w:t>ⲁⲗⲗⲏⲗⲟⲩⲓ̀ⲁ ϫⲉ ⲡⲉϥⲛⲁⲓ ϣⲟⲡ ϣⲁ ⲉ̀ⲛⲉϩ.</w:t>
            </w:r>
          </w:p>
        </w:tc>
      </w:tr>
      <w:tr w:rsidR="00D31F38" w14:paraId="2CEE5BAC" w14:textId="77777777" w:rsidTr="00E35F1F">
        <w:trPr>
          <w:cantSplit/>
          <w:jc w:val="center"/>
        </w:trPr>
        <w:tc>
          <w:tcPr>
            <w:tcW w:w="288" w:type="dxa"/>
          </w:tcPr>
          <w:p w14:paraId="46E36BD4" w14:textId="77777777" w:rsidR="00D31F38" w:rsidRDefault="00D31F38" w:rsidP="00E35F1F">
            <w:pPr>
              <w:pStyle w:val="CopticCross"/>
            </w:pPr>
          </w:p>
        </w:tc>
        <w:tc>
          <w:tcPr>
            <w:tcW w:w="3960" w:type="dxa"/>
          </w:tcPr>
          <w:p w14:paraId="53113C91" w14:textId="77777777" w:rsidR="00E051A0" w:rsidRDefault="00E051A0" w:rsidP="00E051A0">
            <w:pPr>
              <w:pStyle w:val="EngInd"/>
            </w:pPr>
            <w:r>
              <w:t>Who gives food to all flesh,</w:t>
            </w:r>
          </w:p>
          <w:p w14:paraId="7AFDE7E7" w14:textId="5258CDD9" w:rsidR="00D31F38" w:rsidRPr="00597158" w:rsidRDefault="00E051A0" w:rsidP="00E051A0">
            <w:pPr>
              <w:pStyle w:val="EngIndEnd"/>
            </w:pPr>
            <w:r>
              <w:t>Alleluia: for His mercy endures forever.</w:t>
            </w:r>
          </w:p>
        </w:tc>
        <w:tc>
          <w:tcPr>
            <w:tcW w:w="288" w:type="dxa"/>
          </w:tcPr>
          <w:p w14:paraId="79B68838" w14:textId="77777777" w:rsidR="00D31F38" w:rsidRDefault="00D31F38" w:rsidP="00E35F1F"/>
        </w:tc>
        <w:tc>
          <w:tcPr>
            <w:tcW w:w="288" w:type="dxa"/>
          </w:tcPr>
          <w:p w14:paraId="6A94BD8F" w14:textId="77777777" w:rsidR="00D31F38" w:rsidRDefault="00D31F38" w:rsidP="00E35F1F">
            <w:pPr>
              <w:pStyle w:val="CopticCross"/>
            </w:pPr>
          </w:p>
        </w:tc>
        <w:tc>
          <w:tcPr>
            <w:tcW w:w="3960" w:type="dxa"/>
          </w:tcPr>
          <w:p w14:paraId="67390278" w14:textId="77777777" w:rsidR="00D31F38" w:rsidRDefault="00D31F38" w:rsidP="00E35F1F">
            <w:pPr>
              <w:pStyle w:val="CopticInd"/>
            </w:pPr>
            <w:r w:rsidRPr="00597158">
              <w:t xml:space="preserve">Ⲫⲏⲉⲧϯ ϧ̀ⲣⲉ ⲛ̀ⲥⲁⲣⲝ ⲛⲓⲃⲉⲛ ⲉⲧⲟⲛϧ </w:t>
            </w:r>
          </w:p>
          <w:p w14:paraId="1120A889" w14:textId="77777777" w:rsidR="00D31F38" w:rsidRPr="00597158" w:rsidRDefault="00D31F38" w:rsidP="00E35F1F">
            <w:pPr>
              <w:pStyle w:val="CoptIndEnd"/>
            </w:pPr>
            <w:r w:rsidRPr="00597158">
              <w:t>ⲁⲗⲗⲏⲗⲟⲩⲓ̀ⲁ ϫⲉ ⲡⲉϥⲛⲁⲓ ϣⲟⲡ ϣⲁ ⲉ̀ⲛⲉϩ.</w:t>
            </w:r>
          </w:p>
        </w:tc>
      </w:tr>
      <w:tr w:rsidR="00D31F38" w14:paraId="44202957" w14:textId="77777777" w:rsidTr="00E35F1F">
        <w:trPr>
          <w:cantSplit/>
          <w:jc w:val="center"/>
        </w:trPr>
        <w:tc>
          <w:tcPr>
            <w:tcW w:w="288" w:type="dxa"/>
          </w:tcPr>
          <w:p w14:paraId="4F3FAF66" w14:textId="77777777" w:rsidR="00D31F38" w:rsidRDefault="00D31F38" w:rsidP="00E35F1F">
            <w:pPr>
              <w:pStyle w:val="CopticCross"/>
            </w:pPr>
            <w:r>
              <w:t>¿</w:t>
            </w:r>
          </w:p>
        </w:tc>
        <w:tc>
          <w:tcPr>
            <w:tcW w:w="3960" w:type="dxa"/>
          </w:tcPr>
          <w:p w14:paraId="33A394F2" w14:textId="77777777" w:rsidR="00E051A0" w:rsidRDefault="00E051A0" w:rsidP="00E051A0">
            <w:pPr>
              <w:pStyle w:val="EngInd"/>
            </w:pPr>
            <w:r>
              <w:t>O confess the God of Heaven,</w:t>
            </w:r>
          </w:p>
          <w:p w14:paraId="6F78E5EE" w14:textId="6B085627" w:rsidR="00D31F38" w:rsidRPr="00597158" w:rsidRDefault="00E051A0" w:rsidP="00E051A0">
            <w:pPr>
              <w:pStyle w:val="EngIndEnd"/>
              <w:rPr>
                <w:szCs w:val="20"/>
              </w:rPr>
            </w:pPr>
            <w:r>
              <w:t>Alleluia: for His mercy endures forever;</w:t>
            </w:r>
          </w:p>
        </w:tc>
        <w:tc>
          <w:tcPr>
            <w:tcW w:w="288" w:type="dxa"/>
          </w:tcPr>
          <w:p w14:paraId="0C19D06D" w14:textId="77777777" w:rsidR="00D31F38" w:rsidRDefault="00D31F38" w:rsidP="00E35F1F"/>
        </w:tc>
        <w:tc>
          <w:tcPr>
            <w:tcW w:w="288" w:type="dxa"/>
          </w:tcPr>
          <w:p w14:paraId="555DADE7" w14:textId="77777777" w:rsidR="00D31F38" w:rsidRDefault="00D31F38" w:rsidP="00E35F1F">
            <w:pPr>
              <w:pStyle w:val="CopticCross"/>
            </w:pPr>
            <w:r>
              <w:t>¿</w:t>
            </w:r>
          </w:p>
        </w:tc>
        <w:tc>
          <w:tcPr>
            <w:tcW w:w="3960" w:type="dxa"/>
          </w:tcPr>
          <w:p w14:paraId="05E55BA0" w14:textId="77777777" w:rsidR="00D31F38" w:rsidRDefault="00D31F38" w:rsidP="00E35F1F">
            <w:pPr>
              <w:pStyle w:val="CopticInd"/>
            </w:pPr>
            <w:r w:rsidRPr="00597158">
              <w:t xml:space="preserve">Ⲟⲩⲱⲛϩ ⲉ̀ⲃⲟⲗ ⲙ̀Ⲫϯ ⲛ̀ⲧⲉ ⲧ̀ⲫⲉ </w:t>
            </w:r>
          </w:p>
          <w:p w14:paraId="4AF8C165" w14:textId="77777777" w:rsidR="00D31F38" w:rsidRPr="00597158" w:rsidRDefault="00D31F38" w:rsidP="00E35F1F">
            <w:pPr>
              <w:pStyle w:val="CoptIndEnd"/>
            </w:pPr>
            <w:r w:rsidRPr="00597158">
              <w:t>ⲁⲗⲗⲏⲗⲟⲩⲓ̀ⲁ ϫⲉ ⲡⲉϥⲛⲁⲓ ϣⲟⲡ ϣⲁ ⲉ̀ⲛⲉϩ.</w:t>
            </w:r>
          </w:p>
        </w:tc>
      </w:tr>
      <w:tr w:rsidR="00D31F38" w14:paraId="489EFA5F" w14:textId="77777777" w:rsidTr="00E35F1F">
        <w:trPr>
          <w:cantSplit/>
          <w:jc w:val="center"/>
        </w:trPr>
        <w:tc>
          <w:tcPr>
            <w:tcW w:w="288" w:type="dxa"/>
          </w:tcPr>
          <w:p w14:paraId="20DECCCB" w14:textId="77777777" w:rsidR="00D31F38" w:rsidRDefault="00D31F38" w:rsidP="00E35F1F">
            <w:pPr>
              <w:pStyle w:val="CopticCross"/>
            </w:pPr>
          </w:p>
        </w:tc>
        <w:tc>
          <w:tcPr>
            <w:tcW w:w="3960" w:type="dxa"/>
          </w:tcPr>
          <w:p w14:paraId="531E5F49" w14:textId="77777777" w:rsidR="00E051A0" w:rsidRDefault="00E051A0" w:rsidP="00E051A0">
            <w:pPr>
              <w:pStyle w:val="EngInd"/>
            </w:pPr>
            <w:r>
              <w:t>O confess the Lord of Lords, [for He is good] ;</w:t>
            </w:r>
          </w:p>
          <w:p w14:paraId="61BE160A" w14:textId="70D2650E" w:rsidR="00D31F38" w:rsidRPr="00597158" w:rsidRDefault="00E051A0" w:rsidP="00E051A0">
            <w:pPr>
              <w:pStyle w:val="EngIndEnd"/>
            </w:pPr>
            <w:r>
              <w:t>Alleluia: for His mercy endures forever.</w:t>
            </w:r>
          </w:p>
        </w:tc>
        <w:tc>
          <w:tcPr>
            <w:tcW w:w="288" w:type="dxa"/>
          </w:tcPr>
          <w:p w14:paraId="54606196" w14:textId="77777777" w:rsidR="00D31F38" w:rsidRDefault="00D31F38" w:rsidP="00E35F1F"/>
        </w:tc>
        <w:tc>
          <w:tcPr>
            <w:tcW w:w="288" w:type="dxa"/>
          </w:tcPr>
          <w:p w14:paraId="108C9D2C" w14:textId="77777777" w:rsidR="00D31F38" w:rsidRDefault="00D31F38" w:rsidP="00E35F1F">
            <w:pPr>
              <w:pStyle w:val="CopticCross"/>
            </w:pPr>
          </w:p>
        </w:tc>
        <w:tc>
          <w:tcPr>
            <w:tcW w:w="3960" w:type="dxa"/>
          </w:tcPr>
          <w:p w14:paraId="7D76671D" w14:textId="77777777" w:rsidR="00D31F38" w:rsidRDefault="00D31F38" w:rsidP="00E35F1F">
            <w:pPr>
              <w:pStyle w:val="CopticInd"/>
            </w:pPr>
            <w:r w:rsidRPr="00597158">
              <w:t xml:space="preserve">Ⲟⲩⲱⲛϩ ⲉ̀ⲃⲟⲗ ⲙ̀Ⲡⲟ̅ⲥ̅ ⲛ̀ⲧⲉ ⲛⲓⲟ̅ⲥ̅ ϫⲉ ⲟⲩⲭ̀ⲣⲏⲥⲧⲟⲥ ⲟⲩⲁ̀ⲅⲁⲑⲟⲥ ⲡⲉ </w:t>
            </w:r>
          </w:p>
          <w:p w14:paraId="425EC456" w14:textId="77777777" w:rsidR="00D31F38" w:rsidRPr="00597158" w:rsidRDefault="00D31F38" w:rsidP="00E35F1F">
            <w:pPr>
              <w:pStyle w:val="CoptIndEnd"/>
            </w:pPr>
            <w:r w:rsidRPr="00597158">
              <w:t>ⲁⲗⲗⲏⲗⲟⲩⲓ̀ⲁ ϫⲉ ⲡⲉϥⲛⲁⲓ ϣⲟⲡ ϣⲁ ⲉ̀ⲛⲉϩ.</w:t>
            </w:r>
          </w:p>
        </w:tc>
      </w:tr>
    </w:tbl>
    <w:p w14:paraId="15F7F444" w14:textId="20AF1A56" w:rsidR="00D31F38" w:rsidRDefault="00D31F38" w:rsidP="00D31F38">
      <w:pPr>
        <w:pStyle w:val="Heading5"/>
      </w:pPr>
      <w:bookmarkStart w:id="411" w:name="_Toc297322056"/>
      <w:bookmarkStart w:id="412" w:name="_Toc297407701"/>
      <w:bookmarkStart w:id="413" w:name="_Toc298445753"/>
      <w:bookmarkStart w:id="414" w:name="_Toc298681236"/>
      <w:bookmarkStart w:id="415" w:name="_Toc298447478"/>
      <w:r>
        <w:t>Psali Adam</w:t>
      </w:r>
      <w:bookmarkEnd w:id="411"/>
      <w:bookmarkEnd w:id="412"/>
      <w:bookmarkEnd w:id="413"/>
      <w:bookmarkEnd w:id="414"/>
      <w:bookmarkEnd w:id="415"/>
      <w:r w:rsidR="009E143A">
        <w:t xml:space="preserve"> on the Second Canticle</w:t>
      </w:r>
    </w:p>
    <w:p w14:paraId="6462A1CD" w14:textId="77777777" w:rsidR="00D31F38" w:rsidRDefault="00D31F38" w:rsidP="00D31F38">
      <w:pPr>
        <w:pStyle w:val="Heading5non-TOC"/>
      </w:pPr>
      <w:r w:rsidRPr="00D175BB">
        <w:t>Ⲯⲁⲗⲓ Ⲁ̀ⲇⲁⲙ</w:t>
      </w:r>
    </w:p>
    <w:p w14:paraId="36E63227" w14:textId="5BFE8F7C" w:rsidR="00D31F38" w:rsidRDefault="00D31F38" w:rsidP="00D31F38">
      <w:pPr>
        <w:pStyle w:val="Rubric"/>
      </w:pPr>
      <w:r>
        <w:t xml:space="preserve">During the month of Koiak, a different Psali Adam, page </w:t>
      </w:r>
      <w:r>
        <w:fldChar w:fldCharType="begin"/>
      </w:r>
      <w:r>
        <w:instrText xml:space="preserve"> PAGEREF _Ref435645565 \h </w:instrText>
      </w:r>
      <w:r>
        <w:fldChar w:fldCharType="separate"/>
      </w:r>
      <w:r w:rsidR="00044A4C">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46A5C01" w14:textId="77777777" w:rsidTr="00E35F1F">
        <w:trPr>
          <w:cantSplit/>
          <w:jc w:val="center"/>
        </w:trPr>
        <w:tc>
          <w:tcPr>
            <w:tcW w:w="288" w:type="dxa"/>
          </w:tcPr>
          <w:p w14:paraId="381EE599" w14:textId="77777777" w:rsidR="00D31F38" w:rsidRDefault="00D31F38" w:rsidP="00E35F1F">
            <w:pPr>
              <w:pStyle w:val="CopticCross"/>
            </w:pPr>
            <w:r>
              <w:t>¿</w:t>
            </w:r>
          </w:p>
        </w:tc>
        <w:tc>
          <w:tcPr>
            <w:tcW w:w="3960" w:type="dxa"/>
          </w:tcPr>
          <w:p w14:paraId="145AF9D9" w14:textId="77777777" w:rsidR="00D31F38" w:rsidRDefault="00D31F38" w:rsidP="00E35F1F">
            <w:pPr>
              <w:pStyle w:val="EngInd"/>
              <w:rPr>
                <w:szCs w:val="20"/>
              </w:rPr>
            </w:pPr>
            <w:r w:rsidRPr="004C0CA2">
              <w:t xml:space="preserve">Let us </w:t>
            </w:r>
            <w:r>
              <w:t>confess</w:t>
            </w:r>
            <w:r w:rsidRPr="004C0CA2">
              <w:t xml:space="preserve"> Christ our God,</w:t>
            </w:r>
          </w:p>
          <w:p w14:paraId="012FB674" w14:textId="77777777" w:rsidR="00D31F38" w:rsidRPr="004C0CA2" w:rsidRDefault="00D31F38" w:rsidP="00E35F1F">
            <w:pPr>
              <w:pStyle w:val="EngIndEnd"/>
              <w:rPr>
                <w:szCs w:val="20"/>
              </w:rPr>
            </w:pPr>
            <w:r w:rsidRPr="004C0CA2">
              <w:t>With David the prophet and the psalmist.</w:t>
            </w:r>
          </w:p>
        </w:tc>
        <w:tc>
          <w:tcPr>
            <w:tcW w:w="288" w:type="dxa"/>
          </w:tcPr>
          <w:p w14:paraId="1E773198" w14:textId="77777777" w:rsidR="00D31F38" w:rsidRDefault="00D31F38" w:rsidP="00E35F1F">
            <w:pPr>
              <w:pStyle w:val="CopticCross"/>
            </w:pPr>
          </w:p>
        </w:tc>
        <w:tc>
          <w:tcPr>
            <w:tcW w:w="288" w:type="dxa"/>
          </w:tcPr>
          <w:p w14:paraId="5DB66990" w14:textId="77777777" w:rsidR="00D31F38" w:rsidRDefault="00D31F38" w:rsidP="00E35F1F">
            <w:pPr>
              <w:pStyle w:val="CopticCross"/>
            </w:pPr>
            <w:r>
              <w:t>¿</w:t>
            </w:r>
          </w:p>
        </w:tc>
        <w:tc>
          <w:tcPr>
            <w:tcW w:w="3960" w:type="dxa"/>
          </w:tcPr>
          <w:p w14:paraId="39FC9A62" w14:textId="77777777" w:rsidR="00D31F38" w:rsidRDefault="00D31F38" w:rsidP="00E35F1F">
            <w:pPr>
              <w:pStyle w:val="CopticInd"/>
            </w:pPr>
            <w:r w:rsidRPr="000A5E47">
              <w:t>Ⲙⲁⲣⲉⲛⲟⲩⲱⲛϩ ⲉ̀ⲃⲟⲗ ⲙ̀Ⲡⲓⲭ̀ⲣⲏⲥⲧⲟⲥ Ⲡⲉⲛⲛⲟⲩϯ</w:t>
            </w:r>
          </w:p>
          <w:p w14:paraId="2ABB7453" w14:textId="77777777" w:rsidR="00D31F38" w:rsidRDefault="00D31F38" w:rsidP="00E35F1F">
            <w:pPr>
              <w:pStyle w:val="CoptIndEnd"/>
            </w:pPr>
            <w:r w:rsidRPr="000A5E47">
              <w:t>ⲛⲉⲙ ⲡⲓⲉⲣⲟⲯⲁⲗⲧⲏⲥ Ⲇⲁⲩⲓⲇ ⲡⲓⲡ̀ⲣⲟⲫⲏⲧⲏⲥ</w:t>
            </w:r>
            <w:r>
              <w:t>.</w:t>
            </w:r>
          </w:p>
        </w:tc>
      </w:tr>
      <w:tr w:rsidR="00D31F38" w14:paraId="1D6A00BD" w14:textId="77777777" w:rsidTr="00E35F1F">
        <w:trPr>
          <w:cantSplit/>
          <w:jc w:val="center"/>
        </w:trPr>
        <w:tc>
          <w:tcPr>
            <w:tcW w:w="288" w:type="dxa"/>
          </w:tcPr>
          <w:p w14:paraId="2F5899FC" w14:textId="77777777" w:rsidR="00D31F38" w:rsidRDefault="00D31F38" w:rsidP="00E35F1F">
            <w:pPr>
              <w:pStyle w:val="CopticCross"/>
            </w:pPr>
          </w:p>
        </w:tc>
        <w:tc>
          <w:tcPr>
            <w:tcW w:w="3960" w:type="dxa"/>
          </w:tcPr>
          <w:p w14:paraId="751829B1" w14:textId="77777777" w:rsidR="00D31F38" w:rsidRDefault="00D31F38" w:rsidP="00E35F1F">
            <w:pPr>
              <w:pStyle w:val="EngInd"/>
              <w:rPr>
                <w:szCs w:val="20"/>
              </w:rPr>
            </w:pPr>
            <w:r w:rsidRPr="004C0CA2">
              <w:t>For He has made heaven and all its host,</w:t>
            </w:r>
          </w:p>
          <w:p w14:paraId="3B0460A4" w14:textId="77777777" w:rsidR="00D31F38" w:rsidRPr="004C0CA2" w:rsidRDefault="00D31F38" w:rsidP="00E35F1F">
            <w:pPr>
              <w:pStyle w:val="EngIndEnd"/>
              <w:rPr>
                <w:szCs w:val="20"/>
              </w:rPr>
            </w:pPr>
            <w:r w:rsidRPr="004C0CA2">
              <w:t>And established the earth on the waters.</w:t>
            </w:r>
          </w:p>
        </w:tc>
        <w:tc>
          <w:tcPr>
            <w:tcW w:w="288" w:type="dxa"/>
          </w:tcPr>
          <w:p w14:paraId="31FC3870" w14:textId="77777777" w:rsidR="00D31F38" w:rsidRDefault="00D31F38" w:rsidP="00E35F1F">
            <w:pPr>
              <w:pStyle w:val="CopticCross"/>
            </w:pPr>
          </w:p>
        </w:tc>
        <w:tc>
          <w:tcPr>
            <w:tcW w:w="288" w:type="dxa"/>
          </w:tcPr>
          <w:p w14:paraId="340DF7C1" w14:textId="77777777" w:rsidR="00D31F38" w:rsidRDefault="00D31F38" w:rsidP="00E35F1F">
            <w:pPr>
              <w:pStyle w:val="CopticCross"/>
            </w:pPr>
          </w:p>
        </w:tc>
        <w:tc>
          <w:tcPr>
            <w:tcW w:w="3960" w:type="dxa"/>
          </w:tcPr>
          <w:p w14:paraId="16E68381" w14:textId="77777777" w:rsidR="00D31F38" w:rsidRDefault="00D31F38" w:rsidP="00E35F1F">
            <w:pPr>
              <w:pStyle w:val="CopticInd"/>
            </w:pPr>
            <w:r w:rsidRPr="000A5E47">
              <w:t>Ϫⲉ ⲁϥⲑⲁⲙⲓⲟ ⲛ̀ⲛⲓⲫⲏⲟⲩⲓ̀ ⲛⲉⲙ ⲛⲟⲩⲇⲩⲛⲁⲙⲓⲥ</w:t>
            </w:r>
          </w:p>
          <w:p w14:paraId="244F9DEB" w14:textId="77777777" w:rsidR="00D31F38" w:rsidRDefault="00D31F38" w:rsidP="00E35F1F">
            <w:pPr>
              <w:pStyle w:val="CoptIndEnd"/>
            </w:pPr>
            <w:r w:rsidRPr="000A5E47">
              <w:t>ⲁϥϩⲓⲥⲉⲛϯ ⲙ̀ⲡⲓⲕⲁϩⲓ ϩⲓϫⲉⲛ ⲛⲓⲙⲱⲟⲩ</w:t>
            </w:r>
            <w:r>
              <w:t>.</w:t>
            </w:r>
          </w:p>
        </w:tc>
      </w:tr>
      <w:tr w:rsidR="00D31F38" w14:paraId="1BD4710F" w14:textId="77777777" w:rsidTr="00E35F1F">
        <w:trPr>
          <w:cantSplit/>
          <w:jc w:val="center"/>
        </w:trPr>
        <w:tc>
          <w:tcPr>
            <w:tcW w:w="288" w:type="dxa"/>
          </w:tcPr>
          <w:p w14:paraId="06AB0743" w14:textId="77777777" w:rsidR="00D31F38" w:rsidRDefault="00D31F38" w:rsidP="00E35F1F">
            <w:pPr>
              <w:pStyle w:val="CopticCross"/>
            </w:pPr>
            <w:r>
              <w:t>¿</w:t>
            </w:r>
          </w:p>
        </w:tc>
        <w:tc>
          <w:tcPr>
            <w:tcW w:w="3960" w:type="dxa"/>
          </w:tcPr>
          <w:p w14:paraId="6A425C72" w14:textId="77777777" w:rsidR="00D31F38" w:rsidRDefault="00D31F38" w:rsidP="00E35F1F">
            <w:pPr>
              <w:pStyle w:val="EngInd"/>
            </w:pPr>
            <w:r w:rsidRPr="004C0CA2">
              <w:t>Those two great lights, the sun and the moon,</w:t>
            </w:r>
          </w:p>
          <w:p w14:paraId="0EE169B8" w14:textId="77777777" w:rsidR="00D31F38" w:rsidRPr="004C0CA2" w:rsidRDefault="00D31F38" w:rsidP="00E35F1F">
            <w:pPr>
              <w:pStyle w:val="EngIndEnd"/>
              <w:rPr>
                <w:szCs w:val="20"/>
              </w:rPr>
            </w:pPr>
            <w:r w:rsidRPr="004C0CA2">
              <w:t>He has made to enlighten the firmament.</w:t>
            </w:r>
          </w:p>
        </w:tc>
        <w:tc>
          <w:tcPr>
            <w:tcW w:w="288" w:type="dxa"/>
          </w:tcPr>
          <w:p w14:paraId="78A16552" w14:textId="77777777" w:rsidR="00D31F38" w:rsidRDefault="00D31F38" w:rsidP="00E35F1F">
            <w:pPr>
              <w:pStyle w:val="CopticCross"/>
            </w:pPr>
          </w:p>
        </w:tc>
        <w:tc>
          <w:tcPr>
            <w:tcW w:w="288" w:type="dxa"/>
          </w:tcPr>
          <w:p w14:paraId="62B904CE" w14:textId="77777777" w:rsidR="00D31F38" w:rsidRDefault="00D31F38" w:rsidP="00E35F1F">
            <w:pPr>
              <w:pStyle w:val="CopticCross"/>
            </w:pPr>
            <w:r>
              <w:t>¿</w:t>
            </w:r>
          </w:p>
        </w:tc>
        <w:tc>
          <w:tcPr>
            <w:tcW w:w="3960" w:type="dxa"/>
          </w:tcPr>
          <w:p w14:paraId="6EFA4327" w14:textId="77777777" w:rsidR="00D31F38" w:rsidRDefault="00D31F38" w:rsidP="00E35F1F">
            <w:pPr>
              <w:pStyle w:val="CopticInd"/>
            </w:pPr>
            <w:r w:rsidRPr="000A5E47">
              <w:t>Ⲛⲁⲓ ⲛⲓϣϯ ⲙ̀ⲫⲱⲥⲧⲏⲣ ⲡⲓⲣⲏ ⲛⲉⲙ ⲡⲓⲓⲟϩ</w:t>
            </w:r>
          </w:p>
          <w:p w14:paraId="11EF13BA" w14:textId="77777777" w:rsidR="00D31F38" w:rsidRDefault="00D31F38" w:rsidP="00E35F1F">
            <w:pPr>
              <w:pStyle w:val="CoptIndEnd"/>
            </w:pPr>
            <w:r w:rsidRPr="000A5E47">
              <w:t xml:space="preserve"> ⲁϥⲭⲁⲩ ⲉⲩⲉ̀ⲣⲟⲩⲱⲓⲛⲓ ϧⲉⲛ ⲡⲓⲥ̀ⲧⲉⲣⲉⲱ̀ⲙⲁ</w:t>
            </w:r>
            <w:r>
              <w:t>.</w:t>
            </w:r>
          </w:p>
        </w:tc>
      </w:tr>
      <w:tr w:rsidR="00D31F38" w14:paraId="2F923E70" w14:textId="77777777" w:rsidTr="00E35F1F">
        <w:trPr>
          <w:cantSplit/>
          <w:jc w:val="center"/>
        </w:trPr>
        <w:tc>
          <w:tcPr>
            <w:tcW w:w="288" w:type="dxa"/>
          </w:tcPr>
          <w:p w14:paraId="4001FF8D" w14:textId="77777777" w:rsidR="00D31F38" w:rsidRDefault="00D31F38" w:rsidP="00E35F1F">
            <w:pPr>
              <w:pStyle w:val="CopticCross"/>
            </w:pPr>
          </w:p>
        </w:tc>
        <w:tc>
          <w:tcPr>
            <w:tcW w:w="3960" w:type="dxa"/>
          </w:tcPr>
          <w:p w14:paraId="27B5996B" w14:textId="77777777" w:rsidR="00D31F38" w:rsidRDefault="00D31F38" w:rsidP="00E35F1F">
            <w:pPr>
              <w:pStyle w:val="EngInd"/>
              <w:rPr>
                <w:szCs w:val="20"/>
              </w:rPr>
            </w:pPr>
            <w:r w:rsidRPr="004C0CA2">
              <w:t>He brought forth the winds out of His treasure box;</w:t>
            </w:r>
          </w:p>
          <w:p w14:paraId="7CCB6580" w14:textId="77777777" w:rsidR="00D31F38" w:rsidRPr="004C0CA2" w:rsidRDefault="00D31F38" w:rsidP="00E35F1F">
            <w:pPr>
              <w:pStyle w:val="EngIndEnd"/>
              <w:rPr>
                <w:szCs w:val="20"/>
              </w:rPr>
            </w:pPr>
            <w:r w:rsidRPr="004C0CA2">
              <w:t>He breathed upon the trees and they blossomed.</w:t>
            </w:r>
          </w:p>
        </w:tc>
        <w:tc>
          <w:tcPr>
            <w:tcW w:w="288" w:type="dxa"/>
          </w:tcPr>
          <w:p w14:paraId="2201D238" w14:textId="77777777" w:rsidR="00D31F38" w:rsidRDefault="00D31F38" w:rsidP="00E35F1F">
            <w:pPr>
              <w:pStyle w:val="CopticCross"/>
            </w:pPr>
          </w:p>
        </w:tc>
        <w:tc>
          <w:tcPr>
            <w:tcW w:w="288" w:type="dxa"/>
          </w:tcPr>
          <w:p w14:paraId="3AEA656B" w14:textId="77777777" w:rsidR="00D31F38" w:rsidRDefault="00D31F38" w:rsidP="00E35F1F">
            <w:pPr>
              <w:pStyle w:val="CopticCross"/>
            </w:pPr>
          </w:p>
        </w:tc>
        <w:tc>
          <w:tcPr>
            <w:tcW w:w="3960" w:type="dxa"/>
          </w:tcPr>
          <w:p w14:paraId="4D4180C1" w14:textId="77777777" w:rsidR="00D31F38" w:rsidRDefault="00D31F38" w:rsidP="00E35F1F">
            <w:pPr>
              <w:pStyle w:val="CopticInd"/>
            </w:pPr>
            <w:r w:rsidRPr="000A5E47">
              <w:t>Ⲁϥⲓ̀ⲛⲓ ⲛ̀ϩⲁⲛⲑⲏⲟⲩ ⲉ̀ⲃⲟⲗϧⲉⲛ ⲛⲉϥⲁ̀ϩⲱⲣ</w:t>
            </w:r>
          </w:p>
          <w:p w14:paraId="64F53F82" w14:textId="77777777" w:rsidR="00D31F38" w:rsidRDefault="00D31F38" w:rsidP="00E35F1F">
            <w:pPr>
              <w:pStyle w:val="CoptIndEnd"/>
            </w:pPr>
            <w:r w:rsidRPr="000A5E47">
              <w:t xml:space="preserve"> ⲁϥⲛⲓϥⲓ ⲛ̀ⲥⲁ ⲛⲓϣ̀ϣⲏⲛ ϣⲁⲛ̀ⲧⲟⲩⲫⲓⲣⲓ ⲉ̀ⲃⲟⲗ</w:t>
            </w:r>
            <w:r>
              <w:t>.</w:t>
            </w:r>
          </w:p>
        </w:tc>
      </w:tr>
      <w:tr w:rsidR="00D31F38" w14:paraId="5C0FABEE" w14:textId="77777777" w:rsidTr="00E35F1F">
        <w:trPr>
          <w:cantSplit/>
          <w:jc w:val="center"/>
        </w:trPr>
        <w:tc>
          <w:tcPr>
            <w:tcW w:w="288" w:type="dxa"/>
          </w:tcPr>
          <w:p w14:paraId="18720ADC" w14:textId="77777777" w:rsidR="00D31F38" w:rsidRDefault="00D31F38" w:rsidP="00E35F1F">
            <w:pPr>
              <w:pStyle w:val="CopticCross"/>
            </w:pPr>
            <w:r>
              <w:t>¿</w:t>
            </w:r>
          </w:p>
        </w:tc>
        <w:tc>
          <w:tcPr>
            <w:tcW w:w="3960" w:type="dxa"/>
          </w:tcPr>
          <w:p w14:paraId="6A1747ED" w14:textId="77777777" w:rsidR="00D31F38" w:rsidRDefault="00D31F38" w:rsidP="00E35F1F">
            <w:pPr>
              <w:pStyle w:val="EngInd"/>
              <w:rPr>
                <w:szCs w:val="20"/>
              </w:rPr>
            </w:pPr>
            <w:r w:rsidRPr="004C0CA2">
              <w:t>He caused rain to fall upon the face of the earth,</w:t>
            </w:r>
          </w:p>
          <w:p w14:paraId="1A2F3D2C" w14:textId="77777777" w:rsidR="00D31F38" w:rsidRPr="004C0CA2" w:rsidRDefault="00D31F38" w:rsidP="00E35F1F">
            <w:pPr>
              <w:pStyle w:val="EngIndEnd"/>
              <w:rPr>
                <w:szCs w:val="20"/>
              </w:rPr>
            </w:pPr>
            <w:r w:rsidRPr="004C0CA2">
              <w:t>And it brought up herbs and gave its fruits.</w:t>
            </w:r>
          </w:p>
        </w:tc>
        <w:tc>
          <w:tcPr>
            <w:tcW w:w="288" w:type="dxa"/>
          </w:tcPr>
          <w:p w14:paraId="214A6DF2" w14:textId="77777777" w:rsidR="00D31F38" w:rsidRDefault="00D31F38" w:rsidP="00E35F1F">
            <w:pPr>
              <w:pStyle w:val="CopticCross"/>
            </w:pPr>
          </w:p>
        </w:tc>
        <w:tc>
          <w:tcPr>
            <w:tcW w:w="288" w:type="dxa"/>
          </w:tcPr>
          <w:p w14:paraId="3F688FCA" w14:textId="77777777" w:rsidR="00D31F38" w:rsidRDefault="00D31F38" w:rsidP="00E35F1F">
            <w:pPr>
              <w:pStyle w:val="CopticCross"/>
            </w:pPr>
            <w:r>
              <w:t>¿</w:t>
            </w:r>
          </w:p>
        </w:tc>
        <w:tc>
          <w:tcPr>
            <w:tcW w:w="3960" w:type="dxa"/>
          </w:tcPr>
          <w:p w14:paraId="29611F09" w14:textId="77777777" w:rsidR="00D31F38" w:rsidRDefault="00D31F38" w:rsidP="00E35F1F">
            <w:pPr>
              <w:pStyle w:val="CopticInd"/>
            </w:pPr>
            <w:r w:rsidRPr="000A5E47">
              <w:t>Ⲁϥϩⲱⲟⲩ ⲛ̀ⲟⲩⲙⲟⲩⲛϩⲱⲟⲩ ϩⲓϫⲉⲛ ⲡ̀ϩⲟ ⲙ̀ⲡ̀ⲕⲁϩⲓ</w:t>
            </w:r>
          </w:p>
          <w:p w14:paraId="0DF07044" w14:textId="77777777" w:rsidR="00D31F38" w:rsidRDefault="00D31F38" w:rsidP="00E35F1F">
            <w:pPr>
              <w:pStyle w:val="CoptIndEnd"/>
            </w:pPr>
            <w:r w:rsidRPr="000A5E47">
              <w:t>ϣⲁⲛ̀ⲧⲉϥⲣⲱⲧ ⲉ̀ⲡ̀ϣⲱⲓ ⲛ̀ⲧⲉϥϯ ⲙ̀ⲡⲉϥⲟⲩⲧⲁϩ</w:t>
            </w:r>
            <w:r>
              <w:t>.</w:t>
            </w:r>
          </w:p>
        </w:tc>
      </w:tr>
      <w:tr w:rsidR="00D31F38" w14:paraId="39E45344" w14:textId="77777777" w:rsidTr="00E35F1F">
        <w:trPr>
          <w:cantSplit/>
          <w:jc w:val="center"/>
        </w:trPr>
        <w:tc>
          <w:tcPr>
            <w:tcW w:w="288" w:type="dxa"/>
          </w:tcPr>
          <w:p w14:paraId="6043B163" w14:textId="77777777" w:rsidR="00D31F38" w:rsidRDefault="00D31F38" w:rsidP="00E35F1F">
            <w:pPr>
              <w:pStyle w:val="CopticCross"/>
            </w:pPr>
          </w:p>
        </w:tc>
        <w:tc>
          <w:tcPr>
            <w:tcW w:w="3960" w:type="dxa"/>
          </w:tcPr>
          <w:p w14:paraId="1FF8FA55" w14:textId="77777777" w:rsidR="00D31F38" w:rsidRDefault="00D31F38" w:rsidP="00E35F1F">
            <w:pPr>
              <w:pStyle w:val="EngInd"/>
            </w:pPr>
            <w:r w:rsidRPr="004C0CA2">
              <w:t xml:space="preserve">He </w:t>
            </w:r>
            <w:commentRangeStart w:id="416"/>
            <w:r w:rsidRPr="004C0CA2">
              <w:t xml:space="preserve">brought </w:t>
            </w:r>
            <w:commentRangeEnd w:id="416"/>
            <w:r>
              <w:rPr>
                <w:rStyle w:val="CommentReference"/>
                <w:rFonts w:eastAsiaTheme="minorHAnsi" w:cstheme="minorBidi"/>
                <w:color w:val="auto"/>
                <w:lang w:val="en-CA"/>
              </w:rPr>
              <w:commentReference w:id="416"/>
            </w:r>
            <w:r w:rsidRPr="004C0CA2">
              <w:t>forth water out of a rock,</w:t>
            </w:r>
          </w:p>
          <w:p w14:paraId="2DA860C7" w14:textId="77777777" w:rsidR="00D31F38" w:rsidRPr="00A618D2" w:rsidRDefault="00D31F38" w:rsidP="00E35F1F">
            <w:pPr>
              <w:pStyle w:val="EngIndEnd"/>
            </w:pPr>
            <w:r w:rsidRPr="004C0CA2">
              <w:t>And gave drink unto His people in the wilderness.</w:t>
            </w:r>
          </w:p>
        </w:tc>
        <w:tc>
          <w:tcPr>
            <w:tcW w:w="288" w:type="dxa"/>
          </w:tcPr>
          <w:p w14:paraId="2F957A3A" w14:textId="77777777" w:rsidR="00D31F38" w:rsidRDefault="00D31F38" w:rsidP="00E35F1F">
            <w:pPr>
              <w:pStyle w:val="CopticCross"/>
            </w:pPr>
          </w:p>
        </w:tc>
        <w:tc>
          <w:tcPr>
            <w:tcW w:w="288" w:type="dxa"/>
          </w:tcPr>
          <w:p w14:paraId="147EC4EF" w14:textId="77777777" w:rsidR="00D31F38" w:rsidRDefault="00D31F38" w:rsidP="00E35F1F">
            <w:pPr>
              <w:pStyle w:val="CopticCross"/>
            </w:pPr>
          </w:p>
        </w:tc>
        <w:tc>
          <w:tcPr>
            <w:tcW w:w="3960" w:type="dxa"/>
          </w:tcPr>
          <w:p w14:paraId="5E55D1B3" w14:textId="77777777" w:rsidR="00D31F38" w:rsidRDefault="00D31F38" w:rsidP="00E35F1F">
            <w:pPr>
              <w:pStyle w:val="CopticInd"/>
            </w:pPr>
            <w:r w:rsidRPr="000A5E47">
              <w:t>Ⲁϥⲓ̀ⲛⲓ ⲛ̀ⲟⲩⲙⲱⲟⲩ ⲉ̀ⲃⲟⲗϧⲉⲛ ⲟⲩⲡⲉⲧⲣⲁ</w:t>
            </w:r>
          </w:p>
          <w:p w14:paraId="1D5AA7CE" w14:textId="77777777" w:rsidR="00D31F38" w:rsidRDefault="00D31F38" w:rsidP="00E35F1F">
            <w:pPr>
              <w:pStyle w:val="CoptIndEnd"/>
            </w:pPr>
            <w:r w:rsidRPr="000A5E47">
              <w:t xml:space="preserve"> ⲁϥⲧ̀ⲥⲟ ⲙ̀ⲡⲉϥⲗⲁⲟⲥ ⲛ̀ϩ̀ⲣⲏⲓ ϩⲓ ⲡ̀ϣⲁϥⲉ</w:t>
            </w:r>
            <w:r>
              <w:t>.</w:t>
            </w:r>
          </w:p>
        </w:tc>
      </w:tr>
      <w:tr w:rsidR="00D31F38" w14:paraId="4D79963E" w14:textId="77777777" w:rsidTr="00E35F1F">
        <w:trPr>
          <w:cantSplit/>
          <w:jc w:val="center"/>
        </w:trPr>
        <w:tc>
          <w:tcPr>
            <w:tcW w:w="288" w:type="dxa"/>
          </w:tcPr>
          <w:p w14:paraId="075B31D8" w14:textId="77777777" w:rsidR="00D31F38" w:rsidRDefault="00D31F38" w:rsidP="00E35F1F">
            <w:pPr>
              <w:pStyle w:val="CopticCross"/>
            </w:pPr>
            <w:r>
              <w:lastRenderedPageBreak/>
              <w:t>¿</w:t>
            </w:r>
          </w:p>
        </w:tc>
        <w:tc>
          <w:tcPr>
            <w:tcW w:w="3960" w:type="dxa"/>
          </w:tcPr>
          <w:p w14:paraId="5093F2A6" w14:textId="77777777" w:rsidR="00D31F38" w:rsidRDefault="00D31F38" w:rsidP="00E35F1F">
            <w:pPr>
              <w:pStyle w:val="EngInd"/>
              <w:rPr>
                <w:szCs w:val="20"/>
              </w:rPr>
            </w:pPr>
            <w:r w:rsidRPr="004C0CA2">
              <w:t>He made man in His image and likeness,</w:t>
            </w:r>
          </w:p>
          <w:p w14:paraId="56D0B992" w14:textId="77777777" w:rsidR="00D31F38" w:rsidRPr="004C0CA2" w:rsidRDefault="00D31F38" w:rsidP="00E35F1F">
            <w:pPr>
              <w:pStyle w:val="EngIndEnd"/>
              <w:rPr>
                <w:szCs w:val="20"/>
              </w:rPr>
            </w:pPr>
            <w:r w:rsidRPr="004C0CA2">
              <w:t>That he may praise Him.</w:t>
            </w:r>
          </w:p>
        </w:tc>
        <w:tc>
          <w:tcPr>
            <w:tcW w:w="288" w:type="dxa"/>
          </w:tcPr>
          <w:p w14:paraId="206C0C21" w14:textId="77777777" w:rsidR="00D31F38" w:rsidRDefault="00D31F38" w:rsidP="00E35F1F">
            <w:pPr>
              <w:pStyle w:val="CopticCross"/>
            </w:pPr>
          </w:p>
        </w:tc>
        <w:tc>
          <w:tcPr>
            <w:tcW w:w="288" w:type="dxa"/>
          </w:tcPr>
          <w:p w14:paraId="6C1A0BA7" w14:textId="77777777" w:rsidR="00D31F38" w:rsidRDefault="00D31F38" w:rsidP="00E35F1F">
            <w:pPr>
              <w:pStyle w:val="CopticCross"/>
            </w:pPr>
            <w:r>
              <w:t>¿</w:t>
            </w:r>
          </w:p>
        </w:tc>
        <w:tc>
          <w:tcPr>
            <w:tcW w:w="3960" w:type="dxa"/>
          </w:tcPr>
          <w:p w14:paraId="3E3DF250" w14:textId="77777777" w:rsidR="00D31F38" w:rsidRDefault="00D31F38" w:rsidP="00E35F1F">
            <w:pPr>
              <w:pStyle w:val="CopticInd"/>
            </w:pPr>
            <w:r w:rsidRPr="000A5E47">
              <w:t>Ⲁϥⲑⲁⲙⲓⲟ ⲙ̀ⲡⲓⲣⲱⲙⲓ ⲕⲁⲧⲁ ⲡⲉϥⲓ̀ⲛⲓ</w:t>
            </w:r>
          </w:p>
          <w:p w14:paraId="6985CF96" w14:textId="77777777" w:rsidR="00D31F38" w:rsidRDefault="00D31F38" w:rsidP="00E35F1F">
            <w:pPr>
              <w:pStyle w:val="CoptIndEnd"/>
            </w:pPr>
            <w:r w:rsidRPr="000A5E47">
              <w:t>ⲛⲉⲙ ⲧⲉϥϩⲓⲕⲱⲛ ⲉⲑⲣⲉϥⲥ̀ⲙⲟⲩ ⲉ̀ⲣⲟϥ</w:t>
            </w:r>
            <w:r>
              <w:t>.</w:t>
            </w:r>
          </w:p>
        </w:tc>
      </w:tr>
      <w:tr w:rsidR="00D31F38" w14:paraId="4B5F23FD" w14:textId="77777777" w:rsidTr="00E35F1F">
        <w:trPr>
          <w:cantSplit/>
          <w:jc w:val="center"/>
        </w:trPr>
        <w:tc>
          <w:tcPr>
            <w:tcW w:w="288" w:type="dxa"/>
          </w:tcPr>
          <w:p w14:paraId="4C859FD1" w14:textId="77777777" w:rsidR="00D31F38" w:rsidRDefault="00D31F38" w:rsidP="00E35F1F">
            <w:pPr>
              <w:pStyle w:val="CopticCross"/>
            </w:pPr>
          </w:p>
        </w:tc>
        <w:tc>
          <w:tcPr>
            <w:tcW w:w="3960" w:type="dxa"/>
          </w:tcPr>
          <w:p w14:paraId="3D50DFDB" w14:textId="77777777" w:rsidR="00D31F38" w:rsidRDefault="00D31F38" w:rsidP="00E35F1F">
            <w:pPr>
              <w:pStyle w:val="EngInd"/>
            </w:pPr>
            <w:r w:rsidRPr="004C0CA2">
              <w:t>Let us praise Him and exalt His Name,</w:t>
            </w:r>
          </w:p>
          <w:p w14:paraId="62A8A09C" w14:textId="77777777" w:rsidR="00D31F38" w:rsidRPr="004C0CA2" w:rsidRDefault="00D31F38" w:rsidP="00E35F1F">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A266885" w14:textId="77777777" w:rsidR="00D31F38" w:rsidRDefault="00D31F38" w:rsidP="00E35F1F">
            <w:pPr>
              <w:pStyle w:val="CopticCross"/>
            </w:pPr>
          </w:p>
        </w:tc>
        <w:tc>
          <w:tcPr>
            <w:tcW w:w="288" w:type="dxa"/>
          </w:tcPr>
          <w:p w14:paraId="2E84AD14" w14:textId="77777777" w:rsidR="00D31F38" w:rsidRDefault="00D31F38" w:rsidP="00E35F1F">
            <w:pPr>
              <w:pStyle w:val="CopticCross"/>
            </w:pPr>
          </w:p>
        </w:tc>
        <w:tc>
          <w:tcPr>
            <w:tcW w:w="3960" w:type="dxa"/>
          </w:tcPr>
          <w:p w14:paraId="32F0AE5C" w14:textId="77777777" w:rsidR="00D31F38" w:rsidRDefault="00D31F38" w:rsidP="00E35F1F">
            <w:pPr>
              <w:pStyle w:val="CopticInd"/>
            </w:pPr>
            <w:r w:rsidRPr="000A5E47">
              <w:t>Ⲙⲁⲣⲉⲛϩⲱⲥ ⲉ̀ⲣⲟϥ ⲧⲉⲛϭⲓⲥⲓ ⲙ̀ⲡⲉϥⲣⲁⲛ</w:t>
            </w:r>
          </w:p>
          <w:p w14:paraId="565DCDF2" w14:textId="77777777" w:rsidR="00D31F38" w:rsidRDefault="00D31F38" w:rsidP="00E35F1F">
            <w:pPr>
              <w:pStyle w:val="CopticInd"/>
            </w:pPr>
            <w:r w:rsidRPr="000A5E47">
              <w:t>ⲧⲉⲛⲟⲩⲱⲛϩ ⲛⲁϥ ⲉ̀ⲃⲟⲗ</w:t>
            </w:r>
          </w:p>
          <w:p w14:paraId="67B2A48A" w14:textId="77777777" w:rsidR="00D31F38" w:rsidRDefault="00D31F38" w:rsidP="00E35F1F">
            <w:pPr>
              <w:pStyle w:val="CoptIndEnd"/>
            </w:pPr>
            <w:r w:rsidRPr="000A5E47">
              <w:t>ϫⲉ ⲡⲉϥⲛⲁⲓ ϣⲟⲡ ϣⲁ ⲉ̀ⲛⲉϩ</w:t>
            </w:r>
            <w:r>
              <w:t>.</w:t>
            </w:r>
          </w:p>
        </w:tc>
      </w:tr>
    </w:tbl>
    <w:p w14:paraId="1BF4834B" w14:textId="77777777" w:rsidR="00D31F38" w:rsidRPr="00453724" w:rsidRDefault="00D31F38" w:rsidP="00D31F38">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D31F38" w14:paraId="23DA8064" w14:textId="77777777" w:rsidTr="00E35F1F">
        <w:trPr>
          <w:jc w:val="center"/>
        </w:trPr>
        <w:tc>
          <w:tcPr>
            <w:tcW w:w="288" w:type="dxa"/>
          </w:tcPr>
          <w:p w14:paraId="0E5D9AAF" w14:textId="77777777" w:rsidR="00D31F38" w:rsidRDefault="00D31F38" w:rsidP="00E35F1F">
            <w:pPr>
              <w:pStyle w:val="CopticCross"/>
            </w:pPr>
            <w:r>
              <w:t>¿</w:t>
            </w:r>
          </w:p>
        </w:tc>
        <w:tc>
          <w:tcPr>
            <w:tcW w:w="2693" w:type="dxa"/>
          </w:tcPr>
          <w:p w14:paraId="3803D529" w14:textId="77777777" w:rsidR="00D31F38" w:rsidRPr="00325916" w:rsidRDefault="00D31F38" w:rsidP="00E35F1F">
            <w:pPr>
              <w:pStyle w:val="EngEnd"/>
            </w:pPr>
            <w:r w:rsidRPr="00325916">
              <w:t>Through the prayers of David the Psalmist, O Lord, grant us the forgiveness of our sins</w:t>
            </w:r>
            <w:r>
              <w:t>.</w:t>
            </w:r>
          </w:p>
        </w:tc>
        <w:tc>
          <w:tcPr>
            <w:tcW w:w="230" w:type="dxa"/>
          </w:tcPr>
          <w:p w14:paraId="06155878" w14:textId="77777777" w:rsidR="00D31F38" w:rsidRPr="007425E1" w:rsidRDefault="00D31F38" w:rsidP="00E35F1F">
            <w:pPr>
              <w:pStyle w:val="EngHangEnd"/>
            </w:pPr>
          </w:p>
        </w:tc>
        <w:tc>
          <w:tcPr>
            <w:tcW w:w="2693" w:type="dxa"/>
          </w:tcPr>
          <w:p w14:paraId="7BEFAD83" w14:textId="77777777" w:rsidR="00D31F38" w:rsidRDefault="00D31F38" w:rsidP="00E35F1F">
            <w:pPr>
              <w:pStyle w:val="EngEnd"/>
            </w:pPr>
            <w:r w:rsidRPr="007425E1">
              <w:t>Hiten ni evki ente pi Yeropsaltis David:</w:t>
            </w:r>
            <w:r>
              <w:t xml:space="preserve"> Ep Chois ari ehmot nan em pi ko-evol enté</w:t>
            </w:r>
            <w:r w:rsidRPr="00257627">
              <w:t xml:space="preserve"> nen novi.</w:t>
            </w:r>
          </w:p>
        </w:tc>
        <w:tc>
          <w:tcPr>
            <w:tcW w:w="230" w:type="dxa"/>
          </w:tcPr>
          <w:p w14:paraId="34E06417" w14:textId="77777777" w:rsidR="00D31F38" w:rsidRPr="00AA0119" w:rsidRDefault="00D31F38" w:rsidP="00E35F1F">
            <w:pPr>
              <w:pStyle w:val="CopticVerse"/>
            </w:pPr>
          </w:p>
        </w:tc>
        <w:tc>
          <w:tcPr>
            <w:tcW w:w="2693" w:type="dxa"/>
          </w:tcPr>
          <w:p w14:paraId="1F6C969B" w14:textId="77777777" w:rsidR="00D31F38" w:rsidRDefault="00D31F38" w:rsidP="00E35F1F">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D31F38" w14:paraId="4601A187" w14:textId="77777777" w:rsidTr="00E35F1F">
        <w:trPr>
          <w:jc w:val="center"/>
        </w:trPr>
        <w:tc>
          <w:tcPr>
            <w:tcW w:w="288" w:type="dxa"/>
          </w:tcPr>
          <w:p w14:paraId="107C4C21" w14:textId="77777777" w:rsidR="00D31F38" w:rsidRDefault="00D31F38" w:rsidP="00E35F1F">
            <w:pPr>
              <w:pStyle w:val="CopticCross"/>
            </w:pPr>
          </w:p>
        </w:tc>
        <w:tc>
          <w:tcPr>
            <w:tcW w:w="2693" w:type="dxa"/>
          </w:tcPr>
          <w:p w14:paraId="0B8152A0" w14:textId="77777777" w:rsidR="00D31F38" w:rsidRPr="00325916" w:rsidRDefault="00D31F38" w:rsidP="00E35F1F">
            <w:pPr>
              <w:pStyle w:val="EngEnd"/>
            </w:pPr>
            <w:r w:rsidRPr="00325916">
              <w:t>Through the intercessions of the Mother of God, Saint Mary, O Lord, grant us the forgiveness of our sins.</w:t>
            </w:r>
          </w:p>
        </w:tc>
        <w:tc>
          <w:tcPr>
            <w:tcW w:w="230" w:type="dxa"/>
          </w:tcPr>
          <w:p w14:paraId="7B4B8649" w14:textId="77777777" w:rsidR="00D31F38" w:rsidRDefault="00D31F38" w:rsidP="00E35F1F">
            <w:pPr>
              <w:pStyle w:val="EngHangEnd"/>
            </w:pPr>
          </w:p>
        </w:tc>
        <w:tc>
          <w:tcPr>
            <w:tcW w:w="2693" w:type="dxa"/>
          </w:tcPr>
          <w:p w14:paraId="1B6B8746" w14:textId="77777777" w:rsidR="00D31F38"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07313983" w14:textId="77777777" w:rsidR="00D31F38" w:rsidRPr="00AA0119" w:rsidRDefault="00D31F38" w:rsidP="00E35F1F">
            <w:pPr>
              <w:pStyle w:val="CopticVerse"/>
            </w:pPr>
          </w:p>
        </w:tc>
        <w:tc>
          <w:tcPr>
            <w:tcW w:w="2693" w:type="dxa"/>
          </w:tcPr>
          <w:p w14:paraId="06780918" w14:textId="77777777" w:rsidR="00D31F38" w:rsidRDefault="00D31F38" w:rsidP="00E35F1F">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D31F38" w14:paraId="1A38C5BF" w14:textId="77777777" w:rsidTr="00E35F1F">
        <w:trPr>
          <w:jc w:val="center"/>
        </w:trPr>
        <w:tc>
          <w:tcPr>
            <w:tcW w:w="288" w:type="dxa"/>
          </w:tcPr>
          <w:p w14:paraId="479EA0A5" w14:textId="77777777" w:rsidR="00D31F38" w:rsidRDefault="00D31F38" w:rsidP="00E35F1F">
            <w:pPr>
              <w:pStyle w:val="CopticCross"/>
            </w:pPr>
            <w:r>
              <w:t>¿</w:t>
            </w:r>
          </w:p>
        </w:tc>
        <w:tc>
          <w:tcPr>
            <w:tcW w:w="2693" w:type="dxa"/>
          </w:tcPr>
          <w:p w14:paraId="2B85A34C" w14:textId="77777777" w:rsidR="00D31F38" w:rsidRPr="00325916" w:rsidRDefault="00D31F38" w:rsidP="00E35F1F">
            <w:pPr>
              <w:pStyle w:val="EngEnd"/>
            </w:pPr>
            <w:r w:rsidRPr="00325916">
              <w:t>Through the intercessions of all the choirs of the angels, O Lord, grant us the forgiveness of our sins</w:t>
            </w:r>
            <w:r>
              <w:t>.</w:t>
            </w:r>
          </w:p>
        </w:tc>
        <w:tc>
          <w:tcPr>
            <w:tcW w:w="230" w:type="dxa"/>
          </w:tcPr>
          <w:p w14:paraId="40D66DC8" w14:textId="77777777" w:rsidR="00D31F38" w:rsidRPr="007425E1" w:rsidRDefault="00D31F38" w:rsidP="00E35F1F">
            <w:pPr>
              <w:pStyle w:val="EngHangEnd"/>
            </w:pPr>
          </w:p>
        </w:tc>
        <w:tc>
          <w:tcPr>
            <w:tcW w:w="2693" w:type="dxa"/>
          </w:tcPr>
          <w:p w14:paraId="7D3E5CF5" w14:textId="77777777" w:rsidR="00D31F38" w:rsidRDefault="00D31F38" w:rsidP="00E35F1F">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5C8111E5" w14:textId="77777777" w:rsidR="00D31F38" w:rsidRPr="00AA0119" w:rsidRDefault="00D31F38" w:rsidP="00E35F1F">
            <w:pPr>
              <w:pStyle w:val="CopticVerse"/>
            </w:pPr>
          </w:p>
        </w:tc>
        <w:tc>
          <w:tcPr>
            <w:tcW w:w="2693" w:type="dxa"/>
          </w:tcPr>
          <w:p w14:paraId="5E9877CC" w14:textId="77777777" w:rsidR="00D31F38" w:rsidRDefault="00D31F38" w:rsidP="00E35F1F">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D31F38" w14:paraId="62C57BBC" w14:textId="77777777" w:rsidTr="00E35F1F">
        <w:trPr>
          <w:jc w:val="center"/>
        </w:trPr>
        <w:tc>
          <w:tcPr>
            <w:tcW w:w="288" w:type="dxa"/>
          </w:tcPr>
          <w:p w14:paraId="0F06F4CD" w14:textId="77777777" w:rsidR="00D31F38" w:rsidRDefault="00D31F38" w:rsidP="00E35F1F">
            <w:pPr>
              <w:pStyle w:val="CopticCross"/>
            </w:pPr>
          </w:p>
        </w:tc>
        <w:tc>
          <w:tcPr>
            <w:tcW w:w="2693" w:type="dxa"/>
          </w:tcPr>
          <w:p w14:paraId="18EA09BB" w14:textId="77777777" w:rsidR="00D31F38" w:rsidRPr="00325916" w:rsidRDefault="00D31F38" w:rsidP="00E35F1F">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58419AE" w14:textId="77777777" w:rsidR="00D31F38" w:rsidRPr="007425E1" w:rsidRDefault="00D31F38" w:rsidP="00E35F1F">
            <w:pPr>
              <w:pStyle w:val="EngHangEnd"/>
            </w:pPr>
          </w:p>
        </w:tc>
        <w:tc>
          <w:tcPr>
            <w:tcW w:w="2693" w:type="dxa"/>
          </w:tcPr>
          <w:p w14:paraId="17DA24BF" w14:textId="77777777" w:rsidR="00D31F38" w:rsidRDefault="00D31F38" w:rsidP="00E35F1F">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26C06285" w14:textId="77777777" w:rsidR="00D31F38" w:rsidRPr="00AA0119" w:rsidRDefault="00D31F38" w:rsidP="00E35F1F">
            <w:pPr>
              <w:pStyle w:val="CopticVerse"/>
            </w:pPr>
          </w:p>
        </w:tc>
        <w:tc>
          <w:tcPr>
            <w:tcW w:w="2693" w:type="dxa"/>
          </w:tcPr>
          <w:p w14:paraId="3D904575" w14:textId="77777777" w:rsidR="00D31F38" w:rsidRDefault="00D31F38" w:rsidP="00E35F1F">
            <w:pPr>
              <w:pStyle w:val="CopticVerse"/>
            </w:pPr>
            <w:r w:rsidRPr="00AA0119">
              <w:t>Ⲕ̀ⲥ̀ⲙⲁⲣⲱⲟⲩⲧ ⲁ̀ⲗⲏⲑⲱⲥ ⲛⲉⲙ Ⲡⲉⲕⲓⲱⲧ ⲛ̀ⲁ̀ⲅⲁⲑⲟⲥ ⲛⲉⲙ Ⲡⲓⲡ̅ⲛ̅ⲁ ⲉ̅ⲑ̅ⲩ ϫⲉ ⲁⲕⲓ̀ ⲁⲕⲥⲱϯ ⲙ̀ⲙⲟⲛ</w:t>
            </w:r>
            <w:r>
              <w:t>.</w:t>
            </w:r>
          </w:p>
        </w:tc>
      </w:tr>
    </w:tbl>
    <w:p w14:paraId="4D28BA28" w14:textId="7C61C77E" w:rsidR="00D31F38" w:rsidRDefault="00D31F38" w:rsidP="00D31F38">
      <w:pPr>
        <w:pStyle w:val="Rubric"/>
      </w:pPr>
      <w:r>
        <w:t xml:space="preserve">During Sundays of the month of Koiahk, "The Fiery Bush" is said. See page </w:t>
      </w:r>
      <w:r>
        <w:fldChar w:fldCharType="begin"/>
      </w:r>
      <w:r>
        <w:instrText xml:space="preserve"> PAGEREF _Ref435645467 \h </w:instrText>
      </w:r>
      <w:r>
        <w:fldChar w:fldCharType="separate"/>
      </w:r>
      <w:r w:rsidR="00044A4C">
        <w:rPr>
          <w:noProof/>
        </w:rPr>
        <w:t>973</w:t>
      </w:r>
      <w:r>
        <w:fldChar w:fldCharType="end"/>
      </w:r>
      <w:r>
        <w:t>.</w:t>
      </w:r>
    </w:p>
    <w:p w14:paraId="2E7A68B9" w14:textId="4BEF5E0D" w:rsidR="00D31F38" w:rsidRDefault="00D31F38" w:rsidP="00D31F38">
      <w:pPr>
        <w:jc w:val="left"/>
      </w:pPr>
    </w:p>
    <w:p w14:paraId="38F7F064" w14:textId="684CBC35" w:rsidR="00D31F38" w:rsidRDefault="00D31F38" w:rsidP="00D31F38">
      <w:pPr>
        <w:pStyle w:val="Heading3"/>
        <w:sectPr w:rsidR="00D31F38" w:rsidSect="00D31F38">
          <w:type w:val="continuous"/>
          <w:pgSz w:w="11880" w:h="15480" w:code="1"/>
          <w:pgMar w:top="1080" w:right="1440" w:bottom="1440" w:left="1080" w:header="720" w:footer="720" w:gutter="504"/>
          <w:cols w:space="720"/>
          <w:docGrid w:linePitch="360"/>
        </w:sectPr>
      </w:pPr>
      <w:bookmarkStart w:id="417" w:name="_Ref448228188"/>
      <w:r>
        <w:t>The Third Canticle</w:t>
      </w:r>
      <w:bookmarkEnd w:id="417"/>
    </w:p>
    <w:p w14:paraId="29105308" w14:textId="77777777" w:rsidR="00D31F38" w:rsidRDefault="00D31F38" w:rsidP="00D31F38">
      <w:pPr>
        <w:pStyle w:val="Heading4"/>
      </w:pPr>
      <w:bookmarkStart w:id="418" w:name="_Toc297322057"/>
      <w:bookmarkStart w:id="419" w:name="_Toc297407702"/>
      <w:bookmarkStart w:id="420" w:name="_Toc298445754"/>
      <w:bookmarkStart w:id="421" w:name="_Toc298681237"/>
      <w:bookmarkStart w:id="422" w:name="_Toc298447479"/>
      <w:bookmarkStart w:id="423" w:name="_Toc308441896"/>
      <w:r>
        <w:lastRenderedPageBreak/>
        <w:t>The Third Canticle: The Song of the Three Children</w:t>
      </w:r>
      <w:bookmarkEnd w:id="418"/>
      <w:bookmarkEnd w:id="419"/>
      <w:bookmarkEnd w:id="420"/>
      <w:bookmarkEnd w:id="421"/>
      <w:bookmarkEnd w:id="422"/>
      <w:bookmarkEnd w:id="423"/>
    </w:p>
    <w:p w14:paraId="724E1ADE" w14:textId="77777777" w:rsidR="00D31F38" w:rsidRPr="00AA0119" w:rsidRDefault="00D31F38" w:rsidP="00D31F38">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77777777" w:rsidR="00D31F38" w:rsidRPr="00BE273A" w:rsidRDefault="00D31F38" w:rsidP="00E35F1F">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is the Holy Name of Your glory,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77777777" w:rsidR="00D31F38" w:rsidRPr="00BE273A" w:rsidRDefault="00D31F38" w:rsidP="00E35F1F">
            <w:pPr>
              <w:pStyle w:val="EngEnd"/>
              <w:rPr>
                <w:szCs w:val="20"/>
              </w:rPr>
            </w:pPr>
            <w:r w:rsidRPr="00BE273A">
              <w:t xml:space="preserve">Blessed </w:t>
            </w:r>
            <w:r>
              <w:t>are</w:t>
            </w:r>
            <w:r w:rsidRPr="00BE273A">
              <w:t xml:space="preserve"> You in the holy temple of Your 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77777777" w:rsidR="00D31F38" w:rsidRPr="00BE273A" w:rsidRDefault="00D31F38" w:rsidP="00E35F1F">
            <w:pPr>
              <w:pStyle w:val="EngEnd"/>
            </w:pPr>
            <w:r w:rsidRPr="00BE273A">
              <w:t xml:space="preserve">Blessed </w:t>
            </w:r>
            <w:r>
              <w:t>are</w:t>
            </w:r>
            <w:r w:rsidRPr="00BE273A">
              <w:t xml:space="preserve"> You who beholds the depths sitting 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7777777" w:rsidR="00D31F38" w:rsidRPr="00BE273A" w:rsidRDefault="00D31F38" w:rsidP="00E35F1F">
            <w:pPr>
              <w:pStyle w:val="EngEnd"/>
            </w:pPr>
            <w:r w:rsidRPr="00BE273A">
              <w:t>Bless the Lord, all you works of the Lord: Praise Him and exalt Him above all forever.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77777777"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77777777" w:rsidR="00D31F38" w:rsidRPr="00BE273A" w:rsidRDefault="00D31F38" w:rsidP="00E35F1F">
            <w:pPr>
              <w:pStyle w:val="EngEnd"/>
            </w:pPr>
            <w:r w:rsidRPr="00BE273A">
              <w:t>Bless the Lord, 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77777777"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77777777" w:rsidR="00D31F38" w:rsidRPr="00BE273A" w:rsidRDefault="00D31F38" w:rsidP="00E35F1F">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the Lord, all you spirits: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77777777" w:rsidR="00D31F38" w:rsidRPr="00BE273A" w:rsidRDefault="00D31F38" w:rsidP="00E35F1F">
            <w:pPr>
              <w:pStyle w:val="EngEnd"/>
            </w:pPr>
            <w:r w:rsidRPr="00BE273A">
              <w:t>Bless the Lord, O cold and 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77777777"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77777777" w:rsidR="00D31F38" w:rsidRPr="00BE273A" w:rsidRDefault="00D31F38" w:rsidP="00E35F1F">
            <w:pPr>
              <w:pStyle w:val="EngEnd"/>
            </w:pPr>
            <w:r w:rsidRPr="00BE273A">
              <w:t>Bless the Lord, all the earth: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77777777" w:rsidR="00D31F38" w:rsidRPr="00BE273A" w:rsidRDefault="00D31F38" w:rsidP="00E35F1F">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fountains: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77777777" w:rsidR="00D31F38" w:rsidRPr="00BE273A" w:rsidRDefault="00D31F38" w:rsidP="00E35F1F">
            <w:pPr>
              <w:pStyle w:val="EngEnd"/>
            </w:pPr>
            <w:r w:rsidRPr="00BE273A">
              <w:t xml:space="preserve">Bless the Lord, O </w:t>
            </w:r>
            <w:commentRangeStart w:id="432"/>
            <w:r w:rsidRPr="00BE273A">
              <w:t xml:space="preserve">whales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77777777" w:rsidR="00D31F38" w:rsidRPr="00BE273A" w:rsidRDefault="00D31F38" w:rsidP="00E35F1F">
            <w:pPr>
              <w:pStyle w:val="EngEnd"/>
            </w:pPr>
            <w:r w:rsidRPr="00BE273A">
              <w:t xml:space="preserve">Bless the Lord, all </w:t>
            </w:r>
            <w:commentRangeStart w:id="433"/>
            <w:r w:rsidRPr="00BE273A">
              <w:t xml:space="preserve">beasts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77777777" w:rsidR="00D31F38" w:rsidRPr="00BE273A" w:rsidRDefault="00D31F38" w:rsidP="00E35F1F">
            <w:pPr>
              <w:pStyle w:val="EngEnd"/>
            </w:pPr>
            <w:r w:rsidRPr="00BE273A">
              <w:t xml:space="preserve">Bless the Lord, O </w:t>
            </w:r>
            <w:commentRangeStart w:id="434"/>
            <w:r w:rsidRPr="00BE273A">
              <w:t xml:space="preserve">sons </w:t>
            </w:r>
            <w:commentRangeEnd w:id="434"/>
            <w:r w:rsidRPr="00BE273A">
              <w:rPr>
                <w:rStyle w:val="CommentReference"/>
                <w:rFonts w:eastAsiaTheme="minorHAnsi"/>
                <w:sz w:val="24"/>
              </w:rPr>
              <w:commentReference w:id="434"/>
            </w:r>
            <w:r w:rsidRPr="00BE273A">
              <w:t>of men; worship the Lord: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77777777" w:rsidR="00D31F38" w:rsidRPr="00BE273A" w:rsidRDefault="00D31F38" w:rsidP="00E35F1F">
            <w:pPr>
              <w:pStyle w:val="EngEnd"/>
            </w:pPr>
            <w:r w:rsidRPr="00BE273A">
              <w:t xml:space="preserve">Bless the Lord, O priests </w:t>
            </w:r>
            <w:commentRangeStart w:id="435"/>
            <w:r w:rsidRPr="00BE273A">
              <w:t xml:space="preserve">of </w:t>
            </w:r>
            <w:commentRangeEnd w:id="435"/>
            <w:r w:rsidRPr="00BE273A">
              <w:rPr>
                <w:rStyle w:val="CommentReference"/>
                <w:rFonts w:eastAsiaTheme="minorHAnsi"/>
                <w:sz w:val="24"/>
              </w:rPr>
              <w:commentReference w:id="435"/>
            </w:r>
            <w:r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77777777" w:rsidR="00D31F38" w:rsidRPr="00BE273A" w:rsidRDefault="00D31F38" w:rsidP="00E35F1F">
            <w:pPr>
              <w:pStyle w:val="EngEnd"/>
            </w:pPr>
            <w:r w:rsidRPr="00BE273A">
              <w:t>Bless the Lord, O ye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77777777" w:rsidR="00D31F38" w:rsidRPr="00BE273A" w:rsidRDefault="00D31F38" w:rsidP="00E35F1F">
            <w:pPr>
              <w:pStyle w:val="EngEnd"/>
            </w:pPr>
            <w:r w:rsidRPr="00BE273A">
              <w:t>Bless the Lord, O Hananias, Azarias and Misael: Praise Him and exalt Him above all forever.</w:t>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208432C0" w14:textId="7DB46A83" w:rsidR="00D31F38" w:rsidRDefault="00D31F38" w:rsidP="00D31F38">
      <w:pPr>
        <w:pStyle w:val="Heading5"/>
      </w:pPr>
      <w:bookmarkStart w:id="437" w:name="_Toc297322058"/>
      <w:bookmarkStart w:id="438" w:name="_Toc297407703"/>
      <w:bookmarkStart w:id="439" w:name="_Toc298445755"/>
      <w:bookmarkStart w:id="440" w:name="_Toc298681238"/>
      <w:bookmarkStart w:id="441" w:name="_Toc298447480"/>
      <w:r>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commentRangeStart w:id="442"/>
            <w:r w:rsidRPr="00436BDD">
              <w:t>Ⲁⲣⲓⲯⲁⲗⲓⲛ</w:t>
            </w:r>
            <w:commentRangeEnd w:id="442"/>
            <w:r>
              <w:rPr>
                <w:rStyle w:val="CommentReference"/>
                <w:rFonts w:ascii="Garamond" w:hAnsi="Garamond" w:cstheme="minorBidi"/>
                <w:noProof w:val="0"/>
                <w:lang w:val="en-CA"/>
              </w:rPr>
              <w:commentReference w:id="442"/>
            </w:r>
            <w:r w:rsidRPr="00436BDD">
              <w:t xml:space="preserve">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43"/>
            <w:r>
              <w:t>Giver</w:t>
            </w:r>
            <w:r w:rsidRPr="00C05A5B">
              <w:t xml:space="preserve"> </w:t>
            </w:r>
            <w:commentRangeEnd w:id="443"/>
            <w:r>
              <w:rPr>
                <w:rStyle w:val="CommentReference"/>
                <w:rFonts w:eastAsiaTheme="minorHAnsi" w:cstheme="minorBidi"/>
                <w:color w:val="auto"/>
                <w:lang w:val="en-CA"/>
              </w:rPr>
              <w:commentReference w:id="443"/>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44"/>
            <w:r w:rsidRPr="00C05A5B">
              <w:t>nanias</w:t>
            </w:r>
            <w:commentRangeEnd w:id="444"/>
            <w:r>
              <w:rPr>
                <w:rStyle w:val="CommentReference"/>
                <w:rFonts w:eastAsiaTheme="minorHAnsi" w:cstheme="minorBidi"/>
                <w:color w:val="auto"/>
                <w:lang w:val="en-CA"/>
              </w:rPr>
              <w:commentReference w:id="444"/>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45"/>
            <w:r w:rsidRPr="00C05A5B">
              <w:t>Morning</w:t>
            </w:r>
            <w:commentRangeEnd w:id="445"/>
            <w:r>
              <w:rPr>
                <w:rStyle w:val="CommentReference"/>
                <w:rFonts w:eastAsiaTheme="minorHAnsi" w:cstheme="minorBidi"/>
                <w:color w:val="auto"/>
                <w:lang w:val="en-CA"/>
              </w:rPr>
              <w:commentReference w:id="445"/>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46"/>
            <w:r w:rsidRPr="00C05A5B">
              <w:t>Emmanuel</w:t>
            </w:r>
            <w:commentRangeEnd w:id="446"/>
            <w:r>
              <w:rPr>
                <w:rStyle w:val="CommentReference"/>
                <w:rFonts w:eastAsiaTheme="minorHAnsi" w:cstheme="minorBidi"/>
                <w:color w:val="auto"/>
                <w:lang w:val="en-CA"/>
              </w:rPr>
              <w:commentReference w:id="446"/>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47"/>
            <w:r w:rsidRPr="00C05A5B">
              <w:t xml:space="preserve">Proclaim </w:t>
            </w:r>
            <w:commentRangeEnd w:id="447"/>
            <w:r>
              <w:rPr>
                <w:rStyle w:val="CommentReference"/>
                <w:rFonts w:eastAsiaTheme="minorHAnsi" w:cstheme="minorBidi"/>
                <w:color w:val="auto"/>
                <w:lang w:val="en-CA"/>
              </w:rPr>
              <w:commentReference w:id="447"/>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48"/>
            <w:r>
              <w:t>persevere</w:t>
            </w:r>
            <w:commentRangeEnd w:id="448"/>
            <w:r>
              <w:rPr>
                <w:rStyle w:val="CommentReference"/>
                <w:rFonts w:eastAsiaTheme="minorHAnsi" w:cstheme="minorBidi"/>
                <w:color w:val="auto"/>
                <w:lang w:val="en-CA"/>
              </w:rPr>
              <w:commentReference w:id="448"/>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49"/>
            <w:r>
              <w:t>presbyters</w:t>
            </w:r>
            <w:commentRangeEnd w:id="449"/>
            <w:r>
              <w:rPr>
                <w:rStyle w:val="CommentReference"/>
                <w:rFonts w:eastAsiaTheme="minorHAnsi" w:cstheme="minorBidi"/>
                <w:color w:val="auto"/>
                <w:lang w:val="en-CA"/>
              </w:rPr>
              <w:commentReference w:id="449"/>
            </w:r>
            <w:r w:rsidRPr="00C05A5B">
              <w:t>:</w:t>
            </w:r>
          </w:p>
          <w:p w14:paraId="0639E799" w14:textId="77777777" w:rsidR="00D31F38" w:rsidRDefault="00D31F38" w:rsidP="00E35F1F">
            <w:pPr>
              <w:pStyle w:val="EngHang"/>
            </w:pPr>
            <w:r>
              <w:t>"</w:t>
            </w:r>
            <w:commentRangeStart w:id="450"/>
            <w:r>
              <w:t>Bless</w:t>
            </w:r>
            <w:commentRangeEnd w:id="450"/>
            <w:r>
              <w:rPr>
                <w:rStyle w:val="CommentReference"/>
                <w:rFonts w:eastAsiaTheme="minorHAnsi" w:cstheme="minorBidi"/>
                <w:color w:val="auto"/>
                <w:lang w:val="en-CA"/>
              </w:rPr>
              <w:commentReference w:id="450"/>
            </w:r>
            <w:r w:rsidRPr="00C05A5B">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1"/>
            <w:r>
              <w:t>day</w:t>
            </w:r>
            <w:commentRangeEnd w:id="451"/>
            <w:r>
              <w:rPr>
                <w:rStyle w:val="CommentReference"/>
                <w:rFonts w:eastAsiaTheme="minorHAnsi" w:cstheme="minorBidi"/>
                <w:color w:val="auto"/>
                <w:lang w:val="en-CA"/>
              </w:rPr>
              <w:commentReference w:id="451"/>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lastRenderedPageBreak/>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2"/>
            <w:r w:rsidRPr="00C05A5B">
              <w:t xml:space="preserve">souls </w:t>
            </w:r>
            <w:commentRangeEnd w:id="452"/>
            <w:r>
              <w:rPr>
                <w:rStyle w:val="CommentReference"/>
                <w:rFonts w:eastAsiaTheme="minorHAnsi" w:cstheme="minorBidi"/>
                <w:color w:val="auto"/>
                <w:lang w:val="en-CA"/>
              </w:rPr>
              <w:commentReference w:id="452"/>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53"/>
            <w:r w:rsidRPr="00C05A5B">
              <w:t>sea</w:t>
            </w:r>
            <w:commentRangeEnd w:id="453"/>
            <w:r>
              <w:rPr>
                <w:rStyle w:val="CommentReference"/>
                <w:rFonts w:eastAsiaTheme="minorHAnsi" w:cstheme="minorBidi"/>
                <w:color w:val="auto"/>
                <w:lang w:val="en-CA"/>
              </w:rPr>
              <w:commentReference w:id="453"/>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77777777" w:rsidR="00D31F38" w:rsidRPr="00C05A5B" w:rsidRDefault="00D31F38" w:rsidP="00E35F1F">
            <w:pPr>
              <w:pStyle w:val="EngHang"/>
              <w:rPr>
                <w:szCs w:val="20"/>
              </w:rPr>
            </w:pPr>
            <w:r w:rsidRPr="00C05A5B">
              <w:t>Praise without ceasing,</w:t>
            </w:r>
          </w:p>
          <w:p w14:paraId="027480CC" w14:textId="77777777" w:rsidR="00D31F38" w:rsidRPr="00C05A5B" w:rsidRDefault="00D31F38" w:rsidP="00E35F1F">
            <w:pPr>
              <w:pStyle w:val="EngHang"/>
              <w:rPr>
                <w:szCs w:val="20"/>
              </w:rPr>
            </w:pPr>
            <w:r w:rsidRPr="00C05A5B">
              <w:t>The Lord, the King of kings,</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7777777" w:rsidR="00D31F38" w:rsidRDefault="00D31F38" w:rsidP="00E35F1F">
            <w:pPr>
              <w:pStyle w:val="EngHang"/>
            </w:pPr>
            <w:r w:rsidRPr="00C05A5B">
              <w:t>"</w:t>
            </w:r>
            <w:r>
              <w:t>Bless</w:t>
            </w:r>
            <w:r w:rsidRPr="00C05A5B">
              <w:t xml:space="preserve"> the Lord, </w:t>
            </w:r>
            <w:commentRangeStart w:id="454"/>
            <w:r w:rsidRPr="00C05A5B">
              <w:t xml:space="preserve">all </w:t>
            </w:r>
            <w:commentRangeEnd w:id="454"/>
            <w:r>
              <w:rPr>
                <w:rStyle w:val="CommentReference"/>
                <w:rFonts w:eastAsiaTheme="minorHAnsi" w:cstheme="minorBidi"/>
                <w:color w:val="auto"/>
                <w:lang w:val="en-CA"/>
              </w:rPr>
              <w:commentReference w:id="454"/>
            </w:r>
            <w:r>
              <w:t>you birds</w:t>
            </w:r>
            <w:r w:rsidRPr="00C05A5B">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77777777" w:rsidR="00D31F38" w:rsidRPr="00C05A5B" w:rsidRDefault="00D31F38" w:rsidP="00E35F1F">
            <w:pPr>
              <w:pStyle w:val="EngHang"/>
              <w:rPr>
                <w:szCs w:val="20"/>
              </w:rPr>
            </w:pPr>
            <w:r w:rsidRPr="00C05A5B">
              <w:t>O ye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77777777" w:rsidR="00D31F38" w:rsidRDefault="00D31F38" w:rsidP="00E35F1F">
            <w:pPr>
              <w:pStyle w:val="EngHang"/>
            </w:pPr>
            <w:r w:rsidRPr="00C05A5B">
              <w:t>Bless ye the Lord of lords:</w:t>
            </w:r>
          </w:p>
          <w:p w14:paraId="26045516" w14:textId="77777777" w:rsidR="00D31F38" w:rsidRPr="00C05A5B" w:rsidRDefault="00D31F38" w:rsidP="00E35F1F">
            <w:pPr>
              <w:pStyle w:val="EngHangEnd"/>
            </w:pPr>
            <w:r w:rsidRPr="00C05A5B">
              <w:t>Praise ye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55"/>
            <w:r w:rsidRPr="00C05A5B">
              <w:t>heretics</w:t>
            </w:r>
            <w:commentRangeEnd w:id="455"/>
            <w:r>
              <w:rPr>
                <w:rStyle w:val="CommentReference"/>
                <w:rFonts w:eastAsiaTheme="minorHAnsi" w:cstheme="minorBidi"/>
                <w:color w:val="auto"/>
                <w:lang w:val="en-CA"/>
              </w:rPr>
              <w:commentReference w:id="455"/>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777777" w:rsidR="00D31F38" w:rsidRPr="00C05A5B" w:rsidRDefault="00D31F38" w:rsidP="00E35F1F">
            <w:pPr>
              <w:pStyle w:val="EngHang"/>
              <w:rPr>
                <w:szCs w:val="20"/>
              </w:rPr>
            </w:pPr>
            <w:r w:rsidRPr="00C05A5B">
              <w:t>Ye servants of the True God,</w:t>
            </w:r>
          </w:p>
          <w:p w14:paraId="33D6BD83" w14:textId="77777777" w:rsidR="00D31F38" w:rsidRPr="00C05A5B" w:rsidRDefault="00D31F38" w:rsidP="00E35F1F">
            <w:pPr>
              <w:pStyle w:val="EngHang"/>
              <w:rPr>
                <w:szCs w:val="20"/>
              </w:rPr>
            </w:pPr>
            <w:r w:rsidRPr="00C05A5B">
              <w:t xml:space="preserve">And </w:t>
            </w:r>
            <w:commentRangeStart w:id="456"/>
            <w:r w:rsidRPr="00C05A5B">
              <w:t xml:space="preserve">spirits </w:t>
            </w:r>
            <w:commentRangeEnd w:id="456"/>
            <w:r>
              <w:rPr>
                <w:rStyle w:val="CommentReference"/>
                <w:rFonts w:eastAsiaTheme="minorHAnsi" w:cstheme="minorBidi"/>
                <w:color w:val="auto"/>
                <w:lang w:val="en-CA"/>
              </w:rPr>
              <w:commentReference w:id="456"/>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57"/>
            <w:r>
              <w:t>contrite</w:t>
            </w:r>
            <w:r w:rsidRPr="00C05A5B">
              <w:t xml:space="preserve"> </w:t>
            </w:r>
            <w:commentRangeEnd w:id="457"/>
            <w:r>
              <w:rPr>
                <w:rStyle w:val="CommentReference"/>
                <w:rFonts w:eastAsiaTheme="minorHAnsi" w:cstheme="minorBidi"/>
                <w:color w:val="auto"/>
                <w:lang w:val="en-CA"/>
              </w:rPr>
              <w:commentReference w:id="457"/>
            </w:r>
            <w:commentRangeStart w:id="458"/>
            <w:r w:rsidRPr="00C05A5B">
              <w:t>hearts</w:t>
            </w:r>
            <w:commentRangeEnd w:id="458"/>
            <w:r>
              <w:rPr>
                <w:rStyle w:val="CommentReference"/>
                <w:rFonts w:eastAsiaTheme="minorHAnsi" w:cstheme="minorBidi"/>
                <w:color w:val="auto"/>
                <w:lang w:val="en-CA"/>
              </w:rPr>
              <w:commentReference w:id="458"/>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59"/>
            <w:r w:rsidRPr="00C05A5B">
              <w:t>Make haste and be very attentive</w:t>
            </w:r>
            <w:commentRangeEnd w:id="459"/>
            <w:r>
              <w:rPr>
                <w:rStyle w:val="CommentReference"/>
                <w:rFonts w:eastAsiaTheme="minorHAnsi" w:cstheme="minorBidi"/>
                <w:color w:val="auto"/>
                <w:lang w:val="en-CA"/>
              </w:rPr>
              <w:commentReference w:id="459"/>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0"/>
            <w:r w:rsidRPr="00C05A5B">
              <w:t xml:space="preserve">righteous </w:t>
            </w:r>
            <w:commentRangeEnd w:id="460"/>
            <w:r>
              <w:rPr>
                <w:rStyle w:val="CommentReference"/>
                <w:rFonts w:eastAsiaTheme="minorHAnsi" w:cstheme="minorBidi"/>
                <w:color w:val="auto"/>
                <w:lang w:val="en-CA"/>
              </w:rPr>
              <w:commentReference w:id="460"/>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77777777" w:rsidR="00D31F38" w:rsidRPr="00C05A5B" w:rsidRDefault="00D31F38" w:rsidP="00E35F1F">
            <w:pPr>
              <w:pStyle w:val="EngHang"/>
              <w:rPr>
                <w:szCs w:val="20"/>
              </w:rPr>
            </w:pPr>
            <w:r>
              <w:t xml:space="preserve">Let him not be </w:t>
            </w:r>
            <w:commentRangeStart w:id="461"/>
            <w:r>
              <w:t>condemned</w:t>
            </w:r>
            <w:commentRangeEnd w:id="461"/>
            <w:r>
              <w:rPr>
                <w:rStyle w:val="CommentReference"/>
                <w:rFonts w:eastAsiaTheme="minorHAnsi" w:cstheme="minorBidi"/>
                <w:color w:val="auto"/>
                <w:lang w:val="en-CA"/>
              </w:rPr>
              <w:commentReference w:id="461"/>
            </w:r>
            <w:r w:rsidRPr="00C05A5B">
              <w:t xml:space="preserve">, </w:t>
            </w:r>
          </w:p>
          <w:p w14:paraId="25CD9610" w14:textId="77777777" w:rsidR="00D31F38" w:rsidRDefault="00D31F38" w:rsidP="00E35F1F">
            <w:pPr>
              <w:pStyle w:val="EngHang"/>
            </w:pPr>
            <w:r w:rsidRPr="00C05A5B">
              <w:t xml:space="preserve">That he may </w:t>
            </w:r>
            <w:commentRangeStart w:id="462"/>
            <w:r w:rsidRPr="00C05A5B">
              <w:t xml:space="preserve">join </w:t>
            </w:r>
            <w:commentRangeEnd w:id="462"/>
            <w:r>
              <w:rPr>
                <w:rStyle w:val="CommentReference"/>
                <w:rFonts w:eastAsiaTheme="minorHAnsi" w:cstheme="minorBidi"/>
                <w:color w:val="auto"/>
                <w:lang w:val="en-CA"/>
              </w:rPr>
              <w:commentReference w:id="462"/>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44831387" w14:textId="04B4AF5D"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73910060" w14:textId="77777777" w:rsidR="00D31F38" w:rsidRPr="003C7D3F" w:rsidRDefault="00D31F38" w:rsidP="00D31F38">
      <w:pPr>
        <w:rPr>
          <w:lang w:val="en-US"/>
        </w:rPr>
      </w:pPr>
    </w:p>
    <w:p w14:paraId="1CC85704" w14:textId="77777777" w:rsidR="00D31F38" w:rsidRDefault="00D31F38" w:rsidP="00D31F38">
      <w:pPr>
        <w:pStyle w:val="Heading4"/>
      </w:pPr>
      <w:bookmarkStart w:id="463" w:name="_Toc297322059"/>
      <w:bookmarkStart w:id="464" w:name="_Toc297407704"/>
      <w:bookmarkStart w:id="465" w:name="_Toc298445756"/>
      <w:bookmarkStart w:id="466" w:name="_Toc298681239"/>
      <w:bookmarkStart w:id="467" w:name="_Toc298447481"/>
      <w:r>
        <w:t>We Follow You</w:t>
      </w:r>
      <w:bookmarkEnd w:id="463"/>
      <w:bookmarkEnd w:id="464"/>
      <w:bookmarkEnd w:id="465"/>
      <w:bookmarkEnd w:id="466"/>
      <w:bookmarkEnd w:id="46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77777777" w:rsidR="00D31F38" w:rsidRDefault="00D31F38" w:rsidP="00E35F1F">
            <w:pPr>
              <w:pStyle w:val="EngHang"/>
            </w:pPr>
            <w:r w:rsidRPr="001A0083">
              <w:t xml:space="preserve">And according to </w:t>
            </w:r>
            <w:r>
              <w:t>Your</w:t>
            </w:r>
            <w:r w:rsidRPr="001A0083">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68" w:name="_Toc297322060"/>
      <w:bookmarkStart w:id="469" w:name="_Toc297407705"/>
      <w:bookmarkStart w:id="470" w:name="_Toc298445757"/>
      <w:bookmarkStart w:id="471" w:name="_Toc298681240"/>
      <w:bookmarkStart w:id="472" w:name="_Toc298447482"/>
      <w:bookmarkStart w:id="473" w:name="_Toc308441897"/>
      <w:bookmarkStart w:id="474" w:name="_Ref448228216"/>
      <w:bookmarkStart w:id="475" w:name="_Ref448228224"/>
      <w:r>
        <w:lastRenderedPageBreak/>
        <w:t>The Communion of the Saints</w:t>
      </w:r>
      <w:bookmarkEnd w:id="468"/>
      <w:bookmarkEnd w:id="469"/>
      <w:bookmarkEnd w:id="470"/>
      <w:bookmarkEnd w:id="471"/>
      <w:bookmarkEnd w:id="472"/>
      <w:bookmarkEnd w:id="473"/>
      <w:bookmarkEnd w:id="474"/>
      <w:bookmarkEnd w:id="475"/>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76"/>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76"/>
            <w:r>
              <w:rPr>
                <w:rStyle w:val="CommentReference"/>
                <w:rFonts w:ascii="Garamond" w:hAnsi="Garamond" w:cstheme="minorBidi"/>
                <w:noProof w:val="0"/>
                <w:lang w:val="en-CA"/>
              </w:rPr>
              <w:commentReference w:id="476"/>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77"/>
            <w:r w:rsidRPr="00006239">
              <w:t>My</w:t>
            </w:r>
            <w:commentRangeEnd w:id="477"/>
            <w:r>
              <w:rPr>
                <w:rStyle w:val="CommentReference"/>
                <w:rFonts w:eastAsiaTheme="minorHAnsi" w:cstheme="minorBidi"/>
                <w:color w:val="auto"/>
                <w:lang w:val="en-CA"/>
              </w:rPr>
              <w:commentReference w:id="477"/>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78"/>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78"/>
            <w:r>
              <w:rPr>
                <w:rStyle w:val="CommentReference"/>
                <w:rFonts w:ascii="Garamond" w:hAnsi="Garamond" w:cstheme="minorBidi"/>
                <w:noProof w:val="0"/>
                <w:lang w:val="en-CA"/>
              </w:rPr>
              <w:commentReference w:id="478"/>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79"/>
            <w:r w:rsidRPr="00FC3604">
              <w:t>ⲡⲓϣⲟⲙⲧ ϣⲉ ⲙⲏⲧ ϣ̀ⲙⲏⲛ</w:t>
            </w:r>
            <w:commentRangeEnd w:id="479"/>
            <w:r>
              <w:rPr>
                <w:rStyle w:val="CommentReference"/>
                <w:rFonts w:ascii="Garamond" w:hAnsi="Garamond" w:cstheme="minorBidi"/>
                <w:noProof w:val="0"/>
                <w:lang w:val="en-CA"/>
              </w:rPr>
              <w:commentReference w:id="479"/>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0"/>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0"/>
            <w:r>
              <w:rPr>
                <w:rStyle w:val="CommentReference"/>
                <w:rFonts w:eastAsiaTheme="minorHAnsi" w:cstheme="minorBidi"/>
                <w:color w:val="auto"/>
                <w:lang w:val="en-CA"/>
              </w:rPr>
              <w:commentReference w:id="480"/>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1"/>
            <w:r w:rsidRPr="00645C3A">
              <w:t xml:space="preserve">Pray </w:t>
            </w:r>
            <w:commentRangeEnd w:id="481"/>
            <w:r>
              <w:rPr>
                <w:rStyle w:val="CommentReference"/>
                <w:rFonts w:eastAsiaTheme="minorHAnsi" w:cstheme="minorBidi"/>
                <w:color w:val="auto"/>
                <w:lang w:val="en-CA"/>
              </w:rPr>
              <w:commentReference w:id="481"/>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2"/>
            </w:r>
          </w:p>
        </w:tc>
      </w:tr>
    </w:tbl>
    <w:p w14:paraId="38417DCC" w14:textId="77777777" w:rsidR="00D31F38" w:rsidRDefault="00D31F38" w:rsidP="00D31F38">
      <w:pPr>
        <w:pStyle w:val="Heading4"/>
      </w:pPr>
      <w:bookmarkStart w:id="483" w:name="_Toc298681241"/>
      <w:bookmarkStart w:id="484" w:name="_Toc308441898"/>
      <w:r>
        <w:t xml:space="preserve">A </w:t>
      </w:r>
      <w:commentRangeStart w:id="485"/>
      <w:r>
        <w:t xml:space="preserve">Short </w:t>
      </w:r>
      <w:commentRangeEnd w:id="485"/>
      <w:r>
        <w:rPr>
          <w:rStyle w:val="CommentReference"/>
          <w:rFonts w:eastAsiaTheme="minorHAnsi" w:cstheme="minorBidi"/>
          <w:b w:val="0"/>
          <w:bCs w:val="0"/>
        </w:rPr>
        <w:commentReference w:id="485"/>
      </w:r>
      <w:commentRangeStart w:id="486"/>
      <w:r>
        <w:t xml:space="preserve">Communion </w:t>
      </w:r>
      <w:commentRangeEnd w:id="486"/>
      <w:r>
        <w:rPr>
          <w:rStyle w:val="CommentReference"/>
          <w:rFonts w:eastAsiaTheme="minorHAnsi" w:cstheme="minorBidi"/>
          <w:b w:val="0"/>
          <w:bCs w:val="0"/>
        </w:rPr>
        <w:commentReference w:id="486"/>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87"/>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87"/>
            <w:r>
              <w:rPr>
                <w:rStyle w:val="CommentReference"/>
                <w:rFonts w:ascii="Garamond" w:hAnsi="Garamond" w:cstheme="minorBidi"/>
                <w:noProof w:val="0"/>
                <w:lang w:val="en-CA"/>
              </w:rPr>
              <w:commentReference w:id="487"/>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88"/>
            <w:r w:rsidRPr="00006239">
              <w:t>My</w:t>
            </w:r>
            <w:commentRangeEnd w:id="488"/>
            <w:r>
              <w:rPr>
                <w:rStyle w:val="CommentReference"/>
                <w:rFonts w:eastAsiaTheme="minorHAnsi" w:cstheme="minorBidi"/>
                <w:color w:val="auto"/>
                <w:lang w:val="en-CA"/>
              </w:rPr>
              <w:commentReference w:id="488"/>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89"/>
            <w:r w:rsidRPr="00FC3604">
              <w:t>ⲡⲓϣⲟⲙⲧ ϣⲉ ⲙⲏⲧ ϣ̀ⲙⲏⲛ</w:t>
            </w:r>
            <w:commentRangeEnd w:id="489"/>
            <w:r>
              <w:rPr>
                <w:rStyle w:val="CommentReference"/>
                <w:rFonts w:ascii="Garamond" w:hAnsi="Garamond" w:cstheme="minorBidi"/>
                <w:noProof w:val="0"/>
                <w:lang w:val="en-CA"/>
              </w:rPr>
              <w:commentReference w:id="489"/>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0"/>
            <w:r w:rsidRPr="000100FF">
              <w:t xml:space="preserve">Pray </w:t>
            </w:r>
            <w:commentRangeEnd w:id="490"/>
            <w:r>
              <w:rPr>
                <w:rStyle w:val="CommentReference"/>
                <w:rFonts w:eastAsiaTheme="minorHAnsi" w:cstheme="minorBidi"/>
                <w:color w:val="auto"/>
                <w:lang w:val="en-CA"/>
              </w:rPr>
              <w:commentReference w:id="490"/>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1"/>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1"/>
            <w:r>
              <w:rPr>
                <w:rStyle w:val="CommentReference"/>
                <w:rFonts w:eastAsiaTheme="minorHAnsi" w:cstheme="minorBidi"/>
                <w:color w:val="auto"/>
                <w:lang w:val="en-CA"/>
              </w:rPr>
              <w:commentReference w:id="491"/>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2" w:name="_Ref448228235"/>
      <w:r>
        <w:rPr>
          <w:lang w:val="en-US"/>
        </w:rPr>
        <w:t>The Doxologies</w:t>
      </w:r>
      <w:bookmarkEnd w:id="483"/>
      <w:bookmarkEnd w:id="484"/>
      <w:bookmarkEnd w:id="492"/>
    </w:p>
    <w:p w14:paraId="04E32178" w14:textId="0D7437A1" w:rsidR="00D31F38" w:rsidRDefault="00D31F38" w:rsidP="00D31F38">
      <w:pPr>
        <w:pStyle w:val="Rubric"/>
        <w:rPr>
          <w:lang w:val="en-US"/>
        </w:rPr>
      </w:pPr>
      <w:bookmarkStart w:id="493"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494" w:name="_Toc308441900"/>
      <w:bookmarkStart w:id="495" w:name="_Ref434487886"/>
      <w:bookmarkStart w:id="496" w:name="_Ref434487891"/>
      <w:r>
        <w:rPr>
          <w:lang w:val="en-US"/>
        </w:rPr>
        <w:t>The Doxology of the Virgin for Midnight Praise</w:t>
      </w:r>
      <w:bookmarkEnd w:id="494"/>
      <w:bookmarkEnd w:id="495"/>
      <w:bookmarkEnd w:id="496"/>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497"/>
            <w:r>
              <w:t>Godhead</w:t>
            </w:r>
            <w:commentRangeEnd w:id="497"/>
            <w:r>
              <w:rPr>
                <w:rStyle w:val="CommentReference"/>
                <w:rFonts w:eastAsiaTheme="minorHAnsi" w:cstheme="minorBidi"/>
                <w:color w:val="auto"/>
                <w:lang w:val="en-CA"/>
              </w:rPr>
              <w:commentReference w:id="497"/>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498"/>
            <w:r>
              <w:t xml:space="preserve">to </w:t>
            </w:r>
            <w:commentRangeEnd w:id="498"/>
            <w:r>
              <w:rPr>
                <w:rStyle w:val="CommentReference"/>
                <w:rFonts w:eastAsiaTheme="minorHAnsi" w:cstheme="minorBidi"/>
                <w:color w:val="auto"/>
                <w:lang w:val="en-CA"/>
              </w:rPr>
              <w:commentReference w:id="498"/>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2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499"/>
            <w:r>
              <w:t xml:space="preserve">faithful </w:t>
            </w:r>
            <w:commentRangeEnd w:id="499"/>
            <w:r>
              <w:rPr>
                <w:rStyle w:val="CommentReference"/>
                <w:rFonts w:eastAsiaTheme="minorHAnsi" w:cstheme="minorBidi"/>
                <w:color w:val="auto"/>
                <w:lang w:val="en-CA"/>
              </w:rPr>
              <w:commentReference w:id="499"/>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500" w:name="_Toc308441901"/>
      <w:r>
        <w:rPr>
          <w:lang w:val="en-US"/>
        </w:rPr>
        <w:t>The Conclusion of the Doxologies</w:t>
      </w:r>
      <w:bookmarkEnd w:id="493"/>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2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1" w:name="_Toc448227684"/>
      <w:bookmarkStart w:id="502" w:name="_Ref448228501"/>
      <w:bookmarkStart w:id="503" w:name="_Ref448228505"/>
      <w:r>
        <w:t>The Fourth Canticle</w:t>
      </w:r>
      <w:bookmarkEnd w:id="501"/>
      <w:bookmarkEnd w:id="502"/>
      <w:bookmarkEnd w:id="503"/>
    </w:p>
    <w:p w14:paraId="575FD42E" w14:textId="77777777" w:rsidR="00D31F38" w:rsidRDefault="00D31F38" w:rsidP="00D31F38">
      <w:pPr>
        <w:pStyle w:val="Heading4"/>
      </w:pPr>
      <w:bookmarkStart w:id="504" w:name="_Toc410196423"/>
      <w:bookmarkStart w:id="505" w:name="_Toc410196925"/>
      <w:bookmarkStart w:id="506" w:name="_Ref434580708"/>
      <w:bookmarkStart w:id="507" w:name="_Ref434580714"/>
      <w:r>
        <w:t>The Fourth Canticle</w:t>
      </w:r>
      <w:bookmarkEnd w:id="504"/>
      <w:bookmarkEnd w:id="505"/>
      <w:bookmarkEnd w:id="506"/>
      <w:bookmarkEnd w:id="50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08" w:name="_Toc297322062"/>
      <w:bookmarkStart w:id="509" w:name="_Toc297407707"/>
      <w:bookmarkStart w:id="510" w:name="_Toc298445759"/>
      <w:bookmarkStart w:id="511" w:name="_Toc298681245"/>
      <w:bookmarkStart w:id="512" w:name="_Toc298447484"/>
      <w:r>
        <w:rPr>
          <w:lang w:val="en-US"/>
        </w:rPr>
        <w:t>Psalm 148</w:t>
      </w:r>
      <w:bookmarkEnd w:id="508"/>
      <w:bookmarkEnd w:id="509"/>
      <w:bookmarkEnd w:id="510"/>
      <w:bookmarkEnd w:id="511"/>
      <w:bookmarkEnd w:id="51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2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3"/>
            <w:commentRangeStart w:id="514"/>
            <w:r w:rsidRPr="00FC3604">
              <w:t>For</w:t>
            </w:r>
            <w:commentRangeEnd w:id="513"/>
            <w:r w:rsidRPr="00FC3604">
              <w:rPr>
                <w:rStyle w:val="CommentReference"/>
                <w:rFonts w:cstheme="minorBidi"/>
                <w:color w:val="auto"/>
                <w:lang w:val="en-CA"/>
              </w:rPr>
              <w:commentReference w:id="513"/>
            </w:r>
            <w:r w:rsidRPr="00FC3604">
              <w:t xml:space="preserve"> He spoke and </w:t>
            </w:r>
            <w:r w:rsidRPr="00FC3604">
              <w:rPr>
                <w:color w:val="auto"/>
              </w:rPr>
              <w:t>they</w:t>
            </w:r>
            <w:r w:rsidRPr="00FC3604">
              <w:t xml:space="preserve"> came to be!</w:t>
            </w:r>
            <w:commentRangeEnd w:id="514"/>
            <w:r>
              <w:rPr>
                <w:rStyle w:val="CommentReference"/>
                <w:rFonts w:cstheme="minorBidi"/>
                <w:color w:val="auto"/>
                <w:lang w:val="en-CA"/>
              </w:rPr>
              <w:commentReference w:id="51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1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15"/>
            <w:r w:rsidR="00D31F38">
              <w:rPr>
                <w:rStyle w:val="CommentReference"/>
                <w:rFonts w:eastAsiaTheme="minorHAnsi" w:cstheme="minorBidi"/>
                <w:color w:val="auto"/>
                <w:lang w:val="en-CA"/>
              </w:rPr>
              <w:commentReference w:id="51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16"/>
            <w:r w:rsidRPr="00FC3604">
              <w:t>Praise the Lord from the earth!</w:t>
            </w:r>
            <w:commentRangeEnd w:id="516"/>
            <w:r>
              <w:rPr>
                <w:rStyle w:val="CommentReference"/>
                <w:rFonts w:cstheme="minorBidi"/>
                <w:color w:val="auto"/>
                <w:lang w:val="en-CA"/>
              </w:rPr>
              <w:commentReference w:id="51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17"/>
            <w:r w:rsidRPr="007425E1">
              <w:rPr>
                <w:rFonts w:eastAsiaTheme="minorHAnsi"/>
              </w:rPr>
              <w:t xml:space="preserve">His </w:t>
            </w:r>
            <w:commentRangeEnd w:id="517"/>
            <w:r>
              <w:rPr>
                <w:rStyle w:val="CommentReference"/>
                <w:rFonts w:eastAsiaTheme="minorHAnsi" w:cstheme="minorBidi"/>
                <w:color w:val="auto"/>
                <w:lang w:val="en-CA"/>
              </w:rPr>
              <w:commentReference w:id="517"/>
            </w:r>
            <w:r w:rsidRPr="007425E1">
              <w:rPr>
                <w:rFonts w:eastAsiaTheme="minorHAnsi"/>
              </w:rPr>
              <w:t>glory is above the earth and heaven</w:t>
            </w:r>
            <w:r w:rsidR="00A17656">
              <w:rPr>
                <w:rStyle w:val="FootnoteReference"/>
                <w:rFonts w:eastAsiaTheme="minorHAnsi"/>
              </w:rPr>
              <w:footnoteReference w:id="82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2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18" w:name="_Toc297322063"/>
      <w:bookmarkStart w:id="519" w:name="_Toc297407708"/>
      <w:bookmarkStart w:id="520" w:name="_Toc298445760"/>
      <w:bookmarkStart w:id="521" w:name="_Toc298681246"/>
      <w:bookmarkStart w:id="522" w:name="_Toc298447485"/>
      <w:r>
        <w:rPr>
          <w:lang w:val="en-US"/>
        </w:rPr>
        <w:t>Psalm 149</w:t>
      </w:r>
      <w:bookmarkEnd w:id="518"/>
      <w:bookmarkEnd w:id="519"/>
      <w:bookmarkEnd w:id="520"/>
      <w:bookmarkEnd w:id="521"/>
      <w:bookmarkEnd w:id="52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3"/>
            <w:r w:rsidRPr="007425E1">
              <w:rPr>
                <w:rFonts w:eastAsiaTheme="minorHAnsi"/>
              </w:rPr>
              <w:t>chorus</w:t>
            </w:r>
            <w:commentRangeEnd w:id="523"/>
            <w:r>
              <w:rPr>
                <w:rStyle w:val="CommentReference"/>
                <w:rFonts w:eastAsiaTheme="minorHAnsi" w:cstheme="minorBidi"/>
                <w:color w:val="auto"/>
                <w:lang w:val="en-CA"/>
              </w:rPr>
              <w:commentReference w:id="52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24"/>
            <w:r w:rsidRPr="007425E1">
              <w:rPr>
                <w:rFonts w:eastAsiaTheme="minorHAnsi"/>
              </w:rPr>
              <w:t xml:space="preserve"> </w:t>
            </w:r>
            <w:commentRangeEnd w:id="524"/>
            <w:r>
              <w:rPr>
                <w:rStyle w:val="CommentReference"/>
                <w:rFonts w:eastAsiaTheme="minorHAnsi" w:cstheme="minorBidi"/>
                <w:color w:val="auto"/>
                <w:lang w:val="en-CA"/>
              </w:rPr>
              <w:commentReference w:id="52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25"/>
            <w:r w:rsidR="00D31F38">
              <w:t>rejoice</w:t>
            </w:r>
            <w:r w:rsidR="00D31F38" w:rsidRPr="007425E1">
              <w:t xml:space="preserve"> </w:t>
            </w:r>
            <w:commentRangeEnd w:id="525"/>
            <w:r w:rsidR="00D31F38">
              <w:rPr>
                <w:rStyle w:val="CommentReference"/>
                <w:rFonts w:cstheme="minorBidi"/>
                <w:color w:val="auto"/>
                <w:lang w:val="en-CA"/>
              </w:rPr>
              <w:commentReference w:id="52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26"/>
            <w:r w:rsidRPr="007425E1">
              <w:rPr>
                <w:rFonts w:eastAsiaTheme="minorHAnsi"/>
              </w:rPr>
              <w:t>mouth</w:t>
            </w:r>
            <w:commentRangeEnd w:id="526"/>
            <w:r w:rsidR="002275C0">
              <w:rPr>
                <w:rFonts w:eastAsiaTheme="minorHAnsi"/>
              </w:rPr>
              <w:t>s</w:t>
            </w:r>
            <w:r>
              <w:rPr>
                <w:rStyle w:val="CommentReference"/>
                <w:rFonts w:eastAsiaTheme="minorHAnsi" w:cstheme="minorBidi"/>
                <w:color w:val="auto"/>
                <w:lang w:val="en-CA"/>
              </w:rPr>
              <w:commentReference w:id="52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27"/>
            <w:r>
              <w:t>rebukes</w:t>
            </w:r>
            <w:r w:rsidRPr="007425E1">
              <w:t xml:space="preserve"> </w:t>
            </w:r>
            <w:commentRangeEnd w:id="527"/>
            <w:r>
              <w:rPr>
                <w:rStyle w:val="CommentReference"/>
                <w:rFonts w:cstheme="minorBidi"/>
                <w:color w:val="auto"/>
                <w:lang w:val="en-CA"/>
              </w:rPr>
              <w:commentReference w:id="52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28" w:name="_Toc297322064"/>
      <w:bookmarkStart w:id="529" w:name="_Toc297407709"/>
      <w:bookmarkStart w:id="530" w:name="_Toc298445761"/>
      <w:bookmarkStart w:id="531" w:name="_Toc298681247"/>
      <w:bookmarkStart w:id="532" w:name="_Toc298447486"/>
      <w:r>
        <w:rPr>
          <w:lang w:val="en-US"/>
        </w:rPr>
        <w:t>Psalm 150</w:t>
      </w:r>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3"/>
            <w:r w:rsidRPr="007425E1">
              <w:t xml:space="preserve">psaltery </w:t>
            </w:r>
            <w:commentRangeEnd w:id="533"/>
            <w:r>
              <w:rPr>
                <w:rStyle w:val="CommentReference"/>
                <w:rFonts w:cstheme="minorBidi"/>
                <w:color w:val="auto"/>
                <w:lang w:val="en-CA"/>
              </w:rPr>
              <w:commentReference w:id="53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34"/>
            <w:r w:rsidRPr="007425E1">
              <w:t>chorus</w:t>
            </w:r>
            <w:commentRangeEnd w:id="534"/>
            <w:r>
              <w:rPr>
                <w:rStyle w:val="CommentReference"/>
                <w:rFonts w:cstheme="minorBidi"/>
                <w:color w:val="auto"/>
                <w:lang w:val="en-CA"/>
              </w:rPr>
              <w:commentReference w:id="53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35" w:name="_Toc448227685"/>
      <w:bookmarkStart w:id="536" w:name="_Ref448228521"/>
      <w:bookmarkStart w:id="537" w:name="_Ref448228524"/>
      <w:bookmarkStart w:id="538" w:name="_Ref448471720"/>
      <w:r>
        <w:lastRenderedPageBreak/>
        <w:t>The Annual Psalis and Theotokia</w:t>
      </w:r>
      <w:bookmarkEnd w:id="535"/>
      <w:bookmarkEnd w:id="536"/>
      <w:bookmarkEnd w:id="537"/>
      <w:bookmarkEnd w:id="53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39" w:name="_Toc448227686"/>
      <w:r>
        <w:lastRenderedPageBreak/>
        <w:t>Sunday</w:t>
      </w:r>
      <w:bookmarkEnd w:id="539"/>
    </w:p>
    <w:p w14:paraId="45726092" w14:textId="77777777" w:rsidR="00E35F1F" w:rsidRDefault="00E35F1F" w:rsidP="00E35F1F">
      <w:pPr>
        <w:pStyle w:val="Heading3"/>
        <w:rPr>
          <w:lang w:val="en-US"/>
        </w:rPr>
      </w:pPr>
      <w:bookmarkStart w:id="540" w:name="_Toc297322066"/>
      <w:bookmarkStart w:id="541" w:name="_Toc297407711"/>
      <w:bookmarkStart w:id="542" w:name="_Toc298445763"/>
      <w:bookmarkStart w:id="543" w:name="_Toc298447488"/>
      <w:bookmarkStart w:id="544" w:name="_Toc308441905"/>
      <w:r>
        <w:rPr>
          <w:lang w:val="en-US"/>
        </w:rPr>
        <w:t>The Sunday Psali for the Lord</w:t>
      </w:r>
      <w:bookmarkEnd w:id="540"/>
      <w:bookmarkEnd w:id="541"/>
      <w:bookmarkEnd w:id="542"/>
      <w:bookmarkEnd w:id="543"/>
      <w:bookmarkEnd w:id="544"/>
    </w:p>
    <w:p w14:paraId="4FEF8FCA" w14:textId="77777777" w:rsidR="00E35F1F" w:rsidRPr="00CE3852" w:rsidRDefault="00E35F1F" w:rsidP="00E35F1F">
      <w:pPr>
        <w:pStyle w:val="Heading5non-TOC"/>
        <w:rPr>
          <w:lang w:val="en-US"/>
        </w:rPr>
      </w:pPr>
      <w:commentRangeStart w:id="545"/>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45"/>
      <w:r>
        <w:rPr>
          <w:rStyle w:val="CommentReference"/>
          <w:rFonts w:ascii="Garamond" w:eastAsiaTheme="minorHAnsi" w:hAnsi="Garamond" w:cstheme="minorBidi"/>
        </w:rPr>
        <w:commentReference w:id="54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46"/>
            <w:r w:rsidRPr="00FC3604">
              <w:t>ⲛⲏⲓ</w:t>
            </w:r>
            <w:commentRangeEnd w:id="546"/>
            <w:r>
              <w:rPr>
                <w:rStyle w:val="CommentReference"/>
                <w:rFonts w:ascii="Garamond" w:hAnsi="Garamond" w:cstheme="minorBidi"/>
                <w:noProof w:val="0"/>
                <w:lang w:val="en-CA"/>
              </w:rPr>
              <w:commentReference w:id="546"/>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lastRenderedPageBreak/>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47"/>
            <w:r w:rsidRPr="005832A1">
              <w:t xml:space="preserve">praise </w:t>
            </w:r>
            <w:commentRangeEnd w:id="547"/>
            <w:r w:rsidRPr="005832A1">
              <w:rPr>
                <w:rStyle w:val="CommentReference"/>
                <w:rFonts w:eastAsiaTheme="minorHAnsi"/>
                <w:sz w:val="24"/>
              </w:rPr>
              <w:commentReference w:id="547"/>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48"/>
            <w:r w:rsidRPr="005832A1">
              <w:t>Earth</w:t>
            </w:r>
            <w:commentRangeEnd w:id="548"/>
            <w:r w:rsidRPr="005832A1">
              <w:rPr>
                <w:rStyle w:val="CommentReference"/>
                <w:rFonts w:eastAsiaTheme="minorHAnsi"/>
                <w:sz w:val="24"/>
              </w:rPr>
              <w:commentReference w:id="548"/>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49"/>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49"/>
            <w:r>
              <w:rPr>
                <w:rStyle w:val="CommentReference"/>
                <w:rFonts w:ascii="Garamond" w:hAnsi="Garamond" w:cstheme="minorBidi"/>
                <w:noProof w:val="0"/>
                <w:lang w:val="en-CA"/>
              </w:rPr>
              <w:commentReference w:id="549"/>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0"/>
            <w:r w:rsidRPr="005832A1">
              <w:t xml:space="preserve">Make haste </w:t>
            </w:r>
            <w:commentRangeEnd w:id="550"/>
            <w:r w:rsidRPr="005832A1">
              <w:rPr>
                <w:rStyle w:val="CommentReference"/>
                <w:rFonts w:eastAsiaTheme="minorHAnsi"/>
                <w:sz w:val="24"/>
              </w:rPr>
              <w:commentReference w:id="550"/>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1"/>
            <w:r w:rsidRPr="005832A1">
              <w:rPr>
                <w:rFonts w:eastAsiaTheme="minorHAnsi"/>
              </w:rPr>
              <w:t xml:space="preserve">different </w:t>
            </w:r>
            <w:commentRangeEnd w:id="551"/>
            <w:r w:rsidRPr="005832A1">
              <w:rPr>
                <w:rStyle w:val="CommentReference"/>
                <w:rFonts w:eastAsiaTheme="minorHAnsi"/>
                <w:sz w:val="24"/>
              </w:rPr>
              <w:commentReference w:id="551"/>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2"/>
            <w:r w:rsidRPr="005832A1">
              <w:t>truth</w:t>
            </w:r>
            <w:commentRangeEnd w:id="552"/>
            <w:r w:rsidRPr="005832A1">
              <w:rPr>
                <w:rStyle w:val="CommentReference"/>
                <w:rFonts w:eastAsiaTheme="minorHAnsi"/>
                <w:sz w:val="24"/>
              </w:rPr>
              <w:commentReference w:id="552"/>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lastRenderedPageBreak/>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3"/>
            <w:r w:rsidRPr="005832A1">
              <w:t xml:space="preserve">longsuffering </w:t>
            </w:r>
            <w:commentRangeEnd w:id="553"/>
            <w:r w:rsidRPr="005832A1">
              <w:rPr>
                <w:rStyle w:val="CommentReference"/>
                <w:rFonts w:eastAsiaTheme="minorHAnsi"/>
                <w:sz w:val="24"/>
              </w:rPr>
              <w:commentReference w:id="553"/>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54"/>
            <w:r w:rsidRPr="005832A1">
              <w:t xml:space="preserve">I rise </w:t>
            </w:r>
            <w:commentRangeEnd w:id="554"/>
            <w:r w:rsidRPr="005832A1">
              <w:rPr>
                <w:rStyle w:val="CommentReference"/>
                <w:rFonts w:eastAsiaTheme="minorHAnsi"/>
                <w:sz w:val="24"/>
              </w:rPr>
              <w:commentReference w:id="554"/>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55"/>
            <w:r w:rsidRPr="005832A1">
              <w:t>sweet</w:t>
            </w:r>
            <w:commentRangeEnd w:id="555"/>
            <w:r w:rsidRPr="005832A1">
              <w:rPr>
                <w:rStyle w:val="CommentReference"/>
                <w:rFonts w:eastAsiaTheme="minorHAnsi"/>
                <w:sz w:val="24"/>
              </w:rPr>
              <w:commentReference w:id="555"/>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56"/>
            <w:r w:rsidRPr="005832A1">
              <w:rPr>
                <w:rFonts w:eastAsiaTheme="minorHAnsi"/>
              </w:rPr>
              <w:t>Oh, how I love</w:t>
            </w:r>
            <w:commentRangeEnd w:id="556"/>
            <w:r w:rsidRPr="005832A1">
              <w:rPr>
                <w:rStyle w:val="CommentReference"/>
                <w:rFonts w:eastAsiaTheme="minorHAnsi"/>
                <w:sz w:val="24"/>
              </w:rPr>
              <w:commentReference w:id="556"/>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57"/>
            <w:r w:rsidRPr="005832A1">
              <w:rPr>
                <w:rFonts w:eastAsiaTheme="minorHAnsi"/>
              </w:rPr>
              <w:t xml:space="preserve">of </w:t>
            </w:r>
            <w:commentRangeEnd w:id="557"/>
            <w:r w:rsidRPr="005832A1">
              <w:rPr>
                <w:rStyle w:val="CommentReference"/>
                <w:rFonts w:eastAsiaTheme="minorHAnsi"/>
                <w:sz w:val="24"/>
              </w:rPr>
              <w:commentReference w:id="557"/>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58"/>
            <w:r w:rsidRPr="005832A1">
              <w:t>truth</w:t>
            </w:r>
            <w:commentRangeEnd w:id="558"/>
            <w:r w:rsidRPr="005832A1">
              <w:rPr>
                <w:rStyle w:val="CommentReference"/>
                <w:rFonts w:eastAsiaTheme="minorHAnsi"/>
                <w:sz w:val="24"/>
              </w:rPr>
              <w:commentReference w:id="558"/>
            </w:r>
            <w:r w:rsidR="008A107E">
              <w:rPr>
                <w:rStyle w:val="FootnoteReference"/>
              </w:rPr>
              <w:footnoteReference w:id="82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59"/>
            <w:r w:rsidRPr="005832A1">
              <w:t xml:space="preserve">true </w:t>
            </w:r>
            <w:commentRangeEnd w:id="559"/>
            <w:r w:rsidRPr="005832A1">
              <w:rPr>
                <w:rStyle w:val="CommentReference"/>
                <w:rFonts w:eastAsiaTheme="minorHAnsi"/>
                <w:sz w:val="24"/>
              </w:rPr>
              <w:commentReference w:id="559"/>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0"/>
            <w:r>
              <w:t xml:space="preserve">Whenever </w:t>
            </w:r>
            <w:commentRangeEnd w:id="560"/>
            <w:r>
              <w:rPr>
                <w:rStyle w:val="CommentReference"/>
                <w:rFonts w:eastAsiaTheme="minorHAnsi" w:cstheme="minorBidi"/>
                <w:color w:val="auto"/>
                <w:lang w:val="en-CA"/>
              </w:rPr>
              <w:commentReference w:id="560"/>
            </w:r>
            <w:r>
              <w:t>we</w:t>
            </w:r>
          </w:p>
          <w:p w14:paraId="1820B153" w14:textId="77777777" w:rsidR="00E35F1F" w:rsidRDefault="00E35F1F" w:rsidP="00E35F1F">
            <w:pPr>
              <w:pStyle w:val="EngHang"/>
            </w:pPr>
            <w:commentRangeStart w:id="561"/>
            <w:r>
              <w:t xml:space="preserve">Gather </w:t>
            </w:r>
            <w:commentRangeEnd w:id="561"/>
            <w:r>
              <w:rPr>
                <w:rStyle w:val="CommentReference"/>
                <w:rFonts w:eastAsiaTheme="minorHAnsi" w:cstheme="minorBidi"/>
                <w:color w:val="auto"/>
                <w:lang w:val="en-CA"/>
              </w:rPr>
              <w:commentReference w:id="561"/>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2"/>
            <w:r>
              <w:t xml:space="preserve">will </w:t>
            </w:r>
            <w:commentRangeEnd w:id="562"/>
            <w:r>
              <w:rPr>
                <w:rStyle w:val="CommentReference"/>
                <w:rFonts w:eastAsiaTheme="minorHAnsi" w:cstheme="minorBidi"/>
                <w:color w:val="auto"/>
                <w:lang w:val="en-CA"/>
              </w:rPr>
              <w:commentReference w:id="562"/>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3"/>
            <w:r>
              <w:t xml:space="preserve">Deliver </w:t>
            </w:r>
            <w:commentRangeEnd w:id="563"/>
            <w:r>
              <w:rPr>
                <w:rStyle w:val="CommentReference"/>
                <w:rFonts w:eastAsiaTheme="minorHAnsi" w:cstheme="minorBidi"/>
                <w:color w:val="auto"/>
                <w:lang w:val="en-CA"/>
              </w:rPr>
              <w:commentReference w:id="563"/>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64"/>
            <w:r w:rsidRPr="00A16DFE">
              <w:rPr>
                <w:rFonts w:eastAsiaTheme="minorHAnsi"/>
              </w:rPr>
              <w:t xml:space="preserve">come </w:t>
            </w:r>
            <w:commentRangeEnd w:id="564"/>
            <w:r>
              <w:rPr>
                <w:rStyle w:val="CommentReference"/>
                <w:rFonts w:eastAsiaTheme="minorHAnsi" w:cstheme="minorBidi"/>
                <w:color w:val="auto"/>
                <w:lang w:val="en-CA"/>
              </w:rPr>
              <w:commentReference w:id="564"/>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65"/>
            <w:r>
              <w:rPr>
                <w:rFonts w:eastAsiaTheme="minorHAnsi"/>
              </w:rPr>
              <w:t>be</w:t>
            </w:r>
            <w:r w:rsidRPr="00A16DFE">
              <w:rPr>
                <w:rFonts w:eastAsiaTheme="minorHAnsi"/>
              </w:rPr>
              <w:t xml:space="preserve"> </w:t>
            </w:r>
            <w:commentRangeEnd w:id="565"/>
            <w:r>
              <w:rPr>
                <w:rStyle w:val="CommentReference"/>
                <w:rFonts w:eastAsiaTheme="minorHAnsi" w:cstheme="minorBidi"/>
                <w:color w:val="auto"/>
                <w:lang w:val="en-CA"/>
              </w:rPr>
              <w:commentReference w:id="565"/>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66" w:name="_Toc297322067"/>
      <w:bookmarkStart w:id="567" w:name="_Toc297407712"/>
      <w:bookmarkStart w:id="568" w:name="_Toc298445764"/>
      <w:bookmarkStart w:id="569" w:name="_Toc298681249"/>
      <w:bookmarkStart w:id="570" w:name="_Toc298447489"/>
      <w:bookmarkStart w:id="571" w:name="_Toc308441906"/>
      <w:r>
        <w:rPr>
          <w:lang w:val="en-US"/>
        </w:rPr>
        <w:lastRenderedPageBreak/>
        <w:t>The Sunday Theotokia</w:t>
      </w:r>
      <w:bookmarkEnd w:id="566"/>
      <w:bookmarkEnd w:id="567"/>
      <w:bookmarkEnd w:id="568"/>
      <w:bookmarkEnd w:id="569"/>
      <w:bookmarkEnd w:id="570"/>
      <w:bookmarkEnd w:id="571"/>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2" w:name="_Toc298445765"/>
      <w:bookmarkStart w:id="573" w:name="_Toc298681250"/>
      <w:bookmarkStart w:id="574" w:name="_Toc298447490"/>
      <w:r>
        <w:rPr>
          <w:lang w:val="en-US"/>
        </w:rPr>
        <w:t>Part One</w:t>
      </w:r>
      <w:bookmarkEnd w:id="572"/>
      <w:bookmarkEnd w:id="573"/>
      <w:bookmarkEnd w:id="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75"/>
            <w:r w:rsidRPr="007425E1">
              <w:rPr>
                <w:rFonts w:eastAsiaTheme="minorHAnsi"/>
              </w:rPr>
              <w:t>Of the Covenant</w:t>
            </w:r>
            <w:commentRangeEnd w:id="575"/>
            <w:r>
              <w:rPr>
                <w:rStyle w:val="CommentReference"/>
                <w:rFonts w:eastAsiaTheme="minorHAnsi" w:cstheme="minorBidi"/>
                <w:color w:val="auto"/>
                <w:lang w:val="en-CA"/>
              </w:rPr>
              <w:commentReference w:id="575"/>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76"/>
            <w:r>
              <w:rPr>
                <w:rFonts w:eastAsiaTheme="minorHAnsi"/>
              </w:rPr>
              <w:t>sprinkling</w:t>
            </w:r>
            <w:commentRangeEnd w:id="576"/>
            <w:r>
              <w:rPr>
                <w:rStyle w:val="CommentReference"/>
                <w:rFonts w:eastAsiaTheme="minorHAnsi" w:cstheme="minorBidi"/>
                <w:color w:val="auto"/>
                <w:lang w:val="en-CA"/>
              </w:rPr>
              <w:commentReference w:id="576"/>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77"/>
            <w:r>
              <w:rPr>
                <w:rFonts w:eastAsiaTheme="minorHAnsi"/>
              </w:rPr>
              <w:t>dwelt</w:t>
            </w:r>
            <w:commentRangeEnd w:id="577"/>
            <w:r>
              <w:rPr>
                <w:rStyle w:val="CommentReference"/>
                <w:rFonts w:eastAsiaTheme="minorHAnsi" w:cstheme="minorBidi"/>
                <w:color w:val="auto"/>
                <w:lang w:val="en-CA"/>
              </w:rPr>
              <w:commentReference w:id="577"/>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78"/>
            <w:r>
              <w:t xml:space="preserve">Magnify </w:t>
            </w:r>
            <w:commentRangeEnd w:id="578"/>
            <w:r>
              <w:rPr>
                <w:rStyle w:val="CommentReference"/>
                <w:rFonts w:eastAsiaTheme="minorHAnsi" w:cstheme="minorBidi"/>
                <w:color w:val="auto"/>
                <w:lang w:val="en-CA"/>
              </w:rPr>
              <w:commentReference w:id="578"/>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79"/>
            <w:r>
              <w:t xml:space="preserve">obtain </w:t>
            </w:r>
            <w:commentRangeEnd w:id="579"/>
            <w:r>
              <w:rPr>
                <w:rStyle w:val="CommentReference"/>
                <w:rFonts w:eastAsiaTheme="minorHAnsi" w:cstheme="minorBidi"/>
                <w:color w:val="auto"/>
                <w:lang w:val="en-CA"/>
              </w:rPr>
              <w:commentReference w:id="579"/>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80" w:name="_Toc298445766"/>
      <w:bookmarkStart w:id="581" w:name="_Toc298681251"/>
      <w:bookmarkStart w:id="582" w:name="_Toc298447491"/>
      <w:r>
        <w:t>Part Two</w:t>
      </w:r>
      <w:bookmarkEnd w:id="580"/>
      <w:bookmarkEnd w:id="581"/>
      <w:bookmarkEnd w:id="582"/>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3"/>
            <w:r>
              <w:rPr>
                <w:rFonts w:eastAsiaTheme="minorHAnsi"/>
              </w:rPr>
              <w:t xml:space="preserve">type </w:t>
            </w:r>
            <w:commentRangeEnd w:id="583"/>
            <w:r>
              <w:rPr>
                <w:rStyle w:val="CommentReference"/>
                <w:rFonts w:eastAsiaTheme="minorHAnsi" w:cstheme="minorBidi"/>
                <w:color w:val="auto"/>
                <w:lang w:val="en-CA"/>
              </w:rPr>
              <w:commentReference w:id="583"/>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lastRenderedPageBreak/>
              <w:t>¿</w:t>
            </w:r>
          </w:p>
        </w:tc>
        <w:tc>
          <w:tcPr>
            <w:tcW w:w="3960" w:type="dxa"/>
          </w:tcPr>
          <w:p w14:paraId="7FF5C341" w14:textId="77777777" w:rsidR="00E35F1F" w:rsidRDefault="00E35F1F" w:rsidP="00E35F1F">
            <w:pPr>
              <w:pStyle w:val="EngHang"/>
            </w:pPr>
            <w:r>
              <w:t xml:space="preserve">He is </w:t>
            </w:r>
            <w:commentRangeStart w:id="584"/>
            <w:r>
              <w:t xml:space="preserve">one </w:t>
            </w:r>
            <w:commentRangeEnd w:id="584"/>
            <w:r>
              <w:rPr>
                <w:rStyle w:val="CommentReference"/>
                <w:rFonts w:eastAsiaTheme="minorHAnsi" w:cstheme="minorBidi"/>
                <w:color w:val="auto"/>
                <w:lang w:val="en-CA"/>
              </w:rPr>
              <w:commentReference w:id="584"/>
            </w:r>
            <w:r>
              <w:t>from two,</w:t>
            </w:r>
          </w:p>
          <w:p w14:paraId="12509199" w14:textId="77777777" w:rsidR="00E35F1F" w:rsidRDefault="00E35F1F" w:rsidP="00E35F1F">
            <w:pPr>
              <w:pStyle w:val="EngHang"/>
            </w:pPr>
            <w:r>
              <w:t xml:space="preserve">A </w:t>
            </w:r>
            <w:commentRangeStart w:id="585"/>
            <w:r>
              <w:t xml:space="preserve">Holy </w:t>
            </w:r>
            <w:commentRangeEnd w:id="585"/>
            <w:r>
              <w:rPr>
                <w:rStyle w:val="CommentReference"/>
                <w:rFonts w:eastAsiaTheme="minorHAnsi" w:cstheme="minorBidi"/>
                <w:color w:val="auto"/>
                <w:lang w:val="en-CA"/>
              </w:rPr>
              <w:commentReference w:id="585"/>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86"/>
            <w:r>
              <w:rPr>
                <w:rFonts w:eastAsiaTheme="minorHAnsi"/>
              </w:rPr>
              <w:t xml:space="preserve">Begotten </w:t>
            </w:r>
            <w:commentRangeEnd w:id="586"/>
            <w:r>
              <w:rPr>
                <w:rStyle w:val="CommentReference"/>
                <w:rFonts w:eastAsiaTheme="minorHAnsi" w:cstheme="minorBidi"/>
                <w:color w:val="auto"/>
                <w:lang w:val="en-CA"/>
              </w:rPr>
              <w:commentReference w:id="586"/>
            </w:r>
            <w:r>
              <w:rPr>
                <w:rFonts w:eastAsiaTheme="minorHAnsi"/>
              </w:rPr>
              <w:t>without seed,</w:t>
            </w:r>
          </w:p>
          <w:p w14:paraId="47914132" w14:textId="77777777" w:rsidR="00E35F1F" w:rsidRDefault="00E35F1F" w:rsidP="00E35F1F">
            <w:pPr>
              <w:pStyle w:val="EngHang"/>
              <w:rPr>
                <w:rFonts w:eastAsiaTheme="minorHAnsi"/>
              </w:rPr>
            </w:pPr>
            <w:commentRangeStart w:id="587"/>
            <w:r>
              <w:rPr>
                <w:rFonts w:eastAsiaTheme="minorHAnsi"/>
              </w:rPr>
              <w:t xml:space="preserve">Consubstantial </w:t>
            </w:r>
            <w:commentRangeEnd w:id="587"/>
            <w:r>
              <w:rPr>
                <w:rStyle w:val="CommentReference"/>
                <w:rFonts w:eastAsiaTheme="minorHAnsi" w:cstheme="minorBidi"/>
                <w:color w:val="auto"/>
                <w:lang w:val="en-CA"/>
              </w:rPr>
              <w:commentReference w:id="587"/>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88"/>
            <w:r>
              <w:rPr>
                <w:rFonts w:eastAsiaTheme="minorHAnsi"/>
              </w:rPr>
              <w:t xml:space="preserve">made one </w:t>
            </w:r>
            <w:commentRangeEnd w:id="588"/>
            <w:r>
              <w:rPr>
                <w:rStyle w:val="CommentReference"/>
                <w:rFonts w:eastAsiaTheme="minorHAnsi" w:cstheme="minorBidi"/>
                <w:color w:val="auto"/>
                <w:lang w:val="en-CA"/>
              </w:rPr>
              <w:commentReference w:id="588"/>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89"/>
            <w:r>
              <w:t xml:space="preserve">The </w:t>
            </w:r>
            <w:commentRangeEnd w:id="589"/>
            <w:r>
              <w:rPr>
                <w:rStyle w:val="CommentReference"/>
                <w:rFonts w:eastAsiaTheme="minorHAnsi" w:cstheme="minorBidi"/>
                <w:color w:val="auto"/>
                <w:lang w:val="en-CA"/>
              </w:rPr>
              <w:commentReference w:id="589"/>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lastRenderedPageBreak/>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0"/>
            <w:r>
              <w:rPr>
                <w:rFonts w:eastAsiaTheme="minorHAnsi"/>
              </w:rPr>
              <w:t xml:space="preserve">Purple </w:t>
            </w:r>
            <w:commentRangeEnd w:id="590"/>
            <w:r>
              <w:rPr>
                <w:rStyle w:val="CommentReference"/>
                <w:rFonts w:eastAsiaTheme="minorHAnsi" w:cstheme="minorBidi"/>
                <w:color w:val="auto"/>
                <w:lang w:val="en-CA"/>
              </w:rPr>
              <w:commentReference w:id="590"/>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1"/>
            <w:r>
              <w:rPr>
                <w:rFonts w:eastAsiaTheme="minorHAnsi"/>
              </w:rPr>
              <w:t xml:space="preserve">fine </w:t>
            </w:r>
            <w:commentRangeEnd w:id="591"/>
            <w:r>
              <w:rPr>
                <w:rStyle w:val="CommentReference"/>
                <w:rFonts w:eastAsiaTheme="minorHAnsi" w:cstheme="minorBidi"/>
                <w:color w:val="auto"/>
                <w:lang w:val="en-CA"/>
              </w:rPr>
              <w:commentReference w:id="591"/>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2"/>
            <w:r>
              <w:rPr>
                <w:rFonts w:eastAsiaTheme="minorHAnsi"/>
              </w:rPr>
              <w:t xml:space="preserve">wood </w:t>
            </w:r>
            <w:commentRangeEnd w:id="592"/>
            <w:r>
              <w:rPr>
                <w:rStyle w:val="CommentReference"/>
                <w:rFonts w:eastAsiaTheme="minorHAnsi" w:cstheme="minorBidi"/>
                <w:color w:val="auto"/>
                <w:lang w:val="en-CA"/>
              </w:rPr>
              <w:commentReference w:id="592"/>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595" w:name="_Toc298445767"/>
      <w:bookmarkStart w:id="596" w:name="_Toc298681252"/>
      <w:bookmarkStart w:id="597" w:name="_Toc298447492"/>
      <w:r>
        <w:lastRenderedPageBreak/>
        <w:t>Part Three</w:t>
      </w:r>
      <w:bookmarkEnd w:id="595"/>
      <w:bookmarkEnd w:id="596"/>
      <w:bookmarkEnd w:id="597"/>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598"/>
            <w:r>
              <w:rPr>
                <w:rFonts w:eastAsiaTheme="minorHAnsi"/>
              </w:rPr>
              <w:t>Cherubs</w:t>
            </w:r>
            <w:commentRangeEnd w:id="598"/>
            <w:r>
              <w:rPr>
                <w:rStyle w:val="CommentReference"/>
                <w:rFonts w:eastAsiaTheme="minorHAnsi" w:cstheme="minorBidi"/>
                <w:color w:val="auto"/>
                <w:lang w:val="en-CA"/>
              </w:rPr>
              <w:commentReference w:id="598"/>
            </w:r>
          </w:p>
          <w:p w14:paraId="338C43D3" w14:textId="65EF4612" w:rsidR="00E35F1F" w:rsidRPr="001A0083" w:rsidRDefault="00E35F1F" w:rsidP="00E35F1F">
            <w:pPr>
              <w:pStyle w:val="EngHangEnd"/>
            </w:pPr>
            <w:commentRangeStart w:id="599"/>
            <w:r>
              <w:rPr>
                <w:rFonts w:eastAsiaTheme="minorHAnsi"/>
              </w:rPr>
              <w:t xml:space="preserve">Forged </w:t>
            </w:r>
            <w:commentRangeEnd w:id="599"/>
            <w:r>
              <w:rPr>
                <w:rStyle w:val="CommentReference"/>
                <w:rFonts w:eastAsiaTheme="minorHAnsi" w:cstheme="minorBidi"/>
                <w:color w:val="auto"/>
                <w:lang w:val="en-CA"/>
              </w:rPr>
              <w:commentReference w:id="599"/>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lastRenderedPageBreak/>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0"/>
            <w:r>
              <w:t xml:space="preserve">Always </w:t>
            </w:r>
            <w:commentRangeEnd w:id="600"/>
            <w:r>
              <w:rPr>
                <w:rStyle w:val="CommentReference"/>
                <w:rFonts w:eastAsiaTheme="minorHAnsi" w:cstheme="minorBidi"/>
                <w:color w:val="auto"/>
                <w:lang w:val="en-CA"/>
              </w:rPr>
              <w:commentReference w:id="600"/>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1"/>
            <w:r>
              <w:rPr>
                <w:rFonts w:eastAsiaTheme="minorHAnsi"/>
              </w:rPr>
              <w:t xml:space="preserve">Overshadowed </w:t>
            </w:r>
            <w:commentRangeEnd w:id="601"/>
            <w:r>
              <w:rPr>
                <w:rStyle w:val="CommentReference"/>
                <w:rFonts w:eastAsiaTheme="minorHAnsi" w:cstheme="minorBidi"/>
                <w:color w:val="auto"/>
                <w:lang w:val="en-CA"/>
              </w:rPr>
              <w:commentReference w:id="601"/>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2"/>
            <w:r>
              <w:rPr>
                <w:rFonts w:eastAsiaTheme="minorHAnsi"/>
              </w:rPr>
              <w:t xml:space="preserve">sin </w:t>
            </w:r>
            <w:commentRangeEnd w:id="602"/>
            <w:r>
              <w:rPr>
                <w:rStyle w:val="CommentReference"/>
                <w:rFonts w:eastAsiaTheme="minorHAnsi" w:cstheme="minorBidi"/>
                <w:color w:val="auto"/>
                <w:lang w:val="en-CA"/>
              </w:rPr>
              <w:commentReference w:id="602"/>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3"/>
            <w:r>
              <w:t xml:space="preserve">Magnify </w:t>
            </w:r>
            <w:commentRangeEnd w:id="603"/>
            <w:r>
              <w:rPr>
                <w:rStyle w:val="CommentReference"/>
                <w:rFonts w:eastAsiaTheme="minorHAnsi" w:cstheme="minorBidi"/>
                <w:color w:val="auto"/>
                <w:lang w:val="en-CA"/>
              </w:rPr>
              <w:commentReference w:id="603"/>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04"/>
            <w:r>
              <w:t xml:space="preserve">obtain </w:t>
            </w:r>
            <w:commentRangeEnd w:id="604"/>
            <w:r>
              <w:rPr>
                <w:rStyle w:val="CommentReference"/>
                <w:rFonts w:eastAsiaTheme="minorHAnsi" w:cstheme="minorBidi"/>
                <w:color w:val="auto"/>
                <w:lang w:val="en-CA"/>
              </w:rPr>
              <w:commentReference w:id="604"/>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05" w:name="_Toc298445768"/>
      <w:bookmarkStart w:id="606" w:name="_Toc298681253"/>
      <w:bookmarkStart w:id="607" w:name="_Toc298447493"/>
      <w:r>
        <w:lastRenderedPageBreak/>
        <w:t>Part Four</w:t>
      </w:r>
      <w:bookmarkEnd w:id="605"/>
      <w:bookmarkEnd w:id="606"/>
      <w:bookmarkEnd w:id="607"/>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08"/>
            <w:r>
              <w:t xml:space="preserve">you </w:t>
            </w:r>
            <w:commentRangeEnd w:id="608"/>
            <w:r>
              <w:rPr>
                <w:rStyle w:val="CommentReference"/>
                <w:rFonts w:eastAsiaTheme="minorHAnsi" w:cstheme="minorBidi"/>
                <w:color w:val="auto"/>
                <w:lang w:val="en-CA"/>
              </w:rPr>
              <w:commentReference w:id="608"/>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09"/>
            <w:r>
              <w:rPr>
                <w:rFonts w:eastAsiaTheme="minorHAnsi"/>
              </w:rPr>
              <w:t xml:space="preserve">for </w:t>
            </w:r>
            <w:commentRangeEnd w:id="609"/>
            <w:r>
              <w:rPr>
                <w:rStyle w:val="CommentReference"/>
                <w:rFonts w:eastAsiaTheme="minorHAnsi" w:cstheme="minorBidi"/>
                <w:color w:val="auto"/>
                <w:lang w:val="en-CA"/>
              </w:rPr>
              <w:commentReference w:id="609"/>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0"/>
            <w:r>
              <w:t xml:space="preserve">Magnify </w:t>
            </w:r>
            <w:commentRangeEnd w:id="610"/>
            <w:r>
              <w:rPr>
                <w:rStyle w:val="CommentReference"/>
                <w:rFonts w:eastAsiaTheme="minorHAnsi" w:cstheme="minorBidi"/>
                <w:color w:val="auto"/>
                <w:lang w:val="en-CA"/>
              </w:rPr>
              <w:commentReference w:id="610"/>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1"/>
            <w:r>
              <w:t xml:space="preserve">obtain </w:t>
            </w:r>
            <w:commentRangeEnd w:id="611"/>
            <w:r>
              <w:rPr>
                <w:rStyle w:val="CommentReference"/>
                <w:rFonts w:eastAsiaTheme="minorHAnsi" w:cstheme="minorBidi"/>
                <w:color w:val="auto"/>
                <w:lang w:val="en-CA"/>
              </w:rPr>
              <w:commentReference w:id="611"/>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2" w:name="_Toc298445769"/>
      <w:bookmarkStart w:id="613" w:name="_Toc298681254"/>
      <w:bookmarkStart w:id="614" w:name="_Toc298447494"/>
      <w:r>
        <w:lastRenderedPageBreak/>
        <w:t>Part Five</w:t>
      </w:r>
      <w:bookmarkEnd w:id="612"/>
      <w:bookmarkEnd w:id="613"/>
      <w:bookmarkEnd w:id="614"/>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15"/>
            <w:r w:rsidR="00E35F1F">
              <w:rPr>
                <w:rFonts w:eastAsiaTheme="minorHAnsi"/>
              </w:rPr>
              <w:t xml:space="preserve">burning </w:t>
            </w:r>
            <w:commentRangeEnd w:id="615"/>
            <w:r w:rsidR="00E35F1F">
              <w:rPr>
                <w:rStyle w:val="CommentReference"/>
                <w:rFonts w:eastAsiaTheme="minorHAnsi" w:cstheme="minorBidi"/>
                <w:color w:val="auto"/>
                <w:lang w:val="en-CA"/>
              </w:rPr>
              <w:commentReference w:id="615"/>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16"/>
            <w:r>
              <w:rPr>
                <w:rFonts w:eastAsiaTheme="minorHAnsi"/>
              </w:rPr>
              <w:t>manifestation</w:t>
            </w:r>
            <w:commentRangeEnd w:id="616"/>
            <w:r>
              <w:rPr>
                <w:rStyle w:val="CommentReference"/>
                <w:rFonts w:eastAsiaTheme="minorHAnsi" w:cstheme="minorBidi"/>
                <w:color w:val="auto"/>
                <w:lang w:val="en-CA"/>
              </w:rPr>
              <w:commentReference w:id="616"/>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17"/>
            <w:r>
              <w:rPr>
                <w:rFonts w:eastAsiaTheme="minorHAnsi"/>
              </w:rPr>
              <w:t xml:space="preserve">carried </w:t>
            </w:r>
            <w:commentRangeEnd w:id="617"/>
            <w:r>
              <w:rPr>
                <w:rStyle w:val="CommentReference"/>
                <w:rFonts w:eastAsiaTheme="minorHAnsi" w:cstheme="minorBidi"/>
                <w:color w:val="auto"/>
                <w:lang w:val="en-CA"/>
              </w:rPr>
              <w:commentReference w:id="617"/>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18"/>
            <w:r>
              <w:rPr>
                <w:rFonts w:eastAsiaTheme="minorHAnsi"/>
              </w:rPr>
              <w:t xml:space="preserve">Gives light to </w:t>
            </w:r>
            <w:commentRangeEnd w:id="618"/>
            <w:r>
              <w:rPr>
                <w:rStyle w:val="CommentReference"/>
                <w:rFonts w:eastAsiaTheme="minorHAnsi" w:cstheme="minorBidi"/>
                <w:color w:val="auto"/>
                <w:lang w:val="en-CA"/>
              </w:rPr>
              <w:commentReference w:id="618"/>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19"/>
            <w:r>
              <w:t xml:space="preserve">Magnify </w:t>
            </w:r>
            <w:commentRangeEnd w:id="619"/>
            <w:r>
              <w:rPr>
                <w:rStyle w:val="CommentReference"/>
                <w:rFonts w:eastAsiaTheme="minorHAnsi" w:cstheme="minorBidi"/>
                <w:color w:val="auto"/>
                <w:lang w:val="en-CA"/>
              </w:rPr>
              <w:commentReference w:id="619"/>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0"/>
            <w:r>
              <w:t xml:space="preserve">obtain </w:t>
            </w:r>
            <w:commentRangeEnd w:id="620"/>
            <w:r>
              <w:rPr>
                <w:rStyle w:val="CommentReference"/>
                <w:rFonts w:eastAsiaTheme="minorHAnsi" w:cstheme="minorBidi"/>
                <w:color w:val="auto"/>
                <w:lang w:val="en-CA"/>
              </w:rPr>
              <w:commentReference w:id="620"/>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21" w:name="_Toc298445770"/>
      <w:bookmarkStart w:id="622" w:name="_Toc298681255"/>
      <w:bookmarkStart w:id="623" w:name="_Toc298447495"/>
      <w:r>
        <w:t>Part Six</w:t>
      </w:r>
      <w:bookmarkEnd w:id="621"/>
      <w:bookmarkEnd w:id="622"/>
      <w:bookmarkEnd w:id="623"/>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24"/>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24"/>
            <w:r>
              <w:rPr>
                <w:rStyle w:val="CommentReference"/>
                <w:rFonts w:eastAsiaTheme="minorHAnsi" w:cstheme="minorBidi"/>
                <w:color w:val="auto"/>
                <w:lang w:val="en-CA"/>
              </w:rPr>
              <w:commentReference w:id="624"/>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25"/>
            <w:r>
              <w:rPr>
                <w:rFonts w:eastAsiaTheme="minorHAnsi"/>
              </w:rPr>
              <w:t xml:space="preserve">Upon </w:t>
            </w:r>
            <w:commentRangeEnd w:id="625"/>
            <w:r>
              <w:rPr>
                <w:rStyle w:val="CommentReference"/>
                <w:rFonts w:eastAsiaTheme="minorHAnsi" w:cstheme="minorBidi"/>
                <w:color w:val="auto"/>
                <w:lang w:val="en-CA"/>
              </w:rPr>
              <w:commentReference w:id="625"/>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28" w:name="_Toc298445771"/>
      <w:bookmarkStart w:id="629" w:name="_Toc298681256"/>
      <w:bookmarkStart w:id="630" w:name="_Toc298447496"/>
      <w:bookmarkStart w:id="631" w:name="_Ref299211949"/>
      <w:r>
        <w:t>The Gospel According the St. Luke</w:t>
      </w:r>
      <w:bookmarkEnd w:id="628"/>
      <w:bookmarkEnd w:id="629"/>
      <w:bookmarkEnd w:id="630"/>
      <w:bookmarkEnd w:id="6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2" w:name="_Toc298445772"/>
      <w:bookmarkStart w:id="633" w:name="_Toc298681257"/>
      <w:bookmarkStart w:id="634" w:name="_Toc298447497"/>
      <w:r>
        <w:lastRenderedPageBreak/>
        <w:t xml:space="preserve">Part </w:t>
      </w:r>
      <w:bookmarkEnd w:id="632"/>
      <w:bookmarkEnd w:id="633"/>
      <w:bookmarkEnd w:id="634"/>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35"/>
            <w:r>
              <w:rPr>
                <w:rFonts w:eastAsiaTheme="minorHAnsi"/>
              </w:rPr>
              <w:t>truth</w:t>
            </w:r>
            <w:commentRangeEnd w:id="635"/>
            <w:r>
              <w:rPr>
                <w:rStyle w:val="CommentReference"/>
                <w:rFonts w:eastAsiaTheme="minorHAnsi" w:cstheme="minorBidi"/>
                <w:color w:val="auto"/>
                <w:lang w:val="en-CA"/>
              </w:rPr>
              <w:commentReference w:id="635"/>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36"/>
            <w:r>
              <w:rPr>
                <w:rFonts w:eastAsiaTheme="minorHAnsi"/>
              </w:rPr>
              <w:t xml:space="preserve">a </w:t>
            </w:r>
            <w:commentRangeEnd w:id="636"/>
            <w:r>
              <w:rPr>
                <w:rStyle w:val="CommentReference"/>
                <w:rFonts w:eastAsiaTheme="minorHAnsi" w:cstheme="minorBidi"/>
                <w:color w:val="auto"/>
                <w:lang w:val="en-CA"/>
              </w:rPr>
              <w:commentReference w:id="636"/>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37"/>
            <w:r>
              <w:rPr>
                <w:rFonts w:eastAsiaTheme="minorHAnsi"/>
              </w:rPr>
              <w:t xml:space="preserve">holy </w:t>
            </w:r>
            <w:commentRangeEnd w:id="637"/>
            <w:r>
              <w:rPr>
                <w:rStyle w:val="CommentReference"/>
                <w:rFonts w:eastAsiaTheme="minorHAnsi" w:cstheme="minorBidi"/>
                <w:color w:val="auto"/>
                <w:lang w:val="en-CA"/>
              </w:rPr>
              <w:commentReference w:id="637"/>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38"/>
            <w:r>
              <w:rPr>
                <w:rFonts w:eastAsiaTheme="minorHAnsi"/>
              </w:rPr>
              <w:t xml:space="preserve">abode </w:t>
            </w:r>
            <w:commentRangeEnd w:id="638"/>
            <w:r>
              <w:rPr>
                <w:rStyle w:val="CommentReference"/>
                <w:rFonts w:eastAsiaTheme="minorHAnsi" w:cstheme="minorBidi"/>
                <w:color w:val="auto"/>
                <w:lang w:val="en-CA"/>
              </w:rPr>
              <w:commentReference w:id="638"/>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39"/>
            <w:r>
              <w:t xml:space="preserve">Magnify </w:t>
            </w:r>
            <w:commentRangeEnd w:id="639"/>
            <w:r>
              <w:rPr>
                <w:rStyle w:val="CommentReference"/>
                <w:rFonts w:eastAsiaTheme="minorHAnsi" w:cstheme="minorBidi"/>
                <w:color w:val="auto"/>
                <w:lang w:val="en-CA"/>
              </w:rPr>
              <w:commentReference w:id="639"/>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0"/>
            <w:r>
              <w:t xml:space="preserve">obtain </w:t>
            </w:r>
            <w:commentRangeEnd w:id="640"/>
            <w:r>
              <w:rPr>
                <w:rStyle w:val="CommentReference"/>
                <w:rFonts w:eastAsiaTheme="minorHAnsi" w:cstheme="minorBidi"/>
                <w:color w:val="auto"/>
                <w:lang w:val="en-CA"/>
              </w:rPr>
              <w:commentReference w:id="640"/>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1" w:name="_Toc298445773"/>
      <w:bookmarkStart w:id="642" w:name="_Toc298681258"/>
      <w:bookmarkStart w:id="643" w:name="_Toc298447498"/>
      <w:r>
        <w:lastRenderedPageBreak/>
        <w:t>Part Seven (Modern Part Eight)</w:t>
      </w:r>
      <w:bookmarkEnd w:id="641"/>
      <w:bookmarkEnd w:id="642"/>
      <w:bookmarkEnd w:id="643"/>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44"/>
            <w:r>
              <w:rPr>
                <w:rFonts w:eastAsiaTheme="minorHAnsi"/>
              </w:rPr>
              <w:t>O Lord of all.</w:t>
            </w:r>
            <w:commentRangeEnd w:id="644"/>
            <w:r>
              <w:rPr>
                <w:rStyle w:val="CommentReference"/>
                <w:rFonts w:eastAsiaTheme="minorHAnsi" w:cstheme="minorBidi"/>
                <w:color w:val="auto"/>
                <w:lang w:val="en-CA"/>
              </w:rPr>
              <w:commentReference w:id="644"/>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45"/>
            <w:r>
              <w:rPr>
                <w:rFonts w:eastAsiaTheme="minorHAnsi"/>
              </w:rPr>
              <w:t>The True One who came</w:t>
            </w:r>
            <w:commentRangeEnd w:id="645"/>
            <w:r>
              <w:rPr>
                <w:rStyle w:val="CommentReference"/>
                <w:rFonts w:eastAsiaTheme="minorHAnsi" w:cstheme="minorBidi"/>
                <w:color w:val="auto"/>
                <w:lang w:val="en-CA"/>
              </w:rPr>
              <w:commentReference w:id="645"/>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46"/>
            <w:r>
              <w:rPr>
                <w:rFonts w:eastAsiaTheme="minorHAnsi"/>
              </w:rPr>
              <w:t>And perfect rejoicing.</w:t>
            </w:r>
            <w:commentRangeEnd w:id="646"/>
            <w:r>
              <w:rPr>
                <w:rStyle w:val="CommentReference"/>
                <w:rFonts w:eastAsiaTheme="minorHAnsi" w:cstheme="minorBidi"/>
                <w:color w:val="auto"/>
                <w:lang w:val="en-CA"/>
              </w:rPr>
              <w:commentReference w:id="646"/>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47"/>
            <w:r>
              <w:rPr>
                <w:rFonts w:eastAsiaTheme="minorHAnsi"/>
              </w:rPr>
              <w:t>about</w:t>
            </w:r>
            <w:commentRangeEnd w:id="647"/>
            <w:r>
              <w:rPr>
                <w:rStyle w:val="CommentReference"/>
                <w:rFonts w:eastAsiaTheme="minorHAnsi" w:cstheme="minorBidi"/>
                <w:color w:val="auto"/>
                <w:lang w:val="en-CA"/>
              </w:rPr>
              <w:commentReference w:id="647"/>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48"/>
            <w:r>
              <w:rPr>
                <w:rFonts w:eastAsiaTheme="minorHAnsi"/>
              </w:rPr>
              <w:t>proclaim</w:t>
            </w:r>
            <w:commentRangeEnd w:id="648"/>
            <w:r>
              <w:rPr>
                <w:rStyle w:val="CommentReference"/>
                <w:rFonts w:eastAsiaTheme="minorHAnsi" w:cstheme="minorBidi"/>
                <w:color w:val="auto"/>
                <w:lang w:val="en-CA"/>
              </w:rPr>
              <w:commentReference w:id="648"/>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49"/>
            <w:r w:rsidR="00E35F1F">
              <w:t>generations</w:t>
            </w:r>
            <w:commentRangeEnd w:id="649"/>
            <w:r w:rsidR="00E35F1F">
              <w:rPr>
                <w:rStyle w:val="CommentReference"/>
                <w:rFonts w:eastAsiaTheme="minorHAnsi" w:cstheme="minorBidi"/>
                <w:color w:val="auto"/>
                <w:lang w:val="en-CA"/>
              </w:rPr>
              <w:commentReference w:id="649"/>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0"/>
            <w:r w:rsidR="00E35F1F">
              <w:t xml:space="preserve">just </w:t>
            </w:r>
            <w:commentRangeEnd w:id="650"/>
            <w:r w:rsidR="00E35F1F">
              <w:rPr>
                <w:rStyle w:val="CommentReference"/>
                <w:rFonts w:eastAsiaTheme="minorHAnsi" w:cstheme="minorBidi"/>
                <w:color w:val="auto"/>
                <w:lang w:val="en-CA"/>
              </w:rPr>
              <w:commentReference w:id="650"/>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1"/>
            <w:r w:rsidR="00E35F1F">
              <w:t xml:space="preserve">chaste </w:t>
            </w:r>
            <w:commentRangeEnd w:id="651"/>
            <w:r w:rsidR="00E35F1F">
              <w:rPr>
                <w:rStyle w:val="CommentReference"/>
                <w:rFonts w:eastAsiaTheme="minorHAnsi" w:cstheme="minorBidi"/>
                <w:color w:val="auto"/>
                <w:lang w:val="en-CA"/>
              </w:rPr>
              <w:commentReference w:id="651"/>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2"/>
            <w:r w:rsidR="00E35F1F">
              <w:t>Isaac</w:t>
            </w:r>
            <w:commentRangeEnd w:id="652"/>
            <w:r w:rsidR="00E35F1F">
              <w:rPr>
                <w:rStyle w:val="CommentReference"/>
                <w:rFonts w:eastAsiaTheme="minorHAnsi" w:cstheme="minorBidi"/>
                <w:color w:val="auto"/>
                <w:lang w:val="en-CA"/>
              </w:rPr>
              <w:commentReference w:id="652"/>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3"/>
            <w:r w:rsidR="00E35F1F">
              <w:t>myriads of myriads.</w:t>
            </w:r>
            <w:commentRangeEnd w:id="653"/>
            <w:r w:rsidR="00E35F1F">
              <w:rPr>
                <w:rStyle w:val="CommentReference"/>
                <w:rFonts w:eastAsiaTheme="minorHAnsi" w:cstheme="minorBidi"/>
                <w:color w:val="auto"/>
                <w:lang w:val="en-CA"/>
              </w:rPr>
              <w:commentReference w:id="653"/>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54"/>
            <w:r w:rsidR="00E35F1F">
              <w:t>Master</w:t>
            </w:r>
            <w:commentRangeEnd w:id="654"/>
            <w:r w:rsidR="00E35F1F">
              <w:rPr>
                <w:rStyle w:val="CommentReference"/>
                <w:rFonts w:eastAsiaTheme="minorHAnsi" w:cstheme="minorBidi"/>
                <w:color w:val="auto"/>
                <w:lang w:val="en-CA"/>
              </w:rPr>
              <w:commentReference w:id="654"/>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55"/>
            <w:r w:rsidR="00E35F1F">
              <w:t xml:space="preserve">honour </w:t>
            </w:r>
            <w:commentRangeEnd w:id="655"/>
            <w:r w:rsidR="00E35F1F">
              <w:rPr>
                <w:rStyle w:val="CommentReference"/>
                <w:rFonts w:eastAsiaTheme="minorHAnsi" w:cstheme="minorBidi"/>
                <w:color w:val="auto"/>
                <w:lang w:val="en-CA"/>
              </w:rPr>
              <w:commentReference w:id="655"/>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56"/>
            <w:r w:rsidR="00E35F1F">
              <w:t xml:space="preserve">spouse </w:t>
            </w:r>
            <w:commentRangeEnd w:id="656"/>
            <w:r w:rsidR="00E35F1F">
              <w:rPr>
                <w:rStyle w:val="CommentReference"/>
                <w:rFonts w:eastAsiaTheme="minorHAnsi" w:cstheme="minorBidi"/>
                <w:color w:val="auto"/>
                <w:lang w:val="en-CA"/>
              </w:rPr>
              <w:commentReference w:id="656"/>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57"/>
            <w:r w:rsidR="00E35F1F">
              <w:t xml:space="preserve">health </w:t>
            </w:r>
            <w:commentRangeEnd w:id="657"/>
            <w:r w:rsidR="00E35F1F">
              <w:rPr>
                <w:rStyle w:val="CommentReference"/>
                <w:rFonts w:eastAsiaTheme="minorHAnsi" w:cstheme="minorBidi"/>
                <w:color w:val="auto"/>
                <w:lang w:val="en-CA"/>
              </w:rPr>
              <w:commentReference w:id="657"/>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58"/>
            <w:r>
              <w:t>indescribable</w:t>
            </w:r>
            <w:commentRangeEnd w:id="658"/>
            <w:r>
              <w:rPr>
                <w:rStyle w:val="CommentReference"/>
                <w:rFonts w:eastAsiaTheme="minorHAnsi" w:cstheme="minorBidi"/>
                <w:color w:val="auto"/>
                <w:lang w:val="en-CA"/>
              </w:rPr>
              <w:commentReference w:id="658"/>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59"/>
            <w:r>
              <w:t>Without mingling of substance</w:t>
            </w:r>
            <w:commentRangeEnd w:id="659"/>
            <w:r>
              <w:rPr>
                <w:rStyle w:val="CommentReference"/>
                <w:rFonts w:eastAsiaTheme="minorHAnsi" w:cstheme="minorBidi"/>
                <w:color w:val="auto"/>
                <w:lang w:val="en-CA"/>
              </w:rPr>
              <w:commentReference w:id="659"/>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0"/>
            <w:r>
              <w:t xml:space="preserve">intercede </w:t>
            </w:r>
            <w:commentRangeEnd w:id="660"/>
            <w:r>
              <w:rPr>
                <w:rStyle w:val="CommentReference"/>
                <w:rFonts w:eastAsiaTheme="minorHAnsi" w:cstheme="minorBidi"/>
                <w:color w:val="auto"/>
                <w:lang w:val="en-CA"/>
              </w:rPr>
              <w:commentReference w:id="66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1" w:name="_Toc298445774"/>
      <w:bookmarkStart w:id="662" w:name="_Toc298681259"/>
      <w:bookmarkStart w:id="663" w:name="_Toc298447499"/>
      <w:r>
        <w:t>Part Nine</w:t>
      </w:r>
      <w:bookmarkEnd w:id="661"/>
      <w:bookmarkEnd w:id="662"/>
      <w:bookmarkEnd w:id="66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fldSimple w:instr=" PAGEREF _Ref297493889 ">
        <w:r w:rsidR="00044A4C">
          <w:rPr>
            <w:noProof/>
          </w:rPr>
          <w:t>330</w:t>
        </w:r>
      </w:fldSimple>
      <w:r>
        <w:t>.</w:t>
      </w:r>
    </w:p>
    <w:p w14:paraId="7308305D" w14:textId="77777777" w:rsidR="00E35F1F" w:rsidRDefault="00E35F1F" w:rsidP="00E35F1F">
      <w:pPr>
        <w:pStyle w:val="Heading6"/>
      </w:pPr>
      <w:bookmarkStart w:id="664" w:name="_Toc298445775"/>
      <w:bookmarkStart w:id="665" w:name="_Toc298681260"/>
      <w:bookmarkStart w:id="666" w:name="_Toc298447500"/>
      <w:r>
        <w:lastRenderedPageBreak/>
        <w:t>Part Ten</w:t>
      </w:r>
      <w:bookmarkEnd w:id="664"/>
      <w:bookmarkEnd w:id="665"/>
      <w:bookmarkEnd w:id="666"/>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67"/>
            <w:r>
              <w:t>honoured</w:t>
            </w:r>
            <w:r w:rsidRPr="007425E1">
              <w:t xml:space="preserve"> </w:t>
            </w:r>
            <w:commentRangeEnd w:id="667"/>
            <w:r>
              <w:rPr>
                <w:rStyle w:val="CommentReference"/>
                <w:rFonts w:eastAsiaTheme="minorHAnsi" w:cstheme="minorBidi"/>
                <w:color w:val="auto"/>
                <w:lang w:val="en-CA"/>
              </w:rPr>
              <w:commentReference w:id="667"/>
            </w:r>
            <w:commentRangeStart w:id="668"/>
            <w:r w:rsidRPr="007425E1">
              <w:t xml:space="preserve">more </w:t>
            </w:r>
            <w:commentRangeEnd w:id="668"/>
            <w:r>
              <w:rPr>
                <w:rStyle w:val="CommentReference"/>
                <w:rFonts w:eastAsiaTheme="minorHAnsi" w:cstheme="minorBidi"/>
                <w:color w:val="auto"/>
                <w:lang w:val="en-CA"/>
              </w:rPr>
              <w:commentReference w:id="66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69"/>
            <w:r w:rsidRPr="007425E1">
              <w:t>means</w:t>
            </w:r>
            <w:commentRangeEnd w:id="669"/>
            <w:r>
              <w:rPr>
                <w:rStyle w:val="CommentReference"/>
                <w:rFonts w:eastAsiaTheme="minorHAnsi" w:cstheme="minorBidi"/>
                <w:color w:val="auto"/>
                <w:lang w:val="en-CA"/>
              </w:rPr>
              <w:commentReference w:id="66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0" w:name="_Toc298445776"/>
      <w:bookmarkStart w:id="671" w:name="_Toc298681261"/>
      <w:bookmarkStart w:id="672" w:name="_Toc298447501"/>
      <w:r w:rsidRPr="00D24FE1">
        <w:lastRenderedPageBreak/>
        <w:t>Part</w:t>
      </w:r>
      <w:r>
        <w:t xml:space="preserve"> Eleven</w:t>
      </w:r>
      <w:bookmarkEnd w:id="670"/>
      <w:bookmarkEnd w:id="671"/>
      <w:bookmarkEnd w:id="67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3" w:name="_Toc298445777"/>
      <w:bookmarkStart w:id="674" w:name="_Toc298681262"/>
      <w:bookmarkStart w:id="675" w:name="_Toc298447502"/>
      <w:r>
        <w:t>Part Twelve</w:t>
      </w:r>
      <w:bookmarkEnd w:id="673"/>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76"/>
            <w:r w:rsidRPr="007425E1">
              <w:t>heaven</w:t>
            </w:r>
            <w:commentRangeEnd w:id="676"/>
            <w:r>
              <w:rPr>
                <w:rStyle w:val="CommentReference"/>
                <w:rFonts w:eastAsiaTheme="minorHAnsi" w:cstheme="minorBidi"/>
                <w:color w:val="auto"/>
                <w:lang w:val="en-CA"/>
              </w:rPr>
              <w:commentReference w:id="67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77"/>
            <w:r w:rsidRPr="007425E1">
              <w:t xml:space="preserve">true </w:t>
            </w:r>
            <w:commentRangeEnd w:id="677"/>
            <w:r>
              <w:rPr>
                <w:rStyle w:val="CommentReference"/>
                <w:rFonts w:eastAsiaTheme="minorHAnsi" w:cstheme="minorBidi"/>
                <w:color w:val="auto"/>
                <w:lang w:val="en-CA"/>
              </w:rPr>
              <w:commentReference w:id="67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78" w:name="_Toc298445778"/>
      <w:bookmarkStart w:id="679" w:name="_Toc298681263"/>
      <w:bookmarkStart w:id="680" w:name="_Toc298447503"/>
      <w:r>
        <w:t>Part Thirteen</w:t>
      </w:r>
      <w:bookmarkEnd w:id="678"/>
      <w:bookmarkEnd w:id="679"/>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1"/>
            <w:r>
              <w:rPr>
                <w:rFonts w:eastAsiaTheme="minorHAnsi"/>
              </w:rPr>
              <w:t xml:space="preserve">Virgin Mary </w:t>
            </w:r>
            <w:commentRangeEnd w:id="681"/>
            <w:r>
              <w:rPr>
                <w:rStyle w:val="CommentReference"/>
                <w:rFonts w:eastAsiaTheme="minorHAnsi" w:cstheme="minorBidi"/>
                <w:color w:val="auto"/>
                <w:lang w:val="en-CA"/>
              </w:rPr>
              <w:commentReference w:id="68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2"/>
            <w:r w:rsidRPr="007425E1">
              <w:t>And the Cherubic,</w:t>
            </w:r>
          </w:p>
          <w:p w14:paraId="317A08CE" w14:textId="77777777" w:rsidR="00E35F1F" w:rsidRPr="001A0083" w:rsidRDefault="00E35F1F" w:rsidP="00E35F1F">
            <w:pPr>
              <w:pStyle w:val="EngHangEnd"/>
            </w:pPr>
            <w:r>
              <w:t>Mercy Seat</w:t>
            </w:r>
            <w:commentRangeEnd w:id="682"/>
            <w:r>
              <w:t>.</w:t>
            </w:r>
            <w:r>
              <w:rPr>
                <w:rStyle w:val="CommentReference"/>
                <w:rFonts w:eastAsiaTheme="minorHAnsi" w:cstheme="minorBidi"/>
                <w:color w:val="auto"/>
                <w:lang w:val="en-CA"/>
              </w:rPr>
              <w:commentReference w:id="68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3"/>
            <w:r w:rsidRPr="007425E1">
              <w:t>pot</w:t>
            </w:r>
            <w:commentRangeEnd w:id="683"/>
            <w:r>
              <w:rPr>
                <w:rStyle w:val="CommentReference"/>
                <w:rFonts w:eastAsiaTheme="minorHAnsi" w:cstheme="minorBidi"/>
                <w:color w:val="auto"/>
                <w:lang w:val="en-CA"/>
              </w:rPr>
              <w:commentReference w:id="68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84"/>
            <w:r w:rsidRPr="007425E1">
              <w:t>l</w:t>
            </w:r>
            <w:r>
              <w:t>ampstand</w:t>
            </w:r>
            <w:commentRangeEnd w:id="684"/>
            <w:r>
              <w:rPr>
                <w:rStyle w:val="CommentReference"/>
                <w:rFonts w:eastAsiaTheme="minorHAnsi" w:cstheme="minorBidi"/>
                <w:color w:val="auto"/>
                <w:lang w:val="en-CA"/>
              </w:rPr>
              <w:commentReference w:id="68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85" w:name="_Toc298445779"/>
      <w:bookmarkStart w:id="686" w:name="_Toc298681264"/>
      <w:bookmarkStart w:id="687" w:name="_Toc298447504"/>
      <w:r>
        <w:t>Part Fourteen</w:t>
      </w:r>
      <w:bookmarkEnd w:id="685"/>
      <w:bookmarkEnd w:id="686"/>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88"/>
            <w:r w:rsidRPr="007425E1">
              <w:t>t</w:t>
            </w:r>
            <w:commentRangeEnd w:id="688"/>
            <w:r>
              <w:rPr>
                <w:rStyle w:val="CommentReference"/>
                <w:rFonts w:eastAsiaTheme="minorHAnsi" w:cstheme="minorBidi"/>
                <w:color w:val="auto"/>
                <w:lang w:val="en-CA"/>
              </w:rPr>
              <w:commentReference w:id="68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89"/>
            <w:r>
              <w:t xml:space="preserve">The </w:t>
            </w:r>
            <w:commentRangeEnd w:id="689"/>
            <w:r>
              <w:rPr>
                <w:rStyle w:val="CommentReference"/>
                <w:rFonts w:eastAsiaTheme="minorHAnsi" w:cstheme="minorBidi"/>
                <w:color w:val="auto"/>
                <w:lang w:val="en-CA"/>
              </w:rPr>
              <w:commentReference w:id="68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0"/>
            <w:r w:rsidRPr="007425E1">
              <w:t xml:space="preserve">And </w:t>
            </w:r>
            <w:commentRangeEnd w:id="690"/>
            <w:r>
              <w:rPr>
                <w:rStyle w:val="CommentReference"/>
                <w:rFonts w:eastAsiaTheme="minorHAnsi" w:cstheme="minorBidi"/>
                <w:color w:val="auto"/>
                <w:lang w:val="en-CA"/>
              </w:rPr>
              <w:commentReference w:id="690"/>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1" w:name="_Toc298445780"/>
      <w:bookmarkStart w:id="692" w:name="_Toc298681265"/>
      <w:bookmarkStart w:id="693" w:name="_Toc298447505"/>
      <w:r>
        <w:lastRenderedPageBreak/>
        <w:t>Part Fifteen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694"/>
            <w:r>
              <w:t>Which</w:t>
            </w:r>
            <w:r w:rsidRPr="007425E1">
              <w:t xml:space="preserve"> </w:t>
            </w:r>
            <w:commentRangeEnd w:id="694"/>
            <w:r>
              <w:rPr>
                <w:rStyle w:val="CommentReference"/>
                <w:rFonts w:eastAsiaTheme="minorHAnsi" w:cstheme="minorBidi"/>
                <w:color w:val="auto"/>
                <w:lang w:val="en-CA"/>
              </w:rPr>
              <w:commentReference w:id="69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69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695"/>
            <w:r>
              <w:rPr>
                <w:rStyle w:val="CommentReference"/>
                <w:rFonts w:ascii="Garamond" w:hAnsi="Garamond" w:cstheme="minorBidi"/>
                <w:noProof w:val="0"/>
                <w:lang w:val="en-CA"/>
              </w:rPr>
              <w:commentReference w:id="69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lastRenderedPageBreak/>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696"/>
            <w:r w:rsidRPr="007425E1">
              <w:t>savour</w:t>
            </w:r>
            <w:commentRangeEnd w:id="696"/>
            <w:r>
              <w:rPr>
                <w:rStyle w:val="CommentReference"/>
                <w:rFonts w:eastAsiaTheme="minorHAnsi" w:cstheme="minorBidi"/>
                <w:color w:val="auto"/>
                <w:lang w:val="en-CA"/>
              </w:rPr>
              <w:commentReference w:id="69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697"/>
            <w:r w:rsidRPr="007425E1">
              <w:t>estate</w:t>
            </w:r>
            <w:commentRangeEnd w:id="697"/>
            <w:r>
              <w:rPr>
                <w:rStyle w:val="CommentReference"/>
                <w:rFonts w:eastAsiaTheme="minorHAnsi" w:cstheme="minorBidi"/>
                <w:color w:val="auto"/>
                <w:lang w:val="en-CA"/>
              </w:rPr>
              <w:commentReference w:id="69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698" w:name="_Toc298445781"/>
      <w:bookmarkStart w:id="699" w:name="_Toc298681266"/>
      <w:bookmarkStart w:id="700" w:name="_Toc298447506"/>
      <w:r>
        <w:rPr>
          <w:lang w:val="en-GB"/>
        </w:rPr>
        <w:lastRenderedPageBreak/>
        <w:t>Part Sixteen</w:t>
      </w:r>
      <w:bookmarkEnd w:id="698"/>
      <w:bookmarkEnd w:id="699"/>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1" w:name="_Toc298445782"/>
      <w:bookmarkStart w:id="702" w:name="_Toc298681267"/>
      <w:bookmarkStart w:id="703" w:name="_Toc298447507"/>
      <w:r w:rsidRPr="00D24FE1">
        <w:t>Part</w:t>
      </w:r>
      <w:r>
        <w:t xml:space="preserve"> Seventeen</w:t>
      </w:r>
      <w:bookmarkEnd w:id="701"/>
      <w:bookmarkEnd w:id="702"/>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04" w:name="_Toc298445783"/>
      <w:bookmarkStart w:id="705" w:name="_Toc298681268"/>
      <w:bookmarkStart w:id="706" w:name="_Toc298447508"/>
      <w:r>
        <w:t>Part Eighteen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07"/>
            <w:r>
              <w:t>care</w:t>
            </w:r>
            <w:commentRangeEnd w:id="707"/>
            <w:r>
              <w:rPr>
                <w:rStyle w:val="CommentReference"/>
                <w:rFonts w:eastAsiaTheme="minorHAnsi" w:cstheme="minorBidi"/>
                <w:color w:val="auto"/>
                <w:lang w:val="en-CA"/>
              </w:rPr>
              <w:commentReference w:id="70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08"/>
            <w:r w:rsidRPr="007425E1">
              <w:t xml:space="preserve">Sabbath </w:t>
            </w:r>
            <w:commentRangeEnd w:id="708"/>
            <w:r>
              <w:rPr>
                <w:rStyle w:val="CommentReference"/>
                <w:rFonts w:eastAsiaTheme="minorHAnsi" w:cstheme="minorBidi"/>
                <w:color w:val="auto"/>
                <w:lang w:val="en-CA"/>
              </w:rPr>
              <w:commentReference w:id="70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09" w:name="_Toc298445784"/>
      <w:bookmarkStart w:id="710" w:name="_Toc298681269"/>
      <w:bookmarkStart w:id="711" w:name="_Toc298447509"/>
      <w:bookmarkStart w:id="712" w:name="_Ref299212037"/>
      <w:bookmarkStart w:id="713" w:name="_Ref299212071"/>
      <w:bookmarkStart w:id="714" w:name="_Toc308441907"/>
      <w:r>
        <w:t>The Antiphonarium is read.</w:t>
      </w:r>
    </w:p>
    <w:p w14:paraId="220BAA57" w14:textId="77777777" w:rsidR="00E35F1F" w:rsidRDefault="00E35F1F" w:rsidP="00E35F1F">
      <w:pPr>
        <w:pStyle w:val="Heading2"/>
      </w:pPr>
      <w:bookmarkStart w:id="715" w:name="_Ref434564976"/>
      <w:bookmarkStart w:id="716" w:name="_Toc448227687"/>
      <w:r>
        <w:lastRenderedPageBreak/>
        <w:t>The Conclusion of the Adam Theotokias</w:t>
      </w:r>
      <w:bookmarkEnd w:id="709"/>
      <w:bookmarkEnd w:id="710"/>
      <w:bookmarkEnd w:id="711"/>
      <w:bookmarkEnd w:id="712"/>
      <w:bookmarkEnd w:id="713"/>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17"/>
            <w:r w:rsidRPr="007425E1">
              <w:rPr>
                <w:rFonts w:eastAsiaTheme="minorHAnsi"/>
              </w:rPr>
              <w:t xml:space="preserve">too </w:t>
            </w:r>
            <w:commentRangeEnd w:id="717"/>
            <w:r>
              <w:rPr>
                <w:rStyle w:val="CommentReference"/>
                <w:rFonts w:eastAsiaTheme="minorHAnsi" w:cstheme="minorBidi"/>
                <w:color w:val="auto"/>
                <w:lang w:val="en-CA"/>
              </w:rPr>
              <w:commentReference w:id="71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18"/>
            <w:r w:rsidRPr="007425E1">
              <w:rPr>
                <w:rFonts w:eastAsiaTheme="minorHAnsi"/>
              </w:rPr>
              <w:t xml:space="preserve">count </w:t>
            </w:r>
            <w:commentRangeEnd w:id="718"/>
            <w:r>
              <w:rPr>
                <w:rStyle w:val="CommentReference"/>
                <w:rFonts w:eastAsiaTheme="minorHAnsi" w:cstheme="minorBidi"/>
                <w:color w:val="auto"/>
                <w:lang w:val="en-CA"/>
              </w:rPr>
              <w:commentReference w:id="718"/>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19"/>
            <w:r>
              <w:rPr>
                <w:rFonts w:eastAsiaTheme="minorHAnsi"/>
              </w:rPr>
              <w:t>I</w:t>
            </w:r>
            <w:r w:rsidRPr="007425E1">
              <w:rPr>
                <w:rFonts w:eastAsiaTheme="minorHAnsi"/>
              </w:rPr>
              <w:t xml:space="preserve"> </w:t>
            </w:r>
            <w:commentRangeEnd w:id="719"/>
            <w:r>
              <w:rPr>
                <w:rStyle w:val="CommentReference"/>
                <w:rFonts w:eastAsiaTheme="minorHAnsi" w:cstheme="minorBidi"/>
                <w:color w:val="auto"/>
                <w:lang w:val="en-CA"/>
              </w:rPr>
              <w:commentReference w:id="719"/>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0"/>
            <w:r w:rsidRPr="007425E1">
              <w:rPr>
                <w:rFonts w:eastAsiaTheme="minorHAnsi"/>
              </w:rPr>
              <w:t>To offer repentance</w:t>
            </w:r>
            <w:commentRangeEnd w:id="720"/>
            <w:r>
              <w:rPr>
                <w:rStyle w:val="CommentReference"/>
                <w:rFonts w:eastAsiaTheme="minorHAnsi" w:cstheme="minorBidi"/>
                <w:color w:val="auto"/>
                <w:lang w:val="en-CA"/>
              </w:rPr>
              <w:commentReference w:id="720"/>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1"/>
            <w:r w:rsidRPr="007425E1">
              <w:rPr>
                <w:rFonts w:eastAsiaTheme="minorHAnsi"/>
              </w:rPr>
              <w:t>The death of a sinner</w:t>
            </w:r>
            <w:commentRangeEnd w:id="721"/>
            <w:r>
              <w:rPr>
                <w:rStyle w:val="CommentReference"/>
                <w:rFonts w:eastAsiaTheme="minorHAnsi" w:cstheme="minorBidi"/>
                <w:color w:val="auto"/>
                <w:lang w:val="en-CA"/>
              </w:rPr>
              <w:commentReference w:id="721"/>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2"/>
            <w:r>
              <w:t>kind-hearted</w:t>
            </w:r>
            <w:commentRangeEnd w:id="722"/>
            <w:r>
              <w:rPr>
                <w:rStyle w:val="CommentReference"/>
                <w:rFonts w:eastAsiaTheme="minorHAnsi" w:cstheme="minorBidi"/>
                <w:color w:val="auto"/>
                <w:lang w:val="en-CA"/>
              </w:rPr>
              <w:commentReference w:id="722"/>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3"/>
            <w:r>
              <w:t>compassions</w:t>
            </w:r>
            <w:commentRangeEnd w:id="723"/>
            <w:r>
              <w:rPr>
                <w:rStyle w:val="CommentReference"/>
                <w:rFonts w:eastAsiaTheme="minorHAnsi" w:cstheme="minorBidi"/>
                <w:color w:val="auto"/>
                <w:lang w:val="en-CA"/>
              </w:rPr>
              <w:commentReference w:id="723"/>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24"/>
            <w:r w:rsidRPr="007425E1">
              <w:t xml:space="preserve">May </w:t>
            </w:r>
            <w:commentRangeEnd w:id="724"/>
            <w:r>
              <w:rPr>
                <w:rStyle w:val="CommentReference"/>
                <w:rFonts w:eastAsiaTheme="minorHAnsi" w:cstheme="minorBidi"/>
                <w:color w:val="auto"/>
                <w:lang w:val="en-CA"/>
              </w:rPr>
              <w:commentReference w:id="724"/>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25" w:name="_Toc298445791"/>
      <w:bookmarkStart w:id="726" w:name="_Toc298681276"/>
      <w:bookmarkStart w:id="727" w:name="_Toc298447516"/>
      <w:bookmarkStart w:id="728" w:name="_Toc308441914"/>
      <w:bookmarkStart w:id="729" w:name="_Toc448227688"/>
      <w:r>
        <w:lastRenderedPageBreak/>
        <w:t>Monday</w:t>
      </w:r>
      <w:bookmarkEnd w:id="725"/>
      <w:bookmarkEnd w:id="726"/>
      <w:bookmarkEnd w:id="727"/>
      <w:bookmarkEnd w:id="728"/>
      <w:bookmarkEnd w:id="729"/>
    </w:p>
    <w:p w14:paraId="47BF983A" w14:textId="77777777" w:rsidR="00E35F1F" w:rsidRDefault="00E35F1F" w:rsidP="00E35F1F">
      <w:pPr>
        <w:pStyle w:val="Heading3"/>
      </w:pPr>
      <w:bookmarkStart w:id="730" w:name="_Toc298445792"/>
      <w:bookmarkStart w:id="731" w:name="_Toc298681277"/>
      <w:bookmarkStart w:id="732" w:name="_Toc298447517"/>
      <w:bookmarkStart w:id="733" w:name="_Toc308441915"/>
      <w:r>
        <w:t>The Monday Psali Adam</w:t>
      </w:r>
      <w:bookmarkEnd w:id="730"/>
      <w:bookmarkEnd w:id="731"/>
      <w:bookmarkEnd w:id="732"/>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34"/>
            <w:r>
              <w:t>G</w:t>
            </w:r>
            <w:r w:rsidRPr="007425E1">
              <w:t xml:space="preserve">reatly </w:t>
            </w:r>
            <w:commentRangeEnd w:id="734"/>
            <w:r>
              <w:rPr>
                <w:rStyle w:val="CommentReference"/>
                <w:rFonts w:ascii="Times New Roman" w:eastAsiaTheme="minorHAnsi" w:hAnsi="Times New Roman" w:cstheme="minorBidi"/>
                <w:color w:val="auto"/>
              </w:rPr>
              <w:commentReference w:id="734"/>
            </w:r>
            <w:r w:rsidRPr="007425E1">
              <w:t>exalted</w:t>
            </w:r>
            <w:r>
              <w:t>,</w:t>
            </w:r>
          </w:p>
          <w:p w14:paraId="5F0EBDF2" w14:textId="77777777" w:rsidR="00E35F1F" w:rsidRDefault="00E35F1F" w:rsidP="00E35F1F">
            <w:pPr>
              <w:pStyle w:val="EngHang"/>
              <w:spacing w:before="2"/>
            </w:pPr>
            <w:commentRangeStart w:id="735"/>
            <w:r>
              <w:t>B</w:t>
            </w:r>
            <w:r w:rsidRPr="007425E1">
              <w:t xml:space="preserve">eyond </w:t>
            </w:r>
            <w:commentRangeEnd w:id="735"/>
            <w:r>
              <w:rPr>
                <w:rStyle w:val="CommentReference"/>
                <w:rFonts w:ascii="Times New Roman" w:eastAsiaTheme="minorHAnsi" w:hAnsi="Times New Roman" w:cstheme="minorBidi"/>
                <w:color w:val="auto"/>
              </w:rPr>
              <w:commentReference w:id="73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36"/>
            <w:r>
              <w:t>righteous</w:t>
            </w:r>
            <w:commentRangeEnd w:id="736"/>
            <w:r>
              <w:rPr>
                <w:rStyle w:val="CommentReference"/>
                <w:rFonts w:ascii="Times New Roman" w:eastAsiaTheme="minorHAnsi" w:hAnsi="Times New Roman" w:cstheme="minorBidi"/>
                <w:color w:val="auto"/>
              </w:rPr>
              <w:commentReference w:id="73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37"/>
            <w:r>
              <w:t>M</w:t>
            </w:r>
            <w:r w:rsidRPr="007425E1">
              <w:t xml:space="preserve">editate </w:t>
            </w:r>
            <w:commentRangeEnd w:id="737"/>
            <w:r>
              <w:rPr>
                <w:rStyle w:val="CommentReference"/>
                <w:rFonts w:ascii="Times New Roman" w:eastAsiaTheme="minorHAnsi" w:hAnsi="Times New Roman" w:cstheme="minorBidi"/>
                <w:color w:val="auto"/>
              </w:rPr>
              <w:commentReference w:id="73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38"/>
            <w:r>
              <w:t>lips</w:t>
            </w:r>
            <w:commentRangeEnd w:id="738"/>
            <w:r>
              <w:rPr>
                <w:rStyle w:val="CommentReference"/>
              </w:rPr>
              <w:commentReference w:id="73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39"/>
            <w:r>
              <w:t>O</w:t>
            </w:r>
            <w:r w:rsidRPr="007425E1">
              <w:t>f</w:t>
            </w:r>
            <w:commentRangeEnd w:id="739"/>
            <w:r>
              <w:rPr>
                <w:rStyle w:val="CommentReference"/>
              </w:rPr>
              <w:commentReference w:id="739"/>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0"/>
            <w:r w:rsidRPr="007425E1">
              <w:t>praise</w:t>
            </w:r>
            <w:r>
              <w:t xml:space="preserve"> </w:t>
            </w:r>
            <w:commentRangeEnd w:id="740"/>
            <w:r>
              <w:rPr>
                <w:rStyle w:val="CommentReference"/>
                <w:rFonts w:ascii="Times New Roman" w:eastAsiaTheme="minorHAnsi" w:hAnsi="Times New Roman" w:cstheme="minorBidi"/>
                <w:color w:val="auto"/>
              </w:rPr>
              <w:commentReference w:id="74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1"/>
            <w:r>
              <w:t>set</w:t>
            </w:r>
            <w:r w:rsidRPr="007425E1">
              <w:t xml:space="preserve"> </w:t>
            </w:r>
            <w:commentRangeEnd w:id="741"/>
            <w:r>
              <w:rPr>
                <w:rStyle w:val="CommentReference"/>
                <w:rFonts w:ascii="Times New Roman" w:eastAsiaTheme="minorHAnsi" w:hAnsi="Times New Roman" w:cstheme="minorBidi"/>
                <w:color w:val="auto"/>
              </w:rPr>
              <w:commentReference w:id="74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2"/>
            <w:r w:rsidRPr="007425E1">
              <w:t xml:space="preserve"> </w:t>
            </w:r>
            <w:commentRangeEnd w:id="742"/>
            <w:r>
              <w:rPr>
                <w:rStyle w:val="CommentReference"/>
                <w:rFonts w:ascii="Times New Roman" w:eastAsiaTheme="minorHAnsi" w:hAnsi="Times New Roman" w:cstheme="minorBidi"/>
                <w:color w:val="auto"/>
              </w:rPr>
              <w:commentReference w:id="74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3"/>
            <w:r>
              <w:t xml:space="preserve">similitudes </w:t>
            </w:r>
            <w:commentRangeEnd w:id="743"/>
            <w:r>
              <w:rPr>
                <w:rStyle w:val="CommentReference"/>
                <w:rFonts w:ascii="Times New Roman" w:eastAsiaTheme="minorHAnsi" w:hAnsi="Times New Roman" w:cstheme="minorBidi"/>
                <w:color w:val="auto"/>
              </w:rPr>
              <w:commentReference w:id="74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44" w:name="_Toc298445793"/>
      <w:bookmarkStart w:id="745" w:name="_Toc298681278"/>
      <w:bookmarkStart w:id="746" w:name="_Toc298447518"/>
      <w:bookmarkStart w:id="747" w:name="_Toc308441916"/>
      <w:r w:rsidRPr="00FD2E69">
        <w:t>The Conclusion of the Adam Psali</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48" w:name="_Toc298445794"/>
      <w:bookmarkStart w:id="749" w:name="_Toc298681279"/>
      <w:bookmarkStart w:id="750" w:name="_Toc298447519"/>
      <w:r>
        <w:t>Part One</w:t>
      </w:r>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1"/>
            <w:r>
              <w:t xml:space="preserve">his </w:t>
            </w:r>
            <w:commentRangeEnd w:id="751"/>
            <w:r>
              <w:rPr>
                <w:rStyle w:val="CommentReference"/>
              </w:rPr>
              <w:commentReference w:id="751"/>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2"/>
            <w:r w:rsidRPr="007425E1">
              <w:t xml:space="preserve">risen </w:t>
            </w:r>
            <w:commentRangeEnd w:id="752"/>
            <w:r>
              <w:rPr>
                <w:rStyle w:val="CommentReference"/>
                <w:rFonts w:ascii="Times New Roman" w:eastAsiaTheme="minorHAnsi" w:hAnsi="Times New Roman" w:cstheme="minorBidi"/>
                <w:color w:val="auto"/>
              </w:rPr>
              <w:commentReference w:id="752"/>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3" w:name="_Toc298445795"/>
      <w:bookmarkStart w:id="754" w:name="_Toc298681280"/>
      <w:bookmarkStart w:id="755" w:name="_Toc298447520"/>
      <w:r>
        <w:t>Part Two</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56" w:name="_Toc298445796"/>
      <w:bookmarkStart w:id="757" w:name="_Toc298681281"/>
      <w:bookmarkStart w:id="758" w:name="_Toc298447521"/>
      <w:r>
        <w:t>Part Three</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59"/>
            <w:r w:rsidRPr="007425E1">
              <w:t xml:space="preserve">only </w:t>
            </w:r>
            <w:commentRangeEnd w:id="759"/>
            <w:r>
              <w:rPr>
                <w:rStyle w:val="CommentReference"/>
                <w:rFonts w:ascii="Times New Roman" w:eastAsiaTheme="minorHAnsi" w:hAnsi="Times New Roman" w:cstheme="minorBidi"/>
                <w:color w:val="auto"/>
              </w:rPr>
              <w:commentReference w:id="759"/>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0"/>
            <w:r w:rsidRPr="007425E1">
              <w:t xml:space="preserve">save </w:t>
            </w:r>
            <w:commentRangeEnd w:id="760"/>
            <w:r>
              <w:rPr>
                <w:rStyle w:val="CommentReference"/>
              </w:rPr>
              <w:commentReference w:id="760"/>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1" w:name="_Toc298445797"/>
      <w:bookmarkStart w:id="762" w:name="_Toc298681282"/>
      <w:bookmarkStart w:id="763" w:name="_Toc298447522"/>
      <w:r>
        <w:lastRenderedPageBreak/>
        <w:t>Part Four</w:t>
      </w:r>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64"/>
            <w:r w:rsidRPr="007425E1">
              <w:t>Esaias</w:t>
            </w:r>
            <w:commentRangeEnd w:id="764"/>
            <w:r>
              <w:rPr>
                <w:rStyle w:val="CommentReference"/>
                <w:rFonts w:ascii="Times New Roman" w:eastAsiaTheme="minorHAnsi" w:hAnsi="Times New Roman" w:cstheme="minorBidi"/>
                <w:color w:val="auto"/>
              </w:rPr>
              <w:commentReference w:id="764"/>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65"/>
            <w:r w:rsidRPr="007425E1">
              <w:t>counsel</w:t>
            </w:r>
            <w:commentRangeEnd w:id="765"/>
            <w:r>
              <w:rPr>
                <w:rStyle w:val="CommentReference"/>
              </w:rPr>
              <w:commentReference w:id="765"/>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66" w:name="_Toc298445798"/>
      <w:bookmarkStart w:id="767" w:name="_Toc298681283"/>
      <w:bookmarkStart w:id="768" w:name="_Toc298447523"/>
      <w:r>
        <w:t>Part Five</w:t>
      </w:r>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69"/>
            <w:r w:rsidRPr="007425E1">
              <w:t>overcome</w:t>
            </w:r>
            <w:commentRangeEnd w:id="769"/>
            <w:r>
              <w:rPr>
                <w:rStyle w:val="CommentReference"/>
                <w:rFonts w:ascii="Times New Roman" w:eastAsiaTheme="minorHAnsi" w:hAnsi="Times New Roman" w:cstheme="minorBidi"/>
                <w:color w:val="auto"/>
              </w:rPr>
              <w:commentReference w:id="769"/>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0" w:name="_Toc298445799"/>
      <w:bookmarkStart w:id="771" w:name="_Toc298681284"/>
      <w:bookmarkStart w:id="772" w:name="_Toc298447524"/>
      <w:r>
        <w:t>Part Six</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3"/>
            <w:r>
              <w:t>A</w:t>
            </w:r>
            <w:r w:rsidRPr="007425E1">
              <w:t xml:space="preserve">nd became </w:t>
            </w:r>
            <w:r w:rsidR="00524D23">
              <w:t xml:space="preserve">a perfect </w:t>
            </w:r>
            <w:r w:rsidRPr="007425E1">
              <w:t>man</w:t>
            </w:r>
            <w:commentRangeEnd w:id="773"/>
            <w:r>
              <w:rPr>
                <w:rStyle w:val="CommentReference"/>
              </w:rPr>
              <w:commentReference w:id="773"/>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74"/>
            <w:r w:rsidRPr="007425E1">
              <w:t xml:space="preserve">Without </w:t>
            </w:r>
            <w:commentRangeEnd w:id="774"/>
            <w:r>
              <w:rPr>
                <w:rStyle w:val="CommentReference"/>
                <w:rFonts w:ascii="Times New Roman" w:eastAsiaTheme="minorHAnsi" w:hAnsi="Times New Roman" w:cstheme="minorBidi"/>
                <w:color w:val="auto"/>
              </w:rPr>
              <w:commentReference w:id="774"/>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75" w:name="_Toc298445800"/>
      <w:bookmarkStart w:id="776" w:name="_Toc298681285"/>
      <w:bookmarkStart w:id="777" w:name="_Toc298447525"/>
      <w:r>
        <w:t>Part Seven</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78" w:name="_Toc298445801"/>
      <w:bookmarkStart w:id="779" w:name="_Toc298681286"/>
      <w:bookmarkStart w:id="780" w:name="_Toc298447526"/>
      <w:r>
        <w:t>Part Eight</w:t>
      </w:r>
      <w:bookmarkEnd w:id="778"/>
      <w:bookmarkEnd w:id="779"/>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1"/>
            <w:r>
              <w:t>And good</w:t>
            </w:r>
            <w:r w:rsidRPr="007425E1">
              <w:t>will toward men</w:t>
            </w:r>
            <w:commentRangeEnd w:id="781"/>
            <w:r>
              <w:rPr>
                <w:rStyle w:val="CommentReference"/>
              </w:rPr>
              <w:commentReference w:id="781"/>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2"/>
            <w:r w:rsidRPr="007425E1">
              <w:t xml:space="preserve"> </w:t>
            </w:r>
            <w:commentRangeEnd w:id="782"/>
            <w:r>
              <w:rPr>
                <w:rStyle w:val="CommentReference"/>
                <w:rFonts w:ascii="Times New Roman" w:eastAsiaTheme="minorHAnsi" w:hAnsi="Times New Roman" w:cstheme="minorBidi"/>
                <w:color w:val="auto"/>
              </w:rPr>
              <w:commentReference w:id="782"/>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3" w:name="_Toc298445802"/>
      <w:bookmarkStart w:id="784" w:name="_Toc298681287"/>
      <w:bookmarkStart w:id="785" w:name="_Toc298447527"/>
      <w:r>
        <w:t>Part Nine</w:t>
      </w:r>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86"/>
            <w:r>
              <w:t>A</w:t>
            </w:r>
            <w:r w:rsidRPr="007425E1">
              <w:t>ngels</w:t>
            </w:r>
            <w:commentRangeEnd w:id="786"/>
            <w:r>
              <w:rPr>
                <w:rStyle w:val="CommentReference"/>
                <w:rFonts w:ascii="Times New Roman" w:eastAsiaTheme="minorHAnsi" w:hAnsi="Times New Roman" w:cstheme="minorBidi"/>
                <w:color w:val="auto"/>
              </w:rPr>
              <w:commentReference w:id="786"/>
            </w:r>
            <w:r w:rsidRPr="007425E1">
              <w:t xml:space="preserve"> of light </w:t>
            </w:r>
          </w:p>
          <w:p w14:paraId="63D00661" w14:textId="77777777" w:rsidR="00E35F1F" w:rsidRDefault="00E35F1F" w:rsidP="00E35F1F">
            <w:pPr>
              <w:pStyle w:val="EngHangEnd"/>
            </w:pPr>
            <w:commentRangeStart w:id="787"/>
            <w:r>
              <w:t>P</w:t>
            </w:r>
            <w:r w:rsidRPr="007425E1">
              <w:t xml:space="preserve">raise </w:t>
            </w:r>
            <w:commentRangeEnd w:id="787"/>
            <w:r>
              <w:rPr>
                <w:rStyle w:val="CommentReference"/>
              </w:rPr>
              <w:commentReference w:id="787"/>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88"/>
            <w:r>
              <w:t>shone</w:t>
            </w:r>
            <w:commentRangeEnd w:id="788"/>
            <w:r>
              <w:rPr>
                <w:rStyle w:val="CommentReference"/>
                <w:rFonts w:ascii="Times New Roman" w:eastAsiaTheme="minorHAnsi" w:hAnsi="Times New Roman" w:cstheme="minorBidi"/>
                <w:color w:val="auto"/>
              </w:rPr>
              <w:commentReference w:id="788"/>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789"/>
            <w:r w:rsidRPr="007425E1">
              <w:t xml:space="preserve">In </w:t>
            </w:r>
            <w:commentRangeEnd w:id="789"/>
            <w:r>
              <w:rPr>
                <w:rStyle w:val="CommentReference"/>
                <w:rFonts w:ascii="Times New Roman" w:eastAsiaTheme="minorHAnsi" w:hAnsi="Times New Roman" w:cstheme="minorBidi"/>
                <w:color w:val="auto"/>
              </w:rPr>
              <w:commentReference w:id="789"/>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0"/>
            <w:r>
              <w:t>W</w:t>
            </w:r>
            <w:r w:rsidRPr="007425E1">
              <w:t xml:space="preserve">ho </w:t>
            </w:r>
            <w:commentRangeEnd w:id="790"/>
            <w:r>
              <w:rPr>
                <w:rStyle w:val="CommentReference"/>
                <w:rFonts w:ascii="Times New Roman" w:eastAsiaTheme="minorHAnsi" w:hAnsi="Times New Roman" w:cstheme="minorBidi"/>
                <w:color w:val="auto"/>
              </w:rPr>
              <w:commentReference w:id="790"/>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1"/>
            <w:r w:rsidRPr="007425E1">
              <w:t xml:space="preserve">we bless </w:t>
            </w:r>
            <w:r>
              <w:t>You</w:t>
            </w:r>
            <w:r w:rsidRPr="007425E1">
              <w:t xml:space="preserve"> </w:t>
            </w:r>
            <w:commentRangeEnd w:id="791"/>
            <w:r>
              <w:rPr>
                <w:rStyle w:val="CommentReference"/>
                <w:rFonts w:ascii="Times New Roman" w:eastAsiaTheme="minorHAnsi" w:hAnsi="Times New Roman" w:cstheme="minorBidi"/>
                <w:color w:val="auto"/>
              </w:rPr>
              <w:commentReference w:id="791"/>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2" w:name="_Toc298445803"/>
      <w:bookmarkStart w:id="793" w:name="_Toc298681288"/>
      <w:bookmarkStart w:id="794" w:name="_Toc298447528"/>
      <w:bookmarkStart w:id="795" w:name="_Toc308441917"/>
      <w:r>
        <w:lastRenderedPageBreak/>
        <w:t>The Crown Adam</w:t>
      </w:r>
      <w:bookmarkEnd w:id="792"/>
      <w:bookmarkEnd w:id="793"/>
      <w:bookmarkEnd w:id="794"/>
      <w:bookmarkEnd w:id="79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796"/>
            <w:r w:rsidRPr="007425E1">
              <w:t>estate</w:t>
            </w:r>
            <w:commentRangeEnd w:id="796"/>
            <w:r>
              <w:rPr>
                <w:rStyle w:val="CommentReference"/>
              </w:rPr>
              <w:commentReference w:id="79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797"/>
            <w:r w:rsidRPr="007425E1">
              <w:t xml:space="preserve">holy </w:t>
            </w:r>
            <w:commentRangeEnd w:id="797"/>
            <w:r>
              <w:rPr>
                <w:rStyle w:val="CommentReference"/>
              </w:rPr>
              <w:commentReference w:id="79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798"/>
            <w:r>
              <w:t xml:space="preserve">Womanhood </w:t>
            </w:r>
            <w:commentRangeEnd w:id="798"/>
            <w:r>
              <w:rPr>
                <w:rStyle w:val="CommentReference"/>
                <w:rFonts w:ascii="Times New Roman" w:eastAsiaTheme="minorHAnsi" w:hAnsi="Times New Roman" w:cstheme="minorBidi"/>
                <w:color w:val="auto"/>
              </w:rPr>
              <w:commentReference w:id="79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799" w:name="_Toc298445804"/>
      <w:bookmarkStart w:id="800" w:name="_Toc298681289"/>
      <w:bookmarkStart w:id="801" w:name="_Toc298447529"/>
      <w:bookmarkStart w:id="802" w:name="_Toc308441918"/>
      <w:bookmarkStart w:id="803" w:name="_Toc448227689"/>
      <w:r>
        <w:lastRenderedPageBreak/>
        <w:t>Tuesday</w:t>
      </w:r>
      <w:bookmarkEnd w:id="799"/>
      <w:bookmarkEnd w:id="800"/>
      <w:bookmarkEnd w:id="801"/>
      <w:bookmarkEnd w:id="802"/>
      <w:bookmarkEnd w:id="803"/>
    </w:p>
    <w:p w14:paraId="5EF92007" w14:textId="77777777" w:rsidR="00E35F1F" w:rsidRDefault="00E35F1F" w:rsidP="00E35F1F">
      <w:pPr>
        <w:pStyle w:val="Heading3"/>
      </w:pPr>
      <w:bookmarkStart w:id="804" w:name="_Toc298445805"/>
      <w:bookmarkStart w:id="805" w:name="_Toc298681290"/>
      <w:bookmarkStart w:id="806" w:name="_Toc298447530"/>
      <w:bookmarkStart w:id="807" w:name="_Toc308441919"/>
      <w:r>
        <w:t>The Tuesday Psali Adam</w:t>
      </w:r>
      <w:bookmarkEnd w:id="804"/>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08"/>
            <w:r w:rsidRPr="007425E1">
              <w:t>wandered</w:t>
            </w:r>
            <w:commentRangeEnd w:id="808"/>
            <w:r>
              <w:rPr>
                <w:rStyle w:val="CommentReference"/>
                <w:rFonts w:ascii="Times New Roman" w:eastAsiaTheme="minorHAnsi" w:hAnsi="Times New Roman" w:cstheme="minorBidi"/>
                <w:color w:val="auto"/>
              </w:rPr>
              <w:commentReference w:id="80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09"/>
            <w:r w:rsidRPr="007425E1">
              <w:t>cold and frost</w:t>
            </w:r>
            <w:commentRangeEnd w:id="809"/>
            <w:r>
              <w:rPr>
                <w:rStyle w:val="CommentReference"/>
              </w:rPr>
              <w:commentReference w:id="80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0"/>
            <w:r>
              <w:t>From</w:t>
            </w:r>
            <w:r w:rsidRPr="007425E1">
              <w:t xml:space="preserve"> </w:t>
            </w:r>
            <w:commentRangeEnd w:id="810"/>
            <w:r>
              <w:rPr>
                <w:rStyle w:val="CommentReference"/>
              </w:rPr>
              <w:commentReference w:id="81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1" w:name="_Toc298445806"/>
      <w:bookmarkStart w:id="812" w:name="_Toc298681291"/>
      <w:bookmarkStart w:id="813" w:name="_Toc298447531"/>
      <w:bookmarkStart w:id="814" w:name="_Toc308441920"/>
      <w:r w:rsidRPr="00FD2E69">
        <w:lastRenderedPageBreak/>
        <w:t>The Conclusion of the Adam Psali</w:t>
      </w:r>
      <w:bookmarkEnd w:id="811"/>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15" w:name="_Toc298445807"/>
      <w:bookmarkStart w:id="816" w:name="_Toc298681292"/>
      <w:bookmarkStart w:id="817" w:name="_Toc298447532"/>
      <w:bookmarkStart w:id="818" w:name="_Toc308441921"/>
      <w:r>
        <w:t>The Tuesday Theotokia</w:t>
      </w:r>
      <w:bookmarkEnd w:id="815"/>
      <w:bookmarkEnd w:id="816"/>
      <w:bookmarkEnd w:id="817"/>
      <w:bookmarkEnd w:id="818"/>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19" w:name="_Toc298445808"/>
      <w:bookmarkStart w:id="820" w:name="_Toc298681293"/>
      <w:bookmarkStart w:id="821" w:name="_Toc298447533"/>
      <w:r>
        <w:t>Part One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2" w:name="_Toc298445809"/>
      <w:bookmarkStart w:id="823" w:name="_Toc298681294"/>
      <w:bookmarkStart w:id="824" w:name="_Toc298447534"/>
      <w:r>
        <w:t>Part Tw</w:t>
      </w:r>
      <w:bookmarkEnd w:id="822"/>
      <w:r>
        <w:t>o</w:t>
      </w:r>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25"/>
            <w:r>
              <w:t>received</w:t>
            </w:r>
            <w:commentRangeEnd w:id="825"/>
            <w:r>
              <w:rPr>
                <w:rStyle w:val="CommentReference"/>
                <w:rFonts w:ascii="Times New Roman" w:eastAsiaTheme="minorHAnsi" w:hAnsi="Times New Roman" w:cstheme="minorBidi"/>
                <w:color w:val="auto"/>
              </w:rPr>
              <w:commentReference w:id="825"/>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26" w:name="_Toc298681295"/>
      <w:bookmarkStart w:id="827" w:name="_Toc298447535"/>
      <w:r>
        <w:lastRenderedPageBreak/>
        <w:t>Part Three</w:t>
      </w:r>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28" w:name="_Toc298681296"/>
      <w:bookmarkStart w:id="829" w:name="_Toc298447536"/>
      <w:r>
        <w:lastRenderedPageBreak/>
        <w:t>Part Four</w:t>
      </w:r>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0"/>
            <w:r w:rsidRPr="007425E1">
              <w:t xml:space="preserve">perfect </w:t>
            </w:r>
            <w:commentRangeEnd w:id="830"/>
            <w:r>
              <w:rPr>
                <w:rStyle w:val="CommentReference"/>
              </w:rPr>
              <w:commentReference w:id="830"/>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1" w:name="_Toc298681297"/>
      <w:bookmarkStart w:id="832" w:name="_Toc298447537"/>
      <w:r>
        <w:t>Part Five</w:t>
      </w:r>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3"/>
            <w:r>
              <w:t>unlimited</w:t>
            </w:r>
            <w:commentRangeEnd w:id="833"/>
            <w:r>
              <w:rPr>
                <w:rStyle w:val="CommentReference"/>
                <w:rFonts w:ascii="Times New Roman" w:eastAsiaTheme="minorHAnsi" w:hAnsi="Times New Roman" w:cstheme="minorBidi"/>
                <w:color w:val="auto"/>
              </w:rPr>
              <w:commentReference w:id="83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34" w:name="_Toc298681298"/>
      <w:bookmarkStart w:id="835" w:name="_Toc298447538"/>
      <w:r>
        <w:t>Part Six</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36"/>
            <w:r>
              <w:t xml:space="preserve"> </w:t>
            </w:r>
            <w:commentRangeEnd w:id="836"/>
            <w:r>
              <w:rPr>
                <w:rStyle w:val="CommentReference"/>
              </w:rPr>
              <w:commentReference w:id="836"/>
            </w:r>
            <w:r>
              <w:t>f</w:t>
            </w:r>
            <w:commentRangeStart w:id="837"/>
            <w:r>
              <w:t>aith</w:t>
            </w:r>
            <w:commentRangeEnd w:id="837"/>
            <w:r>
              <w:rPr>
                <w:rStyle w:val="CommentReference"/>
              </w:rPr>
              <w:commentReference w:id="83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38" w:name="_Toc298681299"/>
      <w:bookmarkStart w:id="839" w:name="_Toc298447539"/>
      <w:r>
        <w:lastRenderedPageBreak/>
        <w:t>Part Seven</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0"/>
            <w:r>
              <w:t xml:space="preserve">a </w:t>
            </w:r>
            <w:commentRangeEnd w:id="840"/>
            <w:r>
              <w:rPr>
                <w:rStyle w:val="CommentReference"/>
                <w:rFonts w:ascii="Times New Roman" w:eastAsiaTheme="minorHAnsi" w:hAnsi="Times New Roman" w:cstheme="minorBidi"/>
                <w:color w:val="auto"/>
              </w:rPr>
              <w:commentReference w:id="84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1" w:name="_Toc298681300"/>
      <w:bookmarkStart w:id="842" w:name="_Toc298447540"/>
      <w:bookmarkStart w:id="843" w:name="_Toc308441922"/>
      <w:r>
        <w:t>The Crown Adam</w:t>
      </w:r>
      <w:bookmarkEnd w:id="841"/>
      <w:bookmarkEnd w:id="842"/>
      <w:bookmarkEnd w:id="84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44"/>
            <w:r>
              <w:t>He</w:t>
            </w:r>
            <w:r w:rsidRPr="007425E1">
              <w:t xml:space="preserve"> </w:t>
            </w:r>
            <w:commentRangeEnd w:id="844"/>
            <w:r>
              <w:rPr>
                <w:rStyle w:val="CommentReference"/>
                <w:rFonts w:ascii="Times New Roman" w:eastAsiaTheme="minorHAnsi" w:hAnsi="Times New Roman" w:cstheme="minorBidi"/>
                <w:color w:val="auto"/>
              </w:rPr>
              <w:commentReference w:id="844"/>
            </w:r>
            <w:r w:rsidRPr="007425E1">
              <w:t xml:space="preserve">who is carried </w:t>
            </w:r>
          </w:p>
          <w:p w14:paraId="05DA09F2" w14:textId="04037ECB" w:rsidR="00E35F1F" w:rsidRDefault="00557D05" w:rsidP="00E35F1F">
            <w:pPr>
              <w:pStyle w:val="EngHangEnd"/>
            </w:pPr>
            <w:r>
              <w:t>Upon</w:t>
            </w:r>
            <w:commentRangeStart w:id="845"/>
            <w:r w:rsidR="00E35F1F" w:rsidRPr="007425E1">
              <w:t xml:space="preserve"> </w:t>
            </w:r>
            <w:commentRangeEnd w:id="845"/>
            <w:r w:rsidR="00E35F1F">
              <w:rPr>
                <w:rStyle w:val="CommentReference"/>
              </w:rPr>
              <w:commentReference w:id="84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4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46"/>
            <w:r>
              <w:rPr>
                <w:rStyle w:val="CommentReference"/>
                <w:rFonts w:ascii="Garamond" w:hAnsi="Garamond" w:cstheme="minorBidi"/>
                <w:noProof w:val="0"/>
                <w:lang w:val="en-CA"/>
              </w:rPr>
              <w:commentReference w:id="84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47" w:name="_Toc298681301"/>
      <w:bookmarkStart w:id="848" w:name="_Toc308441923"/>
      <w:bookmarkStart w:id="849" w:name="_Toc448227690"/>
      <w:r>
        <w:lastRenderedPageBreak/>
        <w:t>Wednesday</w:t>
      </w:r>
      <w:bookmarkEnd w:id="847"/>
      <w:bookmarkEnd w:id="848"/>
      <w:bookmarkEnd w:id="849"/>
    </w:p>
    <w:p w14:paraId="5D01081B" w14:textId="77777777" w:rsidR="00E35F1F" w:rsidRDefault="00E35F1F" w:rsidP="00E35F1F">
      <w:pPr>
        <w:pStyle w:val="Heading3"/>
      </w:pPr>
      <w:bookmarkStart w:id="850" w:name="_Toc298681302"/>
      <w:bookmarkStart w:id="851" w:name="_Toc308441924"/>
      <w:r>
        <w:t>The Wednesday Psali Batos</w:t>
      </w:r>
      <w:bookmarkEnd w:id="850"/>
      <w:bookmarkEnd w:id="851"/>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2"/>
            <w:r>
              <w:t xml:space="preserve">breaths </w:t>
            </w:r>
            <w:commentRangeEnd w:id="852"/>
            <w:r>
              <w:rPr>
                <w:rStyle w:val="CommentReference"/>
                <w:rFonts w:ascii="Times New Roman" w:eastAsiaTheme="minorHAnsi" w:hAnsi="Times New Roman" w:cstheme="minorBidi"/>
                <w:color w:val="auto"/>
              </w:rPr>
              <w:commentReference w:id="852"/>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3"/>
            <w:r>
              <w:t xml:space="preserve">When </w:t>
            </w:r>
            <w:commentRangeEnd w:id="853"/>
            <w:r>
              <w:rPr>
                <w:rStyle w:val="CommentReference"/>
                <w:rFonts w:ascii="Times New Roman" w:eastAsiaTheme="minorHAnsi" w:hAnsi="Times New Roman" w:cstheme="minorBidi"/>
                <w:color w:val="auto"/>
              </w:rPr>
              <w:commentReference w:id="853"/>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54"/>
            <w:r>
              <w:t>tribulations</w:t>
            </w:r>
            <w:commentRangeEnd w:id="854"/>
            <w:r>
              <w:rPr>
                <w:rStyle w:val="CommentReference"/>
                <w:rFonts w:ascii="Times New Roman" w:eastAsiaTheme="minorHAnsi" w:hAnsi="Times New Roman" w:cstheme="minorBidi"/>
                <w:color w:val="auto"/>
              </w:rPr>
              <w:commentReference w:id="854"/>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55" w:name="_Toc298681303"/>
      <w:bookmarkStart w:id="856" w:name="_Toc308441925"/>
      <w:r w:rsidRPr="00FD2E69">
        <w:t xml:space="preserve">The Conclusion of the </w:t>
      </w:r>
      <w:r>
        <w:t>Batos</w:t>
      </w:r>
      <w:r w:rsidRPr="00FD2E69">
        <w:t xml:space="preserve"> Psali</w:t>
      </w:r>
      <w:bookmarkEnd w:id="855"/>
      <w:bookmarkEnd w:id="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57" w:name="_Toc298681304"/>
      <w:bookmarkStart w:id="858" w:name="_Toc308441926"/>
      <w:r>
        <w:t>The Wednesday Theotokia</w:t>
      </w:r>
      <w:bookmarkEnd w:id="857"/>
      <w:bookmarkEnd w:id="858"/>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59" w:name="_Toc298681305"/>
      <w:r>
        <w:t>Part One</w:t>
      </w:r>
      <w:bookmarkEnd w:id="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0" w:name="_Toc298681306"/>
      <w:r>
        <w:t>Part Two</w:t>
      </w:r>
      <w:bookmarkEnd w:id="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1"/>
            <w:r w:rsidRPr="00FA5B8C">
              <w:t>ⲥⲉⲙⲟϣⲓ ϧⲉⲛ ⲛ̀ⲧⲉ ⲡ̀ⲕⲁϩⲓ ⲥⲉⲙⲟϣⲓ ϧⲉⲛ ⲡⲉⲟⲩⲱⲓⲛⲓ</w:t>
            </w:r>
            <w:r w:rsidRPr="00F6464C">
              <w:t xml:space="preserve"> </w:t>
            </w:r>
            <w:commentRangeEnd w:id="861"/>
            <w:r>
              <w:rPr>
                <w:rStyle w:val="CommentReference"/>
                <w:rFonts w:ascii="Garamond" w:hAnsi="Garamond" w:cstheme="minorBidi"/>
                <w:noProof w:val="0"/>
                <w:lang w:val="en-CA"/>
              </w:rPr>
              <w:commentReference w:id="861"/>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2" w:name="_Toc298681307"/>
      <w:r>
        <w:lastRenderedPageBreak/>
        <w:t>Part Three</w:t>
      </w:r>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3"/>
            <w:r w:rsidRPr="007425E1">
              <w:t>For you brought forth</w:t>
            </w:r>
            <w:commentRangeEnd w:id="863"/>
            <w:r>
              <w:rPr>
                <w:rStyle w:val="CommentReference"/>
                <w:rFonts w:ascii="Times New Roman" w:eastAsiaTheme="minorHAnsi" w:hAnsi="Times New Roman" w:cstheme="minorBidi"/>
                <w:color w:val="auto"/>
              </w:rPr>
              <w:commentReference w:id="863"/>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64" w:name="_Toc298681308"/>
      <w:r>
        <w:t>Part Four</w:t>
      </w:r>
      <w:bookmarkEnd w:id="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65" w:name="_Toc298681309"/>
      <w:r>
        <w:t>Part Five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66"/>
            <w:r>
              <w:t>He</w:t>
            </w:r>
            <w:r w:rsidRPr="007425E1">
              <w:t xml:space="preserve"> </w:t>
            </w:r>
            <w:commentRangeEnd w:id="866"/>
            <w:r>
              <w:rPr>
                <w:rStyle w:val="CommentReference"/>
              </w:rPr>
              <w:commentReference w:id="866"/>
            </w:r>
            <w:r w:rsidRPr="007425E1">
              <w:t xml:space="preserve">Who </w:t>
            </w:r>
            <w:commentRangeStart w:id="867"/>
            <w:r w:rsidRPr="007425E1">
              <w:t xml:space="preserve">is </w:t>
            </w:r>
            <w:commentRangeEnd w:id="867"/>
            <w:r>
              <w:rPr>
                <w:rStyle w:val="CommentReference"/>
              </w:rPr>
              <w:commentReference w:id="867"/>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68"/>
            <w:r w:rsidRPr="007425E1">
              <w:t>He to Whom is due the glory forever</w:t>
            </w:r>
            <w:commentRangeEnd w:id="868"/>
            <w:r>
              <w:rPr>
                <w:rStyle w:val="CommentReference"/>
                <w:rFonts w:ascii="Times New Roman" w:eastAsiaTheme="minorHAnsi" w:hAnsi="Times New Roman" w:cstheme="minorBidi"/>
                <w:color w:val="auto"/>
              </w:rPr>
              <w:commentReference w:id="868"/>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69" w:name="_Toc298681310"/>
      <w:r>
        <w:t>Part Six</w:t>
      </w:r>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0"/>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0"/>
            <w:r>
              <w:rPr>
                <w:rStyle w:val="CommentReference"/>
              </w:rPr>
              <w:commentReference w:id="870"/>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1"/>
            <w:r w:rsidRPr="00FA5B8C">
              <w:t>ⲙⲁⲣⲓⲁ</w:t>
            </w:r>
            <w:r w:rsidRPr="002147AA">
              <w:t xml:space="preserve"> </w:t>
            </w:r>
            <w:commentRangeEnd w:id="871"/>
            <w:r>
              <w:rPr>
                <w:rStyle w:val="CommentReference"/>
                <w:rFonts w:ascii="Garamond" w:hAnsi="Garamond" w:cstheme="minorBidi"/>
                <w:noProof w:val="0"/>
                <w:lang w:val="en-CA"/>
              </w:rPr>
              <w:commentReference w:id="871"/>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2"/>
            <w:r w:rsidRPr="00FA5B8C">
              <w:t>ⲥⲧⲁⲓⲏⲟⲩⲧ ̀</w:t>
            </w:r>
            <w:commentRangeEnd w:id="872"/>
            <w:r>
              <w:rPr>
                <w:rStyle w:val="CommentReference"/>
                <w:rFonts w:ascii="Garamond" w:hAnsi="Garamond" w:cstheme="minorBidi"/>
                <w:noProof w:val="0"/>
                <w:lang w:val="en-CA"/>
              </w:rPr>
              <w:commentReference w:id="872"/>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3"/>
            <w:r w:rsidRPr="00FA5B8C">
              <w:t>ⲙⲡⲓⲟⲩⲁⲓ ̀</w:t>
            </w:r>
            <w:commentRangeEnd w:id="873"/>
            <w:r>
              <w:rPr>
                <w:rStyle w:val="CommentReference"/>
                <w:rFonts w:ascii="Garamond" w:hAnsi="Garamond" w:cstheme="minorBidi"/>
                <w:noProof w:val="0"/>
                <w:lang w:val="en-CA"/>
              </w:rPr>
              <w:commentReference w:id="873"/>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74"/>
            <w:r w:rsidRPr="00FA5B8C">
              <w:t>ⲉⲣⲉ ̀</w:t>
            </w:r>
            <w:commentRangeEnd w:id="874"/>
            <w:r>
              <w:rPr>
                <w:rStyle w:val="CommentReference"/>
                <w:rFonts w:ascii="Garamond" w:hAnsi="Garamond" w:cstheme="minorBidi"/>
                <w:noProof w:val="0"/>
                <w:lang w:val="en-CA"/>
              </w:rPr>
              <w:commentReference w:id="874"/>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75" w:name="_Toc298681311"/>
      <w:r>
        <w:t>Part Seven</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76"/>
            <w:r>
              <w:t xml:space="preserve">sits </w:t>
            </w:r>
            <w:commentRangeEnd w:id="876"/>
            <w:r>
              <w:rPr>
                <w:rStyle w:val="CommentReference"/>
                <w:rFonts w:ascii="Times New Roman" w:eastAsiaTheme="minorHAnsi" w:hAnsi="Times New Roman" w:cstheme="minorBidi"/>
                <w:color w:val="auto"/>
              </w:rPr>
              <w:commentReference w:id="876"/>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77"/>
            <w:r w:rsidRPr="00FA5B8C">
              <w:t>ⲉⲧⲁϥⲟⲩⲱⲛϩ</w:t>
            </w:r>
            <w:r w:rsidRPr="002147AA">
              <w:t xml:space="preserve"> </w:t>
            </w:r>
            <w:commentRangeEnd w:id="877"/>
            <w:r>
              <w:rPr>
                <w:rStyle w:val="CommentReference"/>
                <w:rFonts w:ascii="Garamond" w:hAnsi="Garamond" w:cstheme="minorBidi"/>
                <w:noProof w:val="0"/>
                <w:lang w:val="en-CA"/>
              </w:rPr>
              <w:commentReference w:id="877"/>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78"/>
            <w:r w:rsidRPr="00FA5B8C">
              <w:t>Ϫⲉ ⲡⲓⲁⲧⲥⲁⲣⲝ</w:t>
            </w:r>
            <w:commentRangeEnd w:id="878"/>
            <w:r>
              <w:rPr>
                <w:rStyle w:val="CommentReference"/>
                <w:rFonts w:ascii="Garamond" w:hAnsi="Garamond" w:cstheme="minorBidi"/>
                <w:noProof w:val="0"/>
                <w:lang w:val="en-CA"/>
              </w:rPr>
              <w:commentReference w:id="878"/>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79" w:name="_Toc298681312"/>
      <w:bookmarkStart w:id="880" w:name="_Toc308441927"/>
      <w:r>
        <w:t>The Crown Batos</w:t>
      </w:r>
      <w:bookmarkEnd w:id="879"/>
      <w:bookmarkEnd w:id="880"/>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1"/>
            <w:r w:rsidRPr="007425E1">
              <w:t>has entered and come forth</w:t>
            </w:r>
            <w:commentRangeEnd w:id="881"/>
            <w:r>
              <w:rPr>
                <w:rStyle w:val="CommentReference"/>
                <w:rFonts w:ascii="Times New Roman" w:eastAsiaTheme="minorHAnsi" w:hAnsi="Times New Roman" w:cstheme="minorBidi"/>
                <w:color w:val="auto"/>
              </w:rPr>
              <w:commentReference w:id="881"/>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2"/>
            <w:r w:rsidRPr="007425E1">
              <w:t>manifestation</w:t>
            </w:r>
            <w:commentRangeEnd w:id="882"/>
            <w:r>
              <w:rPr>
                <w:rStyle w:val="CommentReference"/>
              </w:rPr>
              <w:commentReference w:id="882"/>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3"/>
            <w:r>
              <w:t>and</w:t>
            </w:r>
            <w:r w:rsidRPr="007425E1">
              <w:t xml:space="preserve"> </w:t>
            </w:r>
            <w:commentRangeEnd w:id="883"/>
            <w:r>
              <w:rPr>
                <w:rStyle w:val="CommentReference"/>
              </w:rPr>
              <w:commentReference w:id="883"/>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2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84" w:name="_Toc298681313"/>
      <w:bookmarkStart w:id="885" w:name="_Toc308441928"/>
      <w:bookmarkStart w:id="886" w:name="_Toc448227691"/>
      <w:r>
        <w:lastRenderedPageBreak/>
        <w:t>Thursday</w:t>
      </w:r>
      <w:bookmarkEnd w:id="884"/>
      <w:bookmarkEnd w:id="885"/>
      <w:bookmarkEnd w:id="886"/>
    </w:p>
    <w:p w14:paraId="562349E9" w14:textId="453ED52C" w:rsidR="00E35F1F" w:rsidRDefault="00E35F1F" w:rsidP="00E35F1F">
      <w:pPr>
        <w:pStyle w:val="Heading3"/>
      </w:pPr>
      <w:bookmarkStart w:id="887" w:name="_Toc298681314"/>
      <w:bookmarkStart w:id="888" w:name="_Toc308441929"/>
      <w:r>
        <w:t xml:space="preserve">The Psali Batos for </w:t>
      </w:r>
      <w:bookmarkEnd w:id="887"/>
      <w:bookmarkEnd w:id="888"/>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89"/>
            <w:r w:rsidRPr="007425E1">
              <w:t xml:space="preserve">on </w:t>
            </w:r>
            <w:commentRangeEnd w:id="889"/>
            <w:r>
              <w:rPr>
                <w:rStyle w:val="CommentReference"/>
              </w:rPr>
              <w:commentReference w:id="889"/>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0"/>
            <w:r w:rsidRPr="007425E1">
              <w:t xml:space="preserve">Forty </w:t>
            </w:r>
            <w:commentRangeEnd w:id="890"/>
            <w:r>
              <w:rPr>
                <w:rStyle w:val="CommentReference"/>
                <w:rFonts w:ascii="Times New Roman" w:eastAsiaTheme="minorHAnsi" w:hAnsi="Times New Roman" w:cstheme="minorBidi"/>
                <w:color w:val="auto"/>
              </w:rPr>
              <w:commentReference w:id="890"/>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1"/>
            <w:r w:rsidRPr="007425E1">
              <w:t xml:space="preserve">Crush </w:t>
            </w:r>
            <w:r w:rsidR="00CF15BA" w:rsidRPr="00CF15BA">
              <w:t xml:space="preserve">beneath </w:t>
            </w:r>
            <w:r w:rsidRPr="007425E1">
              <w:t>us</w:t>
            </w:r>
            <w:commentRangeEnd w:id="891"/>
            <w:r>
              <w:rPr>
                <w:rStyle w:val="CommentReference"/>
                <w:rFonts w:ascii="Times New Roman" w:eastAsiaTheme="minorHAnsi" w:hAnsi="Times New Roman" w:cstheme="minorBidi"/>
                <w:color w:val="auto"/>
              </w:rPr>
              <w:commentReference w:id="891"/>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2" w:name="_Toc298681315"/>
      <w:bookmarkStart w:id="893" w:name="_Toc308441930"/>
      <w:r w:rsidRPr="00FD2E69">
        <w:lastRenderedPageBreak/>
        <w:t xml:space="preserve">The Conclusion of the </w:t>
      </w:r>
      <w:r>
        <w:t>Batos</w:t>
      </w:r>
      <w:r w:rsidRPr="00FD2E69">
        <w:t xml:space="preserve"> Psali</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894" w:name="_Toc298681316"/>
      <w:bookmarkStart w:id="895" w:name="_Toc308441931"/>
      <w:r>
        <w:t>The Thursday Theotokia</w:t>
      </w:r>
      <w:bookmarkEnd w:id="894"/>
      <w:bookmarkEnd w:id="895"/>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896" w:name="_Toc298681317"/>
      <w:r>
        <w:t>Part One</w:t>
      </w:r>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897"/>
            <w:r w:rsidRPr="007425E1">
              <w:t>virgin</w:t>
            </w:r>
            <w:commentRangeEnd w:id="897"/>
            <w:r>
              <w:rPr>
                <w:rStyle w:val="CommentReference"/>
                <w:rFonts w:ascii="Times New Roman" w:eastAsiaTheme="minorHAnsi" w:hAnsi="Times New Roman" w:cstheme="minorBidi"/>
                <w:color w:val="auto"/>
              </w:rPr>
              <w:commentReference w:id="897"/>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898" w:name="_Toc298681318"/>
      <w:r>
        <w:t>Part Two</w:t>
      </w:r>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899"/>
            <w:r>
              <w:t>abolished</w:t>
            </w:r>
            <w:commentRangeEnd w:id="899"/>
            <w:r>
              <w:rPr>
                <w:rStyle w:val="CommentReference"/>
                <w:rFonts w:ascii="Times New Roman" w:eastAsiaTheme="minorHAnsi" w:hAnsi="Times New Roman" w:cstheme="minorBidi"/>
                <w:color w:val="auto"/>
              </w:rPr>
              <w:commentReference w:id="899"/>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0" w:name="_Toc298681319"/>
      <w:r>
        <w:t>Part Three</w:t>
      </w:r>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1" w:name="_Toc298681320"/>
      <w:r>
        <w:t>Part Four</w:t>
      </w:r>
      <w:bookmarkEnd w:id="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2"/>
            <w:r>
              <w:t>.</w:t>
            </w:r>
            <w:commentRangeEnd w:id="902"/>
            <w:r>
              <w:rPr>
                <w:rStyle w:val="CommentReference"/>
              </w:rPr>
              <w:commentReference w:id="902"/>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3"/>
            <w:r>
              <w:t xml:space="preserve">appeared </w:t>
            </w:r>
            <w:commentRangeEnd w:id="903"/>
            <w:r>
              <w:rPr>
                <w:rStyle w:val="CommentReference"/>
                <w:rFonts w:ascii="Times New Roman" w:eastAsiaTheme="minorHAnsi" w:hAnsi="Times New Roman" w:cstheme="minorBidi"/>
                <w:color w:val="auto"/>
              </w:rPr>
              <w:commentReference w:id="903"/>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04"/>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05"/>
            <w:r w:rsidRPr="007425E1">
              <w:t>strength</w:t>
            </w:r>
            <w:commentRangeEnd w:id="905"/>
            <w:r>
              <w:rPr>
                <w:rStyle w:val="CommentReference"/>
                <w:rFonts w:ascii="Times New Roman" w:eastAsiaTheme="minorHAnsi" w:hAnsi="Times New Roman" w:cstheme="minorBidi"/>
                <w:color w:val="auto"/>
              </w:rPr>
              <w:commentReference w:id="905"/>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06"/>
            <w:r>
              <w:t>N</w:t>
            </w:r>
            <w:r w:rsidRPr="007425E1">
              <w:t xml:space="preserve">ow </w:t>
            </w:r>
            <w:commentRangeEnd w:id="906"/>
            <w:r>
              <w:rPr>
                <w:rStyle w:val="CommentReference"/>
                <w:rFonts w:ascii="Times New Roman" w:eastAsiaTheme="minorHAnsi" w:hAnsi="Times New Roman" w:cstheme="minorBidi"/>
                <w:color w:val="auto"/>
              </w:rPr>
              <w:commentReference w:id="906"/>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07" w:name="_Toc298681321"/>
      <w:r>
        <w:t>Part Five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08"/>
            <w:r>
              <w:t>Theotokos</w:t>
            </w:r>
            <w:commentRangeEnd w:id="908"/>
            <w:r>
              <w:rPr>
                <w:rStyle w:val="CommentReference"/>
                <w:rFonts w:ascii="Times New Roman" w:eastAsiaTheme="minorHAnsi" w:hAnsi="Times New Roman" w:cstheme="minorBidi"/>
                <w:color w:val="auto"/>
              </w:rPr>
              <w:commentReference w:id="908"/>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09"/>
            <w:r>
              <w:t xml:space="preserve">of </w:t>
            </w:r>
            <w:commentRangeEnd w:id="909"/>
            <w:r>
              <w:rPr>
                <w:rStyle w:val="CommentReference"/>
                <w:rFonts w:ascii="Times New Roman" w:eastAsiaTheme="minorHAnsi" w:hAnsi="Times New Roman" w:cstheme="minorBidi"/>
                <w:color w:val="auto"/>
              </w:rPr>
              <w:commentReference w:id="909"/>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0" w:name="_Toc298681322"/>
      <w:r>
        <w:t>Part Six</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1"/>
            <w:r>
              <w:t xml:space="preserve">The </w:t>
            </w:r>
            <w:commentRangeEnd w:id="911"/>
            <w:r>
              <w:rPr>
                <w:rStyle w:val="CommentReference"/>
                <w:rFonts w:ascii="Times New Roman" w:eastAsiaTheme="minorHAnsi" w:hAnsi="Times New Roman" w:cstheme="minorBidi"/>
                <w:color w:val="auto"/>
              </w:rPr>
              <w:commentReference w:id="911"/>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2"/>
            <w:r>
              <w:t>would</w:t>
            </w:r>
            <w:r w:rsidRPr="007425E1">
              <w:t xml:space="preserve"> </w:t>
            </w:r>
            <w:commentRangeEnd w:id="912"/>
            <w:r>
              <w:rPr>
                <w:rStyle w:val="CommentReference"/>
              </w:rPr>
              <w:commentReference w:id="912"/>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3" w:name="_Toc298681323"/>
      <w:r>
        <w:t>Part Seven</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14"/>
            <w:r>
              <w:t>David</w:t>
            </w:r>
            <w:commentRangeEnd w:id="914"/>
            <w:r>
              <w:rPr>
                <w:rStyle w:val="CommentReference"/>
                <w:rFonts w:ascii="Times New Roman" w:eastAsiaTheme="minorHAnsi" w:hAnsi="Times New Roman" w:cstheme="minorBidi"/>
                <w:color w:val="auto"/>
              </w:rPr>
              <w:commentReference w:id="914"/>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15"/>
            <w:r w:rsidRPr="00E03CD4">
              <w:t xml:space="preserve">deemed </w:t>
            </w:r>
            <w:commentRangeEnd w:id="915"/>
            <w:r>
              <w:rPr>
                <w:rStyle w:val="CommentReference"/>
                <w:rFonts w:ascii="Times New Roman" w:eastAsiaTheme="minorHAnsi" w:hAnsi="Times New Roman" w:cstheme="minorBidi"/>
                <w:color w:val="auto"/>
              </w:rPr>
              <w:commentReference w:id="915"/>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16" w:name="_Toc298681324"/>
      <w:r>
        <w:t>Part Eight</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17"/>
            <w:r>
              <w:t>heaven</w:t>
            </w:r>
            <w:r w:rsidRPr="007425E1">
              <w:t xml:space="preserve"> </w:t>
            </w:r>
            <w:commentRangeEnd w:id="917"/>
            <w:r>
              <w:rPr>
                <w:rStyle w:val="CommentReference"/>
                <w:rFonts w:ascii="Times New Roman" w:eastAsiaTheme="minorHAnsi" w:hAnsi="Times New Roman" w:cstheme="minorBidi"/>
                <w:color w:val="auto"/>
              </w:rPr>
              <w:commentReference w:id="917"/>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18" w:name="_Toc298681325"/>
      <w:r>
        <w:lastRenderedPageBreak/>
        <w:t>Part Nine</w:t>
      </w:r>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19"/>
            <w:r w:rsidRPr="007425E1">
              <w:t>Rises</w:t>
            </w:r>
            <w:commentRangeEnd w:id="919"/>
            <w:r>
              <w:rPr>
                <w:rStyle w:val="CommentReference"/>
              </w:rPr>
              <w:commentReference w:id="919"/>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0" w:name="_Toc298681326"/>
      <w:bookmarkStart w:id="921" w:name="_Toc308441932"/>
      <w:r>
        <w:lastRenderedPageBreak/>
        <w:t xml:space="preserve">The </w:t>
      </w:r>
      <w:r w:rsidRPr="007C4181">
        <w:t>Crown</w:t>
      </w:r>
      <w:bookmarkEnd w:id="920"/>
      <w:bookmarkEnd w:id="921"/>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2"/>
            <w:r w:rsidRPr="007425E1">
              <w:t>destroyed</w:t>
            </w:r>
            <w:commentRangeEnd w:id="922"/>
            <w:r>
              <w:rPr>
                <w:rStyle w:val="CommentReference"/>
                <w:rFonts w:ascii="Times New Roman" w:eastAsiaTheme="minorHAnsi" w:hAnsi="Times New Roman" w:cstheme="minorBidi"/>
                <w:color w:val="auto"/>
              </w:rPr>
              <w:commentReference w:id="922"/>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30"/>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3" w:name="_Toc298681327"/>
      <w:bookmarkStart w:id="924" w:name="_Toc308441933"/>
      <w:bookmarkStart w:id="925" w:name="_Toc448227692"/>
      <w:r>
        <w:lastRenderedPageBreak/>
        <w:t>Friday</w:t>
      </w:r>
      <w:bookmarkEnd w:id="923"/>
      <w:bookmarkEnd w:id="924"/>
      <w:bookmarkEnd w:id="925"/>
    </w:p>
    <w:p w14:paraId="05EA9798" w14:textId="77777777" w:rsidR="00E35F1F" w:rsidRDefault="00E35F1F" w:rsidP="00E35F1F">
      <w:pPr>
        <w:pStyle w:val="Heading3"/>
      </w:pPr>
      <w:bookmarkStart w:id="926" w:name="_Toc298681328"/>
      <w:bookmarkStart w:id="927" w:name="_Toc308441934"/>
      <w:r>
        <w:t>The Psali Batos for Friday</w:t>
      </w:r>
      <w:bookmarkEnd w:id="926"/>
      <w:bookmarkEnd w:id="92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28"/>
            <w:r w:rsidRPr="007425E1">
              <w:t>servants</w:t>
            </w:r>
            <w:commentRangeEnd w:id="928"/>
            <w:r>
              <w:rPr>
                <w:rStyle w:val="CommentReference"/>
                <w:rFonts w:ascii="Times New Roman" w:eastAsiaTheme="minorHAnsi" w:hAnsi="Times New Roman" w:cstheme="minorBidi"/>
                <w:color w:val="auto"/>
              </w:rPr>
              <w:commentReference w:id="92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29"/>
            <w:r w:rsidRPr="007425E1">
              <w:t>To escape the face of the bows.</w:t>
            </w:r>
            <w:commentRangeEnd w:id="929"/>
            <w:r>
              <w:rPr>
                <w:rStyle w:val="CommentReference"/>
              </w:rPr>
              <w:commentReference w:id="92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0"/>
            <w:r w:rsidRPr="00FA5B8C">
              <w:t>ⲉⲑⲣⲟⲩⲱ̀ϣⲉⲙ ⲛ̀ⲧ̀ϫⲟⲙ ⲛ̀ⲧⲉ ⲡⲓⲭ̀ⲣⲱⲙ</w:t>
            </w:r>
            <w:commentRangeEnd w:id="930"/>
            <w:r>
              <w:rPr>
                <w:rStyle w:val="CommentReference"/>
                <w:rFonts w:ascii="Garamond" w:hAnsi="Garamond" w:cstheme="minorBidi"/>
                <w:noProof w:val="0"/>
                <w:lang w:val="en-CA"/>
              </w:rPr>
              <w:commentReference w:id="93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1" w:name="_Toc298681329"/>
      <w:bookmarkStart w:id="932" w:name="_Toc308441935"/>
      <w:r w:rsidRPr="00FD2E69">
        <w:lastRenderedPageBreak/>
        <w:t xml:space="preserve">The Conclusion of the </w:t>
      </w:r>
      <w:r>
        <w:t>Batos</w:t>
      </w:r>
      <w:r w:rsidRPr="00FD2E69">
        <w:t xml:space="preserve"> Psali</w:t>
      </w:r>
      <w:bookmarkEnd w:id="931"/>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3" w:name="_Toc298681330"/>
      <w:bookmarkStart w:id="934" w:name="_Toc308441936"/>
      <w:r>
        <w:t>The Friday Theotokia</w:t>
      </w:r>
      <w:bookmarkEnd w:id="933"/>
      <w:bookmarkEnd w:id="934"/>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35" w:name="_Toc298681331"/>
      <w:r>
        <w:t>Part One</w:t>
      </w:r>
      <w:bookmarkEnd w:id="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36"/>
            <w:r>
              <w:t>the fruit of your womb</w:t>
            </w:r>
            <w:commentRangeEnd w:id="936"/>
            <w:r>
              <w:rPr>
                <w:rStyle w:val="CommentReference"/>
                <w:rFonts w:ascii="Times New Roman" w:eastAsiaTheme="minorHAnsi" w:hAnsi="Times New Roman" w:cstheme="minorBidi"/>
                <w:color w:val="auto"/>
              </w:rPr>
              <w:commentReference w:id="936"/>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37" w:name="_Toc298681332"/>
      <w:r>
        <w:lastRenderedPageBreak/>
        <w:t>Part Two</w:t>
      </w:r>
      <w:bookmarkEnd w:id="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38"/>
            <w:r>
              <w:t xml:space="preserve">incarnate </w:t>
            </w:r>
            <w:commentRangeEnd w:id="938"/>
            <w:r>
              <w:rPr>
                <w:rStyle w:val="CommentReference"/>
                <w:rFonts w:ascii="Times New Roman" w:eastAsiaTheme="minorHAnsi" w:hAnsi="Times New Roman" w:cstheme="minorBidi"/>
                <w:color w:val="auto"/>
              </w:rPr>
              <w:commentReference w:id="938"/>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39" w:name="_Toc298681333"/>
      <w:r>
        <w:t>Part Three</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0"/>
            <w:r>
              <w:t>O</w:t>
            </w:r>
            <w:commentRangeEnd w:id="940"/>
            <w:r>
              <w:rPr>
                <w:rStyle w:val="CommentReference"/>
                <w:rFonts w:ascii="Times New Roman" w:eastAsiaTheme="minorHAnsi" w:hAnsi="Times New Roman" w:cstheme="minorBidi"/>
                <w:color w:val="auto"/>
              </w:rPr>
              <w:commentReference w:id="940"/>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1" w:name="_Toc298681334"/>
      <w:r>
        <w:t>Part Four</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2" w:name="_Toc298681335"/>
      <w:r>
        <w:t>Part Five</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3" w:name="_Toc298681336"/>
      <w:r>
        <w:lastRenderedPageBreak/>
        <w:t>Part Six</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44" w:name="_Toc298681337"/>
      <w:r>
        <w:t>Part Seven</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45"/>
            <w:r>
              <w:t>temple</w:t>
            </w:r>
            <w:commentRangeEnd w:id="945"/>
            <w:r>
              <w:rPr>
                <w:rStyle w:val="CommentReference"/>
                <w:rFonts w:ascii="Times New Roman" w:eastAsiaTheme="minorHAnsi" w:hAnsi="Times New Roman" w:cstheme="minorBidi"/>
                <w:color w:val="auto"/>
              </w:rPr>
              <w:commentReference w:id="94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46" w:name="_Toc298681338"/>
      <w:bookmarkStart w:id="947" w:name="_Toc308441937"/>
      <w:r>
        <w:lastRenderedPageBreak/>
        <w:t>The Crown</w:t>
      </w:r>
      <w:bookmarkEnd w:id="946"/>
      <w:bookmarkEnd w:id="94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48"/>
            <w:r w:rsidRPr="00F0646D">
              <w:t xml:space="preserve">Infinite </w:t>
            </w:r>
            <w:commentRangeEnd w:id="948"/>
            <w:r>
              <w:rPr>
                <w:rStyle w:val="CommentReference"/>
                <w:rFonts w:ascii="Times New Roman" w:eastAsiaTheme="minorHAnsi" w:hAnsi="Times New Roman" w:cstheme="minorBidi"/>
                <w:color w:val="auto"/>
              </w:rPr>
              <w:commentReference w:id="94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49"/>
            <w:r w:rsidRPr="007425E1">
              <w:t>hook</w:t>
            </w:r>
            <w:commentRangeEnd w:id="949"/>
            <w:r>
              <w:rPr>
                <w:rStyle w:val="CommentReference"/>
                <w:rFonts w:ascii="Times New Roman" w:eastAsiaTheme="minorHAnsi" w:hAnsi="Times New Roman" w:cstheme="minorBidi"/>
                <w:color w:val="auto"/>
              </w:rPr>
              <w:commentReference w:id="94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0"/>
            <w:r w:rsidRPr="007425E1">
              <w:t xml:space="preserve">Teaching </w:t>
            </w:r>
            <w:commentRangeEnd w:id="950"/>
            <w:r>
              <w:rPr>
                <w:rStyle w:val="CommentReference"/>
                <w:rFonts w:ascii="Times New Roman" w:eastAsiaTheme="minorHAnsi" w:hAnsi="Times New Roman" w:cstheme="minorBidi"/>
                <w:color w:val="auto"/>
              </w:rPr>
              <w:commentReference w:id="95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1"/>
            <w:r w:rsidRPr="007425E1">
              <w:t>a cause</w:t>
            </w:r>
            <w:r>
              <w:t xml:space="preserve"> for us</w:t>
            </w:r>
            <w:r w:rsidRPr="007425E1">
              <w:t>,</w:t>
            </w:r>
            <w:commentRangeEnd w:id="951"/>
            <w:r>
              <w:rPr>
                <w:rStyle w:val="CommentReference"/>
                <w:rFonts w:ascii="Times New Roman" w:eastAsiaTheme="minorHAnsi" w:hAnsi="Times New Roman" w:cstheme="minorBidi"/>
                <w:color w:val="auto"/>
              </w:rPr>
              <w:commentReference w:id="951"/>
            </w:r>
          </w:p>
          <w:p w14:paraId="18A8A756" w14:textId="77777777" w:rsidR="00E35F1F" w:rsidRDefault="00E35F1F" w:rsidP="00E35F1F">
            <w:pPr>
              <w:pStyle w:val="EngHangEnd"/>
            </w:pPr>
            <w:r w:rsidRPr="007425E1">
              <w:t xml:space="preserve">To ascend the </w:t>
            </w:r>
            <w:commentRangeStart w:id="952"/>
            <w:r w:rsidRPr="007425E1">
              <w:t xml:space="preserve">path </w:t>
            </w:r>
            <w:commentRangeEnd w:id="952"/>
            <w:r>
              <w:rPr>
                <w:rStyle w:val="CommentReference"/>
                <w:rFonts w:ascii="Times New Roman" w:eastAsiaTheme="minorHAnsi" w:hAnsi="Times New Roman" w:cstheme="minorBidi"/>
                <w:color w:val="auto"/>
              </w:rPr>
              <w:commentReference w:id="95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3"/>
            </w:r>
            <w:r>
              <w:t>,</w:t>
            </w:r>
          </w:p>
          <w:p w14:paraId="51E3C73A" w14:textId="77777777" w:rsidR="00E35F1F" w:rsidRDefault="00E35F1F" w:rsidP="00E35F1F">
            <w:pPr>
              <w:pStyle w:val="EngHangEnd"/>
            </w:pPr>
            <w:r>
              <w:t>With</w:t>
            </w:r>
            <w:r w:rsidRPr="007425E1">
              <w:t xml:space="preserve"> joy and </w:t>
            </w:r>
            <w:commentRangeStart w:id="954"/>
            <w:r w:rsidRPr="007425E1">
              <w:t>rejoicing</w:t>
            </w:r>
            <w:commentRangeEnd w:id="954"/>
            <w:r>
              <w:rPr>
                <w:rStyle w:val="CommentReference"/>
                <w:rFonts w:ascii="Times New Roman" w:eastAsiaTheme="minorHAnsi" w:hAnsi="Times New Roman" w:cstheme="minorBidi"/>
                <w:color w:val="auto"/>
              </w:rPr>
              <w:commentReference w:id="95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55" w:name="_Toc298681339"/>
      <w:bookmarkStart w:id="956" w:name="_Toc308441938"/>
      <w:bookmarkStart w:id="957" w:name="_Toc448227693"/>
      <w:r>
        <w:lastRenderedPageBreak/>
        <w:t>Saturday</w:t>
      </w:r>
      <w:bookmarkEnd w:id="955"/>
      <w:bookmarkEnd w:id="956"/>
      <w:bookmarkEnd w:id="957"/>
    </w:p>
    <w:p w14:paraId="425920E6" w14:textId="77777777" w:rsidR="00E35F1F" w:rsidRDefault="00E35F1F" w:rsidP="00E35F1F">
      <w:pPr>
        <w:pStyle w:val="Heading3"/>
      </w:pPr>
      <w:bookmarkStart w:id="958" w:name="_Toc298681340"/>
      <w:bookmarkStart w:id="959" w:name="_Toc308441939"/>
      <w:r>
        <w:t>The Saturday Psali Batos</w:t>
      </w:r>
      <w:bookmarkEnd w:id="958"/>
      <w:bookmarkEnd w:id="959"/>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0"/>
            <w:r w:rsidRPr="007425E1">
              <w:rPr>
                <w:rFonts w:eastAsiaTheme="minorHAnsi"/>
              </w:rPr>
              <w:t xml:space="preserve">All </w:t>
            </w:r>
            <w:commentRangeEnd w:id="960"/>
            <w:r>
              <w:rPr>
                <w:rStyle w:val="CommentReference"/>
                <w:rFonts w:ascii="Times New Roman" w:eastAsiaTheme="minorHAnsi" w:hAnsi="Times New Roman" w:cstheme="minorBidi"/>
                <w:color w:val="auto"/>
              </w:rPr>
              <w:commentReference w:id="960"/>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1"/>
            <w:r w:rsidRPr="007425E1">
              <w:rPr>
                <w:rFonts w:eastAsiaTheme="minorHAnsi"/>
              </w:rPr>
              <w:t>every</w:t>
            </w:r>
            <w:r>
              <w:rPr>
                <w:rFonts w:eastAsiaTheme="minorHAnsi"/>
              </w:rPr>
              <w:t xml:space="preserve"> </w:t>
            </w:r>
            <w:r w:rsidRPr="007425E1">
              <w:rPr>
                <w:rFonts w:eastAsiaTheme="minorHAnsi"/>
              </w:rPr>
              <w:t>day</w:t>
            </w:r>
            <w:commentRangeEnd w:id="961"/>
            <w:r>
              <w:rPr>
                <w:rStyle w:val="CommentReference"/>
                <w:rFonts w:ascii="Times New Roman" w:eastAsiaTheme="minorHAnsi" w:hAnsi="Times New Roman" w:cstheme="minorBidi"/>
                <w:color w:val="auto"/>
              </w:rPr>
              <w:commentReference w:id="961"/>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2"/>
            <w:r>
              <w:rPr>
                <w:rFonts w:eastAsiaTheme="minorHAnsi"/>
              </w:rPr>
              <w:t>ecstasy</w:t>
            </w:r>
            <w:commentRangeEnd w:id="962"/>
            <w:r>
              <w:rPr>
                <w:rStyle w:val="CommentReference"/>
                <w:rFonts w:ascii="Times New Roman" w:eastAsiaTheme="minorHAnsi" w:hAnsi="Times New Roman" w:cstheme="minorBidi"/>
                <w:color w:val="auto"/>
              </w:rPr>
              <w:commentReference w:id="962"/>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3"/>
            <w:r w:rsidRPr="007425E1">
              <w:rPr>
                <w:color w:val="000000"/>
              </w:rPr>
              <w:t xml:space="preserve">glory </w:t>
            </w:r>
            <w:commentRangeEnd w:id="963"/>
            <w:r>
              <w:rPr>
                <w:rStyle w:val="CommentReference"/>
              </w:rPr>
              <w:commentReference w:id="963"/>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64"/>
            <w:r>
              <w:rPr>
                <w:rFonts w:eastAsiaTheme="minorHAnsi"/>
              </w:rPr>
              <w:t xml:space="preserve">From </w:t>
            </w:r>
            <w:commentRangeEnd w:id="964"/>
            <w:r>
              <w:rPr>
                <w:rStyle w:val="CommentReference"/>
                <w:rFonts w:ascii="Times New Roman" w:eastAsiaTheme="minorHAnsi" w:hAnsi="Times New Roman" w:cstheme="minorBidi"/>
                <w:color w:val="auto"/>
              </w:rPr>
              <w:commentReference w:id="964"/>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65"/>
            <w:r>
              <w:rPr>
                <w:rFonts w:eastAsiaTheme="minorHAnsi"/>
              </w:rPr>
              <w:t>prophet</w:t>
            </w:r>
            <w:commentRangeEnd w:id="965"/>
            <w:r>
              <w:rPr>
                <w:rStyle w:val="CommentReference"/>
                <w:rFonts w:ascii="Times New Roman" w:eastAsiaTheme="minorHAnsi" w:hAnsi="Times New Roman" w:cstheme="minorBidi"/>
                <w:color w:val="auto"/>
              </w:rPr>
              <w:commentReference w:id="965"/>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66"/>
            <w:r w:rsidRPr="007425E1">
              <w:rPr>
                <w:rFonts w:eastAsiaTheme="minorHAnsi"/>
              </w:rPr>
              <w:t>everyone</w:t>
            </w:r>
            <w:commentRangeEnd w:id="966"/>
            <w:r>
              <w:rPr>
                <w:rStyle w:val="CommentReference"/>
                <w:rFonts w:ascii="Times New Roman" w:eastAsiaTheme="minorHAnsi" w:hAnsi="Times New Roman" w:cstheme="minorBidi"/>
                <w:color w:val="auto"/>
              </w:rPr>
              <w:commentReference w:id="966"/>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67"/>
            <w:r>
              <w:rPr>
                <w:rFonts w:eastAsiaTheme="minorHAnsi"/>
              </w:rPr>
              <w:t xml:space="preserve">never </w:t>
            </w:r>
            <w:commentRangeEnd w:id="967"/>
            <w:r>
              <w:rPr>
                <w:rStyle w:val="CommentReference"/>
                <w:rFonts w:ascii="Times New Roman" w:eastAsiaTheme="minorHAnsi" w:hAnsi="Times New Roman" w:cstheme="minorBidi"/>
                <w:color w:val="auto"/>
              </w:rPr>
              <w:commentReference w:id="967"/>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68"/>
            <w:r w:rsidRPr="007425E1">
              <w:rPr>
                <w:rFonts w:eastAsiaTheme="minorHAnsi"/>
              </w:rPr>
              <w:t xml:space="preserve">and </w:t>
            </w:r>
            <w:commentRangeEnd w:id="968"/>
            <w:r>
              <w:rPr>
                <w:rStyle w:val="CommentReference"/>
                <w:rFonts w:ascii="Times New Roman" w:eastAsiaTheme="minorHAnsi" w:hAnsi="Times New Roman" w:cstheme="minorBidi"/>
                <w:color w:val="auto"/>
              </w:rPr>
              <w:commentReference w:id="968"/>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69"/>
            <w:r w:rsidRPr="007425E1">
              <w:rPr>
                <w:rFonts w:eastAsiaTheme="minorHAnsi"/>
              </w:rPr>
              <w:t xml:space="preserve">praises </w:t>
            </w:r>
            <w:commentRangeEnd w:id="969"/>
            <w:r>
              <w:rPr>
                <w:rStyle w:val="CommentReference"/>
                <w:rFonts w:ascii="Times New Roman" w:eastAsiaTheme="minorHAnsi" w:hAnsi="Times New Roman" w:cstheme="minorBidi"/>
                <w:color w:val="auto"/>
              </w:rPr>
              <w:commentReference w:id="969"/>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0"/>
            <w:r w:rsidRPr="007425E1">
              <w:rPr>
                <w:rFonts w:eastAsiaTheme="minorHAnsi"/>
              </w:rPr>
              <w:t>blessing</w:t>
            </w:r>
            <w:commentRangeEnd w:id="970"/>
            <w:r>
              <w:rPr>
                <w:rStyle w:val="CommentReference"/>
                <w:rFonts w:ascii="Times New Roman" w:eastAsiaTheme="minorHAnsi" w:hAnsi="Times New Roman" w:cstheme="minorBidi"/>
                <w:color w:val="auto"/>
              </w:rPr>
              <w:commentReference w:id="970"/>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1"/>
            <w:r w:rsidRPr="007425E1">
              <w:rPr>
                <w:rFonts w:eastAsiaTheme="minorHAnsi"/>
              </w:rPr>
              <w:t xml:space="preserve">we'll </w:t>
            </w:r>
            <w:commentRangeEnd w:id="971"/>
            <w:r>
              <w:rPr>
                <w:rStyle w:val="CommentReference"/>
                <w:rFonts w:ascii="Times New Roman" w:eastAsiaTheme="minorHAnsi" w:hAnsi="Times New Roman" w:cstheme="minorBidi"/>
                <w:color w:val="auto"/>
              </w:rPr>
              <w:commentReference w:id="971"/>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2"/>
            <w:r w:rsidRPr="007425E1">
              <w:rPr>
                <w:rFonts w:eastAsiaTheme="minorHAnsi"/>
              </w:rPr>
              <w:t xml:space="preserve">perfect </w:t>
            </w:r>
            <w:commentRangeEnd w:id="972"/>
            <w:r>
              <w:rPr>
                <w:rStyle w:val="CommentReference"/>
                <w:rFonts w:ascii="Times New Roman" w:eastAsiaTheme="minorHAnsi" w:hAnsi="Times New Roman" w:cstheme="minorBidi"/>
                <w:color w:val="auto"/>
              </w:rPr>
              <w:commentReference w:id="972"/>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3" w:name="_Toc298681341"/>
      <w:bookmarkStart w:id="974" w:name="_Toc308441940"/>
      <w:r w:rsidRPr="00FD2E69">
        <w:t xml:space="preserve">The Conclusion of the </w:t>
      </w:r>
      <w:r>
        <w:t>Batos</w:t>
      </w:r>
      <w:r w:rsidRPr="00FD2E69">
        <w:t xml:space="preserve"> Psali</w:t>
      </w:r>
      <w:bookmarkEnd w:id="973"/>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75"/>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75"/>
            <w:r>
              <w:rPr>
                <w:rStyle w:val="CommentReference"/>
                <w:rFonts w:ascii="Garamond" w:hAnsi="Garamond" w:cstheme="minorBidi"/>
                <w:noProof w:val="0"/>
                <w:lang w:val="en-CA"/>
              </w:rPr>
              <w:commentReference w:id="975"/>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76" w:name="_Toc298681342"/>
      <w:bookmarkStart w:id="977" w:name="_Toc308441941"/>
      <w:r>
        <w:t>The Saturday Theotokia</w:t>
      </w:r>
      <w:bookmarkEnd w:id="976"/>
      <w:bookmarkEnd w:id="977"/>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78" w:name="_Toc298681343"/>
      <w:r>
        <w:t>Part One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79" w:name="_Toc298681344"/>
      <w:r w:rsidRPr="00D24FE1">
        <w:t>Part</w:t>
      </w:r>
      <w:r>
        <w:t xml:space="preserve"> Two</w:t>
      </w:r>
      <w:bookmarkEnd w:id="9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0"/>
            <w:r w:rsidRPr="007425E1">
              <w:rPr>
                <w:rFonts w:eastAsiaTheme="minorHAnsi"/>
              </w:rPr>
              <w:t xml:space="preserve">honour </w:t>
            </w:r>
            <w:commentRangeEnd w:id="980"/>
            <w:r>
              <w:rPr>
                <w:rStyle w:val="CommentReference"/>
                <w:rFonts w:ascii="Times New Roman" w:eastAsiaTheme="minorHAnsi" w:hAnsi="Times New Roman" w:cstheme="minorBidi"/>
                <w:color w:val="auto"/>
              </w:rPr>
              <w:commentReference w:id="980"/>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1"/>
            <w:r w:rsidRPr="007425E1">
              <w:rPr>
                <w:rFonts w:eastAsiaTheme="minorHAnsi"/>
              </w:rPr>
              <w:t xml:space="preserve">prudent </w:t>
            </w:r>
            <w:commentRangeEnd w:id="981"/>
            <w:r>
              <w:rPr>
                <w:rStyle w:val="CommentReference"/>
                <w:rFonts w:ascii="Times New Roman" w:eastAsiaTheme="minorHAnsi" w:hAnsi="Times New Roman" w:cstheme="minorBidi"/>
                <w:color w:val="auto"/>
              </w:rPr>
              <w:commentReference w:id="981"/>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2" w:name="_Toc298681345"/>
      <w:r>
        <w:t>Part Three</w:t>
      </w:r>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3"/>
            <w:r w:rsidRPr="007425E1">
              <w:rPr>
                <w:rFonts w:eastAsiaTheme="minorHAnsi"/>
              </w:rPr>
              <w:t>bride</w:t>
            </w:r>
            <w:commentRangeEnd w:id="983"/>
            <w:r>
              <w:rPr>
                <w:rStyle w:val="CommentReference"/>
                <w:rFonts w:ascii="Times New Roman" w:eastAsiaTheme="minorHAnsi" w:hAnsi="Times New Roman" w:cstheme="minorBidi"/>
                <w:color w:val="auto"/>
              </w:rPr>
              <w:commentReference w:id="983"/>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84"/>
            <w:r w:rsidRPr="007425E1">
              <w:rPr>
                <w:rFonts w:eastAsiaTheme="minorHAnsi"/>
              </w:rPr>
              <w:t xml:space="preserve">rue </w:t>
            </w:r>
            <w:commentRangeEnd w:id="984"/>
            <w:r>
              <w:rPr>
                <w:rStyle w:val="CommentReference"/>
                <w:rFonts w:ascii="Times New Roman" w:eastAsiaTheme="minorHAnsi" w:hAnsi="Times New Roman" w:cstheme="minorBidi"/>
                <w:color w:val="auto"/>
              </w:rPr>
              <w:commentReference w:id="984"/>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85"/>
            <w:r w:rsidRPr="007425E1">
              <w:rPr>
                <w:rFonts w:eastAsiaTheme="minorHAnsi"/>
              </w:rPr>
              <w:t xml:space="preserve">ed </w:t>
            </w:r>
            <w:commentRangeEnd w:id="985"/>
            <w:r>
              <w:rPr>
                <w:rStyle w:val="CommentReference"/>
                <w:rFonts w:ascii="Times New Roman" w:eastAsiaTheme="minorHAnsi" w:hAnsi="Times New Roman" w:cstheme="minorBidi"/>
                <w:color w:val="auto"/>
              </w:rPr>
              <w:commentReference w:id="985"/>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86" w:name="_Toc298681346"/>
      <w:r w:rsidRPr="00D24FE1">
        <w:t>Part</w:t>
      </w:r>
      <w:r>
        <w:t xml:space="preserve"> Four</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87"/>
            <w:r>
              <w:rPr>
                <w:rFonts w:eastAsiaTheme="minorHAnsi"/>
              </w:rPr>
              <w:t xml:space="preserve">unto </w:t>
            </w:r>
            <w:commentRangeEnd w:id="987"/>
            <w:r>
              <w:rPr>
                <w:rStyle w:val="CommentReference"/>
                <w:rFonts w:ascii="Times New Roman" w:eastAsiaTheme="minorHAnsi" w:hAnsi="Times New Roman" w:cstheme="minorBidi"/>
                <w:color w:val="auto"/>
              </w:rPr>
              <w:commentReference w:id="987"/>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88" w:name="_Toc298681347"/>
      <w:r w:rsidRPr="00D24FE1">
        <w:t>Part</w:t>
      </w:r>
      <w:r>
        <w:t xml:space="preserve"> Five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89" w:name="_Toc298681348"/>
      <w:r>
        <w:t>Part Six</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0"/>
            <w:r w:rsidRPr="007425E1">
              <w:t>rejoice</w:t>
            </w:r>
            <w:r>
              <w:t>d</w:t>
            </w:r>
            <w:commentRangeEnd w:id="990"/>
            <w:r>
              <w:rPr>
                <w:rStyle w:val="CommentReference"/>
                <w:rFonts w:ascii="Times New Roman" w:eastAsiaTheme="minorHAnsi" w:hAnsi="Times New Roman" w:cstheme="minorBidi"/>
                <w:color w:val="auto"/>
              </w:rPr>
              <w:commentReference w:id="990"/>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1"/>
            <w:r>
              <w:t>save</w:t>
            </w:r>
            <w:r w:rsidRPr="007425E1">
              <w:t xml:space="preserve"> </w:t>
            </w:r>
            <w:commentRangeEnd w:id="991"/>
            <w:r>
              <w:rPr>
                <w:rStyle w:val="CommentReference"/>
              </w:rPr>
              <w:commentReference w:id="991"/>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2" w:name="_Toc298681349"/>
      <w:r>
        <w:t>Part Seven</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3"/>
            <w:r>
              <w:t>Paradoxically</w:t>
            </w:r>
            <w:commentRangeEnd w:id="993"/>
            <w:r>
              <w:rPr>
                <w:rStyle w:val="CommentReference"/>
                <w:rFonts w:ascii="Times New Roman" w:eastAsiaTheme="minorHAnsi" w:hAnsi="Times New Roman" w:cstheme="minorBidi"/>
                <w:color w:val="auto"/>
              </w:rPr>
              <w:commentReference w:id="993"/>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994"/>
            <w:r>
              <w:t xml:space="preserve">is </w:t>
            </w:r>
            <w:commentRangeEnd w:id="994"/>
            <w:r>
              <w:rPr>
                <w:rStyle w:val="CommentReference"/>
                <w:rFonts w:ascii="Times New Roman" w:eastAsiaTheme="minorHAnsi" w:hAnsi="Times New Roman" w:cstheme="minorBidi"/>
                <w:color w:val="auto"/>
              </w:rPr>
              <w:commentReference w:id="994"/>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995" w:name="_Toc298681350"/>
      <w:r>
        <w:t>Part Eight</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996"/>
            <w:r w:rsidRPr="007425E1">
              <w:t>from all sides</w:t>
            </w:r>
            <w:commentRangeEnd w:id="996"/>
            <w:r>
              <w:rPr>
                <w:rStyle w:val="CommentReference"/>
                <w:rFonts w:ascii="Times New Roman" w:eastAsiaTheme="minorHAnsi" w:hAnsi="Times New Roman" w:cstheme="minorBidi"/>
                <w:color w:val="auto"/>
              </w:rPr>
              <w:commentReference w:id="996"/>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997"/>
            <w:r>
              <w:t>Saviour</w:t>
            </w:r>
            <w:commentRangeEnd w:id="997"/>
            <w:r>
              <w:rPr>
                <w:rStyle w:val="CommentReference"/>
                <w:rFonts w:ascii="Times New Roman" w:eastAsiaTheme="minorHAnsi" w:hAnsi="Times New Roman" w:cstheme="minorBidi"/>
                <w:color w:val="auto"/>
              </w:rPr>
              <w:commentReference w:id="997"/>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998" w:name="_Toc298681351"/>
      <w:r>
        <w:t>Part Nine</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999"/>
            <w:r>
              <w:t>compassion</w:t>
            </w:r>
            <w:commentRangeEnd w:id="999"/>
            <w:r>
              <w:rPr>
                <w:rStyle w:val="CommentReference"/>
                <w:rFonts w:ascii="Times New Roman" w:eastAsiaTheme="minorHAnsi" w:hAnsi="Times New Roman" w:cstheme="minorBidi"/>
                <w:color w:val="auto"/>
              </w:rPr>
              <w:commentReference w:id="999"/>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0" w:name="_Toc298681352"/>
      <w:bookmarkStart w:id="1001" w:name="_Toc308441942"/>
      <w:r>
        <w:lastRenderedPageBreak/>
        <w:t>The Crown Batos</w:t>
      </w:r>
      <w:bookmarkEnd w:id="1000"/>
      <w:bookmarkEnd w:id="1001"/>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2"/>
            <w:r>
              <w:t>Sanctuary</w:t>
            </w:r>
            <w:commentRangeEnd w:id="1002"/>
            <w:r>
              <w:rPr>
                <w:rStyle w:val="CommentReference"/>
                <w:rFonts w:ascii="Times New Roman" w:eastAsiaTheme="minorHAnsi" w:hAnsi="Times New Roman" w:cstheme="minorBidi"/>
                <w:color w:val="auto"/>
              </w:rPr>
              <w:commentReference w:id="1002"/>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3"/>
            <w:r>
              <w:t>lampstand</w:t>
            </w:r>
            <w:commentRangeEnd w:id="1003"/>
            <w:r>
              <w:rPr>
                <w:rStyle w:val="CommentReference"/>
                <w:rFonts w:ascii="Times New Roman" w:eastAsiaTheme="minorHAnsi" w:hAnsi="Times New Roman" w:cstheme="minorBidi"/>
                <w:color w:val="auto"/>
              </w:rPr>
              <w:commentReference w:id="1003"/>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04"/>
            <w:r>
              <w:t>Greeted</w:t>
            </w:r>
            <w:commentRangeEnd w:id="1004"/>
            <w:r>
              <w:rPr>
                <w:rStyle w:val="CommentReference"/>
                <w:rFonts w:ascii="Times New Roman" w:eastAsiaTheme="minorHAnsi" w:hAnsi="Times New Roman" w:cstheme="minorBidi"/>
                <w:color w:val="auto"/>
              </w:rPr>
              <w:commentReference w:id="1004"/>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05"/>
            <w:r w:rsidRPr="007425E1">
              <w:t xml:space="preserve">For </w:t>
            </w:r>
            <w:commentRangeEnd w:id="1005"/>
            <w:r>
              <w:rPr>
                <w:rStyle w:val="CommentReference"/>
                <w:rFonts w:ascii="Times New Roman" w:eastAsiaTheme="minorHAnsi" w:hAnsi="Times New Roman" w:cstheme="minorBidi"/>
                <w:color w:val="auto"/>
              </w:rPr>
              <w:commentReference w:id="1005"/>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06"/>
            <w:r>
              <w:t>coming</w:t>
            </w:r>
            <w:r w:rsidRPr="007425E1">
              <w:t xml:space="preserve"> </w:t>
            </w:r>
            <w:commentRangeEnd w:id="1006"/>
            <w:r>
              <w:rPr>
                <w:rStyle w:val="CommentReference"/>
                <w:rFonts w:ascii="Times New Roman" w:eastAsiaTheme="minorHAnsi" w:hAnsi="Times New Roman" w:cstheme="minorBidi"/>
                <w:color w:val="auto"/>
              </w:rPr>
              <w:commentReference w:id="1006"/>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07"/>
            <w:r w:rsidRPr="00582AD7">
              <w:t>ⲧⲉⲥⲱⲙⲁ</w:t>
            </w:r>
            <w:commentRangeEnd w:id="1007"/>
            <w:r>
              <w:rPr>
                <w:rStyle w:val="CommentReference"/>
                <w:rFonts w:ascii="Garamond" w:hAnsi="Garamond" w:cstheme="minorBidi"/>
                <w:noProof w:val="0"/>
                <w:lang w:val="en-CA"/>
              </w:rPr>
              <w:commentReference w:id="1007"/>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08"/>
            <w:r w:rsidRPr="007425E1">
              <w:t>you</w:t>
            </w:r>
            <w:commentRangeEnd w:id="1008"/>
            <w:r>
              <w:rPr>
                <w:rStyle w:val="CommentReference"/>
                <w:rFonts w:ascii="Times New Roman" w:eastAsiaTheme="minorHAnsi" w:hAnsi="Times New Roman" w:cstheme="minorBidi"/>
                <w:color w:val="auto"/>
              </w:rPr>
              <w:commentReference w:id="1008"/>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09" w:name="_Toc298681353"/>
      <w:bookmarkStart w:id="1010" w:name="_Toc308441943"/>
      <w:r>
        <w:lastRenderedPageBreak/>
        <w:t>The Second Crown Batos</w:t>
      </w:r>
      <w:bookmarkEnd w:id="1009"/>
      <w:bookmarkEnd w:id="1010"/>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1"/>
            <w:r>
              <w:t>evangelized</w:t>
            </w:r>
            <w:r w:rsidRPr="007425E1">
              <w:t xml:space="preserve"> </w:t>
            </w:r>
            <w:commentRangeEnd w:id="1011"/>
            <w:r>
              <w:rPr>
                <w:rStyle w:val="CommentReference"/>
                <w:rFonts w:ascii="Times New Roman" w:eastAsiaTheme="minorHAnsi" w:hAnsi="Times New Roman" w:cstheme="minorBidi"/>
                <w:color w:val="auto"/>
              </w:rPr>
              <w:commentReference w:id="1011"/>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2"/>
            <w:r w:rsidRPr="007425E1">
              <w:t>thereof</w:t>
            </w:r>
            <w:commentRangeEnd w:id="1012"/>
            <w:r>
              <w:rPr>
                <w:rStyle w:val="CommentReference"/>
                <w:rFonts w:ascii="Times New Roman" w:eastAsiaTheme="minorHAnsi" w:hAnsi="Times New Roman" w:cstheme="minorBidi"/>
                <w:color w:val="auto"/>
              </w:rPr>
              <w:commentReference w:id="1012"/>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3"/>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3"/>
            <w:r>
              <w:rPr>
                <w:rStyle w:val="CommentReference"/>
                <w:rFonts w:ascii="Garamond" w:hAnsi="Garamond" w:cstheme="minorBidi"/>
                <w:noProof w:val="0"/>
                <w:lang w:val="en-CA"/>
              </w:rPr>
              <w:commentReference w:id="1013"/>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31"/>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14" w:name="_Toc298681354"/>
      <w:bookmarkStart w:id="1015" w:name="_Ref299212102"/>
      <w:bookmarkStart w:id="1016" w:name="_Ref299212144"/>
      <w:bookmarkStart w:id="1017" w:name="_Ref299212161"/>
      <w:bookmarkStart w:id="1018" w:name="_Toc308441944"/>
      <w:bookmarkStart w:id="1019" w:name="_Toc448227694"/>
      <w:r>
        <w:lastRenderedPageBreak/>
        <w:t>The Ending of the Batos Theotokias</w:t>
      </w:r>
      <w:bookmarkEnd w:id="1014"/>
      <w:bookmarkEnd w:id="1015"/>
      <w:bookmarkEnd w:id="1016"/>
      <w:bookmarkEnd w:id="1017"/>
      <w:bookmarkEnd w:id="1018"/>
      <w:bookmarkEnd w:id="10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0"/>
            <w:r w:rsidRPr="007425E1">
              <w:rPr>
                <w:rFonts w:eastAsiaTheme="minorHAnsi"/>
              </w:rPr>
              <w:t>Awesome and full of glory</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1"/>
            <w:r w:rsidRPr="007425E1">
              <w:rPr>
                <w:rFonts w:eastAsiaTheme="minorHAnsi"/>
              </w:rPr>
              <w:t>works</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2"/>
            <w:r w:rsidRPr="00582AD7">
              <w:t>ϥ̀ⲛⲁϯ ⲙ̀ⲡⲓⲟⲩⲁⲓ</w:t>
            </w:r>
            <w:commentRangeEnd w:id="1022"/>
            <w:r>
              <w:rPr>
                <w:rStyle w:val="CommentReference"/>
                <w:rFonts w:ascii="Garamond" w:hAnsi="Garamond" w:cstheme="minorBidi"/>
                <w:noProof w:val="0"/>
                <w:lang w:val="en-CA"/>
              </w:rPr>
              <w:commentReference w:id="102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3"/>
            <w:r w:rsidRPr="007425E1">
              <w:rPr>
                <w:rFonts w:eastAsiaTheme="minorHAnsi"/>
              </w:rPr>
              <w:t xml:space="preserve">with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24"/>
            <w:r w:rsidRPr="00582AD7">
              <w:t>ⲡⲁⲓ ⲉ̀ϩⲟⲟⲩ</w:t>
            </w:r>
            <w:commentRangeEnd w:id="1024"/>
            <w:r>
              <w:rPr>
                <w:rStyle w:val="CommentReference"/>
                <w:rFonts w:ascii="Garamond" w:hAnsi="Garamond" w:cstheme="minorBidi"/>
                <w:noProof w:val="0"/>
                <w:lang w:val="en-CA"/>
              </w:rPr>
              <w:commentReference w:id="102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25"/>
            <w:r w:rsidRPr="007425E1">
              <w:rPr>
                <w:rFonts w:eastAsiaTheme="minorHAnsi"/>
              </w:rPr>
              <w:t xml:space="preserve">bless </w:t>
            </w:r>
            <w:commentRangeEnd w:id="1025"/>
            <w:r>
              <w:rPr>
                <w:rStyle w:val="CommentReference"/>
                <w:rFonts w:ascii="Times New Roman" w:eastAsiaTheme="minorHAnsi" w:hAnsi="Times New Roman" w:cstheme="minorBidi"/>
                <w:color w:val="auto"/>
              </w:rPr>
              <w:commentReference w:id="102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26" w:name="_Toc448227695"/>
      <w:bookmarkStart w:id="1027" w:name="_Ref448227875"/>
      <w:bookmarkStart w:id="1028" w:name="_Ref448227880"/>
      <w:r>
        <w:lastRenderedPageBreak/>
        <w:t>The Raising of Incense</w:t>
      </w:r>
      <w:bookmarkEnd w:id="1026"/>
      <w:bookmarkEnd w:id="1027"/>
      <w:bookmarkEnd w:id="1028"/>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29" w:name="_Toc448227457"/>
      <w:r>
        <w:lastRenderedPageBreak/>
        <w:t xml:space="preserve">The Raising of Evening (or </w:t>
      </w:r>
      <w:commentRangeStart w:id="1030"/>
      <w:r>
        <w:t>Morning</w:t>
      </w:r>
      <w:commentRangeEnd w:id="1030"/>
      <w:r>
        <w:rPr>
          <w:rStyle w:val="CommentReference"/>
          <w:rFonts w:eastAsiaTheme="minorHAnsi" w:cstheme="minorBidi"/>
          <w:b w:val="0"/>
          <w:bCs w:val="0"/>
        </w:rPr>
        <w:commentReference w:id="1030"/>
      </w:r>
      <w:r>
        <w:t>) Incense</w:t>
      </w:r>
      <w:bookmarkEnd w:id="1029"/>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1" w:name="ThanksgivingIncense"/>
      <w:r>
        <w:lastRenderedPageBreak/>
        <w:t>The Prayer of Thanksgiving</w:t>
      </w:r>
    </w:p>
    <w:bookmarkEnd w:id="1031"/>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2" w:name="_Ref435789344"/>
      <w:bookmarkStart w:id="1033" w:name="VersesCymbals"/>
      <w:r>
        <w:t>The Verses of the Cymbals</w:t>
      </w:r>
      <w:bookmarkEnd w:id="1032"/>
    </w:p>
    <w:bookmarkEnd w:id="1033"/>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3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33"/>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34"/>
            <w:r w:rsidRPr="007425E1">
              <w:t xml:space="preserve">May </w:t>
            </w:r>
            <w:commentRangeEnd w:id="1034"/>
            <w:r>
              <w:rPr>
                <w:rStyle w:val="CommentReference"/>
                <w:rFonts w:eastAsiaTheme="minorHAnsi" w:cstheme="minorBidi"/>
                <w:color w:val="auto"/>
                <w:lang w:val="en-CA"/>
              </w:rPr>
              <w:commentReference w:id="1034"/>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35" w:name="PrayerDeparted"/>
      <w:r>
        <w:t>The Prayer for the Departed</w:t>
      </w:r>
    </w:p>
    <w:bookmarkEnd w:id="1035"/>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34"/>
      </w:r>
      <w:commentRangeStart w:id="1036"/>
      <w:r>
        <w:t xml:space="preserve"> </w:t>
      </w:r>
      <w:commentRangeEnd w:id="1036"/>
      <w:r>
        <w:rPr>
          <w:rStyle w:val="CommentReference"/>
          <w:lang w:val="en-CA"/>
        </w:rPr>
        <w:commentReference w:id="1036"/>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37"/>
      <w:r>
        <w:t xml:space="preserve"> </w:t>
      </w:r>
      <w:commentRangeEnd w:id="1037"/>
      <w:r>
        <w:rPr>
          <w:rStyle w:val="CommentReference"/>
          <w:lang w:val="en-CA"/>
        </w:rPr>
        <w:commentReference w:id="1037"/>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38"/>
      <w:r>
        <w:t>You</w:t>
      </w:r>
      <w:commentRangeEnd w:id="1038"/>
      <w:r>
        <w:rPr>
          <w:rStyle w:val="CommentReference"/>
          <w:lang w:val="en-CA"/>
        </w:rPr>
        <w:commentReference w:id="1038"/>
      </w:r>
      <w:r>
        <w:t>, with Him, and the Holy Spirit, the Giver of Life, Who is of One Essence with You, now, and at all times, and unto the age of all ages. Amen.</w:t>
      </w:r>
    </w:p>
    <w:p w14:paraId="651763CC" w14:textId="2AD7E711"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39" w:name="_Ref435789903"/>
      <w:r>
        <w:rPr>
          <w:lang w:val="en-GB"/>
        </w:rPr>
        <w:t>Graciously Accord</w:t>
      </w:r>
      <w:bookmarkEnd w:id="1039"/>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0" w:name="_Ref435789927"/>
      <w:bookmarkStart w:id="1041"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2"/>
      <w:r>
        <w:rPr>
          <w:lang w:val="en-GB"/>
        </w:rPr>
        <w:t xml:space="preserve">to </w:t>
      </w:r>
      <w:commentRangeEnd w:id="1042"/>
      <w:r>
        <w:rPr>
          <w:rStyle w:val="CommentReference"/>
          <w:lang w:val="en-CA"/>
        </w:rPr>
        <w:commentReference w:id="1042"/>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3" w:name="_Ref442856274"/>
      <w:r>
        <w:t>The Gloria</w:t>
      </w:r>
      <w:bookmarkEnd w:id="1040"/>
      <w:bookmarkEnd w:id="1043"/>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44" w:name="_Ref435789969"/>
      <w:bookmarkEnd w:id="1041"/>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45" w:name="_Ref442856358"/>
      <w:r>
        <w:t>The Trisagion</w:t>
      </w:r>
      <w:bookmarkEnd w:id="1044"/>
      <w:bookmarkEnd w:id="1045"/>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46" w:name="_Ref442856453"/>
      <w:r>
        <w:t>Hail to You</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47" w:name="_Ref434477171"/>
      <w:r>
        <w:t>The Introduction to the Doxologies</w:t>
      </w:r>
      <w:bookmarkEnd w:id="1047"/>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35"/>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48" w:name="_Ref435799700"/>
      <w:r>
        <w:t>The Doxologies</w:t>
      </w:r>
      <w:bookmarkEnd w:id="1048"/>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49" w:name="_Ref434487836"/>
      <w:r>
        <w:t>The Evening Doxology of the Virgin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36"/>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0" w:name="_Ref434487846"/>
      <w:r>
        <w:t>The Morning Doxology of the Virgin</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1"/>
            <w:r>
              <w:t xml:space="preserve">declared </w:t>
            </w:r>
            <w:commentRangeEnd w:id="1051"/>
            <w:r>
              <w:rPr>
                <w:rStyle w:val="CommentReference"/>
                <w:rFonts w:ascii="Times New Roman" w:eastAsiaTheme="minorHAnsi" w:hAnsi="Times New Roman" w:cstheme="minorBidi"/>
                <w:color w:val="auto"/>
              </w:rPr>
              <w:commentReference w:id="1051"/>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2"/>
            <w:r>
              <w:t xml:space="preserve">Good New </w:t>
            </w:r>
            <w:commentRangeEnd w:id="1052"/>
            <w:r>
              <w:rPr>
                <w:rStyle w:val="CommentReference"/>
                <w:rFonts w:ascii="Times New Roman" w:eastAsiaTheme="minorHAnsi" w:hAnsi="Times New Roman" w:cstheme="minorBidi"/>
                <w:color w:val="auto"/>
              </w:rPr>
              <w:commentReference w:id="1052"/>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37"/>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3"/>
            <w:r>
              <w:t>Be our advocate</w:t>
            </w:r>
            <w:commentRangeEnd w:id="1053"/>
            <w:r>
              <w:rPr>
                <w:rStyle w:val="CommentReference"/>
                <w:rFonts w:ascii="Times New Roman" w:eastAsiaTheme="minorHAnsi" w:hAnsi="Times New Roman" w:cstheme="minorBidi"/>
                <w:color w:val="auto"/>
              </w:rPr>
              <w:commentReference w:id="1053"/>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54"/>
            <w:r>
              <w:t>Mary</w:t>
            </w:r>
            <w:commentRangeEnd w:id="1054"/>
            <w:r>
              <w:rPr>
                <w:rStyle w:val="CommentReference"/>
                <w:rFonts w:ascii="Times New Roman" w:eastAsiaTheme="minorHAnsi" w:hAnsi="Times New Roman" w:cstheme="minorBidi"/>
                <w:color w:val="auto"/>
              </w:rPr>
              <w:commentReference w:id="1054"/>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38"/>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55" w:name="_Ref435799710"/>
      <w:r>
        <w:t>The Orthodox Creed</w:t>
      </w:r>
      <w:bookmarkEnd w:id="1055"/>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56" w:name="_Ref442856751"/>
      <w:r>
        <w:t>God Have mercy upon us</w:t>
      </w:r>
      <w:bookmarkEnd w:id="1056"/>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39"/>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57"/>
      <w:r>
        <w:t>God</w:t>
      </w:r>
      <w:commentRangeEnd w:id="1057"/>
      <w:r>
        <w:rPr>
          <w:rStyle w:val="CommentReference"/>
          <w:lang w:val="en-CA"/>
        </w:rPr>
        <w:commentReference w:id="1057"/>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40"/>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58" w:name="_Ref442856856"/>
      <w:r>
        <w:t>The Prayer for the Gospel</w:t>
      </w:r>
      <w:bookmarkEnd w:id="1058"/>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59" w:name="_Ref442870575"/>
      <w:r>
        <w:t>The Gospel Response</w:t>
      </w:r>
      <w:bookmarkEnd w:id="1059"/>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0" w:name="_Ref442870289"/>
      <w:r>
        <w:lastRenderedPageBreak/>
        <w:t>The Absolutions</w:t>
      </w:r>
      <w:bookmarkEnd w:id="1060"/>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r>
        <w:lastRenderedPageBreak/>
        <w:t>Non-Traditional</w:t>
      </w:r>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1" w:name="_Toc448227679"/>
      <w:r>
        <w:rPr>
          <w:lang w:val="en-GB"/>
        </w:rPr>
        <w:lastRenderedPageBreak/>
        <w:t>Reader’s Service</w:t>
      </w:r>
      <w:bookmarkEnd w:id="106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044A4C"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044A4C"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Lord, You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 xml:space="preserve">It is a good thing to confess </w:t>
      </w:r>
      <w:commentRangeStart w:id="1062"/>
      <w:r>
        <w:rPr>
          <w:lang w:val="en-GB"/>
        </w:rPr>
        <w:t xml:space="preserve">to </w:t>
      </w:r>
      <w:commentRangeEnd w:id="1062"/>
      <w:r>
        <w:rPr>
          <w:lang w:val="en-GB"/>
        </w:rPr>
        <w:t>the Lord, and to sing praises unto Your Name, O Most High;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CED1C46" w14:textId="77777777" w:rsidR="00044A4C" w:rsidRDefault="00044A4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41"/>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3" w:name="_Toc448227680"/>
      <w:r>
        <w:lastRenderedPageBreak/>
        <w:t>Prayers for Needs</w:t>
      </w:r>
      <w:bookmarkEnd w:id="1063"/>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42"/>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64"/>
            <w:r w:rsidRPr="007425E1">
              <w:t xml:space="preserve">May </w:t>
            </w:r>
            <w:commentRangeEnd w:id="1064"/>
            <w:r>
              <w:rPr>
                <w:rStyle w:val="CommentReference"/>
                <w:rFonts w:eastAsiaTheme="minorHAnsi" w:cstheme="minorBidi"/>
                <w:color w:val="auto"/>
                <w:lang w:val="en-CA"/>
              </w:rPr>
              <w:commentReference w:id="1064"/>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65" w:name="_Toc448227696"/>
      <w:bookmarkStart w:id="1066" w:name="_Ref448228543"/>
      <w:bookmarkStart w:id="1067" w:name="_Ref448228546"/>
      <w:bookmarkStart w:id="1068" w:name="_Ref448471804"/>
      <w:r>
        <w:lastRenderedPageBreak/>
        <w:t>The Book of Psalis and Doxologies</w:t>
      </w:r>
      <w:bookmarkEnd w:id="320"/>
      <w:bookmarkEnd w:id="321"/>
      <w:bookmarkEnd w:id="322"/>
      <w:bookmarkEnd w:id="1065"/>
      <w:bookmarkEnd w:id="1066"/>
      <w:bookmarkEnd w:id="1067"/>
      <w:bookmarkEnd w:id="1068"/>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69" w:name="_Toc448227697"/>
      <w:bookmarkStart w:id="1070" w:name="_Toc410196197"/>
      <w:bookmarkStart w:id="1071" w:name="_Toc410196439"/>
      <w:bookmarkStart w:id="1072" w:name="_Toc410196941"/>
      <w:r>
        <w:lastRenderedPageBreak/>
        <w:t>General and Common Doxologies</w:t>
      </w:r>
      <w:bookmarkEnd w:id="1069"/>
    </w:p>
    <w:p w14:paraId="1B082926" w14:textId="77777777" w:rsidR="009C13E9" w:rsidRDefault="009C13E9" w:rsidP="009C13E9">
      <w:pPr>
        <w:pStyle w:val="Heading3"/>
      </w:pPr>
      <w:bookmarkStart w:id="1073" w:name="_Ref434488390"/>
      <w:r>
        <w:t>The Doxology of the Heavenly</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74"/>
            <w:r>
              <w:t>The great and holy luminaries,</w:t>
            </w:r>
            <w:commentRangeEnd w:id="1074"/>
            <w:r>
              <w:rPr>
                <w:rStyle w:val="CommentReference"/>
                <w:rFonts w:ascii="Times New Roman" w:hAnsi="Times New Roman"/>
              </w:rPr>
              <w:commentReference w:id="1074"/>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75"/>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75"/>
            <w:r>
              <w:rPr>
                <w:rStyle w:val="CommentReference"/>
                <w:rFonts w:ascii="Times New Roman" w:hAnsi="Times New Roman"/>
              </w:rPr>
              <w:commentReference w:id="1075"/>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76"/>
            <w:r w:rsidRPr="00602B0F">
              <w:t xml:space="preserve">O Lord, </w:t>
            </w:r>
            <w:commentRangeEnd w:id="1076"/>
            <w:r>
              <w:rPr>
                <w:rStyle w:val="CommentReference"/>
                <w:rFonts w:ascii="Times New Roman" w:hAnsi="Times New Roman"/>
              </w:rPr>
              <w:commentReference w:id="1076"/>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77" w:name="_Ref434488524"/>
      <w:r>
        <w:t>The Doxology of St. John the Baptist</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78" w:name="_Ref434488546"/>
      <w:r>
        <w:t>Another Doxology of St. John the Baptist</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79" w:name="_Ref434488644"/>
      <w:r>
        <w:lastRenderedPageBreak/>
        <w:t>A Doxology for the Apostles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0"/>
            <w:r>
              <w:t xml:space="preserve">called </w:t>
            </w:r>
            <w:commentRangeEnd w:id="1080"/>
            <w:r>
              <w:rPr>
                <w:rStyle w:val="CommentReference"/>
                <w:rFonts w:ascii="Times New Roman" w:eastAsiaTheme="minorHAnsi" w:hAnsi="Times New Roman" w:cstheme="minorBidi"/>
                <w:color w:val="auto"/>
              </w:rPr>
              <w:commentReference w:id="1080"/>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1"/>
            <w:r>
              <w:t>Who loved him greatly.</w:t>
            </w:r>
            <w:commentRangeEnd w:id="1081"/>
            <w:r>
              <w:rPr>
                <w:rStyle w:val="CommentReference"/>
                <w:rFonts w:ascii="Times New Roman" w:eastAsiaTheme="minorHAnsi" w:hAnsi="Times New Roman" w:cstheme="minorBidi"/>
                <w:color w:val="auto"/>
              </w:rPr>
              <w:commentReference w:id="1081"/>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2" w:name="_Ref434488657"/>
      <w:r>
        <w:t>Another Doxology for the Apostles</w:t>
      </w:r>
      <w:bookmarkEnd w:id="1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3"/>
            <w:r>
              <w:t xml:space="preserve">Our </w:t>
            </w:r>
            <w:commentRangeEnd w:id="1083"/>
            <w:r>
              <w:rPr>
                <w:rStyle w:val="CommentReference"/>
                <w:rFonts w:ascii="Times New Roman" w:eastAsiaTheme="minorHAnsi" w:hAnsi="Times New Roman" w:cstheme="minorBidi"/>
                <w:color w:val="auto"/>
              </w:rPr>
              <w:commentReference w:id="1083"/>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84"/>
            <w:r>
              <w:t xml:space="preserve">And </w:t>
            </w:r>
            <w:commentRangeEnd w:id="1084"/>
            <w:r>
              <w:rPr>
                <w:rStyle w:val="CommentReference"/>
                <w:rFonts w:ascii="Times New Roman" w:eastAsiaTheme="minorHAnsi" w:hAnsi="Times New Roman" w:cstheme="minorBidi"/>
                <w:color w:val="auto"/>
              </w:rPr>
              <w:commentReference w:id="1084"/>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85"/>
            <w:r>
              <w:t>And was numbered with</w:t>
            </w:r>
          </w:p>
          <w:p w14:paraId="5527B3A6" w14:textId="77777777" w:rsidR="004C7F73" w:rsidRDefault="004C7F73" w:rsidP="004C7F73">
            <w:pPr>
              <w:pStyle w:val="EngHangEnd"/>
            </w:pPr>
            <w:r>
              <w:t>The rest of the Apostles.</w:t>
            </w:r>
            <w:commentRangeEnd w:id="1085"/>
            <w:r>
              <w:rPr>
                <w:rStyle w:val="CommentReference"/>
                <w:rFonts w:ascii="Times New Roman" w:eastAsiaTheme="minorHAnsi" w:hAnsi="Times New Roman" w:cstheme="minorBidi"/>
                <w:color w:val="auto"/>
              </w:rPr>
              <w:commentReference w:id="1085"/>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86"/>
            <w:r>
              <w:t xml:space="preserve">sound </w:t>
            </w:r>
            <w:commentRangeEnd w:id="1086"/>
            <w:r>
              <w:rPr>
                <w:rStyle w:val="CommentReference"/>
                <w:rFonts w:ascii="Times New Roman" w:eastAsiaTheme="minorHAnsi" w:hAnsi="Times New Roman" w:cstheme="minorBidi"/>
                <w:color w:val="auto"/>
              </w:rPr>
              <w:commentReference w:id="1086"/>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87" w:name="_Ref434488814"/>
      <w:r>
        <w:t>The Doxology of St. Mark</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88"/>
            <w:r>
              <w:t>Beholder of God</w:t>
            </w:r>
            <w:commentRangeEnd w:id="1088"/>
            <w:r>
              <w:rPr>
                <w:rStyle w:val="CommentReference"/>
                <w:rFonts w:ascii="Times New Roman" w:eastAsiaTheme="minorHAnsi" w:hAnsi="Times New Roman" w:cstheme="minorBidi"/>
                <w:color w:val="auto"/>
              </w:rPr>
              <w:commentReference w:id="1088"/>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89" w:name="_Ref434488992"/>
      <w:r>
        <w:t>The Doxology of Any Apostle</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0"/>
            <w:r>
              <w:rPr>
                <w:rStyle w:val="CommentReference"/>
                <w:rFonts w:ascii="Times New Roman" w:eastAsiaTheme="minorHAnsi" w:hAnsi="Times New Roman" w:cstheme="minorBidi"/>
                <w:color w:val="auto"/>
              </w:rPr>
              <w:commentReference w:id="109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1"/>
            <w:r>
              <w:t>compatriots</w:t>
            </w:r>
            <w:commentRangeEnd w:id="1091"/>
            <w:r>
              <w:rPr>
                <w:rStyle w:val="CommentReference"/>
                <w:rFonts w:ascii="Times New Roman" w:eastAsiaTheme="minorHAnsi" w:hAnsi="Times New Roman" w:cstheme="minorBidi"/>
                <w:color w:val="auto"/>
              </w:rPr>
              <w:commentReference w:id="109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2" w:name="_Ref434489014"/>
      <w:r>
        <w:t>The Doxology of St. Stephen</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4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3" w:name="_Ref434489170"/>
      <w:r>
        <w:t>The Doxology of St. George</w:t>
      </w:r>
      <w:bookmarkEnd w:id="1093"/>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94" w:name="_Ref434490082"/>
      <w:r>
        <w:t>The Doxology of St. Demiana</w:t>
      </w:r>
      <w:bookmarkEnd w:id="1094"/>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4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95" w:name="_Ref434489950"/>
      <w:r>
        <w:t>The Doxology of the Martyrs</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96"/>
            <w:r>
              <w:t>Akrash</w:t>
            </w:r>
            <w:commentRangeEnd w:id="1096"/>
            <w:r>
              <w:rPr>
                <w:rStyle w:val="CommentReference"/>
              </w:rPr>
              <w:commentReference w:id="109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97" w:name="_Ref434490311"/>
      <w:r>
        <w:t>The Doxology of St. Anthony and St. Paul</w:t>
      </w:r>
      <w:bookmarkEnd w:id="1097"/>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98"/>
            <w:r w:rsidRPr="004764BD">
              <w:t>give light to</w:t>
            </w:r>
            <w:commentRangeEnd w:id="1098"/>
            <w:r>
              <w:rPr>
                <w:rStyle w:val="CommentReference"/>
                <w:rFonts w:ascii="Times New Roman" w:eastAsiaTheme="minorHAnsi" w:hAnsi="Times New Roman" w:cstheme="minorBidi"/>
                <w:color w:val="auto"/>
              </w:rPr>
              <w:commentReference w:id="109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99" w:name="_Ref434490826"/>
      <w:r>
        <w:lastRenderedPageBreak/>
        <w:t>The Doxology of St. Pishoy and St. Paul of Tammah</w:t>
      </w:r>
      <w:bookmarkEnd w:id="1099"/>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0" w:name="_Ref434492161"/>
      <w:r>
        <w:lastRenderedPageBreak/>
        <w:t>The Doxology of St. Athanasius the Apostolic</w:t>
      </w:r>
      <w:bookmarkEnd w:id="1100"/>
      <w:r w:rsidR="00B52F78">
        <w:rPr>
          <w:rStyle w:val="FootnoteReference"/>
        </w:rPr>
        <w:footnoteReference w:id="845"/>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1" w:name="_Ref434492536"/>
      <w:r>
        <w:t xml:space="preserve">The Doxology of </w:t>
      </w:r>
      <w:r w:rsidR="00231798">
        <w:t>the</w:t>
      </w:r>
      <w:r>
        <w:t xml:space="preserve"> Cross Bearers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2" w:name="_Ref434492645"/>
      <w:r>
        <w:t>The Doxology for a Hierarch Who is Present</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4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4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4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2"/>
            <w:r>
              <w:rPr>
                <w:rStyle w:val="CommentReference"/>
                <w:rFonts w:ascii="Times New Roman" w:eastAsiaTheme="minorHAnsi" w:hAnsi="Times New Roman" w:cstheme="minorBidi"/>
                <w:color w:val="auto"/>
              </w:rPr>
              <w:commentReference w:id="111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4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16" w:name="_Toc448227698"/>
      <w:bookmarkStart w:id="1117" w:name="September"/>
      <w:r>
        <w:lastRenderedPageBreak/>
        <w:t>September</w:t>
      </w:r>
      <w:bookmarkEnd w:id="1070"/>
      <w:bookmarkEnd w:id="1071"/>
      <w:bookmarkEnd w:id="107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16"/>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4D23BC">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4D23BC">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4D23BC">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4D23BC">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4D23BC">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4D23BC">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4D23BC">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4D23BC">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4D23BC">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4D23BC">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4D23BC">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4D23BC">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4D23BC">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4D23BC">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4D23BC">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4D23BC">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18" w:name="_Toc410196198"/>
      <w:bookmarkStart w:id="1119" w:name="_Toc410196440"/>
      <w:bookmarkStart w:id="1120" w:name="_Toc410196942"/>
      <w:r>
        <w:br w:type="page"/>
      </w:r>
    </w:p>
    <w:p w14:paraId="3B77A2B2" w14:textId="6F99453D" w:rsidR="00495F1A" w:rsidRDefault="0092592B" w:rsidP="00495F1A">
      <w:pPr>
        <w:pStyle w:val="Heading3"/>
      </w:pPr>
      <w:bookmarkStart w:id="1121" w:name="_Toc448227468"/>
      <w:r>
        <w:lastRenderedPageBreak/>
        <w:t xml:space="preserve">August 29 (30) / Tho-out 1: </w:t>
      </w:r>
      <w:r w:rsidR="00495F1A">
        <w:t>Ecclesiastical New Year: Nairouz</w:t>
      </w:r>
      <w:bookmarkEnd w:id="1118"/>
      <w:bookmarkEnd w:id="1119"/>
      <w:bookmarkEnd w:id="1120"/>
      <w:bookmarkEnd w:id="112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2" w:name="_Ref434477358"/>
      <w:r>
        <w:t>The Doxolog</w:t>
      </w:r>
      <w:r w:rsidR="00E21EA3">
        <w:t>y for Ecclesiastical New Year</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3"/>
            <w:r>
              <w:t xml:space="preserve">wiles </w:t>
            </w:r>
            <w:commentRangeEnd w:id="1123"/>
            <w:r>
              <w:rPr>
                <w:rStyle w:val="CommentReference"/>
                <w:rFonts w:ascii="Times New Roman" w:eastAsiaTheme="minorHAnsi" w:hAnsi="Times New Roman" w:cstheme="minorBidi"/>
                <w:color w:val="auto"/>
              </w:rPr>
              <w:commentReference w:id="1123"/>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24" w:name="_Ref434473482"/>
      <w:r>
        <w:t>The Psali Adam</w:t>
      </w:r>
      <w:r w:rsidR="00B411C9">
        <w:t xml:space="preserve"> for the Ecclesiastical New Year</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25"/>
            <w:r>
              <w:t xml:space="preserve">Ϯⲛⲁⲟⲩⲱϣⲧ </w:t>
            </w:r>
            <w:commentRangeEnd w:id="1125"/>
            <w:r>
              <w:rPr>
                <w:rStyle w:val="CommentReference"/>
                <w:rFonts w:ascii="Times New Roman" w:hAnsi="Times New Roman"/>
              </w:rPr>
              <w:commentReference w:id="1125"/>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26"/>
            <w:r>
              <w:t>reign</w:t>
            </w:r>
            <w:commentRangeEnd w:id="1126"/>
            <w:r>
              <w:rPr>
                <w:rStyle w:val="CommentReference"/>
              </w:rPr>
              <w:commentReference w:id="1126"/>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27" w:name="_Ref434473530"/>
      <w:r>
        <w:t xml:space="preserve">The Psali </w:t>
      </w:r>
      <w:r w:rsidR="004E71A7">
        <w:t>Batos for the Ecclesiastical New Year</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28"/>
            <w:r>
              <w:t xml:space="preserve">be </w:t>
            </w:r>
            <w:commentRangeEnd w:id="1128"/>
            <w:r>
              <w:rPr>
                <w:rStyle w:val="CommentReference"/>
              </w:rPr>
              <w:commentReference w:id="1128"/>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29"/>
            <w:r>
              <w:t xml:space="preserve">Ⲁⲙⲱⲛⲓ </w:t>
            </w:r>
            <w:commentRangeEnd w:id="1129"/>
            <w:r>
              <w:rPr>
                <w:rStyle w:val="CommentReference"/>
                <w:rFonts w:ascii="Times New Roman" w:hAnsi="Times New Roman"/>
              </w:rPr>
              <w:commentReference w:id="1129"/>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0"/>
            <w:r>
              <w:t xml:space="preserve">the </w:t>
            </w:r>
            <w:commentRangeEnd w:id="1130"/>
            <w:r>
              <w:rPr>
                <w:rStyle w:val="CommentReference"/>
              </w:rPr>
              <w:commentReference w:id="1130"/>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1"/>
            <w:r>
              <w:t xml:space="preserve">entreat </w:t>
            </w:r>
            <w:commentRangeEnd w:id="1131"/>
            <w:r>
              <w:rPr>
                <w:rStyle w:val="CommentReference"/>
              </w:rPr>
              <w:commentReference w:id="1131"/>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2" w:name="_Toc448227469"/>
      <w:r>
        <w:t xml:space="preserve">August 29 (30) / Tho-out 1: </w:t>
      </w:r>
      <w:r w:rsidRPr="00646349">
        <w:t xml:space="preserve">Also </w:t>
      </w:r>
      <w:r>
        <w:t>the Martyrdom of St. Bartholomew the Apostle</w:t>
      </w:r>
      <w:bookmarkEnd w:id="1132"/>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3" w:name="_Toc448227470"/>
      <w:r>
        <w:t xml:space="preserve">August 30 (31) / Tho-out 2: </w:t>
      </w:r>
      <w:r w:rsidR="005242D1">
        <w:t xml:space="preserve">Martyrdom of </w:t>
      </w:r>
      <w:r>
        <w:t>St. John the Baptist</w:t>
      </w:r>
      <w:bookmarkEnd w:id="1133"/>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34" w:name="_Toc448227471"/>
      <w:r>
        <w:t>September 1 (2) / Tho-out 4: St. Verena</w:t>
      </w:r>
      <w:bookmarkEnd w:id="1134"/>
    </w:p>
    <w:p w14:paraId="07AAD00E" w14:textId="77777777" w:rsidR="00C46B09" w:rsidRDefault="00C46B09" w:rsidP="00C46B09">
      <w:pPr>
        <w:pStyle w:val="Heading4"/>
      </w:pPr>
      <w:bookmarkStart w:id="1135" w:name="_Ref434490285"/>
      <w:r>
        <w:t>The Doxology</w:t>
      </w:r>
      <w:r w:rsidR="00B46E6E">
        <w:t xml:space="preserve"> for St. Verena</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36" w:name="_Toc448227472"/>
      <w:r>
        <w:lastRenderedPageBreak/>
        <w:t>September 3 (4) / Tho-out 6: St. Phoebe the Protodeaconess</w:t>
      </w:r>
      <w:r w:rsidR="008C4D26">
        <w:rPr>
          <w:rStyle w:val="FootnoteReference"/>
        </w:rPr>
        <w:footnoteReference w:id="850"/>
      </w:r>
      <w:bookmarkEnd w:id="1136"/>
    </w:p>
    <w:p w14:paraId="47E3028B" w14:textId="77777777" w:rsidR="0039635A" w:rsidRDefault="0039635A" w:rsidP="0039635A">
      <w:pPr>
        <w:pStyle w:val="Heading3"/>
      </w:pPr>
      <w:bookmarkStart w:id="1137" w:name="_Toc448227473"/>
      <w:r>
        <w:t>September 4 (5) / Tho-out 7: St. Dioscorus</w:t>
      </w:r>
      <w:bookmarkEnd w:id="1137"/>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38" w:name="_Toc448227474"/>
      <w:r>
        <w:t>September 4 (5) / Tho-out 7: Also St. Rebecca and her Children</w:t>
      </w:r>
      <w:bookmarkEnd w:id="1138"/>
    </w:p>
    <w:p w14:paraId="14929AD8" w14:textId="77777777" w:rsidR="0046481B" w:rsidRDefault="0046481B" w:rsidP="0046481B">
      <w:pPr>
        <w:pStyle w:val="Heading4"/>
      </w:pPr>
      <w:bookmarkStart w:id="1139" w:name="_Ref434490258"/>
      <w:r>
        <w:t>The Doxology</w:t>
      </w:r>
      <w:r w:rsidR="00B46E6E">
        <w:t xml:space="preserve"> for St. Rebecca and her Children</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0" w:name="_Toc448227475"/>
      <w:r>
        <w:t>September 9 (10) / Tho-out 12: Commemoration of Archangel Michael</w:t>
      </w:r>
      <w:bookmarkEnd w:id="1140"/>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41" w:name="_Toc448227476"/>
      <w:r>
        <w:t xml:space="preserve">September 12 (13) / Tho-out 15: </w:t>
      </w:r>
      <w:r w:rsidR="00191A26">
        <w:t xml:space="preserve">Translocation of the Relics of </w:t>
      </w:r>
      <w:r>
        <w:t>St. Stephen</w:t>
      </w:r>
      <w:bookmarkEnd w:id="1141"/>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2" w:name="_Toc410196199"/>
      <w:bookmarkStart w:id="1143" w:name="_Toc410196441"/>
      <w:bookmarkStart w:id="1144" w:name="_Toc410196943"/>
      <w:bookmarkStart w:id="1145" w:name="_Ref434563524"/>
      <w:bookmarkStart w:id="1146" w:name="_Ref434563530"/>
      <w:bookmarkStart w:id="1147" w:name="_Toc448227477"/>
      <w:r>
        <w:t xml:space="preserve">September 14 (15) / Tho-out 17: </w:t>
      </w:r>
      <w:r w:rsidR="00495F1A">
        <w:t>The Dedication of the Church of the Holy Cross</w:t>
      </w:r>
      <w:bookmarkEnd w:id="1142"/>
      <w:bookmarkEnd w:id="1143"/>
      <w:bookmarkEnd w:id="1144"/>
      <w:bookmarkEnd w:id="1145"/>
      <w:bookmarkEnd w:id="1146"/>
      <w:bookmarkEnd w:id="114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48" w:name="_Ref434477443"/>
      <w:r>
        <w:lastRenderedPageBreak/>
        <w:t>The Doxology</w:t>
      </w:r>
      <w:r w:rsidR="00E21EA3">
        <w:t xml:space="preserve"> for the Feast of the Cross</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49" w:name="_Ref434474964"/>
      <w:r>
        <w:lastRenderedPageBreak/>
        <w:t>The Psali Ada</w:t>
      </w:r>
      <w:r w:rsidR="006C1B94">
        <w:t>m for the Feast of the Cross</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0"/>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0"/>
            <w:r>
              <w:rPr>
                <w:rStyle w:val="CommentReference"/>
              </w:rPr>
              <w:commentReference w:id="1150"/>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1" w:name="_Ref434474992"/>
      <w:r>
        <w:t>The Psali Bato</w:t>
      </w:r>
      <w:r w:rsidR="006C1B94">
        <w:t>s for the Feast of the Cross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2" w:name="_Toc448227478"/>
      <w:r>
        <w:t>September 18 (19) / Tho-out 21: Commemoration of the Theotokos</w:t>
      </w:r>
      <w:bookmarkEnd w:id="1152"/>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3" w:name="_Toc448227479"/>
      <w:r>
        <w:t>September 21 (22) / Tho-out 24: Martyrdom of St. Quandratus, One of the Seventy Two</w:t>
      </w:r>
      <w:bookmarkEnd w:id="1153"/>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54" w:name="_Toc448227480"/>
      <w:r>
        <w:t xml:space="preserve">September 22 (23) / </w:t>
      </w:r>
      <w:commentRangeStart w:id="1155"/>
      <w:r>
        <w:t>Tho-out 24</w:t>
      </w:r>
      <w:commentRangeEnd w:id="1155"/>
      <w:r w:rsidR="00C46B09">
        <w:rPr>
          <w:rStyle w:val="CommentReference"/>
          <w:rFonts w:eastAsiaTheme="minorHAnsi" w:cstheme="minorBidi"/>
          <w:b w:val="0"/>
          <w:bCs w:val="0"/>
        </w:rPr>
        <w:commentReference w:id="1155"/>
      </w:r>
      <w:r>
        <w:t>: St. Maurice and the Theban Legion</w:t>
      </w:r>
      <w:bookmarkEnd w:id="1154"/>
    </w:p>
    <w:p w14:paraId="74C264D0" w14:textId="77777777" w:rsidR="00D54A29" w:rsidRDefault="00B46E6E" w:rsidP="00D54A29">
      <w:pPr>
        <w:pStyle w:val="Heading4"/>
      </w:pPr>
      <w:bookmarkStart w:id="1156" w:name="_Ref434489859"/>
      <w:r>
        <w:t>The Doxology for</w:t>
      </w:r>
      <w:r w:rsidR="00D54A29">
        <w:t xml:space="preserve"> St. Maurice and the Theban Legion</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57" w:name="_Ref434489873"/>
      <w:r>
        <w:lastRenderedPageBreak/>
        <w:t>Another Doxology of St. Maurice</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58" w:name="_Toc448227481"/>
      <w:r>
        <w:t>September 23 (24) / Tho-out 26: Annunciation of St. John the Baptist to Zacharias</w:t>
      </w:r>
      <w:bookmarkEnd w:id="1158"/>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59" w:name="_Ref435003974"/>
      <w:bookmarkStart w:id="1160" w:name="_Toc448227482"/>
      <w:r>
        <w:t>September 26 (27) / Tho-out 29: Commemoration of the Annunciation, Nativity, and Resurrection on the 29</w:t>
      </w:r>
      <w:r w:rsidRPr="00C0205C">
        <w:rPr>
          <w:vertAlign w:val="superscript"/>
        </w:rPr>
        <w:t>th</w:t>
      </w:r>
      <w:r>
        <w:t xml:space="preserve"> of Every Month</w:t>
      </w:r>
      <w:bookmarkEnd w:id="1159"/>
      <w:bookmarkEnd w:id="1160"/>
    </w:p>
    <w:p w14:paraId="0A0A7EC3" w14:textId="77777777" w:rsidR="00C0205C" w:rsidRDefault="00C0205C" w:rsidP="00C0205C">
      <w:pPr>
        <w:pStyle w:val="Heading4"/>
      </w:pPr>
      <w:bookmarkStart w:id="1161" w:name="_Ref435003845"/>
      <w:r>
        <w:t>The Psali Adam for the 29</w:t>
      </w:r>
      <w:r w:rsidRPr="00C0205C">
        <w:rPr>
          <w:vertAlign w:val="superscript"/>
        </w:rPr>
        <w:t>th</w:t>
      </w:r>
      <w:r>
        <w:t xml:space="preserve"> of Every Month</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2"/>
            <w:r>
              <w:t>At the end of times.</w:t>
            </w:r>
            <w:commentRangeEnd w:id="1162"/>
            <w:r>
              <w:rPr>
                <w:rStyle w:val="CommentReference"/>
                <w:rFonts w:ascii="Times New Roman" w:eastAsiaTheme="minorHAnsi" w:hAnsi="Times New Roman" w:cstheme="minorBidi"/>
                <w:color w:val="auto"/>
              </w:rPr>
              <w:commentReference w:id="1162"/>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5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3" w:name="_Ref435003860"/>
      <w:r>
        <w:t>The Psali Batos for the 29</w:t>
      </w:r>
      <w:r w:rsidRPr="00C0205C">
        <w:rPr>
          <w:vertAlign w:val="superscript"/>
        </w:rPr>
        <w:t>th</w:t>
      </w:r>
      <w:r>
        <w:t xml:space="preserve"> of Every Month</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64"/>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64"/>
            <w:r>
              <w:rPr>
                <w:rStyle w:val="CommentReference"/>
                <w:rFonts w:ascii="Times New Roman" w:eastAsiaTheme="minorHAnsi" w:hAnsi="Times New Roman" w:cstheme="minorBidi"/>
                <w:color w:val="auto"/>
              </w:rPr>
              <w:commentReference w:id="1164"/>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65"/>
            <w:r>
              <w:t xml:space="preserve"> Lord God</w:t>
            </w:r>
            <w:commentRangeEnd w:id="1165"/>
            <w:r>
              <w:rPr>
                <w:rStyle w:val="CommentReference"/>
                <w:rFonts w:ascii="Times New Roman" w:eastAsiaTheme="minorHAnsi" w:hAnsi="Times New Roman" w:cstheme="minorBidi"/>
                <w:color w:val="auto"/>
              </w:rPr>
              <w:commentReference w:id="1165"/>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5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66" w:name="_Toc448227483"/>
      <w:r>
        <w:t>September 27 (28) / Tho-out 30: Miracle performed by St. Athanasius the Apostolic</w:t>
      </w:r>
      <w:bookmarkEnd w:id="1166"/>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67" w:name="_Ref434561058"/>
      <w:bookmarkStart w:id="1168" w:name="_Toc448227484"/>
      <w:r>
        <w:t xml:space="preserve">September 29 (30) / Paopi 2: </w:t>
      </w:r>
      <w:r w:rsidR="000274A5">
        <w:t xml:space="preserve">The Coming of </w:t>
      </w:r>
      <w:r>
        <w:t>St. Severus</w:t>
      </w:r>
      <w:r w:rsidR="000274A5">
        <w:t xml:space="preserve"> to Egypt</w:t>
      </w:r>
      <w:bookmarkEnd w:id="1167"/>
      <w:bookmarkEnd w:id="1168"/>
    </w:p>
    <w:p w14:paraId="1B16436A" w14:textId="77777777" w:rsidR="0039635A" w:rsidRDefault="0039635A" w:rsidP="0039635A">
      <w:pPr>
        <w:pStyle w:val="Heading4"/>
      </w:pPr>
      <w:bookmarkStart w:id="1169" w:name="_Ref434492249"/>
      <w:r>
        <w:t>The Doxology</w:t>
      </w:r>
      <w:r w:rsidR="00B82753">
        <w:t xml:space="preserve"> for St. Severus</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0"/>
            <w:r w:rsidRPr="004764BD">
              <w:t xml:space="preserve">confirmed </w:t>
            </w:r>
            <w:commentRangeEnd w:id="1170"/>
            <w:r>
              <w:rPr>
                <w:rStyle w:val="CommentReference"/>
                <w:rFonts w:ascii="Times New Roman" w:eastAsiaTheme="minorHAnsi" w:hAnsi="Times New Roman" w:cstheme="minorBidi"/>
                <w:color w:val="auto"/>
              </w:rPr>
              <w:commentReference w:id="1170"/>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5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1" w:name="_Toc410196200"/>
      <w:bookmarkStart w:id="1172" w:name="_Toc410196442"/>
      <w:bookmarkStart w:id="1173" w:name="_Toc410196944"/>
      <w:bookmarkStart w:id="1174" w:name="_Toc448227699"/>
      <w:bookmarkStart w:id="1175" w:name="October"/>
      <w:bookmarkEnd w:id="1117"/>
      <w:r>
        <w:lastRenderedPageBreak/>
        <w:t>October</w:t>
      </w:r>
      <w:bookmarkEnd w:id="1171"/>
      <w:bookmarkEnd w:id="1172"/>
      <w:bookmarkEnd w:id="1173"/>
      <w:r w:rsidR="006E370D">
        <w:t xml:space="preserve"> or </w:t>
      </w:r>
      <w:r w:rsidR="006E370D">
        <w:rPr>
          <w:rFonts w:ascii="FreeSerifAvvaShenouda" w:hAnsi="FreeSerifAvvaShenouda" w:cs="FreeSerifAvvaShenouda"/>
        </w:rPr>
        <w:t>Ⲡⲁⲱⲡⲉ</w:t>
      </w:r>
      <w:bookmarkEnd w:id="1174"/>
    </w:p>
    <w:bookmarkStart w:id="1176"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4D23BC">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4D23BC">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4D23BC">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4D23BC">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4D23BC">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4D23BC">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4D23BC">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4D23BC">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4D23BC">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4D23BC">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4D23BC">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4D23BC">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77" w:name="_Ref436250096"/>
      <w:bookmarkStart w:id="1178" w:name="_Ref436250168"/>
      <w:bookmarkStart w:id="1179" w:name="_Toc448227485"/>
      <w:r>
        <w:lastRenderedPageBreak/>
        <w:t>October 1 (2) / Paopi 4: St. Bacchus</w:t>
      </w:r>
      <w:bookmarkEnd w:id="1176"/>
      <w:bookmarkEnd w:id="1177"/>
      <w:bookmarkEnd w:id="1178"/>
      <w:bookmarkEnd w:id="1179"/>
    </w:p>
    <w:p w14:paraId="7EAFB97D" w14:textId="77777777" w:rsidR="0081710C" w:rsidRDefault="0081710C" w:rsidP="0081710C">
      <w:pPr>
        <w:pStyle w:val="Heading4"/>
      </w:pPr>
      <w:bookmarkStart w:id="1180" w:name="_Ref434489638"/>
      <w:r>
        <w:t>The Doxology</w:t>
      </w:r>
      <w:r w:rsidR="00B46E6E">
        <w:t xml:space="preserve"> for Sts. Sergius and Bacchus</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1"/>
            <w:r>
              <w:t>heroes</w:t>
            </w:r>
            <w:commentRangeEnd w:id="1181"/>
            <w:r>
              <w:rPr>
                <w:rStyle w:val="CommentReference"/>
                <w:rFonts w:ascii="Times New Roman" w:eastAsiaTheme="minorHAnsi" w:hAnsi="Times New Roman" w:cstheme="minorBidi"/>
                <w:color w:val="auto"/>
              </w:rPr>
              <w:commentReference w:id="1181"/>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2" w:name="_Toc448227486"/>
      <w:r>
        <w:t>October 4 (5) / Paopi 7: St. Paul of Tammoh</w:t>
      </w:r>
      <w:bookmarkEnd w:id="1182"/>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3" w:name="_Toc448227487"/>
      <w:r>
        <w:t>October 7 (8) / Paopi 10: St. Sergius</w:t>
      </w:r>
      <w:bookmarkEnd w:id="1183"/>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84" w:name="_Toc448227488"/>
      <w:r>
        <w:t>October 9 (10) / Paopi 12: Commemoration of Archangel Michael</w:t>
      </w:r>
      <w:bookmarkEnd w:id="1184"/>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85" w:name="_Ref434564830"/>
      <w:bookmarkStart w:id="1186" w:name="_Toc448227489"/>
      <w:r>
        <w:t>October 17 (18) Paopi 20: St. John the Short</w:t>
      </w:r>
      <w:bookmarkEnd w:id="1185"/>
      <w:bookmarkEnd w:id="1186"/>
    </w:p>
    <w:p w14:paraId="23E24F8C" w14:textId="77777777" w:rsidR="0039635A" w:rsidRDefault="0039635A" w:rsidP="0039635A">
      <w:pPr>
        <w:pStyle w:val="Heading4"/>
      </w:pPr>
      <w:bookmarkStart w:id="1187" w:name="_Ref434490715"/>
      <w:r>
        <w:t>The Doxology</w:t>
      </w:r>
      <w:r w:rsidR="00B46E6E">
        <w:t xml:space="preserve"> for St. John the Short</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5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5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5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88" w:name="_Toc448227490"/>
      <w:r>
        <w:t>October 18 (19) / Paopi</w:t>
      </w:r>
      <w:r w:rsidR="00FE0AE4">
        <w:t xml:space="preserve"> </w:t>
      </w:r>
      <w:r>
        <w:t>21: Commemoration of the Theotokos</w:t>
      </w:r>
      <w:bookmarkEnd w:id="1188"/>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89" w:name="_Toc448227491"/>
      <w:r>
        <w:lastRenderedPageBreak/>
        <w:t>October 18 (19) / Paopi</w:t>
      </w:r>
      <w:r w:rsidR="00FE0AE4">
        <w:t xml:space="preserve"> </w:t>
      </w:r>
      <w:r>
        <w:t>21: Also St. Teji (Reweiss)</w:t>
      </w:r>
      <w:bookmarkEnd w:id="1189"/>
    </w:p>
    <w:p w14:paraId="3D0544CD" w14:textId="77777777" w:rsidR="00BF2674" w:rsidRPr="00137929" w:rsidRDefault="00BF2674" w:rsidP="00BF2674">
      <w:pPr>
        <w:pStyle w:val="Heading4"/>
      </w:pPr>
      <w:bookmarkStart w:id="1190" w:name="_Ref434491337"/>
      <w:r>
        <w:t>The Doxology</w:t>
      </w:r>
      <w:r w:rsidR="00810F04">
        <w:t xml:space="preserve"> for St. Teji (Reweiss)</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1" w:name="_Ref434563347"/>
      <w:bookmarkStart w:id="1192" w:name="_Toc448227492"/>
      <w:r>
        <w:t>October 23 (24) / Paopi</w:t>
      </w:r>
      <w:r w:rsidR="00FE0AE4">
        <w:t xml:space="preserve"> </w:t>
      </w:r>
      <w:r>
        <w:t>26: St. Apip the Friend of St. Apollo</w:t>
      </w:r>
      <w:bookmarkEnd w:id="1191"/>
      <w:bookmarkEnd w:id="1192"/>
    </w:p>
    <w:p w14:paraId="69CDA95A" w14:textId="77777777" w:rsidR="00E30E2D" w:rsidRPr="00137929" w:rsidRDefault="00E30E2D" w:rsidP="00E30E2D">
      <w:pPr>
        <w:pStyle w:val="Heading4"/>
      </w:pPr>
      <w:bookmarkStart w:id="1193" w:name="_Ref434492837"/>
      <w:r>
        <w:t>The Doxology</w:t>
      </w:r>
      <w:r w:rsidR="00B82753">
        <w:t xml:space="preserve"> for Sts. Apollo and Apip</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94" w:name="_Toc448227493"/>
      <w:r>
        <w:t>October 23 (24) / Paopi</w:t>
      </w:r>
      <w:r w:rsidR="00FE0AE4">
        <w:t xml:space="preserve"> </w:t>
      </w:r>
      <w:r>
        <w:t>26: The Martyrdom of St. Timothy the Apostle</w:t>
      </w:r>
      <w:bookmarkEnd w:id="1194"/>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195" w:name="_Toc448227494"/>
      <w:r>
        <w:t>October 24 (25) / Paopi</w:t>
      </w:r>
      <w:r w:rsidR="00FE0AE4">
        <w:t xml:space="preserve"> </w:t>
      </w:r>
      <w:r>
        <w:t>27: St. Macarius the Bishop of Edkow</w:t>
      </w:r>
      <w:bookmarkEnd w:id="1195"/>
    </w:p>
    <w:p w14:paraId="1E91FBC2" w14:textId="77777777" w:rsidR="00137929" w:rsidRPr="00137929" w:rsidRDefault="00137929" w:rsidP="00137929">
      <w:pPr>
        <w:pStyle w:val="Heading4"/>
      </w:pPr>
      <w:bookmarkStart w:id="1196" w:name="_Ref434490474"/>
      <w:r>
        <w:t>The Doxology</w:t>
      </w:r>
      <w:r w:rsidR="00B46E6E">
        <w:t xml:space="preserve"> for St. Macarius the Bishop of Edkow</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97" w:name="_Toc448227495"/>
      <w:r>
        <w:t>October 26 (27) / Paopi 29: Commemoration of the Annunciation, Nativity, and Resurrection on the 29</w:t>
      </w:r>
      <w:r w:rsidRPr="00C0205C">
        <w:rPr>
          <w:vertAlign w:val="superscript"/>
        </w:rPr>
        <w:t>th</w:t>
      </w:r>
      <w:r>
        <w:t xml:space="preserve"> of Every Month</w:t>
      </w:r>
      <w:bookmarkEnd w:id="1197"/>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198" w:name="_Toc448227496"/>
      <w:r>
        <w:t>October 27 (28) / Paopi 30: St. Mark</w:t>
      </w:r>
      <w:r w:rsidR="00F20BBD">
        <w:t xml:space="preserve"> (Consecration and Appearance of Head)</w:t>
      </w:r>
      <w:bookmarkEnd w:id="1198"/>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199" w:name="_Toc448227497"/>
      <w:r>
        <w:t>October 28 (29) / Athor 1: St. Cleopas and His Companion, Two of the Seventy Two Apostles</w:t>
      </w:r>
      <w:bookmarkEnd w:id="1199"/>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0" w:name="_Toc410196201"/>
      <w:bookmarkStart w:id="1201" w:name="_Toc410196443"/>
      <w:bookmarkStart w:id="1202" w:name="_Toc410196945"/>
      <w:bookmarkStart w:id="1203" w:name="_Toc448227700"/>
      <w:bookmarkStart w:id="1204" w:name="November"/>
      <w:bookmarkEnd w:id="1175"/>
      <w:r>
        <w:lastRenderedPageBreak/>
        <w:t>November</w:t>
      </w:r>
      <w:r w:rsidR="00495F1A">
        <w:t xml:space="preserve"> or </w:t>
      </w:r>
      <w:bookmarkEnd w:id="1200"/>
      <w:bookmarkEnd w:id="1201"/>
      <w:bookmarkEnd w:id="1202"/>
      <w:r w:rsidRPr="00FB5E62">
        <w:rPr>
          <w:rFonts w:ascii="FreeSerifAvvaShenouda" w:eastAsia="Arial Unicode MS" w:hAnsi="FreeSerifAvvaShenouda" w:cs="FreeSerifAvvaShenouda"/>
        </w:rPr>
        <w:t>Ⲁⲑⲟⲣ</w:t>
      </w:r>
      <w:bookmarkEnd w:id="1203"/>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4D23BC">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4D23BC">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4D23BC">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4D23BC">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4D23BC">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4D23BC">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4D23BC">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4D23BC">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4D23BC">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4D23BC">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4D23BC">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4D23BC">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4D23BC">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4D23BC">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4D23BC">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4D23BC">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4D23BC">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4D23BC">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05" w:name="_Toc448227498"/>
      <w:r>
        <w:lastRenderedPageBreak/>
        <w:t>November 3 (4) / Athor 7</w:t>
      </w:r>
      <w:r w:rsidR="00205EA4">
        <w:t>: St. George</w:t>
      </w:r>
      <w:bookmarkEnd w:id="1205"/>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06" w:name="_Toc448227499"/>
      <w:r>
        <w:t>November 4 (5) / Athor 8</w:t>
      </w:r>
      <w:r w:rsidR="00205EA4">
        <w:t>: The Four Incorporeal Beasts</w:t>
      </w:r>
      <w:bookmarkEnd w:id="1206"/>
    </w:p>
    <w:p w14:paraId="0FEBB939" w14:textId="77777777" w:rsidR="00205EA4" w:rsidRDefault="00205EA4" w:rsidP="00205EA4">
      <w:pPr>
        <w:pStyle w:val="Heading4"/>
      </w:pPr>
      <w:bookmarkStart w:id="1207" w:name="_Ref434488301"/>
      <w:r>
        <w:t>The Doxology</w:t>
      </w:r>
      <w:r w:rsidR="00B46E6E">
        <w:t xml:space="preserve"> for the Four Incorporeal Beasts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08"/>
            <w:r>
              <w:t>Bea</w:t>
            </w:r>
            <w:r w:rsidR="001D2DF6">
              <w:t>s</w:t>
            </w:r>
            <w:r>
              <w:t>ts</w:t>
            </w:r>
            <w:commentRangeEnd w:id="1208"/>
            <w:r>
              <w:rPr>
                <w:rStyle w:val="CommentReference"/>
                <w:rFonts w:ascii="Times New Roman" w:eastAsiaTheme="minorHAnsi" w:hAnsi="Times New Roman" w:cstheme="minorBidi"/>
                <w:color w:val="auto"/>
              </w:rPr>
              <w:commentReference w:id="120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5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09"/>
            <w:r>
              <w:t xml:space="preserve">incessant </w:t>
            </w:r>
            <w:commentRangeEnd w:id="1209"/>
            <w:r>
              <w:rPr>
                <w:rStyle w:val="CommentReference"/>
                <w:rFonts w:ascii="Times New Roman" w:eastAsiaTheme="minorHAnsi" w:hAnsi="Times New Roman" w:cstheme="minorBidi"/>
                <w:color w:val="auto"/>
              </w:rPr>
              <w:commentReference w:id="120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0"/>
            <w:r>
              <w:t>The ministering flames of fire,</w:t>
            </w:r>
            <w:commentRangeEnd w:id="1210"/>
            <w:r>
              <w:rPr>
                <w:rStyle w:val="CommentReference"/>
                <w:rFonts w:ascii="Times New Roman" w:eastAsiaTheme="minorHAnsi" w:hAnsi="Times New Roman" w:cstheme="minorBidi"/>
                <w:color w:val="auto"/>
              </w:rPr>
              <w:commentReference w:id="121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1" w:name="_Ref434561114"/>
      <w:bookmarkStart w:id="1212" w:name="_Toc448227500"/>
      <w:r>
        <w:t>November 8 (9) / Athor 12: Archangel Michael</w:t>
      </w:r>
      <w:bookmarkEnd w:id="1211"/>
      <w:bookmarkEnd w:id="1212"/>
    </w:p>
    <w:p w14:paraId="7E078728" w14:textId="77777777" w:rsidR="004750F8" w:rsidRDefault="004750F8" w:rsidP="004750F8">
      <w:pPr>
        <w:pStyle w:val="Heading4"/>
      </w:pPr>
      <w:bookmarkStart w:id="1213" w:name="_Ref434487967"/>
      <w:r>
        <w:t>The Doxology</w:t>
      </w:r>
      <w:r w:rsidR="009D0B24">
        <w:t xml:space="preserve"> for Archangel Michael</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14"/>
            <w:r w:rsidRPr="004764BD">
              <w:t xml:space="preserve">before </w:t>
            </w:r>
            <w:commentRangeEnd w:id="1214"/>
            <w:r>
              <w:rPr>
                <w:rStyle w:val="CommentReference"/>
                <w:rFonts w:ascii="Times New Roman" w:eastAsiaTheme="minorHAnsi" w:hAnsi="Times New Roman" w:cstheme="minorBidi"/>
                <w:color w:val="auto"/>
              </w:rPr>
              <w:commentReference w:id="121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5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5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6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3" w:name="_Ref434487984"/>
      <w:r>
        <w:t>The Doxology for Michael and Gabriel</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24" w:name="_Toc448227501"/>
      <w:r>
        <w:t>November 10 (11) / Athor 14: St. Martin of Tours</w:t>
      </w:r>
      <w:bookmarkEnd w:id="1224"/>
    </w:p>
    <w:p w14:paraId="098FEB00" w14:textId="77777777" w:rsidR="00056020" w:rsidRDefault="00056020" w:rsidP="00056020">
      <w:pPr>
        <w:pStyle w:val="Heading4"/>
      </w:pPr>
      <w:bookmarkStart w:id="1225" w:name="_Ref439518461"/>
      <w:r>
        <w:t>The Doxology for St. Martin of Tours</w:t>
      </w:r>
      <w:r>
        <w:rPr>
          <w:rStyle w:val="FootnoteReference"/>
        </w:rPr>
        <w:footnoteReference w:id="861"/>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26" w:name="_Toc448227502"/>
      <w:r>
        <w:t>November 11 (12) / Athor 15: St</w:t>
      </w:r>
      <w:r w:rsidR="004750F8">
        <w:t>. Me</w:t>
      </w:r>
      <w:r>
        <w:t>na the Martyr</w:t>
      </w:r>
      <w:bookmarkEnd w:id="1226"/>
    </w:p>
    <w:p w14:paraId="5E17B349" w14:textId="77777777" w:rsidR="00205EA4" w:rsidRDefault="00205EA4" w:rsidP="00205EA4">
      <w:pPr>
        <w:pStyle w:val="Heading4"/>
      </w:pPr>
      <w:bookmarkStart w:id="1227" w:name="_Ref434489493"/>
      <w:r>
        <w:t>The Doxology</w:t>
      </w:r>
      <w:r w:rsidR="00B46E6E">
        <w:t xml:space="preserve"> for St. Mena</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28"/>
            <w:r w:rsidRPr="004764BD">
              <w:t>Voice Divine</w:t>
            </w:r>
            <w:commentRangeEnd w:id="1228"/>
            <w:r>
              <w:rPr>
                <w:rStyle w:val="CommentReference"/>
                <w:rFonts w:ascii="Times New Roman" w:eastAsiaTheme="minorHAnsi" w:hAnsi="Times New Roman" w:cstheme="minorBidi"/>
                <w:color w:val="auto"/>
              </w:rPr>
              <w:commentReference w:id="122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29"/>
            <w:r w:rsidRPr="004764BD">
              <w:t xml:space="preserve">received </w:t>
            </w:r>
            <w:commentRangeEnd w:id="1229"/>
            <w:r>
              <w:rPr>
                <w:rStyle w:val="CommentReference"/>
                <w:rFonts w:ascii="Times New Roman" w:eastAsiaTheme="minorHAnsi" w:hAnsi="Times New Roman" w:cstheme="minorBidi"/>
                <w:color w:val="auto"/>
              </w:rPr>
              <w:commentReference w:id="122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0" w:name="_Toc448227503"/>
      <w:r>
        <w:t>November 14 (15) / Athor 18: St. Philip the Apostle</w:t>
      </w:r>
      <w:bookmarkEnd w:id="1230"/>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31" w:name="_Toc448227504"/>
      <w:r>
        <w:t>November 15 (16) / Athor 19: The Preaching of St. Bartholomew</w:t>
      </w:r>
      <w:bookmarkEnd w:id="1231"/>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2" w:name="_Toc448227505"/>
      <w:r>
        <w:t>November 15 (16) / Athor 19: Also the Consecration of the Church of Sts. Sergius and Bacchus.</w:t>
      </w:r>
      <w:bookmarkEnd w:id="1232"/>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3" w:name="_Toc448227506"/>
      <w:r>
        <w:t>November 16 (17) / Athor 20: Consecration of Sts. Theodore and Theodore</w:t>
      </w:r>
      <w:bookmarkEnd w:id="1233"/>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34"/>
      <w:r w:rsidR="00191A26">
        <w:fldChar w:fldCharType="begin"/>
      </w:r>
      <w:r w:rsidR="00191A26">
        <w:instrText xml:space="preserve"> REF _Ref434562461 \h </w:instrText>
      </w:r>
      <w:r w:rsidR="00191A26">
        <w:fldChar w:fldCharType="separate"/>
      </w:r>
      <w:r w:rsidR="00044A4C">
        <w:t xml:space="preserve">January 7 (8) / Tobi 12: </w:t>
      </w:r>
      <w:commentRangeStart w:id="1235"/>
      <w:r w:rsidR="00044A4C">
        <w:t>Also St. Theodore Anatoly</w:t>
      </w:r>
      <w:commentRangeEnd w:id="1235"/>
      <w:r w:rsidR="00191A26">
        <w:fldChar w:fldCharType="end"/>
      </w:r>
      <w:r w:rsidR="00191A26">
        <w:t>,</w:t>
      </w:r>
      <w:commentRangeEnd w:id="1234"/>
      <w:r w:rsidR="00191A26">
        <w:rPr>
          <w:rStyle w:val="CommentReference"/>
          <w:i w:val="0"/>
        </w:rPr>
        <w:commentReference w:id="1234"/>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36" w:name="_Toc448227507"/>
      <w:r>
        <w:t>November 17 (18) / Athor 21: Commemoration of the Theotokos</w:t>
      </w:r>
      <w:bookmarkEnd w:id="1236"/>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37" w:name="_Ref434562715"/>
      <w:bookmarkStart w:id="1238" w:name="_Toc448227508"/>
      <w:r>
        <w:lastRenderedPageBreak/>
        <w:t>November 18 (19) / Athor 22: Martyrdom of Sts. Cosmas, Damian, and their Brothers</w:t>
      </w:r>
      <w:bookmarkEnd w:id="1237"/>
      <w:bookmarkEnd w:id="1238"/>
    </w:p>
    <w:p w14:paraId="63F7F3A5" w14:textId="77777777" w:rsidR="0059166B" w:rsidRDefault="0059166B" w:rsidP="0059166B">
      <w:pPr>
        <w:pStyle w:val="Heading4"/>
      </w:pPr>
      <w:bookmarkStart w:id="1239" w:name="_Ref434489688"/>
      <w:r>
        <w:t>The Doxology</w:t>
      </w:r>
      <w:r w:rsidR="00B46E6E">
        <w:t xml:space="preserve"> for Sts. Cosmas, Damian, their Brothers and their Mother</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0"/>
            <w:r>
              <w:t>Prabioc</w:t>
            </w:r>
            <w:commentRangeEnd w:id="1240"/>
            <w:r>
              <w:rPr>
                <w:rStyle w:val="CommentReference"/>
                <w:rFonts w:ascii="Times New Roman" w:eastAsiaTheme="minorHAnsi" w:hAnsi="Times New Roman" w:cstheme="minorBidi"/>
                <w:color w:val="auto"/>
              </w:rPr>
              <w:commentReference w:id="124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1"/>
            <w:r>
              <w:t xml:space="preserve">confirming </w:t>
            </w:r>
            <w:commentRangeEnd w:id="1241"/>
            <w:r>
              <w:rPr>
                <w:rStyle w:val="CommentReference"/>
                <w:rFonts w:ascii="Times New Roman" w:eastAsiaTheme="minorHAnsi" w:hAnsi="Times New Roman" w:cstheme="minorBidi"/>
                <w:color w:val="auto"/>
              </w:rPr>
              <w:commentReference w:id="124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2" w:name="_Toc448227509"/>
      <w:r>
        <w:t>November 19 (20) / Athor 23: Consecration of the Church of St. Marina</w:t>
      </w:r>
      <w:bookmarkEnd w:id="1242"/>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3" w:name="_Toc448227510"/>
      <w:r>
        <w:t>November 20 (21) / Athor 24: The Twenty Four Presbyters</w:t>
      </w:r>
      <w:bookmarkEnd w:id="1243"/>
    </w:p>
    <w:p w14:paraId="4A042C64" w14:textId="77777777" w:rsidR="00205EA4" w:rsidRDefault="00205EA4" w:rsidP="00205EA4">
      <w:pPr>
        <w:pStyle w:val="Heading4"/>
      </w:pPr>
      <w:bookmarkStart w:id="1244" w:name="_Ref434488339"/>
      <w:r>
        <w:t>The Doxology</w:t>
      </w:r>
      <w:r w:rsidR="00B46E6E">
        <w:t xml:space="preserve"> for the Twenty Four Presbyters</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6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6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45" w:name="_Toc448227511"/>
      <w:r>
        <w:t>November 21 (22) / Athor 25: St. Philopater Mercurius</w:t>
      </w:r>
      <w:bookmarkEnd w:id="1245"/>
    </w:p>
    <w:p w14:paraId="1868DD24" w14:textId="77777777" w:rsidR="00205EA4" w:rsidRDefault="00205EA4" w:rsidP="00205EA4">
      <w:pPr>
        <w:pStyle w:val="Heading4"/>
      </w:pPr>
      <w:bookmarkStart w:id="1246" w:name="_Ref434489457"/>
      <w:r>
        <w:t>The Doxology</w:t>
      </w:r>
      <w:r w:rsidR="00B46E6E">
        <w:t xml:space="preserve"> for St. Philopater Mercurius</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6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1"/>
            <w:r>
              <w:t>Placed</w:t>
            </w:r>
            <w:commentRangeEnd w:id="1251"/>
            <w:r>
              <w:rPr>
                <w:rStyle w:val="CommentReference"/>
                <w:rFonts w:ascii="Times New Roman" w:eastAsiaTheme="minorHAnsi" w:hAnsi="Times New Roman" w:cstheme="minorBidi"/>
                <w:color w:val="auto"/>
              </w:rPr>
              <w:commentReference w:id="1251"/>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2"/>
            <w:r>
              <w:t>emperate</w:t>
            </w:r>
            <w:r w:rsidRPr="004764BD">
              <w:t xml:space="preserve"> </w:t>
            </w:r>
            <w:r>
              <w:t>with</w:t>
            </w:r>
            <w:commentRangeEnd w:id="1252"/>
            <w:r>
              <w:rPr>
                <w:rStyle w:val="CommentReference"/>
                <w:rFonts w:ascii="Times New Roman" w:eastAsiaTheme="minorHAnsi" w:hAnsi="Times New Roman" w:cstheme="minorBidi"/>
                <w:color w:val="auto"/>
              </w:rPr>
              <w:commentReference w:id="1252"/>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6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56" w:name="_Toc448227512"/>
      <w:r>
        <w:t>November 24 (25) / Athor 28: Martyrdom of St. Serapamon, the bishop of Nikiou</w:t>
      </w:r>
      <w:bookmarkEnd w:id="1256"/>
    </w:p>
    <w:p w14:paraId="764EF4A2" w14:textId="77777777" w:rsidR="00DF43CA" w:rsidRDefault="00DF43CA" w:rsidP="00DF43CA">
      <w:pPr>
        <w:pStyle w:val="Heading4"/>
      </w:pPr>
      <w:bookmarkStart w:id="1257" w:name="_Ref434489794"/>
      <w:r>
        <w:t>The Doxology</w:t>
      </w:r>
      <w:r w:rsidR="00B46E6E">
        <w:t xml:space="preserve"> for St. Serapamon</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58"/>
            <w:r>
              <w:t>sprang forth</w:t>
            </w:r>
            <w:commentRangeEnd w:id="1258"/>
            <w:r>
              <w:rPr>
                <w:rStyle w:val="CommentReference"/>
                <w:rFonts w:ascii="Times New Roman" w:eastAsiaTheme="minorHAnsi" w:hAnsi="Times New Roman" w:cstheme="minorBidi"/>
                <w:color w:val="auto"/>
              </w:rPr>
              <w:commentReference w:id="1258"/>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59" w:name="_Toc448227513"/>
      <w:r>
        <w:t>November 25 (26) / Athor 29: Commemoration of the Annunciation, Nativity, and Resurrection on the 29</w:t>
      </w:r>
      <w:r w:rsidRPr="00C0205C">
        <w:rPr>
          <w:vertAlign w:val="superscript"/>
        </w:rPr>
        <w:t>th</w:t>
      </w:r>
      <w:r>
        <w:t xml:space="preserve"> of Every Month</w:t>
      </w:r>
      <w:bookmarkEnd w:id="1259"/>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60" w:name="_Toc448227514"/>
      <w:r>
        <w:t>November 26 (27) / Athor 30: Consecration of a Church of St. Cosmas and Damian, Their Brothers and Their Mother</w:t>
      </w:r>
      <w:bookmarkEnd w:id="1260"/>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61" w:name="_Toc448227515"/>
      <w:r>
        <w:t>November 27 (28) / Koiak 1: Consecration of the Church of St. Shenoute</w:t>
      </w:r>
      <w:bookmarkEnd w:id="1261"/>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62" w:name="_Toc448227516"/>
      <w:r>
        <w:lastRenderedPageBreak/>
        <w:t>November 30 (December 1) / Koiak 4: Martyrdom of St. Andrew the Apostle</w:t>
      </w:r>
      <w:bookmarkEnd w:id="1262"/>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04"/>
      <w:r>
        <w:t>.</w:t>
      </w:r>
    </w:p>
    <w:p w14:paraId="2DF67188" w14:textId="77777777" w:rsidR="00495F1A" w:rsidRDefault="00495F1A" w:rsidP="00495F1A">
      <w:pPr>
        <w:pStyle w:val="Heading2"/>
        <w:rPr>
          <w:rFonts w:ascii="FreeSerifAvvaShenouda" w:hAnsi="FreeSerifAvvaShenouda" w:cs="FreeSerifAvvaShenouda"/>
        </w:rPr>
      </w:pPr>
      <w:bookmarkStart w:id="1263" w:name="_Toc410196202"/>
      <w:bookmarkStart w:id="1264" w:name="_Toc410196444"/>
      <w:bookmarkStart w:id="1265" w:name="_Toc410196946"/>
      <w:bookmarkStart w:id="1266" w:name="_Toc448227517"/>
      <w:bookmarkStart w:id="1267" w:name="_Toc448227701"/>
      <w:bookmarkStart w:id="1268" w:name="December"/>
      <w:r>
        <w:lastRenderedPageBreak/>
        <w:t>December</w:t>
      </w:r>
      <w:bookmarkEnd w:id="1263"/>
      <w:bookmarkEnd w:id="1264"/>
      <w:bookmarkEnd w:id="1265"/>
      <w:r w:rsidR="00205EA4">
        <w:t xml:space="preserve"> or </w:t>
      </w:r>
      <w:r w:rsidR="00205EA4">
        <w:rPr>
          <w:rFonts w:ascii="FreeSerifAvvaShenouda" w:hAnsi="FreeSerifAvvaShenouda" w:cs="FreeSerifAvvaShenouda"/>
        </w:rPr>
        <w:t>Ⲕⲟⲓⲁϩⲕ</w:t>
      </w:r>
      <w:bookmarkEnd w:id="1266"/>
      <w:bookmarkEnd w:id="1267"/>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4D23BC">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4D23BC">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4D23BC">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4D23BC">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4D23BC">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4D23BC">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4D23BC">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4D23BC">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4D23BC">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4D23BC">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4D23BC">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4D23BC">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4D23BC">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4D23BC">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4D23BC">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4D23BC">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4D23BC">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4D23BC">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69"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0"/>
            <w:r>
              <w:rPr>
                <w:rStyle w:val="CommentReference"/>
                <w:rFonts w:ascii="Times New Roman" w:eastAsiaTheme="minorHAnsi" w:hAnsi="Times New Roman" w:cstheme="minorBidi"/>
                <w:color w:val="auto"/>
              </w:rPr>
              <w:commentReference w:id="127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1"/>
            <w:r>
              <w:t xml:space="preserve">Announced </w:t>
            </w:r>
            <w:commentRangeEnd w:id="1271"/>
            <w:r>
              <w:rPr>
                <w:rStyle w:val="CommentReference"/>
                <w:rFonts w:ascii="Times New Roman" w:eastAsiaTheme="minorHAnsi" w:hAnsi="Times New Roman" w:cstheme="minorBidi"/>
                <w:color w:val="auto"/>
              </w:rPr>
              <w:commentReference w:id="127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6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3" w:name="_Ref434478867"/>
      <w:r>
        <w:t xml:space="preserve">The Third Doxology of December or </w:t>
      </w:r>
      <w:r w:rsidRPr="006C0F49">
        <w:rPr>
          <w:rFonts w:ascii="FreeSerifAvvaShenouda" w:hAnsi="FreeSerifAvvaShenouda" w:cs="FreeSerifAvvaShenouda"/>
        </w:rPr>
        <w:t>Ⲕⲟⲓⲁϩⲕ</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6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4" w:name="_Ref434478878"/>
      <w:r>
        <w:t xml:space="preserve">The Fourth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75"/>
            <w:r>
              <w:t>He raised us with a new invitation.</w:t>
            </w:r>
            <w:commentRangeEnd w:id="1275"/>
            <w:r>
              <w:rPr>
                <w:rStyle w:val="CommentReference"/>
                <w:rFonts w:ascii="Times New Roman" w:eastAsiaTheme="minorHAnsi" w:hAnsi="Times New Roman" w:cstheme="minorBidi"/>
                <w:color w:val="auto"/>
              </w:rPr>
              <w:commentReference w:id="127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76"/>
            <w:r>
              <w:t>Bride</w:t>
            </w:r>
            <w:commentRangeEnd w:id="1276"/>
            <w:r>
              <w:rPr>
                <w:rStyle w:val="CommentReference"/>
                <w:rFonts w:ascii="Times New Roman" w:eastAsiaTheme="minorHAnsi" w:hAnsi="Times New Roman" w:cstheme="minorBidi"/>
                <w:color w:val="auto"/>
              </w:rPr>
              <w:commentReference w:id="127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77" w:name="_Ref434478888"/>
      <w:r>
        <w:t xml:space="preserve">The Fifth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6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78" w:name="_Ref434478907"/>
      <w:r>
        <w:t xml:space="preserve">The Sixth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79"/>
            <w:r>
              <w:t xml:space="preserve">return </w:t>
            </w:r>
            <w:commentRangeEnd w:id="1279"/>
            <w:r>
              <w:rPr>
                <w:rStyle w:val="CommentReference"/>
              </w:rPr>
              <w:commentReference w:id="127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0"/>
            <w:r>
              <w:t xml:space="preserve">confirmation </w:t>
            </w:r>
            <w:commentRangeEnd w:id="1280"/>
            <w:r>
              <w:rPr>
                <w:rStyle w:val="CommentReference"/>
              </w:rPr>
              <w:commentReference w:id="128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1"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2"/>
            <w:r>
              <w:t>Angel-evangel of Good News</w:t>
            </w:r>
            <w:commentRangeEnd w:id="1282"/>
            <w:r>
              <w:rPr>
                <w:rStyle w:val="CommentReference"/>
                <w:rFonts w:ascii="Times New Roman" w:eastAsiaTheme="minorHAnsi" w:hAnsi="Times New Roman" w:cstheme="minorBidi"/>
                <w:color w:val="auto"/>
              </w:rPr>
              <w:commentReference w:id="128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3"/>
            <w:r>
              <w:t>Hail, O full of grace</w:t>
            </w:r>
            <w:commentRangeEnd w:id="1283"/>
            <w:r>
              <w:rPr>
                <w:rStyle w:val="CommentReference"/>
                <w:rFonts w:ascii="Times New Roman" w:eastAsiaTheme="minorHAnsi" w:hAnsi="Times New Roman" w:cstheme="minorBidi"/>
                <w:color w:val="auto"/>
              </w:rPr>
              <w:commentReference w:id="128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4"/>
            <w:r>
              <w:t>Angel-Evangel</w:t>
            </w:r>
            <w:commentRangeEnd w:id="1284"/>
            <w:r>
              <w:rPr>
                <w:rStyle w:val="CommentReference"/>
                <w:rFonts w:ascii="Times New Roman" w:eastAsiaTheme="minorHAnsi" w:hAnsi="Times New Roman" w:cstheme="minorBidi"/>
                <w:color w:val="auto"/>
              </w:rPr>
              <w:commentReference w:id="128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85" w:name="_Ref434564112"/>
      <w:bookmarkStart w:id="1286" w:name="_Toc448227518"/>
      <w:bookmarkStart w:id="1287" w:name="_Toc410196203"/>
      <w:bookmarkStart w:id="1288" w:name="_Toc410196445"/>
      <w:bookmarkStart w:id="1289" w:name="_Toc410196947"/>
      <w:r>
        <w:lastRenderedPageBreak/>
        <w:t>December 1 (2) / Koiak 5: Martyrdom of St. Victor</w:t>
      </w:r>
      <w:bookmarkEnd w:id="1285"/>
      <w:bookmarkEnd w:id="1286"/>
    </w:p>
    <w:p w14:paraId="5851AA48" w14:textId="77777777" w:rsidR="00253C5F" w:rsidRDefault="00253C5F" w:rsidP="00253C5F">
      <w:pPr>
        <w:pStyle w:val="Heading4"/>
      </w:pPr>
      <w:bookmarkStart w:id="1290" w:name="_Ref434489590"/>
      <w:r>
        <w:t>The Doxology</w:t>
      </w:r>
      <w:r w:rsidR="00B46E6E">
        <w:t xml:space="preserve"> for St. Victor</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1"/>
            <w:r>
              <w:t>saint</w:t>
            </w:r>
            <w:commentRangeEnd w:id="1291"/>
            <w:r>
              <w:rPr>
                <w:rStyle w:val="CommentReference"/>
                <w:rFonts w:ascii="Times New Roman" w:eastAsiaTheme="minorHAnsi" w:hAnsi="Times New Roman" w:cstheme="minorBidi"/>
                <w:color w:val="auto"/>
              </w:rPr>
              <w:commentReference w:id="129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2" w:name="_Toc448227519"/>
      <w:r>
        <w:lastRenderedPageBreak/>
        <w:t>December 2 (3) / Koiak 6: Pope Abraam the Syrian</w:t>
      </w:r>
      <w:bookmarkEnd w:id="1292"/>
    </w:p>
    <w:p w14:paraId="705AECE8" w14:textId="77777777" w:rsidR="00F416C6" w:rsidRDefault="00F416C6" w:rsidP="00F416C6">
      <w:pPr>
        <w:pStyle w:val="Heading4"/>
      </w:pPr>
      <w:bookmarkStart w:id="1293" w:name="_Ref434492343"/>
      <w:r>
        <w:t>The Doxology of St. Simon the Tanner</w:t>
      </w:r>
      <w:r>
        <w:rPr>
          <w:rStyle w:val="FootnoteReference"/>
        </w:rPr>
        <w:footnoteReference w:id="869"/>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7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4" w:name="_Toc448227520"/>
      <w:r>
        <w:t xml:space="preserve">December 4 (5) / Koiak 8: </w:t>
      </w:r>
      <w:r w:rsidR="00743CE8">
        <w:t xml:space="preserve">The Martyrdom of </w:t>
      </w:r>
      <w:r>
        <w:t>Sts. Barbara and Juliana</w:t>
      </w:r>
      <w:bookmarkEnd w:id="1294"/>
    </w:p>
    <w:p w14:paraId="1D4A5115" w14:textId="77777777" w:rsidR="00FF5FF3" w:rsidRDefault="00FF5FF3" w:rsidP="00FF5FF3">
      <w:pPr>
        <w:pStyle w:val="Heading4"/>
      </w:pPr>
      <w:bookmarkStart w:id="1295" w:name="_Ref434490169"/>
      <w:r>
        <w:t>The Doxology</w:t>
      </w:r>
      <w:r w:rsidR="00B46E6E">
        <w:t xml:space="preserve"> for Sts. Barbara and Juliana</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96" w:name="_Toc448227521"/>
      <w:r>
        <w:t>December 4 (5) / Koiak 8: Also St. Samuel the Confessor</w:t>
      </w:r>
      <w:bookmarkEnd w:id="1296"/>
    </w:p>
    <w:p w14:paraId="2EE78AB4" w14:textId="77777777" w:rsidR="00224925" w:rsidRDefault="00224925" w:rsidP="00224925">
      <w:pPr>
        <w:pStyle w:val="Heading4"/>
      </w:pPr>
      <w:bookmarkStart w:id="1297" w:name="_Ref434491260"/>
      <w:r>
        <w:t>The Doxology</w:t>
      </w:r>
      <w:r w:rsidR="00810F04">
        <w:t xml:space="preserve"> for St. Samuel the Confessor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7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7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08" w:name="_Toc448227522"/>
      <w:r>
        <w:t>December 6 (7) / Koiak 10: Relocation of St. Severus’ Relics</w:t>
      </w:r>
      <w:bookmarkEnd w:id="1308"/>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09" w:name="_Toc448227523"/>
      <w:r>
        <w:t>December 8 (9) / Koiak 12: Commemoration of Archangel Michael</w:t>
      </w:r>
      <w:bookmarkEnd w:id="1309"/>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10" w:name="_Toc448227524"/>
      <w:r>
        <w:t>December 12 (13) / Koiak 16: Saint Spyridon</w:t>
      </w:r>
      <w:r>
        <w:rPr>
          <w:rStyle w:val="FootnoteReference"/>
        </w:rPr>
        <w:footnoteReference w:id="873"/>
      </w:r>
      <w:bookmarkEnd w:id="1310"/>
    </w:p>
    <w:p w14:paraId="598A6BCC" w14:textId="77777777" w:rsidR="005329C1" w:rsidRDefault="005329C1" w:rsidP="005329C1">
      <w:pPr>
        <w:pStyle w:val="Heading3"/>
      </w:pPr>
      <w:bookmarkStart w:id="1311" w:name="_Toc448227525"/>
      <w:r>
        <w:t>December 17 (18) / Koiak 21: Commemoration of the Theotokos</w:t>
      </w:r>
      <w:bookmarkEnd w:id="1311"/>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12" w:name="_Toc448227526"/>
      <w:r>
        <w:lastRenderedPageBreak/>
        <w:t>December 17 (18) / Koiak 21: Also the Martyrdom of St. Barnabas, on</w:t>
      </w:r>
      <w:r w:rsidR="00743CE8">
        <w:t>e</w:t>
      </w:r>
      <w:r>
        <w:t xml:space="preserve"> of the Seventy Two</w:t>
      </w:r>
      <w:bookmarkEnd w:id="1312"/>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3" w:name="_Toc448227527"/>
      <w:r>
        <w:t>December 18 (19) / Koiak 22: Archangel Gabriel</w:t>
      </w:r>
      <w:r w:rsidR="00481AE5">
        <w:t xml:space="preserve"> (Consecration)</w:t>
      </w:r>
      <w:bookmarkEnd w:id="1313"/>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4" w:name="_Toc448227528"/>
      <w:r>
        <w:t>December 20 (21) / Koiak 24: The Birth of St. Takle Haymanot</w:t>
      </w:r>
      <w:bookmarkEnd w:id="1314"/>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15" w:name="_Toc448227529"/>
      <w:r>
        <w:t>December 21 (22) / Koiak 25: St. John Kami</w:t>
      </w:r>
      <w:bookmarkEnd w:id="1315"/>
    </w:p>
    <w:p w14:paraId="3F9EF92D" w14:textId="77777777" w:rsidR="00810F04" w:rsidRPr="00810F04" w:rsidRDefault="00810F04" w:rsidP="00810F04">
      <w:pPr>
        <w:pStyle w:val="Heading4"/>
      </w:pPr>
      <w:bookmarkStart w:id="1316" w:name="_Ref434491108"/>
      <w:r>
        <w:t>The Doxology for St. John Kami</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17" w:name="_Toc448227530"/>
      <w:r>
        <w:t>December 24 (25) / Koiak 28: Nativity Preparation Day</w:t>
      </w:r>
      <w:bookmarkEnd w:id="131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18" w:name="_Ref434477504"/>
      <w:r>
        <w:t>The Doxology</w:t>
      </w:r>
      <w:r w:rsidR="00E21EA3">
        <w:t xml:space="preserve"> for the Preparation Day of Nativity</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19" w:name="_Toc448227531"/>
      <w:r>
        <w:t>December 25 (26) / Koiak 29: The Feast of the Nativity</w:t>
      </w:r>
      <w:bookmarkEnd w:id="131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0" w:name="_Ref434477532"/>
      <w:r>
        <w:t xml:space="preserve">The </w:t>
      </w:r>
      <w:r w:rsidR="00C33BEB">
        <w:t xml:space="preserve">First </w:t>
      </w:r>
      <w:r>
        <w:t>Doxology</w:t>
      </w:r>
      <w:r w:rsidR="00C33BEB">
        <w:t xml:space="preserve"> for Nativity</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1" w:name="_Ref434477542"/>
      <w:r>
        <w:t>The Second Doxology for Nativity</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2"/>
            <w:r>
              <w:t xml:space="preserve">rescued </w:t>
            </w:r>
            <w:commentRangeEnd w:id="1322"/>
            <w:r>
              <w:rPr>
                <w:rStyle w:val="CommentReference"/>
                <w:rFonts w:ascii="Times New Roman" w:eastAsiaTheme="minorHAnsi" w:hAnsi="Times New Roman" w:cstheme="minorBidi"/>
                <w:color w:val="auto"/>
              </w:rPr>
              <w:commentReference w:id="1322"/>
            </w:r>
            <w:r>
              <w:t>and saved us,</w:t>
            </w:r>
          </w:p>
          <w:p w14:paraId="372D1056" w14:textId="77777777" w:rsidR="00C33BEB" w:rsidRDefault="00C33BEB" w:rsidP="00C33BEB">
            <w:pPr>
              <w:pStyle w:val="EngHangEnd"/>
            </w:pPr>
            <w:commentRangeStart w:id="1323"/>
            <w:r>
              <w:t xml:space="preserve">We </w:t>
            </w:r>
            <w:commentRangeEnd w:id="1323"/>
            <w:r>
              <w:rPr>
                <w:rStyle w:val="CommentReference"/>
                <w:rFonts w:ascii="Times New Roman" w:eastAsiaTheme="minorHAnsi" w:hAnsi="Times New Roman" w:cstheme="minorBidi"/>
                <w:color w:val="auto"/>
              </w:rPr>
              <w:commentReference w:id="132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4" w:name="_Ref434477554"/>
      <w:r>
        <w:lastRenderedPageBreak/>
        <w:t>The Third Doxology for Nativity</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25" w:name="_Ref434475057"/>
      <w:r>
        <w:t>The Sunday Psali Adam</w:t>
      </w:r>
      <w:r w:rsidR="006C1B94">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26" w:name="_Ref434475083"/>
      <w:r>
        <w:lastRenderedPageBreak/>
        <w:t>The Monday Psali Adam</w:t>
      </w:r>
      <w:r w:rsidR="006C1B94">
        <w:t xml:space="preserve">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7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27" w:name="_Ref434475102"/>
      <w:r>
        <w:lastRenderedPageBreak/>
        <w:t>The Tuesday Psali Adam</w:t>
      </w:r>
      <w:r w:rsidR="006C1B94">
        <w:t xml:space="preserve"> for Nativity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28"/>
            <w:r>
              <w:t xml:space="preserve">Shone </w:t>
            </w:r>
            <w:commentRangeEnd w:id="1328"/>
            <w:r>
              <w:rPr>
                <w:rStyle w:val="CommentReference"/>
              </w:rPr>
              <w:commentReference w:id="132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29"/>
            <w:r>
              <w:t>All</w:t>
            </w:r>
            <w:commentRangeEnd w:id="1329"/>
            <w:r>
              <w:rPr>
                <w:rStyle w:val="CommentReference"/>
              </w:rPr>
              <w:commentReference w:id="132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0"/>
            <w:r>
              <w:t>seals</w:t>
            </w:r>
            <w:commentRangeEnd w:id="1330"/>
            <w:r>
              <w:rPr>
                <w:rStyle w:val="CommentReference"/>
              </w:rPr>
              <w:commentReference w:id="133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1"/>
            <w:r>
              <w:t>Tetra</w:t>
            </w:r>
            <w:commentRangeEnd w:id="1331"/>
            <w:r>
              <w:rPr>
                <w:rStyle w:val="CommentReference"/>
              </w:rPr>
              <w:commentReference w:id="133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2"/>
            <w:r>
              <w:t xml:space="preserve">flaming </w:t>
            </w:r>
            <w:commentRangeEnd w:id="1332"/>
            <w:r>
              <w:rPr>
                <w:rStyle w:val="CommentReference"/>
              </w:rPr>
              <w:commentReference w:id="133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3"/>
            <w:r>
              <w:t>disease</w:t>
            </w:r>
            <w:commentRangeEnd w:id="1333"/>
            <w:r>
              <w:rPr>
                <w:rStyle w:val="CommentReference"/>
              </w:rPr>
              <w:commentReference w:id="133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4" w:name="_Ref434475128"/>
      <w:r>
        <w:lastRenderedPageBreak/>
        <w:t>The Wednesday Psali Batos</w:t>
      </w:r>
      <w:r w:rsidR="006C1B94">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35" w:name="_Ref434475150"/>
      <w:r>
        <w:t>The Thursday Psali Batos</w:t>
      </w:r>
      <w:r w:rsidR="006C1B94">
        <w:t xml:space="preserve">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36"/>
            <w:r>
              <w:t xml:space="preserve">Isaiah </w:t>
            </w:r>
            <w:commentRangeEnd w:id="1336"/>
            <w:r>
              <w:rPr>
                <w:rStyle w:val="CommentReference"/>
              </w:rPr>
              <w:commentReference w:id="133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37" w:name="_Ref434475177"/>
      <w:r>
        <w:t>The Friday Psali Batos</w:t>
      </w:r>
      <w:r w:rsidR="006C1B94">
        <w:t xml:space="preserve">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38" w:name="_Ref434475196"/>
      <w:r>
        <w:t>The Saturday Psali Batos</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39"/>
            <w:r>
              <w:t>For I cannot speak.</w:t>
            </w:r>
            <w:commentRangeEnd w:id="1339"/>
            <w:r>
              <w:rPr>
                <w:rStyle w:val="CommentReference"/>
              </w:rPr>
              <w:commentReference w:id="133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0" w:name="_Toc448227532"/>
      <w:r>
        <w:t>December 26 (27) / Koiak 30: The Second Day of the Feast of the Nativity</w:t>
      </w:r>
      <w:bookmarkEnd w:id="134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1" w:name="_Ref434561401"/>
      <w:bookmarkStart w:id="1342" w:name="_Toc448227533"/>
      <w:r>
        <w:t>December 27 (28) / Tobi 1: St. Stephen Day</w:t>
      </w:r>
      <w:bookmarkEnd w:id="1341"/>
      <w:bookmarkEnd w:id="1342"/>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3" w:name="_Toc448227534"/>
      <w:r>
        <w:t>December 29 (30) / Tobi 3: The One Hundred and Forty Four Thousand</w:t>
      </w:r>
      <w:bookmarkEnd w:id="1343"/>
    </w:p>
    <w:p w14:paraId="2FE981A9" w14:textId="77777777" w:rsidR="00073003" w:rsidRDefault="00073003" w:rsidP="00073003">
      <w:pPr>
        <w:pStyle w:val="Heading4"/>
      </w:pPr>
      <w:bookmarkStart w:id="1344" w:name="_Ref434488616"/>
      <w:r>
        <w:t>The Doxology</w:t>
      </w:r>
      <w:r w:rsidR="00B46E6E">
        <w:t xml:space="preserve"> for the One Hundred and Forty Four Thousand</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7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7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45" w:name="_Ref434564016"/>
      <w:bookmarkStart w:id="1346" w:name="_Toc448227535"/>
      <w:r>
        <w:t>December 30 (31) / Tobi 4: St. John the Evangelist</w:t>
      </w:r>
      <w:bookmarkEnd w:id="1345"/>
      <w:bookmarkEnd w:id="1346"/>
    </w:p>
    <w:p w14:paraId="3C0BCC81" w14:textId="77777777" w:rsidR="00FF5FF3" w:rsidRDefault="00FF5FF3" w:rsidP="00FF5FF3">
      <w:pPr>
        <w:pStyle w:val="Heading4"/>
      </w:pPr>
      <w:bookmarkStart w:id="1347" w:name="_Ref434488768"/>
      <w:r>
        <w:t>The Doxology</w:t>
      </w:r>
      <w:r w:rsidR="00B46E6E">
        <w:t xml:space="preserve"> for</w:t>
      </w:r>
      <w:r w:rsidR="00BC160E">
        <w:t xml:space="preserve"> St. John the Evangelist</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48"/>
            <w:r>
              <w:t>Zebulun</w:t>
            </w:r>
            <w:commentRangeEnd w:id="1348"/>
            <w:r>
              <w:rPr>
                <w:rStyle w:val="FootnoteReference"/>
              </w:rPr>
              <w:footnoteReference w:id="877"/>
            </w:r>
            <w:r>
              <w:rPr>
                <w:rStyle w:val="CommentReference"/>
                <w:rFonts w:ascii="Times New Roman" w:eastAsiaTheme="minorHAnsi" w:hAnsi="Times New Roman" w:cstheme="minorBidi"/>
                <w:color w:val="auto"/>
              </w:rPr>
              <w:commentReference w:id="134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7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49" w:name="_Toc410196204"/>
      <w:bookmarkStart w:id="1350" w:name="_Toc410196446"/>
      <w:bookmarkStart w:id="1351" w:name="_Toc410196948"/>
      <w:bookmarkStart w:id="1352" w:name="_Toc448227702"/>
      <w:bookmarkStart w:id="1353" w:name="January"/>
      <w:bookmarkEnd w:id="1268"/>
      <w:bookmarkEnd w:id="1287"/>
      <w:bookmarkEnd w:id="1288"/>
      <w:bookmarkEnd w:id="1289"/>
      <w:r>
        <w:lastRenderedPageBreak/>
        <w:t>January</w:t>
      </w:r>
      <w:bookmarkEnd w:id="1349"/>
      <w:bookmarkEnd w:id="1350"/>
      <w:bookmarkEnd w:id="1351"/>
      <w:r w:rsidR="00FF5FF3">
        <w:t xml:space="preserve"> or </w:t>
      </w:r>
      <w:r w:rsidR="00FF5FF3">
        <w:rPr>
          <w:rFonts w:ascii="FreeSerifAvvaShenouda" w:hAnsi="FreeSerifAvvaShenouda" w:cs="FreeSerifAvvaShenouda"/>
        </w:rPr>
        <w:t>Ⲧⲱⲃⲓ</w:t>
      </w:r>
      <w:bookmarkEnd w:id="1352"/>
    </w:p>
    <w:bookmarkStart w:id="1354" w:name="_Toc410196205" w:displacedByCustomXml="next"/>
    <w:bookmarkStart w:id="1355" w:name="_Toc410196447" w:displacedByCustomXml="next"/>
    <w:bookmarkStart w:id="1356" w:name="_Toc410196949"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4D23BC">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4D23BC">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4D23BC">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4D23BC">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4D23BC">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4D23BC">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4D23BC">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4D23BC">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4D23BC">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4D23BC">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4D23BC">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4D23BC">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4D23BC">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4D23BC">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4D23BC">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4D23BC">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4D23BC">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4D23BC">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4D23BC">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57" w:name="_Toc448227536"/>
      <w:r>
        <w:rPr>
          <w:lang w:val="en-US"/>
        </w:rPr>
        <w:lastRenderedPageBreak/>
        <w:t>January 1 (2) / Tobi 6</w:t>
      </w:r>
      <w:r w:rsidR="00FF5FF3">
        <w:rPr>
          <w:lang w:val="en-US"/>
        </w:rPr>
        <w:t xml:space="preserve">: The Feast of the </w:t>
      </w:r>
      <w:r w:rsidR="00495F1A">
        <w:t>Circumcision</w:t>
      </w:r>
      <w:bookmarkEnd w:id="1356"/>
      <w:bookmarkEnd w:id="1355"/>
      <w:bookmarkEnd w:id="1354"/>
      <w:bookmarkEnd w:id="1357"/>
    </w:p>
    <w:p w14:paraId="1387E376" w14:textId="77777777" w:rsidR="00FF5FF3" w:rsidRDefault="00FF5FF3" w:rsidP="00FF5FF3">
      <w:pPr>
        <w:pStyle w:val="Heading4"/>
      </w:pPr>
      <w:bookmarkStart w:id="1358" w:name="_Ref434477590"/>
      <w:r>
        <w:t>The Doxology</w:t>
      </w:r>
      <w:r w:rsidR="00E21EA3">
        <w:t xml:space="preserve"> for the Circumcision</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59"/>
            <w:r>
              <w:t xml:space="preserve">Christian </w:t>
            </w:r>
            <w:commentRangeEnd w:id="1359"/>
            <w:r>
              <w:rPr>
                <w:rStyle w:val="CommentReference"/>
                <w:rFonts w:ascii="Times New Roman" w:eastAsiaTheme="minorHAnsi" w:hAnsi="Times New Roman" w:cstheme="minorBidi"/>
                <w:color w:val="auto"/>
              </w:rPr>
              <w:commentReference w:id="135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0" w:name="_Ref434475229"/>
      <w:r>
        <w:t>The Psali Adam</w:t>
      </w:r>
      <w:r w:rsidR="006C1B94">
        <w:t xml:space="preserve"> for the Circumcision</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1"/>
            <w:r>
              <w:t xml:space="preserve">Victorious </w:t>
            </w:r>
            <w:commentRangeEnd w:id="1361"/>
            <w:r>
              <w:rPr>
                <w:rStyle w:val="CommentReference"/>
              </w:rPr>
              <w:commentReference w:id="136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2" w:name="_Ref434475252"/>
      <w:r>
        <w:t>The Psali Batos</w:t>
      </w:r>
      <w:r w:rsidR="006C1B94">
        <w:t xml:space="preserve"> for the Circumcision</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3"/>
            <w:r>
              <w:t>divinity</w:t>
            </w:r>
            <w:commentRangeEnd w:id="1363"/>
            <w:r>
              <w:rPr>
                <w:rStyle w:val="CommentReference"/>
              </w:rPr>
              <w:commentReference w:id="136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4" w:name="_Toc410196206"/>
      <w:bookmarkStart w:id="1365" w:name="_Toc410196448"/>
      <w:bookmarkStart w:id="1366" w:name="_Toc410196950"/>
      <w:bookmarkStart w:id="1367" w:name="_Toc448227537"/>
      <w:r>
        <w:t xml:space="preserve">January 6 (7) / Tobi 11: The Feast of </w:t>
      </w:r>
      <w:r w:rsidR="00495F1A">
        <w:t>Theophany</w:t>
      </w:r>
      <w:bookmarkEnd w:id="1364"/>
      <w:bookmarkEnd w:id="1365"/>
      <w:bookmarkEnd w:id="1366"/>
      <w:bookmarkEnd w:id="1367"/>
    </w:p>
    <w:p w14:paraId="322B4F7B" w14:textId="77777777" w:rsidR="00FF5FF3" w:rsidRDefault="00430630" w:rsidP="00FF5FF3">
      <w:pPr>
        <w:pStyle w:val="Heading4"/>
      </w:pPr>
      <w:bookmarkStart w:id="1368" w:name="_Ref434477630"/>
      <w:r>
        <w:t>An</w:t>
      </w:r>
      <w:r w:rsidR="00FF5FF3">
        <w:t xml:space="preserve"> </w:t>
      </w:r>
      <w:r>
        <w:t xml:space="preserve">Abridged </w:t>
      </w:r>
      <w:r w:rsidR="00FF5FF3">
        <w:t>Doxology</w:t>
      </w:r>
      <w:r w:rsidR="00E21EA3">
        <w:t xml:space="preserve"> for Theophany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69" w:name="_Ref434477641"/>
      <w:r>
        <w:lastRenderedPageBreak/>
        <w:t>The First Doxology for Theophany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0" w:name="_Ref434477660"/>
      <w:r>
        <w:lastRenderedPageBreak/>
        <w:t>The Second Doxology for Theophany</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1" w:name="_Ref434475280"/>
      <w:r>
        <w:t>The Sunday Psali Adam</w:t>
      </w:r>
      <w:r w:rsidR="006C1B94">
        <w:t xml:space="preserve"> for Theophany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2"/>
            <w:r>
              <w:t xml:space="preserve">confirm </w:t>
            </w:r>
            <w:commentRangeEnd w:id="1372"/>
            <w:r>
              <w:rPr>
                <w:rStyle w:val="CommentReference"/>
              </w:rPr>
              <w:commentReference w:id="137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3"/>
            <w:r>
              <w:t>ⲛ̀ϫⲉ</w:t>
            </w:r>
            <w:commentRangeEnd w:id="1373"/>
            <w:r>
              <w:rPr>
                <w:rStyle w:val="CommentReference"/>
                <w:rFonts w:ascii="Times New Roman" w:hAnsi="Times New Roman"/>
              </w:rPr>
              <w:commentReference w:id="137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4"/>
            <w:r>
              <w:t>moved</w:t>
            </w:r>
            <w:commentRangeEnd w:id="1374"/>
            <w:r>
              <w:rPr>
                <w:rStyle w:val="CommentReference"/>
              </w:rPr>
              <w:commentReference w:id="137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75"/>
            <w:r>
              <w:t>thrice holy,</w:t>
            </w:r>
            <w:commentRangeEnd w:id="1375"/>
            <w:r>
              <w:rPr>
                <w:rStyle w:val="CommentReference"/>
              </w:rPr>
              <w:commentReference w:id="137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76" w:name="_Ref434475309"/>
      <w:r>
        <w:lastRenderedPageBreak/>
        <w:t>The Monday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77"/>
            <w:r>
              <w:t xml:space="preserve">Ⲓⲱⲁⲛⲛⲟⲩ </w:t>
            </w:r>
            <w:commentRangeEnd w:id="1377"/>
            <w:r>
              <w:rPr>
                <w:rStyle w:val="CommentReference"/>
                <w:rFonts w:ascii="Times New Roman" w:hAnsi="Times New Roman"/>
              </w:rPr>
              <w:commentReference w:id="137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78"/>
            <w:r>
              <w:rPr>
                <w:rFonts w:eastAsia="Arial Unicode MS" w:cs="FreeSerifAvvaShenouda"/>
              </w:rPr>
              <w:t>ⲛⲓϯϩⲟ</w:t>
            </w:r>
            <w:commentRangeEnd w:id="1378"/>
            <w:r>
              <w:rPr>
                <w:rStyle w:val="CommentReference"/>
                <w:rFonts w:ascii="Times New Roman" w:hAnsi="Times New Roman"/>
              </w:rPr>
              <w:commentReference w:id="137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79" w:name="_Ref434475331"/>
      <w:r>
        <w:t>The Tuesday Psali Adam</w:t>
      </w:r>
      <w:r w:rsidR="006C1B94">
        <w:t xml:space="preserve"> for Theophany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0"/>
            <w:r>
              <w:t>ⲫⲏ</w:t>
            </w:r>
            <w:commentRangeEnd w:id="1380"/>
            <w:r>
              <w:rPr>
                <w:rStyle w:val="CommentReference"/>
                <w:rFonts w:ascii="Times New Roman" w:hAnsi="Times New Roman"/>
              </w:rPr>
              <w:commentReference w:id="138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1"/>
            <w:r>
              <w:t>ϯⲥⲩⲛⲧⲉⲗⲓⲁ</w:t>
            </w:r>
            <w:commentRangeEnd w:id="1381"/>
            <w:r>
              <w:rPr>
                <w:rStyle w:val="CommentReference"/>
                <w:rFonts w:ascii="Times New Roman" w:hAnsi="Times New Roman"/>
              </w:rPr>
              <w:commentReference w:id="138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2" w:name="_Ref434475362"/>
      <w:r>
        <w:t>The Wednesday Psali Batos</w:t>
      </w:r>
      <w:r w:rsidR="006C1B94">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3" w:name="_Ref434475388"/>
      <w:r>
        <w:t>The Thursday Psali Batos</w:t>
      </w:r>
      <w:r w:rsidR="006C1B94">
        <w:t xml:space="preserve">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4" w:name="_Ref434475411"/>
      <w:r>
        <w:t>The Friday Psali Batos</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85" w:name="_Ref434475434"/>
      <w:r>
        <w:t>The Saturday Psali Batos</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86"/>
            <w:r>
              <w:t>liberty</w:t>
            </w:r>
            <w:commentRangeEnd w:id="1386"/>
            <w:r>
              <w:rPr>
                <w:rStyle w:val="CommentReference"/>
              </w:rPr>
              <w:commentReference w:id="138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87"/>
            <w:r>
              <w:t xml:space="preserve">confirm </w:t>
            </w:r>
            <w:commentRangeEnd w:id="1387"/>
            <w:r>
              <w:rPr>
                <w:rStyle w:val="CommentReference"/>
              </w:rPr>
              <w:commentReference w:id="138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88" w:name="_Toc448227538"/>
      <w:r>
        <w:t>January 7 (8) / Tobi 12</w:t>
      </w:r>
      <w:r w:rsidR="001225FA">
        <w:t xml:space="preserve">: </w:t>
      </w:r>
      <w:r>
        <w:t>The Second Day of the Feast of Theophany</w:t>
      </w:r>
      <w:bookmarkEnd w:id="138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89" w:name="_Toc448227539"/>
      <w:r>
        <w:lastRenderedPageBreak/>
        <w:t>January 7 (8) / Tobi 12</w:t>
      </w:r>
      <w:r w:rsidR="001225FA">
        <w:t xml:space="preserve">: </w:t>
      </w:r>
      <w:r>
        <w:t>Also the Commemoration of Archangel Michael</w:t>
      </w:r>
      <w:bookmarkEnd w:id="1389"/>
    </w:p>
    <w:p w14:paraId="322A578A" w14:textId="1F40F16B" w:rsidR="00191A26" w:rsidRPr="00B637D8" w:rsidRDefault="00191A26" w:rsidP="00191A26">
      <w:pPr>
        <w:pStyle w:val="Rubric"/>
      </w:pPr>
      <w:bookmarkStart w:id="1390" w:name="_Toc410196207"/>
      <w:bookmarkStart w:id="1391" w:name="_Toc410196449"/>
      <w:bookmarkStart w:id="1392"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3" w:name="_Ref434562461"/>
      <w:bookmarkStart w:id="1394" w:name="_Toc448227540"/>
      <w:r>
        <w:t>January 7 (8) / Tobi 12</w:t>
      </w:r>
      <w:r w:rsidR="001225FA">
        <w:t xml:space="preserve">: </w:t>
      </w:r>
      <w:commentRangeStart w:id="1395"/>
      <w:r>
        <w:t>Also St. Theodore Anatoly</w:t>
      </w:r>
      <w:commentRangeEnd w:id="1395"/>
      <w:r>
        <w:rPr>
          <w:rStyle w:val="CommentReference"/>
          <w:rFonts w:eastAsiaTheme="minorHAnsi" w:cstheme="minorBidi"/>
          <w:b w:val="0"/>
          <w:bCs w:val="0"/>
        </w:rPr>
        <w:commentReference w:id="1395"/>
      </w:r>
      <w:bookmarkEnd w:id="1393"/>
      <w:bookmarkEnd w:id="1394"/>
    </w:p>
    <w:p w14:paraId="7DD26869" w14:textId="77777777" w:rsidR="006B44CE" w:rsidRDefault="006B44CE" w:rsidP="006B44CE">
      <w:pPr>
        <w:pStyle w:val="Heading4"/>
      </w:pPr>
      <w:bookmarkStart w:id="1396" w:name="_Ref434477694"/>
      <w:bookmarkStart w:id="1397" w:name="_Ref434489376"/>
      <w:r>
        <w:t>The Doxology</w:t>
      </w:r>
      <w:bookmarkEnd w:id="1396"/>
      <w:r w:rsidR="00B46E6E">
        <w:t xml:space="preserve"> for St. Theodore Anatoly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98" w:name="_Toc448227541"/>
      <w:r>
        <w:t>January 8 (9) / Tobi 13: The Feast of T</w:t>
      </w:r>
      <w:r w:rsidR="00495F1A">
        <w:t>he Wedding of Cana of Galilee</w:t>
      </w:r>
      <w:bookmarkEnd w:id="1390"/>
      <w:bookmarkEnd w:id="1391"/>
      <w:bookmarkEnd w:id="1392"/>
      <w:bookmarkEnd w:id="1398"/>
    </w:p>
    <w:p w14:paraId="46F7A60E" w14:textId="77777777" w:rsidR="00A37BB6" w:rsidRDefault="00A37BB6" w:rsidP="00A37BB6">
      <w:pPr>
        <w:pStyle w:val="Heading4"/>
      </w:pPr>
      <w:bookmarkStart w:id="1399" w:name="_Ref434477774"/>
      <w:r>
        <w:t>The Doxology</w:t>
      </w:r>
      <w:r w:rsidR="00E21EA3">
        <w:t xml:space="preserve"> for the Wedding of Cana</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0" w:name="_Ref434475472"/>
      <w:r>
        <w:t>The Psali Adam</w:t>
      </w:r>
      <w:r w:rsidR="006C1B94">
        <w:t xml:space="preserve"> for the Wedding of Cana</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1" w:name="_Ref434475500"/>
      <w:r>
        <w:lastRenderedPageBreak/>
        <w:t>The Psali Batos</w:t>
      </w:r>
      <w:r w:rsidR="006C1B94">
        <w:t xml:space="preserve"> for the Wedding of Cana</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2" w:name="_Ref434560112"/>
      <w:bookmarkStart w:id="1403" w:name="_Toc448227542"/>
      <w:r>
        <w:t>January 8 (9) / Tobi 13: Also the Martyrdom of St. Demiana</w:t>
      </w:r>
      <w:bookmarkEnd w:id="1402"/>
      <w:bookmarkEnd w:id="1403"/>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4" w:name="_Ref434490124"/>
      <w:r>
        <w:lastRenderedPageBreak/>
        <w:t>Another Doxology of St. Demiana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7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8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05" w:name="_Ref434563224"/>
      <w:bookmarkStart w:id="1406" w:name="_Toc448227543"/>
      <w:r>
        <w:t>January 9 (10) / Tobi 14: St. Maximus</w:t>
      </w:r>
      <w:bookmarkEnd w:id="1405"/>
      <w:bookmarkEnd w:id="1406"/>
    </w:p>
    <w:p w14:paraId="1847ABB1" w14:textId="77777777" w:rsidR="00662600" w:rsidRDefault="00810F04" w:rsidP="00810F04">
      <w:pPr>
        <w:pStyle w:val="Heading4"/>
      </w:pPr>
      <w:bookmarkStart w:id="1407" w:name="_Ref434490957"/>
      <w:r>
        <w:t>The Doxology for</w:t>
      </w:r>
      <w:r w:rsidR="00662600">
        <w:t xml:space="preserve"> Sts. Maximus and Dometius</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8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8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1" w:name="_Toc448227544"/>
      <w:r>
        <w:t>Jan</w:t>
      </w:r>
      <w:r w:rsidR="00662600">
        <w:t>uary 12 (13) / Tobi 17: St. Dome</w:t>
      </w:r>
      <w:r>
        <w:t>tius</w:t>
      </w:r>
      <w:bookmarkEnd w:id="1411"/>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12" w:name="_Toc448227545"/>
      <w:r>
        <w:t>January 13 (14) / Tobi 18: St. Hilary of Poitiers</w:t>
      </w:r>
      <w:bookmarkEnd w:id="1412"/>
    </w:p>
    <w:p w14:paraId="1C984C3F" w14:textId="77777777" w:rsidR="00160DE3" w:rsidRDefault="00160DE3" w:rsidP="00160DE3">
      <w:pPr>
        <w:pStyle w:val="Heading3"/>
      </w:pPr>
      <w:bookmarkStart w:id="1413" w:name="_Toc448227546"/>
      <w:bookmarkStart w:id="1414" w:name="_Toc410196208"/>
      <w:bookmarkStart w:id="1415" w:name="_Toc410196450"/>
      <w:bookmarkStart w:id="1416" w:name="_Toc410196952"/>
      <w:r>
        <w:t>January 15 (16) / Tobi 20: Departure of St. Prochorus the Disciple</w:t>
      </w:r>
      <w:bookmarkEnd w:id="1413"/>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17" w:name="_Toc448227547"/>
      <w:r>
        <w:t xml:space="preserve">January 16 (17) / Tobi 21: </w:t>
      </w:r>
      <w:r w:rsidR="00495F1A">
        <w:t>The Dormition of the Virgin</w:t>
      </w:r>
      <w:bookmarkEnd w:id="1414"/>
      <w:bookmarkEnd w:id="1415"/>
      <w:bookmarkEnd w:id="1416"/>
      <w:bookmarkEnd w:id="1417"/>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18" w:name="_Ref434560171"/>
      <w:bookmarkStart w:id="1419" w:name="_Toc448227548"/>
      <w:r>
        <w:t>January 17 (18) / Tobi 22: St. Anthony the Great</w:t>
      </w:r>
      <w:bookmarkEnd w:id="1418"/>
      <w:bookmarkEnd w:id="1419"/>
    </w:p>
    <w:p w14:paraId="38BCD1D7" w14:textId="77777777" w:rsidR="00FF5FF3" w:rsidRDefault="00FF5FF3" w:rsidP="00FF5FF3">
      <w:pPr>
        <w:pStyle w:val="Heading4"/>
      </w:pPr>
      <w:bookmarkStart w:id="1420" w:name="_Ref434490340"/>
      <w:r>
        <w:t>The Doxology</w:t>
      </w:r>
      <w:r w:rsidR="00B46E6E">
        <w:t xml:space="preserve"> for St. Anthony the Great</w:t>
      </w:r>
      <w:bookmarkEnd w:id="1420"/>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1" w:name="_Toc448227549"/>
      <w:r>
        <w:lastRenderedPageBreak/>
        <w:t>January 18 (19) / Tobi 23: St. Timothy the Apostle</w:t>
      </w:r>
      <w:bookmarkEnd w:id="1421"/>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22" w:name="_Toc448227550"/>
      <w:r>
        <w:t>January 22 (23) / Tobi 27: Archangel Suriel</w:t>
      </w:r>
      <w:bookmarkEnd w:id="1422"/>
    </w:p>
    <w:p w14:paraId="79FCFE0C" w14:textId="77777777" w:rsidR="00596AC8" w:rsidRDefault="00596AC8" w:rsidP="00596AC8">
      <w:pPr>
        <w:pStyle w:val="Heading4"/>
      </w:pPr>
      <w:bookmarkStart w:id="1423" w:name="_Ref434488250"/>
      <w:r>
        <w:t>The Doxology</w:t>
      </w:r>
      <w:r w:rsidR="00B46E6E">
        <w:t xml:space="preserve"> for Archangel Suriel</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4" w:name="_Toc448227551"/>
      <w:r>
        <w:t>January 22 (23) / Tobi 27: Also Relocation of St. Timothy the Apostle’s Relics</w:t>
      </w:r>
      <w:bookmarkEnd w:id="1424"/>
    </w:p>
    <w:p w14:paraId="3FBC7E0C" w14:textId="2A5001BE" w:rsidR="00191A26" w:rsidRDefault="00191A26" w:rsidP="00191A26">
      <w:pPr>
        <w:pStyle w:val="Rubric"/>
      </w:pPr>
      <w:bookmarkStart w:id="1425"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26" w:name="_Toc448227552"/>
      <w:r>
        <w:lastRenderedPageBreak/>
        <w:t>January 24 (25) / Tobi 29: Commemoration of the Annunciation, Nativity, and Resurrection on the 29</w:t>
      </w:r>
      <w:r w:rsidRPr="00C0205C">
        <w:rPr>
          <w:vertAlign w:val="superscript"/>
        </w:rPr>
        <w:t>th</w:t>
      </w:r>
      <w:r>
        <w:t xml:space="preserve"> of Every Month</w:t>
      </w:r>
      <w:bookmarkEnd w:id="1426"/>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27" w:name="_Toc448227553"/>
      <w:r>
        <w:t>January 27 (28) / Meshir 2: St. Paul the Anchorite</w:t>
      </w:r>
      <w:bookmarkEnd w:id="1425"/>
      <w:bookmarkEnd w:id="1427"/>
    </w:p>
    <w:p w14:paraId="680E4267" w14:textId="77777777" w:rsidR="00C30529" w:rsidRDefault="00C30529" w:rsidP="00C30529">
      <w:pPr>
        <w:pStyle w:val="Heading4"/>
      </w:pPr>
      <w:bookmarkStart w:id="1428" w:name="_Ref434490368"/>
      <w:r>
        <w:t>The Doxology</w:t>
      </w:r>
      <w:r w:rsidR="00B46E6E">
        <w:t xml:space="preserve"> for St. Paul the Anchorite</w:t>
      </w:r>
      <w:bookmarkEnd w:id="1428"/>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8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8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29" w:name="_Toc448227554"/>
      <w:r>
        <w:t>January 29 (30) / Meshir 4: Martyrdom of St. Agabus the Disciple</w:t>
      </w:r>
      <w:bookmarkEnd w:id="1429"/>
    </w:p>
    <w:p w14:paraId="6DDD9040" w14:textId="73E895E1" w:rsidR="00191A26" w:rsidRDefault="00191A26" w:rsidP="00191A26">
      <w:pPr>
        <w:pStyle w:val="Rubric"/>
      </w:pPr>
      <w:bookmarkStart w:id="1430" w:name="_Toc410196209"/>
      <w:bookmarkStart w:id="1431" w:name="_Toc410196451"/>
      <w:bookmarkStart w:id="1432"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3" w:name="_Toc448227555"/>
      <w:r>
        <w:t>January 21 (31) / Meshir 5: St. Apollo the Friend of St. Apip</w:t>
      </w:r>
      <w:bookmarkEnd w:id="1433"/>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4" w:name="_Toc448227703"/>
      <w:bookmarkStart w:id="1435" w:name="February"/>
      <w:bookmarkEnd w:id="1353"/>
      <w:r>
        <w:lastRenderedPageBreak/>
        <w:t>February</w:t>
      </w:r>
      <w:bookmarkEnd w:id="1430"/>
      <w:bookmarkEnd w:id="1431"/>
      <w:bookmarkEnd w:id="1432"/>
      <w:r w:rsidR="00C30529">
        <w:t xml:space="preserve"> or </w:t>
      </w:r>
      <w:r w:rsidR="00C30529">
        <w:rPr>
          <w:rFonts w:ascii="FreeSerifAvvaShenouda" w:hAnsi="FreeSerifAvvaShenouda" w:cs="FreeSerifAvvaShenouda"/>
        </w:rPr>
        <w:t>Ⲙϣⲓⲣ</w:t>
      </w:r>
      <w:bookmarkEnd w:id="1434"/>
    </w:p>
    <w:bookmarkStart w:id="1436" w:name="_Toc410196210" w:displacedByCustomXml="next"/>
    <w:bookmarkStart w:id="1437" w:name="_Toc410196452" w:displacedByCustomXml="next"/>
    <w:bookmarkStart w:id="1438" w:name="_Toc410196954"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4D23BC">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4D23BC">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4D23BC">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4D23BC">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4D23BC">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4D23BC">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4D23BC">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4D23BC">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4D23BC">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39" w:name="_Toc448227556"/>
      <w:r>
        <w:lastRenderedPageBreak/>
        <w:t xml:space="preserve">February 2 (3): Meshir 8: </w:t>
      </w:r>
      <w:r w:rsidR="00495F1A">
        <w:t>The Entrance into the Temple</w:t>
      </w:r>
      <w:bookmarkEnd w:id="1438"/>
      <w:bookmarkEnd w:id="1437"/>
      <w:bookmarkEnd w:id="1436"/>
      <w:bookmarkEnd w:id="1439"/>
    </w:p>
    <w:p w14:paraId="6E92944D" w14:textId="77777777" w:rsidR="00C30529" w:rsidRDefault="00C30529" w:rsidP="00124ADD">
      <w:pPr>
        <w:pStyle w:val="Heading4"/>
      </w:pPr>
      <w:bookmarkStart w:id="1440" w:name="_Ref434477815"/>
      <w:r>
        <w:t>The Doxology</w:t>
      </w:r>
      <w:r w:rsidR="00E21EA3">
        <w:t xml:space="preserve"> for the Entrance into the Temple</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41" w:name="_Toc448227557"/>
      <w:r>
        <w:t>February 4 (5) / Meshir 10: Martyrdom of St. James the Son of Alphaeus</w:t>
      </w:r>
      <w:bookmarkEnd w:id="1441"/>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42" w:name="_Toc448227558"/>
      <w:r>
        <w:t>February 6 (7) / Meshir 12: Commemoration of Archangel Michael</w:t>
      </w:r>
      <w:bookmarkEnd w:id="1442"/>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3" w:name="_Toc448227559"/>
      <w:r>
        <w:t>February 8 (9) / Meshir 14: The Departure of St. Severus</w:t>
      </w:r>
      <w:bookmarkEnd w:id="1443"/>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4" w:name="_Toc448227560"/>
      <w:r>
        <w:t>February 10 (11) / Meshir 16: Isaac the Syrian</w:t>
      </w:r>
      <w:bookmarkEnd w:id="1444"/>
    </w:p>
    <w:p w14:paraId="2F7479F8" w14:textId="77777777" w:rsidR="005329C1" w:rsidRDefault="005242D1" w:rsidP="005329C1">
      <w:pPr>
        <w:pStyle w:val="Heading3"/>
      </w:pPr>
      <w:bookmarkStart w:id="1445" w:name="_Toc448227561"/>
      <w:r>
        <w:t>February</w:t>
      </w:r>
      <w:r w:rsidR="005329C1">
        <w:t xml:space="preserve"> 15 (16) / Meshir 21: Commemoration of the Theotokos</w:t>
      </w:r>
      <w:bookmarkEnd w:id="1445"/>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46" w:name="_Toc448227562"/>
      <w:r>
        <w:t>February 15 (16) / Meshir 21: Also Martyrdom of St. Onesimus, the Disciple of St. Paul</w:t>
      </w:r>
      <w:bookmarkEnd w:id="1446"/>
    </w:p>
    <w:p w14:paraId="197E567A" w14:textId="77777777" w:rsidR="00B52D77" w:rsidRDefault="00B52D77" w:rsidP="00B52D77">
      <w:pPr>
        <w:pStyle w:val="Heading3"/>
      </w:pPr>
      <w:bookmarkStart w:id="1447" w:name="_Toc448227563"/>
      <w:r>
        <w:t>February 23 (24) / Meshir 29: Commemoration of the Annunciation, Nativity, and Resurrection on the 29</w:t>
      </w:r>
      <w:r w:rsidRPr="00C0205C">
        <w:rPr>
          <w:vertAlign w:val="superscript"/>
        </w:rPr>
        <w:t>th</w:t>
      </w:r>
      <w:r>
        <w:t xml:space="preserve"> of Every Month</w:t>
      </w:r>
      <w:bookmarkEnd w:id="1447"/>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48" w:name="_Toc448227564"/>
      <w:r>
        <w:lastRenderedPageBreak/>
        <w:t>February 24 (25) / Meshir 30: Appearance of the Head of St. John the Baptist</w:t>
      </w:r>
      <w:bookmarkEnd w:id="1448"/>
    </w:p>
    <w:p w14:paraId="49513F8D" w14:textId="6A7075F7" w:rsidR="00191A26" w:rsidRDefault="00191A26" w:rsidP="00191A26">
      <w:pPr>
        <w:pStyle w:val="Rubric"/>
      </w:pPr>
      <w:bookmarkStart w:id="1449" w:name="_Toc410196211"/>
      <w:bookmarkStart w:id="1450" w:name="_Toc410196453"/>
      <w:bookmarkStart w:id="1451"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52" w:name="_Toc448227565"/>
      <w:r>
        <w:t>February 24 (25) / Meshir 30: Also St. Cyril VI</w:t>
      </w:r>
      <w:bookmarkEnd w:id="1452"/>
    </w:p>
    <w:p w14:paraId="0CDD55AC" w14:textId="77777777" w:rsidR="001779C0" w:rsidRDefault="001779C0" w:rsidP="001779C0">
      <w:pPr>
        <w:pStyle w:val="Heading4"/>
      </w:pPr>
      <w:bookmarkStart w:id="1453" w:name="_Ref434492506"/>
      <w:r>
        <w:t>The Doxology</w:t>
      </w:r>
      <w:r w:rsidR="00B82753">
        <w:t xml:space="preserve"> for St. Cyril VI</w:t>
      </w:r>
      <w:r>
        <w:rPr>
          <w:rStyle w:val="FootnoteReference"/>
        </w:rPr>
        <w:footnoteReference w:id="885"/>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4" w:name="_Toc448227704"/>
      <w:bookmarkStart w:id="1455" w:name="March"/>
      <w:bookmarkEnd w:id="1435"/>
      <w:r>
        <w:lastRenderedPageBreak/>
        <w:t>March</w:t>
      </w:r>
      <w:bookmarkEnd w:id="1449"/>
      <w:bookmarkEnd w:id="1450"/>
      <w:bookmarkEnd w:id="1451"/>
      <w:r w:rsidR="00C30529">
        <w:t xml:space="preserve"> or </w:t>
      </w:r>
      <w:r w:rsidR="00C30529">
        <w:rPr>
          <w:rFonts w:ascii="FreeSerifAvvaShenouda" w:hAnsi="FreeSerifAvvaShenouda" w:cs="FreeSerifAvvaShenouda"/>
        </w:rPr>
        <w:t>Ⲡⲁⲣⲙϩⲟⲧⲡ</w:t>
      </w:r>
      <w:bookmarkEnd w:id="1454"/>
    </w:p>
    <w:bookmarkStart w:id="1456" w:name="_Toc410196212" w:displacedByCustomXml="next"/>
    <w:bookmarkStart w:id="1457" w:name="_Toc410196454" w:displacedByCustomXml="next"/>
    <w:bookmarkStart w:id="1458" w:name="_Toc410196956"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4D23BC">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4D23BC">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4D23BC">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4D23BC">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4D23BC">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4D23BC">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4D23BC">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4D23BC">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4D23BC">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4D23BC">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59" w:name="_Toc448227566"/>
      <w:r>
        <w:lastRenderedPageBreak/>
        <w:t>March 2: Departure of St. Chad of Mercia</w:t>
      </w:r>
      <w:r w:rsidR="00377E51">
        <w:rPr>
          <w:rStyle w:val="FootnoteReference"/>
        </w:rPr>
        <w:footnoteReference w:id="886"/>
      </w:r>
      <w:bookmarkEnd w:id="1459"/>
    </w:p>
    <w:p w14:paraId="668738F1" w14:textId="77777777" w:rsidR="006A140A" w:rsidRDefault="006A140A" w:rsidP="006A140A">
      <w:pPr>
        <w:pStyle w:val="Heading4"/>
      </w:pPr>
      <w:bookmarkStart w:id="1460" w:name="_Ref434492702"/>
      <w:r>
        <w:t>The Doxology</w:t>
      </w:r>
      <w:r w:rsidR="00B82753">
        <w:t xml:space="preserve"> for St. Chad of Mercia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1" w:name="_Toc448227567"/>
      <w:r>
        <w:t>March 4 / Phamenoth 8: Martyrdom of St. Matthias the Apostle</w:t>
      </w:r>
      <w:bookmarkEnd w:id="1461"/>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62" w:name="_Toc448227568"/>
      <w:r>
        <w:t xml:space="preserve">March 6 / Phamenoth 10: </w:t>
      </w:r>
      <w:r w:rsidR="00495F1A">
        <w:t>The Finding of the Holy Cross</w:t>
      </w:r>
      <w:bookmarkEnd w:id="1458"/>
      <w:bookmarkEnd w:id="1457"/>
      <w:bookmarkEnd w:id="1456"/>
      <w:bookmarkEnd w:id="1462"/>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3" w:name="_Toc448227569"/>
      <w:r>
        <w:t>March 8 / Phamenoth</w:t>
      </w:r>
      <w:r w:rsidR="005329C1">
        <w:t xml:space="preserve"> 12</w:t>
      </w:r>
      <w:r>
        <w:t>: Commemoration of Archangel Michael</w:t>
      </w:r>
      <w:bookmarkEnd w:id="1463"/>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4" w:name="_Toc448227570"/>
      <w:r>
        <w:t>March 9 / Phamenoth 13: Return of St. Macarius the Great and St. Macarius of Alexandria from Exile</w:t>
      </w:r>
      <w:bookmarkEnd w:id="1464"/>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65" w:name="_Toc448227571"/>
      <w:r>
        <w:t>March 15 / Phamenoth 19: Martyrdom of St. Aristobulus the Apostle</w:t>
      </w:r>
      <w:bookmarkEnd w:id="1465"/>
    </w:p>
    <w:p w14:paraId="57821F33" w14:textId="6B1E567F" w:rsidR="00191A26" w:rsidRDefault="00191A26" w:rsidP="00191A26">
      <w:pPr>
        <w:pStyle w:val="Rubric"/>
      </w:pPr>
      <w:bookmarkStart w:id="1466" w:name="_Toc410196213"/>
      <w:bookmarkStart w:id="1467" w:name="_Toc410196455"/>
      <w:bookmarkStart w:id="1468"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69" w:name="_Toc448227572"/>
      <w:r>
        <w:lastRenderedPageBreak/>
        <w:t>March 17 / Phamenoth 21: Commemoration of the Theotokos</w:t>
      </w:r>
      <w:bookmarkEnd w:id="1469"/>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70" w:name="_Ref434563557"/>
      <w:bookmarkStart w:id="1471" w:name="_Toc448227573"/>
      <w:r>
        <w:t>March 23 / Phamenoth 27: St. Macarius the Great</w:t>
      </w:r>
      <w:bookmarkEnd w:id="1470"/>
      <w:bookmarkEnd w:id="1471"/>
    </w:p>
    <w:p w14:paraId="19445963" w14:textId="77777777" w:rsidR="003E7329" w:rsidRDefault="003E7329" w:rsidP="003E7329">
      <w:pPr>
        <w:pStyle w:val="Heading4"/>
      </w:pPr>
      <w:bookmarkStart w:id="1472" w:name="_Ref434490507"/>
      <w:r>
        <w:t>The Doxology of St. Macarius the Great</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8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8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79" w:name="_Ref434490525"/>
      <w:r>
        <w:t>Another Doxology of St. Macarius the Great</w:t>
      </w:r>
      <w:bookmarkEnd w:id="14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0" w:name="_Ref434490542"/>
      <w:r>
        <w:t>Another</w:t>
      </w:r>
      <w:r w:rsidR="00C30529">
        <w:t xml:space="preserve"> Doxology</w:t>
      </w:r>
      <w:r>
        <w:t xml:space="preserve"> of St. Macarius the Great</w:t>
      </w:r>
      <w:r>
        <w:rPr>
          <w:rStyle w:val="FootnoteReference"/>
        </w:rPr>
        <w:footnoteReference w:id="889"/>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1" w:name="_Toc448227574"/>
      <w:r>
        <w:lastRenderedPageBreak/>
        <w:t xml:space="preserve">March 25 / Phamenoth 29: </w:t>
      </w:r>
      <w:r w:rsidR="00495F1A">
        <w:t>Annunciation</w:t>
      </w:r>
      <w:bookmarkEnd w:id="1466"/>
      <w:bookmarkEnd w:id="1467"/>
      <w:bookmarkEnd w:id="1468"/>
      <w:bookmarkEnd w:id="1481"/>
    </w:p>
    <w:p w14:paraId="6F91E2E0" w14:textId="77777777" w:rsidR="00C30529" w:rsidRDefault="00C30529" w:rsidP="00C30529">
      <w:pPr>
        <w:pStyle w:val="Heading4"/>
      </w:pPr>
      <w:bookmarkStart w:id="1482" w:name="_Ref434477856"/>
      <w:r>
        <w:t>The Doxology</w:t>
      </w:r>
      <w:r w:rsidR="00E21EA3">
        <w:t xml:space="preserve"> for the Annunciation</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3" w:name="_Ref434475566"/>
      <w:bookmarkStart w:id="1484" w:name="_Toc410196214"/>
      <w:bookmarkStart w:id="1485" w:name="_Toc410196456"/>
      <w:bookmarkStart w:id="1486" w:name="_Toc410196958"/>
      <w:r>
        <w:t>The Psali Adam</w:t>
      </w:r>
      <w:r w:rsidR="006C1B94">
        <w:t xml:space="preserve"> for Annunciation</w:t>
      </w:r>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87"/>
            <w:r>
              <w:t>Head</w:t>
            </w:r>
            <w:commentRangeEnd w:id="1487"/>
            <w:r>
              <w:rPr>
                <w:rStyle w:val="CommentReference"/>
              </w:rPr>
              <w:commentReference w:id="148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88" w:name="_Ref434475591"/>
      <w:r>
        <w:t>The Psali Batos</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89"/>
            <w:r>
              <w:t>ruler</w:t>
            </w:r>
            <w:commentRangeEnd w:id="1489"/>
            <w:r>
              <w:rPr>
                <w:rStyle w:val="CommentReference"/>
              </w:rPr>
              <w:commentReference w:id="148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9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0"/>
            <w:r>
              <w:t xml:space="preserve">peoples </w:t>
            </w:r>
            <w:commentRangeEnd w:id="1490"/>
            <w:r>
              <w:rPr>
                <w:rStyle w:val="CommentReference"/>
              </w:rPr>
              <w:commentReference w:id="149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1"/>
            <w:r>
              <w:t>burned</w:t>
            </w:r>
            <w:commentRangeEnd w:id="1491"/>
            <w:r>
              <w:rPr>
                <w:rStyle w:val="CommentReference"/>
              </w:rPr>
              <w:commentReference w:id="149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2"/>
            <w:r>
              <w:t>Servant</w:t>
            </w:r>
            <w:commentRangeEnd w:id="1492"/>
            <w:r>
              <w:rPr>
                <w:rStyle w:val="CommentReference"/>
              </w:rPr>
              <w:commentReference w:id="149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3"/>
            <w:r>
              <w:t xml:space="preserve">Ⲫⲱⲕ </w:t>
            </w:r>
            <w:commentRangeEnd w:id="1493"/>
            <w:r>
              <w:rPr>
                <w:rStyle w:val="CommentReference"/>
                <w:rFonts w:ascii="Times New Roman" w:hAnsi="Times New Roman"/>
              </w:rPr>
              <w:commentReference w:id="149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4" w:name="_Ref434562998"/>
      <w:bookmarkStart w:id="1495" w:name="_Toc448227575"/>
      <w:r>
        <w:t xml:space="preserve">March 26 / Phamenoth 30: </w:t>
      </w:r>
      <w:r w:rsidR="00D31016">
        <w:t>Arch</w:t>
      </w:r>
      <w:r>
        <w:t>angel Gabriel</w:t>
      </w:r>
      <w:bookmarkEnd w:id="1494"/>
      <w:bookmarkEnd w:id="1495"/>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96" w:name="_Toc448227576"/>
      <w:r>
        <w:t xml:space="preserve">March 28 / Pharamuthi 2: Martyrdom of St. James </w:t>
      </w:r>
      <w:r w:rsidR="008762FF">
        <w:t xml:space="preserve">the son of </w:t>
      </w:r>
      <w:r w:rsidR="002E495E">
        <w:t>Zebedee</w:t>
      </w:r>
      <w:r>
        <w:t>, the Apostles</w:t>
      </w:r>
      <w:bookmarkEnd w:id="1496"/>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97" w:name="_Toc448227705"/>
      <w:bookmarkStart w:id="1498" w:name="April"/>
      <w:bookmarkEnd w:id="1455"/>
      <w:r>
        <w:lastRenderedPageBreak/>
        <w:t>April</w:t>
      </w:r>
      <w:bookmarkEnd w:id="1484"/>
      <w:bookmarkEnd w:id="1485"/>
      <w:bookmarkEnd w:id="148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97"/>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4D23BC">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4D23BC">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4D23BC">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4D23BC">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4D23BC">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4D23BC">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4D23BC">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4D23BC">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4D23BC">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4D23BC">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4D23BC">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99" w:name="_Toc448227577"/>
      <w:r>
        <w:lastRenderedPageBreak/>
        <w:t>April 1 / Pharamuthi 6</w:t>
      </w:r>
      <w:r w:rsidR="006E4762">
        <w:t xml:space="preserve">: </w:t>
      </w:r>
      <w:r>
        <w:t>Saint Mary of Egypt</w:t>
      </w:r>
      <w:bookmarkEnd w:id="1499"/>
    </w:p>
    <w:p w14:paraId="70D0F650" w14:textId="77777777" w:rsidR="00254945" w:rsidRDefault="00254945" w:rsidP="00254945">
      <w:pPr>
        <w:pStyle w:val="Heading4"/>
      </w:pPr>
      <w:bookmarkStart w:id="1500" w:name="_Ref434491512"/>
      <w:r>
        <w:t>The Doxology</w:t>
      </w:r>
      <w:r w:rsidR="00810F04">
        <w:t xml:space="preserve"> for St. Mary of Egypt</w:t>
      </w:r>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1" w:name="_Toc448227578"/>
      <w:r>
        <w:lastRenderedPageBreak/>
        <w:t>April 7 / Pharamuthi 12: Commemoration of Archangel Michael</w:t>
      </w:r>
      <w:bookmarkEnd w:id="1501"/>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502" w:name="_Toc448227579"/>
      <w:r>
        <w:t>April 10 / Pharamuthi 15: Consecrating of the Church of St. Agabus the Apostle</w:t>
      </w:r>
      <w:bookmarkEnd w:id="1502"/>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3" w:name="_Toc448227580"/>
      <w:r>
        <w:t xml:space="preserve">April 12 / Pharamuthi 17: Martyrdom of St. </w:t>
      </w:r>
      <w:commentRangeStart w:id="1504"/>
      <w:r>
        <w:t xml:space="preserve">James </w:t>
      </w:r>
      <w:commentRangeEnd w:id="1504"/>
      <w:r>
        <w:rPr>
          <w:rStyle w:val="CommentReference"/>
          <w:rFonts w:eastAsiaTheme="minorHAnsi" w:cstheme="minorBidi"/>
          <w:b w:val="0"/>
          <w:bCs w:val="0"/>
        </w:rPr>
        <w:commentReference w:id="1504"/>
      </w:r>
      <w:r>
        <w:t xml:space="preserve">the brother of </w:t>
      </w:r>
      <w:r w:rsidR="002E495E">
        <w:t>the Lord the bishop of Jerusalem</w:t>
      </w:r>
      <w:bookmarkEnd w:id="1503"/>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05" w:name="_Toc448227581"/>
      <w:r>
        <w:t>April 16 / Pharamuthi 21: Commemoration of the Theotokos</w:t>
      </w:r>
      <w:bookmarkEnd w:id="1505"/>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06" w:name="_Ref434560035"/>
      <w:bookmarkStart w:id="1507" w:name="_Toc448227582"/>
      <w:r>
        <w:t>April 18 / Pharamuthi 23: Martyrdom of St. George the Prince of the Martyrs</w:t>
      </w:r>
      <w:bookmarkEnd w:id="1506"/>
      <w:bookmarkEnd w:id="1507"/>
    </w:p>
    <w:p w14:paraId="480B7CF0" w14:textId="77777777" w:rsidR="00AF6D10" w:rsidRDefault="00AF6D10" w:rsidP="00AF6D10">
      <w:pPr>
        <w:pStyle w:val="Heading4"/>
      </w:pPr>
      <w:bookmarkStart w:id="1508" w:name="_Ref434489211"/>
      <w:r>
        <w:t>Another Doxology of St. George</w:t>
      </w:r>
      <w:bookmarkEnd w:id="1508"/>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09" w:name="_Toc448227583"/>
      <w:r>
        <w:lastRenderedPageBreak/>
        <w:t>April 24 / Pharamuthi 29: Commemoration of the Annunciation, Nativity, and Resurrection on the 29</w:t>
      </w:r>
      <w:r w:rsidRPr="00C0205C">
        <w:rPr>
          <w:vertAlign w:val="superscript"/>
        </w:rPr>
        <w:t>th</w:t>
      </w:r>
      <w:r>
        <w:t xml:space="preserve"> of Every Month</w:t>
      </w:r>
      <w:bookmarkEnd w:id="1509"/>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10" w:name="_Toc448227584"/>
      <w:r>
        <w:t xml:space="preserve">April 24 / Pharamuthi 29: </w:t>
      </w:r>
      <w:r w:rsidR="00B52D77">
        <w:t xml:space="preserve">Also the </w:t>
      </w:r>
      <w:r>
        <w:t>Departure of St. Erastus the Apostle</w:t>
      </w:r>
      <w:bookmarkEnd w:id="1510"/>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11" w:name="_Ref434562195"/>
      <w:bookmarkStart w:id="1512" w:name="_Toc448227585"/>
      <w:r>
        <w:t>April 25 / Pharamuthi 30: Martyrdom of St. Mark the Evangelist</w:t>
      </w:r>
      <w:bookmarkEnd w:id="1511"/>
      <w:bookmarkEnd w:id="1512"/>
    </w:p>
    <w:p w14:paraId="1A50F251" w14:textId="77777777" w:rsidR="00072324" w:rsidRDefault="00B46E6E" w:rsidP="00072324">
      <w:pPr>
        <w:pStyle w:val="Heading4"/>
      </w:pPr>
      <w:bookmarkStart w:id="1513" w:name="_Ref434488936"/>
      <w:r>
        <w:t>Another</w:t>
      </w:r>
      <w:r w:rsidR="00072324">
        <w:t xml:space="preserve"> Doxology</w:t>
      </w:r>
      <w:r>
        <w:t xml:space="preserve"> of St. Mark</w:t>
      </w:r>
      <w:bookmarkEnd w:id="1513"/>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4" w:name="_Toc448227586"/>
      <w:r>
        <w:t>April 26 / Pashons 1: Nativity of the Theotokos</w:t>
      </w:r>
      <w:bookmarkEnd w:id="1514"/>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15" w:name="_Toc448227587"/>
      <w:r>
        <w:t>April 28 /</w:t>
      </w:r>
      <w:r w:rsidR="00F66BB3">
        <w:t xml:space="preserve"> Pashons 3: Departure of St. Jas</w:t>
      </w:r>
      <w:r>
        <w:t>on the Disciple</w:t>
      </w:r>
      <w:bookmarkEnd w:id="1515"/>
    </w:p>
    <w:p w14:paraId="588AE276" w14:textId="7313A776" w:rsidR="00191A26" w:rsidRDefault="00191A26" w:rsidP="00191A26">
      <w:pPr>
        <w:pStyle w:val="Rubric"/>
      </w:pPr>
      <w:bookmarkStart w:id="1516" w:name="_Toc410196215"/>
      <w:bookmarkStart w:id="1517" w:name="_Toc410196457"/>
      <w:bookmarkStart w:id="1518"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19" w:name="_Toc448227588"/>
      <w:r>
        <w:t>April 28 / Pashons 3: Also St. Theodore</w:t>
      </w:r>
      <w:r w:rsidR="00AF6F9B">
        <w:t xml:space="preserve"> the Disciple of St. Pachom</w:t>
      </w:r>
      <w:bookmarkEnd w:id="151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0" w:name="_Toc448227706"/>
      <w:bookmarkStart w:id="1521" w:name="May"/>
      <w:bookmarkEnd w:id="1498"/>
      <w:r>
        <w:lastRenderedPageBreak/>
        <w:t>May</w:t>
      </w:r>
      <w:r w:rsidR="00495F1A">
        <w:t xml:space="preserve"> or </w:t>
      </w:r>
      <w:bookmarkEnd w:id="1516"/>
      <w:bookmarkEnd w:id="1517"/>
      <w:bookmarkEnd w:id="1518"/>
      <w:r w:rsidRPr="00FB5E62">
        <w:rPr>
          <w:rFonts w:ascii="FreeSerifAvvaShenouda" w:eastAsia="Arial Unicode MS" w:hAnsi="FreeSerifAvvaShenouda" w:cs="FreeSerifAvvaShenouda"/>
          <w:lang w:val="en-US"/>
        </w:rPr>
        <w:t>Ⲡⲁϣⲁⲛⲥ</w:t>
      </w:r>
      <w:bookmarkEnd w:id="1520"/>
    </w:p>
    <w:bookmarkStart w:id="1522" w:name="_Ref434563583" w:displacedByCustomXml="next"/>
    <w:bookmarkStart w:id="1523" w:name="_Toc410196216" w:displacedByCustomXml="next"/>
    <w:bookmarkStart w:id="1524" w:name="_Toc410196458" w:displacedByCustomXml="next"/>
    <w:bookmarkStart w:id="1525" w:name="_Toc410196960"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4D23BC">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4D23BC">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4D23BC">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4D23BC">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4D23BC">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4D23BC">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4D23BC">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4D23BC">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4D23BC">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4D23BC">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4D23BC">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4D23BC">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4D23BC">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4D23BC">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4D23BC">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4D23BC">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4D23BC">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4D23BC">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4D23BC">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4D23BC">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26" w:name="_Ref436250616"/>
      <w:bookmarkStart w:id="1527" w:name="_Toc448227589"/>
      <w:r>
        <w:lastRenderedPageBreak/>
        <w:t>May 1 / Pashons 6: St. Macarius of Alexandria, the Presbyter</w:t>
      </w:r>
      <w:bookmarkEnd w:id="1522"/>
      <w:bookmarkEnd w:id="1526"/>
      <w:bookmarkEnd w:id="1527"/>
    </w:p>
    <w:p w14:paraId="65054283" w14:textId="77777777" w:rsidR="00137929" w:rsidRDefault="00137929" w:rsidP="00137929">
      <w:pPr>
        <w:pStyle w:val="Heading4"/>
      </w:pPr>
      <w:bookmarkStart w:id="1528" w:name="_Ref434490596"/>
      <w:r>
        <w:t>The Doxology</w:t>
      </w:r>
      <w:r w:rsidR="00B46E6E">
        <w:t xml:space="preserve"> for St. Macarius of Alexandria, the Presbyter</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29" w:name="_Ref434560539"/>
      <w:bookmarkStart w:id="1530" w:name="_Toc448227590"/>
      <w:r>
        <w:t>May 2 / Pashons 7: St. Athanasius the Apostolic</w:t>
      </w:r>
      <w:bookmarkEnd w:id="1529"/>
      <w:bookmarkEnd w:id="1530"/>
    </w:p>
    <w:p w14:paraId="5C918841" w14:textId="77777777" w:rsidR="00EE657B" w:rsidRDefault="00EE657B" w:rsidP="00EE657B">
      <w:pPr>
        <w:pStyle w:val="Heading4"/>
      </w:pPr>
      <w:bookmarkStart w:id="1531" w:name="_Ref434492183"/>
      <w:r>
        <w:t>The Doxology</w:t>
      </w:r>
      <w:r w:rsidR="00B82753">
        <w:t xml:space="preserve"> for St. Athanasius the Apostolic</w:t>
      </w:r>
      <w:bookmarkEnd w:id="1531"/>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2" w:name="_Ref434492196"/>
      <w:r>
        <w:lastRenderedPageBreak/>
        <w:t>Another</w:t>
      </w:r>
      <w:r w:rsidR="0047441D">
        <w:t xml:space="preserve"> Doxology</w:t>
      </w:r>
      <w:r>
        <w:t xml:space="preserve"> for St. Athanasius the Apostolic</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91"/>
            </w:r>
            <w:r>
              <w:t>;</w:t>
            </w:r>
          </w:p>
          <w:p w14:paraId="38DFDD79" w14:textId="77777777" w:rsidR="0047441D" w:rsidRDefault="0047441D" w:rsidP="0047441D">
            <w:pPr>
              <w:pStyle w:val="EngHang"/>
            </w:pPr>
            <w:r>
              <w:t>He sent them “the Father of Peace</w:t>
            </w:r>
            <w:r>
              <w:rPr>
                <w:rStyle w:val="FootnoteReference"/>
              </w:rPr>
              <w:footnoteReference w:id="89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3" w:name="_Toc448227591"/>
      <w:r>
        <w:t>May 7 / Pashons 12: Commemoration of Archangel Michael</w:t>
      </w:r>
      <w:bookmarkEnd w:id="1533"/>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4" w:name="_Toc448227592"/>
      <w:r>
        <w:t>May 7 / Pashons 12: Also the Consecration of the Church of St. Demiana</w:t>
      </w:r>
      <w:bookmarkEnd w:id="1534"/>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35" w:name="_Toc448227593"/>
      <w:r>
        <w:t>May 8 / Pashons 13 St. Junia of the Seventy Two Disciples</w:t>
      </w:r>
      <w:bookmarkEnd w:id="1535"/>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36" w:name="_Toc448227594"/>
      <w:r>
        <w:t xml:space="preserve">May 8 / Pashons 13 Also St. </w:t>
      </w:r>
      <w:commentRangeStart w:id="1537"/>
      <w:r>
        <w:t>Arsenius</w:t>
      </w:r>
      <w:commentRangeEnd w:id="1537"/>
      <w:r>
        <w:rPr>
          <w:rStyle w:val="CommentReference"/>
          <w:rFonts w:eastAsiaTheme="minorHAnsi" w:cstheme="minorBidi"/>
          <w:b w:val="0"/>
          <w:bCs w:val="0"/>
        </w:rPr>
        <w:commentReference w:id="1537"/>
      </w:r>
      <w:bookmarkEnd w:id="1536"/>
    </w:p>
    <w:p w14:paraId="2EEE01C8" w14:textId="77777777" w:rsidR="00220DFD" w:rsidRDefault="00220DFD" w:rsidP="00220DFD">
      <w:pPr>
        <w:pStyle w:val="Heading4"/>
      </w:pPr>
      <w:bookmarkStart w:id="1538" w:name="_Ref434490892"/>
      <w:r>
        <w:t>The Doxology</w:t>
      </w:r>
      <w:r w:rsidR="00810F04">
        <w:t xml:space="preserve"> for St. Arsenius</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39" w:name="_Toc448227595"/>
      <w:r>
        <w:t>May 9 / Pashons 14: St. Pachomius</w:t>
      </w:r>
      <w:bookmarkEnd w:id="1539"/>
    </w:p>
    <w:p w14:paraId="1731E46B" w14:textId="77777777" w:rsidR="00C30529" w:rsidRDefault="00C30529" w:rsidP="00C30529">
      <w:pPr>
        <w:pStyle w:val="Heading4"/>
      </w:pPr>
      <w:bookmarkStart w:id="1540" w:name="_Ref434491150"/>
      <w:r>
        <w:t>The Doxology</w:t>
      </w:r>
      <w:r w:rsidR="00810F04">
        <w:t xml:space="preserve"> for St. Pachomius</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1" w:name="_Toc448227596"/>
      <w:r>
        <w:lastRenderedPageBreak/>
        <w:t>May 11 / Pashons 16: Commemoration of St. John the Evangelist</w:t>
      </w:r>
      <w:bookmarkEnd w:id="1541"/>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42" w:name="_Toc448227597"/>
      <w:r>
        <w:t>May 16 / Pashons 21: Commemoration of the Theotokos</w:t>
      </w:r>
      <w:bookmarkEnd w:id="1542"/>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3" w:name="_Toc448227598"/>
      <w:r>
        <w:t xml:space="preserve">May 17 / Pashons 22: Departure of St. Andronicus the </w:t>
      </w:r>
      <w:r w:rsidR="00191A26">
        <w:t>Disciple</w:t>
      </w:r>
      <w:bookmarkEnd w:id="1543"/>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4" w:name="_Toc448227599"/>
      <w:r>
        <w:t xml:space="preserve">May 19 / Pashons 24: </w:t>
      </w:r>
      <w:r w:rsidR="00495F1A">
        <w:t>The Entrance into Egypt</w:t>
      </w:r>
      <w:bookmarkEnd w:id="1525"/>
      <w:bookmarkEnd w:id="1524"/>
      <w:bookmarkEnd w:id="1523"/>
      <w:bookmarkEnd w:id="1544"/>
    </w:p>
    <w:p w14:paraId="608201BF" w14:textId="77777777" w:rsidR="00C30529" w:rsidRDefault="00C30529" w:rsidP="00C30529">
      <w:pPr>
        <w:pStyle w:val="Heading4"/>
      </w:pPr>
      <w:bookmarkStart w:id="1545" w:name="_Ref434477906"/>
      <w:r>
        <w:t>The Doxology</w:t>
      </w:r>
      <w:r w:rsidR="00E21EA3">
        <w:t xml:space="preserve"> for the Entrance into Egypt</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46" w:name="_Ref434476089"/>
      <w:r>
        <w:t>The Psali Adam</w:t>
      </w:r>
      <w:r w:rsidR="006C1B94">
        <w:t xml:space="preserve"> for the Entrance into Egypt</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47" w:name="_Ref434476112"/>
      <w:r>
        <w:t>The Psali Batos</w:t>
      </w:r>
      <w:r w:rsidR="006C1B94">
        <w:t xml:space="preserve"> for the Entrance into Egypt</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48"/>
            <w:r>
              <w:t>approached</w:t>
            </w:r>
            <w:commentRangeEnd w:id="1548"/>
            <w:r>
              <w:rPr>
                <w:rStyle w:val="CommentReference"/>
              </w:rPr>
              <w:commentReference w:id="154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49"/>
            <w:r>
              <w:t xml:space="preserve">Ⲫⲱⲕ </w:t>
            </w:r>
            <w:commentRangeEnd w:id="1549"/>
            <w:r>
              <w:rPr>
                <w:rStyle w:val="CommentReference"/>
                <w:rFonts w:ascii="Times New Roman" w:hAnsi="Times New Roman"/>
              </w:rPr>
              <w:commentReference w:id="154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0" w:name="_Toc448227600"/>
      <w:r>
        <w:lastRenderedPageBreak/>
        <w:t>May 19 / Pashons 24: Also, St. Pashnouni, the Monk and Martyr</w:t>
      </w:r>
      <w:bookmarkEnd w:id="1550"/>
    </w:p>
    <w:p w14:paraId="408F0E44" w14:textId="77777777" w:rsidR="00A055D8" w:rsidRDefault="00A055D8" w:rsidP="00A055D8">
      <w:pPr>
        <w:pStyle w:val="Heading4"/>
      </w:pPr>
      <w:bookmarkStart w:id="1551" w:name="_Ref434491429"/>
      <w:r>
        <w:t>The Doxology</w:t>
      </w:r>
      <w:r w:rsidR="00810F04">
        <w:t xml:space="preserve"> for St. Pashnouni</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2" w:name="_Toc448227601"/>
      <w:r>
        <w:t xml:space="preserve">May 21 / Pashons 26: </w:t>
      </w:r>
      <w:r w:rsidR="00072324">
        <w:t>Martyrdom of St. Thomas the Apostle</w:t>
      </w:r>
      <w:bookmarkEnd w:id="1552"/>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3" w:name="_Toc448227602"/>
      <w:r>
        <w:t>May 22 / Pashons 27: St. Thomas the Anchorite</w:t>
      </w:r>
      <w:bookmarkEnd w:id="1553"/>
    </w:p>
    <w:p w14:paraId="638D349A" w14:textId="77777777" w:rsidR="007A6E4F" w:rsidRDefault="007A6E4F" w:rsidP="007A6E4F">
      <w:pPr>
        <w:pStyle w:val="Heading4"/>
      </w:pPr>
      <w:bookmarkStart w:id="1554" w:name="_Ref434490403"/>
      <w:r>
        <w:t>The Doxology</w:t>
      </w:r>
      <w:r w:rsidR="00B46E6E">
        <w:t xml:space="preserve"> for St. Thomas the Anchorite</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55"/>
            <w:r>
              <w:t>Like amber</w:t>
            </w:r>
          </w:p>
          <w:p w14:paraId="2CE5E879" w14:textId="77777777" w:rsidR="007A6E4F" w:rsidRDefault="007A6E4F" w:rsidP="007A6E4F">
            <w:pPr>
              <w:pStyle w:val="EngHangEnd"/>
            </w:pPr>
            <w:r>
              <w:t>Spreading in paradise.</w:t>
            </w:r>
            <w:commentRangeEnd w:id="1555"/>
            <w:r>
              <w:rPr>
                <w:rStyle w:val="CommentReference"/>
                <w:rFonts w:ascii="Times New Roman" w:eastAsiaTheme="minorHAnsi" w:hAnsi="Times New Roman" w:cstheme="minorBidi"/>
                <w:color w:val="auto"/>
              </w:rPr>
              <w:commentReference w:id="155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56" w:name="_Toc448227603"/>
      <w:r>
        <w:t>May 24 (25) / Pashons 29: Commemoration of the Annunciation, Nativity, and Resurrection on the 29</w:t>
      </w:r>
      <w:r w:rsidRPr="00C0205C">
        <w:rPr>
          <w:vertAlign w:val="superscript"/>
        </w:rPr>
        <w:t>th</w:t>
      </w:r>
      <w:r>
        <w:t xml:space="preserve"> of Every Month</w:t>
      </w:r>
      <w:bookmarkEnd w:id="1556"/>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57" w:name="_Toc448227604"/>
      <w:r>
        <w:lastRenderedPageBreak/>
        <w:t xml:space="preserve">May 24 (25) / Pashons 29: Also St. </w:t>
      </w:r>
      <w:r w:rsidR="00F525F0">
        <w:t>Simeon</w:t>
      </w:r>
      <w:r>
        <w:t xml:space="preserve"> the Stylite</w:t>
      </w:r>
      <w:bookmarkEnd w:id="1557"/>
    </w:p>
    <w:p w14:paraId="6BC6625E" w14:textId="07CBC558" w:rsidR="00F525F0" w:rsidRPr="00F525F0" w:rsidRDefault="00F525F0" w:rsidP="00F525F0">
      <w:pPr>
        <w:pStyle w:val="Heading4"/>
      </w:pPr>
      <w:bookmarkStart w:id="1558" w:name="_Ref439328220"/>
      <w:r>
        <w:t>The Doxology for St. Simeon the Stylite</w:t>
      </w:r>
      <w:r w:rsidR="00BD2B3F">
        <w:rPr>
          <w:rStyle w:val="FootnoteReference"/>
        </w:rPr>
        <w:footnoteReference w:id="893"/>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59" w:name="_Toc448227605"/>
      <w:r>
        <w:t>May 25 / Pashons 30: Departure of St. Fournous the Disciple</w:t>
      </w:r>
      <w:bookmarkEnd w:id="1559"/>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60" w:name="_Toc448227606"/>
      <w:r>
        <w:t>May 27 / Paoni 2: St. Commemoration of the Appearance of the Bodies of St. John the Baptist and Elisha the Prophet</w:t>
      </w:r>
      <w:bookmarkEnd w:id="1560"/>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61" w:name="_Toc448227607"/>
      <w:r>
        <w:t>May 28 / Paoni 3: Consecration of St. George’s Church</w:t>
      </w:r>
      <w:bookmarkEnd w:id="1561"/>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62" w:name="_Toc448227608"/>
      <w:r>
        <w:t xml:space="preserve">May 28 / Paoni 3: </w:t>
      </w:r>
      <w:r w:rsidR="00601ED3">
        <w:t xml:space="preserve">Also </w:t>
      </w:r>
      <w:r>
        <w:t>St. Abraam of Fayyoum</w:t>
      </w:r>
      <w:bookmarkEnd w:id="1562"/>
    </w:p>
    <w:p w14:paraId="26D71FAF" w14:textId="77777777" w:rsidR="00C30529" w:rsidRDefault="00C30529" w:rsidP="00C30529">
      <w:pPr>
        <w:pStyle w:val="Heading4"/>
      </w:pPr>
      <w:bookmarkStart w:id="1563" w:name="_Ref434492469"/>
      <w:r>
        <w:t>The Doxology</w:t>
      </w:r>
      <w:r w:rsidR="00B82753">
        <w:t xml:space="preserve"> for St. Abraam of Fayyoum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9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67" w:name="_Toc448227609"/>
      <w:r>
        <w:t>May 30 / Paoni 5: Consecration of the Church of St. Victor</w:t>
      </w:r>
      <w:bookmarkEnd w:id="1567"/>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68" w:name="_Toc410196217"/>
      <w:bookmarkStart w:id="1569" w:name="_Toc410196459"/>
      <w:bookmarkStart w:id="1570" w:name="_Toc410196961"/>
      <w:bookmarkStart w:id="1571" w:name="_Toc448227707"/>
      <w:bookmarkStart w:id="1572" w:name="June"/>
      <w:bookmarkEnd w:id="1521"/>
      <w:r>
        <w:lastRenderedPageBreak/>
        <w:t>June</w:t>
      </w:r>
      <w:bookmarkEnd w:id="1568"/>
      <w:bookmarkEnd w:id="1569"/>
      <w:bookmarkEnd w:id="1570"/>
      <w:r w:rsidR="00C30529">
        <w:t xml:space="preserve"> or </w:t>
      </w:r>
      <w:r w:rsidR="00C30529">
        <w:rPr>
          <w:rFonts w:ascii="FreeSerifAvvaShenouda" w:hAnsi="FreeSerifAvvaShenouda" w:cs="FreeSerifAvvaShenouda"/>
        </w:rPr>
        <w:t>Ⲡⲁⲱⲛⲉ</w:t>
      </w:r>
      <w:bookmarkEnd w:id="1571"/>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4D23BC">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4D23BC">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4D23BC">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4D23BC">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4D23BC">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4D23BC">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4D23BC">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4D23BC">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4D23BC">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4D23BC">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4D23BC">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4D23BC">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4D23BC">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4D23BC">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4D23BC">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4D23BC">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4D23BC">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4D23BC">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4D23BC">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3" w:name="_Toc448227610"/>
      <w:r>
        <w:lastRenderedPageBreak/>
        <w:t>The Apostles' Fast</w:t>
      </w:r>
      <w:bookmarkEnd w:id="1573"/>
    </w:p>
    <w:p w14:paraId="06362FF7" w14:textId="77777777" w:rsidR="00654C55" w:rsidRDefault="00654C55" w:rsidP="00654C55">
      <w:pPr>
        <w:pStyle w:val="Heading4"/>
      </w:pPr>
      <w:bookmarkStart w:id="1574" w:name="_Ref434476183"/>
      <w:r>
        <w:t>The Psali Adam</w:t>
      </w:r>
      <w:r w:rsidR="006C1B94">
        <w:t xml:space="preserve"> for the Apostles’ Fast</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75" w:name="_Ref434476204"/>
      <w:r>
        <w:t>The Psali Batos</w:t>
      </w:r>
      <w:r w:rsidR="006C1B94">
        <w:t xml:space="preserve"> for the Apostles’ Fast</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76"/>
            <w:r>
              <w:t xml:space="preserve">the </w:t>
            </w:r>
            <w:commentRangeEnd w:id="1576"/>
            <w:r>
              <w:rPr>
                <w:rStyle w:val="CommentReference"/>
              </w:rPr>
              <w:commentReference w:id="157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77" w:name="_Toc448227611"/>
      <w:r>
        <w:t>June 6 / Paoni 12: Commemoration of Archangel Michael</w:t>
      </w:r>
      <w:bookmarkEnd w:id="1577"/>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78" w:name="_Toc448227612"/>
      <w:r>
        <w:t>June 7 / Paoni 13: Archangel Gabriel</w:t>
      </w:r>
      <w:r w:rsidR="00D31016">
        <w:t>, the Evangelist of Daniel</w:t>
      </w:r>
      <w:bookmarkEnd w:id="1578"/>
    </w:p>
    <w:p w14:paraId="00F4ACC1" w14:textId="77777777" w:rsidR="00595AF3" w:rsidRPr="00980D99" w:rsidRDefault="00595AF3" w:rsidP="00595AF3">
      <w:pPr>
        <w:pStyle w:val="Heading4"/>
      </w:pPr>
      <w:bookmarkStart w:id="1579" w:name="_Ref434488149"/>
      <w:r>
        <w:t>The Doxology</w:t>
      </w:r>
      <w:r w:rsidR="00B46E6E">
        <w:t xml:space="preserve"> for Archangel Gabriel, the Evangelist of Daniel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9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9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9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0" w:name="_Ref434564551"/>
      <w:bookmarkStart w:id="1581" w:name="_Toc448227613"/>
      <w:r>
        <w:t>June 8 / Paoni 14: Sts. Apakir and John</w:t>
      </w:r>
      <w:bookmarkEnd w:id="1580"/>
      <w:bookmarkEnd w:id="1581"/>
    </w:p>
    <w:p w14:paraId="25CBD4EF" w14:textId="77777777" w:rsidR="006A0D7C" w:rsidRPr="00980D99" w:rsidRDefault="006A0D7C" w:rsidP="006A0D7C">
      <w:pPr>
        <w:pStyle w:val="Heading4"/>
      </w:pPr>
      <w:bookmarkStart w:id="1582" w:name="_Ref434489722"/>
      <w:r>
        <w:t>The Doxology</w:t>
      </w:r>
      <w:r w:rsidR="00B46E6E">
        <w:t xml:space="preserve"> for Sts. Apakir and John</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3" w:name="_Toc448227614"/>
      <w:r>
        <w:rPr>
          <w:lang w:val="en-US"/>
        </w:rPr>
        <w:t>June 9 / Paoni 15: Handing over of St. Mark's Relics</w:t>
      </w:r>
      <w:bookmarkEnd w:id="1583"/>
    </w:p>
    <w:p w14:paraId="12A16B61" w14:textId="77777777" w:rsidR="00980D99" w:rsidRDefault="00980D99" w:rsidP="00980D99">
      <w:pPr>
        <w:pStyle w:val="Heading3"/>
        <w:rPr>
          <w:lang w:val="en-US"/>
        </w:rPr>
      </w:pPr>
      <w:bookmarkStart w:id="1584" w:name="_Toc448227615"/>
      <w:r>
        <w:rPr>
          <w:lang w:val="en-US"/>
        </w:rPr>
        <w:t>June 11 / Paoni 17: Return of St. Mark's Relics</w:t>
      </w:r>
      <w:bookmarkEnd w:id="1584"/>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85" w:name="_Toc448227616"/>
      <w:r>
        <w:rPr>
          <w:lang w:val="en-US"/>
        </w:rPr>
        <w:lastRenderedPageBreak/>
        <w:t>June 13 / Paoni 19: Martyrdom of St. George of Zahim</w:t>
      </w:r>
      <w:bookmarkEnd w:id="1585"/>
    </w:p>
    <w:p w14:paraId="4EBBC2F1" w14:textId="77777777" w:rsidR="006D27E4" w:rsidRPr="00980D99" w:rsidRDefault="006D27E4" w:rsidP="006D27E4">
      <w:pPr>
        <w:pStyle w:val="Heading4"/>
      </w:pPr>
      <w:bookmarkStart w:id="1586" w:name="_Ref434489925"/>
      <w:r>
        <w:t>The Doxology</w:t>
      </w:r>
      <w:r w:rsidR="00B46E6E">
        <w:t xml:space="preserve"> for St. George of Zahim</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9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87" w:name="_Toc448227617"/>
      <w:r>
        <w:lastRenderedPageBreak/>
        <w:t>June 15 / Paoni 21: Commemoration of the Theotokos</w:t>
      </w:r>
      <w:bookmarkEnd w:id="1587"/>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88" w:name="_Toc448227618"/>
      <w:r>
        <w:t>June 16 / Paoni 22: Consecration of a Church of St. Cosmas and Damian, Their Brothers and Their Mother</w:t>
      </w:r>
      <w:bookmarkEnd w:id="1588"/>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89" w:name="_Toc448227619"/>
      <w:r>
        <w:rPr>
          <w:lang w:val="en-US"/>
        </w:rPr>
        <w:t xml:space="preserve">June 18 / Paoni 24: </w:t>
      </w:r>
      <w:r w:rsidR="001B4E41">
        <w:rPr>
          <w:lang w:val="en-US"/>
        </w:rPr>
        <w:t xml:space="preserve">The Strong </w:t>
      </w:r>
      <w:r>
        <w:rPr>
          <w:lang w:val="en-US"/>
        </w:rPr>
        <w:t>St. Moses</w:t>
      </w:r>
      <w:bookmarkEnd w:id="1589"/>
    </w:p>
    <w:p w14:paraId="5BCAE9A6" w14:textId="77777777" w:rsidR="00980D99" w:rsidRDefault="00980D99" w:rsidP="00980D99">
      <w:pPr>
        <w:pStyle w:val="Heading4"/>
        <w:rPr>
          <w:lang w:val="en-US"/>
        </w:rPr>
      </w:pPr>
      <w:bookmarkStart w:id="1590" w:name="_Ref434491006"/>
      <w:r>
        <w:rPr>
          <w:lang w:val="en-US"/>
        </w:rPr>
        <w:t>The Doxology</w:t>
      </w:r>
      <w:r w:rsidR="00810F04">
        <w:rPr>
          <w:lang w:val="en-US"/>
        </w:rPr>
        <w:t xml:space="preserve"> for the Strong St. Moses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9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0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0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1" w:name="_Toc448227620"/>
      <w:r>
        <w:rPr>
          <w:lang w:val="en-US"/>
        </w:rPr>
        <w:t>June 19 / Paoni 25: Martyrdom of St</w:t>
      </w:r>
      <w:r w:rsidR="00191A26">
        <w:rPr>
          <w:lang w:val="en-US"/>
        </w:rPr>
        <w:t>. Jude the Disciple and Epistle-</w:t>
      </w:r>
      <w:r>
        <w:rPr>
          <w:lang w:val="en-US"/>
        </w:rPr>
        <w:t>Writer</w:t>
      </w:r>
      <w:bookmarkEnd w:id="1601"/>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602" w:name="_Toc448227621"/>
      <w:r>
        <w:t xml:space="preserve">June 20 / Paoni 26: </w:t>
      </w:r>
      <w:r w:rsidR="00237D47">
        <w:t xml:space="preserve">Consecration of the Church of </w:t>
      </w:r>
      <w:r>
        <w:t>Archangel Gabriel</w:t>
      </w:r>
      <w:bookmarkEnd w:id="1602"/>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3" w:name="_Toc448227622"/>
      <w:r>
        <w:rPr>
          <w:lang w:val="en-US"/>
        </w:rPr>
        <w:lastRenderedPageBreak/>
        <w:t>June 21 / Paoni 27: Martyrdom of St. Ananias the Apostle</w:t>
      </w:r>
      <w:bookmarkEnd w:id="1603"/>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4" w:name="_Toc448227623"/>
      <w:r>
        <w:t>June 23 / Paoni 29: Commemoration of the Annunciation, Nativity, and Resurrection on the 29</w:t>
      </w:r>
      <w:r w:rsidRPr="00C0205C">
        <w:rPr>
          <w:vertAlign w:val="superscript"/>
        </w:rPr>
        <w:t>th</w:t>
      </w:r>
      <w:r>
        <w:t xml:space="preserve"> of Every Month</w:t>
      </w:r>
      <w:bookmarkEnd w:id="1604"/>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05" w:name="_Toc448227624"/>
      <w:r>
        <w:rPr>
          <w:lang w:val="en-US"/>
        </w:rPr>
        <w:t>June 24 / Paoni 30: The Nativity of St. John the Baptist</w:t>
      </w:r>
      <w:bookmarkEnd w:id="1605"/>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06" w:name="_Toc448227625"/>
      <w:r>
        <w:t>June 26 / Epip 2: Departure of St. Thaddaeus the Apostle</w:t>
      </w:r>
      <w:bookmarkEnd w:id="1606"/>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07" w:name="_Toc448227626"/>
      <w:r>
        <w:t>June 27 / Epip 3: St. Cyril of Alexandria</w:t>
      </w:r>
      <w:bookmarkEnd w:id="160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08" w:name="_Toc448227627"/>
      <w:r>
        <w:t>June 28 / Epip 4: Sts. Apakir and John</w:t>
      </w:r>
      <w:bookmarkEnd w:id="1608"/>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09"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09"/>
    </w:p>
    <w:p w14:paraId="6FD478B9" w14:textId="77777777" w:rsidR="004C7F73" w:rsidRDefault="004C7F73" w:rsidP="004C7F73">
      <w:pPr>
        <w:pStyle w:val="Heading4"/>
      </w:pPr>
      <w:bookmarkStart w:id="1610" w:name="_Ref434477973"/>
      <w:r>
        <w:t>The Doxology of Sts. Peter and Paul</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1"/>
            <w:r>
              <w:t>Are the working husbandmen</w:t>
            </w:r>
            <w:commentRangeEnd w:id="1611"/>
            <w:r>
              <w:rPr>
                <w:rStyle w:val="CommentReference"/>
                <w:rFonts w:ascii="Times New Roman" w:eastAsiaTheme="minorHAnsi" w:hAnsi="Times New Roman" w:cstheme="minorBidi"/>
                <w:color w:val="auto"/>
              </w:rPr>
              <w:commentReference w:id="161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2"/>
            <w:r>
              <w:t xml:space="preserve">With </w:t>
            </w:r>
            <w:commentRangeEnd w:id="1612"/>
            <w:r>
              <w:rPr>
                <w:rStyle w:val="CommentReference"/>
                <w:rFonts w:ascii="Times New Roman" w:eastAsiaTheme="minorHAnsi" w:hAnsi="Times New Roman" w:cstheme="minorBidi"/>
                <w:color w:val="auto"/>
              </w:rPr>
              <w:commentReference w:id="161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3"/>
            <w:commentRangeStart w:id="1614"/>
            <w:r>
              <w:t xml:space="preserve">sound </w:t>
            </w:r>
            <w:commentRangeEnd w:id="1613"/>
            <w:r>
              <w:rPr>
                <w:rStyle w:val="CommentReference"/>
                <w:rFonts w:ascii="Times New Roman" w:eastAsiaTheme="minorHAnsi" w:hAnsi="Times New Roman" w:cstheme="minorBidi"/>
                <w:color w:val="auto"/>
              </w:rPr>
              <w:commentReference w:id="1613"/>
            </w:r>
            <w:commentRangeEnd w:id="1614"/>
            <w:r>
              <w:rPr>
                <w:rStyle w:val="CommentReference"/>
                <w:rFonts w:ascii="Times New Roman" w:eastAsiaTheme="minorHAnsi" w:hAnsi="Times New Roman" w:cstheme="minorBidi"/>
                <w:color w:val="auto"/>
              </w:rPr>
              <w:commentReference w:id="161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15" w:name="_Ref434488724"/>
      <w:r>
        <w:t>The Doxology of St.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1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17"/>
            <w:r>
              <w:t xml:space="preserve">To </w:t>
            </w:r>
            <w:commentRangeEnd w:id="1617"/>
            <w:r>
              <w:rPr>
                <w:rStyle w:val="CommentReference"/>
                <w:rFonts w:ascii="Times New Roman" w:eastAsiaTheme="minorHAnsi" w:hAnsi="Times New Roman" w:cstheme="minorBidi"/>
                <w:color w:val="auto"/>
              </w:rPr>
              <w:commentReference w:id="1617"/>
            </w:r>
            <w:r>
              <w:t xml:space="preserve">all the </w:t>
            </w:r>
            <w:commentRangeStart w:id="1618"/>
            <w:r>
              <w:t>Gentiles</w:t>
            </w:r>
            <w:commentRangeEnd w:id="1618"/>
            <w:r>
              <w:rPr>
                <w:rStyle w:val="CommentReference"/>
                <w:rFonts w:ascii="Times New Roman" w:eastAsiaTheme="minorHAnsi" w:hAnsi="Times New Roman" w:cstheme="minorBidi"/>
                <w:color w:val="auto"/>
              </w:rPr>
              <w:commentReference w:id="161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19"/>
            <w:r>
              <w:t>To be completely filled</w:t>
            </w:r>
          </w:p>
          <w:p w14:paraId="68A85021" w14:textId="77777777" w:rsidR="00306181" w:rsidRDefault="00306181" w:rsidP="00306181">
            <w:pPr>
              <w:pStyle w:val="EngHangEnd"/>
            </w:pPr>
            <w:r>
              <w:t>With God in love.</w:t>
            </w:r>
            <w:commentRangeEnd w:id="1619"/>
            <w:r>
              <w:rPr>
                <w:rStyle w:val="CommentReference"/>
                <w:rFonts w:ascii="Times New Roman" w:eastAsiaTheme="minorHAnsi" w:hAnsi="Times New Roman" w:cstheme="minorBidi"/>
                <w:color w:val="auto"/>
              </w:rPr>
              <w:commentReference w:id="161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0" w:name="_Ref434476236"/>
      <w:r>
        <w:t>The Psali Adam</w:t>
      </w:r>
      <w:r w:rsidR="006C1B94">
        <w:t xml:space="preserve"> for the Apostles’ Feast</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1" w:name="_Ref434476261"/>
      <w:r>
        <w:t>The Psali Batos</w:t>
      </w:r>
      <w:r w:rsidR="006C1B94">
        <w:t xml:space="preserve"> for the Apostles’ Feast</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2" w:name="_Toc448227629"/>
      <w:r>
        <w:rPr>
          <w:lang w:val="en-US"/>
        </w:rPr>
        <w:t>June 30 / Epip 6: Martyrdom of St. Aoulimpas the Apostle</w:t>
      </w:r>
      <w:bookmarkEnd w:id="1622"/>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3" w:name="_Toc410196218"/>
      <w:bookmarkStart w:id="1624" w:name="_Toc410196460"/>
      <w:bookmarkStart w:id="1625" w:name="_Toc410196962"/>
      <w:bookmarkStart w:id="1626" w:name="_Toc448227708"/>
      <w:bookmarkStart w:id="1627" w:name="July"/>
      <w:bookmarkEnd w:id="1572"/>
      <w:r>
        <w:lastRenderedPageBreak/>
        <w:t>July</w:t>
      </w:r>
      <w:bookmarkEnd w:id="1623"/>
      <w:bookmarkEnd w:id="1624"/>
      <w:bookmarkEnd w:id="1625"/>
      <w:r w:rsidR="00980D99">
        <w:t xml:space="preserve"> or </w:t>
      </w:r>
      <w:r w:rsidR="00980D99">
        <w:rPr>
          <w:rFonts w:ascii="FreeSerifAvvaShenouda" w:hAnsi="FreeSerifAvvaShenouda" w:cs="FreeSerifAvvaShenouda"/>
        </w:rPr>
        <w:t>Ⲉⲡⲏⲡ</w:t>
      </w:r>
      <w:bookmarkEnd w:id="1626"/>
    </w:p>
    <w:bookmarkStart w:id="1628" w:name="_Ref434562742" w:displacedByCustomXml="next"/>
    <w:bookmarkStart w:id="1629" w:name="_Toc410196221" w:displacedByCustomXml="next"/>
    <w:bookmarkStart w:id="1630" w:name="_Toc410196463" w:displacedByCustomXml="next"/>
    <w:bookmarkStart w:id="1631" w:name="_Toc410196965"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4D23BC">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4D23BC">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4D23BC">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4D23BC">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4D23BC">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4D23BC">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4D23BC">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4D23BC">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4D23BC">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4D23BC">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4D23BC">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4D23BC">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4D23BC">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4D23BC">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4D23BC">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4D23BC">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2" w:name="_Ref436250323"/>
      <w:bookmarkStart w:id="1633" w:name="_Toc448227630"/>
      <w:r>
        <w:rPr>
          <w:rFonts w:ascii="Times New Roman" w:hAnsi="Times New Roman" w:cs="Times New Roman"/>
        </w:rPr>
        <w:lastRenderedPageBreak/>
        <w:t>July 1 / Epip 7: St. Shenoute</w:t>
      </w:r>
      <w:bookmarkEnd w:id="1628"/>
      <w:bookmarkEnd w:id="1632"/>
      <w:bookmarkEnd w:id="1633"/>
    </w:p>
    <w:p w14:paraId="5B5A5AD3" w14:textId="77777777" w:rsidR="00980D99" w:rsidRDefault="00980D99" w:rsidP="00980D99">
      <w:pPr>
        <w:pStyle w:val="Heading4"/>
        <w:rPr>
          <w:lang w:val="en-US"/>
        </w:rPr>
      </w:pPr>
      <w:bookmarkStart w:id="1634" w:name="_Ref434491186"/>
      <w:r>
        <w:rPr>
          <w:lang w:val="en-US"/>
        </w:rPr>
        <w:t>The Doxology</w:t>
      </w:r>
      <w:r w:rsidR="00810F04">
        <w:rPr>
          <w:lang w:val="en-US"/>
        </w:rPr>
        <w:t xml:space="preserve"> for St. Shenoute</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0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0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0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38" w:name="_Ref434491207"/>
      <w:r>
        <w:rPr>
          <w:lang w:val="en-US"/>
        </w:rPr>
        <w:t>A Doxology for St. Besa</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39" w:name="_Toc448227631"/>
      <w:r>
        <w:rPr>
          <w:rFonts w:ascii="Times New Roman" w:hAnsi="Times New Roman" w:cs="Times New Roman"/>
        </w:rPr>
        <w:t>July 1 / Epip 7: Also St. Ignatius</w:t>
      </w:r>
      <w:bookmarkEnd w:id="1639"/>
    </w:p>
    <w:p w14:paraId="08CD1881" w14:textId="77777777" w:rsidR="00980D99" w:rsidRDefault="00980D99" w:rsidP="00980D99">
      <w:pPr>
        <w:pStyle w:val="Heading3"/>
        <w:rPr>
          <w:lang w:val="en-US"/>
        </w:rPr>
      </w:pPr>
      <w:bookmarkStart w:id="1640" w:name="_Ref434560325"/>
      <w:bookmarkStart w:id="1641" w:name="_Toc448227632"/>
      <w:r>
        <w:rPr>
          <w:lang w:val="en-US"/>
        </w:rPr>
        <w:t>July 2 / Epip 8: St. Pishoy</w:t>
      </w:r>
      <w:bookmarkEnd w:id="1640"/>
      <w:bookmarkEnd w:id="1641"/>
    </w:p>
    <w:p w14:paraId="3F31CCDA" w14:textId="77777777" w:rsidR="00980D99" w:rsidRDefault="00980D99" w:rsidP="00980D99">
      <w:pPr>
        <w:pStyle w:val="Heading4"/>
        <w:rPr>
          <w:lang w:val="en-US"/>
        </w:rPr>
      </w:pPr>
      <w:bookmarkStart w:id="1642" w:name="_Ref434490783"/>
      <w:r>
        <w:rPr>
          <w:lang w:val="en-US"/>
        </w:rPr>
        <w:t>The Doxology</w:t>
      </w:r>
      <w:r w:rsidR="00810F04">
        <w:rPr>
          <w:lang w:val="en-US"/>
        </w:rPr>
        <w:t xml:space="preserve"> for St. Pishoy</w:t>
      </w:r>
      <w:bookmarkEnd w:id="1642"/>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0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0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2" w:name="_Toc448227633"/>
      <w:r>
        <w:t>The Virgin’s Fast</w:t>
      </w:r>
      <w:bookmarkEnd w:id="1631"/>
      <w:bookmarkEnd w:id="1630"/>
      <w:bookmarkEnd w:id="1629"/>
      <w:bookmarkEnd w:id="1652"/>
    </w:p>
    <w:p w14:paraId="67B94F6A" w14:textId="77777777" w:rsidR="005B716A" w:rsidRDefault="005B716A" w:rsidP="005B716A">
      <w:pPr>
        <w:pStyle w:val="Heading3"/>
        <w:rPr>
          <w:lang w:val="en-US"/>
        </w:rPr>
      </w:pPr>
      <w:bookmarkStart w:id="1653" w:name="_Toc448227634"/>
      <w:r>
        <w:rPr>
          <w:lang w:val="en-US"/>
        </w:rPr>
        <w:t>July 3 / Epip 9: Martyrdom of</w:t>
      </w:r>
      <w:r w:rsidR="00FE0AE4">
        <w:rPr>
          <w:lang w:val="en-US"/>
        </w:rPr>
        <w:t xml:space="preserve"> </w:t>
      </w:r>
      <w:r>
        <w:rPr>
          <w:lang w:val="en-US"/>
        </w:rPr>
        <w:t>St. Simon Cleophas the Apostle</w:t>
      </w:r>
      <w:bookmarkEnd w:id="1653"/>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4" w:name="_Toc448227635"/>
      <w:r>
        <w:t>July 6 / Epip 12: Commemoration of Archangel Michael</w:t>
      </w:r>
      <w:bookmarkEnd w:id="1654"/>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55" w:name="_Toc448227636"/>
      <w:r>
        <w:t>July 12 / Epip 18: Martyrdom of St. James the Apostle, the Bishop of Jerusalem</w:t>
      </w:r>
      <w:bookmarkEnd w:id="1655"/>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56" w:name="_Ref434562330"/>
      <w:bookmarkStart w:id="1657" w:name="_Toc448227637"/>
      <w:r>
        <w:t>July 14 / Epip 20: Martyrdom of St. Theodore of Shotep, the General</w:t>
      </w:r>
      <w:bookmarkEnd w:id="1656"/>
      <w:bookmarkEnd w:id="1657"/>
    </w:p>
    <w:p w14:paraId="7B584133" w14:textId="77777777" w:rsidR="009C1989" w:rsidRDefault="009C1989" w:rsidP="009C1989">
      <w:pPr>
        <w:pStyle w:val="Heading4"/>
      </w:pPr>
      <w:bookmarkStart w:id="1658" w:name="_Ref434489277"/>
      <w:r>
        <w:t>The Doxology of St. Theodore of Shotep, the General</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59" w:name="_Ref434489296"/>
      <w:r>
        <w:t>Another Doxology of St. Theodore of Shotep, the General</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0"/>
            <w:r>
              <w:t>struggler</w:t>
            </w:r>
            <w:commentRangeEnd w:id="1660"/>
            <w:r>
              <w:rPr>
                <w:rStyle w:val="CommentReference"/>
                <w:rFonts w:ascii="Times New Roman" w:eastAsiaTheme="minorHAnsi" w:hAnsi="Times New Roman" w:cstheme="minorBidi"/>
                <w:color w:val="auto"/>
              </w:rPr>
              <w:commentReference w:id="166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1" w:name="_Toc448227638"/>
      <w:r>
        <w:t>July 15 / Epip 21: Commemoration of the Theotokos</w:t>
      </w:r>
      <w:bookmarkEnd w:id="1661"/>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62" w:name="_Ref434562663"/>
      <w:bookmarkStart w:id="1663" w:name="_Toc448227639"/>
      <w:r>
        <w:t>July 17 / Epip 23: The Martyrdom of St. Marina</w:t>
      </w:r>
      <w:bookmarkEnd w:id="1662"/>
      <w:bookmarkEnd w:id="1663"/>
    </w:p>
    <w:p w14:paraId="71210AE6" w14:textId="77777777" w:rsidR="0078548F" w:rsidRDefault="0078548F" w:rsidP="0078548F">
      <w:pPr>
        <w:pStyle w:val="Heading4"/>
      </w:pPr>
      <w:bookmarkStart w:id="1664" w:name="_Ref434490204"/>
      <w:r>
        <w:t>The Doxology</w:t>
      </w:r>
      <w:r w:rsidR="00B46E6E">
        <w:t xml:space="preserve"> for St. Marina</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65" w:name="_Toc448227640"/>
      <w:r>
        <w:t>July 18 / Epip 24: The Martyrdom of Abba Noub</w:t>
      </w:r>
      <w:bookmarkEnd w:id="1665"/>
    </w:p>
    <w:p w14:paraId="45A4C76D" w14:textId="77777777" w:rsidR="00951605" w:rsidRDefault="00951605" w:rsidP="00951605">
      <w:pPr>
        <w:pStyle w:val="Heading4"/>
      </w:pPr>
      <w:bookmarkStart w:id="1666" w:name="_Ref434489534"/>
      <w:r>
        <w:t>The Doxology</w:t>
      </w:r>
      <w:r w:rsidR="00B46E6E">
        <w:t xml:space="preserve"> for Abba Noub</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67"/>
            <w:r>
              <w:t>Abba Noub</w:t>
            </w:r>
            <w:commentRangeEnd w:id="1667"/>
            <w:r>
              <w:rPr>
                <w:rStyle w:val="CommentReference"/>
                <w:rFonts w:ascii="Times New Roman" w:eastAsiaTheme="minorHAnsi" w:hAnsi="Times New Roman" w:cstheme="minorBidi"/>
                <w:color w:val="auto"/>
              </w:rPr>
              <w:commentReference w:id="166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68"/>
            <w:r>
              <w:t xml:space="preserve">upright </w:t>
            </w:r>
            <w:commentRangeEnd w:id="1668"/>
            <w:r>
              <w:rPr>
                <w:rStyle w:val="CommentReference"/>
                <w:rFonts w:ascii="Times New Roman" w:eastAsiaTheme="minorHAnsi" w:hAnsi="Times New Roman" w:cstheme="minorBidi"/>
                <w:color w:val="auto"/>
              </w:rPr>
              <w:commentReference w:id="166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69" w:name="_Toc448227641"/>
      <w:r>
        <w:t>July 20 / Epip 26: Joseph the Carpenter</w:t>
      </w:r>
      <w:bookmarkEnd w:id="1669"/>
    </w:p>
    <w:p w14:paraId="5DE3B33E" w14:textId="77777777" w:rsidR="00BF240D" w:rsidRDefault="00BF240D" w:rsidP="00BF240D">
      <w:pPr>
        <w:pStyle w:val="Heading4"/>
      </w:pPr>
      <w:bookmarkStart w:id="1670" w:name="_Ref434488476"/>
      <w:r>
        <w:t>The Doxology</w:t>
      </w:r>
      <w:r w:rsidR="00B46E6E">
        <w:t xml:space="preserve"> for St. Joseph the Carpenter</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0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1" w:name="_Toc448227642"/>
      <w:bookmarkStart w:id="1672" w:name="_Toc410196222"/>
      <w:bookmarkStart w:id="1673" w:name="_Toc410196464"/>
      <w:bookmarkStart w:id="1674" w:name="_Toc410196966"/>
      <w:r>
        <w:t>July 20 / Epip 26: Also St. Frumentius (Abune Selama), the First Bishop of Ethiopia</w:t>
      </w:r>
      <w:bookmarkEnd w:id="1671"/>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75" w:name="_Toc448227643"/>
      <w:r>
        <w:t>July 22 / Epip 28: Departure of St. Mary Magdalene</w:t>
      </w:r>
      <w:bookmarkEnd w:id="1675"/>
    </w:p>
    <w:p w14:paraId="41ADBBFF" w14:textId="77777777" w:rsidR="00C325FC" w:rsidRDefault="00C325FC" w:rsidP="00C325FC">
      <w:pPr>
        <w:pStyle w:val="Heading4"/>
      </w:pPr>
      <w:bookmarkStart w:id="1676" w:name="_Ref434489077"/>
      <w:r>
        <w:t>The Doxology</w:t>
      </w:r>
      <w:r w:rsidR="00B46E6E">
        <w:t xml:space="preserve"> for St. Mary Magdalene</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77"/>
            <w:r>
              <w:t xml:space="preserve">ϯⲁⲅⲓⲁ </w:t>
            </w:r>
            <w:commentRangeEnd w:id="1677"/>
            <w:r>
              <w:rPr>
                <w:rStyle w:val="CommentReference"/>
                <w:rFonts w:ascii="Times New Roman" w:hAnsi="Times New Roman" w:cstheme="minorBidi"/>
                <w:noProof w:val="0"/>
              </w:rPr>
              <w:commentReference w:id="167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78"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78"/>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79" w:name="_Toc448227645"/>
      <w:r>
        <w:t xml:space="preserve">July 23 / Epip 29: </w:t>
      </w:r>
      <w:r w:rsidR="00B52D77">
        <w:t xml:space="preserve">Also the </w:t>
      </w:r>
      <w:r>
        <w:t>Translocation of the Relics of St. Andrew, the Apostle</w:t>
      </w:r>
      <w:bookmarkEnd w:id="1679"/>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80" w:name="_Toc448227646"/>
      <w:r>
        <w:t>July 28 / Mesori 4: Consecration of the Church of St. Anthony</w:t>
      </w:r>
      <w:bookmarkEnd w:id="1680"/>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27"/>
      <w:r>
        <w:t>.</w:t>
      </w:r>
    </w:p>
    <w:p w14:paraId="62D72F65" w14:textId="77777777" w:rsidR="00495F1A" w:rsidRPr="00980D99" w:rsidRDefault="00495F1A" w:rsidP="00495F1A">
      <w:pPr>
        <w:pStyle w:val="Heading2"/>
        <w:rPr>
          <w:lang w:val="en-US"/>
        </w:rPr>
      </w:pPr>
      <w:bookmarkStart w:id="1681" w:name="_Toc448227709"/>
      <w:bookmarkStart w:id="1682" w:name="August"/>
      <w:r>
        <w:lastRenderedPageBreak/>
        <w:t>August</w:t>
      </w:r>
      <w:bookmarkEnd w:id="1672"/>
      <w:bookmarkEnd w:id="1673"/>
      <w:bookmarkEnd w:id="167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1"/>
    </w:p>
    <w:bookmarkStart w:id="1683" w:name="_Toc410196223" w:displacedByCustomXml="next"/>
    <w:bookmarkStart w:id="1684" w:name="_Toc410196465" w:displacedByCustomXml="next"/>
    <w:bookmarkStart w:id="1685" w:name="_Toc410196967"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4D23BC">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4D23BC">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4D23BC">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4D23BC">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4D23BC">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4D23BC">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4D23BC">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4D23BC">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4D23BC">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4D23BC">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4D23BC">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4D23BC">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86" w:name="_Toc448227647"/>
      <w:r>
        <w:lastRenderedPageBreak/>
        <w:t>August 1 / Mesori 8: The Confession of St. Peter</w:t>
      </w:r>
      <w:bookmarkEnd w:id="1686"/>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87" w:name="_Toc448227648"/>
      <w:r>
        <w:t>August 5 / Mesori 12: Commemoration of Archangel Michael</w:t>
      </w:r>
      <w:bookmarkEnd w:id="1687"/>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88" w:name="_Toc448227649"/>
      <w:r>
        <w:t xml:space="preserve">August 6 / Mesori 13: </w:t>
      </w:r>
      <w:r w:rsidR="00495F1A">
        <w:t>The Transfiguration</w:t>
      </w:r>
      <w:bookmarkEnd w:id="1685"/>
      <w:bookmarkEnd w:id="1684"/>
      <w:bookmarkEnd w:id="1683"/>
      <w:bookmarkEnd w:id="1688"/>
    </w:p>
    <w:p w14:paraId="1EF4D652" w14:textId="77777777" w:rsidR="00980D99" w:rsidRDefault="00980D99" w:rsidP="00980D99">
      <w:pPr>
        <w:pStyle w:val="Heading4"/>
      </w:pPr>
      <w:bookmarkStart w:id="1689" w:name="_Ref434478012"/>
      <w:r>
        <w:t>The Doxology</w:t>
      </w:r>
      <w:r w:rsidR="00E21EA3">
        <w:t xml:space="preserve"> of the Transfiguration</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0" w:name="_Ref434476299"/>
      <w:r>
        <w:t>The Psali Adam</w:t>
      </w:r>
      <w:r w:rsidR="006C1B94">
        <w:t xml:space="preserve"> for the Transfiguration</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1" w:name="_Ref434476316"/>
      <w:r>
        <w:t>The Psali Batos</w:t>
      </w:r>
      <w:r w:rsidR="006C1B94">
        <w:t xml:space="preserve"> for the Transfiguration</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2" w:name="_Toc410196224"/>
      <w:bookmarkStart w:id="1693" w:name="_Toc410196466"/>
      <w:bookmarkStart w:id="1694" w:name="_Toc410196968"/>
      <w:bookmarkStart w:id="1695" w:name="_Ref435642801"/>
      <w:bookmarkStart w:id="1696" w:name="_Ref435642808"/>
      <w:bookmarkStart w:id="1697" w:name="_Toc448227650"/>
      <w:r>
        <w:t xml:space="preserve">August 9 / Mesori 16: </w:t>
      </w:r>
      <w:r w:rsidR="00495F1A">
        <w:t>The Assumption of the Virgin</w:t>
      </w:r>
      <w:bookmarkEnd w:id="1692"/>
      <w:bookmarkEnd w:id="1693"/>
      <w:bookmarkEnd w:id="1694"/>
      <w:bookmarkEnd w:id="1695"/>
      <w:bookmarkEnd w:id="1696"/>
      <w:bookmarkEnd w:id="1697"/>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698" w:name="_Ref435642763"/>
      <w:r>
        <w:t xml:space="preserve">The Psali </w:t>
      </w:r>
      <w:commentRangeStart w:id="1699"/>
      <w:r>
        <w:t xml:space="preserve">Adam </w:t>
      </w:r>
      <w:commentRangeEnd w:id="1699"/>
      <w:r>
        <w:rPr>
          <w:rStyle w:val="CommentReference"/>
          <w:rFonts w:eastAsiaTheme="minorHAnsi" w:cstheme="minorBidi"/>
          <w:b w:val="0"/>
          <w:bCs w:val="0"/>
          <w:iCs w:val="0"/>
          <w:color w:val="auto"/>
        </w:rPr>
        <w:commentReference w:id="1699"/>
      </w:r>
      <w:r>
        <w:t>for the Virgin</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0"/>
            <w:r>
              <w:t>With divine hands.”</w:t>
            </w:r>
            <w:commentRangeEnd w:id="1700"/>
            <w:r>
              <w:rPr>
                <w:rStyle w:val="CommentReference"/>
                <w:rFonts w:ascii="Times New Roman" w:eastAsiaTheme="minorHAnsi" w:hAnsi="Times New Roman" w:cstheme="minorBidi"/>
                <w:color w:val="auto"/>
              </w:rPr>
              <w:commentReference w:id="170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1" w:name="_Ref435734818"/>
      <w:r>
        <w:t>The Psali Batos for the Virgin</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0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2"/>
            <w:r>
              <w:t>forever</w:t>
            </w:r>
            <w:commentRangeEnd w:id="1702"/>
            <w:r>
              <w:rPr>
                <w:rStyle w:val="CommentReference"/>
                <w:rFonts w:ascii="Times New Roman" w:eastAsiaTheme="minorHAnsi" w:hAnsi="Times New Roman" w:cstheme="minorBidi"/>
                <w:color w:val="auto"/>
              </w:rPr>
              <w:commentReference w:id="170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3"/>
            <w:r>
              <w:t>In the unshakable places.</w:t>
            </w:r>
            <w:commentRangeEnd w:id="1703"/>
            <w:r>
              <w:rPr>
                <w:rStyle w:val="CommentReference"/>
                <w:rFonts w:ascii="Times New Roman" w:eastAsiaTheme="minorHAnsi" w:hAnsi="Times New Roman" w:cstheme="minorBidi"/>
                <w:color w:val="auto"/>
              </w:rPr>
              <w:commentReference w:id="170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4"/>
            <w:r>
              <w:t>Your name adorns our works.</w:t>
            </w:r>
            <w:commentRangeEnd w:id="1704"/>
            <w:r>
              <w:rPr>
                <w:rStyle w:val="CommentReference"/>
                <w:rFonts w:ascii="Times New Roman" w:eastAsiaTheme="minorHAnsi" w:hAnsi="Times New Roman" w:cstheme="minorBidi"/>
                <w:color w:val="auto"/>
              </w:rPr>
              <w:commentReference w:id="170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05"/>
            <w:r>
              <w:t xml:space="preserve">Interceding </w:t>
            </w:r>
            <w:commentRangeEnd w:id="1705"/>
            <w:r>
              <w:rPr>
                <w:rStyle w:val="CommentReference"/>
                <w:rFonts w:ascii="Times New Roman" w:eastAsiaTheme="minorHAnsi" w:hAnsi="Times New Roman" w:cstheme="minorBidi"/>
                <w:color w:val="auto"/>
              </w:rPr>
              <w:commentReference w:id="170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06" w:name="_Toc448227651"/>
      <w:r>
        <w:t>August 12 / Mesori 19: Translocation of the Relics of St. Macarius the Great</w:t>
      </w:r>
      <w:bookmarkEnd w:id="1706"/>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07" w:name="_Toc448227652"/>
      <w:r>
        <w:t>August 14 / Mesori 21: Commemoration of the Theotokos</w:t>
      </w:r>
      <w:bookmarkEnd w:id="1707"/>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08" w:name="_Ref434563030"/>
      <w:bookmarkStart w:id="1709" w:name="_Toc448227653"/>
      <w:r>
        <w:t>August 17 / Mesori 24: Departure of St. Takle Haymanot</w:t>
      </w:r>
      <w:bookmarkEnd w:id="1708"/>
      <w:bookmarkEnd w:id="1709"/>
    </w:p>
    <w:p w14:paraId="34845613" w14:textId="77777777" w:rsidR="009F60F1" w:rsidRDefault="009F60F1" w:rsidP="009F60F1">
      <w:pPr>
        <w:pStyle w:val="Heading4"/>
      </w:pPr>
      <w:bookmarkStart w:id="1710" w:name="_Ref434492302"/>
      <w:r>
        <w:t>The Doxology</w:t>
      </w:r>
      <w:r w:rsidR="00B82753">
        <w:t xml:space="preserve"> for St. Takle Haymanot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1" w:name="_Toc448227654"/>
      <w:r>
        <w:lastRenderedPageBreak/>
        <w:t>August 21 / Mesori 28: The Patriarchs: Abraham, Isaac, and Jacob</w:t>
      </w:r>
      <w:bookmarkEnd w:id="1711"/>
    </w:p>
    <w:p w14:paraId="1D063B19" w14:textId="77777777" w:rsidR="00431ABD" w:rsidRDefault="00431ABD" w:rsidP="00431ABD">
      <w:pPr>
        <w:pStyle w:val="Heading4"/>
      </w:pPr>
      <w:bookmarkStart w:id="1712" w:name="_Ref434492413"/>
      <w:r>
        <w:t>The Doxology</w:t>
      </w:r>
      <w:r w:rsidR="00B82753">
        <w:t xml:space="preserve"> for the Patriarchs: Abraham, Isaac, and Jacob</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3" w:name="_Toc448227655"/>
      <w:r>
        <w:lastRenderedPageBreak/>
        <w:t>August 22 / Mesori 29: Commemoration of the Annunciation, Nativity, and Resurrection on the 29</w:t>
      </w:r>
      <w:r w:rsidRPr="00C0205C">
        <w:rPr>
          <w:vertAlign w:val="superscript"/>
        </w:rPr>
        <w:t>th</w:t>
      </w:r>
      <w:r>
        <w:t xml:space="preserve"> of Every Month</w:t>
      </w:r>
      <w:bookmarkEnd w:id="1713"/>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4" w:name="_Toc448227656"/>
      <w:r>
        <w:t xml:space="preserve">August 22 / Mesori 29: </w:t>
      </w:r>
      <w:r w:rsidR="007D439A">
        <w:t xml:space="preserve">Also the </w:t>
      </w:r>
      <w:r>
        <w:t>Translocation of the Relics of St. John the Short to Scetis</w:t>
      </w:r>
      <w:bookmarkEnd w:id="1714"/>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15" w:name="_Toc448227657"/>
      <w:r>
        <w:t>August 25 / Little Month 2: Departure of St. Titus the Apostle</w:t>
      </w:r>
      <w:bookmarkEnd w:id="1715"/>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16" w:name="_Toc448227658"/>
      <w:r>
        <w:t>August 26 / Little Month 3: Archangel Raphael</w:t>
      </w:r>
      <w:bookmarkEnd w:id="1716"/>
    </w:p>
    <w:p w14:paraId="0292BCC5" w14:textId="77777777" w:rsidR="00C30039" w:rsidRDefault="00C30039" w:rsidP="00C30039">
      <w:pPr>
        <w:pStyle w:val="Heading4"/>
      </w:pPr>
      <w:bookmarkStart w:id="1717" w:name="_Ref434488208"/>
      <w:r>
        <w:t>The Doxology</w:t>
      </w:r>
      <w:r w:rsidR="00B46E6E">
        <w:t xml:space="preserve"> for Archangel Raphael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18" w:name="_Toc448227659"/>
      <w:r>
        <w:t>August 28 / Little Month 5</w:t>
      </w:r>
      <w:r w:rsidR="00980D99">
        <w:t>: St. Parsouma</w:t>
      </w:r>
      <w:bookmarkEnd w:id="1718"/>
    </w:p>
    <w:p w14:paraId="32F5CFB7" w14:textId="77777777" w:rsidR="00980D99" w:rsidRDefault="00980D99" w:rsidP="00980D99">
      <w:pPr>
        <w:pStyle w:val="Heading4"/>
      </w:pPr>
      <w:bookmarkStart w:id="1719" w:name="_Ref434491294"/>
      <w:r>
        <w:t>The Doxology</w:t>
      </w:r>
      <w:r w:rsidR="00810F04">
        <w:t xml:space="preserve"> for St. Parsouma</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0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3"/>
            <w:r>
              <w:t xml:space="preserve">ⲙ̀Ⲡⲭ̄ⲥ̄ </w:t>
            </w:r>
            <w:commentRangeEnd w:id="1723"/>
            <w:r>
              <w:rPr>
                <w:rStyle w:val="CommentReference"/>
                <w:rFonts w:ascii="Times New Roman" w:hAnsi="Times New Roman" w:cstheme="minorBidi"/>
                <w:noProof w:val="0"/>
              </w:rPr>
              <w:commentReference w:id="172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4"/>
            <w:r>
              <w:t xml:space="preserve">ⲡⲉⲛⲥⲱⲧⲏⲣ </w:t>
            </w:r>
            <w:commentRangeEnd w:id="1724"/>
            <w:r>
              <w:rPr>
                <w:rStyle w:val="CommentReference"/>
                <w:rFonts w:ascii="Times New Roman" w:hAnsi="Times New Roman" w:cstheme="minorBidi"/>
                <w:noProof w:val="0"/>
              </w:rPr>
              <w:commentReference w:id="172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25" w:name="_Toc410196226"/>
      <w:bookmarkStart w:id="1726" w:name="_Toc410196468"/>
      <w:bookmarkStart w:id="1727" w:name="_Toc410196970"/>
      <w:bookmarkStart w:id="1728" w:name="_Toc448227710"/>
      <w:bookmarkStart w:id="1729" w:name="Pascal"/>
      <w:bookmarkEnd w:id="1682"/>
      <w:r>
        <w:lastRenderedPageBreak/>
        <w:t>The Pascal Cycle</w:t>
      </w:r>
      <w:bookmarkEnd w:id="1725"/>
      <w:bookmarkEnd w:id="1726"/>
      <w:bookmarkEnd w:id="1727"/>
      <w:bookmarkEnd w:id="1728"/>
    </w:p>
    <w:bookmarkStart w:id="1730" w:name="_Toc410196227" w:displacedByCustomXml="next"/>
    <w:bookmarkStart w:id="1731" w:name="_Toc410196469" w:displacedByCustomXml="next"/>
    <w:bookmarkStart w:id="1732" w:name="_Toc410196971"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4D23BC">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4D23BC">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4D23BC">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4D23BC">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4D23BC">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4D23BC">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4D23BC">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4D23BC">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4D23BC">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3" w:name="_Toc448227660"/>
      <w:r>
        <w:lastRenderedPageBreak/>
        <w:t>Jonah’s Fast</w:t>
      </w:r>
      <w:bookmarkEnd w:id="1732"/>
      <w:bookmarkEnd w:id="1731"/>
      <w:bookmarkEnd w:id="1730"/>
      <w:bookmarkEnd w:id="1733"/>
    </w:p>
    <w:p w14:paraId="7A658690" w14:textId="77777777" w:rsidR="001E5E16" w:rsidRPr="001E5E16" w:rsidRDefault="001E5E16" w:rsidP="001E5E16">
      <w:pPr>
        <w:pStyle w:val="Heading4"/>
      </w:pPr>
      <w:bookmarkStart w:id="1734" w:name="_Ref434478053"/>
      <w:r>
        <w:t>The Doxology</w:t>
      </w:r>
      <w:r w:rsidR="00E21EA3">
        <w:t xml:space="preserve"> of Jonah’s Fast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35" w:name="_Toc410196228"/>
      <w:bookmarkStart w:id="1736" w:name="_Toc410196470"/>
      <w:bookmarkStart w:id="1737" w:name="_Toc410196972"/>
      <w:bookmarkStart w:id="1738" w:name="_Toc448227661"/>
      <w:r>
        <w:t>Jonah’s Feast</w:t>
      </w:r>
      <w:bookmarkEnd w:id="1735"/>
      <w:bookmarkEnd w:id="1736"/>
      <w:bookmarkEnd w:id="1737"/>
      <w:bookmarkEnd w:id="1738"/>
    </w:p>
    <w:p w14:paraId="6EE6C439" w14:textId="77777777" w:rsidR="00495F1A" w:rsidRDefault="00495F1A" w:rsidP="00495F1A">
      <w:pPr>
        <w:pStyle w:val="Heading3"/>
      </w:pPr>
      <w:bookmarkStart w:id="1739" w:name="_Toc410196229"/>
      <w:bookmarkStart w:id="1740" w:name="_Toc410196471"/>
      <w:bookmarkStart w:id="1741" w:name="_Toc410196973"/>
      <w:bookmarkStart w:id="1742" w:name="_Toc448227662"/>
      <w:r>
        <w:t>Great Lent</w:t>
      </w:r>
      <w:bookmarkEnd w:id="1739"/>
      <w:bookmarkEnd w:id="1740"/>
      <w:bookmarkEnd w:id="1741"/>
      <w:bookmarkEnd w:id="1742"/>
    </w:p>
    <w:p w14:paraId="2602B6E5" w14:textId="77777777" w:rsidR="00EC2AEB" w:rsidRPr="001E5E16" w:rsidRDefault="00EC2AEB" w:rsidP="00EC2AEB">
      <w:pPr>
        <w:pStyle w:val="Heading4"/>
      </w:pPr>
      <w:bookmarkStart w:id="1743" w:name="_Ref434478080"/>
      <w:r>
        <w:t>The Doxology</w:t>
      </w:r>
      <w:r w:rsidR="00420CFA">
        <w:t xml:space="preserve"> for Saturday and Sunday</w:t>
      </w:r>
      <w:r w:rsidR="00E21EA3">
        <w:t xml:space="preserve"> in Great Lent</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4" w:name="_Ref434478104"/>
      <w:r>
        <w:t>The Doxology</w:t>
      </w:r>
      <w:r w:rsidR="00E21EA3">
        <w:t xml:space="preserve"> for Weekdays in Great Lent</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45"/>
            <w:r>
              <w:t>ⲛⲓⲉ̀ⲛⲉϩ</w:t>
            </w:r>
            <w:commentRangeEnd w:id="1745"/>
            <w:r>
              <w:rPr>
                <w:rStyle w:val="CommentReference"/>
                <w:rFonts w:ascii="Times New Roman" w:hAnsi="Times New Roman" w:cstheme="minorBidi"/>
                <w:noProof w:val="0"/>
              </w:rPr>
              <w:commentReference w:id="1745"/>
            </w:r>
            <w:r>
              <w:t>.</w:t>
            </w:r>
          </w:p>
        </w:tc>
      </w:tr>
    </w:tbl>
    <w:p w14:paraId="1A70F51E" w14:textId="77777777" w:rsidR="00420CFA" w:rsidRPr="001E5E16" w:rsidRDefault="00420CFA" w:rsidP="00420CFA">
      <w:pPr>
        <w:pStyle w:val="Heading4"/>
      </w:pPr>
      <w:bookmarkStart w:id="1746" w:name="_Ref434478128"/>
      <w:r>
        <w:t>A Second Doxology for Weekdays</w:t>
      </w:r>
      <w:r w:rsidR="00E21EA3">
        <w:t xml:space="preserve"> in Great Lent</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47"/>
            <w:r>
              <w:t xml:space="preserve">He </w:t>
            </w:r>
            <w:r w:rsidR="00253DD3">
              <w:t>humiliated</w:t>
            </w:r>
          </w:p>
          <w:p w14:paraId="774AFAE4" w14:textId="77777777" w:rsidR="00420CFA" w:rsidRDefault="00420CFA" w:rsidP="00420CFA">
            <w:pPr>
              <w:pStyle w:val="EngHangEnd"/>
            </w:pPr>
            <w:r>
              <w:t>The Tempter</w:t>
            </w:r>
            <w:commentRangeEnd w:id="1747"/>
            <w:r>
              <w:rPr>
                <w:rStyle w:val="CommentReference"/>
              </w:rPr>
              <w:commentReference w:id="1747"/>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48"/>
            <w:r>
              <w:t>“Fast in watchfulness</w:t>
            </w:r>
          </w:p>
          <w:p w14:paraId="6B2FDE71" w14:textId="77777777" w:rsidR="00420CFA" w:rsidRDefault="00420CFA" w:rsidP="00420CFA">
            <w:pPr>
              <w:pStyle w:val="EngHangEnd"/>
            </w:pPr>
            <w:r>
              <w:t>By day and by night.”</w:t>
            </w:r>
            <w:commentRangeEnd w:id="1748"/>
            <w:r>
              <w:rPr>
                <w:rStyle w:val="CommentReference"/>
              </w:rPr>
              <w:commentReference w:id="1748"/>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49" w:name="_Ref434478147"/>
      <w:r>
        <w:lastRenderedPageBreak/>
        <w:t>A Third</w:t>
      </w:r>
      <w:r w:rsidR="00420CFA">
        <w:t xml:space="preserve"> Doxology</w:t>
      </w:r>
      <w:r>
        <w:t xml:space="preserve"> for Weekdays</w:t>
      </w:r>
      <w:r w:rsidR="00E21EA3">
        <w:t xml:space="preserve">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0" w:name="_Ref434478172"/>
      <w:r>
        <w:t xml:space="preserve">The </w:t>
      </w:r>
      <w:r w:rsidR="007A72D2">
        <w:t xml:space="preserve">Fourth </w:t>
      </w:r>
      <w:r>
        <w:t>Doxology</w:t>
      </w:r>
      <w:r w:rsidR="007A72D2">
        <w:t xml:space="preserve"> </w:t>
      </w:r>
      <w:r w:rsidR="00E21EA3">
        <w:t>for Great Lent</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1"/>
            <w:r>
              <w:t xml:space="preserve">Ϯⲛⲏⲥⲧⲓⲁ̀ </w:t>
            </w:r>
            <w:commentRangeEnd w:id="1751"/>
            <w:r>
              <w:rPr>
                <w:rStyle w:val="CommentReference"/>
                <w:rFonts w:ascii="Times New Roman" w:hAnsi="Times New Roman" w:cstheme="minorBidi"/>
                <w:noProof w:val="0"/>
              </w:rPr>
              <w:commentReference w:id="1751"/>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2"/>
            <w:r>
              <w:t>pretense</w:t>
            </w:r>
            <w:commentRangeEnd w:id="1752"/>
            <w:r>
              <w:rPr>
                <w:rStyle w:val="CommentReference"/>
              </w:rPr>
              <w:commentReference w:id="1752"/>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3"/>
            <w:r>
              <w:t>strugglers</w:t>
            </w:r>
            <w:commentRangeEnd w:id="1753"/>
            <w:r>
              <w:rPr>
                <w:rStyle w:val="CommentReference"/>
              </w:rPr>
              <w:commentReference w:id="1753"/>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4"/>
            <w:r>
              <w:t>martyrdom</w:t>
            </w:r>
            <w:commentRangeEnd w:id="1754"/>
            <w:r>
              <w:rPr>
                <w:rStyle w:val="CommentReference"/>
              </w:rPr>
              <w:commentReference w:id="1754"/>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55"/>
            <w:r>
              <w:t xml:space="preserve">carries </w:t>
            </w:r>
            <w:commentRangeEnd w:id="1755"/>
            <w:r>
              <w:rPr>
                <w:rStyle w:val="CommentReference"/>
              </w:rPr>
              <w:commentReference w:id="1755"/>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56"/>
            <w:r>
              <w:t>assembly</w:t>
            </w:r>
            <w:commentRangeEnd w:id="1756"/>
            <w:r>
              <w:rPr>
                <w:rStyle w:val="CommentReference"/>
              </w:rPr>
              <w:commentReference w:id="1756"/>
            </w:r>
            <w:r>
              <w:t>,</w:t>
            </w:r>
          </w:p>
          <w:p w14:paraId="33941A18" w14:textId="77777777" w:rsidR="006A78B4" w:rsidRDefault="006A78B4" w:rsidP="006A78B4">
            <w:pPr>
              <w:pStyle w:val="EngHangEnd"/>
            </w:pPr>
            <w:r>
              <w:t xml:space="preserve">From now until the </w:t>
            </w:r>
            <w:commentRangeStart w:id="1757"/>
            <w:r>
              <w:t>ages of ages</w:t>
            </w:r>
            <w:commentRangeEnd w:id="1757"/>
            <w:r>
              <w:rPr>
                <w:rStyle w:val="CommentReference"/>
              </w:rPr>
              <w:commentReference w:id="1757"/>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58" w:name="_Ref434476347"/>
      <w:r>
        <w:lastRenderedPageBreak/>
        <w:t>The Psali Adam</w:t>
      </w:r>
      <w:r w:rsidR="006C1B94">
        <w:t xml:space="preserve"> for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59" w:name="_Ref434476369"/>
      <w:r>
        <w:t>The Psali Batos</w:t>
      </w:r>
      <w:r w:rsidR="006C1B94">
        <w:t xml:space="preserve"> for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0" w:name="_Toc410196230"/>
      <w:bookmarkStart w:id="1761" w:name="_Toc410196472"/>
      <w:bookmarkStart w:id="1762" w:name="_Toc410196974"/>
      <w:bookmarkStart w:id="1763" w:name="_Toc448227663"/>
      <w:r>
        <w:t>Lazarus Saturday</w:t>
      </w:r>
      <w:bookmarkEnd w:id="1760"/>
      <w:bookmarkEnd w:id="1761"/>
      <w:bookmarkEnd w:id="1762"/>
      <w:bookmarkEnd w:id="1763"/>
    </w:p>
    <w:p w14:paraId="536840DE" w14:textId="77777777" w:rsidR="00EC2AEB" w:rsidRPr="001E5E16" w:rsidRDefault="00EC2AEB" w:rsidP="00EC2AEB">
      <w:pPr>
        <w:pStyle w:val="Heading4"/>
      </w:pPr>
      <w:bookmarkStart w:id="1764" w:name="_Ref434478195"/>
      <w:r>
        <w:t>The Doxology</w:t>
      </w:r>
      <w:r w:rsidR="00E21EA3">
        <w:t xml:space="preserve"> for Lazarus Saturday</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65" w:name="_Ref434476394"/>
      <w:r>
        <w:t>The Psali Batos</w:t>
      </w:r>
      <w:r w:rsidR="006C1B94">
        <w:t xml:space="preserve"> for Lazarus Saturday</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66"/>
            <w:r>
              <w:t>With glory befitting You</w:t>
            </w:r>
            <w:commentRangeEnd w:id="1766"/>
            <w:r>
              <w:rPr>
                <w:rStyle w:val="CommentReference"/>
              </w:rPr>
              <w:commentReference w:id="1766"/>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67" w:name="_Toc410196231"/>
      <w:bookmarkStart w:id="1768" w:name="_Toc410196473"/>
      <w:bookmarkStart w:id="1769" w:name="_Toc410196975"/>
      <w:bookmarkStart w:id="1770" w:name="_Toc448227664"/>
      <w:r>
        <w:t>Palm Sunday</w:t>
      </w:r>
      <w:bookmarkEnd w:id="1767"/>
      <w:bookmarkEnd w:id="1768"/>
      <w:bookmarkEnd w:id="1769"/>
      <w:bookmarkEnd w:id="1770"/>
    </w:p>
    <w:p w14:paraId="5FD5B809" w14:textId="77777777" w:rsidR="00EC2AEB" w:rsidRPr="001E5E16" w:rsidRDefault="00EC2AEB" w:rsidP="00EC2AEB">
      <w:pPr>
        <w:pStyle w:val="Heading4"/>
      </w:pPr>
      <w:bookmarkStart w:id="1771" w:name="_Ref434478217"/>
      <w:r>
        <w:t xml:space="preserve">The </w:t>
      </w:r>
      <w:r w:rsidR="00FA139D">
        <w:t xml:space="preserve">First </w:t>
      </w:r>
      <w:r>
        <w:t>Doxology</w:t>
      </w:r>
      <w:r w:rsidR="00E21EA3">
        <w:t xml:space="preserve"> for Palm Sunday</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2"/>
            <w:r>
              <w:t>To the ages.</w:t>
            </w:r>
            <w:commentRangeEnd w:id="1772"/>
            <w:r>
              <w:rPr>
                <w:rStyle w:val="CommentReference"/>
              </w:rPr>
              <w:commentReference w:id="177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3" w:name="_Ref434478234"/>
      <w:r>
        <w:t>The Second Doxology</w:t>
      </w:r>
      <w:r w:rsidR="00E21EA3">
        <w:t xml:space="preserve"> for Palm Sunday</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1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4" w:name="_Ref434478255"/>
      <w:r>
        <w:t>The Third Doxology</w:t>
      </w:r>
      <w:r w:rsidR="00E21EA3">
        <w:t xml:space="preserve"> for Palm Sunday</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1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75"/>
            <w:r>
              <w:t xml:space="preserve">is </w:t>
            </w:r>
            <w:commentRangeEnd w:id="1775"/>
            <w:r>
              <w:rPr>
                <w:rStyle w:val="CommentReference"/>
              </w:rPr>
              <w:commentReference w:id="177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76" w:name="_Ref434476417"/>
      <w:r>
        <w:t>The Psali Adam</w:t>
      </w:r>
      <w:r w:rsidR="006C1B94">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77"/>
            <w:r>
              <w:t xml:space="preserve">Offer </w:t>
            </w:r>
            <w:commentRangeEnd w:id="1777"/>
            <w:r>
              <w:rPr>
                <w:rStyle w:val="CommentReference"/>
              </w:rPr>
              <w:commentReference w:id="1777"/>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78"/>
            <w:r>
              <w:t>Kranion</w:t>
            </w:r>
            <w:commentRangeEnd w:id="1778"/>
            <w:r>
              <w:rPr>
                <w:rStyle w:val="CommentReference"/>
              </w:rPr>
              <w:commentReference w:id="1778"/>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79" w:name="_Toc448227665"/>
      <w:bookmarkStart w:id="1780" w:name="_Toc410196232"/>
      <w:bookmarkStart w:id="1781" w:name="_Toc410196474"/>
      <w:bookmarkStart w:id="1782" w:name="_Toc410196976"/>
      <w:r>
        <w:lastRenderedPageBreak/>
        <w:t>Joyous Saturday</w:t>
      </w:r>
      <w:bookmarkEnd w:id="1779"/>
    </w:p>
    <w:p w14:paraId="65F4337A" w14:textId="2CA465AF" w:rsidR="003E106D" w:rsidRDefault="003E106D" w:rsidP="003E106D">
      <w:pPr>
        <w:pStyle w:val="Heading4"/>
      </w:pPr>
      <w:bookmarkStart w:id="1783" w:name="_Ref435562018"/>
      <w:r>
        <w:t>The Psali Batos for the Joyous Saturday</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4"/>
            <w:r>
              <w:t xml:space="preserve">abolished </w:t>
            </w:r>
            <w:commentRangeEnd w:id="1784"/>
            <w:r>
              <w:rPr>
                <w:rStyle w:val="CommentReference"/>
              </w:rPr>
              <w:commentReference w:id="1784"/>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85"/>
            <w:r>
              <w:t>power</w:t>
            </w:r>
            <w:commentRangeEnd w:id="1785"/>
            <w:r>
              <w:rPr>
                <w:rStyle w:val="CommentReference"/>
              </w:rPr>
              <w:commentReference w:id="1785"/>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86" w:name="_Toc448227666"/>
      <w:r>
        <w:t>Resurrection</w:t>
      </w:r>
      <w:bookmarkEnd w:id="1780"/>
      <w:bookmarkEnd w:id="1781"/>
      <w:bookmarkEnd w:id="1782"/>
      <w:r w:rsidR="003E106D">
        <w:t xml:space="preserve"> Sunday</w:t>
      </w:r>
      <w:bookmarkEnd w:id="1786"/>
    </w:p>
    <w:p w14:paraId="48D283B9" w14:textId="77777777" w:rsidR="00EC2AEB" w:rsidRPr="001E5E16" w:rsidRDefault="00EC2AEB" w:rsidP="00EC2AEB">
      <w:pPr>
        <w:pStyle w:val="Heading4"/>
      </w:pPr>
      <w:bookmarkStart w:id="1787" w:name="_Ref434478294"/>
      <w:r>
        <w:t>The Doxology</w:t>
      </w:r>
      <w:r w:rsidR="00E21EA3">
        <w:t xml:space="preserve"> for the Resurrection</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88"/>
            <w:r>
              <w:t>Name</w:t>
            </w:r>
            <w:commentRangeEnd w:id="1788"/>
            <w:r>
              <w:rPr>
                <w:rStyle w:val="CommentReference"/>
              </w:rPr>
              <w:commentReference w:id="1788"/>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89" w:name="_Ref434478317"/>
      <w:r>
        <w:t>A</w:t>
      </w:r>
      <w:r w:rsidR="00E21EA3">
        <w:t>nother</w:t>
      </w:r>
      <w:r>
        <w:t xml:space="preserve"> Doxology</w:t>
      </w:r>
      <w:r w:rsidR="00E21EA3">
        <w:t xml:space="preserve"> for the Resurrection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0" w:name="_Ref434478347"/>
      <w:r>
        <w:t>A Doxology for Archangel Michael</w:t>
      </w:r>
      <w:r w:rsidR="00E21EA3">
        <w:t xml:space="preserve"> for the Resurrection</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1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1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1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1" w:name="_Ref434476440"/>
      <w:r>
        <w:t>The Psali Adam</w:t>
      </w:r>
      <w:r w:rsidR="006C1B94">
        <w:t xml:space="preserve"> for the Resurrection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2" w:name="_Ref434476459"/>
      <w:r>
        <w:lastRenderedPageBreak/>
        <w:t>The Psali Batos</w:t>
      </w:r>
      <w:r w:rsidR="006C1B94">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3" w:name="_Toc410196233"/>
      <w:bookmarkStart w:id="1794" w:name="_Toc410196475"/>
      <w:bookmarkStart w:id="1795" w:name="_Toc410196977"/>
      <w:bookmarkStart w:id="1796" w:name="_Toc448227667"/>
      <w:r>
        <w:t>Thomas Sunday</w:t>
      </w:r>
      <w:bookmarkEnd w:id="1793"/>
      <w:bookmarkEnd w:id="1794"/>
      <w:bookmarkEnd w:id="1795"/>
      <w:bookmarkEnd w:id="1796"/>
    </w:p>
    <w:p w14:paraId="1CFE554E" w14:textId="77777777" w:rsidR="00EC2AEB" w:rsidRDefault="00EC2AEB" w:rsidP="00EC2AEB">
      <w:pPr>
        <w:pStyle w:val="Heading4"/>
      </w:pPr>
      <w:bookmarkStart w:id="1797" w:name="_Ref434478375"/>
      <w:r>
        <w:t>The Doxology</w:t>
      </w:r>
      <w:r w:rsidR="00E21EA3">
        <w:t xml:space="preserve"> for Thomas Sunday</w:t>
      </w:r>
      <w:bookmarkEnd w:id="1797"/>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1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1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1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1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98"/>
            <w:r>
              <w:t xml:space="preserve">Jesus </w:t>
            </w:r>
            <w:commentRangeEnd w:id="1798"/>
            <w:r>
              <w:rPr>
                <w:rStyle w:val="CommentReference"/>
                <w:rFonts w:ascii="Times New Roman" w:hAnsi="Times New Roman"/>
              </w:rPr>
              <w:commentReference w:id="1798"/>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99" w:name="_Toc410196235"/>
      <w:bookmarkStart w:id="1800" w:name="_Toc410196477"/>
      <w:bookmarkStart w:id="1801" w:name="_Toc410196979"/>
      <w:bookmarkStart w:id="1802" w:name="_Toc448227668"/>
      <w:r>
        <w:t>Ascension</w:t>
      </w:r>
      <w:bookmarkEnd w:id="1799"/>
      <w:bookmarkEnd w:id="1800"/>
      <w:bookmarkEnd w:id="1801"/>
      <w:bookmarkEnd w:id="1802"/>
    </w:p>
    <w:p w14:paraId="41C1E8F1" w14:textId="77777777" w:rsidR="00EC2AEB" w:rsidRPr="001E5E16" w:rsidRDefault="00EC2AEB" w:rsidP="00EC2AEB">
      <w:pPr>
        <w:pStyle w:val="Heading4"/>
      </w:pPr>
      <w:bookmarkStart w:id="1803" w:name="_Ref434478556"/>
      <w:r>
        <w:t>The Doxology</w:t>
      </w:r>
      <w:r w:rsidR="00CC1CA8">
        <w:t xml:space="preserve"> for the Ascension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4"/>
            <w:r>
              <w:t>Name</w:t>
            </w:r>
            <w:commentRangeEnd w:id="1804"/>
            <w:r>
              <w:rPr>
                <w:rStyle w:val="CommentReference"/>
              </w:rPr>
              <w:commentReference w:id="1804"/>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05"/>
            <w:r>
              <w:t>to Him</w:t>
            </w:r>
            <w:commentRangeEnd w:id="1805"/>
            <w:r>
              <w:rPr>
                <w:rStyle w:val="CommentReference"/>
              </w:rPr>
              <w:commentReference w:id="1805"/>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06"/>
            <w:r>
              <w:t>might</w:t>
            </w:r>
            <w:commentRangeEnd w:id="1806"/>
            <w:r>
              <w:rPr>
                <w:rStyle w:val="CommentReference"/>
              </w:rPr>
              <w:commentReference w:id="1806"/>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07"/>
            <w:r>
              <w:t xml:space="preserve">Jesus </w:t>
            </w:r>
            <w:commentRangeEnd w:id="1807"/>
            <w:r>
              <w:rPr>
                <w:rStyle w:val="CommentReference"/>
                <w:rFonts w:ascii="Times New Roman" w:hAnsi="Times New Roman"/>
              </w:rPr>
              <w:commentReference w:id="1807"/>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08" w:name="_Ref434476482"/>
      <w:r>
        <w:t>The Psali Adam</w:t>
      </w:r>
      <w:r w:rsidR="006C1B94">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09" w:name="_Ref434476541"/>
      <w:r>
        <w:t>The Psali Batos</w:t>
      </w:r>
      <w:r w:rsidR="006C1B94">
        <w:t xml:space="preserve"> for the Ascension</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0"/>
            <w:r>
              <w:t>miracles</w:t>
            </w:r>
            <w:commentRangeEnd w:id="1810"/>
            <w:r>
              <w:rPr>
                <w:rStyle w:val="CommentReference"/>
              </w:rPr>
              <w:commentReference w:id="1810"/>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1" w:name="_Toc410196236"/>
      <w:bookmarkStart w:id="1812" w:name="_Toc410196478"/>
      <w:bookmarkStart w:id="1813" w:name="_Toc410196980"/>
      <w:bookmarkStart w:id="1814" w:name="_Toc448227669"/>
      <w:r>
        <w:t>Pentecost</w:t>
      </w:r>
      <w:bookmarkEnd w:id="1811"/>
      <w:bookmarkEnd w:id="1812"/>
      <w:bookmarkEnd w:id="1813"/>
      <w:bookmarkEnd w:id="1814"/>
    </w:p>
    <w:p w14:paraId="79712352" w14:textId="77777777" w:rsidR="00EC2AEB" w:rsidRPr="001E5E16" w:rsidRDefault="00EC2AEB" w:rsidP="00EC2AEB">
      <w:pPr>
        <w:pStyle w:val="Heading4"/>
      </w:pPr>
      <w:bookmarkStart w:id="1815" w:name="_Ref434478581"/>
      <w:r>
        <w:t>The Doxology</w:t>
      </w:r>
      <w:r w:rsidR="00CC1CA8">
        <w:t xml:space="preserve"> for Pentecost</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16"/>
            <w:r>
              <w:t>Name</w:t>
            </w:r>
            <w:commentRangeEnd w:id="1816"/>
            <w:r>
              <w:rPr>
                <w:rStyle w:val="CommentReference"/>
              </w:rPr>
              <w:commentReference w:id="1816"/>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17"/>
            <w:r>
              <w:t>to Him</w:t>
            </w:r>
            <w:commentRangeEnd w:id="1817"/>
            <w:r>
              <w:rPr>
                <w:rStyle w:val="CommentReference"/>
              </w:rPr>
              <w:commentReference w:id="1817"/>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18"/>
            <w:r>
              <w:t>might</w:t>
            </w:r>
            <w:commentRangeEnd w:id="1818"/>
            <w:r>
              <w:rPr>
                <w:rStyle w:val="CommentReference"/>
              </w:rPr>
              <w:commentReference w:id="1818"/>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19" w:name="_Ref434476566"/>
      <w:r>
        <w:lastRenderedPageBreak/>
        <w:t>The Psali Adam</w:t>
      </w:r>
      <w:r w:rsidR="006C1B94">
        <w:t xml:space="preserve"> for Pentecost</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0" w:name="_Toc410196981"/>
      <w:bookmarkStart w:id="1821" w:name="_Toc448227711"/>
      <w:bookmarkEnd w:id="1729"/>
      <w:r>
        <w:lastRenderedPageBreak/>
        <w:t>Hymns for Koiak</w:t>
      </w:r>
      <w:bookmarkEnd w:id="167"/>
      <w:bookmarkEnd w:id="168"/>
      <w:bookmarkEnd w:id="169"/>
      <w:bookmarkEnd w:id="1820"/>
      <w:r w:rsidR="00860765">
        <w:rPr>
          <w:rStyle w:val="FootnoteReference"/>
        </w:rPr>
        <w:footnoteReference w:id="919"/>
      </w:r>
      <w:bookmarkEnd w:id="1821"/>
    </w:p>
    <w:p w14:paraId="349B59E0" w14:textId="77777777" w:rsidR="00233CE3" w:rsidRDefault="00233CE3" w:rsidP="00E27B27">
      <w:pPr>
        <w:pStyle w:val="Heading3"/>
      </w:pPr>
      <w:bookmarkStart w:id="1822" w:name="_Ref435645419"/>
      <w:r>
        <w:t>THE KIAK CANTICLE</w:t>
      </w:r>
      <w:bookmarkEnd w:id="1822"/>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3" w:name="_Ref435645438"/>
      <w:r>
        <w:rPr>
          <w:sz w:val="24"/>
        </w:rPr>
        <w:t>PSALI ADAM</w:t>
      </w:r>
      <w:r>
        <w:t xml:space="preserve"> AFTER THE FIRST CANTICLE</w:t>
      </w:r>
      <w:bookmarkEnd w:id="1823"/>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4" w:name="_Ref435645453"/>
      <w:r>
        <w:t>PSALI ADAM (BEFORE THE SECOND CANTICLE)</w:t>
      </w:r>
      <w:bookmarkEnd w:id="1824"/>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25" w:name="_Ref435645565"/>
      <w:r>
        <w:rPr>
          <w:sz w:val="24"/>
        </w:rPr>
        <w:t>PSALI ADAM</w:t>
      </w:r>
      <w:r>
        <w:t xml:space="preserve"> AFTER THE SECOND CANTICLE</w:t>
      </w:r>
      <w:bookmarkEnd w:id="1825"/>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26" w:name="_Ref435645467"/>
      <w:r>
        <w:t>THE FIERY BUSH</w:t>
      </w:r>
      <w:bookmarkEnd w:id="1826"/>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27" w:name="_Ref435645593"/>
      <w:r>
        <w:t>PSALI BATO</w:t>
      </w:r>
      <w:r>
        <w:rPr>
          <w:lang w:val="en-US"/>
        </w:rPr>
        <w:t>S AFTER THE THIRD CANTICLE</w:t>
      </w:r>
      <w:bookmarkEnd w:id="1827"/>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28" w:name="_Toc448227712"/>
      <w:r>
        <w:lastRenderedPageBreak/>
        <w:t>Index of Psalis</w:t>
      </w:r>
      <w:bookmarkEnd w:id="1828"/>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 xml:space="preserve">The Psali </w:t>
      </w:r>
      <w:commentRangeStart w:id="1829"/>
      <w:r w:rsidR="00044A4C">
        <w:t xml:space="preserve">Adam </w:t>
      </w:r>
      <w:commentRangeEnd w:id="1829"/>
      <w:r w:rsidR="00044A4C">
        <w:t>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30" w:name="_Toc448227713"/>
      <w:r>
        <w:lastRenderedPageBreak/>
        <w:t>Index of Doxologies</w:t>
      </w:r>
      <w:bookmarkEnd w:id="1830"/>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31" w:name="_Ref435642966"/>
      <w:r>
        <w:t>Seasonal Doxologies</w:t>
      </w:r>
      <w:bookmarkEnd w:id="1831"/>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32" w:name="_Ref435643009"/>
      <w:r>
        <w:t>Saints’ Doxologies</w:t>
      </w:r>
      <w:bookmarkEnd w:id="1832"/>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9E143A" w:rsidRDefault="009E143A"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9E143A" w:rsidRDefault="009E143A">
      <w:pPr>
        <w:pStyle w:val="CommentText"/>
      </w:pPr>
      <w:r>
        <w:rPr>
          <w:rStyle w:val="CommentReference"/>
        </w:rPr>
        <w:annotationRef/>
      </w:r>
      <w:r>
        <w:t>Compare to various translations</w:t>
      </w:r>
    </w:p>
  </w:comment>
  <w:comment w:id="93" w:author="Windows User" w:date="2015-10-30T12:37:00Z" w:initials="WU">
    <w:p w14:paraId="00B9961B" w14:textId="77777777" w:rsidR="009E143A" w:rsidRDefault="009E143A">
      <w:pPr>
        <w:pStyle w:val="CommentText"/>
      </w:pPr>
      <w:r>
        <w:rPr>
          <w:rStyle w:val="CommentReference"/>
        </w:rPr>
        <w:annotationRef/>
      </w:r>
      <w:r>
        <w:t>Is this supposed to be doubled?</w:t>
      </w:r>
    </w:p>
  </w:comment>
  <w:comment w:id="94" w:author="Windows User" w:date="2015-11-27T20:09:00Z" w:initials="WU">
    <w:p w14:paraId="218998C8" w14:textId="77777777" w:rsidR="009E143A" w:rsidRDefault="009E143A"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9E143A" w:rsidRDefault="009E143A">
      <w:pPr>
        <w:pStyle w:val="CommentText"/>
      </w:pPr>
      <w:r>
        <w:rPr>
          <w:rStyle w:val="CommentReference"/>
        </w:rPr>
        <w:annotationRef/>
      </w:r>
      <w:r>
        <w:t>Does this go before Creed?</w:t>
      </w:r>
    </w:p>
  </w:comment>
  <w:comment w:id="98" w:author="Windows User" w:date="2015-11-06T13:03:00Z" w:initials="WU">
    <w:p w14:paraId="6B9D0F75" w14:textId="77777777" w:rsidR="009E143A" w:rsidRDefault="009E143A">
      <w:pPr>
        <w:pStyle w:val="CommentText"/>
      </w:pPr>
      <w:r>
        <w:rPr>
          <w:rStyle w:val="CommentReference"/>
        </w:rPr>
        <w:annotationRef/>
      </w:r>
      <w:r>
        <w:t>Coptic reader has Ps 3 here!</w:t>
      </w:r>
    </w:p>
  </w:comment>
  <w:comment w:id="115" w:author="Windows User" w:date="2015-11-02T08:54:00Z" w:initials="WU">
    <w:p w14:paraId="0366F544" w14:textId="77777777" w:rsidR="009E143A" w:rsidRDefault="009E143A">
      <w:pPr>
        <w:pStyle w:val="CommentText"/>
      </w:pPr>
      <w:r>
        <w:rPr>
          <w:rStyle w:val="CommentReference"/>
        </w:rPr>
        <w:annotationRef/>
      </w:r>
      <w:r>
        <w:t>Is there a phrase missing here?</w:t>
      </w:r>
    </w:p>
  </w:comment>
  <w:comment w:id="121" w:author="Windows User" w:date="2015-10-30T08:56:00Z" w:initials="WU">
    <w:p w14:paraId="1FDBEBA0" w14:textId="77777777" w:rsidR="009E143A" w:rsidRDefault="009E143A">
      <w:pPr>
        <w:pStyle w:val="CommentText"/>
      </w:pPr>
      <w:r>
        <w:rPr>
          <w:rStyle w:val="CommentReference"/>
        </w:rPr>
        <w:annotationRef/>
      </w:r>
      <w:r>
        <w:t>Should Glory be be here?</w:t>
      </w:r>
    </w:p>
  </w:comment>
  <w:comment w:id="126" w:author="Windows User" w:date="2015-10-30T08:56:00Z" w:initials="BS">
    <w:p w14:paraId="0DA71926" w14:textId="77777777" w:rsidR="009E143A" w:rsidRDefault="009E143A">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9E143A" w:rsidRDefault="009E143A" w:rsidP="000278EC">
      <w:pPr>
        <w:pStyle w:val="CommentText"/>
      </w:pPr>
      <w:r>
        <w:rPr>
          <w:rStyle w:val="CommentReference"/>
        </w:rPr>
        <w:annotationRef/>
      </w:r>
      <w:r>
        <w:t>Gives light? Enlightens?</w:t>
      </w:r>
    </w:p>
  </w:comment>
  <w:comment w:id="161" w:author="Windows User" w:date="2015-10-30T08:56:00Z" w:initials="WU">
    <w:p w14:paraId="274DD96D" w14:textId="77777777" w:rsidR="009E143A" w:rsidRDefault="009E143A">
      <w:pPr>
        <w:pStyle w:val="CommentText"/>
      </w:pPr>
      <w:r>
        <w:rPr>
          <w:rStyle w:val="CommentReference"/>
        </w:rPr>
        <w:annotationRef/>
      </w:r>
      <w:r>
        <w:t>split after this vs?</w:t>
      </w:r>
    </w:p>
  </w:comment>
  <w:comment w:id="162" w:author="Windows User" w:date="2015-10-30T08:56:00Z" w:initials="WU">
    <w:p w14:paraId="709B00B0" w14:textId="77777777" w:rsidR="009E143A" w:rsidRDefault="009E143A">
      <w:pPr>
        <w:pStyle w:val="CommentText"/>
      </w:pPr>
      <w:r>
        <w:rPr>
          <w:rStyle w:val="CommentReference"/>
        </w:rPr>
        <w:annotationRef/>
      </w:r>
      <w:r>
        <w:t>Better word than prelate?</w:t>
      </w:r>
    </w:p>
  </w:comment>
  <w:comment w:id="197" w:author="Windows User" w:date="2015-11-04T08:53:00Z" w:initials="WU">
    <w:p w14:paraId="057654D4" w14:textId="77777777" w:rsidR="009E143A" w:rsidRDefault="009E143A">
      <w:pPr>
        <w:pStyle w:val="CommentText"/>
      </w:pPr>
      <w:r>
        <w:rPr>
          <w:rStyle w:val="CommentReference"/>
        </w:rPr>
        <w:annotationRef/>
      </w:r>
      <w:r>
        <w:t>Life giver or giver of life?</w:t>
      </w:r>
    </w:p>
  </w:comment>
  <w:comment w:id="198" w:author="Windows User" w:date="2015-11-04T08:54:00Z" w:initials="WU">
    <w:p w14:paraId="27A10A48" w14:textId="77777777" w:rsidR="009E143A" w:rsidRDefault="009E143A">
      <w:pPr>
        <w:pStyle w:val="CommentText"/>
      </w:pPr>
      <w:r>
        <w:rPr>
          <w:rStyle w:val="CommentReference"/>
        </w:rPr>
        <w:annotationRef/>
      </w:r>
      <w:r>
        <w:t>Fix. Middle of this got deleted.</w:t>
      </w:r>
    </w:p>
  </w:comment>
  <w:comment w:id="209" w:author="Windows User" w:date="2015-10-30T08:56:00Z" w:initials="BS">
    <w:p w14:paraId="681427A6" w14:textId="77777777" w:rsidR="009E143A" w:rsidRDefault="009E143A">
      <w:pPr>
        <w:pStyle w:val="CommentText"/>
      </w:pPr>
      <w:r>
        <w:rPr>
          <w:rStyle w:val="CommentReference"/>
        </w:rPr>
        <w:annotationRef/>
      </w:r>
      <w:r>
        <w:t>coptic has confess</w:t>
      </w:r>
    </w:p>
  </w:comment>
  <w:comment w:id="233" w:author="Microsoft Office User" w:date="2015-12-11T19:51:00Z" w:initials="Office">
    <w:p w14:paraId="37A50849" w14:textId="7A27E5BD" w:rsidR="009E143A" w:rsidRDefault="009E143A">
      <w:pPr>
        <w:pStyle w:val="CommentText"/>
      </w:pPr>
      <w:r>
        <w:rPr>
          <w:rStyle w:val="CommentReference"/>
        </w:rPr>
        <w:annotationRef/>
      </w:r>
      <w:r>
        <w:t>this one needs rewording</w:t>
      </w:r>
    </w:p>
  </w:comment>
  <w:comment w:id="325" w:author="Windows User" w:date="2015-11-02T12:45:00Z" w:initials="WU">
    <w:p w14:paraId="7D99A743" w14:textId="77777777" w:rsidR="009E143A" w:rsidRDefault="009E143A"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9E143A" w:rsidRDefault="009E143A" w:rsidP="00D31F38">
      <w:pPr>
        <w:pStyle w:val="CommentText"/>
      </w:pPr>
      <w:r>
        <w:rPr>
          <w:rStyle w:val="CommentReference"/>
        </w:rPr>
        <w:annotationRef/>
      </w:r>
      <w:r>
        <w:t>flesh or body?</w:t>
      </w:r>
    </w:p>
  </w:comment>
  <w:comment w:id="327" w:author="Windows User" w:date="2015-10-30T08:56:00Z" w:initials="WU">
    <w:p w14:paraId="0375B80F" w14:textId="77777777" w:rsidR="009E143A" w:rsidRDefault="009E143A" w:rsidP="00D31F38">
      <w:pPr>
        <w:pStyle w:val="CommentText"/>
      </w:pPr>
      <w:r>
        <w:rPr>
          <w:rStyle w:val="CommentReference"/>
        </w:rPr>
        <w:annotationRef/>
      </w:r>
      <w:r>
        <w:t>Send up, or ascribe?</w:t>
      </w:r>
    </w:p>
  </w:comment>
  <w:comment w:id="328" w:author="Windows User" w:date="2015-10-30T08:56:00Z" w:initials="WU">
    <w:p w14:paraId="5622D018" w14:textId="77777777" w:rsidR="009E143A" w:rsidRDefault="009E143A" w:rsidP="00D31F38">
      <w:pPr>
        <w:pStyle w:val="CommentText"/>
      </w:pPr>
      <w:r>
        <w:rPr>
          <w:rStyle w:val="CommentReference"/>
        </w:rPr>
        <w:annotationRef/>
      </w:r>
      <w:r>
        <w:t>doxology or glorification?</w:t>
      </w:r>
    </w:p>
  </w:comment>
  <w:comment w:id="329" w:author="Windows User" w:date="2015-10-30T08:56:00Z" w:initials="WU">
    <w:p w14:paraId="10960ED9" w14:textId="77777777" w:rsidR="009E143A" w:rsidRDefault="009E143A"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9E143A" w:rsidRDefault="009E143A" w:rsidP="00D31F38">
      <w:pPr>
        <w:pStyle w:val="CommentText"/>
      </w:pPr>
      <w:r>
        <w:rPr>
          <w:rStyle w:val="CommentReference"/>
        </w:rPr>
        <w:annotationRef/>
      </w:r>
      <w:r>
        <w:t>You?</w:t>
      </w:r>
    </w:p>
  </w:comment>
  <w:comment w:id="331" w:author="Windows User" w:date="2015-10-30T08:56:00Z" w:initials="WU">
    <w:p w14:paraId="744CF838" w14:textId="77777777" w:rsidR="009E143A" w:rsidRDefault="009E143A"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9E143A" w:rsidRDefault="009E143A"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9E143A" w:rsidRDefault="009E143A" w:rsidP="00D31F38">
      <w:pPr>
        <w:pStyle w:val="CommentText"/>
      </w:pPr>
      <w:r>
        <w:rPr>
          <w:rStyle w:val="CommentReference"/>
        </w:rPr>
        <w:annotationRef/>
      </w:r>
      <w:r>
        <w:t>supplication or cry?</w:t>
      </w:r>
    </w:p>
  </w:comment>
  <w:comment w:id="334" w:author="Windows User" w:date="2015-10-30T08:56:00Z" w:initials="WU">
    <w:p w14:paraId="4FD2340C" w14:textId="77777777" w:rsidR="009E143A" w:rsidRDefault="009E143A"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9E143A" w:rsidRDefault="009E143A" w:rsidP="00D31F38">
      <w:pPr>
        <w:pStyle w:val="CommentText"/>
      </w:pPr>
      <w:r>
        <w:rPr>
          <w:rStyle w:val="CommentReference"/>
        </w:rPr>
        <w:annotationRef/>
      </w:r>
      <w:r>
        <w:t>revive or deliver?</w:t>
      </w:r>
    </w:p>
  </w:comment>
  <w:comment w:id="336" w:author="Windows User" w:date="2015-10-30T08:56:00Z" w:initials="WU">
    <w:p w14:paraId="45934B86" w14:textId="77777777" w:rsidR="009E143A" w:rsidRDefault="009E143A"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9E143A" w:rsidRDefault="009E143A" w:rsidP="00D31F38">
      <w:pPr>
        <w:pStyle w:val="CommentText"/>
      </w:pPr>
      <w:r>
        <w:rPr>
          <w:rStyle w:val="CommentReference"/>
        </w:rPr>
        <w:annotationRef/>
      </w:r>
      <w:r>
        <w:t>blessing or praise?</w:t>
      </w:r>
    </w:p>
  </w:comment>
  <w:comment w:id="338" w:author="Windows User" w:date="2015-10-30T08:56:00Z" w:initials="WU">
    <w:p w14:paraId="30167A78" w14:textId="77777777" w:rsidR="009E143A" w:rsidRDefault="009E143A"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9E143A" w:rsidRDefault="009E143A" w:rsidP="00D31F38">
      <w:pPr>
        <w:pStyle w:val="CommentText"/>
      </w:pPr>
      <w:r>
        <w:rPr>
          <w:rStyle w:val="CommentReference"/>
        </w:rPr>
        <w:annotationRef/>
      </w:r>
      <w:r>
        <w:t>rightous, true, or truth?</w:t>
      </w:r>
    </w:p>
  </w:comment>
  <w:comment w:id="340" w:author="Windows User" w:date="2015-10-30T08:56:00Z" w:initials="WU">
    <w:p w14:paraId="668FF70C" w14:textId="77777777" w:rsidR="009E143A" w:rsidRDefault="009E143A" w:rsidP="00D31F38">
      <w:pPr>
        <w:pStyle w:val="CommentText"/>
      </w:pPr>
      <w:r>
        <w:rPr>
          <w:rStyle w:val="CommentReference"/>
        </w:rPr>
        <w:annotationRef/>
      </w:r>
      <w:r>
        <w:t>meditation, or delight?</w:t>
      </w:r>
    </w:p>
  </w:comment>
  <w:comment w:id="341" w:author="Windows User" w:date="2015-10-30T08:56:00Z" w:initials="WU">
    <w:p w14:paraId="3C05865D" w14:textId="77777777" w:rsidR="009E143A" w:rsidRDefault="009E143A" w:rsidP="00D31F38">
      <w:pPr>
        <w:pStyle w:val="CommentText"/>
      </w:pPr>
      <w:r>
        <w:rPr>
          <w:rStyle w:val="CommentReference"/>
        </w:rPr>
        <w:annotationRef/>
      </w:r>
      <w:r>
        <w:t>forever or always?</w:t>
      </w:r>
    </w:p>
  </w:comment>
  <w:comment w:id="342" w:author="Windows User" w:date="2015-10-30T08:56:00Z" w:initials="WU">
    <w:p w14:paraId="3B00730E" w14:textId="77777777" w:rsidR="009E143A" w:rsidRDefault="009E143A" w:rsidP="00D31F38">
      <w:pPr>
        <w:pStyle w:val="CommentText"/>
      </w:pPr>
      <w:r>
        <w:rPr>
          <w:rStyle w:val="CommentReference"/>
        </w:rPr>
        <w:annotationRef/>
      </w:r>
      <w:r>
        <w:t>and forever?</w:t>
      </w:r>
    </w:p>
  </w:comment>
  <w:comment w:id="343" w:author="Windows User" w:date="2015-10-30T08:56:00Z" w:initials="WU">
    <w:p w14:paraId="1B4AAEB0" w14:textId="77777777" w:rsidR="009E143A" w:rsidRDefault="009E143A" w:rsidP="00D31F38">
      <w:pPr>
        <w:pStyle w:val="CommentText"/>
      </w:pPr>
      <w:r>
        <w:rPr>
          <w:rStyle w:val="CommentReference"/>
        </w:rPr>
        <w:annotationRef/>
      </w:r>
      <w:r>
        <w:t>be?</w:t>
      </w:r>
    </w:p>
  </w:comment>
  <w:comment w:id="344" w:author="Windows User" w:date="2015-10-30T08:56:00Z" w:initials="WU">
    <w:p w14:paraId="1B1C5E2C" w14:textId="77777777" w:rsidR="009E143A" w:rsidRDefault="009E143A" w:rsidP="00D31F38">
      <w:pPr>
        <w:pStyle w:val="CommentText"/>
      </w:pPr>
      <w:r>
        <w:rPr>
          <w:rStyle w:val="CommentReference"/>
        </w:rPr>
        <w:annotationRef/>
      </w:r>
      <w:r>
        <w:t>be?</w:t>
      </w:r>
    </w:p>
  </w:comment>
  <w:comment w:id="345" w:author="Windows User" w:date="2015-10-30T08:56:00Z" w:initials="WU">
    <w:p w14:paraId="2A55755C" w14:textId="77777777" w:rsidR="009E143A" w:rsidRDefault="009E143A"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9E143A" w:rsidRDefault="009E143A" w:rsidP="00D31F38">
      <w:pPr>
        <w:pStyle w:val="CommentText"/>
      </w:pPr>
      <w:r>
        <w:rPr>
          <w:rStyle w:val="CommentReference"/>
        </w:rPr>
        <w:annotationRef/>
      </w:r>
      <w:r>
        <w:t>utter or declare?</w:t>
      </w:r>
    </w:p>
  </w:comment>
  <w:comment w:id="353" w:author="Windows User" w:date="2015-10-30T08:56:00Z" w:initials="BS">
    <w:p w14:paraId="5E20C97F" w14:textId="77777777" w:rsidR="009E143A" w:rsidRDefault="009E143A" w:rsidP="00D31F38">
      <w:pPr>
        <w:pStyle w:val="CommentText"/>
      </w:pPr>
      <w:r>
        <w:rPr>
          <w:rStyle w:val="CommentReference"/>
        </w:rPr>
        <w:annotationRef/>
      </w:r>
      <w:r>
        <w:t>look at? look upon? regard?</w:t>
      </w:r>
    </w:p>
  </w:comment>
  <w:comment w:id="354" w:author="Windows User" w:date="2015-10-30T08:56:00Z" w:initials="BS">
    <w:p w14:paraId="2ADF0207" w14:textId="77777777" w:rsidR="009E143A" w:rsidRDefault="009E143A" w:rsidP="00D31F38">
      <w:pPr>
        <w:pStyle w:val="CommentText"/>
      </w:pPr>
      <w:r>
        <w:rPr>
          <w:rStyle w:val="CommentReference"/>
        </w:rPr>
        <w:annotationRef/>
      </w:r>
      <w:r>
        <w:t>no one?</w:t>
      </w:r>
    </w:p>
  </w:comment>
  <w:comment w:id="355" w:author="Windows User" w:date="2015-10-30T08:56:00Z" w:initials="BS">
    <w:p w14:paraId="485D87CE" w14:textId="77777777" w:rsidR="009E143A" w:rsidRDefault="009E143A" w:rsidP="00D31F38">
      <w:pPr>
        <w:pStyle w:val="CommentText"/>
      </w:pPr>
      <w:r>
        <w:rPr>
          <w:rStyle w:val="CommentReference"/>
        </w:rPr>
        <w:annotationRef/>
      </w:r>
      <w:r>
        <w:t>in?</w:t>
      </w:r>
    </w:p>
    <w:p w14:paraId="472FCBB1" w14:textId="77777777" w:rsidR="009E143A" w:rsidRDefault="009E143A" w:rsidP="00D31F38">
      <w:pPr>
        <w:pStyle w:val="CommentText"/>
      </w:pPr>
    </w:p>
  </w:comment>
  <w:comment w:id="356" w:author="Windows User" w:date="2015-10-30T08:56:00Z" w:initials="BS">
    <w:p w14:paraId="0FA627AF" w14:textId="77777777" w:rsidR="009E143A" w:rsidRDefault="009E143A" w:rsidP="00D31F38">
      <w:pPr>
        <w:pStyle w:val="CommentText"/>
      </w:pPr>
      <w:r>
        <w:rPr>
          <w:rStyle w:val="CommentReference"/>
        </w:rPr>
        <w:annotationRef/>
      </w:r>
      <w:r>
        <w:t>before?</w:t>
      </w:r>
    </w:p>
  </w:comment>
  <w:comment w:id="357" w:author="Windows User" w:date="2015-10-30T08:56:00Z" w:initials="BS">
    <w:p w14:paraId="744D2B01" w14:textId="77777777" w:rsidR="009E143A" w:rsidRDefault="009E143A"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9E143A" w:rsidRDefault="009E143A"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9E143A" w:rsidRDefault="009E143A"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9E143A" w:rsidRDefault="009E143A"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9E143A" w:rsidRDefault="009E143A" w:rsidP="00D31F38">
      <w:pPr>
        <w:pStyle w:val="CommentText"/>
      </w:pPr>
      <w:r>
        <w:rPr>
          <w:rStyle w:val="CommentReference"/>
        </w:rPr>
        <w:annotationRef/>
      </w:r>
      <w:r>
        <w:t>spices or ointment</w:t>
      </w:r>
    </w:p>
  </w:comment>
  <w:comment w:id="362" w:author="Windows User" w:date="2015-10-30T08:56:00Z" w:initials="BS">
    <w:p w14:paraId="5C973492" w14:textId="77777777" w:rsidR="009E143A" w:rsidRDefault="009E143A" w:rsidP="00D31F38">
      <w:pPr>
        <w:pStyle w:val="CommentText"/>
      </w:pPr>
      <w:r>
        <w:rPr>
          <w:rStyle w:val="CommentReference"/>
        </w:rPr>
        <w:annotationRef/>
      </w:r>
      <w:r>
        <w:t>Is risen or has risen?</w:t>
      </w:r>
    </w:p>
  </w:comment>
  <w:comment w:id="363" w:author="Windows User" w:date="2015-10-30T08:56:00Z" w:initials="BS">
    <w:p w14:paraId="2FC8AFF7" w14:textId="77777777" w:rsidR="009E143A" w:rsidRDefault="009E143A"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9E143A" w:rsidRDefault="009E143A"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9E143A" w:rsidRDefault="009E143A" w:rsidP="00D31F38">
      <w:pPr>
        <w:pStyle w:val="CommentText"/>
      </w:pPr>
      <w:r>
        <w:rPr>
          <w:rStyle w:val="CommentReference"/>
        </w:rPr>
        <w:annotationRef/>
      </w:r>
      <w:r>
        <w:t xml:space="preserve">decay? </w:t>
      </w:r>
    </w:p>
  </w:comment>
  <w:comment w:id="366" w:author="Windows User" w:date="2015-10-30T08:56:00Z" w:initials="WU">
    <w:p w14:paraId="70A28C39" w14:textId="77777777" w:rsidR="009E143A" w:rsidRDefault="009E143A"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9E143A" w:rsidRDefault="009E143A"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9E143A" w:rsidRDefault="009E143A"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9E143A" w:rsidRDefault="009E143A"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9E143A" w:rsidRDefault="009E143A"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9E143A" w:rsidRDefault="009E143A" w:rsidP="00D31F38">
      <w:pPr>
        <w:pStyle w:val="CommentText"/>
      </w:pPr>
      <w:r>
        <w:rPr>
          <w:rStyle w:val="CommentReference"/>
        </w:rPr>
        <w:annotationRef/>
      </w:r>
      <w:r>
        <w:t>crushed or destroyed?</w:t>
      </w:r>
    </w:p>
  </w:comment>
  <w:comment w:id="372" w:author="Windows User" w:date="2015-10-30T08:56:00Z" w:initials="WU">
    <w:p w14:paraId="2D37744E" w14:textId="77777777" w:rsidR="009E143A" w:rsidRDefault="009E143A"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43759081" w14:textId="77777777" w:rsidR="009E143A" w:rsidRDefault="009E143A" w:rsidP="00D31F38">
      <w:pPr>
        <w:pStyle w:val="CommentText"/>
      </w:pPr>
      <w:r>
        <w:rPr>
          <w:rStyle w:val="CommentReference"/>
        </w:rPr>
        <w:annotationRef/>
      </w:r>
      <w:r>
        <w:t>your enemies or our enemies?</w:t>
      </w:r>
    </w:p>
  </w:comment>
  <w:comment w:id="374" w:author="Windows User" w:date="2015-10-30T08:56:00Z" w:initials="WU">
    <w:p w14:paraId="1035793C" w14:textId="77777777" w:rsidR="009E143A" w:rsidRDefault="009E143A" w:rsidP="00D31F38">
      <w:pPr>
        <w:pStyle w:val="CommentText"/>
      </w:pPr>
      <w:r>
        <w:rPr>
          <w:rStyle w:val="CommentReference"/>
        </w:rPr>
        <w:annotationRef/>
      </w:r>
      <w:r>
        <w:t>sent or sent forth?</w:t>
      </w:r>
    </w:p>
  </w:comment>
  <w:comment w:id="375" w:author="Windows User" w:date="2015-10-30T08:56:00Z" w:initials="WU">
    <w:p w14:paraId="6E78BA80" w14:textId="77777777" w:rsidR="009E143A" w:rsidRDefault="009E143A" w:rsidP="00D31F38">
      <w:pPr>
        <w:pStyle w:val="CommentText"/>
      </w:pPr>
      <w:r>
        <w:rPr>
          <w:rStyle w:val="CommentReference"/>
        </w:rPr>
        <w:annotationRef/>
      </w:r>
      <w:r>
        <w:t>or saints? ft note?</w:t>
      </w:r>
    </w:p>
  </w:comment>
  <w:comment w:id="376" w:author="Windows User" w:date="2015-10-30T08:56:00Z" w:initials="WU">
    <w:p w14:paraId="2897BA2F" w14:textId="77777777" w:rsidR="009E143A" w:rsidRDefault="009E143A" w:rsidP="00D31F38">
      <w:pPr>
        <w:pStyle w:val="CommentText"/>
      </w:pPr>
      <w:r>
        <w:rPr>
          <w:rStyle w:val="CommentReference"/>
        </w:rPr>
        <w:annotationRef/>
      </w:r>
      <w:r>
        <w:t>glories? glorious deeds? or in glory?</w:t>
      </w:r>
    </w:p>
  </w:comment>
  <w:comment w:id="377" w:author="Windows User" w:date="2015-10-30T08:56:00Z" w:initials="WU">
    <w:p w14:paraId="5FCE7650" w14:textId="77777777" w:rsidR="009E143A" w:rsidRDefault="009E143A" w:rsidP="00D31F38">
      <w:pPr>
        <w:pStyle w:val="CommentText"/>
      </w:pPr>
      <w:r>
        <w:rPr>
          <w:rStyle w:val="CommentReference"/>
        </w:rPr>
        <w:annotationRef/>
      </w:r>
      <w:r>
        <w:t>redeemed? or chose?</w:t>
      </w:r>
    </w:p>
  </w:comment>
  <w:comment w:id="378" w:author="Windows User" w:date="2015-10-30T08:56:00Z" w:initials="WU">
    <w:p w14:paraId="0E9DC1B8" w14:textId="77777777" w:rsidR="009E143A" w:rsidRDefault="009E143A" w:rsidP="00D31F38">
      <w:pPr>
        <w:pStyle w:val="CommentText"/>
      </w:pPr>
      <w:r>
        <w:rPr>
          <w:rStyle w:val="CommentReference"/>
        </w:rPr>
        <w:annotationRef/>
      </w:r>
      <w:r>
        <w:t>abode? habitation? resting place?</w:t>
      </w:r>
    </w:p>
  </w:comment>
  <w:comment w:id="379" w:author="Windows User" w:date="2015-10-30T08:56:00Z" w:initials="WU">
    <w:p w14:paraId="551D5D79" w14:textId="77777777" w:rsidR="009E143A" w:rsidRDefault="009E143A" w:rsidP="00D31F38">
      <w:pPr>
        <w:pStyle w:val="CommentText"/>
      </w:pPr>
      <w:r>
        <w:rPr>
          <w:rStyle w:val="CommentReference"/>
        </w:rPr>
        <w:annotationRef/>
      </w:r>
      <w:r>
        <w:t>Nets has pangs.</w:t>
      </w:r>
    </w:p>
  </w:comment>
  <w:comment w:id="380" w:author="Windows User" w:date="2015-10-30T08:56:00Z" w:initials="WU">
    <w:p w14:paraId="6297DC8C" w14:textId="77777777" w:rsidR="009E143A" w:rsidRDefault="009E143A" w:rsidP="00D31F38">
      <w:pPr>
        <w:pStyle w:val="CommentText"/>
      </w:pPr>
      <w:r>
        <w:rPr>
          <w:rStyle w:val="CommentReference"/>
        </w:rPr>
        <w:annotationRef/>
      </w:r>
      <w:r>
        <w:t>Nets has tense change here rather than start of next vs. Brenton too.</w:t>
      </w:r>
    </w:p>
  </w:comment>
  <w:comment w:id="381" w:author="Windows User" w:date="2015-10-30T08:56:00Z" w:initials="WU">
    <w:p w14:paraId="76F4CEC8" w14:textId="77777777" w:rsidR="009E143A" w:rsidRDefault="009E143A" w:rsidP="00D31F38">
      <w:pPr>
        <w:pStyle w:val="CommentText"/>
      </w:pPr>
      <w:r>
        <w:rPr>
          <w:rStyle w:val="CommentReference"/>
        </w:rPr>
        <w:annotationRef/>
      </w:r>
      <w:r>
        <w:t xml:space="preserve">reign? king? reign as king? tense? shall reign? </w:t>
      </w:r>
    </w:p>
  </w:comment>
  <w:comment w:id="382" w:author="Windows User" w:date="2015-10-30T08:56:00Z" w:initials="WU">
    <w:p w14:paraId="28ADCC63" w14:textId="77777777" w:rsidR="009E143A" w:rsidRDefault="009E143A" w:rsidP="00D31F38">
      <w:pPr>
        <w:pStyle w:val="CommentText"/>
      </w:pPr>
      <w:r>
        <w:rPr>
          <w:rStyle w:val="CommentReference"/>
        </w:rPr>
        <w:annotationRef/>
      </w:r>
      <w:r>
        <w:t>What does the Coptic say? Is it something like this?</w:t>
      </w:r>
    </w:p>
  </w:comment>
  <w:comment w:id="383" w:author="Windows User" w:date="2015-10-30T08:56:00Z" w:initials="WU">
    <w:p w14:paraId="2E86C403" w14:textId="77777777" w:rsidR="009E143A" w:rsidRDefault="009E143A" w:rsidP="00D31F38">
      <w:pPr>
        <w:pStyle w:val="CommentText"/>
      </w:pPr>
      <w:r>
        <w:rPr>
          <w:rStyle w:val="CommentReference"/>
        </w:rPr>
        <w:annotationRef/>
      </w:r>
      <w:r>
        <w:t>For? or Since?</w:t>
      </w:r>
    </w:p>
  </w:comment>
  <w:comment w:id="384" w:author="Windows User" w:date="2015-10-30T08:56:00Z" w:initials="WU">
    <w:p w14:paraId="031A7CF6" w14:textId="77777777" w:rsidR="009E143A" w:rsidRDefault="009E143A" w:rsidP="00D31F38">
      <w:pPr>
        <w:pStyle w:val="CommentText"/>
      </w:pPr>
      <w:r>
        <w:rPr>
          <w:rStyle w:val="CommentReference"/>
        </w:rPr>
        <w:annotationRef/>
      </w:r>
      <w:r>
        <w:t>Brenton and NETS have dances. Coptic has hanhos (guessing hos is praises or songs). I'm thinking not praises... but need you guys to clarify</w:t>
      </w:r>
    </w:p>
  </w:comment>
  <w:comment w:id="385" w:author="Windows User" w:date="2015-10-30T08:56:00Z" w:initials="WU">
    <w:p w14:paraId="2A38A2FD" w14:textId="77777777" w:rsidR="009E143A" w:rsidRDefault="009E143A" w:rsidP="00D31F38">
      <w:pPr>
        <w:pStyle w:val="CommentText"/>
      </w:pPr>
      <w:r>
        <w:rPr>
          <w:rStyle w:val="CommentReference"/>
        </w:rPr>
        <w:annotationRef/>
      </w:r>
      <w:r>
        <w:t>The NETS phrasing seems to me the only way to reconcile the other translations.</w:t>
      </w:r>
    </w:p>
  </w:comment>
  <w:comment w:id="387" w:author="Windows User" w:date="2015-10-30T08:56:00Z" w:initials="WU">
    <w:p w14:paraId="59D19189" w14:textId="77777777" w:rsidR="009E143A" w:rsidRDefault="009E143A" w:rsidP="00D31F38">
      <w:pPr>
        <w:pStyle w:val="CommentText"/>
      </w:pPr>
      <w:r>
        <w:rPr>
          <w:rStyle w:val="CommentReference"/>
        </w:rPr>
        <w:annotationRef/>
      </w:r>
      <w:r>
        <w:t>The last verse is not in the Bible... So Miriam's words "Horse and rider.." should be in quotes. These should not, they are our (the church's) words in response.</w:t>
      </w:r>
    </w:p>
  </w:comment>
  <w:comment w:id="393" w:author="Windows User" w:date="2015-10-30T08:56:00Z" w:initials="WU">
    <w:p w14:paraId="57C92C81" w14:textId="77777777" w:rsidR="009E143A" w:rsidRDefault="009E143A" w:rsidP="00D31F38">
      <w:pPr>
        <w:pStyle w:val="CommentText"/>
      </w:pPr>
      <w:r>
        <w:rPr>
          <w:rStyle w:val="CommentReference"/>
        </w:rPr>
        <w:annotationRef/>
      </w:r>
      <w:r>
        <w:t>This way sure sounds better. I know "With the split" is more literal, but it doesn't make any sense in English. This does.</w:t>
      </w:r>
    </w:p>
  </w:comment>
  <w:comment w:id="394" w:author="Windows User" w:date="2015-10-30T08:56:00Z" w:initials="WU">
    <w:p w14:paraId="5BBD34BE" w14:textId="77777777" w:rsidR="009E143A" w:rsidRDefault="009E143A" w:rsidP="00D31F38">
      <w:pPr>
        <w:pStyle w:val="CommentText"/>
      </w:pPr>
      <w:r>
        <w:rPr>
          <w:rStyle w:val="CommentReference"/>
        </w:rPr>
        <w:annotationRef/>
      </w:r>
      <w:r>
        <w:t>path or walkway?</w:t>
      </w:r>
    </w:p>
  </w:comment>
  <w:comment w:id="395" w:author="Brett Slote" w:date="2015-10-30T08:56:00Z" w:initials="BS">
    <w:p w14:paraId="049D3BBD" w14:textId="77777777" w:rsidR="009E143A" w:rsidRDefault="009E143A" w:rsidP="00D31F38">
      <w:pPr>
        <w:pStyle w:val="CommentText"/>
      </w:pPr>
      <w:r>
        <w:rPr>
          <w:rStyle w:val="CommentReference"/>
        </w:rPr>
        <w:annotationRef/>
      </w:r>
      <w:r>
        <w:t>needs : at least to indicate breaks in tune</w:t>
      </w:r>
    </w:p>
  </w:comment>
  <w:comment w:id="396" w:author="Windows User" w:date="2015-10-30T08:56:00Z" w:initials="WU">
    <w:p w14:paraId="1F09658E" w14:textId="77777777" w:rsidR="009E143A" w:rsidRDefault="009E143A" w:rsidP="00D31F38">
      <w:pPr>
        <w:pStyle w:val="CommentText"/>
      </w:pPr>
      <w:r>
        <w:rPr>
          <w:rStyle w:val="CommentReference"/>
        </w:rPr>
        <w:annotationRef/>
      </w:r>
      <w:r>
        <w:t>miraculous, or something closer to paradoxical but sounding good?</w:t>
      </w:r>
    </w:p>
  </w:comment>
  <w:comment w:id="397" w:author="Windows User" w:date="2015-10-30T08:56:00Z" w:initials="WU">
    <w:p w14:paraId="4689AC49" w14:textId="77777777" w:rsidR="009E143A" w:rsidRDefault="009E143A" w:rsidP="00D31F38">
      <w:pPr>
        <w:pStyle w:val="CommentText"/>
      </w:pPr>
      <w:r>
        <w:rPr>
          <w:rStyle w:val="CommentReference"/>
        </w:rPr>
        <w:annotationRef/>
      </w:r>
      <w:r>
        <w:t>passed and crossed mean teh same thing... but passed over carries connotation of connection to pass over...</w:t>
      </w:r>
    </w:p>
  </w:comment>
  <w:comment w:id="398" w:author="Windows User" w:date="2015-10-30T08:56:00Z" w:initials="WU">
    <w:p w14:paraId="2AA35319" w14:textId="77777777" w:rsidR="009E143A" w:rsidRDefault="009E143A" w:rsidP="00D31F38">
      <w:pPr>
        <w:pStyle w:val="CommentText"/>
      </w:pPr>
      <w:r>
        <w:rPr>
          <w:rStyle w:val="CommentReference"/>
        </w:rPr>
        <w:annotationRef/>
      </w:r>
      <w:r>
        <w:t>praising or singing?</w:t>
      </w:r>
    </w:p>
  </w:comment>
  <w:comment w:id="399" w:author="Windows User" w:date="2015-10-30T08:56:00Z" w:initials="WU">
    <w:p w14:paraId="56B7B31B" w14:textId="77777777" w:rsidR="009E143A" w:rsidRDefault="009E143A" w:rsidP="00D31F38">
      <w:pPr>
        <w:pStyle w:val="CommentText"/>
      </w:pPr>
      <w:r>
        <w:rPr>
          <w:rStyle w:val="CommentReference"/>
        </w:rPr>
        <w:annotationRef/>
      </w:r>
      <w:r>
        <w:t>I think this should be sing to</w:t>
      </w:r>
    </w:p>
  </w:comment>
  <w:comment w:id="410" w:author="Windows User" w:date="2015-11-21T12:59:00Z" w:initials="WU">
    <w:p w14:paraId="05A793F3" w14:textId="77777777" w:rsidR="009E143A" w:rsidRDefault="009E143A" w:rsidP="00D31F38">
      <w:pPr>
        <w:pStyle w:val="CommentText"/>
      </w:pPr>
      <w:r>
        <w:rPr>
          <w:rStyle w:val="CommentReference"/>
        </w:rPr>
        <w:annotationRef/>
      </w:r>
      <w:r>
        <w:t>check</w:t>
      </w:r>
    </w:p>
  </w:comment>
  <w:comment w:id="416" w:author="Windows User" w:date="2015-10-30T08:56:00Z" w:initials="BS">
    <w:p w14:paraId="08E379D1" w14:textId="77777777" w:rsidR="009E143A" w:rsidRDefault="009E143A" w:rsidP="00D31F38">
      <w:pPr>
        <w:pStyle w:val="CommentText"/>
      </w:pPr>
      <w:r>
        <w:rPr>
          <w:rStyle w:val="CommentReference"/>
        </w:rPr>
        <w:annotationRef/>
      </w:r>
      <w:r>
        <w:t>clearly the missing vs above belongs</w:t>
      </w:r>
    </w:p>
  </w:comment>
  <w:comment w:id="424" w:author="Windows User" w:date="2015-10-30T08:56:00Z" w:initials="BS">
    <w:p w14:paraId="19C504AB" w14:textId="77777777" w:rsidR="009E143A" w:rsidRDefault="009E143A"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9E143A" w:rsidRDefault="009E143A" w:rsidP="00D31F38">
      <w:pPr>
        <w:pStyle w:val="CommentText"/>
      </w:pPr>
      <w:r>
        <w:rPr>
          <w:rStyle w:val="CommentReference"/>
        </w:rPr>
        <w:annotationRef/>
      </w:r>
      <w:r>
        <w:t>heavens?</w:t>
      </w:r>
    </w:p>
  </w:comment>
  <w:comment w:id="426" w:author="Windows User" w:date="2015-10-30T08:56:00Z" w:initials="BS">
    <w:p w14:paraId="57E2DDC4" w14:textId="77777777" w:rsidR="009E143A" w:rsidRDefault="009E143A" w:rsidP="00D31F38">
      <w:pPr>
        <w:pStyle w:val="CommentText"/>
      </w:pPr>
      <w:r>
        <w:rPr>
          <w:rStyle w:val="CommentReference"/>
        </w:rPr>
        <w:annotationRef/>
      </w:r>
      <w:r>
        <w:t>NETS omits clouds</w:t>
      </w:r>
    </w:p>
  </w:comment>
  <w:comment w:id="427" w:author="Windows User" w:date="2015-10-30T08:56:00Z" w:initials="BS">
    <w:p w14:paraId="35628364" w14:textId="77777777" w:rsidR="009E143A" w:rsidRDefault="009E143A" w:rsidP="00D31F38">
      <w:pPr>
        <w:pStyle w:val="CommentText"/>
      </w:pPr>
      <w:r>
        <w:rPr>
          <w:rStyle w:val="CommentReference"/>
        </w:rPr>
        <w:annotationRef/>
      </w:r>
      <w:r>
        <w:t>NETS omits this vs</w:t>
      </w:r>
    </w:p>
  </w:comment>
  <w:comment w:id="428" w:author="Windows User" w:date="2015-10-30T08:56:00Z" w:initials="BS">
    <w:p w14:paraId="1F576F58" w14:textId="77777777" w:rsidR="009E143A" w:rsidRDefault="009E143A"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9E143A" w:rsidRDefault="009E143A"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9E143A" w:rsidRDefault="009E143A"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9E143A" w:rsidRDefault="009E143A" w:rsidP="00D31F38">
      <w:pPr>
        <w:pStyle w:val="CommentText"/>
      </w:pPr>
      <w:r>
        <w:rPr>
          <w:rStyle w:val="CommentReference"/>
        </w:rPr>
        <w:annotationRef/>
      </w:r>
      <w:r>
        <w:t>Get rid of ye’s!</w:t>
      </w:r>
    </w:p>
  </w:comment>
  <w:comment w:id="432" w:author="Windows User" w:date="2015-10-30T08:56:00Z" w:initials="BS">
    <w:p w14:paraId="66BEE13E" w14:textId="77777777" w:rsidR="009E143A" w:rsidRDefault="009E143A" w:rsidP="00D31F38">
      <w:pPr>
        <w:pStyle w:val="CommentText"/>
      </w:pPr>
      <w:r>
        <w:rPr>
          <w:rStyle w:val="CommentReference"/>
        </w:rPr>
        <w:annotationRef/>
      </w:r>
      <w:r>
        <w:t>NETS has sea-monsters</w:t>
      </w:r>
    </w:p>
  </w:comment>
  <w:comment w:id="433" w:author="Windows User" w:date="2015-10-30T08:56:00Z" w:initials="BS">
    <w:p w14:paraId="43D401E2" w14:textId="77777777" w:rsidR="009E143A" w:rsidRDefault="009E143A"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9E143A" w:rsidRDefault="009E143A" w:rsidP="00D31F38">
      <w:pPr>
        <w:pStyle w:val="CommentText"/>
      </w:pPr>
      <w:r>
        <w:rPr>
          <w:rStyle w:val="CommentReference"/>
        </w:rPr>
        <w:annotationRef/>
      </w:r>
      <w:r>
        <w:t>NETS has all humans on earth</w:t>
      </w:r>
    </w:p>
  </w:comment>
  <w:comment w:id="435" w:author="Windows User" w:date="2015-10-30T08:56:00Z" w:initials="BS">
    <w:p w14:paraId="6D54AC70" w14:textId="77777777" w:rsidR="009E143A" w:rsidRDefault="009E143A"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9E143A" w:rsidRDefault="009E143A" w:rsidP="00D31F38">
      <w:pPr>
        <w:pStyle w:val="CommentText"/>
      </w:pPr>
      <w:r>
        <w:rPr>
          <w:rStyle w:val="CommentReference"/>
        </w:rPr>
        <w:annotationRef/>
      </w:r>
      <w:r>
        <w:t>NETS ends quite differently</w:t>
      </w:r>
    </w:p>
  </w:comment>
  <w:comment w:id="442" w:author="Brett Slote" w:date="2015-10-30T08:56:00Z" w:initials="BS">
    <w:p w14:paraId="0EC8D4EC" w14:textId="77777777" w:rsidR="009E143A" w:rsidRDefault="009E143A" w:rsidP="00D31F38">
      <w:pPr>
        <w:pStyle w:val="CommentText"/>
      </w:pPr>
      <w:r>
        <w:rPr>
          <w:rStyle w:val="CommentReference"/>
        </w:rPr>
        <w:annotationRef/>
      </w:r>
      <w:r>
        <w:t>These should be broken into lines with the tune!</w:t>
      </w:r>
    </w:p>
  </w:comment>
  <w:comment w:id="443" w:author="Windows User" w:date="2015-10-30T08:56:00Z" w:initials="BS">
    <w:p w14:paraId="499D113D" w14:textId="77777777" w:rsidR="009E143A" w:rsidRDefault="009E143A" w:rsidP="00D31F38">
      <w:pPr>
        <w:pStyle w:val="CommentText"/>
      </w:pPr>
      <w:r>
        <w:rPr>
          <w:rStyle w:val="CommentReference"/>
        </w:rPr>
        <w:annotationRef/>
      </w:r>
      <w:r>
        <w:t>giver, or maker?</w:t>
      </w:r>
    </w:p>
  </w:comment>
  <w:comment w:id="444" w:author="Windows User" w:date="2015-10-30T08:56:00Z" w:initials="BS">
    <w:p w14:paraId="29AB3125" w14:textId="77777777" w:rsidR="009E143A" w:rsidRDefault="009E143A" w:rsidP="00D31F38">
      <w:pPr>
        <w:pStyle w:val="CommentText"/>
      </w:pPr>
      <w:r>
        <w:rPr>
          <w:rStyle w:val="CommentReference"/>
        </w:rPr>
        <w:annotationRef/>
      </w:r>
      <w:r>
        <w:t>even NETS has Hananias</w:t>
      </w:r>
    </w:p>
  </w:comment>
  <w:comment w:id="445" w:author="Windows User" w:date="2015-10-30T08:56:00Z" w:initials="BS">
    <w:p w14:paraId="27892612" w14:textId="77777777" w:rsidR="009E143A" w:rsidRDefault="009E143A" w:rsidP="00D31F38">
      <w:pPr>
        <w:pStyle w:val="CommentText"/>
      </w:pPr>
      <w:r>
        <w:rPr>
          <w:rStyle w:val="CommentReference"/>
        </w:rPr>
        <w:annotationRef/>
      </w:r>
      <w:r>
        <w:t>does Coptic have evening first?</w:t>
      </w:r>
    </w:p>
  </w:comment>
  <w:comment w:id="446" w:author="Windows User" w:date="2015-10-30T08:56:00Z" w:initials="BS">
    <w:p w14:paraId="53863AE8" w14:textId="77777777" w:rsidR="009E143A" w:rsidRDefault="009E143A" w:rsidP="00D31F38">
      <w:pPr>
        <w:pStyle w:val="CommentText"/>
      </w:pPr>
      <w:r>
        <w:rPr>
          <w:rStyle w:val="CommentReference"/>
        </w:rPr>
        <w:annotationRef/>
      </w:r>
      <w:r>
        <w:t>Coptic doesn't have "Our God"</w:t>
      </w:r>
    </w:p>
  </w:comment>
  <w:comment w:id="447" w:author="Windows User" w:date="2015-10-30T08:56:00Z" w:initials="BS">
    <w:p w14:paraId="5F8EC33A" w14:textId="77777777" w:rsidR="009E143A" w:rsidRDefault="009E143A" w:rsidP="00D31F38">
      <w:pPr>
        <w:pStyle w:val="CommentText"/>
      </w:pPr>
      <w:r>
        <w:rPr>
          <w:rStyle w:val="CommentReference"/>
        </w:rPr>
        <w:annotationRef/>
      </w:r>
      <w:r>
        <w:t>celebrate or proclaim?</w:t>
      </w:r>
    </w:p>
  </w:comment>
  <w:comment w:id="448" w:author="Windows User" w:date="2015-10-30T08:56:00Z" w:initials="BS">
    <w:p w14:paraId="02E465F6" w14:textId="77777777" w:rsidR="009E143A" w:rsidRDefault="009E143A" w:rsidP="00D31F38">
      <w:pPr>
        <w:pStyle w:val="CommentText"/>
      </w:pPr>
      <w:r>
        <w:rPr>
          <w:rStyle w:val="CommentReference"/>
        </w:rPr>
        <w:annotationRef/>
      </w:r>
      <w:r>
        <w:t>persevere or be sober?</w:t>
      </w:r>
    </w:p>
  </w:comment>
  <w:comment w:id="449" w:author="Windows User" w:date="2015-10-30T08:56:00Z" w:initials="BS">
    <w:p w14:paraId="0F283256" w14:textId="77777777" w:rsidR="009E143A" w:rsidRDefault="009E143A" w:rsidP="00D31F38">
      <w:pPr>
        <w:pStyle w:val="CommentText"/>
      </w:pPr>
      <w:r>
        <w:rPr>
          <w:rStyle w:val="CommentReference"/>
        </w:rPr>
        <w:annotationRef/>
      </w:r>
      <w:r>
        <w:t>Coptic has presbyters, not priests (oweeb)</w:t>
      </w:r>
    </w:p>
  </w:comment>
  <w:comment w:id="450" w:author="Windows User" w:date="2015-10-30T08:56:00Z" w:initials="BS">
    <w:p w14:paraId="141FC7EB" w14:textId="77777777" w:rsidR="009E143A" w:rsidRDefault="009E143A" w:rsidP="00D31F38">
      <w:pPr>
        <w:pStyle w:val="CommentText"/>
      </w:pPr>
      <w:r>
        <w:rPr>
          <w:rStyle w:val="CommentReference"/>
        </w:rPr>
        <w:annotationRef/>
      </w:r>
      <w:r>
        <w:t>esmo is bless, not praise...</w:t>
      </w:r>
    </w:p>
  </w:comment>
  <w:comment w:id="451" w:author="Windows User" w:date="2015-10-30T08:56:00Z" w:initials="BS">
    <w:p w14:paraId="22452F1B" w14:textId="77777777" w:rsidR="009E143A" w:rsidRDefault="009E143A" w:rsidP="00D31F38">
      <w:pPr>
        <w:pStyle w:val="CommentText"/>
      </w:pPr>
      <w:r>
        <w:rPr>
          <w:rStyle w:val="CommentReference"/>
        </w:rPr>
        <w:annotationRef/>
      </w:r>
      <w:r>
        <w:t>Coptic doesn't look like day to day... "Until this day" doesn't make as much sense... is there something less literal but closer to the maning?</w:t>
      </w:r>
    </w:p>
  </w:comment>
  <w:comment w:id="452" w:author="Windows User" w:date="2015-10-30T08:56:00Z" w:initials="BS">
    <w:p w14:paraId="532CE324" w14:textId="77777777" w:rsidR="009E143A" w:rsidRDefault="009E143A" w:rsidP="00D31F38">
      <w:pPr>
        <w:pStyle w:val="CommentText"/>
      </w:pPr>
      <w:r>
        <w:rPr>
          <w:rStyle w:val="CommentReference"/>
        </w:rPr>
        <w:annotationRef/>
      </w:r>
      <w:r>
        <w:t>Is LA right with breaths and spirits?</w:t>
      </w:r>
    </w:p>
  </w:comment>
  <w:comment w:id="453" w:author="Windows User" w:date="2015-10-30T08:56:00Z" w:initials="BS">
    <w:p w14:paraId="7C12CF17" w14:textId="77777777" w:rsidR="009E143A" w:rsidRDefault="009E143A" w:rsidP="00D31F38">
      <w:pPr>
        <w:pStyle w:val="CommentText"/>
      </w:pPr>
      <w:r>
        <w:rPr>
          <w:rStyle w:val="CommentReference"/>
        </w:rPr>
        <w:annotationRef/>
      </w:r>
      <w:r>
        <w:t>doesn't look like waters... is it ssea?</w:t>
      </w:r>
    </w:p>
  </w:comment>
  <w:comment w:id="454" w:author="Windows User" w:date="2015-10-30T08:56:00Z" w:initials="BS">
    <w:p w14:paraId="789F9E96" w14:textId="77777777" w:rsidR="009E143A" w:rsidRDefault="009E143A" w:rsidP="00D31F38">
      <w:pPr>
        <w:pStyle w:val="CommentText"/>
      </w:pPr>
      <w:r>
        <w:rPr>
          <w:rStyle w:val="CommentReference"/>
        </w:rPr>
        <w:annotationRef/>
      </w:r>
      <w:r>
        <w:t>I still don't get of all the things we would see after seeing all the praise of nature would be "Bless the Lord you birds".</w:t>
      </w:r>
    </w:p>
  </w:comment>
  <w:comment w:id="455" w:author="Windows User" w:date="2015-10-30T08:56:00Z" w:initials="BS">
    <w:p w14:paraId="1E93DCCD" w14:textId="77777777" w:rsidR="009E143A" w:rsidRDefault="009E143A" w:rsidP="00D31F38">
      <w:pPr>
        <w:pStyle w:val="CommentText"/>
      </w:pPr>
      <w:r>
        <w:rPr>
          <w:rStyle w:val="CommentReference"/>
        </w:rPr>
        <w:annotationRef/>
      </w:r>
      <w:r>
        <w:t>disobedient? heretics?</w:t>
      </w:r>
    </w:p>
  </w:comment>
  <w:comment w:id="456" w:author="Windows User" w:date="2015-10-30T08:56:00Z" w:initials="BS">
    <w:p w14:paraId="298A6523" w14:textId="77777777" w:rsidR="009E143A" w:rsidRDefault="009E143A" w:rsidP="00D31F38">
      <w:pPr>
        <w:pStyle w:val="CommentText"/>
      </w:pPr>
      <w:r>
        <w:rPr>
          <w:rStyle w:val="CommentReference"/>
        </w:rPr>
        <w:annotationRef/>
      </w:r>
      <w:r>
        <w:t>souls or spirits?</w:t>
      </w:r>
    </w:p>
  </w:comment>
  <w:comment w:id="457" w:author="Windows User" w:date="2015-10-30T08:56:00Z" w:initials="BS">
    <w:p w14:paraId="3D56C030" w14:textId="77777777" w:rsidR="009E143A" w:rsidRDefault="009E143A" w:rsidP="00D31F38">
      <w:pPr>
        <w:pStyle w:val="CommentText"/>
      </w:pPr>
      <w:r>
        <w:rPr>
          <w:rStyle w:val="CommentReference"/>
        </w:rPr>
        <w:annotationRef/>
      </w:r>
      <w:r>
        <w:t>humble or contrite?</w:t>
      </w:r>
    </w:p>
  </w:comment>
  <w:comment w:id="458" w:author="Windows User" w:date="2015-10-30T08:56:00Z" w:initials="BS">
    <w:p w14:paraId="4417CE6C" w14:textId="77777777" w:rsidR="009E143A" w:rsidRDefault="009E143A" w:rsidP="00D31F38">
      <w:pPr>
        <w:pStyle w:val="CommentText"/>
      </w:pPr>
      <w:r>
        <w:rPr>
          <w:rStyle w:val="CommentReference"/>
        </w:rPr>
        <w:annotationRef/>
      </w:r>
      <w:r>
        <w:t>hearts?</w:t>
      </w:r>
    </w:p>
  </w:comment>
  <w:comment w:id="459" w:author="Windows User" w:date="2015-10-30T08:56:00Z" w:initials="BS">
    <w:p w14:paraId="6056EF08" w14:textId="77777777" w:rsidR="009E143A" w:rsidRDefault="009E143A" w:rsidP="00D31F38">
      <w:pPr>
        <w:pStyle w:val="CommentText"/>
      </w:pPr>
      <w:r>
        <w:rPr>
          <w:rStyle w:val="CommentReference"/>
        </w:rPr>
        <w:annotationRef/>
      </w:r>
      <w:r>
        <w:t>this or LA?</w:t>
      </w:r>
    </w:p>
  </w:comment>
  <w:comment w:id="460" w:author="Windows User" w:date="2015-10-30T08:56:00Z" w:initials="BS">
    <w:p w14:paraId="021CF208" w14:textId="77777777" w:rsidR="009E143A" w:rsidRDefault="009E143A" w:rsidP="00D31F38">
      <w:pPr>
        <w:pStyle w:val="CommentText"/>
      </w:pPr>
      <w:r>
        <w:rPr>
          <w:rStyle w:val="CommentReference"/>
        </w:rPr>
        <w:annotationRef/>
      </w:r>
      <w:r>
        <w:t>righteous of, or who revere</w:t>
      </w:r>
    </w:p>
  </w:comment>
  <w:comment w:id="461" w:author="Windows User" w:date="2015-10-30T08:56:00Z" w:initials="BS">
    <w:p w14:paraId="2B7DD481" w14:textId="77777777" w:rsidR="009E143A" w:rsidRDefault="009E143A" w:rsidP="00D31F38">
      <w:pPr>
        <w:pStyle w:val="CommentText"/>
      </w:pPr>
      <w:r>
        <w:rPr>
          <w:rStyle w:val="CommentReference"/>
        </w:rPr>
        <w:annotationRef/>
      </w:r>
      <w:r>
        <w:t>this, or accountable? or something else?</w:t>
      </w:r>
    </w:p>
  </w:comment>
  <w:comment w:id="462" w:author="Windows User" w:date="2015-10-30T08:56:00Z" w:initials="BS">
    <w:p w14:paraId="154E2A2A" w14:textId="77777777" w:rsidR="009E143A" w:rsidRDefault="009E143A" w:rsidP="00D31F38">
      <w:pPr>
        <w:pStyle w:val="CommentText"/>
      </w:pPr>
      <w:r>
        <w:rPr>
          <w:rStyle w:val="CommentReference"/>
        </w:rPr>
        <w:annotationRef/>
      </w:r>
      <w:r>
        <w:t>that he may praise and say?</w:t>
      </w:r>
    </w:p>
  </w:comment>
  <w:comment w:id="476" w:author="Windows User" w:date="2015-11-21T13:00:00Z" w:initials="WU">
    <w:p w14:paraId="72B45ACE" w14:textId="77777777" w:rsidR="009E143A" w:rsidRDefault="009E143A" w:rsidP="00D31F38">
      <w:pPr>
        <w:pStyle w:val="CommentText"/>
      </w:pPr>
      <w:r>
        <w:rPr>
          <w:rStyle w:val="CommentReference"/>
        </w:rPr>
        <w:annotationRef/>
      </w:r>
      <w:r>
        <w:t>Check, and 2 above.</w:t>
      </w:r>
    </w:p>
  </w:comment>
  <w:comment w:id="477" w:author="Brett Slote" w:date="2015-10-30T08:56:00Z" w:initials="BS">
    <w:p w14:paraId="0C0C90F8" w14:textId="77777777" w:rsidR="009E143A" w:rsidRDefault="009E143A" w:rsidP="00D31F38">
      <w:pPr>
        <w:pStyle w:val="CommentText"/>
      </w:pPr>
      <w:r>
        <w:rPr>
          <w:rStyle w:val="CommentReference"/>
        </w:rPr>
        <w:annotationRef/>
      </w:r>
      <w:r>
        <w:t>Fred wants 'O' here, saying it matches the Coptic... but it isn't in the Coptic!</w:t>
      </w:r>
    </w:p>
  </w:comment>
  <w:comment w:id="478" w:author="Windows User" w:date="2015-11-21T13:00:00Z" w:initials="WU">
    <w:p w14:paraId="59221E95" w14:textId="77777777" w:rsidR="009E143A" w:rsidRDefault="009E143A" w:rsidP="00D31F38">
      <w:pPr>
        <w:pStyle w:val="CommentText"/>
      </w:pPr>
      <w:r>
        <w:rPr>
          <w:rStyle w:val="CommentReference"/>
        </w:rPr>
        <w:annotationRef/>
      </w:r>
      <w:r>
        <w:t>check</w:t>
      </w:r>
    </w:p>
  </w:comment>
  <w:comment w:id="479" w:author="Windows User" w:date="2015-11-21T13:00:00Z" w:initials="WU">
    <w:p w14:paraId="0CFC2594" w14:textId="77777777" w:rsidR="009E143A" w:rsidRDefault="009E143A" w:rsidP="00D31F38">
      <w:pPr>
        <w:pStyle w:val="CommentText"/>
      </w:pPr>
      <w:r>
        <w:rPr>
          <w:rStyle w:val="CommentReference"/>
        </w:rPr>
        <w:annotationRef/>
      </w:r>
      <w:r>
        <w:t>check</w:t>
      </w:r>
    </w:p>
  </w:comment>
  <w:comment w:id="480" w:author="Windows User" w:date="2015-11-21T13:01:00Z" w:initials="WU">
    <w:p w14:paraId="403A6460" w14:textId="77777777" w:rsidR="009E143A" w:rsidRDefault="009E143A" w:rsidP="00D31F38">
      <w:pPr>
        <w:pStyle w:val="CommentText"/>
      </w:pPr>
      <w:r>
        <w:rPr>
          <w:rStyle w:val="CommentReference"/>
        </w:rPr>
        <w:annotationRef/>
      </w:r>
      <w:r>
        <w:t>check, find Copitic</w:t>
      </w:r>
    </w:p>
  </w:comment>
  <w:comment w:id="481" w:author="Windows User" w:date="2015-10-30T08:56:00Z" w:initials="BS">
    <w:p w14:paraId="1B2986E7" w14:textId="77777777" w:rsidR="009E143A" w:rsidRDefault="009E143A" w:rsidP="00D31F38">
      <w:pPr>
        <w:pStyle w:val="CommentText"/>
      </w:pPr>
      <w:r>
        <w:rPr>
          <w:rStyle w:val="CommentReference"/>
        </w:rPr>
        <w:annotationRef/>
      </w:r>
      <w:r>
        <w:t>why do books not have a vs for the bishop???</w:t>
      </w:r>
    </w:p>
  </w:comment>
  <w:comment w:id="482" w:author="Windows User" w:date="2015-10-30T08:56:00Z" w:initials="BS">
    <w:p w14:paraId="2328FF19" w14:textId="77777777" w:rsidR="009E143A" w:rsidRDefault="009E143A" w:rsidP="00D31F38">
      <w:pPr>
        <w:pStyle w:val="CommentText"/>
      </w:pPr>
      <w:r>
        <w:rPr>
          <w:rStyle w:val="CommentReference"/>
        </w:rPr>
        <w:annotationRef/>
      </w:r>
      <w:r>
        <w:t>add</w:t>
      </w:r>
    </w:p>
  </w:comment>
  <w:comment w:id="485" w:author="Windows User" w:date="2015-10-30T08:56:00Z" w:initials="BS">
    <w:p w14:paraId="76CF17E1" w14:textId="77777777" w:rsidR="009E143A" w:rsidRDefault="009E143A" w:rsidP="00D31F38">
      <w:pPr>
        <w:pStyle w:val="CommentText"/>
      </w:pPr>
      <w:r>
        <w:rPr>
          <w:rStyle w:val="CommentReference"/>
        </w:rPr>
        <w:annotationRef/>
      </w:r>
      <w:r>
        <w:t>the first two sections each have 7 verses. Maybe each section had seven verses and then became inflated? Keeping 7 vs in each section</w:t>
      </w:r>
    </w:p>
  </w:comment>
  <w:comment w:id="486" w:author="Windows User" w:date="2015-10-30T08:56:00Z" w:initials="BS">
    <w:p w14:paraId="01D3FC9E" w14:textId="77777777" w:rsidR="009E143A" w:rsidRDefault="009E143A" w:rsidP="00D31F38">
      <w:pPr>
        <w:pStyle w:val="CommentText"/>
      </w:pPr>
      <w:r>
        <w:rPr>
          <w:rStyle w:val="CommentReference"/>
        </w:rPr>
        <w:annotationRef/>
      </w:r>
      <w:r>
        <w:t>Communion or commemoration?</w:t>
      </w:r>
    </w:p>
  </w:comment>
  <w:comment w:id="487" w:author="Windows User" w:date="2015-11-21T13:01:00Z" w:initials="WU">
    <w:p w14:paraId="3C8EDFD6" w14:textId="77777777" w:rsidR="009E143A" w:rsidRDefault="009E143A" w:rsidP="00D31F38">
      <w:pPr>
        <w:pStyle w:val="CommentText"/>
      </w:pPr>
      <w:r>
        <w:rPr>
          <w:rStyle w:val="CommentReference"/>
        </w:rPr>
        <w:annotationRef/>
      </w:r>
      <w:r>
        <w:t>Check, and 2 above</w:t>
      </w:r>
    </w:p>
  </w:comment>
  <w:comment w:id="488" w:author="Brett Slote" w:date="2015-10-30T08:56:00Z" w:initials="BS">
    <w:p w14:paraId="502DF58D" w14:textId="77777777" w:rsidR="009E143A" w:rsidRDefault="009E143A" w:rsidP="00D31F38">
      <w:pPr>
        <w:pStyle w:val="CommentText"/>
      </w:pPr>
      <w:r>
        <w:rPr>
          <w:rStyle w:val="CommentReference"/>
        </w:rPr>
        <w:annotationRef/>
      </w:r>
      <w:r>
        <w:t>Fred wants 'O' here, saying it matches the Coptic... but it isn't in the Coptic!</w:t>
      </w:r>
    </w:p>
  </w:comment>
  <w:comment w:id="489" w:author="Windows User" w:date="2015-11-21T13:02:00Z" w:initials="WU">
    <w:p w14:paraId="0E3206C8" w14:textId="77777777" w:rsidR="009E143A" w:rsidRDefault="009E143A" w:rsidP="00D31F38">
      <w:pPr>
        <w:pStyle w:val="CommentText"/>
      </w:pPr>
      <w:r>
        <w:rPr>
          <w:rStyle w:val="CommentReference"/>
        </w:rPr>
        <w:annotationRef/>
      </w:r>
      <w:r>
        <w:t>check</w:t>
      </w:r>
    </w:p>
  </w:comment>
  <w:comment w:id="490" w:author="Windows User" w:date="2015-10-30T08:56:00Z" w:initials="BS">
    <w:p w14:paraId="303AD0FE" w14:textId="77777777" w:rsidR="009E143A" w:rsidRDefault="009E143A"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1" w:author="Windows User" w:date="2015-11-21T13:02:00Z" w:initials="WU">
    <w:p w14:paraId="5B706BCD" w14:textId="77777777" w:rsidR="009E143A" w:rsidRDefault="009E143A" w:rsidP="00D31F38">
      <w:pPr>
        <w:pStyle w:val="CommentText"/>
      </w:pPr>
      <w:r>
        <w:rPr>
          <w:rStyle w:val="CommentReference"/>
        </w:rPr>
        <w:annotationRef/>
      </w:r>
      <w:r>
        <w:t>check.  Add Coptic</w:t>
      </w:r>
    </w:p>
  </w:comment>
  <w:comment w:id="497" w:author="Windows User" w:date="2015-11-02T12:45:00Z" w:initials="BS">
    <w:p w14:paraId="02E474EA" w14:textId="77777777" w:rsidR="009E143A" w:rsidRDefault="009E143A" w:rsidP="00D31F38">
      <w:pPr>
        <w:pStyle w:val="CommentText"/>
      </w:pPr>
      <w:r>
        <w:rPr>
          <w:rStyle w:val="CommentReference"/>
        </w:rPr>
        <w:annotationRef/>
      </w:r>
      <w:r>
        <w:t>Godhead or Divinity?</w:t>
      </w:r>
    </w:p>
  </w:comment>
  <w:comment w:id="498" w:author="Windows User" w:date="2015-10-30T08:56:00Z" w:initials="BS">
    <w:p w14:paraId="1165D588" w14:textId="77777777" w:rsidR="009E143A" w:rsidRDefault="009E143A"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499" w:author="Windows User" w:date="2015-10-30T08:56:00Z" w:initials="BS">
    <w:p w14:paraId="0ABD6F72" w14:textId="77777777" w:rsidR="009E143A" w:rsidRDefault="009E143A" w:rsidP="00D31F38">
      <w:pPr>
        <w:pStyle w:val="CommentText"/>
      </w:pPr>
      <w:r>
        <w:rPr>
          <w:rStyle w:val="CommentReference"/>
        </w:rPr>
        <w:annotationRef/>
      </w:r>
      <w:r>
        <w:t>faithful or trusted? faithful sounds better as it is her action and not ours, as trusted.</w:t>
      </w:r>
    </w:p>
  </w:comment>
  <w:comment w:id="513" w:author="Windows User" w:date="2015-10-30T08:56:00Z" w:initials="BS">
    <w:p w14:paraId="07EF5E65" w14:textId="77777777" w:rsidR="009E143A" w:rsidRDefault="009E143A" w:rsidP="00D31F38">
      <w:pPr>
        <w:pStyle w:val="CommentText"/>
      </w:pPr>
      <w:r>
        <w:rPr>
          <w:rStyle w:val="CommentReference"/>
        </w:rPr>
        <w:annotationRef/>
      </w:r>
      <w:r>
        <w:t>MT (KJV) and Ra lack. NETS has and so does Coptic.</w:t>
      </w:r>
    </w:p>
  </w:comment>
  <w:comment w:id="514" w:author="Windows User" w:date="2015-11-21T13:03:00Z" w:initials="WU">
    <w:p w14:paraId="0505077C" w14:textId="77777777" w:rsidR="009E143A" w:rsidRDefault="009E143A" w:rsidP="00D31F38">
      <w:pPr>
        <w:pStyle w:val="CommentText"/>
      </w:pPr>
      <w:r>
        <w:rPr>
          <w:rStyle w:val="CommentReference"/>
        </w:rPr>
        <w:annotationRef/>
      </w:r>
      <w:r>
        <w:t>check</w:t>
      </w:r>
    </w:p>
  </w:comment>
  <w:comment w:id="515" w:author="Windows User" w:date="2015-11-21T13:03:00Z" w:initials="WU">
    <w:p w14:paraId="2CFCDBC4" w14:textId="77777777" w:rsidR="009E143A" w:rsidRDefault="009E143A" w:rsidP="00D31F38">
      <w:pPr>
        <w:pStyle w:val="CommentText"/>
      </w:pPr>
      <w:r>
        <w:rPr>
          <w:rStyle w:val="CommentReference"/>
        </w:rPr>
        <w:annotationRef/>
      </w:r>
      <w:r>
        <w:t>check</w:t>
      </w:r>
    </w:p>
  </w:comment>
  <w:comment w:id="516" w:author="Windows User" w:date="2015-11-21T13:04:00Z" w:initials="WU">
    <w:p w14:paraId="7B87BF1F" w14:textId="77777777" w:rsidR="009E143A" w:rsidRDefault="009E143A" w:rsidP="00D31F38">
      <w:pPr>
        <w:pStyle w:val="CommentText"/>
      </w:pPr>
      <w:r>
        <w:rPr>
          <w:rStyle w:val="CommentReference"/>
        </w:rPr>
        <w:annotationRef/>
      </w:r>
      <w:r>
        <w:t>check</w:t>
      </w:r>
    </w:p>
  </w:comment>
  <w:comment w:id="517" w:author="Windows User" w:date="2015-10-30T08:56:00Z" w:initials="BS">
    <w:p w14:paraId="469A8399" w14:textId="77777777" w:rsidR="009E143A" w:rsidRDefault="009E143A" w:rsidP="00D31F38">
      <w:pPr>
        <w:pStyle w:val="CommentText"/>
      </w:pPr>
      <w:r>
        <w:rPr>
          <w:rStyle w:val="CommentReference"/>
        </w:rPr>
        <w:annotationRef/>
      </w:r>
      <w:r>
        <w:t>Coptic varies greatly from NETS</w:t>
      </w:r>
    </w:p>
  </w:comment>
  <w:comment w:id="523" w:author="Windows User" w:date="2015-10-30T08:56:00Z" w:initials="BS">
    <w:p w14:paraId="30B7538F" w14:textId="77777777" w:rsidR="009E143A" w:rsidRDefault="009E143A" w:rsidP="00D31F38">
      <w:pPr>
        <w:pStyle w:val="CommentText"/>
      </w:pPr>
      <w:r>
        <w:rPr>
          <w:rStyle w:val="CommentReference"/>
        </w:rPr>
        <w:annotationRef/>
      </w:r>
      <w:r>
        <w:t>NETS has dance... also drum &amp; harp...</w:t>
      </w:r>
    </w:p>
  </w:comment>
  <w:comment w:id="524" w:author="Windows User" w:date="2015-10-30T08:56:00Z" w:initials="BS">
    <w:p w14:paraId="040D59AA" w14:textId="77777777" w:rsidR="009E143A" w:rsidRDefault="009E143A" w:rsidP="00D31F38">
      <w:pPr>
        <w:pStyle w:val="CommentText"/>
      </w:pPr>
      <w:r>
        <w:rPr>
          <w:rStyle w:val="CommentReference"/>
        </w:rPr>
        <w:annotationRef/>
      </w:r>
      <w:r>
        <w:t>NETS and LA have boast in glory...</w:t>
      </w:r>
    </w:p>
  </w:comment>
  <w:comment w:id="525" w:author="Windows User" w:date="2015-10-30T08:56:00Z" w:initials="BS">
    <w:p w14:paraId="0F357187" w14:textId="77777777" w:rsidR="009E143A" w:rsidRDefault="009E143A" w:rsidP="00D31F38">
      <w:pPr>
        <w:pStyle w:val="CommentText"/>
      </w:pPr>
      <w:r>
        <w:rPr>
          <w:rStyle w:val="CommentReference"/>
        </w:rPr>
        <w:annotationRef/>
      </w:r>
      <w:r>
        <w:t>NETS has rejoice. Coptis looks to me like glorify... Sing aloud? Rejoice?</w:t>
      </w:r>
    </w:p>
  </w:comment>
  <w:comment w:id="526" w:author="Windows User" w:date="2015-10-30T08:56:00Z" w:initials="BS">
    <w:p w14:paraId="10510650" w14:textId="77777777" w:rsidR="009E143A" w:rsidRDefault="009E143A" w:rsidP="00D31F38">
      <w:pPr>
        <w:pStyle w:val="CommentText"/>
      </w:pPr>
      <w:r>
        <w:rPr>
          <w:rStyle w:val="CommentReference"/>
        </w:rPr>
        <w:annotationRef/>
      </w:r>
      <w:r>
        <w:t>NETS has throats too. I'm leaving mouths. Throats is too literal. Not how we say it in English...</w:t>
      </w:r>
    </w:p>
  </w:comment>
  <w:comment w:id="527" w:author="Windows User" w:date="2015-10-30T08:56:00Z" w:initials="BS">
    <w:p w14:paraId="0F6BDC5E" w14:textId="77777777" w:rsidR="009E143A" w:rsidRDefault="009E143A" w:rsidP="00D31F38">
      <w:pPr>
        <w:pStyle w:val="CommentText"/>
      </w:pPr>
      <w:r>
        <w:rPr>
          <w:rStyle w:val="CommentReference"/>
        </w:rPr>
        <w:annotationRef/>
      </w:r>
      <w:r>
        <w:t>NETS has rebukes. punishments?</w:t>
      </w:r>
    </w:p>
  </w:comment>
  <w:comment w:id="533" w:author="Windows User" w:date="2015-10-30T08:56:00Z" w:initials="BS">
    <w:p w14:paraId="37F1C98E" w14:textId="77777777" w:rsidR="009E143A" w:rsidRDefault="009E143A" w:rsidP="00D31F38">
      <w:pPr>
        <w:pStyle w:val="CommentText"/>
      </w:pPr>
      <w:r>
        <w:rPr>
          <w:rStyle w:val="CommentReference"/>
        </w:rPr>
        <w:annotationRef/>
      </w:r>
      <w:r>
        <w:t>psaltry? or lyre?</w:t>
      </w:r>
    </w:p>
  </w:comment>
  <w:comment w:id="534" w:author="Windows User" w:date="2015-10-30T08:56:00Z" w:initials="BS">
    <w:p w14:paraId="51CE2A65" w14:textId="77777777" w:rsidR="009E143A" w:rsidRDefault="009E143A" w:rsidP="00D31F38">
      <w:pPr>
        <w:pStyle w:val="CommentText"/>
      </w:pPr>
      <w:r>
        <w:rPr>
          <w:rStyle w:val="CommentReference"/>
        </w:rPr>
        <w:annotationRef/>
      </w:r>
      <w:r>
        <w:t>NETS has drum and dance.</w:t>
      </w:r>
    </w:p>
  </w:comment>
  <w:comment w:id="545" w:author="Windows User" w:date="2015-11-21T13:04:00Z" w:initials="WU">
    <w:p w14:paraId="43A5D1B1" w14:textId="77777777" w:rsidR="009E143A" w:rsidRDefault="009E143A" w:rsidP="00E35F1F">
      <w:pPr>
        <w:pStyle w:val="CommentText"/>
      </w:pPr>
      <w:r>
        <w:rPr>
          <w:rStyle w:val="CommentReference"/>
        </w:rPr>
        <w:annotationRef/>
      </w:r>
      <w:r>
        <w:t>check</w:t>
      </w:r>
    </w:p>
  </w:comment>
  <w:comment w:id="546" w:author="Windows User" w:date="2015-11-21T13:04:00Z" w:initials="WU">
    <w:p w14:paraId="4B6A4DE4" w14:textId="77777777" w:rsidR="009E143A" w:rsidRDefault="009E143A" w:rsidP="00E35F1F">
      <w:pPr>
        <w:pStyle w:val="CommentText"/>
      </w:pPr>
      <w:r>
        <w:rPr>
          <w:rStyle w:val="CommentReference"/>
        </w:rPr>
        <w:annotationRef/>
      </w:r>
      <w:r>
        <w:t>check</w:t>
      </w:r>
    </w:p>
  </w:comment>
  <w:comment w:id="547" w:author="Windows User" w:date="2015-10-30T08:56:00Z" w:initials="BS">
    <w:p w14:paraId="483AEE75" w14:textId="77777777" w:rsidR="009E143A" w:rsidRDefault="009E143A" w:rsidP="00E35F1F">
      <w:pPr>
        <w:pStyle w:val="CommentText"/>
      </w:pPr>
      <w:r>
        <w:rPr>
          <w:rStyle w:val="CommentReference"/>
        </w:rPr>
        <w:annotationRef/>
      </w:r>
      <w:r>
        <w:t>tense? praise or will praise?</w:t>
      </w:r>
    </w:p>
  </w:comment>
  <w:comment w:id="548" w:author="Windows User" w:date="2015-10-30T08:56:00Z" w:initials="BS">
    <w:p w14:paraId="17DAD50D" w14:textId="77777777" w:rsidR="009E143A" w:rsidRDefault="009E143A" w:rsidP="00E35F1F">
      <w:pPr>
        <w:pStyle w:val="CommentText"/>
      </w:pPr>
      <w:r>
        <w:rPr>
          <w:rStyle w:val="CommentReference"/>
        </w:rPr>
        <w:annotationRef/>
      </w:r>
      <w:r>
        <w:t>earth? land? creation?</w:t>
      </w:r>
    </w:p>
  </w:comment>
  <w:comment w:id="549" w:author="Windows User" w:date="2015-11-21T13:05:00Z" w:initials="WU">
    <w:p w14:paraId="412BFF55" w14:textId="77777777" w:rsidR="009E143A" w:rsidRDefault="009E143A" w:rsidP="00E35F1F">
      <w:pPr>
        <w:pStyle w:val="CommentText"/>
      </w:pPr>
      <w:r>
        <w:rPr>
          <w:rStyle w:val="CommentReference"/>
        </w:rPr>
        <w:annotationRef/>
      </w:r>
      <w:r>
        <w:t>check</w:t>
      </w:r>
    </w:p>
  </w:comment>
  <w:comment w:id="550" w:author="Windows User" w:date="2015-10-30T08:56:00Z" w:initials="BS">
    <w:p w14:paraId="4FEF2EC7" w14:textId="77777777" w:rsidR="009E143A" w:rsidRDefault="009E143A" w:rsidP="00E35F1F">
      <w:pPr>
        <w:pStyle w:val="CommentText"/>
      </w:pPr>
      <w:r>
        <w:rPr>
          <w:rStyle w:val="CommentReference"/>
        </w:rPr>
        <w:annotationRef/>
      </w:r>
      <w:r>
        <w:t>make haste is a little archaic. But hurry is way too colloquial. Quicken doesn't sound right.</w:t>
      </w:r>
    </w:p>
  </w:comment>
  <w:comment w:id="551" w:author="Windows User" w:date="2015-10-30T08:56:00Z" w:initials="BS">
    <w:p w14:paraId="25E26C66" w14:textId="77777777" w:rsidR="009E143A" w:rsidRDefault="009E143A" w:rsidP="00E35F1F">
      <w:pPr>
        <w:pStyle w:val="CommentText"/>
      </w:pPr>
      <w:r>
        <w:rPr>
          <w:rStyle w:val="CommentReference"/>
        </w:rPr>
        <w:annotationRef/>
      </w:r>
      <w:r>
        <w:t>should either be diverse here or different elsewhere</w:t>
      </w:r>
    </w:p>
  </w:comment>
  <w:comment w:id="552" w:author="Windows User" w:date="2015-10-30T08:56:00Z" w:initials="BS">
    <w:p w14:paraId="7A65524D" w14:textId="77777777" w:rsidR="009E143A" w:rsidRDefault="009E143A" w:rsidP="00E35F1F">
      <w:pPr>
        <w:pStyle w:val="CommentText"/>
      </w:pPr>
      <w:r>
        <w:rPr>
          <w:rStyle w:val="CommentReference"/>
        </w:rPr>
        <w:annotationRef/>
      </w:r>
      <w:r>
        <w:t>truth or righteousness? Or justice?</w:t>
      </w:r>
    </w:p>
  </w:comment>
  <w:comment w:id="553" w:author="Windows User" w:date="2015-10-30T08:56:00Z" w:initials="BS">
    <w:p w14:paraId="1C135E98" w14:textId="77777777" w:rsidR="009E143A" w:rsidRDefault="009E143A" w:rsidP="00E35F1F">
      <w:pPr>
        <w:pStyle w:val="CommentText"/>
      </w:pPr>
      <w:r>
        <w:rPr>
          <w:rStyle w:val="CommentReference"/>
        </w:rPr>
        <w:annotationRef/>
      </w:r>
      <w:r>
        <w:t>patience or longsuffering?</w:t>
      </w:r>
    </w:p>
  </w:comment>
  <w:comment w:id="554" w:author="Windows User" w:date="2015-10-30T08:56:00Z" w:initials="BS">
    <w:p w14:paraId="2E20A232" w14:textId="77777777" w:rsidR="009E143A" w:rsidRDefault="009E143A" w:rsidP="00E35F1F">
      <w:pPr>
        <w:pStyle w:val="CommentText"/>
      </w:pPr>
      <w:r>
        <w:rPr>
          <w:rStyle w:val="CommentReference"/>
        </w:rPr>
        <w:annotationRef/>
      </w:r>
      <w:r>
        <w:t>just "at the first watch"?</w:t>
      </w:r>
    </w:p>
  </w:comment>
  <w:comment w:id="555" w:author="Windows User" w:date="2015-10-30T08:56:00Z" w:initials="BS">
    <w:p w14:paraId="34FB1BC0" w14:textId="77777777" w:rsidR="009E143A" w:rsidRDefault="009E143A" w:rsidP="00E35F1F">
      <w:pPr>
        <w:pStyle w:val="CommentText"/>
      </w:pPr>
      <w:r>
        <w:rPr>
          <w:rStyle w:val="CommentReference"/>
        </w:rPr>
        <w:annotationRef/>
      </w:r>
      <w:r>
        <w:t>sweet, or easy?</w:t>
      </w:r>
    </w:p>
  </w:comment>
  <w:comment w:id="556" w:author="Windows User" w:date="2015-10-30T08:56:00Z" w:initials="BS">
    <w:p w14:paraId="20646872" w14:textId="77777777" w:rsidR="009E143A" w:rsidRDefault="009E143A" w:rsidP="00E35F1F">
      <w:pPr>
        <w:pStyle w:val="CommentText"/>
      </w:pPr>
      <w:r>
        <w:rPr>
          <w:rStyle w:val="CommentReference"/>
        </w:rPr>
        <w:annotationRef/>
      </w:r>
      <w:r>
        <w:t>less accurate than beloved, but sounds a lot better..</w:t>
      </w:r>
    </w:p>
  </w:comment>
  <w:comment w:id="557" w:author="Windows User" w:date="2015-10-30T08:56:00Z" w:initials="BS">
    <w:p w14:paraId="4707B322" w14:textId="77777777" w:rsidR="009E143A" w:rsidRDefault="009E143A" w:rsidP="00E35F1F">
      <w:pPr>
        <w:pStyle w:val="CommentText"/>
      </w:pPr>
      <w:r>
        <w:rPr>
          <w:rStyle w:val="CommentReference"/>
        </w:rPr>
        <w:annotationRef/>
      </w:r>
      <w:r>
        <w:t>sound better if omit of?</w:t>
      </w:r>
    </w:p>
  </w:comment>
  <w:comment w:id="558" w:author="Windows User" w:date="2015-10-30T08:56:00Z" w:initials="BS">
    <w:p w14:paraId="0D6FF167" w14:textId="77777777" w:rsidR="009E143A" w:rsidRDefault="009E143A" w:rsidP="00E35F1F">
      <w:pPr>
        <w:pStyle w:val="CommentText"/>
      </w:pPr>
      <w:r>
        <w:rPr>
          <w:rStyle w:val="CommentReference"/>
        </w:rPr>
        <w:annotationRef/>
      </w:r>
      <w:r>
        <w:t>truth, or righteousness?</w:t>
      </w:r>
    </w:p>
  </w:comment>
  <w:comment w:id="559" w:author="Windows User" w:date="2015-10-30T08:56:00Z" w:initials="BS">
    <w:p w14:paraId="1A8CABED" w14:textId="77777777" w:rsidR="009E143A" w:rsidRDefault="009E143A" w:rsidP="00E35F1F">
      <w:pPr>
        <w:pStyle w:val="CommentText"/>
      </w:pPr>
      <w:r>
        <w:rPr>
          <w:rStyle w:val="CommentReference"/>
        </w:rPr>
        <w:annotationRef/>
      </w:r>
      <w:r>
        <w:t>true, or perfecvt?</w:t>
      </w:r>
    </w:p>
  </w:comment>
  <w:comment w:id="560" w:author="Windows User" w:date="2015-10-30T08:56:00Z" w:initials="BS">
    <w:p w14:paraId="21AC5CB8" w14:textId="77777777" w:rsidR="009E143A" w:rsidRDefault="009E143A" w:rsidP="00E35F1F">
      <w:pPr>
        <w:pStyle w:val="CommentText"/>
      </w:pPr>
      <w:r>
        <w:rPr>
          <w:rStyle w:val="CommentReference"/>
        </w:rPr>
        <w:annotationRef/>
      </w:r>
      <w:r>
        <w:t>and?</w:t>
      </w:r>
    </w:p>
  </w:comment>
  <w:comment w:id="561" w:author="Windows User" w:date="2015-10-30T08:56:00Z" w:initials="BS">
    <w:p w14:paraId="6C6DCC78" w14:textId="77777777" w:rsidR="009E143A" w:rsidRDefault="009E143A" w:rsidP="00E35F1F">
      <w:pPr>
        <w:pStyle w:val="CommentText"/>
      </w:pPr>
      <w:r>
        <w:rPr>
          <w:rStyle w:val="CommentReference"/>
        </w:rPr>
        <w:annotationRef/>
      </w:r>
      <w:r>
        <w:t>gather is in first line in Coptic, but tune flows better here..</w:t>
      </w:r>
    </w:p>
  </w:comment>
  <w:comment w:id="562" w:author="Windows User" w:date="2015-10-30T08:56:00Z" w:initials="BS">
    <w:p w14:paraId="4B49F853" w14:textId="77777777" w:rsidR="009E143A" w:rsidRDefault="009E143A" w:rsidP="00E35F1F">
      <w:pPr>
        <w:pStyle w:val="CommentText"/>
      </w:pPr>
      <w:r>
        <w:rPr>
          <w:rStyle w:val="CommentReference"/>
        </w:rPr>
        <w:annotationRef/>
      </w:r>
      <w:r>
        <w:t>will?</w:t>
      </w:r>
    </w:p>
  </w:comment>
  <w:comment w:id="563" w:author="Windows User" w:date="2015-10-30T08:56:00Z" w:initials="BS">
    <w:p w14:paraId="6FC8752C" w14:textId="77777777" w:rsidR="009E143A" w:rsidRDefault="009E143A" w:rsidP="00E35F1F">
      <w:pPr>
        <w:pStyle w:val="CommentText"/>
      </w:pPr>
      <w:r>
        <w:rPr>
          <w:rStyle w:val="CommentReference"/>
        </w:rPr>
        <w:annotationRef/>
      </w:r>
      <w:r>
        <w:t>save? keep? deliver?</w:t>
      </w:r>
    </w:p>
  </w:comment>
  <w:comment w:id="564" w:author="Windows User" w:date="2015-10-30T08:56:00Z" w:initials="BS">
    <w:p w14:paraId="7843FDD6" w14:textId="77777777" w:rsidR="009E143A" w:rsidRDefault="009E143A" w:rsidP="00E35F1F">
      <w:pPr>
        <w:pStyle w:val="CommentText"/>
      </w:pPr>
      <w:r>
        <w:rPr>
          <w:rStyle w:val="CommentReference"/>
        </w:rPr>
        <w:annotationRef/>
      </w:r>
      <w:r>
        <w:t>need a convention for making "ak ee". {}? bold?</w:t>
      </w:r>
    </w:p>
  </w:comment>
  <w:comment w:id="565" w:author="Windows User" w:date="2015-10-30T08:56:00Z" w:initials="BS">
    <w:p w14:paraId="636DE776" w14:textId="77777777" w:rsidR="009E143A" w:rsidRDefault="009E143A" w:rsidP="00E35F1F">
      <w:pPr>
        <w:pStyle w:val="CommentText"/>
      </w:pPr>
      <w:r>
        <w:rPr>
          <w:rStyle w:val="CommentReference"/>
        </w:rPr>
        <w:annotationRef/>
      </w:r>
      <w:r>
        <w:t>I like it better with "be" in... thoughts?</w:t>
      </w:r>
    </w:p>
  </w:comment>
  <w:comment w:id="575" w:author="Windows User" w:date="2015-11-02T12:45:00Z" w:initials="BS">
    <w:p w14:paraId="0A55894A" w14:textId="77777777" w:rsidR="009E143A" w:rsidRDefault="009E143A" w:rsidP="00E35F1F">
      <w:pPr>
        <w:pStyle w:val="CommentText"/>
      </w:pPr>
      <w:r>
        <w:rPr>
          <w:rStyle w:val="CommentReference"/>
        </w:rPr>
        <w:annotationRef/>
      </w:r>
      <w:r>
        <w:t>this splitting of the verses doesn't follow the Coptic... does it really flow much better, or is it just that I'm more used to it?</w:t>
      </w:r>
    </w:p>
  </w:comment>
  <w:comment w:id="576" w:author="Windows User" w:date="2015-10-30T08:56:00Z" w:initials="BS">
    <w:p w14:paraId="0E80932F" w14:textId="77777777" w:rsidR="009E143A" w:rsidRDefault="009E143A" w:rsidP="00E35F1F">
      <w:pPr>
        <w:pStyle w:val="CommentText"/>
      </w:pPr>
      <w:r>
        <w:rPr>
          <w:rStyle w:val="CommentReference"/>
        </w:rPr>
        <w:annotationRef/>
      </w:r>
      <w:r>
        <w:t>does coptic bear out? Feels much more right to me.</w:t>
      </w:r>
    </w:p>
  </w:comment>
  <w:comment w:id="577" w:author="Windows User" w:date="2015-10-30T08:56:00Z" w:initials="BS">
    <w:p w14:paraId="759B277F" w14:textId="77777777" w:rsidR="009E143A" w:rsidRDefault="009E143A" w:rsidP="00E35F1F">
      <w:pPr>
        <w:pStyle w:val="CommentText"/>
      </w:pPr>
      <w:r>
        <w:rPr>
          <w:rStyle w:val="CommentReference"/>
        </w:rPr>
        <w:annotationRef/>
      </w:r>
      <w:r>
        <w:t>tense?</w:t>
      </w:r>
    </w:p>
  </w:comment>
  <w:comment w:id="578" w:author="Windows User" w:date="2015-10-30T08:56:00Z" w:initials="BS">
    <w:p w14:paraId="5C472088" w14:textId="77777777" w:rsidR="009E143A" w:rsidRDefault="009E143A" w:rsidP="00E35F1F">
      <w:pPr>
        <w:pStyle w:val="CommentText"/>
      </w:pPr>
      <w:r>
        <w:rPr>
          <w:rStyle w:val="CommentReference"/>
        </w:rPr>
        <w:annotationRef/>
      </w:r>
      <w:r>
        <w:t>exalt or magnify?</w:t>
      </w:r>
    </w:p>
  </w:comment>
  <w:comment w:id="579" w:author="Windows User" w:date="2015-10-30T08:56:00Z" w:initials="BS">
    <w:p w14:paraId="2FB7E2BD" w14:textId="77777777" w:rsidR="009E143A" w:rsidRDefault="009E143A" w:rsidP="00E35F1F">
      <w:pPr>
        <w:pStyle w:val="CommentText"/>
      </w:pPr>
      <w:r>
        <w:rPr>
          <w:rStyle w:val="CommentReference"/>
        </w:rPr>
        <w:annotationRef/>
      </w:r>
      <w:r>
        <w:t>or iwn?</w:t>
      </w:r>
    </w:p>
  </w:comment>
  <w:comment w:id="583" w:author="Windows User" w:date="2015-10-30T08:56:00Z" w:initials="BS">
    <w:p w14:paraId="3C8244A0" w14:textId="77777777" w:rsidR="009E143A" w:rsidRDefault="009E143A" w:rsidP="00E35F1F">
      <w:pPr>
        <w:pStyle w:val="CommentText"/>
      </w:pPr>
      <w:r>
        <w:rPr>
          <w:rStyle w:val="CommentReference"/>
        </w:rPr>
        <w:annotationRef/>
      </w:r>
      <w:r>
        <w:t>does type capture "it foretold the sign" in more contemporary language than "a figure"</w:t>
      </w:r>
    </w:p>
  </w:comment>
  <w:comment w:id="584" w:author="Windows User" w:date="2015-10-30T08:56:00Z" w:initials="BS">
    <w:p w14:paraId="6C8F9167" w14:textId="77777777" w:rsidR="009E143A" w:rsidRDefault="009E143A" w:rsidP="00E35F1F">
      <w:pPr>
        <w:pStyle w:val="CommentText"/>
      </w:pPr>
      <w:r>
        <w:rPr>
          <w:rStyle w:val="CommentReference"/>
        </w:rPr>
        <w:annotationRef/>
      </w:r>
      <w:r>
        <w:t>correct that no mention of nature?</w:t>
      </w:r>
    </w:p>
  </w:comment>
  <w:comment w:id="585" w:author="Windows User" w:date="2015-10-30T08:56:00Z" w:initials="BS">
    <w:p w14:paraId="5ACA101B" w14:textId="77777777" w:rsidR="009E143A" w:rsidRDefault="009E143A" w:rsidP="00E35F1F">
      <w:pPr>
        <w:pStyle w:val="CommentText"/>
      </w:pPr>
      <w:r>
        <w:rPr>
          <w:rStyle w:val="CommentReference"/>
        </w:rPr>
        <w:annotationRef/>
      </w:r>
      <w:r>
        <w:t>holy or pure? divinity or godhead?</w:t>
      </w:r>
    </w:p>
  </w:comment>
  <w:comment w:id="586" w:author="Windows User" w:date="2015-10-30T08:56:00Z" w:initials="BS">
    <w:p w14:paraId="14D8C709" w14:textId="77777777" w:rsidR="009E143A" w:rsidRDefault="009E143A" w:rsidP="00E35F1F">
      <w:pPr>
        <w:pStyle w:val="CommentText"/>
      </w:pPr>
      <w:r>
        <w:rPr>
          <w:rStyle w:val="CommentReference"/>
        </w:rPr>
        <w:annotationRef/>
      </w:r>
      <w:r>
        <w:t>born or begotten? begotten without seeed or without mixture of substance?</w:t>
      </w:r>
    </w:p>
  </w:comment>
  <w:comment w:id="587" w:author="Windows User" w:date="2015-10-30T08:56:00Z" w:initials="BS">
    <w:p w14:paraId="5B5854F9" w14:textId="77777777" w:rsidR="009E143A" w:rsidRDefault="009E143A" w:rsidP="00E35F1F">
      <w:pPr>
        <w:pStyle w:val="CommentText"/>
      </w:pPr>
      <w:r>
        <w:rPr>
          <w:rStyle w:val="CommentReference"/>
        </w:rPr>
        <w:annotationRef/>
      </w:r>
      <w:r>
        <w:t>coessential or consubstantial?</w:t>
      </w:r>
    </w:p>
  </w:comment>
  <w:comment w:id="588" w:author="Windows User" w:date="2015-10-30T08:56:00Z" w:initials="BS">
    <w:p w14:paraId="66C0B0D7" w14:textId="77777777" w:rsidR="009E143A" w:rsidRDefault="009E143A" w:rsidP="00E35F1F">
      <w:pPr>
        <w:pStyle w:val="CommentText"/>
      </w:pPr>
      <w:r>
        <w:rPr>
          <w:rStyle w:val="CommentReference"/>
        </w:rPr>
        <w:annotationRef/>
      </w:r>
      <w:r>
        <w:t>made one or joined?</w:t>
      </w:r>
    </w:p>
  </w:comment>
  <w:comment w:id="589" w:author="Windows User" w:date="2015-10-30T08:56:00Z" w:initials="BS">
    <w:p w14:paraId="094D26E3" w14:textId="77777777" w:rsidR="009E143A" w:rsidRDefault="009E143A" w:rsidP="00E35F1F">
      <w:pPr>
        <w:pStyle w:val="CommentText"/>
      </w:pPr>
      <w:r>
        <w:rPr>
          <w:rStyle w:val="CommentReference"/>
        </w:rPr>
        <w:annotationRef/>
      </w:r>
      <w:r>
        <w:t>does this rephrasing capture it ok?</w:t>
      </w:r>
    </w:p>
  </w:comment>
  <w:comment w:id="590" w:author="Windows User" w:date="2015-10-30T08:56:00Z" w:initials="BS">
    <w:p w14:paraId="6FD992D3" w14:textId="77777777" w:rsidR="009E143A" w:rsidRDefault="009E143A" w:rsidP="00E35F1F">
      <w:pPr>
        <w:pStyle w:val="CommentText"/>
      </w:pPr>
      <w:r>
        <w:rPr>
          <w:rStyle w:val="CommentReference"/>
        </w:rPr>
        <w:annotationRef/>
      </w:r>
      <w:r>
        <w:t>something clearer than putplue?</w:t>
      </w:r>
    </w:p>
  </w:comment>
  <w:comment w:id="591" w:author="Windows User" w:date="2015-10-30T08:56:00Z" w:initials="BS">
    <w:p w14:paraId="08E2A9FB" w14:textId="77777777" w:rsidR="009E143A" w:rsidRDefault="009E143A" w:rsidP="00E35F1F">
      <w:pPr>
        <w:pStyle w:val="CommentText"/>
      </w:pPr>
      <w:r>
        <w:rPr>
          <w:rStyle w:val="CommentReference"/>
        </w:rPr>
        <w:annotationRef/>
      </w:r>
      <w:r>
        <w:t>woven or fine?</w:t>
      </w:r>
    </w:p>
  </w:comment>
  <w:comment w:id="592" w:author="Windows User" w:date="2015-10-30T08:56:00Z" w:initials="BS">
    <w:p w14:paraId="7A9FC970" w14:textId="77777777" w:rsidR="009E143A" w:rsidRDefault="009E143A" w:rsidP="00E35F1F">
      <w:pPr>
        <w:pStyle w:val="CommentText"/>
      </w:pPr>
      <w:r>
        <w:rPr>
          <w:rStyle w:val="CommentReference"/>
        </w:rPr>
        <w:annotationRef/>
      </w:r>
      <w:r>
        <w:t>palin</w:t>
      </w:r>
    </w:p>
  </w:comment>
  <w:comment w:id="593" w:author="Windows User" w:date="2015-10-30T08:56:00Z" w:initials="BS">
    <w:p w14:paraId="5EFFC3EC" w14:textId="77777777" w:rsidR="009E143A" w:rsidRDefault="009E143A" w:rsidP="00E35F1F">
      <w:pPr>
        <w:pStyle w:val="CommentText"/>
      </w:pPr>
      <w:r>
        <w:rPr>
          <w:rStyle w:val="CommentReference"/>
        </w:rPr>
        <w:annotationRef/>
      </w:r>
      <w:r>
        <w:t>exalt or magnify?</w:t>
      </w:r>
    </w:p>
  </w:comment>
  <w:comment w:id="594" w:author="Windows User" w:date="2015-10-30T08:56:00Z" w:initials="BS">
    <w:p w14:paraId="150C26DA" w14:textId="77777777" w:rsidR="009E143A" w:rsidRDefault="009E143A" w:rsidP="00E35F1F">
      <w:pPr>
        <w:pStyle w:val="CommentText"/>
      </w:pPr>
      <w:r>
        <w:rPr>
          <w:rStyle w:val="CommentReference"/>
        </w:rPr>
        <w:annotationRef/>
      </w:r>
      <w:r>
        <w:t>or iwn?</w:t>
      </w:r>
    </w:p>
  </w:comment>
  <w:comment w:id="598" w:author="Windows User" w:date="2015-10-30T08:56:00Z" w:initials="BS">
    <w:p w14:paraId="0E3B452D" w14:textId="77777777" w:rsidR="009E143A" w:rsidRDefault="009E143A"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599" w:author="Windows User" w:date="2015-10-30T08:56:00Z" w:initials="BS">
    <w:p w14:paraId="12D989DF" w14:textId="77777777" w:rsidR="009E143A" w:rsidRDefault="009E143A" w:rsidP="00E35F1F">
      <w:pPr>
        <w:pStyle w:val="CommentText"/>
      </w:pPr>
      <w:r>
        <w:rPr>
          <w:rStyle w:val="CommentReference"/>
        </w:rPr>
        <w:annotationRef/>
      </w:r>
      <w:r>
        <w:t>forged or beaten?</w:t>
      </w:r>
    </w:p>
  </w:comment>
  <w:comment w:id="600" w:author="Windows User" w:date="2015-10-30T08:56:00Z" w:initials="BS">
    <w:p w14:paraId="3E8ADE2B" w14:textId="77777777" w:rsidR="009E143A" w:rsidRDefault="009E143A" w:rsidP="00E35F1F">
      <w:pPr>
        <w:pStyle w:val="CommentText"/>
      </w:pPr>
      <w:r>
        <w:rPr>
          <w:rStyle w:val="CommentReference"/>
        </w:rPr>
        <w:annotationRef/>
      </w:r>
      <w:r>
        <w:t>omit? always and move up mercy seat?</w:t>
      </w:r>
    </w:p>
  </w:comment>
  <w:comment w:id="601" w:author="Windows User" w:date="2015-10-30T08:56:00Z" w:initials="BS">
    <w:p w14:paraId="7079ED43" w14:textId="77777777" w:rsidR="009E143A" w:rsidRDefault="009E143A" w:rsidP="00E35F1F">
      <w:pPr>
        <w:pStyle w:val="CommentText"/>
      </w:pPr>
      <w:r>
        <w:rPr>
          <w:rStyle w:val="CommentReference"/>
        </w:rPr>
        <w:annotationRef/>
      </w:r>
      <w:r>
        <w:t>tense? past makes a lot more sense</w:t>
      </w:r>
    </w:p>
  </w:comment>
  <w:comment w:id="602" w:author="Windows User" w:date="2015-10-30T08:56:00Z" w:initials="BS">
    <w:p w14:paraId="109014C9" w14:textId="77777777" w:rsidR="009E143A" w:rsidRDefault="009E143A" w:rsidP="00E35F1F">
      <w:pPr>
        <w:pStyle w:val="CommentText"/>
      </w:pPr>
      <w:r>
        <w:rPr>
          <w:rStyle w:val="CommentReference"/>
        </w:rPr>
        <w:annotationRef/>
      </w:r>
      <w:r>
        <w:t>why does Abouna omit sin?</w:t>
      </w:r>
    </w:p>
  </w:comment>
  <w:comment w:id="603" w:author="Windows User" w:date="2015-10-30T08:56:00Z" w:initials="BS">
    <w:p w14:paraId="027A16CD" w14:textId="77777777" w:rsidR="009E143A" w:rsidRDefault="009E143A" w:rsidP="00E35F1F">
      <w:pPr>
        <w:pStyle w:val="CommentText"/>
      </w:pPr>
      <w:r>
        <w:rPr>
          <w:rStyle w:val="CommentReference"/>
        </w:rPr>
        <w:annotationRef/>
      </w:r>
      <w:r>
        <w:t>exalt or magnify?</w:t>
      </w:r>
    </w:p>
  </w:comment>
  <w:comment w:id="604" w:author="Windows User" w:date="2015-10-30T08:56:00Z" w:initials="BS">
    <w:p w14:paraId="20C9574B" w14:textId="77777777" w:rsidR="009E143A" w:rsidRDefault="009E143A" w:rsidP="00E35F1F">
      <w:pPr>
        <w:pStyle w:val="CommentText"/>
      </w:pPr>
      <w:r>
        <w:rPr>
          <w:rStyle w:val="CommentReference"/>
        </w:rPr>
        <w:annotationRef/>
      </w:r>
      <w:r>
        <w:t>or iwn?</w:t>
      </w:r>
    </w:p>
  </w:comment>
  <w:comment w:id="608" w:author="Windows User" w:date="2015-10-30T08:56:00Z" w:initials="BS">
    <w:p w14:paraId="6726A127" w14:textId="77777777" w:rsidR="009E143A" w:rsidRDefault="009E143A" w:rsidP="00E35F1F">
      <w:pPr>
        <w:pStyle w:val="CommentText"/>
      </w:pPr>
      <w:r>
        <w:rPr>
          <w:rStyle w:val="CommentReference"/>
        </w:rPr>
        <w:annotationRef/>
      </w:r>
      <w:r>
        <w:t>That your name be called... sounds like an expression that should just be that you be called in english. Thoughts?</w:t>
      </w:r>
    </w:p>
  </w:comment>
  <w:comment w:id="609" w:author="Windows User" w:date="2015-10-30T08:56:00Z" w:initials="BS">
    <w:p w14:paraId="50013BE5" w14:textId="77777777" w:rsidR="009E143A" w:rsidRDefault="009E143A" w:rsidP="00E35F1F">
      <w:pPr>
        <w:pStyle w:val="CommentText"/>
      </w:pPr>
      <w:r>
        <w:rPr>
          <w:rStyle w:val="CommentReference"/>
        </w:rPr>
        <w:annotationRef/>
      </w:r>
      <w:r>
        <w:t>for isn't accurate... but sounds better</w:t>
      </w:r>
    </w:p>
  </w:comment>
  <w:comment w:id="610" w:author="Windows User" w:date="2015-10-30T08:56:00Z" w:initials="BS">
    <w:p w14:paraId="5A639B27" w14:textId="77777777" w:rsidR="009E143A" w:rsidRDefault="009E143A" w:rsidP="00E35F1F">
      <w:pPr>
        <w:pStyle w:val="CommentText"/>
      </w:pPr>
      <w:r>
        <w:rPr>
          <w:rStyle w:val="CommentReference"/>
        </w:rPr>
        <w:annotationRef/>
      </w:r>
      <w:r>
        <w:t>exalt or magnify?</w:t>
      </w:r>
    </w:p>
  </w:comment>
  <w:comment w:id="611" w:author="Windows User" w:date="2015-10-30T08:56:00Z" w:initials="BS">
    <w:p w14:paraId="3A4414A4" w14:textId="77777777" w:rsidR="009E143A" w:rsidRDefault="009E143A" w:rsidP="00E35F1F">
      <w:pPr>
        <w:pStyle w:val="CommentText"/>
      </w:pPr>
      <w:r>
        <w:rPr>
          <w:rStyle w:val="CommentReference"/>
        </w:rPr>
        <w:annotationRef/>
      </w:r>
      <w:r>
        <w:t>or iwn?</w:t>
      </w:r>
    </w:p>
  </w:comment>
  <w:comment w:id="615" w:author="Windows User" w:date="2015-10-30T08:56:00Z" w:initials="BS">
    <w:p w14:paraId="60D89983" w14:textId="77777777" w:rsidR="009E143A" w:rsidRDefault="009E143A" w:rsidP="00E35F1F">
      <w:pPr>
        <w:pStyle w:val="CommentText"/>
      </w:pPr>
      <w:r>
        <w:rPr>
          <w:rStyle w:val="CommentReference"/>
        </w:rPr>
        <w:annotationRef/>
      </w:r>
      <w:r>
        <w:t>perpetual lamp?</w:t>
      </w:r>
    </w:p>
  </w:comment>
  <w:comment w:id="616" w:author="Windows User" w:date="2015-10-30T08:56:00Z" w:initials="BS">
    <w:p w14:paraId="708630CC" w14:textId="77777777" w:rsidR="009E143A" w:rsidRDefault="009E143A" w:rsidP="00E35F1F">
      <w:pPr>
        <w:pStyle w:val="CommentText"/>
      </w:pPr>
      <w:r>
        <w:rPr>
          <w:rStyle w:val="CommentReference"/>
        </w:rPr>
        <w:annotationRef/>
      </w:r>
      <w:r>
        <w:t>parousia?</w:t>
      </w:r>
    </w:p>
  </w:comment>
  <w:comment w:id="617" w:author="Windows User" w:date="2015-10-30T08:56:00Z" w:initials="BS">
    <w:p w14:paraId="670AE5C3" w14:textId="77777777" w:rsidR="009E143A" w:rsidRDefault="009E143A" w:rsidP="00E35F1F">
      <w:pPr>
        <w:pStyle w:val="CommentText"/>
      </w:pPr>
      <w:r>
        <w:rPr>
          <w:rStyle w:val="CommentReference"/>
        </w:rPr>
        <w:annotationRef/>
      </w:r>
      <w:r>
        <w:t>tense?</w:t>
      </w:r>
    </w:p>
  </w:comment>
  <w:comment w:id="618" w:author="Windows User" w:date="2015-10-30T08:56:00Z" w:initials="BS">
    <w:p w14:paraId="281D5A29" w14:textId="77777777" w:rsidR="009E143A" w:rsidRDefault="009E143A" w:rsidP="00E35F1F">
      <w:pPr>
        <w:pStyle w:val="CommentText"/>
      </w:pPr>
      <w:r>
        <w:rPr>
          <w:rStyle w:val="CommentReference"/>
        </w:rPr>
        <w:annotationRef/>
      </w:r>
      <w:r>
        <w:t>enlightens?</w:t>
      </w:r>
    </w:p>
  </w:comment>
  <w:comment w:id="619" w:author="Windows User" w:date="2015-10-30T08:56:00Z" w:initials="BS">
    <w:p w14:paraId="09189517" w14:textId="77777777" w:rsidR="009E143A" w:rsidRDefault="009E143A" w:rsidP="00E35F1F">
      <w:pPr>
        <w:pStyle w:val="CommentText"/>
      </w:pPr>
      <w:r>
        <w:rPr>
          <w:rStyle w:val="CommentReference"/>
        </w:rPr>
        <w:annotationRef/>
      </w:r>
      <w:r>
        <w:t>exalt or magnify?</w:t>
      </w:r>
    </w:p>
  </w:comment>
  <w:comment w:id="620" w:author="Windows User" w:date="2015-10-30T08:56:00Z" w:initials="BS">
    <w:p w14:paraId="0F1C3DB1" w14:textId="77777777" w:rsidR="009E143A" w:rsidRDefault="009E143A" w:rsidP="00E35F1F">
      <w:pPr>
        <w:pStyle w:val="CommentText"/>
      </w:pPr>
      <w:r>
        <w:rPr>
          <w:rStyle w:val="CommentReference"/>
        </w:rPr>
        <w:annotationRef/>
      </w:r>
      <w:r>
        <w:t>or iwn?</w:t>
      </w:r>
    </w:p>
  </w:comment>
  <w:comment w:id="624" w:author="Windows User" w:date="2015-10-30T08:56:00Z" w:initials="BS">
    <w:p w14:paraId="49777AD4" w14:textId="77777777" w:rsidR="009E143A" w:rsidRDefault="009E143A" w:rsidP="00E35F1F">
      <w:pPr>
        <w:pStyle w:val="CommentText"/>
      </w:pPr>
      <w:r>
        <w:rPr>
          <w:rStyle w:val="CommentReference"/>
        </w:rPr>
        <w:annotationRef/>
      </w:r>
      <w:r>
        <w:t>this order better or worse?</w:t>
      </w:r>
    </w:p>
  </w:comment>
  <w:comment w:id="625" w:author="Windows User" w:date="2015-10-30T08:56:00Z" w:initials="BS">
    <w:p w14:paraId="07AFF474" w14:textId="77777777" w:rsidR="009E143A" w:rsidRDefault="009E143A" w:rsidP="00E35F1F">
      <w:pPr>
        <w:pStyle w:val="CommentText"/>
      </w:pPr>
      <w:r>
        <w:rPr>
          <w:rStyle w:val="CommentReference"/>
        </w:rPr>
        <w:annotationRef/>
      </w:r>
      <w:r>
        <w:t>I think upon should stay here</w:t>
      </w:r>
    </w:p>
  </w:comment>
  <w:comment w:id="626" w:author="Windows User" w:date="2015-10-30T08:56:00Z" w:initials="BS">
    <w:p w14:paraId="0441CD07" w14:textId="77777777" w:rsidR="009E143A" w:rsidRDefault="009E143A" w:rsidP="00E35F1F">
      <w:pPr>
        <w:pStyle w:val="CommentText"/>
      </w:pPr>
      <w:r>
        <w:rPr>
          <w:rStyle w:val="CommentReference"/>
        </w:rPr>
        <w:annotationRef/>
      </w:r>
      <w:r>
        <w:t>exalt or magnify?</w:t>
      </w:r>
    </w:p>
  </w:comment>
  <w:comment w:id="627" w:author="Windows User" w:date="2015-10-30T08:56:00Z" w:initials="BS">
    <w:p w14:paraId="6B633293" w14:textId="77777777" w:rsidR="009E143A" w:rsidRDefault="009E143A" w:rsidP="00E35F1F">
      <w:pPr>
        <w:pStyle w:val="CommentText"/>
      </w:pPr>
      <w:r>
        <w:rPr>
          <w:rStyle w:val="CommentReference"/>
        </w:rPr>
        <w:annotationRef/>
      </w:r>
      <w:r>
        <w:t>or iwn?</w:t>
      </w:r>
    </w:p>
  </w:comment>
  <w:comment w:id="635" w:author="Windows User" w:date="2015-10-30T08:56:00Z" w:initials="BS">
    <w:p w14:paraId="5798119C" w14:textId="77777777" w:rsidR="009E143A" w:rsidRDefault="009E143A" w:rsidP="00E35F1F">
      <w:pPr>
        <w:pStyle w:val="CommentText"/>
      </w:pPr>
      <w:r>
        <w:rPr>
          <w:rStyle w:val="CommentReference"/>
        </w:rPr>
        <w:annotationRef/>
      </w:r>
      <w:r>
        <w:t>The phrase is "Our God in truth". Placing a coma before "in truth" makis it sound like "in truth withotu the seed of man"</w:t>
      </w:r>
    </w:p>
  </w:comment>
  <w:comment w:id="636" w:author="Windows User" w:date="2015-10-30T08:56:00Z" w:initials="BS">
    <w:p w14:paraId="7FE87033" w14:textId="77777777" w:rsidR="009E143A" w:rsidRDefault="009E143A" w:rsidP="00E35F1F">
      <w:pPr>
        <w:pStyle w:val="CommentText"/>
      </w:pPr>
      <w:r>
        <w:rPr>
          <w:rStyle w:val="CommentReference"/>
        </w:rPr>
        <w:annotationRef/>
      </w:r>
      <w:r>
        <w:t>While being virgin is correct. But it sounds strange. being a virgin is less accurate. Being virginal?</w:t>
      </w:r>
    </w:p>
  </w:comment>
  <w:comment w:id="637" w:author="Windows User" w:date="2015-10-30T08:56:00Z" w:initials="BS">
    <w:p w14:paraId="13254F43" w14:textId="77777777" w:rsidR="009E143A" w:rsidRDefault="009E143A" w:rsidP="00E35F1F">
      <w:pPr>
        <w:pStyle w:val="CommentText"/>
      </w:pPr>
      <w:r>
        <w:rPr>
          <w:rStyle w:val="CommentReference"/>
        </w:rPr>
        <w:annotationRef/>
      </w:r>
      <w:r>
        <w:t>I like holy better than saint. But it isn't very consistent since Abouna renders it saint everywhere else...</w:t>
      </w:r>
    </w:p>
  </w:comment>
  <w:comment w:id="638" w:author="Windows User" w:date="2015-10-30T08:56:00Z" w:initials="BS">
    <w:p w14:paraId="195E8533" w14:textId="77777777" w:rsidR="009E143A" w:rsidRDefault="009E143A" w:rsidP="00E35F1F">
      <w:pPr>
        <w:pStyle w:val="CommentText"/>
      </w:pPr>
      <w:r>
        <w:rPr>
          <w:rStyle w:val="CommentReference"/>
        </w:rPr>
        <w:annotationRef/>
      </w:r>
      <w:r>
        <w:t>what word works here? dwelling doesn't. it would have to be dwelling place, which is too long.</w:t>
      </w:r>
    </w:p>
  </w:comment>
  <w:comment w:id="639" w:author="Windows User" w:date="2015-10-30T08:56:00Z" w:initials="BS">
    <w:p w14:paraId="5A28B06B" w14:textId="77777777" w:rsidR="009E143A" w:rsidRDefault="009E143A" w:rsidP="00E35F1F">
      <w:pPr>
        <w:pStyle w:val="CommentText"/>
      </w:pPr>
      <w:r>
        <w:rPr>
          <w:rStyle w:val="CommentReference"/>
        </w:rPr>
        <w:annotationRef/>
      </w:r>
      <w:r>
        <w:t>exalt or magnify?</w:t>
      </w:r>
    </w:p>
  </w:comment>
  <w:comment w:id="640" w:author="Windows User" w:date="2015-10-30T08:56:00Z" w:initials="BS">
    <w:p w14:paraId="6604F03B" w14:textId="77777777" w:rsidR="009E143A" w:rsidRDefault="009E143A" w:rsidP="00E35F1F">
      <w:pPr>
        <w:pStyle w:val="CommentText"/>
      </w:pPr>
      <w:r>
        <w:rPr>
          <w:rStyle w:val="CommentReference"/>
        </w:rPr>
        <w:annotationRef/>
      </w:r>
      <w:r>
        <w:t>or iwn?</w:t>
      </w:r>
    </w:p>
  </w:comment>
  <w:comment w:id="644" w:author="Windows User" w:date="2015-10-30T08:56:00Z" w:initials="BS">
    <w:p w14:paraId="6680EED5" w14:textId="77777777" w:rsidR="009E143A" w:rsidRDefault="009E143A" w:rsidP="00E35F1F">
      <w:pPr>
        <w:pStyle w:val="CommentText"/>
      </w:pPr>
      <w:r>
        <w:rPr>
          <w:rStyle w:val="CommentReference"/>
        </w:rPr>
        <w:annotationRef/>
      </w:r>
      <w:r>
        <w:t>does this work?</w:t>
      </w:r>
    </w:p>
  </w:comment>
  <w:comment w:id="645" w:author="Windows User" w:date="2015-10-30T08:56:00Z" w:initials="BS">
    <w:p w14:paraId="7B5754B1" w14:textId="77777777" w:rsidR="009E143A" w:rsidRDefault="009E143A" w:rsidP="00E35F1F">
      <w:pPr>
        <w:pStyle w:val="CommentText"/>
      </w:pPr>
      <w:r>
        <w:rPr>
          <w:rStyle w:val="CommentReference"/>
        </w:rPr>
        <w:annotationRef/>
      </w:r>
      <w:r>
        <w:t>is this right?</w:t>
      </w:r>
    </w:p>
  </w:comment>
  <w:comment w:id="646" w:author="Windows User" w:date="2015-10-30T08:56:00Z" w:initials="BS">
    <w:p w14:paraId="6058F90B" w14:textId="77777777" w:rsidR="009E143A" w:rsidRDefault="009E143A" w:rsidP="00E35F1F">
      <w:pPr>
        <w:pStyle w:val="CommentText"/>
      </w:pPr>
      <w:r>
        <w:rPr>
          <w:rStyle w:val="CommentReference"/>
        </w:rPr>
        <w:annotationRef/>
      </w:r>
      <w:r>
        <w:t>?</w:t>
      </w:r>
    </w:p>
  </w:comment>
  <w:comment w:id="647" w:author="Windows User" w:date="2015-10-30T08:56:00Z" w:initials="BS">
    <w:p w14:paraId="505706D1" w14:textId="77777777" w:rsidR="009E143A" w:rsidRDefault="009E143A" w:rsidP="00E35F1F">
      <w:pPr>
        <w:pStyle w:val="CommentText"/>
      </w:pPr>
      <w:r>
        <w:rPr>
          <w:rStyle w:val="CommentReference"/>
        </w:rPr>
        <w:annotationRef/>
      </w:r>
      <w:r>
        <w:t>about or to?</w:t>
      </w:r>
    </w:p>
  </w:comment>
  <w:comment w:id="648" w:author="Windows User" w:date="2015-10-30T08:56:00Z" w:initials="BS">
    <w:p w14:paraId="35AD6860" w14:textId="77777777" w:rsidR="009E143A" w:rsidRDefault="009E143A" w:rsidP="00E35F1F">
      <w:pPr>
        <w:pStyle w:val="CommentText"/>
      </w:pPr>
      <w:r>
        <w:rPr>
          <w:rStyle w:val="CommentReference"/>
        </w:rPr>
        <w:annotationRef/>
      </w:r>
      <w:r>
        <w:t>proclaim or cry?</w:t>
      </w:r>
    </w:p>
  </w:comment>
  <w:comment w:id="649" w:author="Windows User" w:date="2015-10-30T08:56:00Z" w:initials="BS">
    <w:p w14:paraId="588A0CA8" w14:textId="77777777" w:rsidR="009E143A" w:rsidRDefault="009E143A" w:rsidP="00E35F1F">
      <w:pPr>
        <w:pStyle w:val="CommentText"/>
      </w:pPr>
      <w:r>
        <w:rPr>
          <w:rStyle w:val="CommentReference"/>
        </w:rPr>
        <w:annotationRef/>
      </w:r>
      <w:r>
        <w:t>??</w:t>
      </w:r>
    </w:p>
  </w:comment>
  <w:comment w:id="650" w:author="Windows User" w:date="2015-10-30T08:56:00Z" w:initials="BS">
    <w:p w14:paraId="43146472" w14:textId="77777777" w:rsidR="009E143A" w:rsidRDefault="009E143A" w:rsidP="00E35F1F">
      <w:pPr>
        <w:pStyle w:val="CommentText"/>
      </w:pPr>
      <w:r>
        <w:rPr>
          <w:rStyle w:val="CommentReference"/>
        </w:rPr>
        <w:annotationRef/>
      </w:r>
      <w:r>
        <w:t>just?</w:t>
      </w:r>
    </w:p>
  </w:comment>
  <w:comment w:id="651" w:author="Windows User" w:date="2015-10-30T08:56:00Z" w:initials="BS">
    <w:p w14:paraId="005E33F9" w14:textId="77777777" w:rsidR="009E143A" w:rsidRDefault="009E143A" w:rsidP="00E35F1F">
      <w:pPr>
        <w:pStyle w:val="CommentText"/>
      </w:pPr>
      <w:r>
        <w:rPr>
          <w:rStyle w:val="CommentReference"/>
        </w:rPr>
        <w:annotationRef/>
      </w:r>
      <w:r>
        <w:t>chaste or meek?</w:t>
      </w:r>
    </w:p>
  </w:comment>
  <w:comment w:id="652" w:author="Windows User" w:date="2015-10-30T08:56:00Z" w:initials="BS">
    <w:p w14:paraId="38FC80AB" w14:textId="77777777" w:rsidR="009E143A" w:rsidRDefault="009E143A" w:rsidP="00E35F1F">
      <w:pPr>
        <w:pStyle w:val="CommentText"/>
      </w:pPr>
      <w:r>
        <w:rPr>
          <w:rStyle w:val="CommentReference"/>
        </w:rPr>
        <w:annotationRef/>
      </w:r>
      <w:r>
        <w:t>St. Isaac? Holy issac?</w:t>
      </w:r>
    </w:p>
  </w:comment>
  <w:comment w:id="653" w:author="Windows User" w:date="2015-10-30T08:56:00Z" w:initials="BS">
    <w:p w14:paraId="49E0F637" w14:textId="77777777" w:rsidR="009E143A" w:rsidRDefault="009E143A" w:rsidP="00E35F1F">
      <w:pPr>
        <w:pStyle w:val="CommentText"/>
      </w:pPr>
      <w:r>
        <w:rPr>
          <w:rStyle w:val="CommentReference"/>
        </w:rPr>
        <w:annotationRef/>
      </w:r>
      <w:r>
        <w:t>ten thousand time?</w:t>
      </w:r>
    </w:p>
  </w:comment>
  <w:comment w:id="654" w:author="Windows User" w:date="2015-10-30T08:56:00Z" w:initials="BS">
    <w:p w14:paraId="565278E4" w14:textId="77777777" w:rsidR="009E143A" w:rsidRDefault="009E143A" w:rsidP="00E35F1F">
      <w:pPr>
        <w:pStyle w:val="CommentText"/>
      </w:pPr>
      <w:r>
        <w:rPr>
          <w:rStyle w:val="CommentReference"/>
        </w:rPr>
        <w:annotationRef/>
      </w:r>
      <w:r>
        <w:t>probably don't want to say despot.</w:t>
      </w:r>
    </w:p>
  </w:comment>
  <w:comment w:id="655" w:author="Windows User" w:date="2015-10-30T08:56:00Z" w:initials="BS">
    <w:p w14:paraId="34F4A5A9" w14:textId="77777777" w:rsidR="009E143A" w:rsidRDefault="009E143A" w:rsidP="00E35F1F">
      <w:pPr>
        <w:pStyle w:val="CommentText"/>
      </w:pPr>
      <w:r>
        <w:rPr>
          <w:rStyle w:val="CommentReference"/>
        </w:rPr>
        <w:annotationRef/>
      </w:r>
      <w:r>
        <w:t>honour or pride?</w:t>
      </w:r>
    </w:p>
  </w:comment>
  <w:comment w:id="656" w:author="Windows User" w:date="2015-10-30T08:56:00Z" w:initials="BS">
    <w:p w14:paraId="28840E47" w14:textId="77777777" w:rsidR="009E143A" w:rsidRDefault="009E143A" w:rsidP="00E35F1F">
      <w:pPr>
        <w:pStyle w:val="CommentText"/>
      </w:pPr>
      <w:r>
        <w:rPr>
          <w:rStyle w:val="CommentReference"/>
        </w:rPr>
        <w:annotationRef/>
      </w:r>
      <w:r>
        <w:t>spouse or friend???</w:t>
      </w:r>
    </w:p>
  </w:comment>
  <w:comment w:id="657" w:author="Windows User" w:date="2015-10-30T08:56:00Z" w:initials="BS">
    <w:p w14:paraId="6D247103" w14:textId="77777777" w:rsidR="009E143A" w:rsidRDefault="009E143A" w:rsidP="00E35F1F">
      <w:pPr>
        <w:pStyle w:val="CommentText"/>
      </w:pPr>
      <w:r>
        <w:rPr>
          <w:rStyle w:val="CommentReference"/>
        </w:rPr>
        <w:annotationRef/>
      </w:r>
      <w:r>
        <w:t>word can be health or salvation... but health would parallel healing in next verse??? should it be salvation?</w:t>
      </w:r>
    </w:p>
  </w:comment>
  <w:comment w:id="658" w:author="Windows User" w:date="2015-10-30T08:56:00Z" w:initials="BS">
    <w:p w14:paraId="2A107B46" w14:textId="77777777" w:rsidR="009E143A" w:rsidRDefault="009E143A" w:rsidP="00E35F1F">
      <w:pPr>
        <w:pStyle w:val="CommentText"/>
      </w:pPr>
      <w:r>
        <w:rPr>
          <w:rStyle w:val="CommentReference"/>
        </w:rPr>
        <w:annotationRef/>
      </w:r>
      <w:r>
        <w:t>unity or oneness? indescribable or unparalleled?</w:t>
      </w:r>
    </w:p>
  </w:comment>
  <w:comment w:id="659" w:author="Windows User" w:date="2015-10-30T08:56:00Z" w:initials="BS">
    <w:p w14:paraId="5555F795" w14:textId="77777777" w:rsidR="009E143A" w:rsidRDefault="009E143A" w:rsidP="00E35F1F">
      <w:pPr>
        <w:pStyle w:val="CommentText"/>
      </w:pPr>
      <w:r>
        <w:rPr>
          <w:rStyle w:val="CommentReference"/>
        </w:rPr>
        <w:annotationRef/>
      </w:r>
      <w:r>
        <w:t>mingling of substance or human seed? kind of a big difference.</w:t>
      </w:r>
    </w:p>
  </w:comment>
  <w:comment w:id="660" w:author="Windows User" w:date="2015-10-30T08:56:00Z" w:initials="BS">
    <w:p w14:paraId="5E07F016" w14:textId="77777777" w:rsidR="009E143A" w:rsidRDefault="009E143A" w:rsidP="00E35F1F">
      <w:pPr>
        <w:pStyle w:val="CommentText"/>
      </w:pPr>
      <w:r>
        <w:rPr>
          <w:rStyle w:val="CommentReference"/>
        </w:rPr>
        <w:annotationRef/>
      </w:r>
      <w:r>
        <w:t>pray or interceed? With or before?</w:t>
      </w:r>
    </w:p>
  </w:comment>
  <w:comment w:id="667" w:author="Windows User" w:date="2015-10-30T08:56:00Z" w:initials="WU">
    <w:p w14:paraId="7192577A" w14:textId="77777777" w:rsidR="009E143A" w:rsidRDefault="009E143A" w:rsidP="00E35F1F">
      <w:pPr>
        <w:pStyle w:val="CommentText"/>
      </w:pPr>
      <w:r>
        <w:rPr>
          <w:rStyle w:val="CommentReference"/>
        </w:rPr>
        <w:annotationRef/>
      </w:r>
      <w:r>
        <w:t>Are exalted abve. Are honoured more. Parallel structure. More honoured doesn’t flow as well because it doesn’t parallel the structure</w:t>
      </w:r>
    </w:p>
  </w:comment>
  <w:comment w:id="668" w:author="Windows User" w:date="2015-10-30T08:56:00Z" w:initials="WU">
    <w:p w14:paraId="1632DB35" w14:textId="77777777" w:rsidR="009E143A" w:rsidRDefault="009E143A" w:rsidP="00E35F1F">
      <w:pPr>
        <w:pStyle w:val="CommentText"/>
      </w:pPr>
      <w:r>
        <w:rPr>
          <w:rStyle w:val="CommentReference"/>
        </w:rPr>
        <w:annotationRef/>
      </w:r>
      <w:r>
        <w:t>Are more honoured?</w:t>
      </w:r>
    </w:p>
  </w:comment>
  <w:comment w:id="669" w:author="Windows User" w:date="2015-10-30T08:56:00Z" w:initials="WU">
    <w:p w14:paraId="38104BB5" w14:textId="77777777" w:rsidR="009E143A" w:rsidRDefault="009E143A" w:rsidP="00E35F1F">
      <w:pPr>
        <w:pStyle w:val="CommentText"/>
      </w:pPr>
      <w:r>
        <w:rPr>
          <w:rStyle w:val="CommentReference"/>
        </w:rPr>
        <w:annotationRef/>
      </w:r>
      <w:r>
        <w:t xml:space="preserve">Means or path? Means with freedom of speech is not a sclear as a way orpath that has a freedom of speech. </w:t>
      </w:r>
    </w:p>
  </w:comment>
  <w:comment w:id="676" w:author="Windows User" w:date="2015-10-30T08:56:00Z" w:initials="WU">
    <w:p w14:paraId="64353538" w14:textId="77777777" w:rsidR="009E143A" w:rsidRDefault="009E143A" w:rsidP="00E35F1F">
      <w:pPr>
        <w:pStyle w:val="CommentText"/>
      </w:pPr>
      <w:r>
        <w:rPr>
          <w:rStyle w:val="CommentReference"/>
        </w:rPr>
        <w:annotationRef/>
      </w:r>
      <w:r>
        <w:t>Above heaven or above the heavens. Not above the heaven.</w:t>
      </w:r>
    </w:p>
  </w:comment>
  <w:comment w:id="677" w:author="Windows User" w:date="2015-10-30T08:56:00Z" w:initials="WU">
    <w:p w14:paraId="684796B5" w14:textId="77777777" w:rsidR="009E143A" w:rsidRDefault="009E143A" w:rsidP="00E35F1F">
      <w:pPr>
        <w:pStyle w:val="CommentText"/>
      </w:pPr>
      <w:r>
        <w:rPr>
          <w:rStyle w:val="CommentReference"/>
        </w:rPr>
        <w:annotationRef/>
      </w:r>
      <w:r>
        <w:t>Reuse of truth is very awkward</w:t>
      </w:r>
    </w:p>
  </w:comment>
  <w:comment w:id="681" w:author="Windows User" w:date="2015-10-30T08:56:00Z" w:initials="WU">
    <w:p w14:paraId="1D6D9724" w14:textId="77777777" w:rsidR="009E143A" w:rsidRDefault="009E143A" w:rsidP="00E35F1F">
      <w:pPr>
        <w:pStyle w:val="CommentText"/>
      </w:pPr>
      <w:r>
        <w:rPr>
          <w:rStyle w:val="CommentReference"/>
        </w:rPr>
        <w:annotationRef/>
      </w:r>
      <w:r>
        <w:t>The Virgin Mary?</w:t>
      </w:r>
    </w:p>
  </w:comment>
  <w:comment w:id="682" w:author="Windows User" w:date="2015-10-30T08:56:00Z" w:initials="WU">
    <w:p w14:paraId="104BFD73" w14:textId="77777777" w:rsidR="009E143A" w:rsidRDefault="009E143A" w:rsidP="00E35F1F">
      <w:pPr>
        <w:pStyle w:val="CommentText"/>
      </w:pPr>
      <w:r>
        <w:rPr>
          <w:rStyle w:val="CommentReference"/>
        </w:rPr>
        <w:annotationRef/>
      </w:r>
      <w:r>
        <w:t>And the Mercy Seat / with the Cherubs? Less literal, but makes more sense.</w:t>
      </w:r>
    </w:p>
  </w:comment>
  <w:comment w:id="683" w:author="Windows User" w:date="2015-10-30T08:56:00Z" w:initials="WU">
    <w:p w14:paraId="4E46CF30" w14:textId="77777777" w:rsidR="009E143A" w:rsidRDefault="009E143A" w:rsidP="00E35F1F">
      <w:pPr>
        <w:pStyle w:val="CommentText"/>
      </w:pPr>
      <w:r>
        <w:rPr>
          <w:rStyle w:val="CommentReference"/>
        </w:rPr>
        <w:annotationRef/>
      </w:r>
      <w:r>
        <w:t>Jar or vessel for the sake of youth who think marijuana?</w:t>
      </w:r>
    </w:p>
  </w:comment>
  <w:comment w:id="684" w:author="Windows User" w:date="2015-10-30T08:56:00Z" w:initials="WU">
    <w:p w14:paraId="0D8736F0" w14:textId="77777777" w:rsidR="009E143A" w:rsidRDefault="009E143A" w:rsidP="00E35F1F">
      <w:pPr>
        <w:pStyle w:val="CommentText"/>
      </w:pPr>
      <w:r>
        <w:rPr>
          <w:rStyle w:val="CommentReference"/>
        </w:rPr>
        <w:annotationRef/>
      </w:r>
      <w:r>
        <w:t>Not lampstand?</w:t>
      </w:r>
    </w:p>
  </w:comment>
  <w:comment w:id="688" w:author="Windows User" w:date="2015-10-30T08:56:00Z" w:initials="WU">
    <w:p w14:paraId="71035455" w14:textId="77777777" w:rsidR="009E143A" w:rsidRDefault="009E143A" w:rsidP="00E35F1F">
      <w:pPr>
        <w:pStyle w:val="CommentText"/>
      </w:pPr>
      <w:r>
        <w:rPr>
          <w:rStyle w:val="CommentReference"/>
        </w:rPr>
        <w:annotationRef/>
      </w:r>
      <w:r>
        <w:t>Need to decide whether to capitalize and be Consistent.</w:t>
      </w:r>
    </w:p>
  </w:comment>
  <w:comment w:id="689" w:author="Windows User" w:date="2015-10-30T08:56:00Z" w:initials="WU">
    <w:p w14:paraId="27C7371E" w14:textId="77777777" w:rsidR="009E143A" w:rsidRDefault="009E143A"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0" w:author="Windows User" w:date="2015-10-30T08:56:00Z" w:initials="WU">
    <w:p w14:paraId="209A45A7" w14:textId="77777777" w:rsidR="009E143A" w:rsidRDefault="009E143A" w:rsidP="00E35F1F">
      <w:pPr>
        <w:pStyle w:val="CommentText"/>
      </w:pPr>
      <w:r>
        <w:rPr>
          <w:rStyle w:val="CommentReference"/>
        </w:rPr>
        <w:annotationRef/>
      </w:r>
      <w:r>
        <w:t>Tense(s) of this vs?</w:t>
      </w:r>
    </w:p>
  </w:comment>
  <w:comment w:id="694" w:author="Windows User" w:date="2015-10-30T08:56:00Z" w:initials="WU">
    <w:p w14:paraId="596EE3A5" w14:textId="77777777" w:rsidR="009E143A" w:rsidRDefault="009E143A" w:rsidP="00E35F1F">
      <w:pPr>
        <w:pStyle w:val="CommentText"/>
      </w:pPr>
      <w:r>
        <w:rPr>
          <w:rStyle w:val="CommentReference"/>
        </w:rPr>
        <w:annotationRef/>
      </w:r>
      <w:r>
        <w:t>If no coma, then that. If coma, then which.</w:t>
      </w:r>
    </w:p>
  </w:comment>
  <w:comment w:id="695" w:author="Windows User" w:date="2015-11-21T13:10:00Z" w:initials="WU">
    <w:p w14:paraId="0E2011D4" w14:textId="77777777" w:rsidR="009E143A" w:rsidRPr="00FA5B8C" w:rsidRDefault="009E143A"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696" w:author="Windows User" w:date="2015-10-30T08:56:00Z" w:initials="WU">
    <w:p w14:paraId="7F58A02B" w14:textId="77777777" w:rsidR="009E143A" w:rsidRDefault="009E143A" w:rsidP="00E35F1F">
      <w:pPr>
        <w:pStyle w:val="CommentText"/>
      </w:pPr>
      <w:r>
        <w:rPr>
          <w:rStyle w:val="CommentReference"/>
        </w:rPr>
        <w:annotationRef/>
      </w:r>
      <w:r>
        <w:t>Ok for traditional English. But in current usage hasn’t it narrowed to taste rather than still including smell? Armona?</w:t>
      </w:r>
    </w:p>
  </w:comment>
  <w:comment w:id="697" w:author="Windows User" w:date="2015-10-30T08:56:00Z" w:initials="WU">
    <w:p w14:paraId="06058DA2" w14:textId="77777777" w:rsidR="009E143A" w:rsidRDefault="009E143A" w:rsidP="00E35F1F">
      <w:pPr>
        <w:pStyle w:val="CommentText"/>
      </w:pPr>
      <w:r>
        <w:rPr>
          <w:rStyle w:val="CommentReference"/>
        </w:rPr>
        <w:annotationRef/>
      </w:r>
      <w:r>
        <w:t>This makes little sense. An estate is just a state, a status… you can restore to a first status, but not to a status</w:t>
      </w:r>
    </w:p>
  </w:comment>
  <w:comment w:id="707" w:author="Windows User" w:date="2015-10-30T08:56:00Z" w:initials="WU">
    <w:p w14:paraId="1E1724A5" w14:textId="77777777" w:rsidR="009E143A" w:rsidRDefault="009E143A" w:rsidP="00E35F1F">
      <w:pPr>
        <w:pStyle w:val="CommentText"/>
      </w:pPr>
      <w:r>
        <w:rPr>
          <w:rStyle w:val="CommentReference"/>
        </w:rPr>
        <w:annotationRef/>
      </w:r>
      <w:r>
        <w:t>Care or concern?</w:t>
      </w:r>
    </w:p>
  </w:comment>
  <w:comment w:id="708" w:author="Windows User" w:date="2015-10-30T08:56:00Z" w:initials="WU">
    <w:p w14:paraId="78E58888" w14:textId="77777777" w:rsidR="009E143A" w:rsidRDefault="009E143A" w:rsidP="00E35F1F">
      <w:pPr>
        <w:pStyle w:val="CommentText"/>
      </w:pPr>
      <w:r>
        <w:rPr>
          <w:rStyle w:val="CommentReference"/>
        </w:rPr>
        <w:annotationRef/>
      </w:r>
      <w:r>
        <w:t>Uhm…. ? Coptic clearly says Sabbaton…. But wasn’t it the first day?</w:t>
      </w:r>
    </w:p>
  </w:comment>
  <w:comment w:id="717" w:author="Windows User" w:date="2015-10-30T08:56:00Z" w:initials="WU">
    <w:p w14:paraId="18B3CB42" w14:textId="77777777" w:rsidR="009E143A" w:rsidRDefault="009E143A" w:rsidP="00E35F1F">
      <w:pPr>
        <w:pStyle w:val="CommentText"/>
      </w:pPr>
      <w:r>
        <w:rPr>
          <w:rStyle w:val="CommentReference"/>
        </w:rPr>
        <w:annotationRef/>
      </w:r>
      <w:r>
        <w:t>Exceedingly? Too? So?</w:t>
      </w:r>
    </w:p>
  </w:comment>
  <w:comment w:id="718" w:author="Windows User" w:date="2015-10-30T08:56:00Z" w:initials="WU">
    <w:p w14:paraId="44897493" w14:textId="77777777" w:rsidR="009E143A" w:rsidRDefault="009E143A" w:rsidP="00E35F1F">
      <w:pPr>
        <w:pStyle w:val="CommentText"/>
      </w:pPr>
      <w:r>
        <w:rPr>
          <w:rStyle w:val="CommentReference"/>
        </w:rPr>
        <w:annotationRef/>
      </w:r>
      <w:r>
        <w:t>Count or heed?</w:t>
      </w:r>
    </w:p>
  </w:comment>
  <w:comment w:id="719" w:author="Windows User" w:date="2015-10-30T08:56:00Z" w:initials="WU">
    <w:p w14:paraId="6849FDD2" w14:textId="77777777" w:rsidR="009E143A" w:rsidRDefault="009E143A" w:rsidP="00E35F1F">
      <w:pPr>
        <w:pStyle w:val="CommentText"/>
      </w:pPr>
      <w:r>
        <w:rPr>
          <w:rStyle w:val="CommentReference"/>
        </w:rPr>
        <w:annotationRef/>
      </w:r>
      <w:r>
        <w:t>Ramez, I or me?</w:t>
      </w:r>
    </w:p>
  </w:comment>
  <w:comment w:id="720" w:author="Windows User" w:date="2015-10-30T08:56:00Z" w:initials="WU">
    <w:p w14:paraId="799B59FF" w14:textId="77777777" w:rsidR="009E143A" w:rsidRDefault="009E143A" w:rsidP="00E35F1F">
      <w:pPr>
        <w:pStyle w:val="CommentText"/>
      </w:pPr>
      <w:r>
        <w:rPr>
          <w:rStyle w:val="CommentReference"/>
        </w:rPr>
        <w:annotationRef/>
      </w:r>
      <w:r>
        <w:t>Teach to offer repentance or instruct in repentance?</w:t>
      </w:r>
    </w:p>
  </w:comment>
  <w:comment w:id="721" w:author="Windows User" w:date="2015-10-30T08:56:00Z" w:initials="WU">
    <w:p w14:paraId="57D87D60" w14:textId="77777777" w:rsidR="009E143A" w:rsidRDefault="009E143A" w:rsidP="00E35F1F">
      <w:pPr>
        <w:pStyle w:val="CommentText"/>
      </w:pPr>
      <w:r>
        <w:rPr>
          <w:rStyle w:val="CommentReference"/>
        </w:rPr>
        <w:annotationRef/>
      </w:r>
      <w:r>
        <w:t>That a sinner die would make this consistent.</w:t>
      </w:r>
    </w:p>
  </w:comment>
  <w:comment w:id="722" w:author="Windows User" w:date="2015-10-30T08:56:00Z" w:initials="WU">
    <w:p w14:paraId="274EC1E4" w14:textId="77777777" w:rsidR="009E143A" w:rsidRDefault="009E143A" w:rsidP="00E35F1F">
      <w:pPr>
        <w:pStyle w:val="CommentText"/>
      </w:pPr>
      <w:r>
        <w:rPr>
          <w:rStyle w:val="CommentReference"/>
        </w:rPr>
        <w:annotationRef/>
      </w:r>
      <w:r>
        <w:t>Kind-hearted or merciful?</w:t>
      </w:r>
    </w:p>
  </w:comment>
  <w:comment w:id="723" w:author="Windows User" w:date="2015-10-30T08:56:00Z" w:initials="WU">
    <w:p w14:paraId="1370FE87" w14:textId="77777777" w:rsidR="009E143A" w:rsidRDefault="009E143A" w:rsidP="00E35F1F">
      <w:pPr>
        <w:pStyle w:val="CommentText"/>
      </w:pPr>
      <w:r>
        <w:rPr>
          <w:rStyle w:val="CommentReference"/>
        </w:rPr>
        <w:annotationRef/>
      </w:r>
      <w:r>
        <w:t>Compassions or tender mercies?</w:t>
      </w:r>
    </w:p>
  </w:comment>
  <w:comment w:id="724" w:author="Windows User" w:date="2015-10-30T08:56:00Z" w:initials="WU">
    <w:p w14:paraId="70E14B72" w14:textId="77777777" w:rsidR="009E143A" w:rsidRDefault="009E143A" w:rsidP="00E35F1F">
      <w:pPr>
        <w:pStyle w:val="CommentText"/>
      </w:pPr>
      <w:r>
        <w:rPr>
          <w:rStyle w:val="CommentReference"/>
        </w:rPr>
        <w:annotationRef/>
      </w:r>
      <w:r>
        <w:t>May He or that He may</w:t>
      </w:r>
    </w:p>
  </w:comment>
  <w:comment w:id="734" w:author="Windows User" w:date="2015-10-30T08:56:00Z" w:initials="BS">
    <w:p w14:paraId="1CD83694" w14:textId="77777777" w:rsidR="009E143A" w:rsidRDefault="009E143A" w:rsidP="00E35F1F">
      <w:pPr>
        <w:pStyle w:val="CommentText"/>
      </w:pPr>
      <w:r>
        <w:rPr>
          <w:rStyle w:val="CommentReference"/>
        </w:rPr>
        <w:annotationRef/>
      </w:r>
      <w:r>
        <w:t>very greatly is redundant...</w:t>
      </w:r>
    </w:p>
  </w:comment>
  <w:comment w:id="735" w:author="Windows User" w:date="2015-10-30T08:56:00Z" w:initials="BS">
    <w:p w14:paraId="2DB29619" w14:textId="77777777" w:rsidR="009E143A" w:rsidRDefault="009E143A" w:rsidP="00E35F1F">
      <w:pPr>
        <w:pStyle w:val="CommentText"/>
      </w:pPr>
      <w:r>
        <w:rPr>
          <w:rStyle w:val="CommentReference"/>
        </w:rPr>
        <w:annotationRef/>
      </w:r>
      <w:r>
        <w:t>above? in?</w:t>
      </w:r>
    </w:p>
  </w:comment>
  <w:comment w:id="736" w:author="Windows User" w:date="2015-10-30T08:56:00Z" w:initials="BS">
    <w:p w14:paraId="3734F7C0" w14:textId="77777777" w:rsidR="009E143A" w:rsidRDefault="009E143A" w:rsidP="00E35F1F">
      <w:pPr>
        <w:pStyle w:val="CommentText"/>
      </w:pPr>
      <w:r>
        <w:rPr>
          <w:rStyle w:val="CommentReference"/>
        </w:rPr>
        <w:annotationRef/>
      </w:r>
      <w:r>
        <w:t>dikeos is usually rended 'righteous'. Is there good cause to use 'just' here?</w:t>
      </w:r>
    </w:p>
  </w:comment>
  <w:comment w:id="737" w:author="Windows User" w:date="2015-10-30T08:56:00Z" w:initials="BS">
    <w:p w14:paraId="06116336" w14:textId="77777777" w:rsidR="009E143A" w:rsidRDefault="009E143A" w:rsidP="00E35F1F">
      <w:pPr>
        <w:pStyle w:val="CommentText"/>
      </w:pPr>
      <w:r>
        <w:rPr>
          <w:rStyle w:val="CommentReference"/>
        </w:rPr>
        <w:annotationRef/>
      </w:r>
      <w:r>
        <w:t>mediated or put into practice?</w:t>
      </w:r>
    </w:p>
  </w:comment>
  <w:comment w:id="738" w:author="Windows User" w:date="2015-10-30T08:56:00Z" w:initials="BS">
    <w:p w14:paraId="6417B5A7" w14:textId="77777777" w:rsidR="009E143A" w:rsidRDefault="009E143A" w:rsidP="00E35F1F">
      <w:pPr>
        <w:pStyle w:val="CommentText"/>
      </w:pPr>
      <w:r>
        <w:rPr>
          <w:rStyle w:val="CommentReference"/>
        </w:rPr>
        <w:annotationRef/>
      </w:r>
      <w:r>
        <w:t>on their lips is a common English expression that seems to have the same meaning as "in their mouths"</w:t>
      </w:r>
    </w:p>
  </w:comment>
  <w:comment w:id="739" w:author="Windows User" w:date="2015-10-30T08:56:00Z" w:initials="BS">
    <w:p w14:paraId="7CA0B9DB" w14:textId="77777777" w:rsidR="009E143A" w:rsidRDefault="009E143A" w:rsidP="00E35F1F">
      <w:pPr>
        <w:pStyle w:val="CommentText"/>
      </w:pPr>
      <w:r>
        <w:rPr>
          <w:rStyle w:val="CommentReference"/>
        </w:rPr>
        <w:annotationRef/>
      </w:r>
      <w:r>
        <w:t>The tree of immortality would flow better in English.</w:t>
      </w:r>
    </w:p>
  </w:comment>
  <w:comment w:id="740" w:author="Windows User" w:date="2015-10-30T08:56:00Z" w:initials="BS">
    <w:p w14:paraId="3D06FFDE" w14:textId="77777777" w:rsidR="009E143A" w:rsidRDefault="009E143A" w:rsidP="00E35F1F">
      <w:pPr>
        <w:pStyle w:val="CommentText"/>
      </w:pPr>
      <w:r>
        <w:rPr>
          <w:rStyle w:val="CommentReference"/>
        </w:rPr>
        <w:annotationRef/>
      </w:r>
      <w:r>
        <w:t>thoughts or senses?</w:t>
      </w:r>
    </w:p>
  </w:comment>
  <w:comment w:id="741" w:author="Windows User" w:date="2015-10-30T08:56:00Z" w:initials="BS">
    <w:p w14:paraId="5092C47C" w14:textId="77777777" w:rsidR="009E143A" w:rsidRDefault="009E143A" w:rsidP="00E35F1F">
      <w:pPr>
        <w:pStyle w:val="CommentText"/>
      </w:pPr>
      <w:r>
        <w:rPr>
          <w:rStyle w:val="CommentReference"/>
        </w:rPr>
        <w:annotationRef/>
      </w:r>
      <w:r>
        <w:t>lay? set? cast?</w:t>
      </w:r>
    </w:p>
  </w:comment>
  <w:comment w:id="742" w:author="Windows User" w:date="2015-10-30T08:56:00Z" w:initials="BS">
    <w:p w14:paraId="2988A4E9" w14:textId="77777777" w:rsidR="009E143A" w:rsidRDefault="009E143A" w:rsidP="00E35F1F">
      <w:pPr>
        <w:pStyle w:val="CommentText"/>
      </w:pPr>
      <w:r>
        <w:rPr>
          <w:rStyle w:val="CommentReference"/>
        </w:rPr>
        <w:annotationRef/>
      </w:r>
      <w:r>
        <w:t>more common word... does it capture meaning well enough?</w:t>
      </w:r>
    </w:p>
  </w:comment>
  <w:comment w:id="743" w:author="Windows User" w:date="2015-10-30T08:56:00Z" w:initials="BS">
    <w:p w14:paraId="7A2B4CA4" w14:textId="77777777" w:rsidR="009E143A" w:rsidRDefault="009E143A" w:rsidP="00E35F1F">
      <w:pPr>
        <w:pStyle w:val="CommentText"/>
      </w:pPr>
      <w:r>
        <w:rPr>
          <w:rStyle w:val="CommentReference"/>
        </w:rPr>
        <w:annotationRef/>
      </w:r>
      <w:r>
        <w:t>types?</w:t>
      </w:r>
    </w:p>
  </w:comment>
  <w:comment w:id="751" w:author="Windows User" w:date="2015-10-30T08:56:00Z" w:initials="BS">
    <w:p w14:paraId="6A283326" w14:textId="77777777" w:rsidR="009E143A" w:rsidRDefault="009E143A" w:rsidP="00E35F1F">
      <w:pPr>
        <w:pStyle w:val="CommentText"/>
      </w:pPr>
      <w:r>
        <w:rPr>
          <w:rStyle w:val="CommentReference"/>
        </w:rPr>
        <w:annotationRef/>
      </w:r>
      <w:r>
        <w:t>Coptic clearly says beginning... is there anything in it about authority as the other translations have?</w:t>
      </w:r>
    </w:p>
  </w:comment>
  <w:comment w:id="752" w:author="Windows User" w:date="2015-10-30T08:56:00Z" w:initials="BS">
    <w:p w14:paraId="233F3783" w14:textId="77777777" w:rsidR="009E143A" w:rsidRDefault="009E143A" w:rsidP="00E35F1F">
      <w:pPr>
        <w:pStyle w:val="CommentText"/>
      </w:pPr>
      <w:r>
        <w:rPr>
          <w:rStyle w:val="CommentReference"/>
        </w:rPr>
        <w:annotationRef/>
      </w:r>
      <w:r>
        <w:t>risen, or shone?</w:t>
      </w:r>
    </w:p>
  </w:comment>
  <w:comment w:id="759" w:author="Windows User" w:date="2015-10-30T08:56:00Z" w:initials="BS">
    <w:p w14:paraId="4B4155FC" w14:textId="77777777" w:rsidR="009E143A" w:rsidRDefault="009E143A" w:rsidP="00E35F1F">
      <w:pPr>
        <w:pStyle w:val="CommentText"/>
      </w:pPr>
      <w:r>
        <w:rPr>
          <w:rStyle w:val="CommentReference"/>
        </w:rPr>
        <w:annotationRef/>
      </w:r>
      <w:r>
        <w:t>cap?</w:t>
      </w:r>
    </w:p>
  </w:comment>
  <w:comment w:id="760" w:author="Windows User" w:date="2015-10-30T08:56:00Z" w:initials="BS">
    <w:p w14:paraId="248C83A2" w14:textId="77777777" w:rsidR="009E143A" w:rsidRDefault="009E143A" w:rsidP="00E35F1F">
      <w:pPr>
        <w:pStyle w:val="CommentText"/>
      </w:pPr>
      <w:r>
        <w:rPr>
          <w:rStyle w:val="CommentReference"/>
        </w:rPr>
        <w:annotationRef/>
      </w:r>
      <w:r>
        <w:t>save? redeem?</w:t>
      </w:r>
    </w:p>
  </w:comment>
  <w:comment w:id="764" w:author="Windows User" w:date="2015-11-02T09:17:00Z" w:initials="BS">
    <w:p w14:paraId="3DA2A496" w14:textId="77777777" w:rsidR="009E143A" w:rsidRDefault="009E143A" w:rsidP="00E35F1F">
      <w:pPr>
        <w:pStyle w:val="CommentText"/>
      </w:pPr>
      <w:r>
        <w:rPr>
          <w:rStyle w:val="CommentReference"/>
        </w:rPr>
        <w:annotationRef/>
      </w:r>
      <w:r>
        <w:t>need a policy on names formes. Greek or Hebrew? But Coptic doesn't even have Isaiah... Reordered from next vs... ok.</w:t>
      </w:r>
    </w:p>
  </w:comment>
  <w:comment w:id="765" w:author="Windows User" w:date="2015-10-30T08:56:00Z" w:initials="BS">
    <w:p w14:paraId="2390D3F4" w14:textId="77777777" w:rsidR="009E143A" w:rsidRDefault="009E143A" w:rsidP="00E35F1F">
      <w:pPr>
        <w:pStyle w:val="CommentText"/>
      </w:pPr>
      <w:r>
        <w:rPr>
          <w:rStyle w:val="CommentReference"/>
        </w:rPr>
        <w:annotationRef/>
      </w:r>
      <w:r>
        <w:t>or should " be down here</w:t>
      </w:r>
    </w:p>
  </w:comment>
  <w:comment w:id="769" w:author="Windows User" w:date="2015-10-30T08:56:00Z" w:initials="BS">
    <w:p w14:paraId="061FF9BB" w14:textId="77777777" w:rsidR="009E143A" w:rsidRDefault="009E143A" w:rsidP="00E35F1F">
      <w:pPr>
        <w:pStyle w:val="CommentText"/>
      </w:pPr>
      <w:r>
        <w:rPr>
          <w:rStyle w:val="CommentReference"/>
        </w:rPr>
        <w:annotationRef/>
      </w:r>
      <w:r>
        <w:t>was overcame or did overcome? very different...</w:t>
      </w:r>
    </w:p>
  </w:comment>
  <w:comment w:id="773" w:author="Windows User" w:date="2015-10-30T08:56:00Z" w:initials="BS">
    <w:p w14:paraId="13BC365B" w14:textId="77777777" w:rsidR="009E143A" w:rsidRDefault="009E143A" w:rsidP="00E35F1F">
      <w:pPr>
        <w:pStyle w:val="CommentText"/>
      </w:pPr>
      <w:r>
        <w:rPr>
          <w:rStyle w:val="CommentReference"/>
        </w:rPr>
        <w:annotationRef/>
      </w:r>
      <w:r>
        <w:t>awkward, but changing to a perfect man or man perfectly destroys meaning...</w:t>
      </w:r>
    </w:p>
  </w:comment>
  <w:comment w:id="774" w:author="Windows User" w:date="2015-10-30T08:56:00Z" w:initials="BS">
    <w:p w14:paraId="367DF61C" w14:textId="77777777" w:rsidR="009E143A" w:rsidRDefault="009E143A" w:rsidP="00E35F1F">
      <w:pPr>
        <w:pStyle w:val="CommentText"/>
      </w:pPr>
      <w:r>
        <w:rPr>
          <w:rStyle w:val="CommentReference"/>
        </w:rPr>
        <w:annotationRef/>
      </w:r>
      <w:r>
        <w:t>L.A. is quite different fo rthis vs...</w:t>
      </w:r>
    </w:p>
  </w:comment>
  <w:comment w:id="781" w:author="Windows User" w:date="2015-10-30T08:56:00Z" w:initials="BS">
    <w:p w14:paraId="19575ABA" w14:textId="77777777" w:rsidR="009E143A" w:rsidRDefault="009E143A" w:rsidP="00E35F1F">
      <w:pPr>
        <w:pStyle w:val="CommentText"/>
      </w:pPr>
      <w:r>
        <w:rPr>
          <w:rStyle w:val="CommentReference"/>
        </w:rPr>
        <w:annotationRef/>
      </w:r>
      <w:r>
        <w:t>and goodwill towards men, or towards men of goodwill?</w:t>
      </w:r>
    </w:p>
  </w:comment>
  <w:comment w:id="782" w:author="Windows User" w:date="2015-10-30T08:56:00Z" w:initials="BS">
    <w:p w14:paraId="47406125" w14:textId="77777777" w:rsidR="009E143A" w:rsidRDefault="009E143A" w:rsidP="00E35F1F">
      <w:pPr>
        <w:pStyle w:val="CommentText"/>
      </w:pPr>
      <w:r>
        <w:rPr>
          <w:rStyle w:val="CommentReference"/>
        </w:rPr>
        <w:annotationRef/>
      </w:r>
      <w:r>
        <w:t>dividing wall?</w:t>
      </w:r>
    </w:p>
  </w:comment>
  <w:comment w:id="786" w:author="Windows User" w:date="2015-10-30T08:56:00Z" w:initials="BS">
    <w:p w14:paraId="0BDB9E8A" w14:textId="77777777" w:rsidR="009E143A" w:rsidRDefault="009E143A" w:rsidP="00E35F1F">
      <w:pPr>
        <w:pStyle w:val="CommentText"/>
      </w:pPr>
      <w:r>
        <w:rPr>
          <w:rStyle w:val="CommentReference"/>
        </w:rPr>
        <w:annotationRef/>
      </w:r>
      <w:r>
        <w:t>what does han mean? can we say teh angels of light?</w:t>
      </w:r>
    </w:p>
  </w:comment>
  <w:comment w:id="787" w:author="Windows User" w:date="2015-10-30T08:56:00Z" w:initials="BS">
    <w:p w14:paraId="035DBC4C" w14:textId="77777777" w:rsidR="009E143A" w:rsidRDefault="009E143A" w:rsidP="00E35F1F">
      <w:pPr>
        <w:pStyle w:val="CommentText"/>
      </w:pPr>
      <w:r>
        <w:rPr>
          <w:rStyle w:val="CommentReference"/>
        </w:rPr>
        <w:annotationRef/>
      </w:r>
      <w:r>
        <w:t>sing hymns to be consistent with above?</w:t>
      </w:r>
    </w:p>
  </w:comment>
  <w:comment w:id="788" w:author="Windows User" w:date="2015-10-30T08:56:00Z" w:initials="BS">
    <w:p w14:paraId="3E0D70DF" w14:textId="77777777" w:rsidR="009E143A" w:rsidRDefault="009E143A" w:rsidP="00E35F1F">
      <w:pPr>
        <w:pStyle w:val="CommentText"/>
      </w:pPr>
      <w:r>
        <w:rPr>
          <w:rStyle w:val="CommentReference"/>
        </w:rPr>
        <w:annotationRef/>
      </w:r>
      <w:r>
        <w:t>should be arose to match parallel with next vs... but makes no sense in English. Arose within Mary or shone from Mary.</w:t>
      </w:r>
    </w:p>
  </w:comment>
  <w:comment w:id="789" w:author="Windows User" w:date="2015-10-30T08:56:00Z" w:initials="BS">
    <w:p w14:paraId="24AFFCDF" w14:textId="77777777" w:rsidR="009E143A" w:rsidRDefault="009E143A" w:rsidP="00E35F1F">
      <w:pPr>
        <w:pStyle w:val="CommentText"/>
      </w:pPr>
      <w:r>
        <w:rPr>
          <w:rStyle w:val="CommentReference"/>
        </w:rPr>
        <w:annotationRef/>
      </w:r>
      <w:r>
        <w:t>Is "je" enough justification to prepend 'saying'?</w:t>
      </w:r>
    </w:p>
  </w:comment>
  <w:comment w:id="790" w:author="Windows User" w:date="2015-10-30T08:56:00Z" w:initials="BS">
    <w:p w14:paraId="0E84B308" w14:textId="77777777" w:rsidR="009E143A" w:rsidRDefault="009E143A" w:rsidP="00E35F1F">
      <w:pPr>
        <w:pStyle w:val="CommentText"/>
      </w:pPr>
      <w:r>
        <w:rPr>
          <w:rStyle w:val="CommentReference"/>
        </w:rPr>
        <w:annotationRef/>
      </w:r>
      <w:r>
        <w:t>abouna's doxology of prime has 'that' here I think...</w:t>
      </w:r>
    </w:p>
  </w:comment>
  <w:comment w:id="791" w:author="Windows User" w:date="2015-10-30T08:56:00Z" w:initials="BS">
    <w:p w14:paraId="13D50058" w14:textId="77777777" w:rsidR="009E143A" w:rsidRDefault="009E143A" w:rsidP="00E35F1F">
      <w:pPr>
        <w:pStyle w:val="CommentText"/>
      </w:pPr>
      <w:r>
        <w:rPr>
          <w:rStyle w:val="CommentReference"/>
        </w:rPr>
        <w:annotationRef/>
      </w:r>
      <w:r>
        <w:t>or "sining"?</w:t>
      </w:r>
    </w:p>
  </w:comment>
  <w:comment w:id="796" w:author="Windows User" w:date="2015-10-30T08:56:00Z" w:initials="BS">
    <w:p w14:paraId="1CF8EF29" w14:textId="77777777" w:rsidR="009E143A" w:rsidRDefault="009E143A" w:rsidP="00E35F1F">
      <w:pPr>
        <w:pStyle w:val="CommentText"/>
      </w:pPr>
      <w:r>
        <w:rPr>
          <w:rStyle w:val="CommentReference"/>
        </w:rPr>
        <w:annotationRef/>
      </w:r>
      <w:r>
        <w:t>any sense of authority in coptic?</w:t>
      </w:r>
    </w:p>
  </w:comment>
  <w:comment w:id="797" w:author="Windows User" w:date="2015-11-02T12:45:00Z" w:initials="BS">
    <w:p w14:paraId="14FBB1F8" w14:textId="77777777" w:rsidR="009E143A" w:rsidRDefault="009E143A" w:rsidP="00E35F1F">
      <w:pPr>
        <w:pStyle w:val="CommentText"/>
      </w:pPr>
      <w:r>
        <w:rPr>
          <w:rStyle w:val="CommentReference"/>
        </w:rPr>
        <w:annotationRef/>
      </w:r>
      <w:r>
        <w:t>or saint mary? I prefer the holy... but we should be consistent one way or the other.</w:t>
      </w:r>
    </w:p>
  </w:comment>
  <w:comment w:id="798" w:author="Windows User" w:date="2015-10-30T08:56:00Z" w:initials="BS">
    <w:p w14:paraId="16E721CE" w14:textId="77777777" w:rsidR="009E143A" w:rsidRDefault="009E143A" w:rsidP="00E35F1F">
      <w:pPr>
        <w:pStyle w:val="CommentText"/>
      </w:pPr>
      <w:r>
        <w:rPr>
          <w:rStyle w:val="CommentReference"/>
        </w:rPr>
        <w:annotationRef/>
      </w:r>
      <w:r>
        <w:t>how to express abstract genus of woman or womanhood? race of women doesn't work in modern English, and gender of women doesn't capture it.</w:t>
      </w:r>
    </w:p>
  </w:comment>
  <w:comment w:id="808" w:author="Windows User" w:date="2015-10-30T08:56:00Z" w:initials="BS">
    <w:p w14:paraId="3C08A3D8" w14:textId="77777777" w:rsidR="009E143A" w:rsidRDefault="009E143A" w:rsidP="00E35F1F">
      <w:pPr>
        <w:pStyle w:val="CommentText"/>
      </w:pPr>
      <w:r>
        <w:rPr>
          <w:rStyle w:val="CommentReference"/>
        </w:rPr>
        <w:annotationRef/>
      </w:r>
      <w:r>
        <w:t>tense is flipping so much vs to vs. Any way to make more consistent?</w:t>
      </w:r>
    </w:p>
  </w:comment>
  <w:comment w:id="809" w:author="Windows User" w:date="2015-11-02T12:41:00Z" w:initials="BS">
    <w:p w14:paraId="32825E4D" w14:textId="77777777" w:rsidR="009E143A" w:rsidRDefault="009E143A" w:rsidP="00E35F1F">
      <w:pPr>
        <w:pStyle w:val="CommentText"/>
      </w:pPr>
      <w:r>
        <w:rPr>
          <w:rStyle w:val="CommentReference"/>
        </w:rPr>
        <w:annotationRef/>
      </w:r>
      <w:r>
        <w:t>cold frost? frosty cold? too many ands.</w:t>
      </w:r>
    </w:p>
  </w:comment>
  <w:comment w:id="810" w:author="Windows User" w:date="2015-10-30T08:56:00Z" w:initials="BS">
    <w:p w14:paraId="4E6878BA" w14:textId="77777777" w:rsidR="009E143A" w:rsidRDefault="009E143A" w:rsidP="00E35F1F">
      <w:pPr>
        <w:pStyle w:val="CommentText"/>
      </w:pPr>
      <w:r>
        <w:rPr>
          <w:rStyle w:val="CommentReference"/>
        </w:rPr>
        <w:annotationRef/>
      </w:r>
      <w:r>
        <w:t>In is probably more right... I probably shouldn't have changed that...</w:t>
      </w:r>
    </w:p>
  </w:comment>
  <w:comment w:id="825" w:author="Brett Slote" w:date="2015-10-30T08:56:00Z" w:initials="BS">
    <w:p w14:paraId="18EC5FB9" w14:textId="77777777" w:rsidR="009E143A" w:rsidRDefault="009E143A" w:rsidP="00E35F1F">
      <w:pPr>
        <w:pStyle w:val="CommentText"/>
      </w:pPr>
      <w:r>
        <w:rPr>
          <w:rStyle w:val="CommentReference"/>
        </w:rPr>
        <w:annotationRef/>
      </w:r>
      <w:r>
        <w:t>Received or bought?</w:t>
      </w:r>
    </w:p>
  </w:comment>
  <w:comment w:id="830" w:author="Brett Slote" w:date="2015-10-30T08:56:00Z" w:initials="BS">
    <w:p w14:paraId="705AFE6E" w14:textId="77777777" w:rsidR="009E143A" w:rsidRDefault="009E143A" w:rsidP="00E35F1F">
      <w:pPr>
        <w:pStyle w:val="CommentText"/>
      </w:pPr>
      <w:r>
        <w:rPr>
          <w:rStyle w:val="CommentReference"/>
        </w:rPr>
        <w:annotationRef/>
      </w:r>
      <w:r>
        <w:t>Again ‘a’ perfect man loses meaning, but as is sounds awkward.</w:t>
      </w:r>
    </w:p>
  </w:comment>
  <w:comment w:id="833" w:author="Brett Slote" w:date="2015-10-30T08:56:00Z" w:initials="BS">
    <w:p w14:paraId="6DDFB160" w14:textId="77777777" w:rsidR="009E143A" w:rsidRDefault="009E143A" w:rsidP="00E35F1F">
      <w:pPr>
        <w:pStyle w:val="CommentText"/>
      </w:pPr>
      <w:r>
        <w:rPr>
          <w:rStyle w:val="CommentReference"/>
        </w:rPr>
        <w:annotationRef/>
      </w:r>
      <w:r>
        <w:t>Uncircumscript?</w:t>
      </w:r>
    </w:p>
  </w:comment>
  <w:comment w:id="836" w:author="Brett Slote" w:date="2015-10-30T08:56:00Z" w:initials="BS">
    <w:p w14:paraId="39A4B3F9" w14:textId="77777777" w:rsidR="009E143A" w:rsidRDefault="009E143A" w:rsidP="00E35F1F">
      <w:pPr>
        <w:pStyle w:val="CommentText"/>
      </w:pPr>
      <w:r>
        <w:rPr>
          <w:rStyle w:val="CommentReference"/>
        </w:rPr>
        <w:annotationRef/>
      </w:r>
      <w:r>
        <w:t>Orthodox?</w:t>
      </w:r>
    </w:p>
  </w:comment>
  <w:comment w:id="837" w:author="Brett Slote" w:date="2015-10-30T08:56:00Z" w:initials="BS">
    <w:p w14:paraId="7E993A49" w14:textId="77777777" w:rsidR="009E143A" w:rsidRDefault="009E143A" w:rsidP="00E35F1F">
      <w:pPr>
        <w:pStyle w:val="CommentText"/>
      </w:pPr>
      <w:r>
        <w:rPr>
          <w:rStyle w:val="CommentReference"/>
        </w:rPr>
        <w:annotationRef/>
      </w:r>
      <w:r>
        <w:t>Faith?</w:t>
      </w:r>
    </w:p>
  </w:comment>
  <w:comment w:id="840" w:author="Brett Slote" w:date="2015-10-30T08:56:00Z" w:initials="BS">
    <w:p w14:paraId="575DF2C3" w14:textId="77777777" w:rsidR="009E143A" w:rsidRDefault="009E143A" w:rsidP="00E35F1F">
      <w:pPr>
        <w:pStyle w:val="CommentText"/>
      </w:pPr>
      <w:r>
        <w:rPr>
          <w:rStyle w:val="CommentReference"/>
        </w:rPr>
        <w:annotationRef/>
      </w:r>
      <w:r>
        <w:t>Need a consistent policy</w:t>
      </w:r>
    </w:p>
  </w:comment>
  <w:comment w:id="844" w:author="Brett Slote" w:date="2015-10-30T08:56:00Z" w:initials="BS">
    <w:p w14:paraId="4A370093" w14:textId="77777777" w:rsidR="009E143A" w:rsidRDefault="009E143A" w:rsidP="00E35F1F">
      <w:pPr>
        <w:pStyle w:val="CommentText"/>
      </w:pPr>
      <w:r>
        <w:rPr>
          <w:rStyle w:val="CommentReference"/>
        </w:rPr>
        <w:annotationRef/>
      </w:r>
      <w:r>
        <w:t>Ramez, He or Him?</w:t>
      </w:r>
    </w:p>
  </w:comment>
  <w:comment w:id="845" w:author="Brett Slote" w:date="2015-10-30T08:56:00Z" w:initials="BS">
    <w:p w14:paraId="3B1DEA29" w14:textId="77777777" w:rsidR="009E143A" w:rsidRDefault="009E143A" w:rsidP="00E35F1F">
      <w:pPr>
        <w:pStyle w:val="CommentText"/>
      </w:pPr>
      <w:r>
        <w:rPr>
          <w:rStyle w:val="CommentReference"/>
        </w:rPr>
        <w:annotationRef/>
      </w:r>
      <w:r>
        <w:t>On? By?</w:t>
      </w:r>
    </w:p>
  </w:comment>
  <w:comment w:id="846" w:author="Windows User" w:date="2015-11-21T13:15:00Z" w:initials="WU">
    <w:p w14:paraId="05ACE9CF" w14:textId="77777777" w:rsidR="009E143A" w:rsidRDefault="009E143A" w:rsidP="00E35F1F">
      <w:pPr>
        <w:pStyle w:val="CommentText"/>
      </w:pPr>
      <w:r>
        <w:rPr>
          <w:rStyle w:val="CommentReference"/>
        </w:rPr>
        <w:annotationRef/>
      </w:r>
      <w:r>
        <w:t>check</w:t>
      </w:r>
    </w:p>
  </w:comment>
  <w:comment w:id="852" w:author="Windows User" w:date="2015-10-30T08:56:00Z" w:initials="BS">
    <w:p w14:paraId="5592658B" w14:textId="77777777" w:rsidR="009E143A" w:rsidRDefault="009E143A" w:rsidP="00E35F1F">
      <w:pPr>
        <w:pStyle w:val="CommentText"/>
      </w:pPr>
      <w:r>
        <w:rPr>
          <w:rStyle w:val="CommentReference"/>
        </w:rPr>
        <w:annotationRef/>
      </w:r>
      <w:r>
        <w:t>Are the breaths referring to the inspiration of scripture, as the other translations have, or the breath of creation cf gn 1?</w:t>
      </w:r>
    </w:p>
  </w:comment>
  <w:comment w:id="853" w:author="Windows User" w:date="2015-10-30T08:56:00Z" w:initials="BS">
    <w:p w14:paraId="6C4E59F0" w14:textId="77777777" w:rsidR="009E143A" w:rsidRDefault="009E143A" w:rsidP="00E35F1F">
      <w:pPr>
        <w:pStyle w:val="CommentText"/>
      </w:pPr>
      <w:r>
        <w:rPr>
          <w:rStyle w:val="CommentReference"/>
        </w:rPr>
        <w:annotationRef/>
      </w:r>
      <w:r>
        <w:t>When we love the Name of our Lord Jesus Christ, the Name of Salvation...</w:t>
      </w:r>
    </w:p>
  </w:comment>
  <w:comment w:id="854" w:author="Windows User" w:date="2015-10-30T08:56:00Z" w:initials="BS">
    <w:p w14:paraId="14DD413A" w14:textId="77777777" w:rsidR="009E143A" w:rsidRDefault="009E143A" w:rsidP="00E35F1F">
      <w:pPr>
        <w:pStyle w:val="CommentText"/>
      </w:pPr>
      <w:r>
        <w:rPr>
          <w:rStyle w:val="CommentReference"/>
        </w:rPr>
        <w:annotationRef/>
      </w:r>
      <w:r>
        <w:t>adjective? severe?</w:t>
      </w:r>
    </w:p>
  </w:comment>
  <w:comment w:id="861" w:author="Windows User" w:date="2015-11-21T13:15:00Z" w:initials="WU">
    <w:p w14:paraId="071C1D6C" w14:textId="77777777" w:rsidR="009E143A" w:rsidRDefault="009E143A" w:rsidP="00E35F1F">
      <w:pPr>
        <w:pStyle w:val="CommentText"/>
      </w:pPr>
      <w:r>
        <w:rPr>
          <w:rStyle w:val="CommentReference"/>
        </w:rPr>
        <w:annotationRef/>
      </w:r>
      <w:r>
        <w:t>check</w:t>
      </w:r>
    </w:p>
  </w:comment>
  <w:comment w:id="863" w:author="Windows User" w:date="2015-10-30T08:56:00Z" w:initials="BS">
    <w:p w14:paraId="5CA1796C" w14:textId="77777777" w:rsidR="009E143A" w:rsidRDefault="009E143A" w:rsidP="00E35F1F">
      <w:pPr>
        <w:pStyle w:val="CommentText"/>
      </w:pPr>
      <w:r>
        <w:rPr>
          <w:rStyle w:val="CommentReference"/>
        </w:rPr>
        <w:annotationRef/>
      </w:r>
      <w:r>
        <w:t>too literal?</w:t>
      </w:r>
    </w:p>
  </w:comment>
  <w:comment w:id="866" w:author="Windows User" w:date="2015-10-30T08:56:00Z" w:initials="BS">
    <w:p w14:paraId="39BBFF20" w14:textId="77777777" w:rsidR="009E143A" w:rsidRDefault="009E143A" w:rsidP="00E35F1F">
      <w:pPr>
        <w:pStyle w:val="CommentText"/>
      </w:pPr>
      <w:r>
        <w:rPr>
          <w:rStyle w:val="CommentReference"/>
        </w:rPr>
        <w:annotationRef/>
      </w:r>
      <w:r>
        <w:t>awkward</w:t>
      </w:r>
    </w:p>
  </w:comment>
  <w:comment w:id="867" w:author="Windows User" w:date="2015-10-30T08:56:00Z" w:initials="BS">
    <w:p w14:paraId="7C372EC3" w14:textId="77777777" w:rsidR="009E143A" w:rsidRDefault="009E143A" w:rsidP="00E35F1F">
      <w:pPr>
        <w:pStyle w:val="CommentText"/>
      </w:pPr>
      <w:r>
        <w:rPr>
          <w:rStyle w:val="CommentReference"/>
        </w:rPr>
        <w:annotationRef/>
      </w:r>
      <w:r>
        <w:t>sits, less literal, but more clear?</w:t>
      </w:r>
    </w:p>
  </w:comment>
  <w:comment w:id="868" w:author="Windows User" w:date="2015-10-30T08:56:00Z" w:initials="BS">
    <w:p w14:paraId="6C09DB42" w14:textId="77777777" w:rsidR="009E143A" w:rsidRDefault="009E143A" w:rsidP="00E35F1F">
      <w:pPr>
        <w:pStyle w:val="CommentText"/>
      </w:pPr>
      <w:r>
        <w:rPr>
          <w:rStyle w:val="CommentReference"/>
        </w:rPr>
        <w:annotationRef/>
      </w:r>
      <w:r>
        <w:t>awkward</w:t>
      </w:r>
    </w:p>
  </w:comment>
  <w:comment w:id="870" w:author="Windows User" w:date="2015-10-30T08:56:00Z" w:initials="BS">
    <w:p w14:paraId="512D6CE2" w14:textId="77777777" w:rsidR="009E143A" w:rsidRDefault="009E143A" w:rsidP="00E35F1F">
      <w:pPr>
        <w:pStyle w:val="CommentText"/>
      </w:pPr>
      <w:r>
        <w:rPr>
          <w:rStyle w:val="CommentReference"/>
        </w:rPr>
        <w:annotationRef/>
      </w:r>
      <w:r>
        <w:t>terribly awkward</w:t>
      </w:r>
    </w:p>
  </w:comment>
  <w:comment w:id="871" w:author="Windows User" w:date="2015-11-21T13:16:00Z" w:initials="WU">
    <w:p w14:paraId="56B70852" w14:textId="77777777" w:rsidR="009E143A" w:rsidRDefault="009E143A" w:rsidP="00E35F1F">
      <w:pPr>
        <w:pStyle w:val="CommentText"/>
      </w:pPr>
      <w:r>
        <w:rPr>
          <w:rStyle w:val="CommentReference"/>
        </w:rPr>
        <w:annotationRef/>
      </w:r>
      <w:r>
        <w:t>check</w:t>
      </w:r>
    </w:p>
  </w:comment>
  <w:comment w:id="872" w:author="Windows User" w:date="2015-11-21T13:16:00Z" w:initials="WU">
    <w:p w14:paraId="46C7130C" w14:textId="77777777" w:rsidR="009E143A" w:rsidRDefault="009E143A" w:rsidP="00E35F1F">
      <w:pPr>
        <w:pStyle w:val="CommentText"/>
      </w:pPr>
      <w:r>
        <w:rPr>
          <w:rStyle w:val="CommentReference"/>
        </w:rPr>
        <w:annotationRef/>
      </w:r>
      <w:r>
        <w:t>check</w:t>
      </w:r>
    </w:p>
  </w:comment>
  <w:comment w:id="873" w:author="Windows User" w:date="2015-11-21T13:16:00Z" w:initials="WU">
    <w:p w14:paraId="5E32845B" w14:textId="77777777" w:rsidR="009E143A" w:rsidRDefault="009E143A" w:rsidP="00E35F1F">
      <w:pPr>
        <w:pStyle w:val="CommentText"/>
      </w:pPr>
      <w:r>
        <w:rPr>
          <w:rStyle w:val="CommentReference"/>
        </w:rPr>
        <w:annotationRef/>
      </w:r>
      <w:r>
        <w:t>check</w:t>
      </w:r>
    </w:p>
  </w:comment>
  <w:comment w:id="874" w:author="Windows User" w:date="2015-11-21T13:16:00Z" w:initials="WU">
    <w:p w14:paraId="530C7E75" w14:textId="77777777" w:rsidR="009E143A" w:rsidRDefault="009E143A" w:rsidP="00E35F1F">
      <w:pPr>
        <w:pStyle w:val="CommentText"/>
      </w:pPr>
      <w:r>
        <w:rPr>
          <w:rStyle w:val="CommentReference"/>
        </w:rPr>
        <w:annotationRef/>
      </w:r>
      <w:r>
        <w:t>check</w:t>
      </w:r>
    </w:p>
  </w:comment>
  <w:comment w:id="876" w:author="Windows User" w:date="2015-10-30T08:56:00Z" w:initials="BS">
    <w:p w14:paraId="215C41D2" w14:textId="77777777" w:rsidR="009E143A" w:rsidRDefault="009E143A" w:rsidP="00E35F1F">
      <w:pPr>
        <w:pStyle w:val="CommentText"/>
      </w:pPr>
      <w:r>
        <w:rPr>
          <w:rStyle w:val="CommentReference"/>
        </w:rPr>
        <w:annotationRef/>
      </w:r>
      <w:r>
        <w:t>sat?</w:t>
      </w:r>
    </w:p>
  </w:comment>
  <w:comment w:id="877" w:author="Windows User" w:date="2015-11-21T13:17:00Z" w:initials="WU">
    <w:p w14:paraId="6B55DDAB" w14:textId="77777777" w:rsidR="009E143A" w:rsidRDefault="009E143A" w:rsidP="00E35F1F">
      <w:pPr>
        <w:pStyle w:val="CommentText"/>
      </w:pPr>
      <w:r>
        <w:rPr>
          <w:rStyle w:val="CommentReference"/>
        </w:rPr>
        <w:annotationRef/>
      </w:r>
      <w:r>
        <w:t>check</w:t>
      </w:r>
    </w:p>
  </w:comment>
  <w:comment w:id="878" w:author="Windows User" w:date="2015-11-21T13:17:00Z" w:initials="WU">
    <w:p w14:paraId="5825D4CB" w14:textId="77777777" w:rsidR="009E143A" w:rsidRDefault="009E143A" w:rsidP="00E35F1F">
      <w:pPr>
        <w:pStyle w:val="CommentText"/>
      </w:pPr>
      <w:r>
        <w:rPr>
          <w:rStyle w:val="CommentReference"/>
        </w:rPr>
        <w:annotationRef/>
      </w:r>
      <w:r>
        <w:t>check</w:t>
      </w:r>
    </w:p>
  </w:comment>
  <w:comment w:id="881" w:author="Windows User" w:date="2015-10-30T08:56:00Z" w:initials="BS">
    <w:p w14:paraId="3E614A56" w14:textId="77777777" w:rsidR="009E143A" w:rsidRDefault="009E143A" w:rsidP="00E35F1F">
      <w:pPr>
        <w:pStyle w:val="CommentText"/>
      </w:pPr>
      <w:r>
        <w:rPr>
          <w:rStyle w:val="CommentReference"/>
        </w:rPr>
        <w:annotationRef/>
      </w:r>
      <w:r>
        <w:t>entered and come forth, or entered through it?</w:t>
      </w:r>
    </w:p>
  </w:comment>
  <w:comment w:id="882" w:author="Windows User" w:date="2015-10-30T08:56:00Z" w:initials="BS">
    <w:p w14:paraId="356D8FDF" w14:textId="77777777" w:rsidR="009E143A" w:rsidRDefault="009E143A" w:rsidP="00E35F1F">
      <w:pPr>
        <w:pStyle w:val="CommentText"/>
      </w:pPr>
      <w:r>
        <w:rPr>
          <w:rStyle w:val="CommentReference"/>
        </w:rPr>
        <w:annotationRef/>
      </w:r>
      <w:r>
        <w:t>appearing?</w:t>
      </w:r>
    </w:p>
  </w:comment>
  <w:comment w:id="883" w:author="Windows User" w:date="2015-10-30T08:56:00Z" w:initials="BS">
    <w:p w14:paraId="4735348E" w14:textId="77777777" w:rsidR="009E143A" w:rsidRDefault="009E143A" w:rsidP="00E35F1F">
      <w:pPr>
        <w:pStyle w:val="CommentText"/>
      </w:pPr>
      <w:r>
        <w:rPr>
          <w:rStyle w:val="CommentReference"/>
        </w:rPr>
        <w:annotationRef/>
      </w:r>
      <w:r>
        <w:t>He</w:t>
      </w:r>
    </w:p>
  </w:comment>
  <w:comment w:id="889" w:author="Windows User" w:date="2015-10-30T08:56:00Z" w:initials="BS">
    <w:p w14:paraId="5F2DFD8E" w14:textId="77777777" w:rsidR="009E143A" w:rsidRDefault="009E143A" w:rsidP="00E35F1F">
      <w:pPr>
        <w:pStyle w:val="CommentText"/>
      </w:pPr>
      <w:r>
        <w:rPr>
          <w:rStyle w:val="CommentReference"/>
        </w:rPr>
        <w:annotationRef/>
      </w:r>
      <w:r>
        <w:t>I feel like upon sounds better here and below</w:t>
      </w:r>
    </w:p>
  </w:comment>
  <w:comment w:id="890" w:author="Windows User" w:date="2015-10-30T08:56:00Z" w:initials="BS">
    <w:p w14:paraId="026525DA" w14:textId="77777777" w:rsidR="009E143A" w:rsidRDefault="009E143A" w:rsidP="00E35F1F">
      <w:pPr>
        <w:pStyle w:val="CommentText"/>
      </w:pPr>
      <w:r>
        <w:rPr>
          <w:rStyle w:val="CommentReference"/>
        </w:rPr>
        <w:annotationRef/>
      </w:r>
      <w:r>
        <w:t>For forty days</w:t>
      </w:r>
    </w:p>
  </w:comment>
  <w:comment w:id="891" w:author="Windows User" w:date="2015-10-30T08:56:00Z" w:initials="BS">
    <w:p w14:paraId="7D69D9EF" w14:textId="77777777" w:rsidR="009E143A" w:rsidRDefault="009E143A" w:rsidP="00E35F1F">
      <w:pPr>
        <w:pStyle w:val="CommentText"/>
      </w:pPr>
      <w:r>
        <w:rPr>
          <w:rStyle w:val="CommentReference"/>
        </w:rPr>
        <w:annotationRef/>
      </w:r>
      <w:r>
        <w:t>awkward. Crush under our feet or crush within us? Even if feet not literally there, needed to complete the implied thought in english.</w:t>
      </w:r>
    </w:p>
  </w:comment>
  <w:comment w:id="897" w:author="Windows User" w:date="2015-10-30T08:56:00Z" w:initials="BS">
    <w:p w14:paraId="60DA9970" w14:textId="77777777" w:rsidR="009E143A" w:rsidRDefault="009E143A" w:rsidP="00E35F1F">
      <w:pPr>
        <w:pStyle w:val="CommentText"/>
      </w:pPr>
      <w:r>
        <w:rPr>
          <w:rStyle w:val="CommentReference"/>
        </w:rPr>
        <w:annotationRef/>
      </w:r>
      <w:r>
        <w:t>a? I know virgin doesn't sound right. Nor virginal. But a virgin seems to cheapen the thought...</w:t>
      </w:r>
    </w:p>
  </w:comment>
  <w:comment w:id="899" w:author="Windows User" w:date="2015-10-30T08:56:00Z" w:initials="BS">
    <w:p w14:paraId="3D3D58F2" w14:textId="77777777" w:rsidR="009E143A" w:rsidRDefault="009E143A" w:rsidP="00E35F1F">
      <w:pPr>
        <w:pStyle w:val="CommentText"/>
      </w:pPr>
      <w:r>
        <w:rPr>
          <w:rStyle w:val="CommentReference"/>
        </w:rPr>
        <w:annotationRef/>
      </w:r>
      <w:r>
        <w:t>annulled has connotation from catholicism of never having been. I like abolished better. Sounds more poetic like too.</w:t>
      </w:r>
    </w:p>
  </w:comment>
  <w:comment w:id="902" w:author="Windows User" w:date="2015-10-30T08:56:00Z" w:initials="BS">
    <w:p w14:paraId="758A0E08" w14:textId="77777777" w:rsidR="009E143A" w:rsidRDefault="009E143A" w:rsidP="00E35F1F">
      <w:pPr>
        <w:pStyle w:val="CommentText"/>
      </w:pPr>
      <w:r>
        <w:rPr>
          <w:rStyle w:val="CommentReference"/>
        </w:rPr>
        <w:annotationRef/>
      </w:r>
      <w:r>
        <w:t>yes, it is a continuous thought. But this and next are complete sentences in themselves.</w:t>
      </w:r>
    </w:p>
  </w:comment>
  <w:comment w:id="903" w:author="Windows User" w:date="2015-10-30T08:56:00Z" w:initials="BS">
    <w:p w14:paraId="4C494C1B" w14:textId="77777777" w:rsidR="009E143A" w:rsidRDefault="009E143A" w:rsidP="00E35F1F">
      <w:pPr>
        <w:pStyle w:val="CommentText"/>
      </w:pPr>
      <w:r>
        <w:rPr>
          <w:rStyle w:val="CommentReference"/>
        </w:rPr>
        <w:annotationRef/>
      </w:r>
      <w:r>
        <w:t>revealed almost makes sense here... but not with the next line having "said"</w:t>
      </w:r>
    </w:p>
  </w:comment>
  <w:comment w:id="904" w:author="Windows User" w:date="2015-10-30T08:56:00Z" w:initials="BS">
    <w:p w14:paraId="32F983BF" w14:textId="77777777" w:rsidR="009E143A" w:rsidRDefault="009E143A" w:rsidP="00E35F1F">
      <w:pPr>
        <w:pStyle w:val="CommentText"/>
      </w:pPr>
      <w:r>
        <w:rPr>
          <w:rStyle w:val="CommentReference"/>
        </w:rPr>
        <w:annotationRef/>
      </w:r>
      <w:r>
        <w:t>repeat quotes or contiguious?</w:t>
      </w:r>
    </w:p>
  </w:comment>
  <w:comment w:id="905" w:author="Windows User" w:date="2015-10-30T08:56:00Z" w:initials="BS">
    <w:p w14:paraId="29400B5B" w14:textId="77777777" w:rsidR="009E143A" w:rsidRDefault="009E143A" w:rsidP="00E35F1F">
      <w:pPr>
        <w:pStyle w:val="CommentText"/>
      </w:pPr>
      <w:r>
        <w:rPr>
          <w:rStyle w:val="CommentReference"/>
        </w:rPr>
        <w:annotationRef/>
      </w:r>
      <w:r>
        <w:t>in strength?</w:t>
      </w:r>
    </w:p>
  </w:comment>
  <w:comment w:id="906" w:author="Windows User" w:date="2015-10-30T08:56:00Z" w:initials="BS">
    <w:p w14:paraId="19007B27" w14:textId="77777777" w:rsidR="009E143A" w:rsidRDefault="009E143A" w:rsidP="00E35F1F">
      <w:pPr>
        <w:pStyle w:val="CommentText"/>
      </w:pPr>
      <w:r>
        <w:rPr>
          <w:rStyle w:val="CommentReference"/>
        </w:rPr>
        <w:annotationRef/>
      </w:r>
      <w:r>
        <w:t>in the tune it just sounds more emphatic dropping the "both"</w:t>
      </w:r>
    </w:p>
  </w:comment>
  <w:comment w:id="908" w:author="Windows User" w:date="2015-10-30T08:56:00Z" w:initials="BS">
    <w:p w14:paraId="42813985" w14:textId="77777777" w:rsidR="009E143A" w:rsidRDefault="009E143A" w:rsidP="00E35F1F">
      <w:pPr>
        <w:pStyle w:val="CommentText"/>
      </w:pPr>
      <w:r>
        <w:rPr>
          <w:rStyle w:val="CommentReference"/>
        </w:rPr>
        <w:annotationRef/>
      </w:r>
      <w:r>
        <w:t>theotokos, not mav em ef Nooti</w:t>
      </w:r>
    </w:p>
  </w:comment>
  <w:comment w:id="909" w:author="Windows User" w:date="2015-10-30T08:56:00Z" w:initials="BS">
    <w:p w14:paraId="72887F8D" w14:textId="77777777" w:rsidR="009E143A" w:rsidRDefault="009E143A" w:rsidP="00E35F1F">
      <w:pPr>
        <w:pStyle w:val="CommentText"/>
      </w:pPr>
      <w:r>
        <w:rPr>
          <w:rStyle w:val="CommentReference"/>
        </w:rPr>
        <w:annotationRef/>
      </w:r>
      <w:r>
        <w:t>in?</w:t>
      </w:r>
    </w:p>
  </w:comment>
  <w:comment w:id="911" w:author="Windows User" w:date="2015-10-30T08:56:00Z" w:initials="BS">
    <w:p w14:paraId="79923510" w14:textId="77777777" w:rsidR="009E143A" w:rsidRDefault="009E143A" w:rsidP="00E35F1F">
      <w:pPr>
        <w:pStyle w:val="CommentText"/>
      </w:pPr>
      <w:r>
        <w:rPr>
          <w:rStyle w:val="CommentReference"/>
        </w:rPr>
        <w:annotationRef/>
      </w:r>
      <w:r>
        <w:t>it's literally "And" but that leaves too much grammatical ambiguity that tends towards nonsensical parsing.</w:t>
      </w:r>
    </w:p>
  </w:comment>
  <w:comment w:id="912" w:author="Windows User" w:date="2015-10-30T08:56:00Z" w:initials="BS">
    <w:p w14:paraId="790A95EE" w14:textId="77777777" w:rsidR="009E143A" w:rsidRDefault="009E143A" w:rsidP="00E35F1F">
      <w:pPr>
        <w:pStyle w:val="CommentText"/>
      </w:pPr>
      <w:r>
        <w:rPr>
          <w:rStyle w:val="CommentReference"/>
        </w:rPr>
        <w:annotationRef/>
      </w:r>
      <w:r>
        <w:t>tense?</w:t>
      </w:r>
    </w:p>
  </w:comment>
  <w:comment w:id="914" w:author="Windows User" w:date="2015-10-30T08:56:00Z" w:initials="BS">
    <w:p w14:paraId="2626B3B0" w14:textId="77777777" w:rsidR="009E143A" w:rsidRDefault="009E143A" w:rsidP="00E35F1F">
      <w:pPr>
        <w:pStyle w:val="CommentText"/>
      </w:pPr>
      <w:r>
        <w:rPr>
          <w:rStyle w:val="CommentReference"/>
        </w:rPr>
        <w:annotationRef/>
      </w:r>
      <w:r>
        <w:t>too far for a pronoun</w:t>
      </w:r>
    </w:p>
  </w:comment>
  <w:comment w:id="915" w:author="Windows User" w:date="2015-10-30T08:56:00Z" w:initials="BS">
    <w:p w14:paraId="35C833E4" w14:textId="77777777" w:rsidR="009E143A" w:rsidRDefault="009E143A" w:rsidP="00E35F1F">
      <w:pPr>
        <w:pStyle w:val="CommentText"/>
      </w:pPr>
      <w:r>
        <w:rPr>
          <w:rStyle w:val="CommentReference"/>
        </w:rPr>
        <w:annotationRef/>
      </w:r>
      <w:r>
        <w:t>deemed or made?</w:t>
      </w:r>
    </w:p>
  </w:comment>
  <w:comment w:id="917" w:author="Windows User" w:date="2015-10-30T08:56:00Z" w:initials="BS">
    <w:p w14:paraId="5C7B7A35" w14:textId="77777777" w:rsidR="009E143A" w:rsidRDefault="009E143A" w:rsidP="00E35F1F">
      <w:pPr>
        <w:pStyle w:val="CommentText"/>
      </w:pPr>
      <w:r>
        <w:rPr>
          <w:rStyle w:val="CommentReference"/>
        </w:rPr>
        <w:annotationRef/>
      </w:r>
      <w:r>
        <w:t>coptic is heavens of heavens, but we usually say heaven of heavens.</w:t>
      </w:r>
    </w:p>
  </w:comment>
  <w:comment w:id="919" w:author="Windows User" w:date="2015-10-30T08:56:00Z" w:initials="BS">
    <w:p w14:paraId="080C2EEE" w14:textId="77777777" w:rsidR="009E143A" w:rsidRDefault="009E143A" w:rsidP="00E35F1F">
      <w:pPr>
        <w:pStyle w:val="CommentText"/>
      </w:pPr>
      <w:r>
        <w:rPr>
          <w:rStyle w:val="CommentReference"/>
        </w:rPr>
        <w:annotationRef/>
      </w:r>
      <w:r>
        <w:t>rises or shines?</w:t>
      </w:r>
    </w:p>
  </w:comment>
  <w:comment w:id="922" w:author="Windows User" w:date="2015-10-30T08:56:00Z" w:initials="BS">
    <w:p w14:paraId="5671149C" w14:textId="77777777" w:rsidR="009E143A" w:rsidRDefault="009E143A" w:rsidP="00E35F1F">
      <w:pPr>
        <w:pStyle w:val="CommentText"/>
      </w:pPr>
      <w:r>
        <w:rPr>
          <w:rStyle w:val="CommentReference"/>
        </w:rPr>
        <w:annotationRef/>
      </w:r>
      <w:r>
        <w:t>destroyed or damaged?</w:t>
      </w:r>
    </w:p>
  </w:comment>
  <w:comment w:id="928" w:author="Windows User" w:date="2015-10-30T08:56:00Z" w:initials="BS">
    <w:p w14:paraId="4B308EB2" w14:textId="77777777" w:rsidR="009E143A" w:rsidRDefault="009E143A" w:rsidP="00E35F1F">
      <w:pPr>
        <w:pStyle w:val="CommentText"/>
      </w:pPr>
      <w:r>
        <w:rPr>
          <w:rStyle w:val="CommentReference"/>
        </w:rPr>
        <w:annotationRef/>
      </w:r>
      <w:r>
        <w:t>servant, or slave?</w:t>
      </w:r>
    </w:p>
  </w:comment>
  <w:comment w:id="929" w:author="Windows User" w:date="2015-10-30T08:56:00Z" w:initials="BS">
    <w:p w14:paraId="20DF1D54" w14:textId="77777777" w:rsidR="009E143A" w:rsidRDefault="009E143A" w:rsidP="00E35F1F">
      <w:pPr>
        <w:pStyle w:val="CommentText"/>
      </w:pPr>
      <w:r>
        <w:rPr>
          <w:rStyle w:val="CommentReference"/>
        </w:rPr>
        <w:annotationRef/>
      </w:r>
      <w:r>
        <w:t>Feels way too literal</w:t>
      </w:r>
    </w:p>
  </w:comment>
  <w:comment w:id="930" w:author="Windows User" w:date="2015-11-21T13:18:00Z" w:initials="WU">
    <w:p w14:paraId="2A74F11D" w14:textId="77777777" w:rsidR="009E143A" w:rsidRDefault="009E143A" w:rsidP="00E35F1F">
      <w:pPr>
        <w:pStyle w:val="CommentText"/>
      </w:pPr>
      <w:r>
        <w:rPr>
          <w:rStyle w:val="CommentReference"/>
        </w:rPr>
        <w:annotationRef/>
      </w:r>
      <w:r>
        <w:t>check</w:t>
      </w:r>
    </w:p>
  </w:comment>
  <w:comment w:id="936" w:author="Windows User" w:date="2015-10-30T08:56:00Z" w:initials="BS">
    <w:p w14:paraId="6352B7F4" w14:textId="77777777" w:rsidR="009E143A" w:rsidRDefault="009E143A"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38" w:author="Windows User" w:date="2015-10-30T08:56:00Z" w:initials="BS">
    <w:p w14:paraId="77680459" w14:textId="77777777" w:rsidR="009E143A" w:rsidRDefault="009E143A" w:rsidP="00E35F1F">
      <w:pPr>
        <w:pStyle w:val="CommentText"/>
      </w:pPr>
      <w:r>
        <w:rPr>
          <w:rStyle w:val="CommentReference"/>
        </w:rPr>
        <w:annotationRef/>
      </w:r>
      <w:r>
        <w:t>was incarnate or took flesh? Need a decision for this common phrase.</w:t>
      </w:r>
    </w:p>
  </w:comment>
  <w:comment w:id="940" w:author="Windows User" w:date="2015-10-30T08:56:00Z" w:initials="BS">
    <w:p w14:paraId="6C7BBC12" w14:textId="77777777" w:rsidR="009E143A" w:rsidRDefault="009E143A"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45" w:author="Windows User" w:date="2015-10-30T08:56:00Z" w:initials="BS">
    <w:p w14:paraId="61EAF48D" w14:textId="77777777" w:rsidR="009E143A" w:rsidRDefault="009E143A" w:rsidP="00E35F1F">
      <w:pPr>
        <w:pStyle w:val="CommentText"/>
      </w:pPr>
      <w:r>
        <w:rPr>
          <w:rStyle w:val="CommentReference"/>
        </w:rPr>
        <w:annotationRef/>
      </w:r>
      <w:r>
        <w:t>Altar/The place where the Sacrifice is offered, is clearly not right. But Temple? Or Holy of Holies?</w:t>
      </w:r>
    </w:p>
  </w:comment>
  <w:comment w:id="948" w:author="Windows User" w:date="2015-10-30T08:56:00Z" w:initials="BS">
    <w:p w14:paraId="0DB4A25D" w14:textId="77777777" w:rsidR="009E143A" w:rsidRDefault="009E143A" w:rsidP="00E35F1F">
      <w:pPr>
        <w:pStyle w:val="CommentText"/>
      </w:pPr>
      <w:r>
        <w:rPr>
          <w:rStyle w:val="CommentReference"/>
        </w:rPr>
        <w:annotationRef/>
      </w:r>
      <w:r>
        <w:t>I think infinite captures the meaning of uncircumscript in a more approachable way.</w:t>
      </w:r>
    </w:p>
  </w:comment>
  <w:comment w:id="949" w:author="Windows User" w:date="2015-10-30T08:56:00Z" w:initials="BS">
    <w:p w14:paraId="65C574CB" w14:textId="77777777" w:rsidR="009E143A" w:rsidRDefault="009E143A" w:rsidP="00E35F1F">
      <w:pPr>
        <w:pStyle w:val="CommentText"/>
      </w:pPr>
      <w:r>
        <w:rPr>
          <w:rStyle w:val="CommentReference"/>
        </w:rPr>
        <w:annotationRef/>
      </w:r>
      <w:r>
        <w:t>net or hook?</w:t>
      </w:r>
    </w:p>
  </w:comment>
  <w:comment w:id="950" w:author="Windows User" w:date="2015-10-30T08:56:00Z" w:initials="BS">
    <w:p w14:paraId="631E73A0" w14:textId="77777777" w:rsidR="009E143A" w:rsidRDefault="009E143A" w:rsidP="00E35F1F">
      <w:pPr>
        <w:pStyle w:val="CommentText"/>
      </w:pPr>
      <w:r>
        <w:rPr>
          <w:rStyle w:val="CommentReference"/>
        </w:rPr>
        <w:annotationRef/>
      </w:r>
      <w:r>
        <w:t>Instructing them in the worship?</w:t>
      </w:r>
    </w:p>
  </w:comment>
  <w:comment w:id="951" w:author="Windows User" w:date="2015-10-30T08:56:00Z" w:initials="BS">
    <w:p w14:paraId="22469FD6" w14:textId="77777777" w:rsidR="009E143A" w:rsidRDefault="009E143A" w:rsidP="00E35F1F">
      <w:pPr>
        <w:pStyle w:val="CommentText"/>
      </w:pPr>
      <w:r>
        <w:rPr>
          <w:rStyle w:val="CommentReference"/>
        </w:rPr>
        <w:annotationRef/>
      </w:r>
      <w:r>
        <w:t>what does this mean?</w:t>
      </w:r>
    </w:p>
  </w:comment>
  <w:comment w:id="952" w:author="Windows User" w:date="2015-10-30T08:56:00Z" w:initials="BS">
    <w:p w14:paraId="0A6E9F00" w14:textId="77777777" w:rsidR="009E143A" w:rsidRDefault="009E143A" w:rsidP="00E35F1F">
      <w:pPr>
        <w:pStyle w:val="CommentText"/>
      </w:pPr>
      <w:r>
        <w:rPr>
          <w:rStyle w:val="CommentReference"/>
        </w:rPr>
        <w:annotationRef/>
      </w:r>
      <w:r>
        <w:t>Path? Or Way? i.e. Christ?</w:t>
      </w:r>
    </w:p>
  </w:comment>
  <w:comment w:id="953" w:author="Windows User" w:date="2015-10-30T08:56:00Z" w:initials="BS">
    <w:p w14:paraId="50D676B3" w14:textId="77777777" w:rsidR="009E143A" w:rsidRDefault="009E143A" w:rsidP="00E35F1F">
      <w:pPr>
        <w:pStyle w:val="CommentText"/>
      </w:pPr>
      <w:r>
        <w:rPr>
          <w:rStyle w:val="CommentReference"/>
        </w:rPr>
        <w:annotationRef/>
      </w:r>
      <w:r>
        <w:t>forward to? Or towards?</w:t>
      </w:r>
    </w:p>
  </w:comment>
  <w:comment w:id="954" w:author="Windows User" w:date="2015-10-30T08:56:00Z" w:initials="BS">
    <w:p w14:paraId="4E94979B" w14:textId="77777777" w:rsidR="009E143A" w:rsidRDefault="009E143A" w:rsidP="00E35F1F">
      <w:pPr>
        <w:pStyle w:val="CommentText"/>
      </w:pPr>
      <w:r>
        <w:rPr>
          <w:rStyle w:val="CommentReference"/>
        </w:rPr>
        <w:annotationRef/>
      </w:r>
      <w:r>
        <w:t>gladness</w:t>
      </w:r>
    </w:p>
  </w:comment>
  <w:comment w:id="960" w:author="Windows User" w:date="2015-10-30T08:56:00Z" w:initials="BS">
    <w:p w14:paraId="3588E256" w14:textId="77777777" w:rsidR="009E143A" w:rsidRDefault="009E143A" w:rsidP="00E35F1F">
      <w:pPr>
        <w:pStyle w:val="CommentText"/>
      </w:pPr>
      <w:r>
        <w:rPr>
          <w:rStyle w:val="CommentReference"/>
        </w:rPr>
        <w:annotationRef/>
      </w:r>
      <w:r>
        <w:t>Inclined to switch to L.A. ordering, but probably better to be consistent with Black.</w:t>
      </w:r>
    </w:p>
  </w:comment>
  <w:comment w:id="961" w:author="Windows User" w:date="2015-10-30T08:56:00Z" w:initials="BS">
    <w:p w14:paraId="5F5FCC97" w14:textId="77777777" w:rsidR="009E143A" w:rsidRDefault="009E143A" w:rsidP="00E35F1F">
      <w:pPr>
        <w:pStyle w:val="CommentText"/>
      </w:pPr>
      <w:r>
        <w:rPr>
          <w:rStyle w:val="CommentReference"/>
        </w:rPr>
        <w:annotationRef/>
      </w:r>
      <w:r>
        <w:t>Everyday or a day?</w:t>
      </w:r>
    </w:p>
  </w:comment>
  <w:comment w:id="962" w:author="Windows User" w:date="2015-10-30T08:56:00Z" w:initials="BS">
    <w:p w14:paraId="7938A467" w14:textId="77777777" w:rsidR="009E143A" w:rsidRDefault="009E143A" w:rsidP="00E35F1F">
      <w:pPr>
        <w:pStyle w:val="CommentText"/>
      </w:pPr>
      <w:r>
        <w:rPr>
          <w:rStyle w:val="CommentReference"/>
        </w:rPr>
        <w:annotationRef/>
      </w:r>
      <w:r>
        <w:t>not delight. Maybe joy instead of esctasy?</w:t>
      </w:r>
    </w:p>
  </w:comment>
  <w:comment w:id="963" w:author="Windows User" w:date="2015-10-30T08:56:00Z" w:initials="BS">
    <w:p w14:paraId="0D0804AC" w14:textId="77777777" w:rsidR="009E143A" w:rsidRDefault="009E143A" w:rsidP="00E35F1F">
      <w:pPr>
        <w:pStyle w:val="CommentText"/>
      </w:pPr>
      <w:r>
        <w:rPr>
          <w:rStyle w:val="CommentReference"/>
        </w:rPr>
        <w:annotationRef/>
      </w:r>
      <w:r>
        <w:t>glory, splendor or beauty?</w:t>
      </w:r>
    </w:p>
  </w:comment>
  <w:comment w:id="964" w:author="Windows User" w:date="2015-10-30T08:56:00Z" w:initials="BS">
    <w:p w14:paraId="07A7FAB4" w14:textId="77777777" w:rsidR="009E143A" w:rsidRDefault="009E143A" w:rsidP="00E35F1F">
      <w:pPr>
        <w:pStyle w:val="CommentText"/>
      </w:pPr>
      <w:r>
        <w:rPr>
          <w:rStyle w:val="CommentReference"/>
        </w:rPr>
        <w:annotationRef/>
      </w:r>
      <w:r>
        <w:t>from or and?</w:t>
      </w:r>
    </w:p>
  </w:comment>
  <w:comment w:id="965" w:author="Windows User" w:date="2015-10-30T08:56:00Z" w:initials="BS">
    <w:p w14:paraId="5249720E" w14:textId="77777777" w:rsidR="009E143A" w:rsidRDefault="009E143A" w:rsidP="00E35F1F">
      <w:pPr>
        <w:pStyle w:val="CommentText"/>
      </w:pPr>
      <w:r>
        <w:rPr>
          <w:rStyle w:val="CommentReference"/>
        </w:rPr>
        <w:annotationRef/>
      </w:r>
      <w:r>
        <w:t>What prophet? Why did abouna redact this?</w:t>
      </w:r>
    </w:p>
  </w:comment>
  <w:comment w:id="966" w:author="Windows User" w:date="2015-10-30T08:56:00Z" w:initials="BS">
    <w:p w14:paraId="66A9526F" w14:textId="77777777" w:rsidR="009E143A" w:rsidRDefault="009E143A" w:rsidP="00E35F1F">
      <w:pPr>
        <w:pStyle w:val="CommentText"/>
      </w:pPr>
      <w:r>
        <w:rPr>
          <w:rStyle w:val="CommentReference"/>
        </w:rPr>
        <w:annotationRef/>
      </w:r>
      <w:r>
        <w:t>Doesn't this say you are beyond beginning, or something to that effect? Beyond the beginning from which even time arose?</w:t>
      </w:r>
    </w:p>
  </w:comment>
  <w:comment w:id="967" w:author="Windows User" w:date="2015-10-30T08:56:00Z" w:initials="BS">
    <w:p w14:paraId="08CC53E1" w14:textId="77777777" w:rsidR="009E143A" w:rsidRDefault="009E143A" w:rsidP="00E35F1F">
      <w:pPr>
        <w:pStyle w:val="CommentText"/>
      </w:pPr>
      <w:r>
        <w:rPr>
          <w:rStyle w:val="CommentReference"/>
        </w:rPr>
        <w:annotationRef/>
      </w:r>
      <w:r>
        <w:t>is this right?</w:t>
      </w:r>
    </w:p>
  </w:comment>
  <w:comment w:id="968" w:author="Windows User" w:date="2015-10-30T08:56:00Z" w:initials="BS">
    <w:p w14:paraId="21BA9344" w14:textId="77777777" w:rsidR="009E143A" w:rsidRDefault="009E143A" w:rsidP="00E35F1F">
      <w:pPr>
        <w:pStyle w:val="CommentText"/>
      </w:pPr>
      <w:r>
        <w:rPr>
          <w:rStyle w:val="CommentReference"/>
        </w:rPr>
        <w:annotationRef/>
      </w:r>
      <w:r>
        <w:t>isn't it of?</w:t>
      </w:r>
    </w:p>
  </w:comment>
  <w:comment w:id="969" w:author="Windows User" w:date="2015-10-30T08:56:00Z" w:initials="BS">
    <w:p w14:paraId="0DB057D8" w14:textId="77777777" w:rsidR="009E143A" w:rsidRDefault="009E143A" w:rsidP="00E35F1F">
      <w:pPr>
        <w:pStyle w:val="CommentText"/>
      </w:pPr>
      <w:r>
        <w:rPr>
          <w:rStyle w:val="CommentReference"/>
        </w:rPr>
        <w:annotationRef/>
      </w:r>
      <w:r>
        <w:t>isn't it blesses?</w:t>
      </w:r>
    </w:p>
  </w:comment>
  <w:comment w:id="970" w:author="Windows User" w:date="2015-10-30T08:56:00Z" w:initials="BS">
    <w:p w14:paraId="4126BF87" w14:textId="77777777" w:rsidR="009E143A" w:rsidRDefault="009E143A" w:rsidP="00E35F1F">
      <w:pPr>
        <w:pStyle w:val="CommentText"/>
      </w:pPr>
      <w:r>
        <w:rPr>
          <w:rStyle w:val="CommentReference"/>
        </w:rPr>
        <w:annotationRef/>
      </w:r>
      <w:r>
        <w:t>blessing or blessing?</w:t>
      </w:r>
    </w:p>
  </w:comment>
  <w:comment w:id="971" w:author="Windows User" w:date="2015-10-30T08:56:00Z" w:initials="BS">
    <w:p w14:paraId="068E7184" w14:textId="77777777" w:rsidR="009E143A" w:rsidRDefault="009E143A" w:rsidP="00E35F1F">
      <w:pPr>
        <w:pStyle w:val="CommentText"/>
      </w:pPr>
      <w:r>
        <w:rPr>
          <w:rStyle w:val="CommentReference"/>
        </w:rPr>
        <w:annotationRef/>
      </w:r>
      <w:r>
        <w:t>the other translations seem not to like abouna's contractions...</w:t>
      </w:r>
    </w:p>
  </w:comment>
  <w:comment w:id="972" w:author="Windows User" w:date="2015-10-30T08:56:00Z" w:initials="BS">
    <w:p w14:paraId="21A595C5" w14:textId="77777777" w:rsidR="009E143A" w:rsidRDefault="009E143A" w:rsidP="00E35F1F">
      <w:pPr>
        <w:pStyle w:val="CommentText"/>
      </w:pPr>
      <w:r>
        <w:rPr>
          <w:rStyle w:val="CommentReference"/>
        </w:rPr>
        <w:annotationRef/>
      </w:r>
      <w:r>
        <w:t>perfect or true?</w:t>
      </w:r>
    </w:p>
  </w:comment>
  <w:comment w:id="975" w:author="Windows User" w:date="2015-11-21T13:21:00Z" w:initials="WU">
    <w:p w14:paraId="686F5E9C" w14:textId="77777777" w:rsidR="009E143A" w:rsidRDefault="009E143A" w:rsidP="00E35F1F">
      <w:pPr>
        <w:pStyle w:val="CommentText"/>
      </w:pPr>
      <w:r>
        <w:rPr>
          <w:rStyle w:val="CommentReference"/>
        </w:rPr>
        <w:annotationRef/>
      </w:r>
    </w:p>
  </w:comment>
  <w:comment w:id="980" w:author="Windows User" w:date="2015-10-30T08:56:00Z" w:initials="BS">
    <w:p w14:paraId="138D81C8" w14:textId="77777777" w:rsidR="009E143A" w:rsidRDefault="009E143A" w:rsidP="00E35F1F">
      <w:pPr>
        <w:pStyle w:val="CommentText"/>
      </w:pPr>
      <w:r>
        <w:rPr>
          <w:rStyle w:val="CommentReference"/>
        </w:rPr>
        <w:annotationRef/>
      </w:r>
      <w:r>
        <w:t>which word is right?</w:t>
      </w:r>
    </w:p>
  </w:comment>
  <w:comment w:id="981" w:author="Windows User" w:date="2015-10-30T08:56:00Z" w:initials="BS">
    <w:p w14:paraId="36B899D8" w14:textId="77777777" w:rsidR="009E143A" w:rsidRDefault="009E143A" w:rsidP="00E35F1F">
      <w:pPr>
        <w:pStyle w:val="CommentText"/>
      </w:pPr>
      <w:r>
        <w:rPr>
          <w:rStyle w:val="CommentReference"/>
        </w:rPr>
        <w:annotationRef/>
      </w:r>
      <w:r>
        <w:t>wise?</w:t>
      </w:r>
    </w:p>
  </w:comment>
  <w:comment w:id="983" w:author="Windows User" w:date="2015-10-30T08:56:00Z" w:initials="BS">
    <w:p w14:paraId="62F2B22F" w14:textId="77777777" w:rsidR="009E143A" w:rsidRDefault="009E143A" w:rsidP="00E35F1F">
      <w:pPr>
        <w:pStyle w:val="CommentText"/>
      </w:pPr>
      <w:r>
        <w:rPr>
          <w:rStyle w:val="CommentReference"/>
        </w:rPr>
        <w:annotationRef/>
      </w:r>
      <w:r>
        <w:t>bride, or bridal chamber?</w:t>
      </w:r>
    </w:p>
  </w:comment>
  <w:comment w:id="984" w:author="Windows User" w:date="2015-10-30T08:56:00Z" w:initials="BS">
    <w:p w14:paraId="13AA9031" w14:textId="77777777" w:rsidR="009E143A" w:rsidRDefault="009E143A" w:rsidP="00E35F1F">
      <w:pPr>
        <w:pStyle w:val="CommentText"/>
      </w:pPr>
      <w:r>
        <w:rPr>
          <w:rStyle w:val="CommentReference"/>
        </w:rPr>
        <w:annotationRef/>
      </w:r>
      <w:r>
        <w:t>truth, logos, or true logos?</w:t>
      </w:r>
    </w:p>
  </w:comment>
  <w:comment w:id="985" w:author="Windows User" w:date="2015-10-30T08:56:00Z" w:initials="BS">
    <w:p w14:paraId="116A567C" w14:textId="77777777" w:rsidR="009E143A" w:rsidRDefault="009E143A" w:rsidP="00E35F1F">
      <w:pPr>
        <w:pStyle w:val="CommentText"/>
      </w:pPr>
      <w:r>
        <w:rPr>
          <w:rStyle w:val="CommentReference"/>
        </w:rPr>
        <w:annotationRef/>
      </w:r>
      <w:r>
        <w:t>redeemed or saved?</w:t>
      </w:r>
    </w:p>
  </w:comment>
  <w:comment w:id="987" w:author="Windows User" w:date="2015-10-30T08:56:00Z" w:initials="BS">
    <w:p w14:paraId="37848CBE" w14:textId="77777777" w:rsidR="009E143A" w:rsidRDefault="009E143A" w:rsidP="00E35F1F">
      <w:pPr>
        <w:pStyle w:val="CommentText"/>
      </w:pPr>
      <w:r>
        <w:rPr>
          <w:rStyle w:val="CommentReference"/>
        </w:rPr>
        <w:annotationRef/>
      </w:r>
      <w:r>
        <w:t>for us or unto us?</w:t>
      </w:r>
    </w:p>
  </w:comment>
  <w:comment w:id="990" w:author="Windows User" w:date="2015-10-30T08:56:00Z" w:initials="BS">
    <w:p w14:paraId="7318299D" w14:textId="77777777" w:rsidR="009E143A" w:rsidRDefault="009E143A" w:rsidP="00E35F1F">
      <w:pPr>
        <w:pStyle w:val="CommentText"/>
      </w:pPr>
      <w:r>
        <w:rPr>
          <w:rStyle w:val="CommentReference"/>
        </w:rPr>
        <w:annotationRef/>
      </w:r>
      <w:r>
        <w:t>what does eshleelooi mean?</w:t>
      </w:r>
    </w:p>
  </w:comment>
  <w:comment w:id="991" w:author="Windows User" w:date="2015-10-30T08:56:00Z" w:initials="BS">
    <w:p w14:paraId="01016F04" w14:textId="77777777" w:rsidR="009E143A" w:rsidRDefault="009E143A" w:rsidP="00E35F1F">
      <w:pPr>
        <w:pStyle w:val="CommentText"/>
      </w:pPr>
      <w:r>
        <w:rPr>
          <w:rStyle w:val="CommentReference"/>
        </w:rPr>
        <w:annotationRef/>
      </w:r>
      <w:r>
        <w:t>save or redeem?</w:t>
      </w:r>
    </w:p>
  </w:comment>
  <w:comment w:id="993" w:author="Windows User" w:date="2015-10-30T08:56:00Z" w:initials="BS">
    <w:p w14:paraId="2F0C8D0C" w14:textId="77777777" w:rsidR="009E143A" w:rsidRDefault="009E143A" w:rsidP="00E35F1F">
      <w:pPr>
        <w:pStyle w:val="CommentText"/>
      </w:pPr>
      <w:r>
        <w:rPr>
          <w:rStyle w:val="CommentReference"/>
        </w:rPr>
        <w:annotationRef/>
      </w:r>
      <w:r>
        <w:t>paradoxically or miraculously?</w:t>
      </w:r>
    </w:p>
  </w:comment>
  <w:comment w:id="994" w:author="Windows User" w:date="2015-10-30T08:56:00Z" w:initials="BS">
    <w:p w14:paraId="0F8BDFBA" w14:textId="77777777" w:rsidR="009E143A" w:rsidRDefault="009E143A" w:rsidP="00E35F1F">
      <w:pPr>
        <w:pStyle w:val="CommentText"/>
      </w:pPr>
      <w:r>
        <w:rPr>
          <w:rStyle w:val="CommentReference"/>
        </w:rPr>
        <w:annotationRef/>
      </w:r>
      <w:r>
        <w:t>I get that this is perfectly valid English without 'is'. But too hard to follow fast.</w:t>
      </w:r>
    </w:p>
  </w:comment>
  <w:comment w:id="996" w:author="Windows User" w:date="2015-10-30T08:56:00Z" w:initials="BS">
    <w:p w14:paraId="0412A3CD" w14:textId="77777777" w:rsidR="009E143A" w:rsidRDefault="009E143A" w:rsidP="00E35F1F">
      <w:pPr>
        <w:pStyle w:val="CommentText"/>
      </w:pPr>
      <w:r>
        <w:rPr>
          <w:rStyle w:val="CommentReference"/>
        </w:rPr>
        <w:annotationRef/>
      </w:r>
      <w:r>
        <w:t>this seems to be parallel to gold on all sides rather than gold roundabout it.</w:t>
      </w:r>
    </w:p>
  </w:comment>
  <w:comment w:id="997" w:author="Windows User" w:date="2015-10-30T08:56:00Z" w:initials="BS">
    <w:p w14:paraId="5A22944C" w14:textId="77777777" w:rsidR="009E143A" w:rsidRDefault="009E143A" w:rsidP="00E35F1F">
      <w:pPr>
        <w:pStyle w:val="CommentText"/>
      </w:pPr>
      <w:r>
        <w:rPr>
          <w:rStyle w:val="CommentReference"/>
        </w:rPr>
        <w:annotationRef/>
      </w:r>
      <w:r>
        <w:t>Saviour or redeemer?</w:t>
      </w:r>
    </w:p>
  </w:comment>
  <w:comment w:id="999" w:author="Windows User" w:date="2015-10-30T08:56:00Z" w:initials="BS">
    <w:p w14:paraId="7BA01F3B" w14:textId="77777777" w:rsidR="009E143A" w:rsidRDefault="009E143A" w:rsidP="00E35F1F">
      <w:pPr>
        <w:pStyle w:val="CommentText"/>
      </w:pPr>
      <w:r>
        <w:rPr>
          <w:rStyle w:val="CommentReference"/>
        </w:rPr>
        <w:annotationRef/>
      </w:r>
      <w:r>
        <w:t>isn't this compassion? not nishti nai...</w:t>
      </w:r>
    </w:p>
  </w:comment>
  <w:comment w:id="1002" w:author="Windows User" w:date="2015-10-30T08:56:00Z" w:initials="BS">
    <w:p w14:paraId="48DB0714" w14:textId="77777777" w:rsidR="009E143A" w:rsidRDefault="009E143A"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3" w:author="Windows User" w:date="2015-10-30T08:56:00Z" w:initials="BS">
    <w:p w14:paraId="15AB72CB" w14:textId="77777777" w:rsidR="009E143A" w:rsidRDefault="009E143A" w:rsidP="00E35F1F">
      <w:pPr>
        <w:pStyle w:val="CommentText"/>
      </w:pPr>
      <w:r>
        <w:rPr>
          <w:rStyle w:val="CommentReference"/>
        </w:rPr>
        <w:annotationRef/>
      </w:r>
      <w:r>
        <w:t>should be lampstand, not candle stick, here and throughout.</w:t>
      </w:r>
    </w:p>
  </w:comment>
  <w:comment w:id="1004" w:author="Windows User" w:date="2015-10-30T08:56:00Z" w:initials="BS">
    <w:p w14:paraId="6D5F9821" w14:textId="77777777" w:rsidR="009E143A" w:rsidRDefault="009E143A" w:rsidP="00E35F1F">
      <w:pPr>
        <w:pStyle w:val="CommentText"/>
      </w:pPr>
      <w:r>
        <w:rPr>
          <w:rStyle w:val="CommentReference"/>
        </w:rPr>
        <w:annotationRef/>
      </w:r>
      <w:r>
        <w:t>Ok, not saluted... Greeted, or I would prefer hailed...</w:t>
      </w:r>
    </w:p>
  </w:comment>
  <w:comment w:id="1005" w:author="Windows User" w:date="2015-10-30T08:56:00Z" w:initials="BS">
    <w:p w14:paraId="075C27A6" w14:textId="77777777" w:rsidR="009E143A" w:rsidRDefault="009E143A" w:rsidP="00E35F1F">
      <w:pPr>
        <w:pStyle w:val="CommentText"/>
      </w:pPr>
      <w:r>
        <w:rPr>
          <w:rStyle w:val="CommentReference"/>
        </w:rPr>
        <w:annotationRef/>
      </w:r>
      <w:r>
        <w:t>The Father was overjoyed, in your conception????</w:t>
      </w:r>
    </w:p>
  </w:comment>
  <w:comment w:id="1006" w:author="Windows User" w:date="2015-10-30T08:56:00Z" w:initials="BS">
    <w:p w14:paraId="7569AFF1" w14:textId="77777777" w:rsidR="009E143A" w:rsidRDefault="009E143A" w:rsidP="00E35F1F">
      <w:pPr>
        <w:pStyle w:val="CommentText"/>
      </w:pPr>
      <w:r>
        <w:rPr>
          <w:rStyle w:val="CommentReference"/>
        </w:rPr>
        <w:annotationRef/>
      </w:r>
      <w:r>
        <w:t>appearing doesn't sound right for parousia... coming or advent?</w:t>
      </w:r>
    </w:p>
  </w:comment>
  <w:comment w:id="1007" w:author="Windows User" w:date="2015-11-21T13:22:00Z" w:initials="WU">
    <w:p w14:paraId="728FA9EF" w14:textId="77777777" w:rsidR="009E143A" w:rsidRDefault="009E143A" w:rsidP="00E35F1F">
      <w:pPr>
        <w:pStyle w:val="CommentText"/>
      </w:pPr>
      <w:r>
        <w:rPr>
          <w:rStyle w:val="CommentReference"/>
        </w:rPr>
        <w:annotationRef/>
      </w:r>
      <w:r w:rsidRPr="00582AD7">
        <w:t>(ⲡⲉⲥⲱⲙⲁ??)</w:t>
      </w:r>
    </w:p>
  </w:comment>
  <w:comment w:id="1008" w:author="Windows User" w:date="2015-10-30T08:56:00Z" w:initials="BS">
    <w:p w14:paraId="0C77198F" w14:textId="77777777" w:rsidR="009E143A" w:rsidRDefault="009E143A" w:rsidP="00E35F1F">
      <w:pPr>
        <w:pStyle w:val="CommentText"/>
      </w:pPr>
      <w:r>
        <w:rPr>
          <w:rStyle w:val="CommentReference"/>
        </w:rPr>
        <w:annotationRef/>
      </w:r>
      <w:r>
        <w:t>kinda funny in English to switch pronoun from Lord to Virgin in one scentence.</w:t>
      </w:r>
    </w:p>
  </w:comment>
  <w:comment w:id="1011" w:author="Windows User" w:date="2015-10-30T08:56:00Z" w:initials="BS">
    <w:p w14:paraId="501C2D6F" w14:textId="77777777" w:rsidR="009E143A" w:rsidRDefault="009E143A" w:rsidP="00E35F1F">
      <w:pPr>
        <w:pStyle w:val="CommentText"/>
      </w:pPr>
      <w:r>
        <w:rPr>
          <w:rStyle w:val="CommentReference"/>
        </w:rPr>
        <w:annotationRef/>
      </w:r>
      <w:r>
        <w:t>I really didn't like preached... Is this to literal though? Maybe L.A. is better.</w:t>
      </w:r>
    </w:p>
  </w:comment>
  <w:comment w:id="1012" w:author="Windows User" w:date="2015-10-30T08:56:00Z" w:initials="BS">
    <w:p w14:paraId="6407D4C9" w14:textId="77777777" w:rsidR="009E143A" w:rsidRDefault="009E143A" w:rsidP="00E35F1F">
      <w:pPr>
        <w:pStyle w:val="CommentText"/>
      </w:pPr>
      <w:r>
        <w:rPr>
          <w:rStyle w:val="CommentReference"/>
        </w:rPr>
        <w:annotationRef/>
      </w:r>
      <w:r>
        <w:t>these thereofs are so awkward... but I can't think of a better phrasing right now.</w:t>
      </w:r>
    </w:p>
  </w:comment>
  <w:comment w:id="1013" w:author="Windows User" w:date="2015-11-21T13:23:00Z" w:initials="WU">
    <w:p w14:paraId="1B7B1E94" w14:textId="77777777" w:rsidR="009E143A" w:rsidRDefault="009E143A" w:rsidP="00E35F1F">
      <w:pPr>
        <w:pStyle w:val="CommentText"/>
      </w:pPr>
      <w:r>
        <w:rPr>
          <w:rStyle w:val="CommentReference"/>
        </w:rPr>
        <w:annotationRef/>
      </w:r>
      <w:r>
        <w:t>review</w:t>
      </w:r>
    </w:p>
  </w:comment>
  <w:comment w:id="1020" w:author="Windows User" w:date="2015-10-30T08:56:00Z" w:initials="BS">
    <w:p w14:paraId="5D50DB65" w14:textId="77777777" w:rsidR="009E143A" w:rsidRDefault="009E143A" w:rsidP="00E35F1F">
      <w:pPr>
        <w:pStyle w:val="CommentText"/>
      </w:pPr>
      <w:r>
        <w:rPr>
          <w:rStyle w:val="CommentReference"/>
        </w:rPr>
        <w:annotationRef/>
      </w:r>
      <w:r>
        <w:t>this seems kind of loose... is it ok?</w:t>
      </w:r>
    </w:p>
  </w:comment>
  <w:comment w:id="1021" w:author="Windows User" w:date="2015-10-30T08:56:00Z" w:initials="BS">
    <w:p w14:paraId="01FDA469" w14:textId="77777777" w:rsidR="009E143A" w:rsidRDefault="009E143A" w:rsidP="00E35F1F">
      <w:pPr>
        <w:pStyle w:val="CommentText"/>
      </w:pPr>
      <w:r>
        <w:rPr>
          <w:rStyle w:val="CommentReference"/>
        </w:rPr>
        <w:annotationRef/>
      </w:r>
      <w:r>
        <w:t>works or deeds?</w:t>
      </w:r>
    </w:p>
  </w:comment>
  <w:comment w:id="1022" w:author="Windows User" w:date="2015-11-21T13:24:00Z" w:initials="WU">
    <w:p w14:paraId="7A990723" w14:textId="77777777" w:rsidR="009E143A" w:rsidRDefault="009E143A" w:rsidP="00E35F1F">
      <w:pPr>
        <w:pStyle w:val="CommentText"/>
      </w:pPr>
      <w:r>
        <w:rPr>
          <w:rStyle w:val="CommentReference"/>
        </w:rPr>
        <w:annotationRef/>
      </w:r>
      <w:r>
        <w:t>review</w:t>
      </w:r>
    </w:p>
  </w:comment>
  <w:comment w:id="1023" w:author="Windows User" w:date="2015-10-30T08:56:00Z" w:initials="BS">
    <w:p w14:paraId="5BB3D65B" w14:textId="77777777" w:rsidR="009E143A" w:rsidRDefault="009E143A" w:rsidP="00E35F1F">
      <w:pPr>
        <w:pStyle w:val="CommentText"/>
      </w:pPr>
      <w:r>
        <w:rPr>
          <w:rStyle w:val="CommentReference"/>
        </w:rPr>
        <w:annotationRef/>
      </w:r>
      <w:r>
        <w:t>does Coptic have 'high'?</w:t>
      </w:r>
    </w:p>
  </w:comment>
  <w:comment w:id="1024" w:author="Windows User" w:date="2015-11-21T13:24:00Z" w:initials="WU">
    <w:p w14:paraId="1D334F95" w14:textId="77777777" w:rsidR="009E143A" w:rsidRDefault="009E143A" w:rsidP="00E35F1F">
      <w:pPr>
        <w:pStyle w:val="CommentText"/>
      </w:pPr>
      <w:r>
        <w:rPr>
          <w:rStyle w:val="CommentReference"/>
        </w:rPr>
        <w:annotationRef/>
      </w:r>
      <w:r>
        <w:t>review, add variant</w:t>
      </w:r>
    </w:p>
  </w:comment>
  <w:comment w:id="1025" w:author="Windows User" w:date="2015-10-30T08:56:00Z" w:initials="BS">
    <w:p w14:paraId="5480B788" w14:textId="77777777" w:rsidR="009E143A" w:rsidRDefault="009E143A" w:rsidP="00E35F1F">
      <w:pPr>
        <w:pStyle w:val="CommentText"/>
      </w:pPr>
      <w:r>
        <w:rPr>
          <w:rStyle w:val="CommentReference"/>
        </w:rPr>
        <w:annotationRef/>
      </w:r>
      <w:r>
        <w:t>bless or praise? inconsistent rendering of esmo</w:t>
      </w:r>
    </w:p>
  </w:comment>
  <w:comment w:id="1030" w:author="Windows User" w:date="2015-10-30T08:56:00Z" w:initials="WU">
    <w:p w14:paraId="326EFA42" w14:textId="77777777" w:rsidR="009E143A" w:rsidRDefault="009E143A" w:rsidP="006869EE">
      <w:pPr>
        <w:pStyle w:val="CommentText"/>
      </w:pPr>
      <w:r>
        <w:rPr>
          <w:rStyle w:val="CommentReference"/>
        </w:rPr>
        <w:annotationRef/>
      </w:r>
      <w:r>
        <w:t>Add notes where to insert Doxology of Prime… And Vespers Prase?</w:t>
      </w:r>
    </w:p>
  </w:comment>
  <w:comment w:id="1034" w:author="Windows User" w:date="2015-10-30T08:56:00Z" w:initials="WU">
    <w:p w14:paraId="66837344" w14:textId="77777777" w:rsidR="009E143A" w:rsidRDefault="009E143A" w:rsidP="006869EE">
      <w:pPr>
        <w:pStyle w:val="CommentText"/>
      </w:pPr>
      <w:r>
        <w:rPr>
          <w:rStyle w:val="CommentReference"/>
        </w:rPr>
        <w:annotationRef/>
      </w:r>
      <w:r>
        <w:t>May He or that He may</w:t>
      </w:r>
    </w:p>
  </w:comment>
  <w:comment w:id="1036" w:author="Windows User" w:date="2015-10-30T08:56:00Z" w:initials="BS">
    <w:p w14:paraId="5BE9E7DF" w14:textId="77777777" w:rsidR="009E143A" w:rsidRDefault="009E143A" w:rsidP="006869EE">
      <w:pPr>
        <w:pStyle w:val="CommentText"/>
      </w:pPr>
      <w:r>
        <w:rPr>
          <w:rStyle w:val="CommentReference"/>
        </w:rPr>
        <w:annotationRef/>
      </w:r>
      <w:r>
        <w:t>protopresbyters?</w:t>
      </w:r>
    </w:p>
  </w:comment>
  <w:comment w:id="1037" w:author="Windows User" w:date="2015-10-30T08:56:00Z" w:initials="BS">
    <w:p w14:paraId="37712CA1" w14:textId="77777777" w:rsidR="009E143A" w:rsidRDefault="009E143A" w:rsidP="006869EE">
      <w:pPr>
        <w:pStyle w:val="CommentText"/>
      </w:pPr>
      <w:r>
        <w:rPr>
          <w:rStyle w:val="CommentReference"/>
        </w:rPr>
        <w:annotationRef/>
      </w:r>
      <w:r>
        <w:t>those who?</w:t>
      </w:r>
    </w:p>
  </w:comment>
  <w:comment w:id="1038" w:author="Windows User" w:date="2015-10-30T08:56:00Z" w:initials="BS">
    <w:p w14:paraId="0BC9F56F" w14:textId="77777777" w:rsidR="009E143A" w:rsidRDefault="009E143A" w:rsidP="006869EE">
      <w:pPr>
        <w:pStyle w:val="CommentText"/>
      </w:pPr>
      <w:r>
        <w:rPr>
          <w:rStyle w:val="CommentReference"/>
        </w:rPr>
        <w:annotationRef/>
      </w:r>
      <w:r>
        <w:t>Yourself?</w:t>
      </w:r>
    </w:p>
  </w:comment>
  <w:comment w:id="1042" w:author="Windows User" w:date="2015-11-27T20:09:00Z" w:initials="WU">
    <w:p w14:paraId="5DD947BD" w14:textId="77777777" w:rsidR="009E143A" w:rsidRDefault="009E143A" w:rsidP="006869EE">
      <w:pPr>
        <w:pStyle w:val="CommentText"/>
      </w:pPr>
      <w:r>
        <w:rPr>
          <w:rStyle w:val="CommentReference"/>
        </w:rPr>
        <w:annotationRef/>
      </w:r>
      <w:r>
        <w:t>Confess to the Lord or confess the Lord?</w:t>
      </w:r>
    </w:p>
  </w:comment>
  <w:comment w:id="1051" w:author="Windows User" w:date="2015-10-30T08:56:00Z" w:initials="WU">
    <w:p w14:paraId="73A20223" w14:textId="77777777" w:rsidR="009E143A" w:rsidRDefault="009E143A" w:rsidP="006869EE">
      <w:pPr>
        <w:pStyle w:val="CommentText"/>
      </w:pPr>
      <w:r>
        <w:rPr>
          <w:rStyle w:val="CommentReference"/>
        </w:rPr>
        <w:annotationRef/>
      </w:r>
      <w:r>
        <w:t>Funny just to have declared here with nothing else.</w:t>
      </w:r>
    </w:p>
  </w:comment>
  <w:comment w:id="1052" w:author="Windows User" w:date="2015-10-30T08:56:00Z" w:initials="WU">
    <w:p w14:paraId="2938E8CF" w14:textId="77777777" w:rsidR="009E143A" w:rsidRDefault="009E143A" w:rsidP="006869EE">
      <w:pPr>
        <w:pStyle w:val="CommentText"/>
      </w:pPr>
      <w:r>
        <w:rPr>
          <w:rStyle w:val="CommentReference"/>
        </w:rPr>
        <w:annotationRef/>
      </w:r>
      <w:r>
        <w:t>Good News or Glad Tidings?</w:t>
      </w:r>
    </w:p>
  </w:comment>
  <w:comment w:id="1053" w:author="Windows User" w:date="2015-10-30T08:56:00Z" w:initials="WU">
    <w:p w14:paraId="07481CDA" w14:textId="77777777" w:rsidR="009E143A" w:rsidRDefault="009E143A" w:rsidP="006869EE">
      <w:pPr>
        <w:pStyle w:val="CommentText"/>
      </w:pPr>
      <w:r>
        <w:rPr>
          <w:rStyle w:val="CommentReference"/>
        </w:rPr>
        <w:annotationRef/>
      </w:r>
      <w:r>
        <w:t>Which is it? Advocate or watch over us?</w:t>
      </w:r>
    </w:p>
  </w:comment>
  <w:comment w:id="1054" w:author="Windows User" w:date="2015-10-30T08:56:00Z" w:initials="WU">
    <w:p w14:paraId="74878DE4" w14:textId="77777777" w:rsidR="009E143A" w:rsidRDefault="009E143A" w:rsidP="006869EE">
      <w:pPr>
        <w:pStyle w:val="CommentText"/>
      </w:pPr>
      <w:r>
        <w:rPr>
          <w:rStyle w:val="CommentReference"/>
        </w:rPr>
        <w:annotationRef/>
      </w:r>
      <w:r>
        <w:t>Coptic doesn’t seem to have “Mary”</w:t>
      </w:r>
    </w:p>
  </w:comment>
  <w:comment w:id="1057" w:author="Windows User" w:date="2015-10-30T08:56:00Z" w:initials="WU">
    <w:p w14:paraId="0F5B5499" w14:textId="77777777" w:rsidR="009E143A" w:rsidRDefault="009E143A" w:rsidP="006869EE">
      <w:pPr>
        <w:pStyle w:val="CommentText"/>
      </w:pPr>
      <w:r>
        <w:rPr>
          <w:rStyle w:val="CommentReference"/>
        </w:rPr>
        <w:annotationRef/>
      </w:r>
      <w:r>
        <w:t>Add footnote of what this is</w:t>
      </w:r>
    </w:p>
  </w:comment>
  <w:comment w:id="1064" w:author="Windows User" w:date="2016-02-10T12:41:00Z" w:initials="WU">
    <w:p w14:paraId="67A8D0BB" w14:textId="77777777" w:rsidR="009E143A" w:rsidRDefault="009E143A" w:rsidP="00CA3D47">
      <w:pPr>
        <w:pStyle w:val="CommentText"/>
      </w:pPr>
      <w:r>
        <w:rPr>
          <w:rStyle w:val="CommentReference"/>
        </w:rPr>
        <w:annotationRef/>
      </w:r>
      <w:r>
        <w:t>May He or that He may</w:t>
      </w:r>
    </w:p>
  </w:comment>
  <w:comment w:id="1074" w:author="Windows User" w:date="2015-10-30T08:56:00Z" w:initials="WU">
    <w:p w14:paraId="6841EDAF" w14:textId="77777777" w:rsidR="009E143A" w:rsidRDefault="009E143A">
      <w:pPr>
        <w:pStyle w:val="CommentText"/>
      </w:pPr>
      <w:r>
        <w:rPr>
          <w:rStyle w:val="CommentReference"/>
        </w:rPr>
        <w:annotationRef/>
      </w:r>
      <w:r>
        <w:t>Isn’t this one more faithful?</w:t>
      </w:r>
    </w:p>
  </w:comment>
  <w:comment w:id="1075" w:author="Windows User" w:date="2015-10-30T08:56:00Z" w:initials="WU">
    <w:p w14:paraId="44483F5F" w14:textId="77777777" w:rsidR="009E143A" w:rsidRDefault="009E143A">
      <w:pPr>
        <w:pStyle w:val="CommentText"/>
      </w:pPr>
      <w:r>
        <w:rPr>
          <w:rStyle w:val="CommentReference"/>
        </w:rPr>
        <w:annotationRef/>
      </w:r>
      <w:r>
        <w:t>Which one(s) are/is right?</w:t>
      </w:r>
    </w:p>
  </w:comment>
  <w:comment w:id="1076" w:author="Windows User" w:date="2015-10-30T08:56:00Z" w:initials="WU">
    <w:p w14:paraId="22B3EF76" w14:textId="77777777" w:rsidR="009E143A" w:rsidRDefault="009E143A">
      <w:pPr>
        <w:pStyle w:val="CommentText"/>
      </w:pPr>
      <w:r>
        <w:rPr>
          <w:rStyle w:val="CommentReference"/>
        </w:rPr>
        <w:annotationRef/>
      </w:r>
      <w:r>
        <w:t>Coptic doesn’t seem to have “O Lord”</w:t>
      </w:r>
    </w:p>
  </w:comment>
  <w:comment w:id="1080" w:author="Windows User" w:date="2015-10-30T08:56:00Z" w:initials="WU">
    <w:p w14:paraId="6BF65470" w14:textId="77777777" w:rsidR="009E143A" w:rsidRDefault="009E143A">
      <w:pPr>
        <w:pStyle w:val="CommentText"/>
      </w:pPr>
      <w:r>
        <w:rPr>
          <w:rStyle w:val="CommentReference"/>
        </w:rPr>
        <w:annotationRef/>
      </w:r>
      <w:r>
        <w:t>Called or named?</w:t>
      </w:r>
    </w:p>
  </w:comment>
  <w:comment w:id="1081" w:author="Windows User" w:date="2015-10-30T08:56:00Z" w:initials="WU">
    <w:p w14:paraId="64122CF8" w14:textId="77777777" w:rsidR="009E143A" w:rsidRDefault="009E143A">
      <w:pPr>
        <w:pStyle w:val="CommentText"/>
      </w:pPr>
      <w:r>
        <w:rPr>
          <w:rStyle w:val="CommentReference"/>
        </w:rPr>
        <w:annotationRef/>
      </w:r>
      <w:r>
        <w:t>John loved the Lord, or the Lord loved John?</w:t>
      </w:r>
    </w:p>
  </w:comment>
  <w:comment w:id="1083" w:author="Windows User" w:date="2015-10-30T08:56:00Z" w:initials="WU">
    <w:p w14:paraId="28540FAB" w14:textId="77777777" w:rsidR="009E143A" w:rsidRDefault="009E143A">
      <w:pPr>
        <w:pStyle w:val="CommentText"/>
      </w:pPr>
      <w:r>
        <w:rPr>
          <w:rStyle w:val="CommentReference"/>
        </w:rPr>
        <w:annotationRef/>
      </w:r>
      <w:r>
        <w:t>Not the Lord?</w:t>
      </w:r>
    </w:p>
  </w:comment>
  <w:comment w:id="1084" w:author="Windows User" w:date="2015-10-30T08:56:00Z" w:initials="WU">
    <w:p w14:paraId="3BE9EA57" w14:textId="77777777" w:rsidR="009E143A" w:rsidRDefault="009E143A">
      <w:pPr>
        <w:pStyle w:val="CommentText"/>
      </w:pPr>
      <w:r>
        <w:rPr>
          <w:rStyle w:val="CommentReference"/>
        </w:rPr>
        <w:annotationRef/>
      </w:r>
      <w:r>
        <w:t>The rest missing?</w:t>
      </w:r>
    </w:p>
  </w:comment>
  <w:comment w:id="1085" w:author="Windows User" w:date="2015-10-30T08:56:00Z" w:initials="WU">
    <w:p w14:paraId="17CFCF91" w14:textId="77777777" w:rsidR="009E143A" w:rsidRDefault="009E143A">
      <w:pPr>
        <w:pStyle w:val="CommentText"/>
      </w:pPr>
      <w:r>
        <w:rPr>
          <w:rStyle w:val="CommentReference"/>
        </w:rPr>
        <w:annotationRef/>
      </w:r>
      <w:r>
        <w:t>Completely different…</w:t>
      </w:r>
    </w:p>
  </w:comment>
  <w:comment w:id="1086" w:author="Windows User" w:date="2015-10-30T08:56:00Z" w:initials="WU">
    <w:p w14:paraId="1A5ABDDA" w14:textId="77777777" w:rsidR="009E143A" w:rsidRDefault="009E143A">
      <w:pPr>
        <w:pStyle w:val="CommentText"/>
      </w:pPr>
      <w:r>
        <w:rPr>
          <w:rStyle w:val="CommentReference"/>
        </w:rPr>
        <w:annotationRef/>
      </w:r>
      <w:r>
        <w:t>Sound or voices?</w:t>
      </w:r>
    </w:p>
  </w:comment>
  <w:comment w:id="1088" w:author="Windows User" w:date="2015-10-30T08:56:00Z" w:initials="WU">
    <w:p w14:paraId="2632154F" w14:textId="77777777" w:rsidR="009E143A" w:rsidRDefault="009E143A">
      <w:pPr>
        <w:pStyle w:val="CommentText"/>
      </w:pPr>
      <w:r>
        <w:rPr>
          <w:rStyle w:val="CommentReference"/>
        </w:rPr>
        <w:annotationRef/>
      </w:r>
      <w:r>
        <w:t>AAP has divinely inspired.</w:t>
      </w:r>
    </w:p>
  </w:comment>
  <w:comment w:id="1090" w:author="Windows User" w:date="2015-10-30T08:56:00Z" w:initials="WU">
    <w:p w14:paraId="6A684B9E" w14:textId="77777777" w:rsidR="009E143A" w:rsidRDefault="009E143A">
      <w:pPr>
        <w:pStyle w:val="CommentText"/>
      </w:pPr>
      <w:r>
        <w:rPr>
          <w:rStyle w:val="CommentReference"/>
        </w:rPr>
        <w:annotationRef/>
      </w:r>
      <w:r>
        <w:t>This one needs looking at.</w:t>
      </w:r>
    </w:p>
  </w:comment>
  <w:comment w:id="1091" w:author="Windows User" w:date="2015-10-30T08:56:00Z" w:initials="WU">
    <w:p w14:paraId="3E29D706" w14:textId="77777777" w:rsidR="009E143A" w:rsidRDefault="009E143A">
      <w:pPr>
        <w:pStyle w:val="CommentText"/>
      </w:pPr>
      <w:r>
        <w:rPr>
          <w:rStyle w:val="CommentReference"/>
        </w:rPr>
        <w:annotationRef/>
      </w:r>
      <w:r>
        <w:t>Partners?</w:t>
      </w:r>
    </w:p>
  </w:comment>
  <w:comment w:id="1096" w:author="Windows User" w:date="2015-10-30T08:56:00Z" w:initials="WU">
    <w:p w14:paraId="662AC6DC" w14:textId="77777777" w:rsidR="009E143A" w:rsidRDefault="009E143A">
      <w:pPr>
        <w:pStyle w:val="CommentText"/>
      </w:pPr>
      <w:r>
        <w:rPr>
          <w:rStyle w:val="CommentReference"/>
        </w:rPr>
        <w:annotationRef/>
      </w:r>
      <w:r>
        <w:t>What land?</w:t>
      </w:r>
    </w:p>
  </w:comment>
  <w:comment w:id="1098" w:author="Windows User" w:date="2015-10-30T08:56:00Z" w:initials="WU">
    <w:p w14:paraId="121BE348" w14:textId="77777777" w:rsidR="009E143A" w:rsidRDefault="009E143A">
      <w:pPr>
        <w:pStyle w:val="CommentText"/>
      </w:pPr>
      <w:r>
        <w:rPr>
          <w:rStyle w:val="CommentReference"/>
        </w:rPr>
        <w:annotationRef/>
      </w:r>
      <w:r>
        <w:t>Or englighten?</w:t>
      </w:r>
    </w:p>
  </w:comment>
  <w:comment w:id="1112" w:author="Windows User" w:date="2015-10-30T08:56:00Z" w:initials="WU">
    <w:p w14:paraId="52EAF036" w14:textId="77777777" w:rsidR="009E143A" w:rsidRDefault="009E143A">
      <w:pPr>
        <w:pStyle w:val="CommentText"/>
      </w:pPr>
      <w:r>
        <w:rPr>
          <w:rStyle w:val="CommentReference"/>
        </w:rPr>
        <w:annotationRef/>
      </w:r>
      <w:r>
        <w:t>What should this verse be?</w:t>
      </w:r>
    </w:p>
  </w:comment>
  <w:comment w:id="1123" w:author="Windows User" w:date="2015-10-30T08:56:00Z" w:initials="BS">
    <w:p w14:paraId="1A0E2428" w14:textId="77777777" w:rsidR="009E143A" w:rsidRDefault="009E143A">
      <w:pPr>
        <w:pStyle w:val="CommentText"/>
      </w:pPr>
      <w:r>
        <w:rPr>
          <w:rStyle w:val="CommentReference"/>
        </w:rPr>
        <w:annotationRef/>
      </w:r>
      <w:r>
        <w:t>wiles or snares?</w:t>
      </w:r>
    </w:p>
  </w:comment>
  <w:comment w:id="1125" w:author="Windows User" w:date="2015-10-30T08:56:00Z" w:initials="BS">
    <w:p w14:paraId="2B8DD286" w14:textId="77777777" w:rsidR="009E143A" w:rsidRDefault="009E143A">
      <w:pPr>
        <w:pStyle w:val="CommentText"/>
      </w:pPr>
      <w:r>
        <w:rPr>
          <w:rStyle w:val="CommentReference"/>
        </w:rPr>
        <w:annotationRef/>
      </w:r>
      <w:r>
        <w:t>I typed this Coptic... so it will have typos..</w:t>
      </w:r>
    </w:p>
  </w:comment>
  <w:comment w:id="1126" w:author="Windows User" w:date="2015-10-30T08:56:00Z" w:initials="WU">
    <w:p w14:paraId="7AD216CC" w14:textId="77777777" w:rsidR="009E143A" w:rsidRDefault="009E143A">
      <w:pPr>
        <w:pStyle w:val="CommentText"/>
      </w:pPr>
      <w:r>
        <w:rPr>
          <w:rStyle w:val="CommentReference"/>
        </w:rPr>
        <w:annotationRef/>
      </w:r>
      <w:r>
        <w:t>You reign? The dominion is yours? Yours is the dominion?</w:t>
      </w:r>
    </w:p>
  </w:comment>
  <w:comment w:id="1128" w:author="Windows User" w:date="2015-10-30T08:56:00Z" w:initials="BS">
    <w:p w14:paraId="68C1922F" w14:textId="77777777" w:rsidR="009E143A" w:rsidRDefault="009E143A">
      <w:pPr>
        <w:pStyle w:val="CommentText"/>
      </w:pPr>
      <w:r>
        <w:rPr>
          <w:rStyle w:val="CommentReference"/>
        </w:rPr>
        <w:annotationRef/>
      </w:r>
      <w:r>
        <w:t>omit 'be' in contemporary?</w:t>
      </w:r>
    </w:p>
  </w:comment>
  <w:comment w:id="1129" w:author="Windows User" w:date="2015-10-30T08:56:00Z" w:initials="BS">
    <w:p w14:paraId="6511FB80" w14:textId="77777777" w:rsidR="009E143A" w:rsidRDefault="009E143A">
      <w:pPr>
        <w:pStyle w:val="CommentText"/>
      </w:pPr>
      <w:r>
        <w:rPr>
          <w:rStyle w:val="CommentReference"/>
        </w:rPr>
        <w:annotationRef/>
      </w:r>
      <w:r>
        <w:t>Abouna Antony: I typed this Coptic from the black book. Jenkims were very unclear. Please proof for typos.</w:t>
      </w:r>
    </w:p>
  </w:comment>
  <w:comment w:id="1130" w:author="Windows User" w:date="2015-10-30T08:56:00Z" w:initials="BS">
    <w:p w14:paraId="7DEA42F3" w14:textId="77777777" w:rsidR="009E143A" w:rsidRDefault="009E143A">
      <w:pPr>
        <w:pStyle w:val="CommentText"/>
      </w:pPr>
      <w:r>
        <w:rPr>
          <w:rStyle w:val="CommentReference"/>
        </w:rPr>
        <w:annotationRef/>
      </w:r>
      <w:r>
        <w:t>"is" before "the King" would make this whole vs flow as a sentence...</w:t>
      </w:r>
    </w:p>
  </w:comment>
  <w:comment w:id="1131" w:author="Windows User" w:date="2015-10-30T08:56:00Z" w:initials="BS">
    <w:p w14:paraId="1F17623C" w14:textId="77777777" w:rsidR="009E143A" w:rsidRDefault="009E143A">
      <w:pPr>
        <w:pStyle w:val="CommentText"/>
      </w:pPr>
      <w:r>
        <w:rPr>
          <w:rStyle w:val="CommentReference"/>
        </w:rPr>
        <w:annotationRef/>
      </w:r>
      <w:r>
        <w:t>ask more modern than entreat... but not quite right?</w:t>
      </w:r>
    </w:p>
  </w:comment>
  <w:comment w:id="1150" w:author="Windows User" w:date="2015-10-30T08:56:00Z" w:initials="WU">
    <w:p w14:paraId="5F20584F" w14:textId="77777777" w:rsidR="009E143A" w:rsidRDefault="009E143A">
      <w:pPr>
        <w:pStyle w:val="CommentText"/>
      </w:pPr>
      <w:r>
        <w:rPr>
          <w:rStyle w:val="CommentReference"/>
        </w:rPr>
        <w:annotationRef/>
      </w:r>
      <w:r>
        <w:t>Needs work.</w:t>
      </w:r>
    </w:p>
  </w:comment>
  <w:comment w:id="1155" w:author="Windows User" w:date="2015-10-30T08:56:00Z" w:initials="WU">
    <w:p w14:paraId="76E8B799" w14:textId="77777777" w:rsidR="009E143A" w:rsidRDefault="009E143A">
      <w:pPr>
        <w:pStyle w:val="CommentText"/>
      </w:pPr>
      <w:r>
        <w:rPr>
          <w:rStyle w:val="CommentReference"/>
        </w:rPr>
        <w:annotationRef/>
      </w:r>
      <w:r>
        <w:t>Should this be tho-out 5? Or 25?</w:t>
      </w:r>
    </w:p>
  </w:comment>
  <w:comment w:id="1162" w:author="Windows User" w:date="2015-11-11T11:06:00Z" w:initials="WU">
    <w:p w14:paraId="58D84DCF" w14:textId="77777777" w:rsidR="009E143A" w:rsidRDefault="009E143A">
      <w:pPr>
        <w:pStyle w:val="CommentText"/>
      </w:pPr>
      <w:r>
        <w:rPr>
          <w:rStyle w:val="CommentReference"/>
        </w:rPr>
        <w:annotationRef/>
      </w:r>
      <w:r>
        <w:t>Should this be last age or something?</w:t>
      </w:r>
    </w:p>
  </w:comment>
  <w:comment w:id="1164" w:author="Windows User" w:date="2015-11-11T11:00:00Z" w:initials="WU">
    <w:p w14:paraId="7D2DE752" w14:textId="77777777" w:rsidR="009E143A" w:rsidRDefault="009E143A">
      <w:pPr>
        <w:pStyle w:val="CommentText"/>
      </w:pPr>
      <w:r>
        <w:rPr>
          <w:rStyle w:val="CommentReference"/>
        </w:rPr>
        <w:annotationRef/>
      </w:r>
      <w:r>
        <w:t>This needs reviewing!</w:t>
      </w:r>
    </w:p>
  </w:comment>
  <w:comment w:id="1165" w:author="Windows User" w:date="2015-11-11T11:00:00Z" w:initials="WU">
    <w:p w14:paraId="65102EEC" w14:textId="77777777" w:rsidR="009E143A" w:rsidRDefault="009E143A">
      <w:pPr>
        <w:pStyle w:val="CommentText"/>
      </w:pPr>
      <w:r>
        <w:rPr>
          <w:rStyle w:val="CommentReference"/>
        </w:rPr>
        <w:annotationRef/>
      </w:r>
      <w:r>
        <w:t xml:space="preserve">This is probably wrong. God on high? </w:t>
      </w:r>
    </w:p>
  </w:comment>
  <w:comment w:id="1170" w:author="Windows User" w:date="2015-10-30T08:56:00Z" w:initials="WU">
    <w:p w14:paraId="38E4F092" w14:textId="77777777" w:rsidR="009E143A" w:rsidRDefault="009E143A">
      <w:pPr>
        <w:pStyle w:val="CommentText"/>
      </w:pPr>
      <w:r>
        <w:rPr>
          <w:rStyle w:val="CommentReference"/>
        </w:rPr>
        <w:annotationRef/>
      </w:r>
      <w:r>
        <w:t>Confirmed?</w:t>
      </w:r>
    </w:p>
  </w:comment>
  <w:comment w:id="1181" w:author="Windows User" w:date="2015-10-30T08:56:00Z" w:initials="WU">
    <w:p w14:paraId="41EDECE7" w14:textId="77777777" w:rsidR="009E143A" w:rsidRDefault="009E143A">
      <w:pPr>
        <w:pStyle w:val="CommentText"/>
      </w:pPr>
      <w:r>
        <w:rPr>
          <w:rStyle w:val="CommentReference"/>
        </w:rPr>
        <w:annotationRef/>
      </w:r>
      <w:r>
        <w:t>Heroes, or athletes?</w:t>
      </w:r>
    </w:p>
  </w:comment>
  <w:comment w:id="1208" w:author="Windows User" w:date="2015-10-30T08:56:00Z" w:initials="WU">
    <w:p w14:paraId="5FA627EB" w14:textId="77777777" w:rsidR="009E143A" w:rsidRDefault="009E143A">
      <w:pPr>
        <w:pStyle w:val="CommentText"/>
      </w:pPr>
      <w:r>
        <w:rPr>
          <w:rStyle w:val="CommentReference"/>
        </w:rPr>
        <w:annotationRef/>
      </w:r>
      <w:r>
        <w:t>Beasts or creatures?</w:t>
      </w:r>
    </w:p>
  </w:comment>
  <w:comment w:id="1209" w:author="Windows User" w:date="2015-10-30T08:56:00Z" w:initials="WU">
    <w:p w14:paraId="04563F96" w14:textId="77777777" w:rsidR="009E143A" w:rsidRDefault="009E143A">
      <w:pPr>
        <w:pStyle w:val="CommentText"/>
      </w:pPr>
      <w:r>
        <w:rPr>
          <w:rStyle w:val="CommentReference"/>
        </w:rPr>
        <w:annotationRef/>
      </w:r>
      <w:r>
        <w:t>Incessant? Or unceasing?</w:t>
      </w:r>
    </w:p>
  </w:comment>
  <w:comment w:id="1210" w:author="Windows User" w:date="2015-10-30T08:56:00Z" w:initials="WU">
    <w:p w14:paraId="7BD20F77" w14:textId="77777777" w:rsidR="009E143A" w:rsidRDefault="009E143A">
      <w:pPr>
        <w:pStyle w:val="CommentText"/>
      </w:pPr>
      <w:r>
        <w:rPr>
          <w:rStyle w:val="CommentReference"/>
        </w:rPr>
        <w:annotationRef/>
      </w:r>
      <w:r>
        <w:t>Flames of fire or fervent as fire?</w:t>
      </w:r>
    </w:p>
  </w:comment>
  <w:comment w:id="1214" w:author="Windows User" w:date="2015-10-30T08:56:00Z" w:initials="WU">
    <w:p w14:paraId="44A84E5A" w14:textId="77777777" w:rsidR="009E143A" w:rsidRDefault="009E143A">
      <w:pPr>
        <w:pStyle w:val="CommentText"/>
      </w:pPr>
      <w:r>
        <w:rPr>
          <w:rStyle w:val="CommentReference"/>
        </w:rPr>
        <w:annotationRef/>
      </w:r>
      <w:r>
        <w:t>Serving the Lord, or serving before the Lord?</w:t>
      </w:r>
    </w:p>
  </w:comment>
  <w:comment w:id="1228" w:author="Windows User" w:date="2015-10-30T08:56:00Z" w:initials="WU">
    <w:p w14:paraId="07D2B1EF" w14:textId="77777777" w:rsidR="009E143A" w:rsidRDefault="009E143A">
      <w:pPr>
        <w:pStyle w:val="CommentText"/>
      </w:pPr>
      <w:r>
        <w:rPr>
          <w:rStyle w:val="CommentReference"/>
        </w:rPr>
        <w:annotationRef/>
      </w:r>
      <w:r>
        <w:t>Or voice of God?</w:t>
      </w:r>
    </w:p>
  </w:comment>
  <w:comment w:id="1229" w:author="Windows User" w:date="2015-10-30T08:56:00Z" w:initials="WU">
    <w:p w14:paraId="3900CC21" w14:textId="77777777" w:rsidR="009E143A" w:rsidRDefault="009E143A">
      <w:pPr>
        <w:pStyle w:val="CommentText"/>
      </w:pPr>
      <w:r>
        <w:rPr>
          <w:rStyle w:val="CommentReference"/>
        </w:rPr>
        <w:annotationRef/>
      </w:r>
      <w:r>
        <w:t>Received or accepted?</w:t>
      </w:r>
    </w:p>
  </w:comment>
  <w:comment w:id="1234" w:author="Windows User" w:date="2015-11-06T08:39:00Z" w:initials="WU">
    <w:p w14:paraId="6EA3F191" w14:textId="77777777" w:rsidR="009E143A" w:rsidRDefault="009E143A">
      <w:pPr>
        <w:pStyle w:val="CommentText"/>
      </w:pPr>
      <w:r>
        <w:rPr>
          <w:rStyle w:val="CommentReference"/>
        </w:rPr>
        <w:annotationRef/>
      </w:r>
      <w:r>
        <w:t>Is this the right St. Theodore?</w:t>
      </w:r>
    </w:p>
  </w:comment>
  <w:comment w:id="1240" w:author="Windows User" w:date="2015-10-30T08:56:00Z" w:initials="WU">
    <w:p w14:paraId="227730E1" w14:textId="77777777" w:rsidR="009E143A" w:rsidRDefault="009E143A">
      <w:pPr>
        <w:pStyle w:val="CommentText"/>
      </w:pPr>
      <w:r>
        <w:rPr>
          <w:rStyle w:val="CommentReference"/>
        </w:rPr>
        <w:annotationRef/>
      </w:r>
      <w:r>
        <w:t>Prabios or Arabius? Doctors and physicians or physicians and well learned?</w:t>
      </w:r>
    </w:p>
  </w:comment>
  <w:comment w:id="1241" w:author="Windows User" w:date="2015-10-30T08:56:00Z" w:initials="WU">
    <w:p w14:paraId="519ADC1D" w14:textId="77777777" w:rsidR="009E143A" w:rsidRDefault="009E143A">
      <w:pPr>
        <w:pStyle w:val="CommentText"/>
      </w:pPr>
      <w:r>
        <w:rPr>
          <w:rStyle w:val="CommentReference"/>
        </w:rPr>
        <w:annotationRef/>
      </w:r>
      <w:r>
        <w:t>Building them upon the Name?</w:t>
      </w:r>
    </w:p>
  </w:comment>
  <w:comment w:id="1251" w:author="Windows User" w:date="2015-10-30T08:56:00Z" w:initials="WU">
    <w:p w14:paraId="3CFB1D1A" w14:textId="77777777" w:rsidR="009E143A" w:rsidRDefault="009E143A">
      <w:pPr>
        <w:pStyle w:val="CommentText"/>
      </w:pPr>
      <w:r>
        <w:rPr>
          <w:rStyle w:val="CommentReference"/>
        </w:rPr>
        <w:annotationRef/>
      </w:r>
      <w:r>
        <w:t>Placed or established?</w:t>
      </w:r>
    </w:p>
  </w:comment>
  <w:comment w:id="1252" w:author="Windows User" w:date="2015-10-30T08:56:00Z" w:initials="WU">
    <w:p w14:paraId="08983CC0" w14:textId="77777777" w:rsidR="009E143A" w:rsidRDefault="009E143A">
      <w:pPr>
        <w:pStyle w:val="CommentText"/>
      </w:pPr>
      <w:r>
        <w:rPr>
          <w:rStyle w:val="CommentReference"/>
        </w:rPr>
        <w:annotationRef/>
      </w:r>
      <w:r>
        <w:t>Or refused?</w:t>
      </w:r>
    </w:p>
  </w:comment>
  <w:comment w:id="1258" w:author="Windows User" w:date="2015-10-30T08:56:00Z" w:initials="WU">
    <w:p w14:paraId="535F3E1B" w14:textId="77777777" w:rsidR="009E143A" w:rsidRDefault="009E143A">
      <w:pPr>
        <w:pStyle w:val="CommentText"/>
      </w:pPr>
      <w:r>
        <w:rPr>
          <w:rStyle w:val="CommentReference"/>
        </w:rPr>
        <w:annotationRef/>
      </w:r>
      <w:r>
        <w:t>Sprung forth? Came forth? Blossomed?</w:t>
      </w:r>
    </w:p>
  </w:comment>
  <w:comment w:id="1270" w:author="Windows User" w:date="2015-10-30T08:56:00Z" w:initials="BS">
    <w:p w14:paraId="07DE8008" w14:textId="77777777" w:rsidR="009E143A" w:rsidRDefault="009E143A">
      <w:pPr>
        <w:pStyle w:val="CommentText"/>
      </w:pPr>
      <w:r>
        <w:rPr>
          <w:rStyle w:val="CommentReference"/>
        </w:rPr>
        <w:annotationRef/>
      </w:r>
      <w:r>
        <w:t>what does this mean?</w:t>
      </w:r>
    </w:p>
  </w:comment>
  <w:comment w:id="1271" w:author="Windows User" w:date="2015-10-30T08:56:00Z" w:initials="BS">
    <w:p w14:paraId="7DE26DCC" w14:textId="77777777" w:rsidR="009E143A" w:rsidRDefault="009E143A">
      <w:pPr>
        <w:pStyle w:val="CommentText"/>
      </w:pPr>
      <w:r>
        <w:rPr>
          <w:rStyle w:val="CommentReference"/>
        </w:rPr>
        <w:annotationRef/>
      </w:r>
      <w:r>
        <w:t>announced or proclaimed?</w:t>
      </w:r>
    </w:p>
  </w:comment>
  <w:comment w:id="1275" w:author="Windows User" w:date="2015-10-30T08:56:00Z" w:initials="WU">
    <w:p w14:paraId="729B2278" w14:textId="77777777" w:rsidR="009E143A" w:rsidRDefault="009E143A">
      <w:pPr>
        <w:pStyle w:val="CommentText"/>
      </w:pPr>
      <w:r>
        <w:rPr>
          <w:rStyle w:val="CommentReference"/>
        </w:rPr>
        <w:annotationRef/>
      </w:r>
      <w:r>
        <w:t>?</w:t>
      </w:r>
    </w:p>
  </w:comment>
  <w:comment w:id="1276" w:author="Windows User" w:date="2015-10-30T08:56:00Z" w:initials="WU">
    <w:p w14:paraId="44863D12" w14:textId="77777777" w:rsidR="009E143A" w:rsidRDefault="009E143A">
      <w:pPr>
        <w:pStyle w:val="CommentText"/>
      </w:pPr>
      <w:r>
        <w:rPr>
          <w:rStyle w:val="CommentReference"/>
        </w:rPr>
        <w:annotationRef/>
      </w:r>
      <w:r>
        <w:t>Bride, no, not bridegroom?</w:t>
      </w:r>
    </w:p>
  </w:comment>
  <w:comment w:id="1279" w:author="Windows User" w:date="2015-10-30T08:56:00Z" w:initials="WU">
    <w:p w14:paraId="6CE1AF88" w14:textId="77777777" w:rsidR="009E143A" w:rsidRDefault="009E143A">
      <w:pPr>
        <w:pStyle w:val="CommentText"/>
      </w:pPr>
      <w:r>
        <w:rPr>
          <w:rStyle w:val="CommentReference"/>
        </w:rPr>
        <w:annotationRef/>
      </w:r>
      <w:r>
        <w:t>Return?</w:t>
      </w:r>
    </w:p>
  </w:comment>
  <w:comment w:id="1280" w:author="Windows User" w:date="2015-10-30T08:56:00Z" w:initials="WU">
    <w:p w14:paraId="2917E600" w14:textId="77777777" w:rsidR="009E143A" w:rsidRDefault="009E143A">
      <w:pPr>
        <w:pStyle w:val="CommentText"/>
      </w:pPr>
      <w:r>
        <w:rPr>
          <w:rStyle w:val="CommentReference"/>
        </w:rPr>
        <w:annotationRef/>
      </w:r>
      <w:r>
        <w:t>Establishment? Building up?</w:t>
      </w:r>
    </w:p>
  </w:comment>
  <w:comment w:id="1282" w:author="Windows User" w:date="2015-10-30T08:56:00Z" w:initials="WU">
    <w:p w14:paraId="14DF4F91" w14:textId="77777777" w:rsidR="009E143A" w:rsidRDefault="009E143A">
      <w:pPr>
        <w:pStyle w:val="CommentText"/>
      </w:pPr>
      <w:r>
        <w:rPr>
          <w:rStyle w:val="CommentReference"/>
        </w:rPr>
        <w:annotationRef/>
      </w:r>
      <w:r>
        <w:t>Heavenly evangelist? Good tidings? Glad tidings? Good news?</w:t>
      </w:r>
    </w:p>
  </w:comment>
  <w:comment w:id="1283" w:author="Windows User" w:date="2015-10-30T08:56:00Z" w:initials="WU">
    <w:p w14:paraId="55FC1EAE" w14:textId="77777777" w:rsidR="009E143A" w:rsidRDefault="009E143A">
      <w:pPr>
        <w:pStyle w:val="CommentText"/>
      </w:pPr>
      <w:r>
        <w:rPr>
          <w:rStyle w:val="CommentReference"/>
        </w:rPr>
        <w:annotationRef/>
      </w:r>
      <w:r>
        <w:t>I don’t see “the Lord is with you” in the Coptic</w:t>
      </w:r>
    </w:p>
    <w:p w14:paraId="4431CB1C" w14:textId="77777777" w:rsidR="009E143A" w:rsidRDefault="009E143A">
      <w:pPr>
        <w:pStyle w:val="CommentText"/>
      </w:pPr>
    </w:p>
  </w:comment>
  <w:comment w:id="1284" w:author="Windows User" w:date="2015-10-30T08:56:00Z" w:initials="WU">
    <w:p w14:paraId="4549B91A" w14:textId="77777777" w:rsidR="009E143A" w:rsidRDefault="009E143A">
      <w:pPr>
        <w:pStyle w:val="CommentText"/>
      </w:pPr>
      <w:r>
        <w:rPr>
          <w:rStyle w:val="CommentReference"/>
        </w:rPr>
        <w:annotationRef/>
      </w:r>
      <w:r>
        <w:t>Heavenly herald of Good News?</w:t>
      </w:r>
    </w:p>
    <w:p w14:paraId="384F02AC" w14:textId="77777777" w:rsidR="009E143A" w:rsidRDefault="009E143A">
      <w:pPr>
        <w:pStyle w:val="CommentText"/>
      </w:pPr>
    </w:p>
  </w:comment>
  <w:comment w:id="1291" w:author="Windows User" w:date="2015-10-30T08:56:00Z" w:initials="WU">
    <w:p w14:paraId="4A264D5C" w14:textId="77777777" w:rsidR="009E143A" w:rsidRDefault="009E143A">
      <w:pPr>
        <w:pStyle w:val="CommentText"/>
      </w:pPr>
      <w:r>
        <w:rPr>
          <w:rStyle w:val="CommentReference"/>
        </w:rPr>
        <w:annotationRef/>
      </w:r>
      <w:r>
        <w:t>I think we’re doing holy for ethowab, but saint for agios… open to discussion though.</w:t>
      </w:r>
    </w:p>
  </w:comment>
  <w:comment w:id="1322" w:author="Windows User" w:date="2015-10-30T08:56:00Z" w:initials="WU">
    <w:p w14:paraId="3A72AA33" w14:textId="77777777" w:rsidR="009E143A" w:rsidRDefault="009E143A">
      <w:pPr>
        <w:pStyle w:val="CommentText"/>
      </w:pPr>
      <w:r>
        <w:rPr>
          <w:rStyle w:val="CommentReference"/>
        </w:rPr>
        <w:annotationRef/>
      </w:r>
      <w:r>
        <w:t>Redeemed?</w:t>
      </w:r>
    </w:p>
  </w:comment>
  <w:comment w:id="1323" w:author="Windows User" w:date="2015-10-30T08:56:00Z" w:initials="WU">
    <w:p w14:paraId="5BF82FF5" w14:textId="77777777" w:rsidR="009E143A" w:rsidRDefault="009E143A">
      <w:pPr>
        <w:pStyle w:val="CommentText"/>
      </w:pPr>
      <w:r>
        <w:rPr>
          <w:rStyle w:val="CommentReference"/>
        </w:rPr>
        <w:annotationRef/>
      </w:r>
      <w:r>
        <w:t>For? So?</w:t>
      </w:r>
    </w:p>
  </w:comment>
  <w:comment w:id="1328" w:author="Windows User" w:date="2015-10-30T08:56:00Z" w:initials="WU">
    <w:p w14:paraId="5B54A424" w14:textId="77777777" w:rsidR="009E143A" w:rsidRDefault="009E143A">
      <w:pPr>
        <w:pStyle w:val="CommentText"/>
      </w:pPr>
      <w:r>
        <w:rPr>
          <w:rStyle w:val="CommentReference"/>
        </w:rPr>
        <w:annotationRef/>
      </w:r>
      <w:r>
        <w:t>Or did shine and did illuminate</w:t>
      </w:r>
    </w:p>
  </w:comment>
  <w:comment w:id="1329" w:author="Windows User" w:date="2015-10-30T08:56:00Z" w:initials="WU">
    <w:p w14:paraId="5929E69F" w14:textId="77777777" w:rsidR="009E143A" w:rsidRDefault="009E143A">
      <w:pPr>
        <w:pStyle w:val="CommentText"/>
      </w:pPr>
      <w:r>
        <w:rPr>
          <w:rStyle w:val="CommentReference"/>
        </w:rPr>
        <w:annotationRef/>
      </w:r>
      <w:r>
        <w:t>What should this verse be?</w:t>
      </w:r>
    </w:p>
  </w:comment>
  <w:comment w:id="1330" w:author="Windows User" w:date="2015-10-30T08:56:00Z" w:initials="WU">
    <w:p w14:paraId="37815108" w14:textId="77777777" w:rsidR="009E143A" w:rsidRDefault="009E143A">
      <w:pPr>
        <w:pStyle w:val="CommentText"/>
      </w:pPr>
      <w:r>
        <w:rPr>
          <w:rStyle w:val="CommentReference"/>
        </w:rPr>
        <w:annotationRef/>
      </w:r>
      <w:r>
        <w:t>Uhm… does this mean something else, because saying the seal of the door Ezekiel saw was raised seems really bad …</w:t>
      </w:r>
    </w:p>
  </w:comment>
  <w:comment w:id="1331" w:author="Windows User" w:date="2015-10-30T08:56:00Z" w:initials="WU">
    <w:p w14:paraId="770E6FA0" w14:textId="77777777" w:rsidR="009E143A" w:rsidRDefault="009E143A">
      <w:pPr>
        <w:pStyle w:val="CommentText"/>
      </w:pPr>
      <w:r>
        <w:rPr>
          <w:rStyle w:val="CommentReference"/>
        </w:rPr>
        <w:annotationRef/>
      </w:r>
      <w:r>
        <w:t>Who?</w:t>
      </w:r>
    </w:p>
  </w:comment>
  <w:comment w:id="1332" w:author="Windows User" w:date="2015-10-30T08:56:00Z" w:initials="WU">
    <w:p w14:paraId="7FDD5784" w14:textId="77777777" w:rsidR="009E143A" w:rsidRDefault="009E143A">
      <w:pPr>
        <w:pStyle w:val="CommentText"/>
      </w:pPr>
      <w:r>
        <w:rPr>
          <w:rStyle w:val="CommentReference"/>
        </w:rPr>
        <w:annotationRef/>
      </w:r>
      <w:r>
        <w:t>Different adjective</w:t>
      </w:r>
    </w:p>
  </w:comment>
  <w:comment w:id="1333" w:author="Windows User" w:date="2015-10-30T08:56:00Z" w:initials="WU">
    <w:p w14:paraId="69734FAC" w14:textId="77777777" w:rsidR="009E143A" w:rsidRDefault="009E143A">
      <w:pPr>
        <w:pStyle w:val="CommentText"/>
      </w:pPr>
      <w:r>
        <w:rPr>
          <w:rStyle w:val="CommentReference"/>
        </w:rPr>
        <w:annotationRef/>
      </w:r>
      <w:r>
        <w:t>Sickness?</w:t>
      </w:r>
    </w:p>
  </w:comment>
  <w:comment w:id="1336" w:author="Windows User" w:date="2015-10-30T08:56:00Z" w:initials="BS">
    <w:p w14:paraId="07C468E8" w14:textId="77777777" w:rsidR="009E143A" w:rsidRDefault="009E143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39" w:author="Windows User" w:date="2015-10-30T08:56:00Z" w:initials="WU">
    <w:p w14:paraId="14F94395" w14:textId="77777777" w:rsidR="009E143A" w:rsidRDefault="009E143A">
      <w:pPr>
        <w:pStyle w:val="CommentText"/>
      </w:pPr>
      <w:r>
        <w:rPr>
          <w:rStyle w:val="CommentReference"/>
        </w:rPr>
        <w:annotationRef/>
      </w:r>
      <w:r>
        <w:t>What?</w:t>
      </w:r>
    </w:p>
  </w:comment>
  <w:comment w:id="1348" w:author="Windows User" w:date="2015-10-30T08:56:00Z" w:initials="WU">
    <w:p w14:paraId="39A2608E" w14:textId="77777777" w:rsidR="009E143A" w:rsidRDefault="009E143A">
      <w:pPr>
        <w:pStyle w:val="CommentText"/>
      </w:pPr>
      <w:r>
        <w:rPr>
          <w:rStyle w:val="CommentReference"/>
        </w:rPr>
        <w:annotationRef/>
      </w:r>
    </w:p>
  </w:comment>
  <w:comment w:id="1359" w:author="Windows User" w:date="2015-10-30T08:56:00Z" w:initials="WU">
    <w:p w14:paraId="255EEE9F" w14:textId="77777777" w:rsidR="009E143A" w:rsidRDefault="009E143A">
      <w:pPr>
        <w:pStyle w:val="CommentText"/>
      </w:pPr>
      <w:r>
        <w:rPr>
          <w:rStyle w:val="CommentReference"/>
        </w:rPr>
        <w:annotationRef/>
      </w:r>
      <w:r>
        <w:t>Is abouna going by a different version of the Coptic?</w:t>
      </w:r>
    </w:p>
    <w:p w14:paraId="45F504BB" w14:textId="77777777" w:rsidR="009E143A" w:rsidRDefault="009E143A">
      <w:pPr>
        <w:pStyle w:val="CommentText"/>
      </w:pPr>
    </w:p>
  </w:comment>
  <w:comment w:id="1361" w:author="Windows User" w:date="2015-10-30T08:56:00Z" w:initials="WU">
    <w:p w14:paraId="63C351E6" w14:textId="77777777" w:rsidR="009E143A" w:rsidRDefault="009E143A">
      <w:pPr>
        <w:pStyle w:val="CommentText"/>
      </w:pPr>
      <w:r>
        <w:rPr>
          <w:rStyle w:val="CommentReference"/>
        </w:rPr>
        <w:annotationRef/>
      </w:r>
      <w:r>
        <w:t>Praise and victory doesn’t make sense.</w:t>
      </w:r>
    </w:p>
  </w:comment>
  <w:comment w:id="1363" w:author="Windows User" w:date="2015-10-30T08:56:00Z" w:initials="WU">
    <w:p w14:paraId="5729C7D5" w14:textId="77777777" w:rsidR="009E143A" w:rsidRDefault="009E143A">
      <w:pPr>
        <w:pStyle w:val="CommentText"/>
      </w:pPr>
      <w:r>
        <w:rPr>
          <w:rStyle w:val="CommentReference"/>
        </w:rPr>
        <w:annotationRef/>
      </w:r>
      <w:r>
        <w:t>Godhead?</w:t>
      </w:r>
    </w:p>
  </w:comment>
  <w:comment w:id="1372" w:author="Windows User" w:date="2015-10-30T08:56:00Z" w:initials="WU">
    <w:p w14:paraId="78E42A11" w14:textId="77777777" w:rsidR="009E143A" w:rsidRDefault="009E143A">
      <w:pPr>
        <w:pStyle w:val="CommentText"/>
      </w:pPr>
      <w:r>
        <w:rPr>
          <w:rStyle w:val="CommentReference"/>
        </w:rPr>
        <w:annotationRef/>
      </w:r>
      <w:r>
        <w:t>Establish?</w:t>
      </w:r>
    </w:p>
  </w:comment>
  <w:comment w:id="1373" w:author="Windows User" w:date="2015-10-30T08:56:00Z" w:initials="WU">
    <w:p w14:paraId="642EB965" w14:textId="77777777" w:rsidR="009E143A" w:rsidRDefault="009E143A">
      <w:pPr>
        <w:pStyle w:val="CommentText"/>
      </w:pPr>
      <w:r>
        <w:rPr>
          <w:rStyle w:val="CommentReference"/>
        </w:rPr>
        <w:annotationRef/>
      </w:r>
      <w:r>
        <w:t>Check another source… missing puncuation</w:t>
      </w:r>
    </w:p>
  </w:comment>
  <w:comment w:id="1374" w:author="Windows User" w:date="2015-10-30T08:56:00Z" w:initials="WU">
    <w:p w14:paraId="6F8B5532" w14:textId="77777777" w:rsidR="009E143A" w:rsidRDefault="009E143A">
      <w:pPr>
        <w:pStyle w:val="CommentText"/>
      </w:pPr>
      <w:r>
        <w:rPr>
          <w:rStyle w:val="CommentReference"/>
        </w:rPr>
        <w:annotationRef/>
      </w:r>
      <w:r>
        <w:t>Worked?</w:t>
      </w:r>
    </w:p>
  </w:comment>
  <w:comment w:id="1375" w:author="Windows User" w:date="2015-10-30T08:56:00Z" w:initials="WU">
    <w:p w14:paraId="4F504285" w14:textId="77777777" w:rsidR="009E143A" w:rsidRDefault="009E143A">
      <w:pPr>
        <w:pStyle w:val="CommentText"/>
      </w:pPr>
      <w:r>
        <w:rPr>
          <w:rStyle w:val="CommentReference"/>
        </w:rPr>
        <w:annotationRef/>
      </w:r>
      <w:r>
        <w:t>Thrice holy or Trisagion?</w:t>
      </w:r>
    </w:p>
  </w:comment>
  <w:comment w:id="1377" w:author="Windows User" w:date="2015-10-30T08:56:00Z" w:initials="WU">
    <w:p w14:paraId="5514BCC2" w14:textId="77777777" w:rsidR="009E143A" w:rsidRPr="00936DE7" w:rsidRDefault="009E143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78" w:author="Windows User" w:date="2015-10-30T08:56:00Z" w:initials="WU">
    <w:p w14:paraId="179A5384" w14:textId="77777777" w:rsidR="009E143A" w:rsidRDefault="009E143A">
      <w:pPr>
        <w:pStyle w:val="CommentText"/>
      </w:pPr>
      <w:r>
        <w:rPr>
          <w:rStyle w:val="CommentReference"/>
        </w:rPr>
        <w:annotationRef/>
      </w:r>
      <w:r>
        <w:t>Right translation?</w:t>
      </w:r>
    </w:p>
  </w:comment>
  <w:comment w:id="1380" w:author="Windows User" w:date="2015-10-30T08:56:00Z" w:initials="WU">
    <w:p w14:paraId="1682BE28" w14:textId="77777777" w:rsidR="009E143A" w:rsidRDefault="009E143A">
      <w:pPr>
        <w:pStyle w:val="CommentText"/>
      </w:pPr>
      <w:r>
        <w:rPr>
          <w:rStyle w:val="CommentReference"/>
        </w:rPr>
        <w:annotationRef/>
      </w:r>
      <w:r>
        <w:t>What does this mean?</w:t>
      </w:r>
    </w:p>
  </w:comment>
  <w:comment w:id="1381" w:author="Windows User" w:date="2015-10-30T08:56:00Z" w:initials="WU">
    <w:p w14:paraId="30C5B7C9" w14:textId="77777777" w:rsidR="009E143A" w:rsidRDefault="009E143A">
      <w:pPr>
        <w:pStyle w:val="CommentText"/>
      </w:pPr>
      <w:r>
        <w:rPr>
          <w:rStyle w:val="CommentReference"/>
        </w:rPr>
        <w:annotationRef/>
      </w:r>
      <w:r>
        <w:t>To the end?</w:t>
      </w:r>
    </w:p>
  </w:comment>
  <w:comment w:id="1386" w:author="Windows User" w:date="2015-10-30T08:56:00Z" w:initials="WU">
    <w:p w14:paraId="2C2856CA" w14:textId="77777777" w:rsidR="009E143A" w:rsidRDefault="009E143A">
      <w:pPr>
        <w:pStyle w:val="CommentText"/>
      </w:pPr>
      <w:r>
        <w:rPr>
          <w:rStyle w:val="CommentReference"/>
        </w:rPr>
        <w:annotationRef/>
      </w:r>
      <w:r>
        <w:t>Or freedom?</w:t>
      </w:r>
    </w:p>
  </w:comment>
  <w:comment w:id="1387" w:author="Windows User" w:date="2015-10-30T08:56:00Z" w:initials="WU">
    <w:p w14:paraId="229642C6" w14:textId="77777777" w:rsidR="009E143A" w:rsidRDefault="009E143A">
      <w:pPr>
        <w:pStyle w:val="CommentText"/>
      </w:pPr>
      <w:r>
        <w:rPr>
          <w:rStyle w:val="CommentReference"/>
        </w:rPr>
        <w:annotationRef/>
      </w:r>
      <w:r>
        <w:t>Or establish?</w:t>
      </w:r>
    </w:p>
  </w:comment>
  <w:comment w:id="1395" w:author="Windows User" w:date="2015-10-30T08:56:00Z" w:initials="WU">
    <w:p w14:paraId="798C7307" w14:textId="77777777" w:rsidR="009E143A" w:rsidRDefault="009E143A">
      <w:pPr>
        <w:pStyle w:val="CommentText"/>
      </w:pPr>
      <w:r>
        <w:rPr>
          <w:rStyle w:val="CommentReference"/>
        </w:rPr>
        <w:annotationRef/>
      </w:r>
      <w:r>
        <w:t>Is this the correct date?</w:t>
      </w:r>
    </w:p>
  </w:comment>
  <w:comment w:id="1487" w:author="Windows User" w:date="2015-10-30T08:56:00Z" w:initials="WU">
    <w:p w14:paraId="1C25D03A" w14:textId="77777777" w:rsidR="009E143A" w:rsidRDefault="009E143A">
      <w:pPr>
        <w:pStyle w:val="CommentText"/>
      </w:pPr>
      <w:r>
        <w:rPr>
          <w:rStyle w:val="CommentReference"/>
        </w:rPr>
        <w:annotationRef/>
      </w:r>
      <w:r>
        <w:t>Can this be reworded?</w:t>
      </w:r>
    </w:p>
  </w:comment>
  <w:comment w:id="1489" w:author="Windows User" w:date="2015-10-30T08:56:00Z" w:initials="WU">
    <w:p w14:paraId="71B1FE22" w14:textId="77777777" w:rsidR="009E143A" w:rsidRDefault="009E143A">
      <w:pPr>
        <w:pStyle w:val="CommentText"/>
      </w:pPr>
      <w:r>
        <w:rPr>
          <w:rStyle w:val="CommentReference"/>
        </w:rPr>
        <w:annotationRef/>
      </w:r>
      <w:r>
        <w:t>Check other books for alternate word here.</w:t>
      </w:r>
    </w:p>
  </w:comment>
  <w:comment w:id="1490" w:author="Windows User" w:date="2015-10-30T08:56:00Z" w:initials="WU">
    <w:p w14:paraId="546F5FFA" w14:textId="77777777" w:rsidR="009E143A" w:rsidRDefault="009E143A">
      <w:pPr>
        <w:pStyle w:val="CommentText"/>
      </w:pPr>
      <w:r>
        <w:rPr>
          <w:rStyle w:val="CommentReference"/>
        </w:rPr>
        <w:annotationRef/>
      </w:r>
      <w:r>
        <w:t>Nations or peoples?</w:t>
      </w:r>
    </w:p>
  </w:comment>
  <w:comment w:id="1491" w:author="Windows User" w:date="2015-10-30T08:56:00Z" w:initials="WU">
    <w:p w14:paraId="4FC1DCF3" w14:textId="77777777" w:rsidR="009E143A" w:rsidRDefault="009E143A">
      <w:pPr>
        <w:pStyle w:val="CommentText"/>
      </w:pPr>
      <w:r>
        <w:rPr>
          <w:rStyle w:val="CommentReference"/>
        </w:rPr>
        <w:annotationRef/>
      </w:r>
      <w:r>
        <w:t>Burned or consumed?</w:t>
      </w:r>
    </w:p>
  </w:comment>
  <w:comment w:id="1492" w:author="Windows User" w:date="2015-10-30T08:56:00Z" w:initials="WU">
    <w:p w14:paraId="5B463C07" w14:textId="77777777" w:rsidR="009E143A" w:rsidRDefault="009E143A">
      <w:pPr>
        <w:pStyle w:val="CommentText"/>
      </w:pPr>
      <w:r>
        <w:rPr>
          <w:rStyle w:val="CommentReference"/>
        </w:rPr>
        <w:annotationRef/>
      </w:r>
      <w:r>
        <w:t>?</w:t>
      </w:r>
    </w:p>
  </w:comment>
  <w:comment w:id="1493" w:author="Windows User" w:date="2015-10-30T08:56:00Z" w:initials="WU">
    <w:p w14:paraId="3079CC02" w14:textId="77777777" w:rsidR="009E143A" w:rsidRPr="0098028B" w:rsidRDefault="009E143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4" w:author="Windows User" w:date="2015-10-30T08:56:00Z" w:initials="WU">
    <w:p w14:paraId="4B943F0B" w14:textId="77777777" w:rsidR="009E143A" w:rsidRDefault="009E143A">
      <w:pPr>
        <w:pStyle w:val="CommentText"/>
      </w:pPr>
      <w:r>
        <w:rPr>
          <w:rStyle w:val="CommentReference"/>
        </w:rPr>
        <w:annotationRef/>
      </w:r>
      <w:r>
        <w:t>Synaxarium has St. James dying twice… likely one of them should be St. John!</w:t>
      </w:r>
    </w:p>
  </w:comment>
  <w:comment w:id="1537" w:author="Windows User" w:date="2015-10-30T08:56:00Z" w:initials="WU">
    <w:p w14:paraId="11436C6E" w14:textId="77777777" w:rsidR="009E143A" w:rsidRDefault="009E143A">
      <w:pPr>
        <w:pStyle w:val="CommentText"/>
      </w:pPr>
      <w:r>
        <w:rPr>
          <w:rStyle w:val="CommentReference"/>
        </w:rPr>
        <w:annotationRef/>
      </w:r>
      <w:r>
        <w:t>Ramez says print synacarium may have him in july</w:t>
      </w:r>
    </w:p>
  </w:comment>
  <w:comment w:id="1548" w:author="Windows User" w:date="2015-10-30T08:56:00Z" w:initials="WU">
    <w:p w14:paraId="62A36CDC" w14:textId="77777777" w:rsidR="009E143A" w:rsidRDefault="009E143A">
      <w:pPr>
        <w:pStyle w:val="CommentText"/>
      </w:pPr>
      <w:r>
        <w:rPr>
          <w:rStyle w:val="CommentReference"/>
        </w:rPr>
        <w:annotationRef/>
      </w:r>
      <w:r>
        <w:t>Approached? What does this vs mean?</w:t>
      </w:r>
    </w:p>
  </w:comment>
  <w:comment w:id="1549" w:author="Windows User" w:date="2015-10-30T08:56:00Z" w:initials="WU">
    <w:p w14:paraId="329416E7" w14:textId="77777777" w:rsidR="009E143A" w:rsidRPr="00035775" w:rsidRDefault="009E143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5" w:author="Windows User" w:date="2015-10-30T08:56:00Z" w:initials="WU">
    <w:p w14:paraId="763F73BB" w14:textId="77777777" w:rsidR="009E143A" w:rsidRDefault="009E143A">
      <w:pPr>
        <w:pStyle w:val="CommentText"/>
      </w:pPr>
      <w:r>
        <w:rPr>
          <w:rStyle w:val="CommentReference"/>
        </w:rPr>
        <w:annotationRef/>
      </w:r>
      <w:r>
        <w:t>Thoughts?</w:t>
      </w:r>
    </w:p>
  </w:comment>
  <w:comment w:id="1576" w:author="Windows User" w:date="2015-10-30T08:56:00Z" w:initials="WU">
    <w:p w14:paraId="7B47C8A3" w14:textId="77777777" w:rsidR="009E143A" w:rsidRDefault="009E143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1" w:author="Windows User" w:date="2015-10-30T08:56:00Z" w:initials="WU">
    <w:p w14:paraId="0BE9113A" w14:textId="77777777" w:rsidR="009E143A" w:rsidRDefault="009E143A">
      <w:pPr>
        <w:pStyle w:val="CommentText"/>
      </w:pPr>
      <w:r>
        <w:rPr>
          <w:rStyle w:val="CommentReference"/>
        </w:rPr>
        <w:annotationRef/>
      </w:r>
      <w:r>
        <w:t>Completely different.</w:t>
      </w:r>
    </w:p>
  </w:comment>
  <w:comment w:id="1612" w:author="Windows User" w:date="2015-10-30T08:56:00Z" w:initials="WU">
    <w:p w14:paraId="074682DD" w14:textId="77777777" w:rsidR="009E143A" w:rsidRDefault="009E143A">
      <w:pPr>
        <w:pStyle w:val="CommentText"/>
      </w:pPr>
      <w:r>
        <w:rPr>
          <w:rStyle w:val="CommentReference"/>
        </w:rPr>
        <w:annotationRef/>
      </w:r>
      <w:r>
        <w:t>With or in?</w:t>
      </w:r>
    </w:p>
  </w:comment>
  <w:comment w:id="1613" w:author="Windows User" w:date="2015-10-30T08:56:00Z" w:initials="WU">
    <w:p w14:paraId="371712E1" w14:textId="77777777" w:rsidR="009E143A" w:rsidRDefault="009E143A">
      <w:pPr>
        <w:pStyle w:val="CommentText"/>
      </w:pPr>
      <w:r>
        <w:rPr>
          <w:rStyle w:val="CommentReference"/>
        </w:rPr>
        <w:annotationRef/>
      </w:r>
    </w:p>
  </w:comment>
  <w:comment w:id="1614" w:author="Windows User" w:date="2015-10-30T08:56:00Z" w:initials="WU">
    <w:p w14:paraId="0B3C1D3B" w14:textId="77777777" w:rsidR="009E143A" w:rsidRDefault="009E143A">
      <w:pPr>
        <w:pStyle w:val="CommentText"/>
      </w:pPr>
      <w:r>
        <w:rPr>
          <w:rStyle w:val="CommentReference"/>
        </w:rPr>
        <w:annotationRef/>
      </w:r>
      <w:r>
        <w:t>Sound or voice?</w:t>
      </w:r>
    </w:p>
  </w:comment>
  <w:comment w:id="1616" w:author="Windows User" w:date="2015-10-30T08:56:00Z" w:initials="WU">
    <w:p w14:paraId="1C3A0B98" w14:textId="77777777" w:rsidR="009E143A" w:rsidRDefault="009E143A">
      <w:pPr>
        <w:pStyle w:val="CommentText"/>
      </w:pPr>
      <w:r>
        <w:rPr>
          <w:rStyle w:val="CommentReference"/>
        </w:rPr>
        <w:annotationRef/>
      </w:r>
      <w:r>
        <w:t>Open to suggetions.</w:t>
      </w:r>
    </w:p>
  </w:comment>
  <w:comment w:id="1617" w:author="Windows User" w:date="2015-10-30T08:56:00Z" w:initials="WU">
    <w:p w14:paraId="79DB91AB" w14:textId="77777777" w:rsidR="009E143A" w:rsidRDefault="009E143A">
      <w:pPr>
        <w:pStyle w:val="CommentText"/>
      </w:pPr>
      <w:r>
        <w:rPr>
          <w:rStyle w:val="CommentReference"/>
        </w:rPr>
        <w:annotationRef/>
      </w:r>
      <w:r>
        <w:t>Before?</w:t>
      </w:r>
    </w:p>
  </w:comment>
  <w:comment w:id="1618" w:author="Windows User" w:date="2015-10-30T08:56:00Z" w:initials="WU">
    <w:p w14:paraId="777049F3" w14:textId="77777777" w:rsidR="009E143A" w:rsidRDefault="009E143A">
      <w:pPr>
        <w:pStyle w:val="CommentText"/>
      </w:pPr>
      <w:r>
        <w:rPr>
          <w:rStyle w:val="CommentReference"/>
        </w:rPr>
        <w:annotationRef/>
      </w:r>
      <w:r>
        <w:t>Nations?</w:t>
      </w:r>
    </w:p>
  </w:comment>
  <w:comment w:id="1619" w:author="Windows User" w:date="2015-10-30T08:56:00Z" w:initials="WU">
    <w:p w14:paraId="29D1E0CC" w14:textId="77777777" w:rsidR="009E143A" w:rsidRDefault="009E143A">
      <w:pPr>
        <w:pStyle w:val="CommentText"/>
      </w:pPr>
      <w:r>
        <w:rPr>
          <w:rStyle w:val="CommentReference"/>
        </w:rPr>
        <w:annotationRef/>
      </w:r>
      <w:r>
        <w:t>?</w:t>
      </w:r>
    </w:p>
  </w:comment>
  <w:comment w:id="1660" w:author="Windows User" w:date="2015-10-30T08:56:00Z" w:initials="WU">
    <w:p w14:paraId="73A9ACC7" w14:textId="77777777" w:rsidR="009E143A" w:rsidRDefault="009E143A">
      <w:pPr>
        <w:pStyle w:val="CommentText"/>
      </w:pPr>
      <w:r>
        <w:rPr>
          <w:rStyle w:val="CommentReference"/>
        </w:rPr>
        <w:annotationRef/>
      </w:r>
      <w:r>
        <w:t>?</w:t>
      </w:r>
    </w:p>
  </w:comment>
  <w:comment w:id="1667" w:author="Windows User" w:date="2015-10-30T08:56:00Z" w:initials="WU">
    <w:p w14:paraId="4F5630C0" w14:textId="77777777" w:rsidR="009E143A" w:rsidRDefault="009E143A">
      <w:pPr>
        <w:pStyle w:val="CommentText"/>
      </w:pPr>
      <w:r>
        <w:rPr>
          <w:rStyle w:val="CommentReference"/>
        </w:rPr>
        <w:annotationRef/>
      </w:r>
      <w:r>
        <w:t>Abba Noub, abanoub, Apa Noub, Apnoub?</w:t>
      </w:r>
    </w:p>
  </w:comment>
  <w:comment w:id="1668" w:author="Windows User" w:date="2015-10-30T08:56:00Z" w:initials="WU">
    <w:p w14:paraId="3899034D" w14:textId="77777777" w:rsidR="009E143A" w:rsidRDefault="009E143A">
      <w:pPr>
        <w:pStyle w:val="CommentText"/>
      </w:pPr>
      <w:r>
        <w:rPr>
          <w:rStyle w:val="CommentReference"/>
        </w:rPr>
        <w:annotationRef/>
      </w:r>
      <w:r>
        <w:t>Upright, or orthodox?</w:t>
      </w:r>
    </w:p>
  </w:comment>
  <w:comment w:id="1677" w:author="Windows User" w:date="2015-10-30T08:56:00Z" w:initials="WU">
    <w:p w14:paraId="61207ABC" w14:textId="77777777" w:rsidR="009E143A" w:rsidRDefault="009E143A">
      <w:pPr>
        <w:pStyle w:val="CommentText"/>
      </w:pPr>
      <w:r>
        <w:rPr>
          <w:rStyle w:val="CommentReference"/>
        </w:rPr>
        <w:annotationRef/>
      </w:r>
      <w:r>
        <w:t>Are we going with ti agia = saint and ti ethowab = the holy?</w:t>
      </w:r>
    </w:p>
  </w:comment>
  <w:comment w:id="1699" w:author="Windows User" w:date="2015-11-18T20:43:00Z" w:initials="WU">
    <w:p w14:paraId="08613E46" w14:textId="00F90E8C" w:rsidR="009E143A" w:rsidRDefault="009E143A">
      <w:pPr>
        <w:pStyle w:val="CommentText"/>
      </w:pPr>
      <w:r>
        <w:rPr>
          <w:rStyle w:val="CommentReference"/>
        </w:rPr>
        <w:annotationRef/>
      </w:r>
      <w:r>
        <w:t>Is this for Adam days? Or just Sundays?</w:t>
      </w:r>
    </w:p>
  </w:comment>
  <w:comment w:id="1700" w:author="Windows User" w:date="2015-11-18T20:38:00Z" w:initials="WU">
    <w:p w14:paraId="43F9C3B7" w14:textId="77777777" w:rsidR="009E143A" w:rsidRDefault="009E143A">
      <w:pPr>
        <w:pStyle w:val="CommentText"/>
      </w:pPr>
      <w:r>
        <w:rPr>
          <w:rStyle w:val="CommentReference"/>
        </w:rPr>
        <w:annotationRef/>
      </w:r>
      <w:r>
        <w:t>What does this mean? I feel like we put something else somewhere else</w:t>
      </w:r>
    </w:p>
  </w:comment>
  <w:comment w:id="1702" w:author="Windows User" w:date="2015-11-19T22:12:00Z" w:initials="WU">
    <w:p w14:paraId="79F037D4" w14:textId="77777777" w:rsidR="009E143A" w:rsidRDefault="009E143A">
      <w:pPr>
        <w:pStyle w:val="CommentText"/>
      </w:pPr>
      <w:r>
        <w:rPr>
          <w:rStyle w:val="CommentReference"/>
        </w:rPr>
        <w:annotationRef/>
      </w:r>
      <w:r>
        <w:t>Theotokos forever, or ever-Theotokos?</w:t>
      </w:r>
    </w:p>
  </w:comment>
  <w:comment w:id="1703" w:author="Windows User" w:date="2015-11-19T22:12:00Z" w:initials="WU">
    <w:p w14:paraId="7E2C6DDB" w14:textId="77777777" w:rsidR="009E143A" w:rsidRDefault="009E143A">
      <w:pPr>
        <w:pStyle w:val="CommentText"/>
      </w:pPr>
      <w:r>
        <w:rPr>
          <w:rStyle w:val="CommentReference"/>
        </w:rPr>
        <w:annotationRef/>
      </w:r>
      <w:r>
        <w:t>What does this mean?</w:t>
      </w:r>
    </w:p>
  </w:comment>
  <w:comment w:id="1704" w:author="Windows User" w:date="2015-11-19T22:12:00Z" w:initials="WU">
    <w:p w14:paraId="71146019" w14:textId="77777777" w:rsidR="009E143A" w:rsidRDefault="009E143A">
      <w:pPr>
        <w:pStyle w:val="CommentText"/>
      </w:pPr>
      <w:r>
        <w:rPr>
          <w:rStyle w:val="CommentReference"/>
        </w:rPr>
        <w:annotationRef/>
      </w:r>
      <w:r>
        <w:t>What does this mean?</w:t>
      </w:r>
    </w:p>
  </w:comment>
  <w:comment w:id="1705" w:author="Windows User" w:date="2015-11-19T22:12:00Z" w:initials="WU">
    <w:p w14:paraId="24E4F57A" w14:textId="77777777" w:rsidR="009E143A" w:rsidRDefault="009E143A">
      <w:pPr>
        <w:pStyle w:val="CommentText"/>
      </w:pPr>
      <w:r>
        <w:rPr>
          <w:rStyle w:val="CommentReference"/>
        </w:rPr>
        <w:annotationRef/>
      </w:r>
      <w:r>
        <w:t>Praying or interceding?</w:t>
      </w:r>
    </w:p>
  </w:comment>
  <w:comment w:id="1723" w:author="Windows User" w:date="2015-10-30T08:56:00Z" w:initials="WU">
    <w:p w14:paraId="36116F5D" w14:textId="77777777" w:rsidR="009E143A" w:rsidRPr="00F905FE" w:rsidRDefault="009E143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4" w:author="Windows User" w:date="2015-10-30T08:56:00Z" w:initials="WU">
    <w:p w14:paraId="55EA204B" w14:textId="77777777" w:rsidR="009E143A" w:rsidRDefault="009E143A">
      <w:pPr>
        <w:pStyle w:val="CommentText"/>
      </w:pPr>
      <w:r>
        <w:rPr>
          <w:rStyle w:val="CommentReference"/>
        </w:rPr>
        <w:annotationRef/>
      </w:r>
      <w:r>
        <w:t>Typo?</w:t>
      </w:r>
    </w:p>
  </w:comment>
  <w:comment w:id="1745" w:author="Windows User" w:date="2015-10-30T08:56:00Z" w:initials="WU">
    <w:p w14:paraId="11E5D177" w14:textId="77777777" w:rsidR="009E143A" w:rsidRPr="00DD5DBC" w:rsidRDefault="009E143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47" w:author="Windows User" w:date="2015-10-30T08:56:00Z" w:initials="WU">
    <w:p w14:paraId="38A16B24" w14:textId="77777777" w:rsidR="009E143A" w:rsidRDefault="009E143A">
      <w:pPr>
        <w:pStyle w:val="CommentText"/>
      </w:pPr>
      <w:r>
        <w:rPr>
          <w:rStyle w:val="CommentReference"/>
        </w:rPr>
        <w:annotationRef/>
      </w:r>
      <w:r>
        <w:t>What does the Coptic say?</w:t>
      </w:r>
    </w:p>
  </w:comment>
  <w:comment w:id="1748" w:author="Windows User" w:date="2015-10-30T08:56:00Z" w:initials="WU">
    <w:p w14:paraId="239824AA" w14:textId="77777777" w:rsidR="009E143A" w:rsidRDefault="009E143A">
      <w:pPr>
        <w:pStyle w:val="CommentText"/>
      </w:pPr>
      <w:r>
        <w:rPr>
          <w:rStyle w:val="CommentReference"/>
        </w:rPr>
        <w:annotationRef/>
      </w:r>
      <w:r>
        <w:t>What is being quoted? 2Cor 5?</w:t>
      </w:r>
    </w:p>
  </w:comment>
  <w:comment w:id="1751" w:author="Windows User" w:date="2015-10-30T08:56:00Z" w:initials="WU">
    <w:p w14:paraId="1EC34668" w14:textId="77777777" w:rsidR="009E143A" w:rsidRDefault="009E143A">
      <w:pPr>
        <w:pStyle w:val="CommentText"/>
      </w:pPr>
      <w:r>
        <w:rPr>
          <w:rStyle w:val="CommentReference"/>
        </w:rPr>
        <w:annotationRef/>
      </w:r>
      <w:r>
        <w:t>This is clearly a late composition, bastardizing other hymns. “our father in heaven, the sinless one, with your good father…” right.</w:t>
      </w:r>
    </w:p>
  </w:comment>
  <w:comment w:id="1752" w:author="Windows User" w:date="2015-10-30T08:56:00Z" w:initials="WU">
    <w:p w14:paraId="4470C38C" w14:textId="77777777" w:rsidR="009E143A" w:rsidRDefault="009E143A">
      <w:pPr>
        <w:pStyle w:val="CommentText"/>
      </w:pPr>
      <w:r>
        <w:rPr>
          <w:rStyle w:val="CommentReference"/>
        </w:rPr>
        <w:annotationRef/>
      </w:r>
      <w:r>
        <w:t>Coptic is different from previous verse. What should English be?</w:t>
      </w:r>
    </w:p>
  </w:comment>
  <w:comment w:id="1753" w:author="Windows User" w:date="2015-10-30T08:56:00Z" w:initials="WU">
    <w:p w14:paraId="350A9B71" w14:textId="77777777" w:rsidR="009E143A" w:rsidRDefault="009E143A">
      <w:pPr>
        <w:pStyle w:val="CommentText"/>
      </w:pPr>
      <w:r>
        <w:rPr>
          <w:rStyle w:val="CommentReference"/>
        </w:rPr>
        <w:annotationRef/>
      </w:r>
      <w:r>
        <w:t>Or athletes? Or athletic martyrs?</w:t>
      </w:r>
    </w:p>
  </w:comment>
  <w:comment w:id="1754" w:author="Windows User" w:date="2015-10-30T08:56:00Z" w:initials="WU">
    <w:p w14:paraId="72F9FFC3" w14:textId="77777777" w:rsidR="009E143A" w:rsidRDefault="009E143A">
      <w:pPr>
        <w:pStyle w:val="CommentText"/>
      </w:pPr>
      <w:r>
        <w:rPr>
          <w:rStyle w:val="CommentReference"/>
        </w:rPr>
        <w:annotationRef/>
      </w:r>
      <w:r>
        <w:t>Or of the martyrs?</w:t>
      </w:r>
    </w:p>
  </w:comment>
  <w:comment w:id="1755" w:author="Windows User" w:date="2015-10-30T08:56:00Z" w:initials="WU">
    <w:p w14:paraId="7BD5C124" w14:textId="77777777" w:rsidR="009E143A" w:rsidRDefault="009E143A">
      <w:pPr>
        <w:pStyle w:val="CommentText"/>
      </w:pPr>
      <w:r>
        <w:rPr>
          <w:rStyle w:val="CommentReference"/>
        </w:rPr>
        <w:annotationRef/>
      </w:r>
      <w:r>
        <w:t>Carries or lifts?</w:t>
      </w:r>
    </w:p>
  </w:comment>
  <w:comment w:id="1756" w:author="Windows User" w:date="2015-10-30T08:56:00Z" w:initials="WU">
    <w:p w14:paraId="525F7218" w14:textId="77777777" w:rsidR="009E143A" w:rsidRDefault="009E143A">
      <w:pPr>
        <w:pStyle w:val="CommentText"/>
      </w:pPr>
      <w:r>
        <w:rPr>
          <w:rStyle w:val="CommentReference"/>
        </w:rPr>
        <w:annotationRef/>
      </w:r>
      <w:r>
        <w:t>Churches?</w:t>
      </w:r>
    </w:p>
    <w:p w14:paraId="32A8F1D7" w14:textId="77777777" w:rsidR="009E143A" w:rsidRDefault="009E143A">
      <w:pPr>
        <w:pStyle w:val="CommentText"/>
      </w:pPr>
    </w:p>
  </w:comment>
  <w:comment w:id="1757" w:author="Windows User" w:date="2015-10-30T08:56:00Z" w:initials="WU">
    <w:p w14:paraId="165286E5" w14:textId="77777777" w:rsidR="009E143A" w:rsidRDefault="009E143A">
      <w:pPr>
        <w:pStyle w:val="CommentText"/>
      </w:pPr>
      <w:r>
        <w:rPr>
          <w:rStyle w:val="CommentReference"/>
        </w:rPr>
        <w:annotationRef/>
      </w:r>
      <w:r>
        <w:t>End?</w:t>
      </w:r>
    </w:p>
  </w:comment>
  <w:comment w:id="1766" w:author="Windows User" w:date="2015-10-30T08:56:00Z" w:initials="WU">
    <w:p w14:paraId="770DC519" w14:textId="77777777" w:rsidR="009E143A" w:rsidRDefault="009E143A">
      <w:pPr>
        <w:pStyle w:val="CommentText"/>
      </w:pPr>
      <w:r>
        <w:rPr>
          <w:rStyle w:val="CommentReference"/>
        </w:rPr>
        <w:annotationRef/>
      </w:r>
      <w:r>
        <w:t>Or full stop. You are worthy of the glory,</w:t>
      </w:r>
    </w:p>
  </w:comment>
  <w:comment w:id="1772" w:author="Windows User" w:date="2015-10-30T08:56:00Z" w:initials="WU">
    <w:p w14:paraId="664F3BFA" w14:textId="77777777" w:rsidR="009E143A" w:rsidRDefault="009E143A">
      <w:pPr>
        <w:pStyle w:val="CommentText"/>
      </w:pPr>
      <w:r>
        <w:rPr>
          <w:rStyle w:val="CommentReference"/>
        </w:rPr>
        <w:annotationRef/>
      </w:r>
      <w:r>
        <w:t>?</w:t>
      </w:r>
    </w:p>
  </w:comment>
  <w:comment w:id="1775" w:author="Windows User" w:date="2015-10-30T08:56:00Z" w:initials="WU">
    <w:p w14:paraId="08BCD53E" w14:textId="77777777" w:rsidR="009E143A" w:rsidRDefault="009E143A">
      <w:pPr>
        <w:pStyle w:val="CommentText"/>
      </w:pPr>
      <w:r>
        <w:rPr>
          <w:rStyle w:val="CommentReference"/>
        </w:rPr>
        <w:annotationRef/>
      </w:r>
      <w:r>
        <w:t>Is? Or will be? Exalted, or highly exalted?</w:t>
      </w:r>
    </w:p>
  </w:comment>
  <w:comment w:id="1777" w:author="Windows User" w:date="2015-10-30T08:56:00Z" w:initials="WU">
    <w:p w14:paraId="4F4D62D2" w14:textId="77777777" w:rsidR="009E143A" w:rsidRDefault="009E143A">
      <w:pPr>
        <w:pStyle w:val="CommentText"/>
      </w:pPr>
      <w:r>
        <w:rPr>
          <w:rStyle w:val="CommentReference"/>
        </w:rPr>
        <w:annotationRef/>
      </w:r>
      <w:r>
        <w:t>Bring or offer</w:t>
      </w:r>
    </w:p>
  </w:comment>
  <w:comment w:id="1778" w:author="Windows User" w:date="2015-10-30T08:56:00Z" w:initials="WU">
    <w:p w14:paraId="66D4EE13" w14:textId="77777777" w:rsidR="009E143A" w:rsidRDefault="009E143A">
      <w:pPr>
        <w:pStyle w:val="CommentText"/>
      </w:pPr>
      <w:r>
        <w:rPr>
          <w:rStyle w:val="CommentReference"/>
        </w:rPr>
        <w:annotationRef/>
      </w:r>
      <w:r>
        <w:t>Spelling?</w:t>
      </w:r>
    </w:p>
  </w:comment>
  <w:comment w:id="1784" w:author="Windows User" w:date="2015-11-17T22:12:00Z" w:initials="WU">
    <w:p w14:paraId="412F0631" w14:textId="77777777" w:rsidR="009E143A" w:rsidRDefault="009E143A">
      <w:pPr>
        <w:pStyle w:val="CommentText"/>
      </w:pPr>
      <w:r>
        <w:rPr>
          <w:rStyle w:val="CommentReference"/>
        </w:rPr>
        <w:annotationRef/>
      </w:r>
      <w:r>
        <w:t>Literally trampled, right? Or crushed?</w:t>
      </w:r>
    </w:p>
  </w:comment>
  <w:comment w:id="1785" w:author="Windows User" w:date="2015-11-17T22:12:00Z" w:initials="WU">
    <w:p w14:paraId="135DCC31" w14:textId="77777777" w:rsidR="009E143A" w:rsidRDefault="009E143A">
      <w:pPr>
        <w:pStyle w:val="CommentText"/>
      </w:pPr>
      <w:r>
        <w:rPr>
          <w:rStyle w:val="CommentReference"/>
        </w:rPr>
        <w:annotationRef/>
      </w:r>
      <w:r>
        <w:t>Authority? Might? Reign?</w:t>
      </w:r>
    </w:p>
  </w:comment>
  <w:comment w:id="1788" w:author="Windows User" w:date="2015-10-30T08:56:00Z" w:initials="WU">
    <w:p w14:paraId="11BE3C4D" w14:textId="77777777" w:rsidR="009E143A" w:rsidRDefault="009E143A">
      <w:pPr>
        <w:pStyle w:val="CommentText"/>
      </w:pPr>
      <w:r>
        <w:rPr>
          <w:rStyle w:val="CommentReference"/>
        </w:rPr>
        <w:annotationRef/>
      </w:r>
      <w:r>
        <w:t>Name or Holy Name?</w:t>
      </w:r>
    </w:p>
  </w:comment>
  <w:comment w:id="1798" w:author="Windows User" w:date="2015-10-30T08:56:00Z" w:initials="WU">
    <w:p w14:paraId="4A1C10F1" w14:textId="77777777" w:rsidR="009E143A" w:rsidRDefault="009E143A">
      <w:pPr>
        <w:pStyle w:val="CommentText"/>
      </w:pPr>
      <w:r>
        <w:rPr>
          <w:rStyle w:val="CommentReference"/>
        </w:rPr>
        <w:annotationRef/>
      </w:r>
      <w:r>
        <w:t>Christ or Jesus Christ?</w:t>
      </w:r>
    </w:p>
  </w:comment>
  <w:comment w:id="1804" w:author="Windows User" w:date="2015-10-30T08:56:00Z" w:initials="WU">
    <w:p w14:paraId="31C2C585" w14:textId="77777777" w:rsidR="009E143A" w:rsidRDefault="009E143A">
      <w:pPr>
        <w:pStyle w:val="CommentText"/>
      </w:pPr>
      <w:r>
        <w:rPr>
          <w:rStyle w:val="CommentReference"/>
        </w:rPr>
        <w:annotationRef/>
      </w:r>
      <w:r>
        <w:t>Name or Holy Name?</w:t>
      </w:r>
    </w:p>
  </w:comment>
  <w:comment w:id="1805" w:author="Windows User" w:date="2015-10-30T08:56:00Z" w:initials="WU">
    <w:p w14:paraId="18203C3C" w14:textId="77777777" w:rsidR="009E143A" w:rsidRDefault="009E143A">
      <w:pPr>
        <w:pStyle w:val="CommentText"/>
      </w:pPr>
      <w:r>
        <w:rPr>
          <w:rStyle w:val="CommentReference"/>
        </w:rPr>
        <w:annotationRef/>
      </w:r>
      <w:r>
        <w:t>To Him? Or by His might/power?</w:t>
      </w:r>
    </w:p>
  </w:comment>
  <w:comment w:id="1806" w:author="Windows User" w:date="2015-10-30T08:56:00Z" w:initials="WU">
    <w:p w14:paraId="27B39720" w14:textId="77777777" w:rsidR="009E143A" w:rsidRDefault="009E143A">
      <w:pPr>
        <w:pStyle w:val="CommentText"/>
      </w:pPr>
      <w:r>
        <w:rPr>
          <w:rStyle w:val="CommentReference"/>
        </w:rPr>
        <w:annotationRef/>
      </w:r>
      <w:r>
        <w:t>Might, or may?</w:t>
      </w:r>
    </w:p>
  </w:comment>
  <w:comment w:id="1807" w:author="Windows User" w:date="2015-10-30T08:56:00Z" w:initials="WU">
    <w:p w14:paraId="2FB96B7C" w14:textId="77777777" w:rsidR="009E143A" w:rsidRDefault="009E143A" w:rsidP="00F77A5B">
      <w:pPr>
        <w:pStyle w:val="CommentText"/>
      </w:pPr>
      <w:r>
        <w:rPr>
          <w:rStyle w:val="CommentReference"/>
        </w:rPr>
        <w:annotationRef/>
      </w:r>
      <w:r>
        <w:t>Christ or Jesus Christ?</w:t>
      </w:r>
    </w:p>
  </w:comment>
  <w:comment w:id="1810" w:author="Windows User" w:date="2015-10-30T08:56:00Z" w:initials="WU">
    <w:p w14:paraId="775D4B1C" w14:textId="77777777" w:rsidR="009E143A" w:rsidRDefault="009E143A">
      <w:pPr>
        <w:pStyle w:val="CommentText"/>
      </w:pPr>
      <w:r>
        <w:rPr>
          <w:rStyle w:val="CommentReference"/>
        </w:rPr>
        <w:annotationRef/>
      </w:r>
      <w:r>
        <w:t>Miracles?</w:t>
      </w:r>
    </w:p>
  </w:comment>
  <w:comment w:id="1816" w:author="Windows User" w:date="2015-10-30T08:56:00Z" w:initials="WU">
    <w:p w14:paraId="511773EC" w14:textId="77777777" w:rsidR="009E143A" w:rsidRDefault="009E143A">
      <w:pPr>
        <w:pStyle w:val="CommentText"/>
      </w:pPr>
      <w:r>
        <w:rPr>
          <w:rStyle w:val="CommentReference"/>
        </w:rPr>
        <w:annotationRef/>
      </w:r>
      <w:r>
        <w:t>Name or Holy Name?</w:t>
      </w:r>
    </w:p>
  </w:comment>
  <w:comment w:id="1817" w:author="Windows User" w:date="2015-10-30T08:56:00Z" w:initials="WU">
    <w:p w14:paraId="0BC6FD3A" w14:textId="77777777" w:rsidR="009E143A" w:rsidRDefault="009E143A">
      <w:pPr>
        <w:pStyle w:val="CommentText"/>
      </w:pPr>
      <w:r>
        <w:rPr>
          <w:rStyle w:val="CommentReference"/>
        </w:rPr>
        <w:annotationRef/>
      </w:r>
      <w:r>
        <w:t>To Him? Or by His might/power?</w:t>
      </w:r>
    </w:p>
  </w:comment>
  <w:comment w:id="1818" w:author="Windows User" w:date="2015-10-30T08:56:00Z" w:initials="WU">
    <w:p w14:paraId="6BED6166" w14:textId="77777777" w:rsidR="009E143A" w:rsidRDefault="009E143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43759081"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2A38A2FD" w15:done="0"/>
  <w15:commentEx w15:paraId="59D19189"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05A793F3" w15:done="0"/>
  <w15:commentEx w15:paraId="08E379D1"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0EC8D4EC"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CA452D" w14:textId="77777777" w:rsidR="008719A1" w:rsidRDefault="008719A1" w:rsidP="006D61CA">
      <w:pPr>
        <w:spacing w:after="0" w:line="240" w:lineRule="auto"/>
      </w:pPr>
      <w:r>
        <w:separator/>
      </w:r>
    </w:p>
  </w:endnote>
  <w:endnote w:type="continuationSeparator" w:id="0">
    <w:p w14:paraId="519E7784" w14:textId="77777777" w:rsidR="008719A1" w:rsidRDefault="008719A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813485F" w:rsidR="009E143A" w:rsidRPr="004D6538" w:rsidRDefault="00044A4C"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DC7630">
      <w:rPr>
        <w:noProof/>
        <w:lang w:val="en-US"/>
      </w:rPr>
      <w:t>330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9E143A" w:rsidRPr="009654EE" w:rsidRDefault="009E143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5925C6E" w:rsidR="009E143A" w:rsidRPr="009654EE" w:rsidRDefault="009E143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C7630">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F36A2B1" w:rsidR="009E143A" w:rsidRPr="006D61CA" w:rsidRDefault="009E143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C7630">
      <w:rPr>
        <w:noProof/>
        <w:lang w:val="en-US"/>
      </w:rPr>
      <w:t>329</w:t>
    </w:r>
    <w:r w:rsidRPr="006D61CA">
      <w:rPr>
        <w:lang w:val="en-US"/>
      </w:rPr>
      <w:fldChar w:fldCharType="end"/>
    </w:r>
  </w:p>
  <w:p w14:paraId="1546C8BA" w14:textId="77777777" w:rsidR="009E143A" w:rsidRDefault="009E143A"/>
  <w:p w14:paraId="578F45FC" w14:textId="77777777" w:rsidR="009E143A" w:rsidRDefault="009E143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B916442" w:rsidR="009E143A" w:rsidRPr="006D61CA" w:rsidRDefault="009E143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C7630">
      <w:rPr>
        <w:noProof/>
        <w:lang w:val="en-US"/>
      </w:rPr>
      <w:t>983</w:t>
    </w:r>
    <w:r w:rsidRPr="006D61CA">
      <w:rPr>
        <w:lang w:val="en-US"/>
      </w:rPr>
      <w:fldChar w:fldCharType="end"/>
    </w:r>
  </w:p>
  <w:p w14:paraId="6E3E0469" w14:textId="77777777" w:rsidR="009E143A" w:rsidRDefault="009E143A"/>
  <w:p w14:paraId="5C3C24E2" w14:textId="77777777" w:rsidR="009E143A" w:rsidRDefault="009E143A"/>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087F621D" w:rsidR="009E143A" w:rsidRPr="004D6538" w:rsidRDefault="009E143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DC7630">
      <w:rPr>
        <w:noProof/>
        <w:lang w:val="en-US"/>
      </w:rPr>
      <w:t>982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4FE29" w14:textId="77777777" w:rsidR="008719A1" w:rsidRDefault="008719A1" w:rsidP="006D61CA">
      <w:pPr>
        <w:spacing w:after="0" w:line="240" w:lineRule="auto"/>
      </w:pPr>
      <w:r>
        <w:separator/>
      </w:r>
    </w:p>
  </w:footnote>
  <w:footnote w:type="continuationSeparator" w:id="0">
    <w:p w14:paraId="23FAE7F1" w14:textId="77777777" w:rsidR="008719A1" w:rsidRDefault="008719A1" w:rsidP="006D61CA">
      <w:pPr>
        <w:spacing w:after="0" w:line="240" w:lineRule="auto"/>
      </w:pPr>
      <w:r>
        <w:continuationSeparator/>
      </w:r>
    </w:p>
  </w:footnote>
  <w:footnote w:id="1">
    <w:p w14:paraId="5E4DFE5E" w14:textId="69B73039" w:rsidR="009E143A" w:rsidRPr="00926B87" w:rsidRDefault="009E143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E143A" w:rsidRDefault="009E143A" w:rsidP="00031314">
      <w:pPr>
        <w:pStyle w:val="footnote"/>
      </w:pPr>
    </w:p>
  </w:footnote>
  <w:footnote w:id="2">
    <w:p w14:paraId="5EDE2D3A" w14:textId="77777777" w:rsidR="009E143A" w:rsidRDefault="009E143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9E143A" w:rsidRDefault="009E143A" w:rsidP="00323889">
      <w:pPr>
        <w:pStyle w:val="footnote"/>
      </w:pPr>
      <w:r>
        <w:rPr>
          <w:rStyle w:val="FootnoteReference"/>
        </w:rPr>
        <w:footnoteRef/>
      </w:r>
      <w:r>
        <w:t xml:space="preserve"> Or “The Lord’s Annointed”</w:t>
      </w:r>
    </w:p>
  </w:footnote>
  <w:footnote w:id="4">
    <w:p w14:paraId="31BBF667" w14:textId="77777777" w:rsidR="009E143A" w:rsidRPr="00926B87" w:rsidRDefault="009E143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E143A" w:rsidRDefault="009E143A" w:rsidP="00441BAC">
      <w:pPr>
        <w:pStyle w:val="footnote"/>
      </w:pPr>
    </w:p>
  </w:footnote>
  <w:footnote w:id="5">
    <w:p w14:paraId="580FAEDD" w14:textId="77777777" w:rsidR="009E143A" w:rsidRDefault="009E143A" w:rsidP="00130E47">
      <w:pPr>
        <w:pStyle w:val="footnote"/>
      </w:pPr>
      <w:r>
        <w:rPr>
          <w:rStyle w:val="FootnoteReference"/>
        </w:rPr>
        <w:footnoteRef/>
      </w:r>
      <w:r>
        <w:t xml:space="preserve"> Or “The Lord’s Annointed”</w:t>
      </w:r>
    </w:p>
  </w:footnote>
  <w:footnote w:id="6">
    <w:p w14:paraId="6CB42CA0" w14:textId="488CBE5E" w:rsidR="009E143A" w:rsidRDefault="009E143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9E143A" w:rsidRDefault="009E143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9E143A" w:rsidRDefault="009E143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9E143A" w:rsidRDefault="009E143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9E143A" w:rsidRDefault="009E143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9E143A" w:rsidRDefault="009E143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9E143A" w:rsidRDefault="009E143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9E143A" w:rsidRDefault="009E143A" w:rsidP="006800D4">
      <w:pPr>
        <w:pStyle w:val="footnote"/>
      </w:pPr>
      <w:r>
        <w:rPr>
          <w:rStyle w:val="FootnoteReference"/>
        </w:rPr>
        <w:footnoteRef/>
      </w:r>
      <w:r>
        <w:t xml:space="preserve"> Or ‘Unique’</w:t>
      </w:r>
    </w:p>
  </w:footnote>
  <w:footnote w:id="14">
    <w:p w14:paraId="4D9AA31B" w14:textId="77777777" w:rsidR="009E143A" w:rsidRDefault="009E143A"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9E143A" w:rsidRDefault="009E143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9E143A" w:rsidRDefault="009E143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9E143A" w:rsidRDefault="009E143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9E143A" w:rsidRDefault="009E143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9E143A" w:rsidRPr="004A3E27" w:rsidRDefault="009E143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9E143A" w:rsidRPr="004A3E27" w:rsidRDefault="009E143A"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9E143A" w:rsidRPr="004A3E27" w:rsidRDefault="009E143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9E143A" w:rsidRPr="004A3E27" w:rsidRDefault="009E143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9E143A" w:rsidRPr="004A3E27" w:rsidRDefault="009E143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9E143A" w:rsidRPr="004A3E27" w:rsidRDefault="009E143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9E143A" w:rsidRPr="004A3E27" w:rsidRDefault="009E143A"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9E143A" w:rsidRDefault="009E143A" w:rsidP="00AC01E8">
      <w:pPr>
        <w:pStyle w:val="footnote"/>
      </w:pPr>
      <w:r>
        <w:rPr>
          <w:rStyle w:val="FootnoteReference"/>
        </w:rPr>
        <w:footnoteRef/>
      </w:r>
      <w:r>
        <w:t xml:space="preserve"> [JS] or “enlarged me”</w:t>
      </w:r>
    </w:p>
  </w:footnote>
  <w:footnote w:id="27">
    <w:p w14:paraId="369566FF" w14:textId="769E6598" w:rsidR="009E143A" w:rsidRPr="004A3E27" w:rsidRDefault="009E143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9E143A" w:rsidRPr="004A3E27" w:rsidRDefault="009E143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9E143A" w:rsidRPr="004A3E27" w:rsidRDefault="009E143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9E143A" w:rsidRPr="004A3E27" w:rsidRDefault="009E143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9E143A" w:rsidRDefault="009E143A" w:rsidP="00AC01E8">
      <w:pPr>
        <w:pStyle w:val="footnote"/>
      </w:pPr>
      <w:r>
        <w:rPr>
          <w:rStyle w:val="FootnoteReference"/>
        </w:rPr>
        <w:footnoteRef/>
      </w:r>
      <w:r>
        <w:t xml:space="preserve"> [JS] literally, “face”</w:t>
      </w:r>
    </w:p>
  </w:footnote>
  <w:footnote w:id="32">
    <w:p w14:paraId="158091A0" w14:textId="77777777" w:rsidR="009E143A" w:rsidRPr="004A3E27" w:rsidRDefault="009E143A"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9E143A" w:rsidRPr="004A3E27" w:rsidRDefault="009E143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9E143A" w:rsidRDefault="009E143A" w:rsidP="00FE33CB">
      <w:pPr>
        <w:pStyle w:val="footnote"/>
      </w:pPr>
      <w:r>
        <w:rPr>
          <w:rStyle w:val="FootnoteReference"/>
        </w:rPr>
        <w:footnoteRef/>
      </w:r>
      <w:r>
        <w:t xml:space="preserve"> [JS] or “and You will see me.”</w:t>
      </w:r>
    </w:p>
  </w:footnote>
  <w:footnote w:id="35">
    <w:p w14:paraId="2738F1D2" w14:textId="121829F4" w:rsidR="009E143A" w:rsidRDefault="009E143A" w:rsidP="00DC2AAA">
      <w:pPr>
        <w:pStyle w:val="footnote"/>
      </w:pPr>
      <w:r>
        <w:rPr>
          <w:rStyle w:val="FootnoteReference"/>
        </w:rPr>
        <w:footnoteRef/>
      </w:r>
      <w:r>
        <w:t xml:space="preserve"> [JS] or lawlessness</w:t>
      </w:r>
    </w:p>
  </w:footnote>
  <w:footnote w:id="36">
    <w:p w14:paraId="0C722E17" w14:textId="0C245CCD" w:rsidR="009E143A" w:rsidRDefault="009E143A" w:rsidP="00423962">
      <w:pPr>
        <w:pStyle w:val="footnote"/>
      </w:pPr>
      <w:r>
        <w:rPr>
          <w:rStyle w:val="FootnoteReference"/>
        </w:rPr>
        <w:footnoteRef/>
      </w:r>
      <w:r>
        <w:t xml:space="preserve"> [JS] “do obeisance”, “worship”, referring to the physical act</w:t>
      </w:r>
    </w:p>
  </w:footnote>
  <w:footnote w:id="37">
    <w:p w14:paraId="673FFF4D" w14:textId="4AC67C07" w:rsidR="009E143A" w:rsidRPr="004A3E27" w:rsidRDefault="009E143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9E143A" w:rsidRDefault="009E143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9E143A" w:rsidRPr="004A3E27" w:rsidRDefault="009E143A"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9E143A" w:rsidRPr="004A3E27" w:rsidRDefault="009E143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9E143A" w:rsidRDefault="009E143A" w:rsidP="00530F84">
      <w:pPr>
        <w:pStyle w:val="footnote"/>
      </w:pPr>
      <w:r>
        <w:rPr>
          <w:rStyle w:val="FootnoteReference"/>
        </w:rPr>
        <w:footnoteRef/>
      </w:r>
      <w:r>
        <w:t xml:space="preserve"> [JS] or “give thanks”. The word conveys “thankfully confess with praise”</w:t>
      </w:r>
    </w:p>
  </w:footnote>
  <w:footnote w:id="42">
    <w:p w14:paraId="3C274CF7" w14:textId="753C99BC" w:rsidR="009E143A" w:rsidRPr="004A3E27" w:rsidRDefault="009E143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9E143A" w:rsidRDefault="009E143A" w:rsidP="00530F84">
      <w:pPr>
        <w:pStyle w:val="footnote"/>
      </w:pPr>
      <w:r>
        <w:rPr>
          <w:rStyle w:val="FootnoteReference"/>
        </w:rPr>
        <w:footnoteRef/>
      </w:r>
      <w:r>
        <w:t xml:space="preserve"> [JS] Fr. Lazarus and Brenton interpolate “my enemy”</w:t>
      </w:r>
    </w:p>
  </w:footnote>
  <w:footnote w:id="44">
    <w:p w14:paraId="4AC07AFE" w14:textId="206B4893" w:rsidR="009E143A" w:rsidRPr="004A3E27" w:rsidRDefault="009E143A"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9E143A" w:rsidRPr="004A3E27" w:rsidRDefault="009E143A" w:rsidP="00C06875">
      <w:pPr>
        <w:pStyle w:val="footnote"/>
      </w:pPr>
      <w:r w:rsidRPr="004A3E27">
        <w:rPr>
          <w:rStyle w:val="FootnoteReference"/>
        </w:rPr>
        <w:footnoteRef/>
      </w:r>
      <w:r w:rsidRPr="004A3E27">
        <w:t xml:space="preserve"> Empties fall (Ephes. 5:18).</w:t>
      </w:r>
    </w:p>
  </w:footnote>
  <w:footnote w:id="46">
    <w:p w14:paraId="5DDCA66E" w14:textId="77777777" w:rsidR="009E143A" w:rsidRPr="004A3E27" w:rsidRDefault="009E143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9E143A" w:rsidRDefault="009E143A" w:rsidP="00741EF6">
      <w:pPr>
        <w:pStyle w:val="footnote"/>
      </w:pPr>
      <w:r>
        <w:rPr>
          <w:rStyle w:val="FootnoteReference"/>
        </w:rPr>
        <w:footnoteRef/>
      </w:r>
      <w:r>
        <w:t xml:space="preserve"> [JS] or “give thanks to”, or “thankfully confess the Lord with Praise”</w:t>
      </w:r>
    </w:p>
  </w:footnote>
  <w:footnote w:id="48">
    <w:p w14:paraId="74E99F4D" w14:textId="77777777" w:rsidR="009E143A" w:rsidRPr="004A3E27" w:rsidRDefault="009E143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9E143A" w:rsidRPr="004A3E27" w:rsidRDefault="009E143A" w:rsidP="00C06875">
      <w:pPr>
        <w:pStyle w:val="footnote"/>
      </w:pPr>
      <w:r w:rsidRPr="004A3E27">
        <w:rPr>
          <w:rStyle w:val="FootnoteReference"/>
        </w:rPr>
        <w:footnoteRef/>
      </w:r>
      <w:r w:rsidRPr="004A3E27">
        <w:t xml:space="preserve"> Mt. 21:16.</w:t>
      </w:r>
    </w:p>
  </w:footnote>
  <w:footnote w:id="50">
    <w:p w14:paraId="263154A0" w14:textId="77777777" w:rsidR="009E143A" w:rsidRPr="004A3E27" w:rsidRDefault="009E143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9E143A" w:rsidRPr="004A3E27" w:rsidRDefault="009E143A"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9E143A" w:rsidRDefault="009E143A" w:rsidP="00741EF6">
      <w:pPr>
        <w:pStyle w:val="footnote"/>
      </w:pPr>
      <w:r>
        <w:rPr>
          <w:rStyle w:val="FootnoteReference"/>
        </w:rPr>
        <w:footnoteRef/>
      </w:r>
      <w:r>
        <w:t xml:space="preserve"> [JS] or “thank”, “I will thankfully confess You with praise”</w:t>
      </w:r>
    </w:p>
  </w:footnote>
  <w:footnote w:id="53">
    <w:p w14:paraId="4A64FA1B" w14:textId="245FE10B" w:rsidR="009E143A" w:rsidRDefault="009E143A" w:rsidP="005C7C41">
      <w:pPr>
        <w:pStyle w:val="footnote"/>
      </w:pPr>
      <w:r>
        <w:rPr>
          <w:rStyle w:val="FootnoteReference"/>
        </w:rPr>
        <w:footnoteRef/>
      </w:r>
      <w:r>
        <w:t xml:space="preserve"> [JS] Or, “I will confess You with thanksgiving”</w:t>
      </w:r>
    </w:p>
  </w:footnote>
  <w:footnote w:id="54">
    <w:p w14:paraId="70996BAC" w14:textId="67EDD120" w:rsidR="009E143A" w:rsidRDefault="009E143A" w:rsidP="00741EF6">
      <w:pPr>
        <w:pStyle w:val="footnote"/>
      </w:pPr>
      <w:r>
        <w:rPr>
          <w:rStyle w:val="FootnoteReference"/>
        </w:rPr>
        <w:footnoteRef/>
      </w:r>
      <w:r>
        <w:t xml:space="preserve"> [JS] literally, “from before Your face”</w:t>
      </w:r>
    </w:p>
  </w:footnote>
  <w:footnote w:id="55">
    <w:p w14:paraId="1EEFD7A1" w14:textId="55BF803F" w:rsidR="009E143A" w:rsidRPr="004A3E27" w:rsidRDefault="009E143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9E143A" w:rsidRPr="004A3E27" w:rsidRDefault="009E143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9E143A" w:rsidRPr="004A3E27" w:rsidRDefault="009E143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9E143A" w:rsidRPr="004A3E27" w:rsidRDefault="009E143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9E143A" w:rsidRDefault="009E143A" w:rsidP="00AF711D">
      <w:pPr>
        <w:pStyle w:val="footnote"/>
      </w:pPr>
      <w:r>
        <w:rPr>
          <w:rStyle w:val="FootnoteReference"/>
        </w:rPr>
        <w:footnoteRef/>
      </w:r>
      <w:r>
        <w:t xml:space="preserve"> [JS] literally, “arm”</w:t>
      </w:r>
    </w:p>
  </w:footnote>
  <w:footnote w:id="60">
    <w:p w14:paraId="4F5EE238" w14:textId="67FB8443" w:rsidR="009E143A" w:rsidRPr="004A3E27" w:rsidRDefault="009E143A"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9E143A" w:rsidRPr="004A3E27" w:rsidRDefault="009E143A"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9E143A" w:rsidRPr="004A3E27" w:rsidRDefault="009E143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9E143A" w:rsidRDefault="009E143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9E143A" w:rsidRDefault="009E143A" w:rsidP="003F1DDB">
      <w:pPr>
        <w:pStyle w:val="footnote"/>
      </w:pPr>
      <w:r>
        <w:rPr>
          <w:rStyle w:val="FootnoteReference"/>
        </w:rPr>
        <w:footnoteRef/>
      </w:r>
      <w:r>
        <w:t xml:space="preserve"> [JS] from Fr. Athanasius</w:t>
      </w:r>
    </w:p>
  </w:footnote>
  <w:footnote w:id="65">
    <w:p w14:paraId="69DDC031" w14:textId="072B35A0" w:rsidR="009E143A" w:rsidRPr="004A3E27" w:rsidRDefault="009E143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9E143A" w:rsidRPr="004A3E27" w:rsidRDefault="009E143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9E143A" w:rsidRPr="004A3E27" w:rsidRDefault="009E143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9E143A" w:rsidRPr="004A3E27" w:rsidRDefault="009E143A"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9E143A" w:rsidRPr="004A3E27" w:rsidRDefault="009E143A"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9E143A" w:rsidRPr="004A3E27" w:rsidRDefault="009E143A"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9E143A" w:rsidRPr="004A3E27" w:rsidRDefault="009E143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9E143A" w:rsidRPr="004A3E27" w:rsidRDefault="009E143A"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9E143A" w:rsidRPr="004A3E27" w:rsidRDefault="009E143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9E143A" w:rsidRDefault="009E143A" w:rsidP="00D47452">
      <w:pPr>
        <w:pStyle w:val="footnote"/>
      </w:pPr>
      <w:r>
        <w:rPr>
          <w:rStyle w:val="FootnoteReference"/>
        </w:rPr>
        <w:footnoteRef/>
      </w:r>
      <w:r>
        <w:t xml:space="preserve"> [JS] or “foundation”</w:t>
      </w:r>
    </w:p>
  </w:footnote>
  <w:footnote w:id="75">
    <w:p w14:paraId="3C5663F2" w14:textId="2A9D9C12" w:rsidR="009E143A" w:rsidRDefault="009E143A"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9E143A" w:rsidRPr="004A3E27" w:rsidRDefault="009E143A"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9E143A" w:rsidRPr="004A3E27" w:rsidRDefault="009E143A"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9E143A" w:rsidRDefault="009E143A" w:rsidP="00D47452">
      <w:pPr>
        <w:pStyle w:val="footnote"/>
      </w:pPr>
      <w:r>
        <w:rPr>
          <w:rStyle w:val="FootnoteReference"/>
        </w:rPr>
        <w:footnoteRef/>
      </w:r>
      <w:r>
        <w:t xml:space="preserve"> [JS] literally, “then the sptrings of water were seen/appeared”</w:t>
      </w:r>
    </w:p>
  </w:footnote>
  <w:footnote w:id="79">
    <w:p w14:paraId="767519CF" w14:textId="3A0C4171" w:rsidR="009E143A" w:rsidRPr="004A3E27" w:rsidRDefault="009E143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9E143A" w:rsidRPr="004A3E27" w:rsidRDefault="009E143A"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9E143A" w:rsidRPr="004A3E27" w:rsidRDefault="009E143A"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9E143A" w:rsidRPr="004A3E27" w:rsidRDefault="009E143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9E143A" w:rsidRPr="004A3E27" w:rsidRDefault="009E143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9E143A" w:rsidRDefault="009E143A" w:rsidP="006303CE">
      <w:pPr>
        <w:pStyle w:val="footnote"/>
      </w:pPr>
      <w:r>
        <w:rPr>
          <w:rStyle w:val="FootnoteReference"/>
        </w:rPr>
        <w:footnoteRef/>
      </w:r>
      <w:r>
        <w:t xml:space="preserve"> [JS] or “give thanks to You”, or “thankfully confess You with praise”</w:t>
      </w:r>
    </w:p>
  </w:footnote>
  <w:footnote w:id="85">
    <w:p w14:paraId="57A591AD" w14:textId="5B4F539E" w:rsidR="009E143A" w:rsidRPr="004A3E27" w:rsidRDefault="009E143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9E143A" w:rsidRPr="004A3E27" w:rsidRDefault="009E143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9E143A" w:rsidRDefault="009E143A" w:rsidP="00D019CA">
      <w:pPr>
        <w:pStyle w:val="footnote"/>
      </w:pPr>
      <w:r>
        <w:rPr>
          <w:rStyle w:val="FootnoteReference"/>
        </w:rPr>
        <w:footnoteRef/>
      </w:r>
      <w:r>
        <w:t xml:space="preserve"> [JS] lit. day to day</w:t>
      </w:r>
    </w:p>
  </w:footnote>
  <w:footnote w:id="88">
    <w:p w14:paraId="4D739E0B" w14:textId="0FB443F5" w:rsidR="009E143A" w:rsidRDefault="009E143A"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9E143A" w:rsidRPr="004A3E27" w:rsidRDefault="009E143A" w:rsidP="00BD5BBE">
      <w:pPr>
        <w:pStyle w:val="footnote"/>
      </w:pPr>
      <w:r w:rsidRPr="004A3E27">
        <w:rPr>
          <w:rStyle w:val="FootnoteReference"/>
        </w:rPr>
        <w:footnoteRef/>
      </w:r>
      <w:r w:rsidRPr="004A3E27">
        <w:t xml:space="preserve"> Rom. 10:18.</w:t>
      </w:r>
    </w:p>
  </w:footnote>
  <w:footnote w:id="90">
    <w:p w14:paraId="774F183E" w14:textId="35452E5D" w:rsidR="009E143A" w:rsidRDefault="009E143A" w:rsidP="005E2409">
      <w:pPr>
        <w:pStyle w:val="footnote"/>
      </w:pPr>
      <w:r>
        <w:rPr>
          <w:rStyle w:val="FootnoteReference"/>
        </w:rPr>
        <w:footnoteRef/>
      </w:r>
      <w:r>
        <w:t xml:space="preserve"> [JS] Fr. Lazarus has “sanctuary”</w:t>
      </w:r>
    </w:p>
  </w:footnote>
  <w:footnote w:id="91">
    <w:p w14:paraId="28F942E6" w14:textId="353F357B" w:rsidR="009E143A" w:rsidRPr="004A3E27" w:rsidRDefault="009E143A"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9E143A" w:rsidRDefault="009E143A" w:rsidP="005E2409">
      <w:pPr>
        <w:pStyle w:val="footnote"/>
      </w:pPr>
      <w:r>
        <w:rPr>
          <w:rStyle w:val="FootnoteReference"/>
        </w:rPr>
        <w:footnoteRef/>
      </w:r>
      <w:r>
        <w:t xml:space="preserve"> [JS] literally “giant”</w:t>
      </w:r>
    </w:p>
  </w:footnote>
  <w:footnote w:id="93">
    <w:p w14:paraId="4D5F61F1" w14:textId="397EFA8A" w:rsidR="009E143A" w:rsidRDefault="009E143A" w:rsidP="005E2409">
      <w:pPr>
        <w:pStyle w:val="footnote"/>
      </w:pPr>
      <w:r>
        <w:rPr>
          <w:rStyle w:val="FootnoteReference"/>
        </w:rPr>
        <w:footnoteRef/>
      </w:r>
      <w:r>
        <w:t xml:space="preserve"> [JS] or “it”</w:t>
      </w:r>
    </w:p>
  </w:footnote>
  <w:footnote w:id="94">
    <w:p w14:paraId="7D882E05" w14:textId="2F32DF97" w:rsidR="009E143A" w:rsidRPr="004A3E27" w:rsidRDefault="009E143A"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9E143A" w:rsidRPr="004A3E27" w:rsidRDefault="009E143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9E143A" w:rsidRPr="004A3E27" w:rsidRDefault="009E143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9E143A" w:rsidRDefault="009E143A" w:rsidP="00223CB5">
      <w:pPr>
        <w:pStyle w:val="footnote"/>
      </w:pPr>
      <w:r>
        <w:rPr>
          <w:rStyle w:val="FootnoteReference"/>
        </w:rPr>
        <w:footnoteRef/>
      </w:r>
      <w:r>
        <w:t xml:space="preserve"> [JS] literally “holy place”.</w:t>
      </w:r>
    </w:p>
  </w:footnote>
  <w:footnote w:id="98">
    <w:p w14:paraId="383B4369" w14:textId="77777777" w:rsidR="009E143A" w:rsidRDefault="009E143A"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9E143A" w:rsidRPr="004A3E27" w:rsidRDefault="009E143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9E143A" w:rsidRDefault="009E143A" w:rsidP="00A10A86">
      <w:pPr>
        <w:pStyle w:val="footnote"/>
      </w:pPr>
      <w:r>
        <w:rPr>
          <w:rStyle w:val="FootnoteReference"/>
        </w:rPr>
        <w:footnoteRef/>
      </w:r>
      <w:r>
        <w:t xml:space="preserve"> [JS] or “his glory is great by your salvation/deliverance”</w:t>
      </w:r>
    </w:p>
  </w:footnote>
  <w:footnote w:id="101">
    <w:p w14:paraId="40556A29" w14:textId="77777777" w:rsidR="009E143A" w:rsidRPr="004A3E27" w:rsidRDefault="009E143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9E143A" w:rsidRPr="004A3E27" w:rsidRDefault="009E143A"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9E143A" w:rsidRPr="004A3E27" w:rsidRDefault="009E143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9E143A" w:rsidRPr="004A3E27" w:rsidRDefault="009E143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9E143A" w:rsidRDefault="009E143A" w:rsidP="00614947">
      <w:pPr>
        <w:pStyle w:val="footnote"/>
      </w:pPr>
      <w:r>
        <w:rPr>
          <w:rStyle w:val="FootnoteReference"/>
        </w:rPr>
        <w:footnoteRef/>
      </w:r>
      <w:r>
        <w:t xml:space="preserve"> [JS] Fr. Lazarus has “dwell in the holy place”.</w:t>
      </w:r>
    </w:p>
  </w:footnote>
  <w:footnote w:id="106">
    <w:p w14:paraId="41CC497C" w14:textId="77777777" w:rsidR="009E143A" w:rsidRPr="004A3E27" w:rsidRDefault="009E143A" w:rsidP="00BD5BBE">
      <w:pPr>
        <w:pStyle w:val="footnote"/>
      </w:pPr>
      <w:r w:rsidRPr="004A3E27">
        <w:rPr>
          <w:rStyle w:val="FootnoteReference"/>
        </w:rPr>
        <w:footnoteRef/>
      </w:r>
      <w:r w:rsidRPr="004A3E27">
        <w:t xml:space="preserve"> Mt. 27:39,43; Wis. 2:12-20.</w:t>
      </w:r>
    </w:p>
  </w:footnote>
  <w:footnote w:id="107">
    <w:p w14:paraId="552BFC80" w14:textId="77777777" w:rsidR="009E143A" w:rsidRPr="004A3E27" w:rsidRDefault="009E143A" w:rsidP="00BD5BBE">
      <w:pPr>
        <w:pStyle w:val="footnote"/>
      </w:pPr>
      <w:r w:rsidRPr="004A3E27">
        <w:rPr>
          <w:rStyle w:val="FootnoteReference"/>
        </w:rPr>
        <w:footnoteRef/>
      </w:r>
      <w:r w:rsidRPr="004A3E27">
        <w:t xml:space="preserve"> Lam. 2:16; 3:46.</w:t>
      </w:r>
    </w:p>
  </w:footnote>
  <w:footnote w:id="108">
    <w:p w14:paraId="1382AE44" w14:textId="77777777" w:rsidR="009E143A" w:rsidRPr="004A3E27" w:rsidRDefault="009E143A" w:rsidP="00BD5BBE">
      <w:pPr>
        <w:pStyle w:val="footnote"/>
      </w:pPr>
      <w:r w:rsidRPr="004A3E27">
        <w:rPr>
          <w:rStyle w:val="FootnoteReference"/>
        </w:rPr>
        <w:footnoteRef/>
      </w:r>
      <w:r w:rsidRPr="004A3E27">
        <w:t xml:space="preserve"> Jn. 19:37.</w:t>
      </w:r>
    </w:p>
  </w:footnote>
  <w:footnote w:id="109">
    <w:p w14:paraId="17643289" w14:textId="77777777" w:rsidR="009E143A" w:rsidRPr="004A3E27" w:rsidRDefault="009E143A" w:rsidP="00BD5BBE">
      <w:pPr>
        <w:pStyle w:val="footnote"/>
      </w:pPr>
      <w:r w:rsidRPr="004A3E27">
        <w:rPr>
          <w:rStyle w:val="FootnoteReference"/>
        </w:rPr>
        <w:footnoteRef/>
      </w:r>
      <w:r w:rsidRPr="004A3E27">
        <w:t xml:space="preserve"> Jn. 19:24.</w:t>
      </w:r>
    </w:p>
  </w:footnote>
  <w:footnote w:id="110">
    <w:p w14:paraId="79F35E59" w14:textId="3AF86606" w:rsidR="009E143A" w:rsidRPr="004A3E27" w:rsidRDefault="009E143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9E143A" w:rsidRDefault="009E143A" w:rsidP="00ED0D70">
      <w:pPr>
        <w:pStyle w:val="footnote"/>
      </w:pPr>
      <w:r>
        <w:rPr>
          <w:rStyle w:val="FootnoteReference"/>
        </w:rPr>
        <w:footnoteRef/>
      </w:r>
      <w:r>
        <w:t xml:space="preserve"> [JS]Others have “and my only-begotten from the hand of the dog.”</w:t>
      </w:r>
    </w:p>
  </w:footnote>
  <w:footnote w:id="112">
    <w:p w14:paraId="18C385E9" w14:textId="2415B4A3" w:rsidR="009E143A" w:rsidRDefault="009E143A" w:rsidP="00ED0D70">
      <w:pPr>
        <w:pStyle w:val="footnote"/>
      </w:pPr>
      <w:r>
        <w:rPr>
          <w:rStyle w:val="FootnoteReference"/>
        </w:rPr>
        <w:footnoteRef/>
      </w:r>
      <w:r>
        <w:t xml:space="preserve"> [JS] Fr. Lazarus has “the rhinoceros.”</w:t>
      </w:r>
    </w:p>
  </w:footnote>
  <w:footnote w:id="113">
    <w:p w14:paraId="08777F76" w14:textId="77777777" w:rsidR="009E143A" w:rsidRPr="004A3E27" w:rsidRDefault="009E143A" w:rsidP="00BD5BBE">
      <w:pPr>
        <w:pStyle w:val="footnote"/>
      </w:pPr>
      <w:r w:rsidRPr="004A3E27">
        <w:rPr>
          <w:rStyle w:val="FootnoteReference"/>
        </w:rPr>
        <w:footnoteRef/>
      </w:r>
      <w:r w:rsidRPr="004A3E27">
        <w:t xml:space="preserve"> Hebrews 2:12.</w:t>
      </w:r>
    </w:p>
  </w:footnote>
  <w:footnote w:id="114">
    <w:p w14:paraId="1C395EA2" w14:textId="6F37561F" w:rsidR="009E143A" w:rsidRDefault="009E143A" w:rsidP="000651AA">
      <w:pPr>
        <w:pStyle w:val="footnote"/>
      </w:pPr>
      <w:r>
        <w:rPr>
          <w:rStyle w:val="FootnoteReference"/>
        </w:rPr>
        <w:footnoteRef/>
      </w:r>
      <w:r>
        <w:t xml:space="preserve"> [JS] literally “all you seed of Jacob”</w:t>
      </w:r>
    </w:p>
  </w:footnote>
  <w:footnote w:id="115">
    <w:p w14:paraId="077193E5" w14:textId="6727B2C9" w:rsidR="009E143A" w:rsidRDefault="009E143A" w:rsidP="007A2D16">
      <w:pPr>
        <w:pStyle w:val="footnote"/>
      </w:pPr>
      <w:r>
        <w:rPr>
          <w:rStyle w:val="FootnoteReference"/>
        </w:rPr>
        <w:footnoteRef/>
      </w:r>
      <w:r>
        <w:t xml:space="preserve"> [JS] Congregation or assembly, not building.</w:t>
      </w:r>
    </w:p>
  </w:footnote>
  <w:footnote w:id="116">
    <w:p w14:paraId="332BD906" w14:textId="38FB3FF8" w:rsidR="009E143A" w:rsidRDefault="009E143A" w:rsidP="007A2D16">
      <w:pPr>
        <w:pStyle w:val="footnote"/>
      </w:pPr>
      <w:r>
        <w:rPr>
          <w:rStyle w:val="FootnoteReference"/>
        </w:rPr>
        <w:footnoteRef/>
      </w:r>
      <w:r>
        <w:t xml:space="preserve"> [JS] or “give thanks to”</w:t>
      </w:r>
    </w:p>
  </w:footnote>
  <w:footnote w:id="117">
    <w:p w14:paraId="5B6174F4" w14:textId="35F5BA44" w:rsidR="009E143A" w:rsidRDefault="009E143A" w:rsidP="000651AA">
      <w:pPr>
        <w:pStyle w:val="footnote"/>
      </w:pPr>
      <w:r>
        <w:rPr>
          <w:rStyle w:val="FootnoteReference"/>
        </w:rPr>
        <w:footnoteRef/>
      </w:r>
      <w:r>
        <w:t xml:space="preserve"> [JS] did obeisance, i.e. the physical act of bowing down.</w:t>
      </w:r>
    </w:p>
  </w:footnote>
  <w:footnote w:id="118">
    <w:p w14:paraId="6B61808C" w14:textId="77777777" w:rsidR="009E143A" w:rsidRPr="004A3E27" w:rsidRDefault="009E143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9E143A" w:rsidRPr="004A3E27" w:rsidRDefault="009E143A" w:rsidP="00BD5BBE">
      <w:pPr>
        <w:pStyle w:val="footnote"/>
      </w:pPr>
      <w:r w:rsidRPr="004A3E27">
        <w:rPr>
          <w:rStyle w:val="FootnoteReference"/>
        </w:rPr>
        <w:footnoteRef/>
      </w:r>
      <w:r w:rsidRPr="004A3E27">
        <w:t xml:space="preserve"> Romans 3:24-26; John 17:4; 19:30.</w:t>
      </w:r>
    </w:p>
  </w:footnote>
  <w:footnote w:id="120">
    <w:p w14:paraId="47E5BE1D" w14:textId="6D6B1127" w:rsidR="009E143A" w:rsidRPr="004A3E27" w:rsidRDefault="009E143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9E143A" w:rsidRPr="004A3E27" w:rsidRDefault="009E143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9E143A" w:rsidRPr="004A3E27" w:rsidRDefault="009E143A"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9E143A" w:rsidRPr="004A3E27" w:rsidRDefault="009E143A"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9E143A" w:rsidRPr="004A3E27" w:rsidRDefault="009E143A" w:rsidP="00BD5BBE">
      <w:pPr>
        <w:pStyle w:val="footnote"/>
      </w:pPr>
      <w:r w:rsidRPr="004A3E27">
        <w:rPr>
          <w:rStyle w:val="FootnoteReference"/>
        </w:rPr>
        <w:footnoteRef/>
      </w:r>
      <w:r w:rsidRPr="004A3E27">
        <w:t xml:space="preserve"> Is. 2:2; Dan. 2:35; 1 Cor. 10:4.</w:t>
      </w:r>
    </w:p>
  </w:footnote>
  <w:footnote w:id="125">
    <w:p w14:paraId="51F7905C" w14:textId="09ECCFBD" w:rsidR="009E143A" w:rsidRPr="004A3E27" w:rsidRDefault="009E143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9E143A" w:rsidRDefault="009E143A" w:rsidP="005A5E13">
      <w:pPr>
        <w:pStyle w:val="footnote"/>
      </w:pPr>
      <w:r>
        <w:rPr>
          <w:rStyle w:val="FootnoteReference"/>
        </w:rPr>
        <w:footnoteRef/>
      </w:r>
      <w:r>
        <w:t xml:space="preserve"> [JS] literally: “because they are from of old”.</w:t>
      </w:r>
    </w:p>
  </w:footnote>
  <w:footnote w:id="127">
    <w:p w14:paraId="78816607" w14:textId="60AD0FEA" w:rsidR="009E143A" w:rsidRDefault="009E143A" w:rsidP="00055722">
      <w:pPr>
        <w:pStyle w:val="footnote"/>
      </w:pPr>
      <w:r>
        <w:rPr>
          <w:rStyle w:val="FootnoteReference"/>
        </w:rPr>
        <w:footnoteRef/>
      </w:r>
      <w:r>
        <w:t xml:space="preserve"> [JS] literally, “so He sets a law for those who sin in the way.”</w:t>
      </w:r>
    </w:p>
  </w:footnote>
  <w:footnote w:id="128">
    <w:p w14:paraId="2169EE05" w14:textId="77777777" w:rsidR="009E143A" w:rsidRPr="004A3E27" w:rsidRDefault="009E143A"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9E143A" w:rsidRPr="004A3E27" w:rsidRDefault="009E143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9E143A" w:rsidRDefault="009E143A" w:rsidP="00055722">
      <w:pPr>
        <w:pStyle w:val="footnote"/>
      </w:pPr>
      <w:r>
        <w:rPr>
          <w:rStyle w:val="FootnoteReference"/>
        </w:rPr>
        <w:footnoteRef/>
      </w:r>
      <w:r>
        <w:t xml:space="preserve"> [JS] NETS and Fr. Athanasius have “You will”</w:t>
      </w:r>
    </w:p>
  </w:footnote>
  <w:footnote w:id="131">
    <w:p w14:paraId="71590F21" w14:textId="77777777" w:rsidR="009E143A" w:rsidRPr="004A3E27" w:rsidRDefault="009E143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9E143A" w:rsidRDefault="009E143A" w:rsidP="003B7D97">
      <w:pPr>
        <w:pStyle w:val="footnote"/>
      </w:pPr>
      <w:r>
        <w:rPr>
          <w:rStyle w:val="FootnoteReference"/>
        </w:rPr>
        <w:footnoteRef/>
      </w:r>
      <w:r>
        <w:t xml:space="preserve"> Present in Fr. Athanasius and OSB.</w:t>
      </w:r>
    </w:p>
  </w:footnote>
  <w:footnote w:id="133">
    <w:p w14:paraId="00A665CB" w14:textId="42EDEB47" w:rsidR="009E143A" w:rsidRPr="004A3E27" w:rsidRDefault="009E143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9E143A" w:rsidRDefault="009E143A"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9E143A" w:rsidRPr="004A3E27" w:rsidRDefault="009E143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9E143A" w:rsidRPr="004A3E27" w:rsidRDefault="009E143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9E143A" w:rsidRPr="004A3E27" w:rsidRDefault="009E143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9E143A" w:rsidRDefault="009E143A" w:rsidP="00550F3A">
      <w:pPr>
        <w:pStyle w:val="footnote"/>
      </w:pPr>
      <w:r>
        <w:rPr>
          <w:rStyle w:val="FootnoteReference"/>
        </w:rPr>
        <w:footnoteRef/>
      </w:r>
      <w:r>
        <w:t xml:space="preserve"> [JS] literally, “place”</w:t>
      </w:r>
    </w:p>
  </w:footnote>
  <w:footnote w:id="139">
    <w:p w14:paraId="2B8FEA02" w14:textId="77777777" w:rsidR="009E143A" w:rsidRPr="004A3E27" w:rsidRDefault="009E143A"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9E143A" w:rsidRPr="004A3E27" w:rsidRDefault="009E143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9E143A" w:rsidRPr="004A3E27" w:rsidRDefault="009E143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E143A" w:rsidRPr="004A3E27" w:rsidRDefault="009E143A" w:rsidP="00BD5BBE">
      <w:pPr>
        <w:pStyle w:val="footnote"/>
      </w:pPr>
      <w:r w:rsidRPr="004A3E27">
        <w:tab/>
        <w:t>‘No sweeter fragrance than to follow Christ,</w:t>
      </w:r>
    </w:p>
    <w:p w14:paraId="506149C0" w14:textId="77777777" w:rsidR="009E143A" w:rsidRPr="004A3E27" w:rsidRDefault="009E143A" w:rsidP="00BD5BBE">
      <w:pPr>
        <w:pStyle w:val="footnote"/>
      </w:pPr>
      <w:r w:rsidRPr="004A3E27">
        <w:tab/>
        <w:t>when man makes offerings of a holy life,</w:t>
      </w:r>
    </w:p>
    <w:p w14:paraId="3F57220B" w14:textId="77777777" w:rsidR="009E143A" w:rsidRPr="004A3E27" w:rsidRDefault="009E143A" w:rsidP="00BD5BBE">
      <w:pPr>
        <w:pStyle w:val="footnote"/>
      </w:pPr>
      <w:r w:rsidRPr="004A3E27">
        <w:tab/>
        <w:t>and offers golden deeds in sacrifice’ (St. Prosper).</w:t>
      </w:r>
    </w:p>
  </w:footnote>
  <w:footnote w:id="142">
    <w:p w14:paraId="0CC1CAEE" w14:textId="1E5BC75B" w:rsidR="009E143A" w:rsidRPr="004A3E27" w:rsidRDefault="009E143A"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9E143A" w:rsidRPr="004A3E27" w:rsidRDefault="009E143A"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9E143A" w:rsidRDefault="009E143A" w:rsidP="005922FD">
      <w:pPr>
        <w:pStyle w:val="footnote"/>
      </w:pPr>
      <w:r>
        <w:rPr>
          <w:rStyle w:val="FootnoteReference"/>
        </w:rPr>
        <w:footnoteRef/>
      </w:r>
      <w:r>
        <w:t xml:space="preserve"> [JS] confess: or “give thanks to”, or “thankfully confess”</w:t>
      </w:r>
    </w:p>
  </w:footnote>
  <w:footnote w:id="145">
    <w:p w14:paraId="73C943A7" w14:textId="0F5D3F1A" w:rsidR="009E143A" w:rsidRPr="004A3E27" w:rsidRDefault="009E143A"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9E143A" w:rsidRDefault="009E143A" w:rsidP="008A40DF">
      <w:pPr>
        <w:pStyle w:val="footnote"/>
      </w:pPr>
      <w:r>
        <w:rPr>
          <w:rStyle w:val="FootnoteReference"/>
        </w:rPr>
        <w:footnoteRef/>
      </w:r>
      <w:r>
        <w:t xml:space="preserve"> [JS] “do obeisance”, i.e. a physical act.</w:t>
      </w:r>
    </w:p>
  </w:footnote>
  <w:footnote w:id="147">
    <w:p w14:paraId="0B35546F" w14:textId="519CF713" w:rsidR="009E143A" w:rsidRPr="004A3E27" w:rsidRDefault="009E143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9E143A" w:rsidRPr="004A3E27" w:rsidRDefault="009E143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9E143A" w:rsidRPr="004A3E27" w:rsidRDefault="009E143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9E143A" w:rsidRPr="004A3E27" w:rsidRDefault="009E143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9E143A" w:rsidRPr="004A3E27" w:rsidRDefault="009E143A"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9E143A" w:rsidRPr="004A3E27" w:rsidRDefault="009E143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9E143A" w:rsidRDefault="009E143A" w:rsidP="00643BB8">
      <w:pPr>
        <w:pStyle w:val="footnote"/>
      </w:pPr>
      <w:r>
        <w:rPr>
          <w:rStyle w:val="FootnoteReference"/>
        </w:rPr>
        <w:footnoteRef/>
      </w:r>
      <w:r>
        <w:t xml:space="preserve"> [JS] or “give thanks to You”, or “thankfully confess You with praise”</w:t>
      </w:r>
    </w:p>
  </w:footnote>
  <w:footnote w:id="154">
    <w:p w14:paraId="5ADD520F" w14:textId="77777777" w:rsidR="009E143A" w:rsidRPr="004A3E27" w:rsidRDefault="009E143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9E143A" w:rsidRPr="004A3E27" w:rsidRDefault="009E143A" w:rsidP="00BD5BBE">
      <w:pPr>
        <w:pStyle w:val="footnote"/>
      </w:pPr>
      <w:r w:rsidRPr="004A3E27">
        <w:rPr>
          <w:rStyle w:val="FootnoteReference"/>
        </w:rPr>
        <w:footnoteRef/>
      </w:r>
      <w:r w:rsidRPr="004A3E27">
        <w:t xml:space="preserve"> Luke 23:46.</w:t>
      </w:r>
    </w:p>
  </w:footnote>
  <w:footnote w:id="156">
    <w:p w14:paraId="1A1A8E3A" w14:textId="6D5B65DB" w:rsidR="009E143A" w:rsidRPr="004A3E27" w:rsidRDefault="009E143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9E143A" w:rsidRPr="004A3E27" w:rsidRDefault="009E143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9E143A" w:rsidRDefault="009E143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9E143A" w:rsidRPr="004A3E27" w:rsidRDefault="009E143A"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9E143A" w:rsidRDefault="009E143A" w:rsidP="00E87C17">
      <w:pPr>
        <w:pStyle w:val="footnote"/>
      </w:pPr>
      <w:r>
        <w:rPr>
          <w:rStyle w:val="FootnoteReference"/>
        </w:rPr>
        <w:footnoteRef/>
      </w:r>
      <w:r>
        <w:t xml:space="preserve"> [JS] or “seeks out”</w:t>
      </w:r>
    </w:p>
  </w:footnote>
  <w:footnote w:id="161">
    <w:p w14:paraId="64625F8E" w14:textId="77777777" w:rsidR="009E143A" w:rsidRPr="004A3E27" w:rsidRDefault="009E143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9E143A" w:rsidRPr="004A3E27" w:rsidRDefault="009E143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9E143A" w:rsidRPr="004A3E27" w:rsidRDefault="009E143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9E143A" w:rsidRDefault="009E143A" w:rsidP="00E87C17">
      <w:pPr>
        <w:pStyle w:val="footnote"/>
      </w:pPr>
      <w:r>
        <w:rPr>
          <w:rStyle w:val="FootnoteReference"/>
        </w:rPr>
        <w:footnoteRef/>
      </w:r>
      <w:r>
        <w:t xml:space="preserve"> [JS] or, “boast”</w:t>
      </w:r>
    </w:p>
  </w:footnote>
  <w:footnote w:id="165">
    <w:p w14:paraId="68902C2B" w14:textId="77777777" w:rsidR="009E143A" w:rsidRPr="004A3E27" w:rsidRDefault="009E143A"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9E143A" w:rsidRDefault="009E143A"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9E143A" w:rsidRDefault="009E143A" w:rsidP="00643986">
      <w:pPr>
        <w:pStyle w:val="footnote"/>
      </w:pPr>
      <w:r>
        <w:rPr>
          <w:rStyle w:val="FootnoteReference"/>
        </w:rPr>
        <w:footnoteRef/>
      </w:r>
      <w:r>
        <w:t xml:space="preserve"> [JS] or “Confess the Lord with the harp.</w:t>
      </w:r>
    </w:p>
  </w:footnote>
  <w:footnote w:id="168">
    <w:p w14:paraId="7DFB6EDE" w14:textId="2BE29A55" w:rsidR="009E143A" w:rsidRPr="004A3E27" w:rsidRDefault="009E143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9E143A" w:rsidRPr="004A3E27" w:rsidRDefault="009E143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9E143A" w:rsidRPr="004A3E27" w:rsidRDefault="009E143A" w:rsidP="00BD5BBE">
      <w:pPr>
        <w:pStyle w:val="footnote"/>
      </w:pPr>
      <w:r w:rsidRPr="004A3E27">
        <w:rPr>
          <w:rStyle w:val="FootnoteReference"/>
        </w:rPr>
        <w:footnoteRef/>
      </w:r>
      <w:r w:rsidRPr="004A3E27">
        <w:t xml:space="preserve"> Naturally and spiritually (Jn. 3:3-6).</w:t>
      </w:r>
    </w:p>
  </w:footnote>
  <w:footnote w:id="171">
    <w:p w14:paraId="21961A60" w14:textId="0C801544" w:rsidR="009E143A" w:rsidRDefault="009E143A" w:rsidP="002C27B3">
      <w:pPr>
        <w:pStyle w:val="footnote"/>
      </w:pPr>
      <w:r>
        <w:rPr>
          <w:rStyle w:val="FootnoteReference"/>
        </w:rPr>
        <w:footnoteRef/>
      </w:r>
      <w:r>
        <w:t xml:space="preserve"> [JS] Fr. Lazarus has “plans”</w:t>
      </w:r>
    </w:p>
  </w:footnote>
  <w:footnote w:id="172">
    <w:p w14:paraId="13FB143C" w14:textId="0A8A9BB8" w:rsidR="009E143A" w:rsidRDefault="009E143A" w:rsidP="00831460">
      <w:pPr>
        <w:pStyle w:val="footnote"/>
      </w:pPr>
      <w:r>
        <w:rPr>
          <w:rStyle w:val="FootnoteReference"/>
        </w:rPr>
        <w:footnoteRef/>
      </w:r>
      <w:r>
        <w:t xml:space="preserve"> [JS] or “fashioned”</w:t>
      </w:r>
    </w:p>
  </w:footnote>
  <w:footnote w:id="173">
    <w:p w14:paraId="1CA3C8B8" w14:textId="7384D6BF" w:rsidR="009E143A" w:rsidRDefault="009E143A" w:rsidP="00366380">
      <w:pPr>
        <w:pStyle w:val="footnote"/>
      </w:pPr>
      <w:r>
        <w:rPr>
          <w:rStyle w:val="FootnoteReference"/>
        </w:rPr>
        <w:footnoteRef/>
      </w:r>
      <w:r>
        <w:t xml:space="preserve"> Fr. Athanasius has “My soul shall make her boast in the Lord”</w:t>
      </w:r>
    </w:p>
  </w:footnote>
  <w:footnote w:id="174">
    <w:p w14:paraId="50F89B8F" w14:textId="77777777" w:rsidR="009E143A" w:rsidRPr="004A3E27" w:rsidRDefault="009E143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9E143A" w:rsidRPr="004A3E27" w:rsidRDefault="009E143A"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9E143A" w:rsidRDefault="009E143A" w:rsidP="00E42174">
      <w:pPr>
        <w:pStyle w:val="footnote"/>
      </w:pPr>
      <w:r>
        <w:rPr>
          <w:rStyle w:val="FootnoteReference"/>
        </w:rPr>
        <w:footnoteRef/>
      </w:r>
      <w:r>
        <w:t xml:space="preserve"> [JS] or “contrite in heart”</w:t>
      </w:r>
    </w:p>
  </w:footnote>
  <w:footnote w:id="177">
    <w:p w14:paraId="7E58A13C" w14:textId="1AC06A85" w:rsidR="009E143A" w:rsidRDefault="009E143A" w:rsidP="00F803AB">
      <w:pPr>
        <w:pStyle w:val="footnote"/>
      </w:pPr>
      <w:r>
        <w:rPr>
          <w:rStyle w:val="FootnoteReference"/>
        </w:rPr>
        <w:footnoteRef/>
      </w:r>
      <w:r>
        <w:t xml:space="preserve"> [JS] Coptic has “eat their hearts”, which Fr. Athanasius renders, “regret”</w:t>
      </w:r>
    </w:p>
  </w:footnote>
  <w:footnote w:id="178">
    <w:p w14:paraId="54D93979" w14:textId="34E7EB30" w:rsidR="009E143A" w:rsidRDefault="009E143A" w:rsidP="00F803AB">
      <w:pPr>
        <w:pStyle w:val="footnote"/>
      </w:pPr>
      <w:r>
        <w:rPr>
          <w:rStyle w:val="FootnoteReference"/>
        </w:rPr>
        <w:footnoteRef/>
      </w:r>
      <w:r>
        <w:t xml:space="preserve"> [JS] or regret.</w:t>
      </w:r>
    </w:p>
  </w:footnote>
  <w:footnote w:id="179">
    <w:p w14:paraId="51CEFDC6" w14:textId="77777777" w:rsidR="009E143A" w:rsidRPr="004A3E27" w:rsidRDefault="009E143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9E143A" w:rsidRDefault="009E143A" w:rsidP="00442FE7">
      <w:pPr>
        <w:pStyle w:val="footnote"/>
      </w:pPr>
      <w:r>
        <w:rPr>
          <w:rStyle w:val="FootnoteReference"/>
        </w:rPr>
        <w:footnoteRef/>
      </w:r>
      <w:r>
        <w:t xml:space="preserve"> [JS] literally “and my soul with barrenness/childlessness.”</w:t>
      </w:r>
    </w:p>
  </w:footnote>
  <w:footnote w:id="181">
    <w:p w14:paraId="0CEA87F3" w14:textId="77777777" w:rsidR="009E143A" w:rsidRPr="004A3E27" w:rsidRDefault="009E143A" w:rsidP="00BD5BBE">
      <w:pPr>
        <w:pStyle w:val="footnote"/>
      </w:pPr>
      <w:r w:rsidRPr="004A3E27">
        <w:rPr>
          <w:rStyle w:val="FootnoteReference"/>
        </w:rPr>
        <w:footnoteRef/>
      </w:r>
      <w:r w:rsidRPr="004A3E27">
        <w:t xml:space="preserve"> John 19:1; Mt. 27:26.</w:t>
      </w:r>
    </w:p>
  </w:footnote>
  <w:footnote w:id="182">
    <w:p w14:paraId="1C6E21CA" w14:textId="4A1BFD04" w:rsidR="009E143A" w:rsidRPr="004A3E27" w:rsidRDefault="009E143A"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9E143A" w:rsidRDefault="009E143A"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9E143A" w:rsidRPr="004A3E27" w:rsidRDefault="009E143A"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9E143A" w:rsidRDefault="009E143A" w:rsidP="004E0429">
      <w:pPr>
        <w:pStyle w:val="footnote"/>
      </w:pPr>
      <w:r>
        <w:rPr>
          <w:rStyle w:val="FootnoteReference"/>
        </w:rPr>
        <w:footnoteRef/>
      </w:r>
      <w:r>
        <w:t xml:space="preserve"> [JS] or “Aha! Aha!” Or “Well done! Well done!”</w:t>
      </w:r>
    </w:p>
  </w:footnote>
  <w:footnote w:id="186">
    <w:p w14:paraId="55852630" w14:textId="7161891F" w:rsidR="009E143A" w:rsidRDefault="009E143A" w:rsidP="004D4897">
      <w:pPr>
        <w:pStyle w:val="footnote"/>
      </w:pPr>
      <w:r>
        <w:rPr>
          <w:rStyle w:val="FootnoteReference"/>
        </w:rPr>
        <w:footnoteRef/>
      </w:r>
      <w:r>
        <w:t xml:space="preserve"> [JS] others have “righteousness”. NETS has “vindication”.</w:t>
      </w:r>
    </w:p>
  </w:footnote>
  <w:footnote w:id="187">
    <w:p w14:paraId="5AE758E3" w14:textId="591B2CD9" w:rsidR="009E143A" w:rsidRDefault="009E143A" w:rsidP="004E0429">
      <w:pPr>
        <w:pStyle w:val="footnote"/>
      </w:pPr>
      <w:r>
        <w:rPr>
          <w:rStyle w:val="FootnoteReference"/>
        </w:rPr>
        <w:footnoteRef/>
      </w:r>
      <w:r>
        <w:t xml:space="preserve"> [JS] Fr. Lazarus has, “towering mountains”</w:t>
      </w:r>
    </w:p>
  </w:footnote>
  <w:footnote w:id="188">
    <w:p w14:paraId="6484AC83" w14:textId="6D53CC8C" w:rsidR="009E143A" w:rsidRPr="004A3E27" w:rsidRDefault="009E143A"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9E143A" w:rsidRDefault="009E143A" w:rsidP="00090695">
      <w:pPr>
        <w:pStyle w:val="footnote"/>
      </w:pPr>
      <w:r>
        <w:rPr>
          <w:rStyle w:val="FootnoteReference"/>
        </w:rPr>
        <w:footnoteRef/>
      </w:r>
      <w:r>
        <w:t xml:space="preserve"> [JS] OSB has “many waters”</w:t>
      </w:r>
    </w:p>
  </w:footnote>
  <w:footnote w:id="190">
    <w:p w14:paraId="50DAFDF2" w14:textId="77777777" w:rsidR="009E143A" w:rsidRPr="004A3E27" w:rsidRDefault="009E143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9E143A" w:rsidRPr="004A3E27" w:rsidRDefault="009E143A"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9E143A" w:rsidRPr="004A3E27" w:rsidRDefault="009E143A" w:rsidP="00BD5BBE">
      <w:pPr>
        <w:pStyle w:val="footnote"/>
      </w:pPr>
      <w:r w:rsidRPr="004A3E27">
        <w:rPr>
          <w:rStyle w:val="FootnoteReference"/>
        </w:rPr>
        <w:footnoteRef/>
      </w:r>
      <w:r w:rsidRPr="004A3E27">
        <w:t xml:space="preserve"> Prov. 24:19.</w:t>
      </w:r>
    </w:p>
  </w:footnote>
  <w:footnote w:id="193">
    <w:p w14:paraId="325B4264" w14:textId="77777777" w:rsidR="009E143A" w:rsidRPr="004A3E27" w:rsidRDefault="009E143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9E143A" w:rsidRPr="004A3E27" w:rsidRDefault="009E143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9E143A" w:rsidRPr="004A3E27" w:rsidRDefault="009E143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9E143A" w:rsidRDefault="009E143A" w:rsidP="00402CB0">
      <w:pPr>
        <w:pStyle w:val="footnote"/>
      </w:pPr>
      <w:r>
        <w:rPr>
          <w:rStyle w:val="FootnoteReference"/>
        </w:rPr>
        <w:footnoteRef/>
      </w:r>
      <w:r>
        <w:t xml:space="preserve"> [JS] or “judgment”</w:t>
      </w:r>
    </w:p>
  </w:footnote>
  <w:footnote w:id="197">
    <w:p w14:paraId="0271DF81" w14:textId="5DFB25DB" w:rsidR="009E143A" w:rsidRPr="004A3E27" w:rsidRDefault="009E143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9E143A" w:rsidRDefault="009E143A" w:rsidP="00402CB0">
      <w:pPr>
        <w:pStyle w:val="footnote"/>
      </w:pPr>
      <w:r>
        <w:rPr>
          <w:rStyle w:val="FootnoteReference"/>
        </w:rPr>
        <w:footnoteRef/>
      </w:r>
      <w:r>
        <w:t xml:space="preserve"> [JS] or “fret”</w:t>
      </w:r>
    </w:p>
  </w:footnote>
  <w:footnote w:id="199">
    <w:p w14:paraId="0F35B29D" w14:textId="57DF774F" w:rsidR="009E143A" w:rsidRDefault="009E143A" w:rsidP="00414006">
      <w:pPr>
        <w:pStyle w:val="footnote"/>
      </w:pPr>
      <w:r>
        <w:rPr>
          <w:rStyle w:val="FootnoteReference"/>
        </w:rPr>
        <w:footnoteRef/>
      </w:r>
      <w:r>
        <w:t xml:space="preserve"> [JS] or “land”</w:t>
      </w:r>
    </w:p>
  </w:footnote>
  <w:footnote w:id="200">
    <w:p w14:paraId="65980F9C" w14:textId="79143A5A" w:rsidR="009E143A" w:rsidRPr="004A3E27" w:rsidRDefault="009E143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9E143A" w:rsidRPr="004A3E27" w:rsidRDefault="009E143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9E143A" w:rsidRDefault="009E143A" w:rsidP="00090695">
      <w:pPr>
        <w:pStyle w:val="footnote"/>
      </w:pPr>
      <w:r>
        <w:rPr>
          <w:rStyle w:val="FootnoteReference"/>
        </w:rPr>
        <w:footnoteRef/>
      </w:r>
      <w:r>
        <w:t xml:space="preserve"> [JS] literally, “seed”, here and throughout</w:t>
      </w:r>
    </w:p>
  </w:footnote>
  <w:footnote w:id="203">
    <w:p w14:paraId="112B59F5" w14:textId="77777777" w:rsidR="009E143A" w:rsidRPr="004A3E27" w:rsidRDefault="009E143A"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9E143A" w:rsidRPr="004A3E27" w:rsidRDefault="009E143A"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9E143A" w:rsidRPr="004A3E27" w:rsidRDefault="009E143A"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9E143A" w:rsidRDefault="009E143A" w:rsidP="003F50A7">
      <w:pPr>
        <w:pStyle w:val="footnote"/>
      </w:pPr>
      <w:r>
        <w:rPr>
          <w:rStyle w:val="FootnoteReference"/>
        </w:rPr>
        <w:footnoteRef/>
      </w:r>
      <w:r>
        <w:t xml:space="preserve"> [JS] literally “with a sad face”</w:t>
      </w:r>
    </w:p>
  </w:footnote>
  <w:footnote w:id="207">
    <w:p w14:paraId="18445857" w14:textId="0B799012" w:rsidR="009E143A" w:rsidRDefault="009E143A" w:rsidP="003F50A7">
      <w:pPr>
        <w:pStyle w:val="footnote"/>
      </w:pPr>
      <w:r>
        <w:rPr>
          <w:rStyle w:val="FootnoteReference"/>
        </w:rPr>
        <w:footnoteRef/>
      </w:r>
      <w:r>
        <w:t xml:space="preserve"> [JS] literally “loins”</w:t>
      </w:r>
    </w:p>
  </w:footnote>
  <w:footnote w:id="208">
    <w:p w14:paraId="72DD6C76" w14:textId="7D200E30" w:rsidR="009E143A" w:rsidRPr="004A3E27" w:rsidRDefault="009E143A"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9E143A" w:rsidRDefault="009E143A" w:rsidP="002538F7">
      <w:pPr>
        <w:pStyle w:val="footnote"/>
      </w:pPr>
      <w:r>
        <w:rPr>
          <w:rStyle w:val="FootnoteReference"/>
        </w:rPr>
        <w:footnoteRef/>
      </w:r>
      <w:r>
        <w:t xml:space="preserve"> [JS] or “walks about like a phantom”</w:t>
      </w:r>
    </w:p>
  </w:footnote>
  <w:footnote w:id="210">
    <w:p w14:paraId="3396E2D4" w14:textId="4AC28F88" w:rsidR="009E143A" w:rsidRPr="004A3E27" w:rsidRDefault="009E143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9E143A" w:rsidRPr="004A3E27" w:rsidRDefault="009E143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9E143A" w:rsidRPr="004A3E27" w:rsidRDefault="009E143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9E143A" w:rsidRPr="004A3E27" w:rsidRDefault="009E143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9E143A" w:rsidRPr="004A3E27" w:rsidRDefault="009E143A"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9E143A" w:rsidRDefault="009E143A" w:rsidP="005B3452">
      <w:pPr>
        <w:pStyle w:val="footnote"/>
      </w:pPr>
      <w:r>
        <w:rPr>
          <w:rStyle w:val="FootnoteReference"/>
        </w:rPr>
        <w:footnoteRef/>
      </w:r>
      <w:r>
        <w:t xml:space="preserve"> [JS] or “Aha! Aha!” or “Well done! Well done!”</w:t>
      </w:r>
    </w:p>
  </w:footnote>
  <w:footnote w:id="216">
    <w:p w14:paraId="37A0E454" w14:textId="77777777" w:rsidR="009E143A" w:rsidRPr="004A3E27" w:rsidRDefault="009E143A" w:rsidP="00BD5BBE">
      <w:pPr>
        <w:pStyle w:val="footnote"/>
      </w:pPr>
      <w:r w:rsidRPr="004A3E27">
        <w:rPr>
          <w:rStyle w:val="FootnoteReference"/>
        </w:rPr>
        <w:footnoteRef/>
      </w:r>
      <w:r w:rsidRPr="004A3E27">
        <w:t xml:space="preserve"> John 13:30.</w:t>
      </w:r>
    </w:p>
  </w:footnote>
  <w:footnote w:id="217">
    <w:p w14:paraId="32644EEC" w14:textId="77777777" w:rsidR="009E143A" w:rsidRPr="004A3E27" w:rsidRDefault="009E143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9E143A" w:rsidRPr="004A3E27" w:rsidRDefault="009E143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9E143A" w:rsidRPr="004A3E27" w:rsidRDefault="009E143A"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9E143A" w:rsidRDefault="009E143A" w:rsidP="008612F3">
      <w:pPr>
        <w:pStyle w:val="footnote"/>
      </w:pPr>
      <w:r>
        <w:rPr>
          <w:rStyle w:val="FootnoteReference"/>
        </w:rPr>
        <w:footnoteRef/>
      </w:r>
      <w:r>
        <w:t xml:space="preserve"> [JS] or “from age to age. So be it! So be it!”</w:t>
      </w:r>
    </w:p>
  </w:footnote>
  <w:footnote w:id="221">
    <w:p w14:paraId="2B9F5A56" w14:textId="77777777" w:rsidR="009E143A" w:rsidRPr="004A3E27" w:rsidRDefault="009E143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9E143A" w:rsidRDefault="009E143A" w:rsidP="005B3452">
      <w:pPr>
        <w:pStyle w:val="footnote"/>
      </w:pPr>
      <w:r>
        <w:rPr>
          <w:rStyle w:val="FootnoteReference"/>
        </w:rPr>
        <w:footnoteRef/>
      </w:r>
      <w:r>
        <w:t xml:space="preserve"> [JS] or “thanksgiving”, or “thankful confession with praise”</w:t>
      </w:r>
    </w:p>
  </w:footnote>
  <w:footnote w:id="223">
    <w:p w14:paraId="53A5AE10" w14:textId="0D816E3A" w:rsidR="009E143A" w:rsidRDefault="009E143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9E143A" w:rsidRDefault="009E143A" w:rsidP="00AD1AC9">
      <w:pPr>
        <w:pStyle w:val="footnote"/>
      </w:pPr>
      <w:r>
        <w:rPr>
          <w:rStyle w:val="FootnoteReference"/>
        </w:rPr>
        <w:footnoteRef/>
      </w:r>
      <w:r>
        <w:t xml:space="preserve"> [JS] Fr. Lazarus has “dwelling”</w:t>
      </w:r>
    </w:p>
  </w:footnote>
  <w:footnote w:id="225">
    <w:p w14:paraId="03275919" w14:textId="77777777" w:rsidR="009E143A" w:rsidRPr="004A3E27" w:rsidRDefault="009E143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9E143A" w:rsidRDefault="009E143A"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9E143A" w:rsidRDefault="009E143A"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9E143A" w:rsidRPr="004A3E27" w:rsidRDefault="009E143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9E143A" w:rsidRDefault="009E143A" w:rsidP="006C1793">
      <w:pPr>
        <w:pStyle w:val="footnote"/>
      </w:pPr>
      <w:r>
        <w:rPr>
          <w:rStyle w:val="FootnoteReference"/>
        </w:rPr>
        <w:footnoteRef/>
      </w:r>
      <w:r>
        <w:t xml:space="preserve"> [JS] or “presence”</w:t>
      </w:r>
    </w:p>
  </w:footnote>
  <w:footnote w:id="230">
    <w:p w14:paraId="14C8DE9A" w14:textId="1AF2328A" w:rsidR="009E143A" w:rsidRDefault="009E143A" w:rsidP="006C1793">
      <w:pPr>
        <w:pStyle w:val="footnote"/>
      </w:pPr>
      <w:r>
        <w:rPr>
          <w:rStyle w:val="FootnoteReference"/>
        </w:rPr>
        <w:footnoteRef/>
      </w:r>
      <w:r>
        <w:t xml:space="preserve"> [JS] or “boast in” or “praise”</w:t>
      </w:r>
    </w:p>
  </w:footnote>
  <w:footnote w:id="231">
    <w:p w14:paraId="66A26B87" w14:textId="54FC310A" w:rsidR="009E143A" w:rsidRDefault="009E143A" w:rsidP="006C1793">
      <w:pPr>
        <w:pStyle w:val="footnote"/>
      </w:pPr>
      <w:r>
        <w:rPr>
          <w:rStyle w:val="FootnoteReference"/>
        </w:rPr>
        <w:footnoteRef/>
      </w:r>
      <w:r>
        <w:t xml:space="preserve"> [JS] or “give thanks to”, or “thankfully confess Your Name with praise”</w:t>
      </w:r>
    </w:p>
  </w:footnote>
  <w:footnote w:id="232">
    <w:p w14:paraId="4F22E4CE" w14:textId="77777777" w:rsidR="009E143A" w:rsidRPr="004A3E27" w:rsidRDefault="009E143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9E143A" w:rsidRPr="004A3E27" w:rsidRDefault="009E143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9E143A" w:rsidRPr="004A3E27" w:rsidRDefault="009E143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9E143A" w:rsidRPr="004A3E27" w:rsidRDefault="009E143A"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9E143A" w:rsidRPr="004A3E27" w:rsidRDefault="009E143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9E143A" w:rsidRPr="004A3E27" w:rsidRDefault="009E143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9E143A" w:rsidRDefault="009E143A"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9E143A" w:rsidRDefault="009E143A" w:rsidP="00E10FAF">
      <w:pPr>
        <w:pStyle w:val="footnote"/>
      </w:pPr>
      <w:r>
        <w:rPr>
          <w:rStyle w:val="FootnoteReference"/>
        </w:rPr>
        <w:footnoteRef/>
      </w:r>
      <w:r>
        <w:t xml:space="preserve"> [JS] literally “do obeisance”, i.e. “bow down to”</w:t>
      </w:r>
    </w:p>
  </w:footnote>
  <w:footnote w:id="240">
    <w:p w14:paraId="66A4B8D8" w14:textId="2A1C62C8" w:rsidR="009E143A" w:rsidRPr="004A3E27" w:rsidRDefault="009E143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9E143A" w:rsidRPr="004A3E27" w:rsidRDefault="009E143A" w:rsidP="00714A98">
      <w:pPr>
        <w:pStyle w:val="footnote"/>
      </w:pPr>
      <w:r w:rsidRPr="004A3E27">
        <w:rPr>
          <w:rStyle w:val="FootnoteReference"/>
        </w:rPr>
        <w:footnoteRef/>
      </w:r>
      <w:r w:rsidRPr="004A3E27">
        <w:t xml:space="preserve"> Rev. 22:1.</w:t>
      </w:r>
    </w:p>
  </w:footnote>
  <w:footnote w:id="242">
    <w:p w14:paraId="0C57446A" w14:textId="77777777" w:rsidR="009E143A" w:rsidRDefault="009E143A" w:rsidP="00714A98">
      <w:pPr>
        <w:pStyle w:val="footnote"/>
      </w:pPr>
      <w:r>
        <w:rPr>
          <w:rStyle w:val="FootnoteReference"/>
        </w:rPr>
        <w:footnoteRef/>
      </w:r>
      <w:r>
        <w:t xml:space="preserve"> Fr. Lazarus has “dwelling-place”</w:t>
      </w:r>
    </w:p>
  </w:footnote>
  <w:footnote w:id="243">
    <w:p w14:paraId="77903F63" w14:textId="77777777" w:rsidR="009E143A" w:rsidRDefault="009E143A" w:rsidP="00714A98">
      <w:pPr>
        <w:pStyle w:val="footnote"/>
      </w:pPr>
      <w:r>
        <w:rPr>
          <w:rStyle w:val="FootnoteReference"/>
        </w:rPr>
        <w:footnoteRef/>
      </w:r>
      <w:r>
        <w:t xml:space="preserve"> [JS] the city’s</w:t>
      </w:r>
    </w:p>
  </w:footnote>
  <w:footnote w:id="244">
    <w:p w14:paraId="73DCC24E" w14:textId="7E226D89" w:rsidR="009E143A" w:rsidRPr="004A3E27" w:rsidRDefault="009E143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9E143A" w:rsidRPr="004A3E27" w:rsidRDefault="009E143A"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9E143A" w:rsidRPr="004A3E27" w:rsidRDefault="009E143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9E143A" w:rsidRPr="004A3E27" w:rsidRDefault="009E143A"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9E143A" w:rsidRPr="004A3E27" w:rsidRDefault="009E143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9E143A" w:rsidRPr="004A3E27" w:rsidRDefault="009E143A"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9E143A" w:rsidRPr="004A3E27" w:rsidRDefault="009E143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9E143A" w:rsidRDefault="009E143A" w:rsidP="008C19B4">
      <w:pPr>
        <w:pStyle w:val="footnote"/>
      </w:pPr>
      <w:r>
        <w:rPr>
          <w:rStyle w:val="FootnoteReference"/>
        </w:rPr>
        <w:footnoteRef/>
      </w:r>
      <w:r>
        <w:t xml:space="preserve"> [JS] or “beautifully situated”</w:t>
      </w:r>
    </w:p>
  </w:footnote>
  <w:footnote w:id="252">
    <w:p w14:paraId="5F050EEC" w14:textId="7F9EDEA1" w:rsidR="009E143A" w:rsidRPr="004A3E27" w:rsidRDefault="009E143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9E143A" w:rsidRPr="004A3E27" w:rsidRDefault="009E143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9E143A" w:rsidRPr="004A3E27" w:rsidRDefault="009E143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9E143A" w:rsidRDefault="009E143A" w:rsidP="00183599">
      <w:pPr>
        <w:pStyle w:val="footnote"/>
      </w:pPr>
      <w:r>
        <w:rPr>
          <w:rStyle w:val="FootnoteReference"/>
        </w:rPr>
        <w:footnoteRef/>
      </w:r>
      <w:r>
        <w:t xml:space="preserve"> [JS] Fr. Lazarus adds “justice and right judgment” to “righteousness”</w:t>
      </w:r>
    </w:p>
  </w:footnote>
  <w:footnote w:id="256">
    <w:p w14:paraId="7F2EAAD2" w14:textId="77777777" w:rsidR="009E143A" w:rsidRPr="004A3E27" w:rsidRDefault="009E143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9E143A" w:rsidRPr="004A3E27" w:rsidRDefault="009E143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9E143A" w:rsidRDefault="009E143A" w:rsidP="00183599">
      <w:pPr>
        <w:pStyle w:val="footnote"/>
      </w:pPr>
      <w:r>
        <w:rPr>
          <w:rStyle w:val="FootnoteReference"/>
        </w:rPr>
        <w:footnoteRef/>
      </w:r>
      <w:r>
        <w:t xml:space="preserve"> [JS] or “eternally”</w:t>
      </w:r>
    </w:p>
  </w:footnote>
  <w:footnote w:id="259">
    <w:p w14:paraId="398A65D2" w14:textId="3A913DFE" w:rsidR="009E143A" w:rsidRDefault="009E143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9E143A" w:rsidRDefault="009E143A" w:rsidP="00183599">
      <w:pPr>
        <w:pStyle w:val="footnote"/>
      </w:pPr>
      <w:r>
        <w:rPr>
          <w:rStyle w:val="FootnoteReference"/>
        </w:rPr>
        <w:footnoteRef/>
      </w:r>
      <w:r>
        <w:t xml:space="preserve"> [JS] or “workers of iniquity”</w:t>
      </w:r>
    </w:p>
  </w:footnote>
  <w:footnote w:id="261">
    <w:p w14:paraId="3A50B91B" w14:textId="77777777" w:rsidR="009E143A" w:rsidRPr="004A3E27" w:rsidRDefault="009E143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9E143A" w:rsidRDefault="009E143A" w:rsidP="00183599">
      <w:pPr>
        <w:pStyle w:val="footnote"/>
      </w:pPr>
      <w:r>
        <w:rPr>
          <w:rStyle w:val="FootnoteReference"/>
        </w:rPr>
        <w:footnoteRef/>
      </w:r>
      <w:r>
        <w:t xml:space="preserve"> [JS] or “ransom”</w:t>
      </w:r>
    </w:p>
  </w:footnote>
  <w:footnote w:id="263">
    <w:p w14:paraId="058ED3C9" w14:textId="6776EDA1" w:rsidR="009E143A" w:rsidRDefault="009E143A" w:rsidP="001B710E">
      <w:pPr>
        <w:pStyle w:val="footnote"/>
      </w:pPr>
      <w:r>
        <w:rPr>
          <w:rStyle w:val="FootnoteReference"/>
        </w:rPr>
        <w:footnoteRef/>
      </w:r>
      <w:r>
        <w:t xml:space="preserve"> [JS] or tabernacles.</w:t>
      </w:r>
    </w:p>
  </w:footnote>
  <w:footnote w:id="264">
    <w:p w14:paraId="329608F2" w14:textId="7CC39845" w:rsidR="009E143A" w:rsidRDefault="009E143A"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9E143A" w:rsidRDefault="009E143A" w:rsidP="005E4259">
      <w:pPr>
        <w:pStyle w:val="footnote"/>
      </w:pPr>
      <w:r>
        <w:rPr>
          <w:rStyle w:val="FootnoteReference"/>
        </w:rPr>
        <w:footnoteRef/>
      </w:r>
      <w:r>
        <w:t xml:space="preserve"> [JS] or “I will not find fault with your sacrifices”</w:t>
      </w:r>
    </w:p>
  </w:footnote>
  <w:footnote w:id="266">
    <w:p w14:paraId="45DA152E" w14:textId="77777777" w:rsidR="009E143A" w:rsidRPr="004A3E27" w:rsidRDefault="009E143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9E143A" w:rsidRDefault="009E143A" w:rsidP="007E0330">
      <w:pPr>
        <w:pStyle w:val="footnote"/>
      </w:pPr>
      <w:r>
        <w:rPr>
          <w:rStyle w:val="FootnoteReference"/>
        </w:rPr>
        <w:footnoteRef/>
      </w:r>
      <w:r>
        <w:t xml:space="preserve"> [JS] [] found in Coptic</w:t>
      </w:r>
    </w:p>
  </w:footnote>
  <w:footnote w:id="268">
    <w:p w14:paraId="5A6B4D6B" w14:textId="65293C06" w:rsidR="009E143A" w:rsidRPr="004A3E27" w:rsidRDefault="009E143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9E143A" w:rsidRDefault="009E143A" w:rsidP="007E0330">
      <w:pPr>
        <w:pStyle w:val="footnote"/>
      </w:pPr>
      <w:r>
        <w:rPr>
          <w:rStyle w:val="FootnoteReference"/>
        </w:rPr>
        <w:footnoteRef/>
      </w:r>
      <w:r>
        <w:t xml:space="preserve"> [JS] “showed me” or “made known to me”</w:t>
      </w:r>
    </w:p>
  </w:footnote>
  <w:footnote w:id="270">
    <w:p w14:paraId="6185D531" w14:textId="77777777" w:rsidR="009E143A" w:rsidRPr="004A3E27" w:rsidRDefault="009E143A" w:rsidP="00BD5BBE">
      <w:pPr>
        <w:pStyle w:val="footnote"/>
      </w:pPr>
      <w:r w:rsidRPr="004A3E27">
        <w:rPr>
          <w:rStyle w:val="FootnoteReference"/>
        </w:rPr>
        <w:footnoteRef/>
      </w:r>
      <w:r w:rsidRPr="004A3E27">
        <w:t xml:space="preserve"> Exodus 12:22; John 19:29; Hebrews 9:19.</w:t>
      </w:r>
    </w:p>
  </w:footnote>
  <w:footnote w:id="271">
    <w:p w14:paraId="3533F1BB" w14:textId="71B96EA6" w:rsidR="009E143A" w:rsidRDefault="009E143A" w:rsidP="007E0330">
      <w:pPr>
        <w:pStyle w:val="footnote"/>
      </w:pPr>
      <w:r>
        <w:rPr>
          <w:rStyle w:val="FootnoteReference"/>
        </w:rPr>
        <w:footnoteRef/>
      </w:r>
      <w:r>
        <w:t xml:space="preserve"> [JS] literally “face”.</w:t>
      </w:r>
    </w:p>
  </w:footnote>
  <w:footnote w:id="272">
    <w:p w14:paraId="1F9FC60F" w14:textId="3E919970" w:rsidR="009E143A" w:rsidRDefault="009E143A" w:rsidP="005E4259">
      <w:pPr>
        <w:pStyle w:val="footnote"/>
      </w:pPr>
      <w:r>
        <w:rPr>
          <w:rStyle w:val="FootnoteReference"/>
        </w:rPr>
        <w:footnoteRef/>
      </w:r>
      <w:r>
        <w:t xml:space="preserve"> [JS] or “blood-guiltiness”</w:t>
      </w:r>
    </w:p>
  </w:footnote>
  <w:footnote w:id="273">
    <w:p w14:paraId="202128F8" w14:textId="4DFF74D6" w:rsidR="009E143A" w:rsidRDefault="009E143A" w:rsidP="00284568">
      <w:pPr>
        <w:pStyle w:val="footnote"/>
      </w:pPr>
      <w:r>
        <w:rPr>
          <w:rStyle w:val="FootnoteReference"/>
        </w:rPr>
        <w:footnoteRef/>
      </w:r>
      <w:r>
        <w:t xml:space="preserve"> [JS] or “gives thanks to,” or “thankfully confess You with praise”</w:t>
      </w:r>
    </w:p>
  </w:footnote>
  <w:footnote w:id="274">
    <w:p w14:paraId="6650920A" w14:textId="4D441CB0" w:rsidR="009E143A" w:rsidRPr="004A3E27" w:rsidRDefault="009E143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9E143A" w:rsidRPr="004A3E27" w:rsidRDefault="009E143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9E143A" w:rsidRDefault="009E143A" w:rsidP="00284568">
      <w:pPr>
        <w:pStyle w:val="footnote"/>
      </w:pPr>
      <w:r>
        <w:rPr>
          <w:rStyle w:val="FootnoteReference"/>
        </w:rPr>
        <w:footnoteRef/>
      </w:r>
      <w:r>
        <w:t xml:space="preserve"> [JS] or “give thanks to You,” or “thankfully confess You with praise”</w:t>
      </w:r>
    </w:p>
  </w:footnote>
  <w:footnote w:id="277">
    <w:p w14:paraId="51837483" w14:textId="77777777" w:rsidR="009E143A" w:rsidRPr="004A3E27" w:rsidRDefault="009E143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9E143A" w:rsidRPr="004A3E27" w:rsidRDefault="009E143A" w:rsidP="00BD5BBE">
      <w:pPr>
        <w:pStyle w:val="footnote"/>
      </w:pPr>
      <w:r w:rsidRPr="004A3E27">
        <w:rPr>
          <w:rStyle w:val="FootnoteReference"/>
        </w:rPr>
        <w:footnoteRef/>
      </w:r>
      <w:r w:rsidRPr="004A3E27">
        <w:t xml:space="preserve"> Lk. 10:18; 2 Thess. 1:6.</w:t>
      </w:r>
    </w:p>
  </w:footnote>
  <w:footnote w:id="279">
    <w:p w14:paraId="649547A2" w14:textId="77777777" w:rsidR="009E143A" w:rsidRPr="004A3E27" w:rsidRDefault="009E143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9E143A" w:rsidRDefault="009E143A" w:rsidP="00125EB7">
      <w:pPr>
        <w:pStyle w:val="footnote"/>
      </w:pPr>
      <w:r>
        <w:rPr>
          <w:rStyle w:val="FootnoteReference"/>
        </w:rPr>
        <w:footnoteRef/>
      </w:r>
      <w:r>
        <w:t xml:space="preserve"> [JS] “it” refers to the iniquity and strife.</w:t>
      </w:r>
    </w:p>
  </w:footnote>
  <w:footnote w:id="281">
    <w:p w14:paraId="4DEA0F95" w14:textId="27D8C248" w:rsidR="009E143A" w:rsidRPr="004A3E27" w:rsidRDefault="009E143A"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9E143A" w:rsidRPr="004A3E27" w:rsidRDefault="009E143A"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9E143A" w:rsidRDefault="009E143A" w:rsidP="00A8553A">
      <w:pPr>
        <w:pStyle w:val="footnote"/>
      </w:pPr>
      <w:r>
        <w:rPr>
          <w:rStyle w:val="FootnoteReference"/>
        </w:rPr>
        <w:footnoteRef/>
      </w:r>
      <w:r>
        <w:t xml:space="preserve"> [JS] NETS omits “not”</w:t>
      </w:r>
    </w:p>
  </w:footnote>
  <w:footnote w:id="284">
    <w:p w14:paraId="594F6979" w14:textId="77777777" w:rsidR="009E143A" w:rsidRPr="004A3E27" w:rsidRDefault="009E143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9E143A" w:rsidRPr="004A3E27" w:rsidRDefault="009E143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9E143A" w:rsidRDefault="009E143A" w:rsidP="003E4AFE">
      <w:pPr>
        <w:pStyle w:val="footnote"/>
      </w:pPr>
      <w:r>
        <w:rPr>
          <w:rStyle w:val="FootnoteReference"/>
        </w:rPr>
        <w:footnoteRef/>
      </w:r>
      <w:r>
        <w:t xml:space="preserve"> [JS] or “I will sing and praise,” or “I will sing and make music”</w:t>
      </w:r>
    </w:p>
  </w:footnote>
  <w:footnote w:id="287">
    <w:p w14:paraId="5EA08A63" w14:textId="7ED730C0" w:rsidR="009E143A" w:rsidRDefault="009E143A"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9E143A" w:rsidRPr="004A3E27" w:rsidRDefault="009E143A"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9E143A" w:rsidRDefault="009E143A" w:rsidP="0080248C">
      <w:pPr>
        <w:pStyle w:val="footnote"/>
      </w:pPr>
      <w:r>
        <w:rPr>
          <w:rStyle w:val="FootnoteReference"/>
        </w:rPr>
        <w:footnoteRef/>
      </w:r>
      <w:r>
        <w:t xml:space="preserve"> [JS] or “the lawless,” or “those that do wickedness”</w:t>
      </w:r>
    </w:p>
  </w:footnote>
  <w:footnote w:id="290">
    <w:p w14:paraId="21F36685" w14:textId="77777777" w:rsidR="009E143A" w:rsidRPr="004A3E27" w:rsidRDefault="009E143A" w:rsidP="00BD5BBE">
      <w:pPr>
        <w:pStyle w:val="footnote"/>
      </w:pPr>
      <w:r w:rsidRPr="004A3E27">
        <w:rPr>
          <w:rStyle w:val="FootnoteReference"/>
        </w:rPr>
        <w:footnoteRef/>
      </w:r>
      <w:r w:rsidRPr="004A3E27">
        <w:t xml:space="preserve"> Mercy: love (Luke 10:37).</w:t>
      </w:r>
    </w:p>
  </w:footnote>
  <w:footnote w:id="291">
    <w:p w14:paraId="6EFF888C" w14:textId="1261A193" w:rsidR="009E143A" w:rsidRPr="004A3E27" w:rsidRDefault="009E143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9E143A" w:rsidRPr="004A3E27" w:rsidRDefault="009E143A"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9E143A" w:rsidRPr="004A3E27" w:rsidRDefault="009E143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9E143A" w:rsidRPr="004A3E27" w:rsidRDefault="009E143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9E143A" w:rsidRPr="004A3E27" w:rsidRDefault="009E143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9E143A" w:rsidRPr="004A3E27" w:rsidRDefault="009E143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9E143A" w:rsidRDefault="009E143A"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9E143A" w:rsidRPr="004A3E27" w:rsidRDefault="009E143A" w:rsidP="009C1AC4">
      <w:pPr>
        <w:pStyle w:val="footnote"/>
      </w:pPr>
      <w:r w:rsidRPr="004A3E27">
        <w:rPr>
          <w:rStyle w:val="FootnoteReference"/>
        </w:rPr>
        <w:footnoteRef/>
      </w:r>
      <w:r w:rsidRPr="004A3E27">
        <w:t xml:space="preserve"> Job. 33:14.</w:t>
      </w:r>
    </w:p>
  </w:footnote>
  <w:footnote w:id="299">
    <w:p w14:paraId="3F4DF601" w14:textId="362CF8F1" w:rsidR="009E143A" w:rsidRDefault="009E143A" w:rsidP="004F49CE">
      <w:pPr>
        <w:pStyle w:val="footnote"/>
      </w:pPr>
      <w:r>
        <w:rPr>
          <w:rStyle w:val="FootnoteReference"/>
        </w:rPr>
        <w:footnoteRef/>
      </w:r>
      <w:r>
        <w:t xml:space="preserve"> [JS] literally, “holy place”</w:t>
      </w:r>
    </w:p>
  </w:footnote>
  <w:footnote w:id="300">
    <w:p w14:paraId="686CF1C0" w14:textId="1BBF228C" w:rsidR="009E143A" w:rsidRPr="004A3E27" w:rsidRDefault="009E143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9E143A" w:rsidRPr="004A3E27" w:rsidRDefault="009E143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9E143A" w:rsidRPr="004A3E27" w:rsidRDefault="009E143A"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9E143A" w:rsidRDefault="009E143A" w:rsidP="005438BF">
      <w:pPr>
        <w:pStyle w:val="footnote"/>
      </w:pPr>
      <w:r>
        <w:rPr>
          <w:rStyle w:val="FootnoteReference"/>
        </w:rPr>
        <w:footnoteRef/>
      </w:r>
      <w:r>
        <w:t xml:space="preserve"> [JS] lit, “filled with fatness.”</w:t>
      </w:r>
    </w:p>
  </w:footnote>
  <w:footnote w:id="304">
    <w:p w14:paraId="6F4E7A1F" w14:textId="704DC134" w:rsidR="009E143A" w:rsidRPr="004A3E27" w:rsidRDefault="009E143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9E143A" w:rsidRPr="004A3E27" w:rsidRDefault="009E143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9E143A" w:rsidRPr="004A3E27" w:rsidRDefault="009E143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9E143A" w:rsidRPr="004A3E27" w:rsidRDefault="009E143A" w:rsidP="00BD5BBE">
      <w:pPr>
        <w:pStyle w:val="footnote"/>
      </w:pPr>
      <w:r w:rsidRPr="004A3E27">
        <w:rPr>
          <w:rStyle w:val="FootnoteReference"/>
        </w:rPr>
        <w:footnoteRef/>
      </w:r>
      <w:r w:rsidRPr="004A3E27">
        <w:t xml:space="preserve"> See footnote 62. &lt;2 previously&gt;</w:t>
      </w:r>
    </w:p>
  </w:footnote>
  <w:footnote w:id="308">
    <w:p w14:paraId="520E1D4D" w14:textId="70DD6036" w:rsidR="009E143A" w:rsidRDefault="009E143A" w:rsidP="000E01D1">
      <w:pPr>
        <w:pStyle w:val="footnote"/>
      </w:pPr>
      <w:r>
        <w:rPr>
          <w:rStyle w:val="FootnoteReference"/>
        </w:rPr>
        <w:footnoteRef/>
      </w:r>
      <w:r>
        <w:t xml:space="preserve"> [JS], “do obeisance”, i.e. prostrate, not just an attitude, but an act</w:t>
      </w:r>
    </w:p>
  </w:footnote>
  <w:footnote w:id="309">
    <w:p w14:paraId="1B791EBC" w14:textId="77777777" w:rsidR="009E143A" w:rsidRPr="004A3E27" w:rsidRDefault="009E143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9E143A" w:rsidRPr="004A3E27" w:rsidRDefault="009E143A"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9E143A" w:rsidRDefault="009E143A" w:rsidP="000E01D1">
      <w:pPr>
        <w:pStyle w:val="footnote"/>
      </w:pPr>
      <w:r>
        <w:rPr>
          <w:rStyle w:val="FootnoteReference"/>
        </w:rPr>
        <w:footnoteRef/>
      </w:r>
      <w:r>
        <w:t xml:space="preserve"> [JS] Fr. Lazarus has, “for”</w:t>
      </w:r>
    </w:p>
  </w:footnote>
  <w:footnote w:id="312">
    <w:p w14:paraId="693C7006" w14:textId="4BAA4AB8" w:rsidR="009E143A" w:rsidRPr="004A3E27" w:rsidRDefault="009E143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9E143A" w:rsidRPr="004A3E27" w:rsidRDefault="009E143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9E143A" w:rsidRPr="004A3E27" w:rsidRDefault="009E143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9E143A" w:rsidRPr="004A3E27" w:rsidRDefault="009E143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9E143A" w:rsidRDefault="009E143A" w:rsidP="00F81502">
      <w:pPr>
        <w:pStyle w:val="footnote"/>
      </w:pPr>
      <w:r>
        <w:rPr>
          <w:rStyle w:val="FootnoteReference"/>
        </w:rPr>
        <w:footnoteRef/>
      </w:r>
      <w:r>
        <w:t xml:space="preserve"> [JS] or “give thanks to You” or “thankfully confess You with praise”</w:t>
      </w:r>
    </w:p>
  </w:footnote>
  <w:footnote w:id="317">
    <w:p w14:paraId="29F3A7DD" w14:textId="66A81F41" w:rsidR="009E143A" w:rsidRDefault="009E143A"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9E143A" w:rsidRPr="004A3E27" w:rsidRDefault="009E143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9E143A" w:rsidRPr="004A3E27" w:rsidRDefault="009E143A"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9E143A" w:rsidRPr="004A3E27" w:rsidRDefault="009E143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9E143A" w:rsidRDefault="009E143A" w:rsidP="00A66BCD">
      <w:pPr>
        <w:pStyle w:val="footnote"/>
      </w:pPr>
      <w:r>
        <w:rPr>
          <w:rStyle w:val="FootnoteReference"/>
        </w:rPr>
        <w:footnoteRef/>
      </w:r>
      <w:r>
        <w:t xml:space="preserve"> [JS] literally, “before the face of”</w:t>
      </w:r>
    </w:p>
  </w:footnote>
  <w:footnote w:id="322">
    <w:p w14:paraId="576015E9" w14:textId="77777777" w:rsidR="009E143A" w:rsidRPr="004A3E27" w:rsidRDefault="009E143A" w:rsidP="00BD5BBE">
      <w:pPr>
        <w:pStyle w:val="footnote"/>
      </w:pPr>
      <w:r w:rsidRPr="004A3E27">
        <w:rPr>
          <w:rStyle w:val="FootnoteReference"/>
        </w:rPr>
        <w:footnoteRef/>
      </w:r>
      <w:r w:rsidRPr="004A3E27">
        <w:t xml:space="preserve"> Luke 4:32.</w:t>
      </w:r>
    </w:p>
  </w:footnote>
  <w:footnote w:id="323">
    <w:p w14:paraId="528CA841" w14:textId="6B333BD0" w:rsidR="009E143A" w:rsidRDefault="009E143A" w:rsidP="003863C1">
      <w:pPr>
        <w:pStyle w:val="footnote"/>
      </w:pPr>
      <w:r>
        <w:rPr>
          <w:rStyle w:val="FootnoteReference"/>
        </w:rPr>
        <w:footnoteRef/>
      </w:r>
      <w:r>
        <w:t xml:space="preserve"> [JS] literally “hosts”</w:t>
      </w:r>
    </w:p>
  </w:footnote>
  <w:footnote w:id="324">
    <w:p w14:paraId="1C35810F" w14:textId="7EDB3A13" w:rsidR="009E143A" w:rsidRPr="004A3E27" w:rsidRDefault="009E143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9E143A" w:rsidRDefault="009E143A" w:rsidP="0080282E">
      <w:pPr>
        <w:pStyle w:val="footnote"/>
      </w:pPr>
      <w:r>
        <w:rPr>
          <w:rStyle w:val="FootnoteReference"/>
        </w:rPr>
        <w:footnoteRef/>
      </w:r>
      <w:r>
        <w:t xml:space="preserve"> [JS] literally, “ten-thousand fold”</w:t>
      </w:r>
    </w:p>
  </w:footnote>
  <w:footnote w:id="326">
    <w:p w14:paraId="4BA4E820" w14:textId="74DEA970" w:rsidR="009E143A" w:rsidRPr="004A3E27" w:rsidRDefault="009E143A"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9E143A" w:rsidRDefault="009E143A" w:rsidP="00AC3180">
      <w:pPr>
        <w:pStyle w:val="footnote"/>
      </w:pPr>
      <w:r>
        <w:rPr>
          <w:rStyle w:val="FootnoteReference"/>
        </w:rPr>
        <w:footnoteRef/>
      </w:r>
      <w:r>
        <w:t xml:space="preserve"> [JS] “assemblies” or “congregations”</w:t>
      </w:r>
    </w:p>
  </w:footnote>
  <w:footnote w:id="328">
    <w:p w14:paraId="1069FF00" w14:textId="77777777" w:rsidR="009E143A" w:rsidRPr="004A3E27" w:rsidRDefault="009E143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9E143A" w:rsidRPr="004A3E27" w:rsidRDefault="009E143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9E143A" w:rsidRPr="004A3E27" w:rsidRDefault="009E143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9E143A" w:rsidRPr="004A3E27" w:rsidRDefault="009E143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9E143A" w:rsidRPr="004A3E27" w:rsidRDefault="009E143A" w:rsidP="00BD5BBE">
      <w:pPr>
        <w:pStyle w:val="footnote"/>
      </w:pPr>
      <w:r w:rsidRPr="004A3E27">
        <w:rPr>
          <w:rStyle w:val="FootnoteReference"/>
        </w:rPr>
        <w:footnoteRef/>
      </w:r>
      <w:r w:rsidRPr="004A3E27">
        <w:t xml:space="preserve"> Mk. 15:29; Jn. 2:17; Rom. 15:3.</w:t>
      </w:r>
    </w:p>
  </w:footnote>
  <w:footnote w:id="333">
    <w:p w14:paraId="252B5848" w14:textId="77777777" w:rsidR="009E143A" w:rsidRPr="004A3E27" w:rsidRDefault="009E143A" w:rsidP="00BD5BBE">
      <w:pPr>
        <w:pStyle w:val="footnote"/>
      </w:pPr>
      <w:r w:rsidRPr="004A3E27">
        <w:rPr>
          <w:rStyle w:val="FootnoteReference"/>
        </w:rPr>
        <w:footnoteRef/>
      </w:r>
      <w:r w:rsidRPr="004A3E27">
        <w:t xml:space="preserve"> The elders and chief priests.</w:t>
      </w:r>
    </w:p>
  </w:footnote>
  <w:footnote w:id="334">
    <w:p w14:paraId="0AE68D03" w14:textId="77777777" w:rsidR="009E143A" w:rsidRPr="004A3E27" w:rsidRDefault="009E143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9E143A" w:rsidRPr="004A3E27" w:rsidRDefault="009E143A" w:rsidP="00BD5BBE">
      <w:pPr>
        <w:pStyle w:val="footnote"/>
      </w:pPr>
      <w:r w:rsidRPr="004A3E27">
        <w:rPr>
          <w:rStyle w:val="FootnoteReference"/>
        </w:rPr>
        <w:footnoteRef/>
      </w:r>
      <w:r w:rsidRPr="004A3E27">
        <w:t xml:space="preserve"> Mt. 16:21; Mk. 8:31.</w:t>
      </w:r>
    </w:p>
  </w:footnote>
  <w:footnote w:id="336">
    <w:p w14:paraId="5D4E90F4" w14:textId="77777777" w:rsidR="009E143A" w:rsidRPr="004A3E27" w:rsidRDefault="009E143A" w:rsidP="00BD5BBE">
      <w:pPr>
        <w:pStyle w:val="footnote"/>
      </w:pPr>
      <w:r w:rsidRPr="004A3E27">
        <w:rPr>
          <w:rStyle w:val="FootnoteReference"/>
        </w:rPr>
        <w:footnoteRef/>
      </w:r>
      <w:r w:rsidRPr="004A3E27">
        <w:t xml:space="preserve"> Mt. 27:34.</w:t>
      </w:r>
    </w:p>
  </w:footnote>
  <w:footnote w:id="337">
    <w:p w14:paraId="2A1BD707" w14:textId="2E0A380E" w:rsidR="009E143A" w:rsidRPr="004A3E27" w:rsidRDefault="009E143A"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9E143A" w:rsidRPr="004A3E27" w:rsidRDefault="009E143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9E143A" w:rsidRPr="004A3E27" w:rsidRDefault="009E143A"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9E143A" w:rsidRDefault="009E143A"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9E143A" w:rsidRPr="004A3E27" w:rsidRDefault="009E143A"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9E143A" w:rsidRPr="004A3E27" w:rsidRDefault="009E143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9E143A" w:rsidRDefault="009E143A" w:rsidP="00C614C7">
      <w:pPr>
        <w:pStyle w:val="footnote"/>
      </w:pPr>
      <w:r>
        <w:rPr>
          <w:rStyle w:val="FootnoteReference"/>
        </w:rPr>
        <w:footnoteRef/>
      </w:r>
      <w:r>
        <w:t xml:space="preserve"> [JS] literally, “arm”.</w:t>
      </w:r>
    </w:p>
  </w:footnote>
  <w:footnote w:id="344">
    <w:p w14:paraId="523E76EA" w14:textId="77777777" w:rsidR="009E143A" w:rsidRPr="004A3E27" w:rsidRDefault="009E143A" w:rsidP="00C614C7">
      <w:pPr>
        <w:pStyle w:val="footnote"/>
      </w:pPr>
      <w:r w:rsidRPr="004A3E27">
        <w:rPr>
          <w:rStyle w:val="FootnoteReference"/>
        </w:rPr>
        <w:footnoteRef/>
      </w:r>
      <w:r w:rsidRPr="004A3E27">
        <w:t xml:space="preserve"> Ephes. 3:10; 4:8.</w:t>
      </w:r>
    </w:p>
  </w:footnote>
  <w:footnote w:id="345">
    <w:p w14:paraId="65732174" w14:textId="7AFAEA7C" w:rsidR="009E143A" w:rsidRDefault="009E143A"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9E143A" w:rsidRPr="004A3E27" w:rsidRDefault="009E143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9E143A" w:rsidRPr="004A3E27" w:rsidRDefault="009E143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9E143A" w:rsidRDefault="009E143A" w:rsidP="00733705">
      <w:pPr>
        <w:pStyle w:val="footnote"/>
      </w:pPr>
      <w:r>
        <w:rPr>
          <w:rStyle w:val="FootnoteReference"/>
        </w:rPr>
        <w:footnoteRef/>
      </w:r>
      <w:r>
        <w:t xml:space="preserve"> [JS] literally “He will judge the poor of the people.”</w:t>
      </w:r>
    </w:p>
  </w:footnote>
  <w:footnote w:id="349">
    <w:p w14:paraId="4ADD947E" w14:textId="3381547D" w:rsidR="009E143A" w:rsidRPr="004A3E27" w:rsidRDefault="009E143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9E143A" w:rsidRPr="004A3E27" w:rsidRDefault="009E143A" w:rsidP="00BD5BBE">
      <w:pPr>
        <w:pStyle w:val="footnote"/>
      </w:pPr>
      <w:r w:rsidRPr="004A3E27">
        <w:rPr>
          <w:rStyle w:val="FootnoteReference"/>
        </w:rPr>
        <w:footnoteRef/>
      </w:r>
      <w:r w:rsidRPr="004A3E27">
        <w:t xml:space="preserve"> Rivers: Tigris and Euphrates.</w:t>
      </w:r>
    </w:p>
  </w:footnote>
  <w:footnote w:id="351">
    <w:p w14:paraId="7811A007" w14:textId="64EFDFFD" w:rsidR="009E143A" w:rsidRPr="004A3E27" w:rsidRDefault="009E143A"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9E143A" w:rsidRDefault="009E143A"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9E143A" w:rsidRPr="004A3E27" w:rsidRDefault="009E143A"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9E143A" w:rsidRPr="004A3E27" w:rsidRDefault="009E143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9E143A" w:rsidRDefault="009E143A" w:rsidP="005B5466">
      <w:pPr>
        <w:pStyle w:val="footnote"/>
      </w:pPr>
      <w:r>
        <w:rPr>
          <w:rStyle w:val="FootnoteReference"/>
        </w:rPr>
        <w:footnoteRef/>
      </w:r>
      <w:r>
        <w:t xml:space="preserve"> [JS] or, “So be it! So be it!”</w:t>
      </w:r>
    </w:p>
  </w:footnote>
  <w:footnote w:id="356">
    <w:p w14:paraId="2E2191B6" w14:textId="77777777" w:rsidR="009E143A" w:rsidRPr="004A3E27" w:rsidRDefault="009E143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9E143A" w:rsidRPr="004A3E27" w:rsidRDefault="009E143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E143A" w:rsidRPr="004A3E27" w:rsidRDefault="009E143A" w:rsidP="00BD5BBE">
      <w:pPr>
        <w:pStyle w:val="footnote"/>
      </w:pPr>
      <w:r w:rsidRPr="004A3E27">
        <w:tab/>
        <w:t>For them there are no pains;</w:t>
      </w:r>
    </w:p>
    <w:p w14:paraId="15E57D33" w14:textId="77777777" w:rsidR="009E143A" w:rsidRPr="004A3E27" w:rsidRDefault="009E143A" w:rsidP="00BD5BBE">
      <w:pPr>
        <w:pStyle w:val="footnote"/>
      </w:pPr>
      <w:r w:rsidRPr="004A3E27">
        <w:tab/>
        <w:t>fit and strong are their bodies.</w:t>
      </w:r>
    </w:p>
  </w:footnote>
  <w:footnote w:id="358">
    <w:p w14:paraId="2000D9CE" w14:textId="77777777" w:rsidR="009E143A" w:rsidRPr="004A3E27" w:rsidRDefault="009E143A"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9E143A" w:rsidRPr="004A3E27" w:rsidRDefault="009E143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9E143A" w:rsidRPr="004A3E27" w:rsidRDefault="009E143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9E143A" w:rsidRPr="004A3E27" w:rsidRDefault="009E143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9E143A" w:rsidRPr="004A3E27" w:rsidRDefault="009E143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9E143A" w:rsidRPr="004A3E27" w:rsidRDefault="009E143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9E143A" w:rsidRPr="004A3E27" w:rsidRDefault="009E143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9E143A" w:rsidRDefault="009E143A"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9E143A" w:rsidRDefault="009E143A" w:rsidP="004B0577">
      <w:pPr>
        <w:pStyle w:val="footnote"/>
      </w:pPr>
      <w:r>
        <w:rPr>
          <w:rStyle w:val="FootnoteReference"/>
        </w:rPr>
        <w:footnoteRef/>
      </w:r>
      <w:r>
        <w:t xml:space="preserve"> [JS] or emblems.</w:t>
      </w:r>
    </w:p>
  </w:footnote>
  <w:footnote w:id="367">
    <w:p w14:paraId="48E0BAD1" w14:textId="77777777" w:rsidR="009E143A" w:rsidRPr="004A3E27" w:rsidRDefault="009E143A"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9E143A" w:rsidRPr="004A3E27" w:rsidRDefault="009E143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9E143A" w:rsidRPr="004A3E27" w:rsidRDefault="009E143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9E143A" w:rsidRDefault="009E143A" w:rsidP="00E269C1">
      <w:pPr>
        <w:pStyle w:val="footnote"/>
      </w:pPr>
      <w:r>
        <w:rPr>
          <w:rStyle w:val="FootnoteReference"/>
        </w:rPr>
        <w:footnoteRef/>
      </w:r>
      <w:r>
        <w:t xml:space="preserve"> [JS] or “give thanks to You” or “thankfully confess you with praise”</w:t>
      </w:r>
    </w:p>
  </w:footnote>
  <w:footnote w:id="371">
    <w:p w14:paraId="13B7F9F8" w14:textId="32B2D2FD" w:rsidR="009E143A" w:rsidRDefault="009E143A"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9E143A" w:rsidRDefault="009E143A" w:rsidP="00220BA1">
      <w:pPr>
        <w:pStyle w:val="footnote"/>
      </w:pPr>
      <w:r>
        <w:rPr>
          <w:rStyle w:val="FootnoteReference"/>
        </w:rPr>
        <w:footnoteRef/>
      </w:r>
      <w:r>
        <w:t xml:space="preserve"> [JS] literally “horn”, here and below.</w:t>
      </w:r>
    </w:p>
  </w:footnote>
  <w:footnote w:id="373">
    <w:p w14:paraId="43EF022B" w14:textId="270DF778" w:rsidR="009E143A" w:rsidRPr="004A3E27" w:rsidRDefault="009E143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9E143A" w:rsidRPr="004A3E27" w:rsidRDefault="009E143A"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9E143A" w:rsidRPr="004A3E27" w:rsidRDefault="009E143A"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9E143A" w:rsidRPr="004A3E27" w:rsidRDefault="009E143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9E143A" w:rsidRPr="004A3E27" w:rsidRDefault="009E143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9E143A" w:rsidRDefault="009E143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9E143A" w:rsidRDefault="009E143A" w:rsidP="0077116C">
      <w:pPr>
        <w:pStyle w:val="footnote"/>
      </w:pPr>
      <w:r>
        <w:rPr>
          <w:rStyle w:val="FootnoteReference"/>
        </w:rPr>
        <w:footnoteRef/>
      </w:r>
      <w:r>
        <w:t xml:space="preserve"> [JS] literally, “their voice”</w:t>
      </w:r>
    </w:p>
  </w:footnote>
  <w:footnote w:id="380">
    <w:p w14:paraId="691BE305" w14:textId="638D6FB9" w:rsidR="009E143A" w:rsidRDefault="009E143A" w:rsidP="0077116C">
      <w:pPr>
        <w:pStyle w:val="footnote"/>
      </w:pPr>
      <w:r>
        <w:rPr>
          <w:rStyle w:val="FootnoteReference"/>
        </w:rPr>
        <w:footnoteRef/>
      </w:r>
      <w:r>
        <w:t xml:space="preserve"> [JS] literally, “arrows”</w:t>
      </w:r>
    </w:p>
  </w:footnote>
  <w:footnote w:id="381">
    <w:p w14:paraId="02B0A65D" w14:textId="5AC6E269" w:rsidR="009E143A" w:rsidRDefault="009E143A" w:rsidP="0077116C">
      <w:pPr>
        <w:pStyle w:val="footnote"/>
      </w:pPr>
      <w:r>
        <w:rPr>
          <w:rStyle w:val="FootnoteReference"/>
        </w:rPr>
        <w:footnoteRef/>
      </w:r>
      <w:r>
        <w:t xml:space="preserve"> [JS] literally, “voice”</w:t>
      </w:r>
    </w:p>
  </w:footnote>
  <w:footnote w:id="382">
    <w:p w14:paraId="062E4DFE" w14:textId="77777777" w:rsidR="009E143A" w:rsidRDefault="009E143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E143A" w:rsidRDefault="009E143A" w:rsidP="00BD5BBE">
      <w:pPr>
        <w:pStyle w:val="footnote"/>
      </w:pPr>
      <w:r>
        <w:tab/>
        <w:t>‘I will speak My mind in parables,</w:t>
      </w:r>
    </w:p>
    <w:p w14:paraId="04636509" w14:textId="5081AB06" w:rsidR="009E143A" w:rsidRDefault="009E143A" w:rsidP="00BD5BBE">
      <w:pPr>
        <w:pStyle w:val="footnote"/>
      </w:pPr>
      <w:r>
        <w:tab/>
        <w:t>divulge secrets hidden since creation’ (cf. Rev. 3:14).</w:t>
      </w:r>
    </w:p>
  </w:footnote>
  <w:footnote w:id="383">
    <w:p w14:paraId="7427B3ED" w14:textId="77777777" w:rsidR="009E143A" w:rsidRDefault="009E143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9E143A" w:rsidRDefault="009E143A" w:rsidP="00BD5BBE">
      <w:pPr>
        <w:pStyle w:val="footnote"/>
      </w:pPr>
      <w:r>
        <w:rPr>
          <w:rStyle w:val="FootnoteReference"/>
        </w:rPr>
        <w:footnoteRef/>
      </w:r>
      <w:r>
        <w:t xml:space="preserve"> Ephraim = Israel (cf. Hos. 7; Num. 14; 1 Sam. 4).</w:t>
      </w:r>
    </w:p>
  </w:footnote>
  <w:footnote w:id="385">
    <w:p w14:paraId="0E4A044E" w14:textId="4F6EBBCE" w:rsidR="009E143A" w:rsidRDefault="009E143A" w:rsidP="008A536F">
      <w:pPr>
        <w:pStyle w:val="footnote"/>
      </w:pPr>
      <w:r>
        <w:rPr>
          <w:rStyle w:val="FootnoteReference"/>
        </w:rPr>
        <w:footnoteRef/>
      </w:r>
      <w:r>
        <w:t xml:space="preserve"> [JS] literally, “a waterless land”</w:t>
      </w:r>
    </w:p>
  </w:footnote>
  <w:footnote w:id="386">
    <w:p w14:paraId="3E975B3D" w14:textId="77777777" w:rsidR="009E143A" w:rsidRDefault="009E143A" w:rsidP="00BD5BBE">
      <w:pPr>
        <w:pStyle w:val="footnote"/>
      </w:pPr>
      <w:r>
        <w:rPr>
          <w:rStyle w:val="FootnoteReference"/>
        </w:rPr>
        <w:footnoteRef/>
      </w:r>
      <w:r>
        <w:t xml:space="preserve"> He deferred giving them the promised food and the Promised Land.</w:t>
      </w:r>
    </w:p>
  </w:footnote>
  <w:footnote w:id="387">
    <w:p w14:paraId="0FFCC018" w14:textId="5FB43138" w:rsidR="009E143A" w:rsidRDefault="009E143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9E143A" w:rsidRDefault="009E143A" w:rsidP="00287CDE">
      <w:pPr>
        <w:pStyle w:val="footnote"/>
      </w:pPr>
      <w:r>
        <w:rPr>
          <w:rStyle w:val="FootnoteReference"/>
        </w:rPr>
        <w:footnoteRef/>
      </w:r>
      <w:r>
        <w:t xml:space="preserve"> [JS] Fr. Lazarus has “recovered from wine”</w:t>
      </w:r>
    </w:p>
  </w:footnote>
  <w:footnote w:id="389">
    <w:p w14:paraId="4F93FDA3" w14:textId="3D07B295" w:rsidR="009E143A" w:rsidRDefault="009E143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9E143A" w:rsidRDefault="009E143A"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9E143A" w:rsidRDefault="009E143A" w:rsidP="00BD5BBE">
      <w:pPr>
        <w:pStyle w:val="footnote"/>
      </w:pPr>
      <w:r>
        <w:rPr>
          <w:rStyle w:val="FootnoteReference"/>
        </w:rPr>
        <w:footnoteRef/>
      </w:r>
      <w:r>
        <w:t xml:space="preserve"> John 15.</w:t>
      </w:r>
    </w:p>
  </w:footnote>
  <w:footnote w:id="392">
    <w:p w14:paraId="211D4309" w14:textId="77777777" w:rsidR="009E143A" w:rsidRDefault="009E143A" w:rsidP="00BD5BBE">
      <w:pPr>
        <w:pStyle w:val="footnote"/>
      </w:pPr>
      <w:r>
        <w:rPr>
          <w:rStyle w:val="FootnoteReference"/>
        </w:rPr>
        <w:footnoteRef/>
      </w:r>
      <w:r>
        <w:t xml:space="preserve"> Joseph = Israel (Gen. 40:23; 48:15; Amos 6:6).</w:t>
      </w:r>
    </w:p>
  </w:footnote>
  <w:footnote w:id="393">
    <w:p w14:paraId="7AA1750E" w14:textId="77777777" w:rsidR="009E143A" w:rsidRDefault="009E143A" w:rsidP="00BD5BBE">
      <w:pPr>
        <w:pStyle w:val="footnote"/>
      </w:pPr>
      <w:r>
        <w:rPr>
          <w:rStyle w:val="FootnoteReference"/>
        </w:rPr>
        <w:footnoteRef/>
      </w:r>
      <w:r>
        <w:t xml:space="preserve"> 2 Sam. 6:2 (LXX).</w:t>
      </w:r>
    </w:p>
  </w:footnote>
  <w:footnote w:id="394">
    <w:p w14:paraId="4A2B3530" w14:textId="5B5CF4B9" w:rsidR="009E143A" w:rsidRDefault="009E143A" w:rsidP="006B0A9B">
      <w:pPr>
        <w:pStyle w:val="footnote"/>
      </w:pPr>
      <w:r>
        <w:rPr>
          <w:rStyle w:val="FootnoteReference"/>
        </w:rPr>
        <w:footnoteRef/>
      </w:r>
      <w:r>
        <w:t xml:space="preserve"> [JS] or “appear” or “reveal Yourself”</w:t>
      </w:r>
    </w:p>
  </w:footnote>
  <w:footnote w:id="395">
    <w:p w14:paraId="502F316B" w14:textId="0CF056C9" w:rsidR="009E143A" w:rsidRDefault="009E143A" w:rsidP="00542B9B">
      <w:pPr>
        <w:pStyle w:val="footnote"/>
      </w:pPr>
      <w:r>
        <w:rPr>
          <w:rStyle w:val="FootnoteReference"/>
        </w:rPr>
        <w:footnoteRef/>
      </w:r>
      <w:r>
        <w:t xml:space="preserve"> [JS] or “reveal Your face”.</w:t>
      </w:r>
    </w:p>
  </w:footnote>
  <w:footnote w:id="396">
    <w:p w14:paraId="1F148131" w14:textId="7C16470D" w:rsidR="009E143A" w:rsidRDefault="009E143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9E143A" w:rsidRDefault="009E143A" w:rsidP="00BD5BBE">
      <w:pPr>
        <w:pStyle w:val="footnote"/>
      </w:pPr>
      <w:r>
        <w:rPr>
          <w:rStyle w:val="FootnoteReference"/>
        </w:rPr>
        <w:footnoteRef/>
      </w:r>
      <w:r>
        <w:t xml:space="preserve"> ‘What tongue? The voice of God’ (St Athanasius).</w:t>
      </w:r>
    </w:p>
  </w:footnote>
  <w:footnote w:id="398">
    <w:p w14:paraId="33FBC19B" w14:textId="77777777" w:rsidR="009E143A" w:rsidRDefault="009E143A" w:rsidP="00BD5BBE">
      <w:pPr>
        <w:pStyle w:val="footnote"/>
      </w:pPr>
      <w:r>
        <w:rPr>
          <w:rStyle w:val="FootnoteReference"/>
        </w:rPr>
        <w:footnoteRef/>
      </w:r>
      <w:r>
        <w:t xml:space="preserve"> Exodus 9:23; 19:16.</w:t>
      </w:r>
    </w:p>
  </w:footnote>
  <w:footnote w:id="399">
    <w:p w14:paraId="5C3F1B44" w14:textId="608ECC60" w:rsidR="009E143A" w:rsidRDefault="009E143A"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9E143A" w:rsidRDefault="009E143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9E143A" w:rsidRDefault="009E143A" w:rsidP="00BD5BBE">
      <w:pPr>
        <w:pStyle w:val="footnote"/>
      </w:pPr>
      <w:r>
        <w:rPr>
          <w:rStyle w:val="FootnoteReference"/>
        </w:rPr>
        <w:footnoteRef/>
      </w:r>
      <w:r>
        <w:t xml:space="preserve"> </w:t>
      </w:r>
      <w:r>
        <w:rPr>
          <w:i/>
        </w:rPr>
        <w:t>See the previous footnote</w:t>
      </w:r>
      <w:r>
        <w:t>.</w:t>
      </w:r>
    </w:p>
  </w:footnote>
  <w:footnote w:id="402">
    <w:p w14:paraId="09156637" w14:textId="44D0701B" w:rsidR="009E143A" w:rsidRDefault="009E143A" w:rsidP="00BD5BBE">
      <w:pPr>
        <w:pStyle w:val="footnote"/>
      </w:pPr>
      <w:r>
        <w:rPr>
          <w:rStyle w:val="FootnoteReference"/>
        </w:rPr>
        <w:footnoteRef/>
      </w:r>
      <w:r>
        <w:t xml:space="preserve"> Cf. Isaiah 36:6; 2 Chron. 32:8; 1 Tim. 6:17; Ps. 74:4; Gal. 2:9; 1 Sam. 2:8.</w:t>
      </w:r>
    </w:p>
  </w:footnote>
  <w:footnote w:id="403">
    <w:p w14:paraId="14FEF0D9" w14:textId="77777777" w:rsidR="009E143A" w:rsidRDefault="009E143A" w:rsidP="00BD5BBE">
      <w:pPr>
        <w:pStyle w:val="footnote"/>
      </w:pPr>
      <w:r>
        <w:rPr>
          <w:rStyle w:val="FootnoteReference"/>
        </w:rPr>
        <w:footnoteRef/>
      </w:r>
      <w:r>
        <w:t xml:space="preserve"> John 10:34-36.</w:t>
      </w:r>
    </w:p>
  </w:footnote>
  <w:footnote w:id="404">
    <w:p w14:paraId="136A7666" w14:textId="77777777" w:rsidR="009E143A" w:rsidRDefault="009E143A" w:rsidP="00BD5BBE">
      <w:pPr>
        <w:pStyle w:val="footnote"/>
      </w:pPr>
      <w:r>
        <w:rPr>
          <w:rStyle w:val="FootnoteReference"/>
        </w:rPr>
        <w:footnoteRef/>
      </w:r>
      <w:r>
        <w:t xml:space="preserve"> This prayer is already answered (John 3:18; 9:39; 12:31; Acts 17:31).</w:t>
      </w:r>
    </w:p>
  </w:footnote>
  <w:footnote w:id="405">
    <w:p w14:paraId="764CD80E" w14:textId="77777777" w:rsidR="009E143A" w:rsidRDefault="009E143A"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9E143A" w:rsidRDefault="009E143A" w:rsidP="00BD5BBE">
      <w:pPr>
        <w:pStyle w:val="footnote"/>
      </w:pPr>
      <w:r>
        <w:rPr>
          <w:rStyle w:val="FootnoteReference"/>
        </w:rPr>
        <w:footnoteRef/>
      </w:r>
      <w:r>
        <w:t xml:space="preserve"> Man has made a mess of the earth (Gen. 3; Isaiah 24:4-6 etc.)</w:t>
      </w:r>
    </w:p>
  </w:footnote>
  <w:footnote w:id="407">
    <w:p w14:paraId="65885EA4" w14:textId="7CFB9AA8" w:rsidR="009E143A" w:rsidRDefault="009E143A" w:rsidP="00C7094F">
      <w:pPr>
        <w:pStyle w:val="footnote"/>
      </w:pPr>
      <w:r>
        <w:rPr>
          <w:rStyle w:val="FootnoteReference"/>
        </w:rPr>
        <w:footnoteRef/>
      </w:r>
      <w:r>
        <w:t xml:space="preserve"> [JS] or “anointed”</w:t>
      </w:r>
    </w:p>
  </w:footnote>
  <w:footnote w:id="408">
    <w:p w14:paraId="71E6E356" w14:textId="3B6C4C62" w:rsidR="009E143A" w:rsidRDefault="009E143A" w:rsidP="00BD5BBE">
      <w:pPr>
        <w:pStyle w:val="footnote"/>
      </w:pPr>
      <w:r>
        <w:rPr>
          <w:rStyle w:val="FootnoteReference"/>
        </w:rPr>
        <w:footnoteRef/>
      </w:r>
      <w:r>
        <w:t xml:space="preserve"> Cf. Lk. 13:25; Mk. 4:11; Col. 4:5; Rev. 22:15.</w:t>
      </w:r>
    </w:p>
  </w:footnote>
  <w:footnote w:id="409">
    <w:p w14:paraId="39C94F4B" w14:textId="0B87A78E" w:rsidR="009E143A" w:rsidRDefault="009E143A" w:rsidP="006B0A9B">
      <w:pPr>
        <w:pStyle w:val="footnote"/>
      </w:pPr>
      <w:r>
        <w:rPr>
          <w:rStyle w:val="FootnoteReference"/>
        </w:rPr>
        <w:footnoteRef/>
      </w:r>
      <w:r>
        <w:t xml:space="preserve"> [JS] or “transgressions”</w:t>
      </w:r>
    </w:p>
  </w:footnote>
  <w:footnote w:id="410">
    <w:p w14:paraId="41AC4983" w14:textId="77777777" w:rsidR="009E143A" w:rsidRDefault="009E143A"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9E143A" w:rsidRDefault="009E143A" w:rsidP="009745F6">
      <w:pPr>
        <w:pStyle w:val="footnote"/>
      </w:pPr>
      <w:r>
        <w:rPr>
          <w:rStyle w:val="FootnoteReference"/>
        </w:rPr>
        <w:footnoteRef/>
      </w:r>
      <w:r>
        <w:t xml:space="preserve"> [JS] Fr. Lazarus has, “convert us”</w:t>
      </w:r>
    </w:p>
  </w:footnote>
  <w:footnote w:id="412">
    <w:p w14:paraId="5359A239" w14:textId="2D06041F" w:rsidR="009E143A" w:rsidRDefault="009E143A" w:rsidP="009745F6">
      <w:pPr>
        <w:pStyle w:val="footnote"/>
      </w:pPr>
      <w:r>
        <w:rPr>
          <w:rStyle w:val="FootnoteReference"/>
        </w:rPr>
        <w:footnoteRef/>
      </w:r>
      <w:r>
        <w:t xml:space="preserve"> [JS] or “sprouted”</w:t>
      </w:r>
    </w:p>
  </w:footnote>
  <w:footnote w:id="413">
    <w:p w14:paraId="098CF664" w14:textId="4B2C526D" w:rsidR="009E143A" w:rsidRDefault="009E143A" w:rsidP="00BD5BBE">
      <w:pPr>
        <w:pStyle w:val="footnote"/>
      </w:pPr>
      <w:r>
        <w:rPr>
          <w:rStyle w:val="FootnoteReference"/>
        </w:rPr>
        <w:footnoteRef/>
      </w:r>
      <w:r>
        <w:t xml:space="preserve"> holy: cf. 1 Cor. 3:16,17; 6:15-19; Heb. 3:1; 12:10; 1 Pet. 1:15,16; 2 Pet. 1-4.</w:t>
      </w:r>
    </w:p>
  </w:footnote>
  <w:footnote w:id="414">
    <w:p w14:paraId="7FD51EF5" w14:textId="77777777" w:rsidR="009E143A" w:rsidRDefault="009E143A"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9E143A" w:rsidRDefault="009E143A" w:rsidP="00751701">
      <w:pPr>
        <w:pStyle w:val="footnote"/>
      </w:pPr>
      <w:r>
        <w:rPr>
          <w:rStyle w:val="FootnoteReference"/>
        </w:rPr>
        <w:footnoteRef/>
      </w:r>
      <w:r>
        <w:t xml:space="preserve"> [JS] literally, “voice”</w:t>
      </w:r>
    </w:p>
  </w:footnote>
  <w:footnote w:id="416">
    <w:p w14:paraId="3DAD2C70" w14:textId="080A36FD" w:rsidR="009E143A" w:rsidRDefault="009E143A" w:rsidP="00C32C04">
      <w:pPr>
        <w:pStyle w:val="footnote"/>
      </w:pPr>
      <w:r>
        <w:rPr>
          <w:rStyle w:val="FootnoteReference"/>
        </w:rPr>
        <w:footnoteRef/>
      </w:r>
      <w:r>
        <w:t xml:space="preserve"> [JS] Literally, “do obeisance”, i.e. physically bow down</w:t>
      </w:r>
    </w:p>
  </w:footnote>
  <w:footnote w:id="417">
    <w:p w14:paraId="2E11ABE5" w14:textId="77777777" w:rsidR="009E143A" w:rsidRDefault="009E143A" w:rsidP="00BD5BBE">
      <w:pPr>
        <w:pStyle w:val="footnote"/>
      </w:pPr>
      <w:r>
        <w:rPr>
          <w:rStyle w:val="FootnoteReference"/>
        </w:rPr>
        <w:footnoteRef/>
      </w:r>
      <w:r>
        <w:t xml:space="preserve"> ‘The song of the Lamb.’ (Rev. 15:3-5; John 12:32).</w:t>
      </w:r>
    </w:p>
  </w:footnote>
  <w:footnote w:id="418">
    <w:p w14:paraId="7112E84B" w14:textId="2D3BBD84" w:rsidR="009E143A" w:rsidRDefault="009E143A"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9E143A" w:rsidRDefault="009E143A" w:rsidP="00C32C04">
      <w:pPr>
        <w:pStyle w:val="footnote"/>
      </w:pPr>
      <w:r>
        <w:rPr>
          <w:rStyle w:val="FootnoteReference"/>
        </w:rPr>
        <w:footnoteRef/>
      </w:r>
      <w:r>
        <w:t xml:space="preserve"> [JS] or “lawless”</w:t>
      </w:r>
    </w:p>
  </w:footnote>
  <w:footnote w:id="420">
    <w:p w14:paraId="76D459DC" w14:textId="1D5E39F2" w:rsidR="009E143A" w:rsidRDefault="009E143A" w:rsidP="004A5192">
      <w:pPr>
        <w:pStyle w:val="footnote"/>
      </w:pPr>
      <w:r>
        <w:rPr>
          <w:rStyle w:val="FootnoteReference"/>
        </w:rPr>
        <w:footnoteRef/>
      </w:r>
      <w:r>
        <w:t xml:space="preserve"> [JS] Or, “band”, “gathering”, or “synagogue”</w:t>
      </w:r>
    </w:p>
  </w:footnote>
  <w:footnote w:id="421">
    <w:p w14:paraId="664DD95E" w14:textId="08E445BA" w:rsidR="009E143A" w:rsidRDefault="009E143A"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9E143A" w:rsidRDefault="009E143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9E143A" w:rsidRDefault="009E143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9E143A" w:rsidRDefault="009E143A" w:rsidP="00ED7AD3">
      <w:pPr>
        <w:pStyle w:val="footnote"/>
      </w:pPr>
      <w:r>
        <w:rPr>
          <w:rStyle w:val="FootnoteReference"/>
        </w:rPr>
        <w:footnoteRef/>
      </w:r>
      <w:r>
        <w:t xml:space="preserve"> [JS] or “Mother Zion will say,”</w:t>
      </w:r>
    </w:p>
  </w:footnote>
  <w:footnote w:id="425">
    <w:p w14:paraId="2178F99A" w14:textId="083F0AD6" w:rsidR="009E143A" w:rsidRDefault="009E143A" w:rsidP="00ED7AD3">
      <w:pPr>
        <w:pStyle w:val="footnote"/>
      </w:pPr>
      <w:r>
        <w:rPr>
          <w:rStyle w:val="FootnoteReference"/>
        </w:rPr>
        <w:footnoteRef/>
      </w:r>
      <w:r>
        <w:t xml:space="preserve"> [JS] Coptic has, “that a man and a man dwelt in her”</w:t>
      </w:r>
    </w:p>
  </w:footnote>
  <w:footnote w:id="426">
    <w:p w14:paraId="02B9876C" w14:textId="77777777" w:rsidR="009E143A" w:rsidRDefault="009E143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9E143A" w:rsidRDefault="009E143A" w:rsidP="004E2A9B">
      <w:pPr>
        <w:pStyle w:val="footnote"/>
      </w:pPr>
      <w:r>
        <w:rPr>
          <w:rStyle w:val="FootnoteReference"/>
        </w:rPr>
        <w:footnoteRef/>
      </w:r>
      <w:r>
        <w:t xml:space="preserve"> [JS] or, “corpses”</w:t>
      </w:r>
    </w:p>
  </w:footnote>
  <w:footnote w:id="428">
    <w:p w14:paraId="228CEE3D" w14:textId="77777777" w:rsidR="009E143A" w:rsidRDefault="009E143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9E143A" w:rsidRDefault="009E143A" w:rsidP="004E2A9B">
      <w:pPr>
        <w:pStyle w:val="footnote"/>
      </w:pPr>
      <w:r>
        <w:rPr>
          <w:rStyle w:val="FootnoteReference"/>
        </w:rPr>
        <w:footnoteRef/>
      </w:r>
      <w:r>
        <w:t xml:space="preserve"> [JS] or “billows”</w:t>
      </w:r>
    </w:p>
  </w:footnote>
  <w:footnote w:id="430">
    <w:p w14:paraId="5ACFD856" w14:textId="14632015" w:rsidR="009E143A" w:rsidRDefault="009E143A" w:rsidP="00FF46D1">
      <w:pPr>
        <w:pStyle w:val="footnote"/>
      </w:pPr>
      <w:r>
        <w:rPr>
          <w:rStyle w:val="FootnoteReference"/>
        </w:rPr>
        <w:footnoteRef/>
      </w:r>
      <w:r>
        <w:t xml:space="preserve"> [JS] “they” refers to “the dead”, not to “physicians”</w:t>
      </w:r>
    </w:p>
  </w:footnote>
  <w:footnote w:id="431">
    <w:p w14:paraId="0E2F399B" w14:textId="26144FDB" w:rsidR="009E143A" w:rsidRDefault="009E143A"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9E143A" w:rsidRDefault="009E143A"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9E143A" w:rsidRDefault="009E143A"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9E143A" w:rsidRDefault="009E143A"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9E143A" w:rsidRDefault="009E143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9E143A" w:rsidRDefault="009E143A" w:rsidP="006D6CF8">
      <w:pPr>
        <w:pStyle w:val="footnote"/>
      </w:pPr>
      <w:r>
        <w:rPr>
          <w:rStyle w:val="FootnoteReference"/>
        </w:rPr>
        <w:footnoteRef/>
      </w:r>
      <w:r>
        <w:t xml:space="preserve"> [JS] Fr. Lazarus has, “for an eternal reign”</w:t>
      </w:r>
    </w:p>
  </w:footnote>
  <w:footnote w:id="437">
    <w:p w14:paraId="71813680" w14:textId="7D3BCF59" w:rsidR="009E143A" w:rsidRDefault="009E143A" w:rsidP="006D6CF8">
      <w:pPr>
        <w:pStyle w:val="footnote"/>
      </w:pPr>
      <w:r>
        <w:rPr>
          <w:rStyle w:val="FootnoteReference"/>
        </w:rPr>
        <w:footnoteRef/>
      </w:r>
      <w:r>
        <w:t xml:space="preserve"> [JS] Fr. Lazarus has, “for all generations.”</w:t>
      </w:r>
    </w:p>
  </w:footnote>
  <w:footnote w:id="438">
    <w:p w14:paraId="3E8CA221" w14:textId="7ED1052D" w:rsidR="009E143A" w:rsidRDefault="009E143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9E143A" w:rsidRDefault="009E143A" w:rsidP="006D6CF8">
      <w:pPr>
        <w:pStyle w:val="footnote"/>
      </w:pPr>
      <w:r>
        <w:rPr>
          <w:rStyle w:val="FootnoteReference"/>
        </w:rPr>
        <w:footnoteRef/>
      </w:r>
      <w:r>
        <w:t xml:space="preserve"> [JS] literally, “an assembly of holy ones”</w:t>
      </w:r>
    </w:p>
  </w:footnote>
  <w:footnote w:id="440">
    <w:p w14:paraId="179D7A74" w14:textId="04A38D47" w:rsidR="009E143A" w:rsidRDefault="009E143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9E143A" w:rsidRDefault="009E143A" w:rsidP="001626CD">
      <w:pPr>
        <w:pStyle w:val="footnote"/>
      </w:pPr>
      <w:r>
        <w:rPr>
          <w:rStyle w:val="FootnoteReference"/>
        </w:rPr>
        <w:footnoteRef/>
      </w:r>
      <w:r>
        <w:t xml:space="preserve"> [JS] Fr. Lazarus has, “will pave the way for Your presence”</w:t>
      </w:r>
    </w:p>
  </w:footnote>
  <w:footnote w:id="442">
    <w:p w14:paraId="6DF491B9" w14:textId="2435757B" w:rsidR="009E143A" w:rsidRDefault="009E143A" w:rsidP="001626CD">
      <w:pPr>
        <w:pStyle w:val="footnote"/>
      </w:pPr>
      <w:r>
        <w:rPr>
          <w:rStyle w:val="FootnoteReference"/>
        </w:rPr>
        <w:footnoteRef/>
      </w:r>
      <w:r>
        <w:t xml:space="preserve"> [JS] or “face”</w:t>
      </w:r>
    </w:p>
  </w:footnote>
  <w:footnote w:id="443">
    <w:p w14:paraId="1815409B" w14:textId="50184218" w:rsidR="009E143A" w:rsidRDefault="009E143A" w:rsidP="00B5373A">
      <w:pPr>
        <w:pStyle w:val="footnote"/>
      </w:pPr>
      <w:r>
        <w:rPr>
          <w:rStyle w:val="FootnoteReference"/>
        </w:rPr>
        <w:footnoteRef/>
      </w:r>
      <w:r>
        <w:t xml:space="preserve"> [JS] Fr. Lazrus has “we are raised to power”</w:t>
      </w:r>
    </w:p>
  </w:footnote>
  <w:footnote w:id="444">
    <w:p w14:paraId="0F6F70D6" w14:textId="1994D705" w:rsidR="009E143A" w:rsidRDefault="009E143A" w:rsidP="00BD5BBE">
      <w:pPr>
        <w:pStyle w:val="footnote"/>
      </w:pPr>
      <w:r>
        <w:rPr>
          <w:rStyle w:val="FootnoteReference"/>
        </w:rPr>
        <w:footnoteRef/>
      </w:r>
      <w:r>
        <w:t xml:space="preserve"> Cf. 2 Samuel 7:4-17; 1 Chron. 17:3-14.</w:t>
      </w:r>
    </w:p>
  </w:footnote>
  <w:footnote w:id="445">
    <w:p w14:paraId="4FF1211C" w14:textId="57A861DB" w:rsidR="009E143A" w:rsidRDefault="009E143A" w:rsidP="00962B09">
      <w:pPr>
        <w:pStyle w:val="footnote"/>
      </w:pPr>
      <w:r>
        <w:rPr>
          <w:rStyle w:val="FootnoteReference"/>
        </w:rPr>
        <w:footnoteRef/>
      </w:r>
      <w:r>
        <w:t xml:space="preserve"> [JS] or “lawlessness,” or “transgression</w:t>
      </w:r>
    </w:p>
  </w:footnote>
  <w:footnote w:id="446">
    <w:p w14:paraId="5008AA97" w14:textId="7C635360" w:rsidR="009E143A" w:rsidRDefault="009E143A" w:rsidP="00B5373A">
      <w:pPr>
        <w:pStyle w:val="footnote"/>
      </w:pPr>
      <w:r>
        <w:rPr>
          <w:rStyle w:val="FootnoteReference"/>
        </w:rPr>
        <w:footnoteRef/>
      </w:r>
      <w:r>
        <w:t xml:space="preserve"> [JS] literally, “his horn will be exalted”</w:t>
      </w:r>
    </w:p>
  </w:footnote>
  <w:footnote w:id="447">
    <w:p w14:paraId="2D768480" w14:textId="725D7BB3" w:rsidR="009E143A" w:rsidRDefault="009E143A" w:rsidP="00B5373A">
      <w:pPr>
        <w:pStyle w:val="footnote"/>
      </w:pPr>
      <w:r>
        <w:rPr>
          <w:rStyle w:val="FootnoteReference"/>
        </w:rPr>
        <w:footnoteRef/>
      </w:r>
      <w:r>
        <w:t xml:space="preserve"> [JS] Fr. Lazarus has, “I will extend his power over the sea”</w:t>
      </w:r>
    </w:p>
  </w:footnote>
  <w:footnote w:id="448">
    <w:p w14:paraId="41487A2A" w14:textId="014FBA23" w:rsidR="009E143A" w:rsidRDefault="009E143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9E143A" w:rsidRDefault="009E143A" w:rsidP="00962B09">
      <w:pPr>
        <w:pStyle w:val="footnote"/>
      </w:pPr>
      <w:r>
        <w:rPr>
          <w:rStyle w:val="FootnoteReference"/>
        </w:rPr>
        <w:footnoteRef/>
      </w:r>
      <w:r>
        <w:t xml:space="preserve"> [JS] Fr. Lazarus renders this, “dynasty”</w:t>
      </w:r>
    </w:p>
  </w:footnote>
  <w:footnote w:id="450">
    <w:p w14:paraId="11323AA1" w14:textId="77777777" w:rsidR="009E143A" w:rsidRDefault="009E143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9E143A" w:rsidRDefault="009E143A" w:rsidP="00B5373A">
      <w:pPr>
        <w:pStyle w:val="footnote"/>
      </w:pPr>
      <w:r>
        <w:rPr>
          <w:rStyle w:val="FootnoteReference"/>
        </w:rPr>
        <w:footnoteRef/>
      </w:r>
      <w:r>
        <w:t xml:space="preserve"> [JS] or “in my holy place”</w:t>
      </w:r>
    </w:p>
  </w:footnote>
  <w:footnote w:id="452">
    <w:p w14:paraId="4C1D0FC5" w14:textId="77777777" w:rsidR="009E143A" w:rsidRDefault="009E143A" w:rsidP="00C544D6">
      <w:pPr>
        <w:pStyle w:val="footnote"/>
      </w:pPr>
      <w:r>
        <w:rPr>
          <w:rStyle w:val="FootnoteReference"/>
        </w:rPr>
        <w:footnoteRef/>
      </w:r>
      <w:r>
        <w:t xml:space="preserve"> Rev. 1:5; 3:14.</w:t>
      </w:r>
    </w:p>
  </w:footnote>
  <w:footnote w:id="453">
    <w:p w14:paraId="0B7D22CC" w14:textId="391FD3DE" w:rsidR="009E143A" w:rsidRDefault="009E143A" w:rsidP="00B5373A">
      <w:pPr>
        <w:pStyle w:val="footnote"/>
      </w:pPr>
      <w:r>
        <w:rPr>
          <w:rStyle w:val="FootnoteReference"/>
        </w:rPr>
        <w:footnoteRef/>
      </w:r>
      <w:r>
        <w:t xml:space="preserve"> [JS] “anointed”</w:t>
      </w:r>
    </w:p>
  </w:footnote>
  <w:footnote w:id="454">
    <w:p w14:paraId="2C6B21AE" w14:textId="0FBCD630" w:rsidR="009E143A" w:rsidRDefault="009E143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9E143A" w:rsidRDefault="009E143A" w:rsidP="00B5373A">
      <w:pPr>
        <w:pStyle w:val="footnote"/>
      </w:pPr>
      <w:r>
        <w:rPr>
          <w:rStyle w:val="FootnoteReference"/>
        </w:rPr>
        <w:footnoteRef/>
      </w:r>
      <w:r>
        <w:t xml:space="preserve"> [JS] “So be it! So be it!” or “May it be! May it be!”</w:t>
      </w:r>
    </w:p>
  </w:footnote>
  <w:footnote w:id="456">
    <w:p w14:paraId="33FEA89E" w14:textId="6A510F2C" w:rsidR="009E143A" w:rsidRDefault="009E143A" w:rsidP="006236CC">
      <w:pPr>
        <w:pStyle w:val="footnote"/>
      </w:pPr>
      <w:r>
        <w:rPr>
          <w:rStyle w:val="FootnoteReference"/>
        </w:rPr>
        <w:footnoteRef/>
      </w:r>
      <w:r>
        <w:t xml:space="preserve"> [JS] or “expired”</w:t>
      </w:r>
    </w:p>
  </w:footnote>
  <w:footnote w:id="457">
    <w:p w14:paraId="11F2D9AD" w14:textId="77777777" w:rsidR="009E143A" w:rsidRDefault="009E143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9E143A" w:rsidRDefault="009E143A" w:rsidP="00DB082B">
      <w:pPr>
        <w:pStyle w:val="footnote"/>
      </w:pPr>
      <w:r>
        <w:rPr>
          <w:rStyle w:val="FootnoteReference"/>
        </w:rPr>
        <w:footnoteRef/>
      </w:r>
      <w:r>
        <w:t xml:space="preserve"> [JS] or “chastened”</w:t>
      </w:r>
    </w:p>
  </w:footnote>
  <w:footnote w:id="459">
    <w:p w14:paraId="2C9584E9" w14:textId="0BF57A67" w:rsidR="009E143A" w:rsidRDefault="009E143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9E143A" w:rsidRDefault="009E143A" w:rsidP="00C544D6">
      <w:pPr>
        <w:pStyle w:val="footnote"/>
      </w:pPr>
      <w:r>
        <w:rPr>
          <w:rStyle w:val="FootnoteReference"/>
        </w:rPr>
        <w:footnoteRef/>
      </w:r>
      <w:r>
        <w:t xml:space="preserve"> That is, in the Kingdom (1 Cor. 4:20).</w:t>
      </w:r>
    </w:p>
  </w:footnote>
  <w:footnote w:id="461">
    <w:p w14:paraId="6FEEFB4C" w14:textId="77777777" w:rsidR="009E143A" w:rsidRDefault="009E143A"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9E143A" w:rsidRDefault="009E143A"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9E143A" w:rsidRDefault="009E143A"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9E143A" w:rsidRDefault="009E143A" w:rsidP="00B74D74">
      <w:pPr>
        <w:pStyle w:val="footnote"/>
      </w:pPr>
      <w:r>
        <w:rPr>
          <w:rStyle w:val="FootnoteReference"/>
        </w:rPr>
        <w:footnoteRef/>
      </w:r>
      <w:r>
        <w:t xml:space="preserve"> [JS] Or “ode”</w:t>
      </w:r>
    </w:p>
  </w:footnote>
  <w:footnote w:id="465">
    <w:p w14:paraId="4C277098" w14:textId="02C8A24D" w:rsidR="009E143A" w:rsidRDefault="009E143A" w:rsidP="00B74D74">
      <w:pPr>
        <w:pStyle w:val="footnote"/>
      </w:pPr>
      <w:r>
        <w:rPr>
          <w:rStyle w:val="FootnoteReference"/>
        </w:rPr>
        <w:footnoteRef/>
      </w:r>
      <w:r>
        <w:t xml:space="preserve"> [JS] or “forever and ever.”</w:t>
      </w:r>
    </w:p>
  </w:footnote>
  <w:footnote w:id="466">
    <w:p w14:paraId="3BE1818B" w14:textId="556FC717" w:rsidR="009E143A" w:rsidRDefault="009E143A" w:rsidP="00B74D74">
      <w:pPr>
        <w:pStyle w:val="footnote"/>
      </w:pPr>
      <w:r>
        <w:rPr>
          <w:rStyle w:val="FootnoteReference"/>
        </w:rPr>
        <w:footnoteRef/>
      </w:r>
      <w:r>
        <w:t xml:space="preserve"> [JS] literally, “And my horn will be exalted like a unicorn’s”</w:t>
      </w:r>
    </w:p>
  </w:footnote>
  <w:footnote w:id="467">
    <w:p w14:paraId="0EA8E9DE" w14:textId="575E16F4" w:rsidR="009E143A" w:rsidRDefault="009E143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9E143A" w:rsidRDefault="009E143A"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9E143A" w:rsidRDefault="009E143A" w:rsidP="00325B16">
      <w:pPr>
        <w:pStyle w:val="footnote"/>
      </w:pPr>
      <w:r>
        <w:rPr>
          <w:rStyle w:val="FootnoteReference"/>
        </w:rPr>
        <w:footnoteRef/>
      </w:r>
      <w:r>
        <w:t xml:space="preserve"> [JS] literally “still increase”</w:t>
      </w:r>
    </w:p>
  </w:footnote>
  <w:footnote w:id="470">
    <w:p w14:paraId="5C5C66FF" w14:textId="1F74D241" w:rsidR="009E143A" w:rsidRDefault="009E143A" w:rsidP="00325B16">
      <w:pPr>
        <w:pStyle w:val="footnote"/>
      </w:pPr>
      <w:r>
        <w:rPr>
          <w:rStyle w:val="FootnoteReference"/>
        </w:rPr>
        <w:footnoteRef/>
      </w:r>
      <w:r>
        <w:t xml:space="preserve"> [JS] literally, “rich” or “prosperous”</w:t>
      </w:r>
    </w:p>
  </w:footnote>
  <w:footnote w:id="471">
    <w:p w14:paraId="78AC2D24" w14:textId="77777777" w:rsidR="009E143A" w:rsidRDefault="009E143A" w:rsidP="00C544D6">
      <w:pPr>
        <w:pStyle w:val="footnote"/>
      </w:pPr>
      <w:r>
        <w:rPr>
          <w:rStyle w:val="FootnoteReference"/>
        </w:rPr>
        <w:footnoteRef/>
      </w:r>
      <w:r>
        <w:t xml:space="preserve"> John 7:38.</w:t>
      </w:r>
    </w:p>
  </w:footnote>
  <w:footnote w:id="472">
    <w:p w14:paraId="6ED6A617" w14:textId="771AAD68" w:rsidR="009E143A" w:rsidRDefault="009E143A" w:rsidP="00350BD4">
      <w:pPr>
        <w:pStyle w:val="footnote"/>
      </w:pPr>
      <w:r>
        <w:rPr>
          <w:rStyle w:val="FootnoteReference"/>
        </w:rPr>
        <w:footnoteRef/>
      </w:r>
      <w:r>
        <w:t xml:space="preserve"> [JS] or “forever”</w:t>
      </w:r>
    </w:p>
  </w:footnote>
  <w:footnote w:id="473">
    <w:p w14:paraId="004CC793" w14:textId="74A20F1B" w:rsidR="009E143A" w:rsidRDefault="009E143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9E143A" w:rsidRDefault="009E143A" w:rsidP="0002098A">
      <w:pPr>
        <w:pStyle w:val="footnote"/>
      </w:pPr>
      <w:r>
        <w:rPr>
          <w:rStyle w:val="FootnoteReference"/>
        </w:rPr>
        <w:footnoteRef/>
      </w:r>
      <w:r>
        <w:t xml:space="preserve"> [JS] resident alien</w:t>
      </w:r>
    </w:p>
  </w:footnote>
  <w:footnote w:id="475">
    <w:p w14:paraId="1C9111DE" w14:textId="17A2009E" w:rsidR="009E143A" w:rsidRDefault="009E143A" w:rsidP="00C544D6">
      <w:pPr>
        <w:pStyle w:val="footnote"/>
      </w:pPr>
      <w:r>
        <w:rPr>
          <w:rStyle w:val="FootnoteReference"/>
        </w:rPr>
        <w:footnoteRef/>
      </w:r>
      <w:r>
        <w:t xml:space="preserve"> Cf. 1 Cor. 3:20, ‘The Lord knows the thoughts of the wise…’</w:t>
      </w:r>
    </w:p>
  </w:footnote>
  <w:footnote w:id="476">
    <w:p w14:paraId="63074263" w14:textId="3DCC4808" w:rsidR="009E143A" w:rsidRDefault="009E143A" w:rsidP="003E7D85">
      <w:pPr>
        <w:pStyle w:val="footnote"/>
      </w:pPr>
      <w:r>
        <w:rPr>
          <w:rStyle w:val="FootnoteReference"/>
        </w:rPr>
        <w:footnoteRef/>
      </w:r>
      <w:r>
        <w:t xml:space="preserve"> [JS] or “lawless,” or “the throne of iniquity”</w:t>
      </w:r>
    </w:p>
  </w:footnote>
  <w:footnote w:id="477">
    <w:p w14:paraId="31260F30" w14:textId="198F9DB4" w:rsidR="009E143A" w:rsidRDefault="009E143A" w:rsidP="000470D3">
      <w:pPr>
        <w:pStyle w:val="footnote"/>
      </w:pPr>
      <w:r>
        <w:rPr>
          <w:rStyle w:val="FootnoteReference"/>
        </w:rPr>
        <w:footnoteRef/>
      </w:r>
      <w:r>
        <w:t xml:space="preserve"> [JS] i.e. presence</w:t>
      </w:r>
    </w:p>
  </w:footnote>
  <w:footnote w:id="478">
    <w:p w14:paraId="3F261962" w14:textId="0A15CF5B" w:rsidR="009E143A" w:rsidRDefault="009E143A"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9E143A" w:rsidRDefault="009E143A" w:rsidP="000470D3">
      <w:pPr>
        <w:pStyle w:val="footnote"/>
      </w:pPr>
      <w:r>
        <w:rPr>
          <w:rStyle w:val="FootnoteReference"/>
        </w:rPr>
        <w:footnoteRef/>
      </w:r>
      <w:r>
        <w:t xml:space="preserve"> [JS] or melody</w:t>
      </w:r>
    </w:p>
  </w:footnote>
  <w:footnote w:id="480">
    <w:p w14:paraId="6606F51D" w14:textId="294AC06E" w:rsidR="009E143A" w:rsidRDefault="009E143A" w:rsidP="002A2713">
      <w:pPr>
        <w:pStyle w:val="footnote"/>
      </w:pPr>
      <w:r>
        <w:rPr>
          <w:rStyle w:val="FootnoteReference"/>
        </w:rPr>
        <w:footnoteRef/>
      </w:r>
      <w:r>
        <w:t xml:space="preserve"> [JS] “do obeisance”</w:t>
      </w:r>
    </w:p>
  </w:footnote>
  <w:footnote w:id="481">
    <w:p w14:paraId="23B88AAA" w14:textId="4D5A6129" w:rsidR="009E143A" w:rsidRDefault="009E143A" w:rsidP="002A2713">
      <w:pPr>
        <w:pStyle w:val="footnote"/>
      </w:pPr>
      <w:r>
        <w:rPr>
          <w:rStyle w:val="FootnoteReference"/>
        </w:rPr>
        <w:footnoteRef/>
      </w:r>
      <w:r>
        <w:t xml:space="preserve"> [JS] “prostrate”</w:t>
      </w:r>
    </w:p>
  </w:footnote>
  <w:footnote w:id="482">
    <w:p w14:paraId="0242B10E" w14:textId="597B77DF" w:rsidR="009E143A" w:rsidRDefault="009E143A" w:rsidP="002A2713">
      <w:pPr>
        <w:pStyle w:val="footnote"/>
      </w:pPr>
      <w:r>
        <w:rPr>
          <w:rStyle w:val="FootnoteReference"/>
        </w:rPr>
        <w:footnoteRef/>
      </w:r>
      <w:r>
        <w:t xml:space="preserve"> [JS] OSB has, “Rebellion,” NETS has “embittering”</w:t>
      </w:r>
    </w:p>
  </w:footnote>
  <w:footnote w:id="483">
    <w:p w14:paraId="046745B9" w14:textId="77777777" w:rsidR="009E143A" w:rsidRDefault="009E143A" w:rsidP="00C544D6">
      <w:pPr>
        <w:pStyle w:val="footnote"/>
      </w:pPr>
      <w:r>
        <w:rPr>
          <w:rStyle w:val="FootnoteReference"/>
        </w:rPr>
        <w:footnoteRef/>
      </w:r>
      <w:r>
        <w:t xml:space="preserve"> Ex. 17:1-7.</w:t>
      </w:r>
    </w:p>
  </w:footnote>
  <w:footnote w:id="484">
    <w:p w14:paraId="64AAAD4A" w14:textId="25E6F9F0" w:rsidR="009E143A" w:rsidRDefault="009E143A" w:rsidP="002A2713">
      <w:pPr>
        <w:pStyle w:val="footnote"/>
      </w:pPr>
      <w:r>
        <w:rPr>
          <w:rStyle w:val="FootnoteReference"/>
        </w:rPr>
        <w:footnoteRef/>
      </w:r>
      <w:r>
        <w:t xml:space="preserve"> [JS] or “tempted”</w:t>
      </w:r>
    </w:p>
  </w:footnote>
  <w:footnote w:id="485">
    <w:p w14:paraId="08EA846E" w14:textId="77777777" w:rsidR="009E143A" w:rsidRDefault="009E143A" w:rsidP="00C544D6">
      <w:pPr>
        <w:pStyle w:val="footnote"/>
      </w:pPr>
      <w:r>
        <w:rPr>
          <w:rStyle w:val="FootnoteReference"/>
        </w:rPr>
        <w:footnoteRef/>
      </w:r>
      <w:r>
        <w:t xml:space="preserve"> Num. 14:32-34.</w:t>
      </w:r>
    </w:p>
  </w:footnote>
  <w:footnote w:id="486">
    <w:p w14:paraId="27E7289C" w14:textId="49B8D2B5" w:rsidR="009E143A" w:rsidRDefault="009E143A" w:rsidP="00C544D6">
      <w:pPr>
        <w:pStyle w:val="footnote"/>
      </w:pPr>
      <w:r>
        <w:rPr>
          <w:rStyle w:val="FootnoteReference"/>
        </w:rPr>
        <w:footnoteRef/>
      </w:r>
      <w:r>
        <w:t xml:space="preserve"> Cf. Heb.3:7-11; 4:10.</w:t>
      </w:r>
    </w:p>
  </w:footnote>
  <w:footnote w:id="487">
    <w:p w14:paraId="6A0DA86F" w14:textId="27B2622D" w:rsidR="009E143A" w:rsidRDefault="009E143A" w:rsidP="00C544D6">
      <w:pPr>
        <w:pStyle w:val="footnote"/>
      </w:pPr>
      <w:r>
        <w:rPr>
          <w:rStyle w:val="FootnoteReference"/>
        </w:rPr>
        <w:footnoteRef/>
      </w:r>
      <w:r>
        <w:t xml:space="preserve"> Cf. Deut. 32:17; 1 Cor. 10:20; Psalm 105:36-38; 1 Chron. 16:26.</w:t>
      </w:r>
    </w:p>
  </w:footnote>
  <w:footnote w:id="488">
    <w:p w14:paraId="20A46088" w14:textId="101D0C08" w:rsidR="009E143A" w:rsidRDefault="009E143A" w:rsidP="00363583">
      <w:pPr>
        <w:pStyle w:val="footnote"/>
      </w:pPr>
      <w:r>
        <w:rPr>
          <w:rStyle w:val="FootnoteReference"/>
        </w:rPr>
        <w:footnoteRef/>
      </w:r>
      <w:r>
        <w:t xml:space="preserve"> [JS] or “thanksgiving”, or “praise”. Really, “thankful confession with praise”.</w:t>
      </w:r>
    </w:p>
  </w:footnote>
  <w:footnote w:id="489">
    <w:p w14:paraId="4CE9E737" w14:textId="37ADED0C" w:rsidR="009E143A" w:rsidRDefault="009E143A" w:rsidP="00363583">
      <w:pPr>
        <w:pStyle w:val="footnote"/>
      </w:pPr>
      <w:r>
        <w:rPr>
          <w:rStyle w:val="FootnoteReference"/>
        </w:rPr>
        <w:footnoteRef/>
      </w:r>
      <w:r>
        <w:t xml:space="preserve"> [JS] literally, “holy place”</w:t>
      </w:r>
    </w:p>
  </w:footnote>
  <w:footnote w:id="490">
    <w:p w14:paraId="0D26CC38" w14:textId="563291CA" w:rsidR="009E143A" w:rsidRDefault="009E143A" w:rsidP="00363583">
      <w:pPr>
        <w:pStyle w:val="footnote"/>
      </w:pPr>
      <w:r>
        <w:rPr>
          <w:rStyle w:val="FootnoteReference"/>
        </w:rPr>
        <w:footnoteRef/>
      </w:r>
      <w:r>
        <w:t xml:space="preserve"> [JS] or, “sacrifices”</w:t>
      </w:r>
    </w:p>
  </w:footnote>
  <w:footnote w:id="491">
    <w:p w14:paraId="3B6D0020" w14:textId="12CB55F6" w:rsidR="009E143A" w:rsidRDefault="009E143A" w:rsidP="00363583">
      <w:pPr>
        <w:pStyle w:val="footnote"/>
      </w:pPr>
      <w:r>
        <w:rPr>
          <w:rStyle w:val="FootnoteReference"/>
        </w:rPr>
        <w:footnoteRef/>
      </w:r>
      <w:r>
        <w:t xml:space="preserve"> [JS] “do obeisance”</w:t>
      </w:r>
    </w:p>
  </w:footnote>
  <w:footnote w:id="492">
    <w:p w14:paraId="0223F21B" w14:textId="2545193C" w:rsidR="009E143A" w:rsidRDefault="009E143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9E143A" w:rsidRDefault="009E143A" w:rsidP="00445570">
      <w:pPr>
        <w:pStyle w:val="footnote"/>
      </w:pPr>
      <w:r>
        <w:rPr>
          <w:rStyle w:val="FootnoteReference"/>
        </w:rPr>
        <w:footnoteRef/>
      </w:r>
      <w:r>
        <w:t xml:space="preserve"> [JS] literally, “set right the world”.</w:t>
      </w:r>
    </w:p>
  </w:footnote>
  <w:footnote w:id="494">
    <w:p w14:paraId="29039A45" w14:textId="77777777" w:rsidR="009E143A" w:rsidRDefault="009E143A"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9E143A" w:rsidRDefault="009E143A" w:rsidP="00445570">
      <w:pPr>
        <w:pStyle w:val="footnote"/>
      </w:pPr>
      <w:r>
        <w:rPr>
          <w:rStyle w:val="FootnoteReference"/>
        </w:rPr>
        <w:footnoteRef/>
      </w:r>
      <w:r>
        <w:t xml:space="preserve"> [JS] or “exult.”</w:t>
      </w:r>
    </w:p>
  </w:footnote>
  <w:footnote w:id="496">
    <w:p w14:paraId="027E6C5C" w14:textId="07849C22" w:rsidR="009E143A" w:rsidRDefault="009E143A" w:rsidP="00445570">
      <w:pPr>
        <w:pStyle w:val="footnote"/>
      </w:pPr>
      <w:r>
        <w:rPr>
          <w:rStyle w:val="FootnoteReference"/>
        </w:rPr>
        <w:footnoteRef/>
      </w:r>
      <w:r>
        <w:t xml:space="preserve"> [JS] i.e. “the the presence of the Lord”</w:t>
      </w:r>
    </w:p>
  </w:footnote>
  <w:footnote w:id="497">
    <w:p w14:paraId="502B0E29" w14:textId="19324D6F" w:rsidR="009E143A" w:rsidRDefault="009E143A" w:rsidP="00AF055B">
      <w:pPr>
        <w:pStyle w:val="footnote"/>
      </w:pPr>
      <w:r>
        <w:rPr>
          <w:rStyle w:val="FootnoteReference"/>
        </w:rPr>
        <w:footnoteRef/>
      </w:r>
      <w:r>
        <w:t xml:space="preserve"> [JS] or are the establishment/restoration of His throne.”</w:t>
      </w:r>
    </w:p>
  </w:footnote>
  <w:footnote w:id="498">
    <w:p w14:paraId="0A420AC8" w14:textId="0E9B7FA2" w:rsidR="009E143A" w:rsidRDefault="009E143A" w:rsidP="00C544D6">
      <w:pPr>
        <w:pStyle w:val="footnote"/>
      </w:pPr>
      <w:r>
        <w:rPr>
          <w:rStyle w:val="FootnoteReference"/>
        </w:rPr>
        <w:footnoteRef/>
      </w:r>
      <w:r>
        <w:t xml:space="preserve"> Cf. Pss. 32:5b; 84:10b. Rom. 1:19-21; 2 Cor. 4:6; Jn. 1:14; 6:40; 17:22-24.</w:t>
      </w:r>
    </w:p>
  </w:footnote>
  <w:footnote w:id="499">
    <w:p w14:paraId="7B92C494" w14:textId="3893728C" w:rsidR="009E143A" w:rsidRDefault="009E143A" w:rsidP="00AF055B">
      <w:pPr>
        <w:pStyle w:val="footnote"/>
      </w:pPr>
      <w:r>
        <w:rPr>
          <w:rStyle w:val="FootnoteReference"/>
        </w:rPr>
        <w:footnoteRef/>
      </w:r>
      <w:r>
        <w:t xml:space="preserve"> [JS] “do obeisance to”</w:t>
      </w:r>
    </w:p>
  </w:footnote>
  <w:footnote w:id="500">
    <w:p w14:paraId="3C69AEE3" w14:textId="2FCFF9DA" w:rsidR="009E143A" w:rsidRDefault="009E143A" w:rsidP="00AF055B">
      <w:pPr>
        <w:pStyle w:val="footnote"/>
      </w:pPr>
      <w:r>
        <w:rPr>
          <w:rStyle w:val="FootnoteReference"/>
        </w:rPr>
        <w:footnoteRef/>
      </w:r>
      <w:r>
        <w:t xml:space="preserve"> [JS] “do obeisance to”</w:t>
      </w:r>
    </w:p>
  </w:footnote>
  <w:footnote w:id="501">
    <w:p w14:paraId="7E0327B2" w14:textId="516E0233" w:rsidR="009E143A" w:rsidRDefault="009E143A" w:rsidP="00AF055B">
      <w:pPr>
        <w:pStyle w:val="footnote"/>
      </w:pPr>
      <w:r>
        <w:rPr>
          <w:rStyle w:val="FootnoteReference"/>
        </w:rPr>
        <w:footnoteRef/>
      </w:r>
      <w:r>
        <w:t xml:space="preserve"> [JS] Fr. Lazarus has “lives”</w:t>
      </w:r>
    </w:p>
  </w:footnote>
  <w:footnote w:id="502">
    <w:p w14:paraId="202D3E03" w14:textId="48C7AC7B" w:rsidR="009E143A" w:rsidRDefault="009E143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9E143A" w:rsidRDefault="009E143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9E143A" w:rsidRDefault="009E143A" w:rsidP="00C544D6">
      <w:pPr>
        <w:pStyle w:val="footnote"/>
      </w:pPr>
      <w:r>
        <w:rPr>
          <w:rStyle w:val="FootnoteReference"/>
        </w:rPr>
        <w:footnoteRef/>
      </w:r>
      <w:r>
        <w:t xml:space="preserve"> Rev. 4:6, Ezek. 1:5-10.</w:t>
      </w:r>
    </w:p>
  </w:footnote>
  <w:footnote w:id="505">
    <w:p w14:paraId="2C987C7D" w14:textId="7DA14E0E" w:rsidR="009E143A" w:rsidRDefault="009E143A"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9E143A" w:rsidRDefault="009E143A" w:rsidP="006263C2">
      <w:pPr>
        <w:pStyle w:val="footnote"/>
      </w:pPr>
      <w:r>
        <w:rPr>
          <w:rStyle w:val="FootnoteReference"/>
        </w:rPr>
        <w:footnoteRef/>
      </w:r>
      <w:r>
        <w:t xml:space="preserve"> [JS] Fr. Lazarus has “laws”</w:t>
      </w:r>
    </w:p>
  </w:footnote>
  <w:footnote w:id="507">
    <w:p w14:paraId="2FC019B3" w14:textId="70AAB5D0" w:rsidR="009E143A" w:rsidRDefault="009E143A" w:rsidP="006263C2">
      <w:pPr>
        <w:pStyle w:val="footnote"/>
      </w:pPr>
      <w:r>
        <w:rPr>
          <w:rStyle w:val="FootnoteReference"/>
        </w:rPr>
        <w:footnoteRef/>
      </w:r>
      <w:r>
        <w:t xml:space="preserve"> [JS] “do obeisance”, commonly rendered “worship”</w:t>
      </w:r>
    </w:p>
  </w:footnote>
  <w:footnote w:id="508">
    <w:p w14:paraId="7386C0B1" w14:textId="0080D811" w:rsidR="009E143A" w:rsidRDefault="009E143A" w:rsidP="004A1997">
      <w:pPr>
        <w:pStyle w:val="footnote"/>
      </w:pPr>
      <w:r>
        <w:rPr>
          <w:rStyle w:val="FootnoteReference"/>
        </w:rPr>
        <w:footnoteRef/>
      </w:r>
      <w:r>
        <w:t xml:space="preserve"> [JS] Fr. Lazarus has “correcting”</w:t>
      </w:r>
    </w:p>
  </w:footnote>
  <w:footnote w:id="509">
    <w:p w14:paraId="273EA178" w14:textId="4DFF2FD9" w:rsidR="009E143A" w:rsidRDefault="009E143A" w:rsidP="004A1997">
      <w:pPr>
        <w:pStyle w:val="footnote"/>
      </w:pPr>
      <w:r>
        <w:rPr>
          <w:rStyle w:val="FootnoteReference"/>
        </w:rPr>
        <w:footnoteRef/>
      </w:r>
      <w:r>
        <w:t xml:space="preserve"> [JS] “do obeisance” or “fall down”</w:t>
      </w:r>
    </w:p>
  </w:footnote>
  <w:footnote w:id="510">
    <w:p w14:paraId="6E38F9F7" w14:textId="307328EF" w:rsidR="009E143A" w:rsidRDefault="009E143A"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9E143A" w:rsidRDefault="009E143A" w:rsidP="0016307C">
      <w:pPr>
        <w:pStyle w:val="footnote"/>
      </w:pPr>
      <w:r>
        <w:rPr>
          <w:rStyle w:val="FootnoteReference"/>
        </w:rPr>
        <w:footnoteRef/>
      </w:r>
      <w:r>
        <w:t xml:space="preserve"> [JS] or, “and not we Him”</w:t>
      </w:r>
    </w:p>
  </w:footnote>
  <w:footnote w:id="512">
    <w:p w14:paraId="14022FB6" w14:textId="4CE3B2A5" w:rsidR="009E143A" w:rsidRDefault="009E143A"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9E143A" w:rsidRDefault="009E143A" w:rsidP="00C050C7">
      <w:pPr>
        <w:pStyle w:val="footnote"/>
      </w:pPr>
      <w:r>
        <w:rPr>
          <w:rStyle w:val="FootnoteReference"/>
        </w:rPr>
        <w:footnoteRef/>
      </w:r>
      <w:r>
        <w:t xml:space="preserve"> [JS] or “do wrong,” or “the workers of iniquity”</w:t>
      </w:r>
    </w:p>
  </w:footnote>
  <w:footnote w:id="514">
    <w:p w14:paraId="4E28D6F6" w14:textId="75DDD646" w:rsidR="009E143A" w:rsidRDefault="009E143A" w:rsidP="00CD361B">
      <w:pPr>
        <w:pStyle w:val="footnote"/>
      </w:pPr>
      <w:r>
        <w:rPr>
          <w:rStyle w:val="FootnoteReference"/>
        </w:rPr>
        <w:footnoteRef/>
      </w:r>
      <w:r>
        <w:t xml:space="preserve"> [JS] or proud/haughty eyes.</w:t>
      </w:r>
    </w:p>
  </w:footnote>
  <w:footnote w:id="515">
    <w:p w14:paraId="33F848D7" w14:textId="77777777" w:rsidR="009E143A" w:rsidRDefault="009E143A"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9E143A" w:rsidRDefault="009E143A"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9E143A" w:rsidRDefault="009E143A" w:rsidP="00C544D6">
      <w:pPr>
        <w:pStyle w:val="footnote"/>
      </w:pPr>
      <w:r>
        <w:rPr>
          <w:rStyle w:val="FootnoteReference"/>
        </w:rPr>
        <w:footnoteRef/>
      </w:r>
      <w:r>
        <w:t xml:space="preserve"> Cf. Ps. 38:7a.</w:t>
      </w:r>
    </w:p>
  </w:footnote>
  <w:footnote w:id="518">
    <w:p w14:paraId="1B133F2B" w14:textId="56FE4EC3" w:rsidR="009E143A" w:rsidRDefault="009E143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9E143A" w:rsidRDefault="009E143A"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9E143A" w:rsidRDefault="009E143A" w:rsidP="00C544D6">
      <w:pPr>
        <w:pStyle w:val="footnote"/>
      </w:pPr>
      <w:r>
        <w:rPr>
          <w:rStyle w:val="FootnoteReference"/>
        </w:rPr>
        <w:footnoteRef/>
      </w:r>
      <w:r>
        <w:t xml:space="preserve"> ‘God is love’ (1 John 4:8,16).</w:t>
      </w:r>
    </w:p>
  </w:footnote>
  <w:footnote w:id="521">
    <w:p w14:paraId="169A7896" w14:textId="77777777" w:rsidR="009E143A" w:rsidRDefault="009E143A"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9E143A" w:rsidRDefault="009E143A" w:rsidP="00C544D6">
      <w:pPr>
        <w:pStyle w:val="footnote"/>
      </w:pPr>
      <w:r>
        <w:rPr>
          <w:rStyle w:val="FootnoteReference"/>
        </w:rPr>
        <w:footnoteRef/>
      </w:r>
      <w:r>
        <w:t xml:space="preserve"> Cf. Ps. 147:8.</w:t>
      </w:r>
    </w:p>
  </w:footnote>
  <w:footnote w:id="523">
    <w:p w14:paraId="3C4F2E7D" w14:textId="704C8BBC" w:rsidR="009E143A" w:rsidRDefault="009E143A" w:rsidP="001566BD">
      <w:pPr>
        <w:pStyle w:val="footnote"/>
      </w:pPr>
      <w:r>
        <w:rPr>
          <w:rStyle w:val="FootnoteReference"/>
        </w:rPr>
        <w:footnoteRef/>
      </w:r>
      <w:r>
        <w:t xml:space="preserve"> [JS] or “transgressions”</w:t>
      </w:r>
    </w:p>
  </w:footnote>
  <w:footnote w:id="524">
    <w:p w14:paraId="1F5C3038" w14:textId="77777777" w:rsidR="009E143A" w:rsidRDefault="009E143A"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9E143A" w:rsidRDefault="009E143A"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9E143A" w:rsidRDefault="009E143A"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9E143A" w:rsidRDefault="009E143A" w:rsidP="00342E73">
      <w:pPr>
        <w:pStyle w:val="footnote"/>
      </w:pPr>
      <w:r>
        <w:rPr>
          <w:rStyle w:val="FootnoteReference"/>
        </w:rPr>
        <w:footnoteRef/>
      </w:r>
      <w:r>
        <w:t xml:space="preserve"> [JS] Fr. Lazarus has “very great”</w:t>
      </w:r>
    </w:p>
  </w:footnote>
  <w:footnote w:id="528">
    <w:p w14:paraId="4F7FE92C" w14:textId="411FA40A" w:rsidR="009E143A" w:rsidRDefault="009E143A" w:rsidP="00342E73">
      <w:pPr>
        <w:pStyle w:val="footnote"/>
      </w:pPr>
      <w:r>
        <w:rPr>
          <w:rStyle w:val="FootnoteReference"/>
        </w:rPr>
        <w:footnoteRef/>
      </w:r>
      <w:r>
        <w:t xml:space="preserve"> [JS] or “thanksgiving,” or “thankful confession with praise”</w:t>
      </w:r>
    </w:p>
  </w:footnote>
  <w:footnote w:id="529">
    <w:p w14:paraId="169AA0B7" w14:textId="592F3FAF" w:rsidR="009E143A" w:rsidRDefault="009E143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9E143A" w:rsidRDefault="009E143A" w:rsidP="00342E73">
      <w:pPr>
        <w:pStyle w:val="footnote"/>
      </w:pPr>
      <w:r>
        <w:rPr>
          <w:rStyle w:val="FootnoteReference"/>
        </w:rPr>
        <w:footnoteRef/>
      </w:r>
      <w:r>
        <w:t xml:space="preserve"> [JS] or “makes the clouds His chariot”</w:t>
      </w:r>
    </w:p>
  </w:footnote>
  <w:footnote w:id="531">
    <w:p w14:paraId="62DF6E81" w14:textId="51054D24" w:rsidR="009E143A" w:rsidRDefault="009E143A" w:rsidP="00342E73">
      <w:pPr>
        <w:pStyle w:val="footnote"/>
      </w:pPr>
      <w:r>
        <w:rPr>
          <w:rStyle w:val="FootnoteReference"/>
        </w:rPr>
        <w:footnoteRef/>
      </w:r>
      <w:r>
        <w:t xml:space="preserve"> [JS] or “messengers”</w:t>
      </w:r>
    </w:p>
  </w:footnote>
  <w:footnote w:id="532">
    <w:p w14:paraId="168D3C90" w14:textId="7FDCEE0D" w:rsidR="009E143A" w:rsidRDefault="009E143A" w:rsidP="00342E73">
      <w:pPr>
        <w:pStyle w:val="footnote"/>
      </w:pPr>
      <w:r>
        <w:rPr>
          <w:rStyle w:val="FootnoteReference"/>
        </w:rPr>
        <w:footnoteRef/>
      </w:r>
      <w:r>
        <w:t xml:space="preserve"> [JS] Fr. Lazarus has “servants”</w:t>
      </w:r>
    </w:p>
  </w:footnote>
  <w:footnote w:id="533">
    <w:p w14:paraId="45145696" w14:textId="77777777" w:rsidR="009E143A" w:rsidRDefault="009E143A" w:rsidP="00C544D6">
      <w:pPr>
        <w:pStyle w:val="footnote"/>
      </w:pPr>
      <w:r>
        <w:rPr>
          <w:rStyle w:val="FootnoteReference"/>
        </w:rPr>
        <w:footnoteRef/>
      </w:r>
      <w:r>
        <w:t xml:space="preserve"> Heb. 1:7; Ezek. 1:14; 2 Esdras 8:22.</w:t>
      </w:r>
    </w:p>
  </w:footnote>
  <w:footnote w:id="534">
    <w:p w14:paraId="0185F645" w14:textId="47FC8356" w:rsidR="009E143A" w:rsidRDefault="009E143A" w:rsidP="00342E73">
      <w:pPr>
        <w:pStyle w:val="footnote"/>
      </w:pPr>
      <w:r>
        <w:rPr>
          <w:rStyle w:val="FootnoteReference"/>
        </w:rPr>
        <w:footnoteRef/>
      </w:r>
      <w:r>
        <w:t xml:space="preserve"> [JS] Fr. Lazarus has “axis”</w:t>
      </w:r>
    </w:p>
  </w:footnote>
  <w:footnote w:id="535">
    <w:p w14:paraId="62442F76" w14:textId="4CE61300" w:rsidR="009E143A" w:rsidRDefault="009E143A" w:rsidP="00342E73">
      <w:pPr>
        <w:pStyle w:val="footnote"/>
      </w:pPr>
      <w:r>
        <w:rPr>
          <w:rStyle w:val="FootnoteReference"/>
        </w:rPr>
        <w:footnoteRef/>
      </w:r>
      <w:r>
        <w:t xml:space="preserve"> [JS] Fr. Lazarus has “wander”. NETS has “be tilted”</w:t>
      </w:r>
    </w:p>
  </w:footnote>
  <w:footnote w:id="536">
    <w:p w14:paraId="1733D904" w14:textId="3B68C5C6" w:rsidR="009E143A" w:rsidRDefault="009E143A" w:rsidP="006A0F54">
      <w:pPr>
        <w:pStyle w:val="footnote"/>
      </w:pPr>
      <w:r>
        <w:rPr>
          <w:rStyle w:val="FootnoteReference"/>
        </w:rPr>
        <w:footnoteRef/>
      </w:r>
      <w:r>
        <w:t xml:space="preserve"> [JS] literally, “founded”</w:t>
      </w:r>
    </w:p>
  </w:footnote>
  <w:footnote w:id="537">
    <w:p w14:paraId="2075EA79" w14:textId="5E6B474F" w:rsidR="009E143A" w:rsidRDefault="009E143A" w:rsidP="006A0F54">
      <w:pPr>
        <w:pStyle w:val="footnote"/>
      </w:pPr>
      <w:r>
        <w:rPr>
          <w:rStyle w:val="FootnoteReference"/>
        </w:rPr>
        <w:footnoteRef/>
      </w:r>
      <w:r>
        <w:t xml:space="preserve"> [JS] or “takes the lead among them”</w:t>
      </w:r>
    </w:p>
  </w:footnote>
  <w:footnote w:id="538">
    <w:p w14:paraId="28E7BE34" w14:textId="16676F65" w:rsidR="009E143A" w:rsidRDefault="009E143A" w:rsidP="001566BD">
      <w:pPr>
        <w:pStyle w:val="footnote"/>
      </w:pPr>
      <w:r>
        <w:rPr>
          <w:rStyle w:val="FootnoteReference"/>
        </w:rPr>
        <w:footnoteRef/>
      </w:r>
      <w:r>
        <w:t xml:space="preserve"> [JS] or “serpent”</w:t>
      </w:r>
    </w:p>
  </w:footnote>
  <w:footnote w:id="539">
    <w:p w14:paraId="11DE9B53" w14:textId="0A5609C6" w:rsidR="009E143A" w:rsidRDefault="009E143A" w:rsidP="00915FD3">
      <w:pPr>
        <w:pStyle w:val="footnote"/>
      </w:pPr>
      <w:r>
        <w:rPr>
          <w:rStyle w:val="FootnoteReference"/>
        </w:rPr>
        <w:footnoteRef/>
      </w:r>
      <w:r>
        <w:t xml:space="preserve"> [JS] or, “the universe”</w:t>
      </w:r>
    </w:p>
  </w:footnote>
  <w:footnote w:id="540">
    <w:p w14:paraId="74093DC5" w14:textId="1E09F0AA" w:rsidR="009E143A" w:rsidRDefault="009E143A" w:rsidP="00915FD3">
      <w:pPr>
        <w:pStyle w:val="footnote"/>
      </w:pPr>
      <w:r>
        <w:rPr>
          <w:rStyle w:val="FootnoteReference"/>
        </w:rPr>
        <w:footnoteRef/>
      </w:r>
      <w:r>
        <w:t xml:space="preserve"> [JS] or, “breath”</w:t>
      </w:r>
    </w:p>
  </w:footnote>
  <w:footnote w:id="541">
    <w:p w14:paraId="7147B16E" w14:textId="621A8A9E" w:rsidR="009E143A" w:rsidRDefault="009E143A" w:rsidP="001566BD">
      <w:pPr>
        <w:pStyle w:val="footnote"/>
      </w:pPr>
      <w:r>
        <w:rPr>
          <w:rStyle w:val="FootnoteReference"/>
        </w:rPr>
        <w:footnoteRef/>
      </w:r>
      <w:r>
        <w:t xml:space="preserve"> [JS] Fr. Lazarus has, “meditation”</w:t>
      </w:r>
    </w:p>
  </w:footnote>
  <w:footnote w:id="542">
    <w:p w14:paraId="384A849F" w14:textId="641C79E3" w:rsidR="009E143A" w:rsidRDefault="009E143A" w:rsidP="00C544D6">
      <w:pPr>
        <w:pStyle w:val="footnote"/>
      </w:pPr>
      <w:r>
        <w:rPr>
          <w:rStyle w:val="FootnoteReference"/>
        </w:rPr>
        <w:footnoteRef/>
      </w:r>
      <w:r>
        <w:t xml:space="preserve"> Much of Psalm 104 occurs almost verbatim in 1 Chron. 16:8-22 (cf. vv. 7:36).</w:t>
      </w:r>
    </w:p>
  </w:footnote>
  <w:footnote w:id="543">
    <w:p w14:paraId="3905FF41" w14:textId="613F8D2E" w:rsidR="009E143A" w:rsidRDefault="009E143A" w:rsidP="00321F6F">
      <w:pPr>
        <w:pStyle w:val="footnote"/>
      </w:pPr>
      <w:r>
        <w:rPr>
          <w:rStyle w:val="FootnoteReference"/>
        </w:rPr>
        <w:footnoteRef/>
      </w:r>
      <w:r>
        <w:t xml:space="preserve"> [JS] or “give thanks to”. “Thankfully confess with praise”</w:t>
      </w:r>
    </w:p>
  </w:footnote>
  <w:footnote w:id="544">
    <w:p w14:paraId="01463307" w14:textId="64E551BC" w:rsidR="009E143A" w:rsidRDefault="009E143A" w:rsidP="00321F6F">
      <w:pPr>
        <w:pStyle w:val="footnote"/>
      </w:pPr>
      <w:r>
        <w:rPr>
          <w:rStyle w:val="FootnoteReference"/>
        </w:rPr>
        <w:footnoteRef/>
      </w:r>
      <w:r>
        <w:t xml:space="preserve"> [JS] or “make music to”</w:t>
      </w:r>
    </w:p>
  </w:footnote>
  <w:footnote w:id="545">
    <w:p w14:paraId="2B9E23B4" w14:textId="03FD2FE2" w:rsidR="009E143A" w:rsidRDefault="009E143A" w:rsidP="00321F6F">
      <w:pPr>
        <w:pStyle w:val="footnote"/>
      </w:pPr>
      <w:r>
        <w:rPr>
          <w:rStyle w:val="FootnoteReference"/>
        </w:rPr>
        <w:footnoteRef/>
      </w:r>
      <w:r>
        <w:t xml:space="preserve"> [JS] i.e. presence</w:t>
      </w:r>
    </w:p>
  </w:footnote>
  <w:footnote w:id="546">
    <w:p w14:paraId="661C891F" w14:textId="3A70284B" w:rsidR="009E143A" w:rsidRDefault="009E143A" w:rsidP="00321F6F">
      <w:pPr>
        <w:pStyle w:val="footnote"/>
      </w:pPr>
      <w:r>
        <w:rPr>
          <w:rStyle w:val="FootnoteReference"/>
        </w:rPr>
        <w:footnoteRef/>
      </w:r>
      <w:r>
        <w:t xml:space="preserve"> [JS] literally, “seed”</w:t>
      </w:r>
    </w:p>
  </w:footnote>
  <w:footnote w:id="547">
    <w:p w14:paraId="329D8569" w14:textId="5DC45E53" w:rsidR="009E143A" w:rsidRDefault="009E143A" w:rsidP="00321F6F">
      <w:pPr>
        <w:pStyle w:val="footnote"/>
      </w:pPr>
      <w:r>
        <w:rPr>
          <w:rStyle w:val="FootnoteReference"/>
        </w:rPr>
        <w:footnoteRef/>
      </w:r>
      <w:r>
        <w:t xml:space="preserve"> [JS] literally, “He remembered His covenant forever”</w:t>
      </w:r>
    </w:p>
  </w:footnote>
  <w:footnote w:id="548">
    <w:p w14:paraId="6010B733" w14:textId="6B64E095" w:rsidR="009E143A" w:rsidRDefault="009E143A" w:rsidP="00321F6F">
      <w:pPr>
        <w:pStyle w:val="footnote"/>
      </w:pPr>
      <w:r>
        <w:rPr>
          <w:rStyle w:val="FootnoteReference"/>
        </w:rPr>
        <w:footnoteRef/>
      </w:r>
      <w:r>
        <w:t xml:space="preserve"> [JS] i.e. the covenant</w:t>
      </w:r>
    </w:p>
  </w:footnote>
  <w:footnote w:id="549">
    <w:p w14:paraId="301BA381" w14:textId="3C68C9E1" w:rsidR="009E143A" w:rsidRDefault="009E143A" w:rsidP="00280E2D">
      <w:pPr>
        <w:pStyle w:val="footnote"/>
      </w:pPr>
      <w:r>
        <w:rPr>
          <w:rStyle w:val="FootnoteReference"/>
        </w:rPr>
        <w:footnoteRef/>
      </w:r>
      <w:r>
        <w:t xml:space="preserve"> [JS] or foreigners, resident aliens.</w:t>
      </w:r>
    </w:p>
  </w:footnote>
  <w:footnote w:id="550">
    <w:p w14:paraId="1DCE9038" w14:textId="77777777" w:rsidR="009E143A" w:rsidRDefault="009E143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9E143A" w:rsidRDefault="009E143A" w:rsidP="00C544D6">
      <w:pPr>
        <w:pStyle w:val="footnote"/>
      </w:pPr>
      <w:r>
        <w:rPr>
          <w:rStyle w:val="FootnoteReference"/>
        </w:rPr>
        <w:footnoteRef/>
      </w:r>
      <w:r>
        <w:t xml:space="preserve"> caterpillars: larva of the locust.</w:t>
      </w:r>
    </w:p>
  </w:footnote>
  <w:footnote w:id="552">
    <w:p w14:paraId="6E762A27" w14:textId="77777777" w:rsidR="009E143A" w:rsidRDefault="009E143A" w:rsidP="00C544D6">
      <w:pPr>
        <w:pStyle w:val="footnote"/>
      </w:pPr>
      <w:r>
        <w:rPr>
          <w:rStyle w:val="FootnoteReference"/>
        </w:rPr>
        <w:footnoteRef/>
      </w:r>
      <w:r>
        <w:t xml:space="preserve"> Ex. 16:12-15; Jn. 6:31-35.</w:t>
      </w:r>
    </w:p>
  </w:footnote>
  <w:footnote w:id="553">
    <w:p w14:paraId="49AE41C2" w14:textId="50246779" w:rsidR="009E143A" w:rsidRDefault="009E143A" w:rsidP="00E46516">
      <w:pPr>
        <w:pStyle w:val="footnote"/>
      </w:pPr>
      <w:r>
        <w:rPr>
          <w:rStyle w:val="FootnoteReference"/>
        </w:rPr>
        <w:footnoteRef/>
      </w:r>
      <w:r>
        <w:t xml:space="preserve"> [JS] or “promise”</w:t>
      </w:r>
    </w:p>
  </w:footnote>
  <w:footnote w:id="554">
    <w:p w14:paraId="463C0491" w14:textId="77777777" w:rsidR="009E143A" w:rsidRDefault="009E143A" w:rsidP="00C544D6">
      <w:pPr>
        <w:pStyle w:val="footnote"/>
      </w:pPr>
      <w:r>
        <w:rPr>
          <w:rStyle w:val="FootnoteReference"/>
        </w:rPr>
        <w:footnoteRef/>
      </w:r>
      <w:r>
        <w:t xml:space="preserve"> Gen. 15:14.</w:t>
      </w:r>
    </w:p>
  </w:footnote>
  <w:footnote w:id="555">
    <w:p w14:paraId="078805D2" w14:textId="5FA9820B" w:rsidR="009E143A" w:rsidRDefault="009E143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9E143A" w:rsidRDefault="009E143A" w:rsidP="00854B91">
      <w:pPr>
        <w:pStyle w:val="footnote"/>
      </w:pPr>
      <w:r>
        <w:rPr>
          <w:rStyle w:val="FootnoteReference"/>
        </w:rPr>
        <w:footnoteRef/>
      </w:r>
      <w:r>
        <w:t xml:space="preserve"> [JS] or “give thanks to”. “Thankfully confess with praise”</w:t>
      </w:r>
    </w:p>
  </w:footnote>
  <w:footnote w:id="557">
    <w:p w14:paraId="08540649" w14:textId="77777777" w:rsidR="009E143A" w:rsidRDefault="009E143A"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9E143A" w:rsidRDefault="009E143A" w:rsidP="00854B91">
      <w:pPr>
        <w:pStyle w:val="footnote"/>
      </w:pPr>
      <w:r>
        <w:rPr>
          <w:rStyle w:val="FootnoteReference"/>
        </w:rPr>
        <w:footnoteRef/>
      </w:r>
      <w:r>
        <w:t xml:space="preserve"> [JS] or “observe justice”</w:t>
      </w:r>
    </w:p>
  </w:footnote>
  <w:footnote w:id="559">
    <w:p w14:paraId="03E9E4DD" w14:textId="395B2D3C" w:rsidR="009E143A" w:rsidRDefault="009E143A" w:rsidP="00854B91">
      <w:pPr>
        <w:pStyle w:val="footnote"/>
      </w:pPr>
      <w:r>
        <w:rPr>
          <w:rStyle w:val="FootnoteReference"/>
        </w:rPr>
        <w:footnoteRef/>
      </w:r>
      <w:r>
        <w:t xml:space="preserve"> [JS] literally, “do”</w:t>
      </w:r>
    </w:p>
  </w:footnote>
  <w:footnote w:id="560">
    <w:p w14:paraId="5B7ACE2B" w14:textId="78E5BEF3" w:rsidR="009E143A" w:rsidRDefault="009E143A" w:rsidP="00854B91">
      <w:pPr>
        <w:pStyle w:val="footnote"/>
      </w:pPr>
      <w:r>
        <w:rPr>
          <w:rStyle w:val="FootnoteReference"/>
        </w:rPr>
        <w:footnoteRef/>
      </w:r>
      <w:r>
        <w:t xml:space="preserve"> [JS] or “because of the good will of Your people”</w:t>
      </w:r>
    </w:p>
  </w:footnote>
  <w:footnote w:id="561">
    <w:p w14:paraId="1A81CC74" w14:textId="6EC9F596" w:rsidR="009E143A" w:rsidRDefault="009E143A" w:rsidP="00C544D6">
      <w:pPr>
        <w:pStyle w:val="footnote"/>
      </w:pPr>
      <w:r>
        <w:rPr>
          <w:rStyle w:val="FootnoteReference"/>
        </w:rPr>
        <w:footnoteRef/>
      </w:r>
      <w:r>
        <w:t xml:space="preserve"> Cf. Mark 8:17-21; Matthew 16:9-12.</w:t>
      </w:r>
    </w:p>
  </w:footnote>
  <w:footnote w:id="562">
    <w:p w14:paraId="6D8403EE" w14:textId="7911CBB2" w:rsidR="009E143A" w:rsidRDefault="009E143A" w:rsidP="00FF4329">
      <w:pPr>
        <w:pStyle w:val="footnote"/>
      </w:pPr>
      <w:r>
        <w:rPr>
          <w:rStyle w:val="FootnoteReference"/>
        </w:rPr>
        <w:footnoteRef/>
      </w:r>
      <w:r>
        <w:t xml:space="preserve"> [JS] Fr. Lazarus has “will”</w:t>
      </w:r>
    </w:p>
  </w:footnote>
  <w:footnote w:id="563">
    <w:p w14:paraId="008D3EE2" w14:textId="77777777" w:rsidR="009E143A" w:rsidRDefault="009E143A" w:rsidP="00C544D6">
      <w:pPr>
        <w:pStyle w:val="footnote"/>
      </w:pPr>
      <w:r>
        <w:rPr>
          <w:rStyle w:val="FootnoteReference"/>
        </w:rPr>
        <w:footnoteRef/>
      </w:r>
      <w:r>
        <w:t xml:space="preserve"> Num. 11:34.</w:t>
      </w:r>
    </w:p>
  </w:footnote>
  <w:footnote w:id="564">
    <w:p w14:paraId="45B2152E" w14:textId="77777777" w:rsidR="009E143A" w:rsidRDefault="009E143A" w:rsidP="00C544D6">
      <w:pPr>
        <w:pStyle w:val="footnote"/>
      </w:pPr>
      <w:r>
        <w:rPr>
          <w:rStyle w:val="FootnoteReference"/>
        </w:rPr>
        <w:footnoteRef/>
      </w:r>
      <w:r>
        <w:t xml:space="preserve"> Num. 16:32.</w:t>
      </w:r>
    </w:p>
  </w:footnote>
  <w:footnote w:id="565">
    <w:p w14:paraId="4E447E07" w14:textId="714805BD" w:rsidR="009E143A" w:rsidRDefault="009E143A" w:rsidP="00FF4329">
      <w:pPr>
        <w:pStyle w:val="footnote"/>
      </w:pPr>
      <w:r>
        <w:rPr>
          <w:rStyle w:val="FootnoteReference"/>
        </w:rPr>
        <w:footnoteRef/>
      </w:r>
      <w:r>
        <w:t xml:space="preserve"> [JS] “did obeisance”. “bowed down to”.</w:t>
      </w:r>
    </w:p>
  </w:footnote>
  <w:footnote w:id="566">
    <w:p w14:paraId="74DDF551" w14:textId="7993EDFC" w:rsidR="009E143A" w:rsidRDefault="009E143A" w:rsidP="00FF4329">
      <w:pPr>
        <w:pStyle w:val="footnote"/>
      </w:pPr>
      <w:r>
        <w:rPr>
          <w:rStyle w:val="FootnoteReference"/>
        </w:rPr>
        <w:footnoteRef/>
      </w:r>
      <w:r>
        <w:t xml:space="preserve"> [JS] or fearful, terrible.</w:t>
      </w:r>
    </w:p>
  </w:footnote>
  <w:footnote w:id="567">
    <w:p w14:paraId="5BE35E93" w14:textId="77777777" w:rsidR="009E143A" w:rsidRDefault="009E143A"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9E143A" w:rsidRDefault="009E143A" w:rsidP="00335B68">
      <w:pPr>
        <w:pStyle w:val="footnote"/>
      </w:pPr>
      <w:r>
        <w:rPr>
          <w:rStyle w:val="FootnoteReference"/>
        </w:rPr>
        <w:footnoteRef/>
      </w:r>
      <w:r>
        <w:t xml:space="preserve"> [JS] or, “destruction”</w:t>
      </w:r>
    </w:p>
  </w:footnote>
  <w:footnote w:id="569">
    <w:p w14:paraId="6145EAB5" w14:textId="4C75086F" w:rsidR="009E143A" w:rsidRDefault="009E143A" w:rsidP="00335B68">
      <w:pPr>
        <w:pStyle w:val="footnote"/>
      </w:pPr>
      <w:r>
        <w:rPr>
          <w:rStyle w:val="FootnoteReference"/>
        </w:rPr>
        <w:footnoteRef/>
      </w:r>
      <w:r>
        <w:t xml:space="preserve"> [JS] or “the breach abated”</w:t>
      </w:r>
    </w:p>
  </w:footnote>
  <w:footnote w:id="570">
    <w:p w14:paraId="7BC84269" w14:textId="5FF802CF" w:rsidR="009E143A" w:rsidRDefault="009E143A" w:rsidP="00335B68">
      <w:pPr>
        <w:pStyle w:val="footnote"/>
      </w:pPr>
      <w:r>
        <w:rPr>
          <w:rStyle w:val="FootnoteReference"/>
        </w:rPr>
        <w:footnoteRef/>
      </w:r>
      <w:r>
        <w:t xml:space="preserve"> [JS] or “reckoned”</w:t>
      </w:r>
    </w:p>
  </w:footnote>
  <w:footnote w:id="571">
    <w:p w14:paraId="7C896B79" w14:textId="22421F6C" w:rsidR="009E143A" w:rsidRDefault="009E143A" w:rsidP="00335B68">
      <w:pPr>
        <w:pStyle w:val="footnote"/>
      </w:pPr>
      <w:r>
        <w:rPr>
          <w:rStyle w:val="FootnoteReference"/>
        </w:rPr>
        <w:footnoteRef/>
      </w:r>
      <w:r>
        <w:t xml:space="preserve"> [JS] literally “mingled” and “works”</w:t>
      </w:r>
    </w:p>
  </w:footnote>
  <w:footnote w:id="572">
    <w:p w14:paraId="642B0591" w14:textId="225C9085" w:rsidR="009E143A" w:rsidRDefault="009E143A" w:rsidP="00F208ED">
      <w:pPr>
        <w:pStyle w:val="footnote"/>
      </w:pPr>
      <w:r>
        <w:rPr>
          <w:rStyle w:val="FootnoteReference"/>
        </w:rPr>
        <w:footnoteRef/>
      </w:r>
      <w:r>
        <w:t xml:space="preserve"> [JS] or “give thanks to”, “thankfully confess with praise”</w:t>
      </w:r>
    </w:p>
  </w:footnote>
  <w:footnote w:id="573">
    <w:p w14:paraId="1D020CD0" w14:textId="190B32B1" w:rsidR="009E143A" w:rsidRDefault="009E143A" w:rsidP="00A87777">
      <w:pPr>
        <w:pStyle w:val="footnote"/>
      </w:pPr>
      <w:r>
        <w:rPr>
          <w:rStyle w:val="FootnoteReference"/>
        </w:rPr>
        <w:footnoteRef/>
      </w:r>
      <w:r>
        <w:t xml:space="preserve"> [JS] or “age to age”</w:t>
      </w:r>
    </w:p>
  </w:footnote>
  <w:footnote w:id="574">
    <w:p w14:paraId="0B2ABDB6" w14:textId="66F5B000" w:rsidR="009E143A" w:rsidRDefault="009E143A" w:rsidP="00F208ED">
      <w:pPr>
        <w:pStyle w:val="footnote"/>
      </w:pPr>
      <w:r>
        <w:rPr>
          <w:rStyle w:val="FootnoteReference"/>
        </w:rPr>
        <w:footnoteRef/>
      </w:r>
      <w:r>
        <w:t xml:space="preserve"> [JS] or “May it be! May it be” or “So be it! So be it!”</w:t>
      </w:r>
    </w:p>
  </w:footnote>
  <w:footnote w:id="575">
    <w:p w14:paraId="04C140F9" w14:textId="166D1F53" w:rsidR="009E143A" w:rsidRDefault="009E143A" w:rsidP="005843FD">
      <w:pPr>
        <w:pStyle w:val="footnote"/>
      </w:pPr>
      <w:r>
        <w:rPr>
          <w:rStyle w:val="FootnoteReference"/>
        </w:rPr>
        <w:footnoteRef/>
      </w:r>
      <w:r>
        <w:t xml:space="preserve"> [JS] or “give thanks to”, “thankfully confess with praise”</w:t>
      </w:r>
    </w:p>
  </w:footnote>
  <w:footnote w:id="576">
    <w:p w14:paraId="338DEC03" w14:textId="41CA3C59" w:rsidR="009E143A" w:rsidRDefault="009E143A" w:rsidP="005843FD">
      <w:pPr>
        <w:pStyle w:val="footnote"/>
      </w:pPr>
      <w:r>
        <w:rPr>
          <w:rStyle w:val="FootnoteReference"/>
        </w:rPr>
        <w:footnoteRef/>
      </w:r>
      <w:r>
        <w:t xml:space="preserve"> [JS] NETS and Fr. Lazarus have “sea” in place of “south”</w:t>
      </w:r>
    </w:p>
  </w:footnote>
  <w:footnote w:id="577">
    <w:p w14:paraId="6197905E" w14:textId="37F1FE6C" w:rsidR="009E143A" w:rsidRDefault="009E143A" w:rsidP="005843FD">
      <w:pPr>
        <w:pStyle w:val="footnote"/>
      </w:pPr>
      <w:r>
        <w:rPr>
          <w:rStyle w:val="FootnoteReference"/>
        </w:rPr>
        <w:footnoteRef/>
      </w:r>
      <w:r>
        <w:t xml:space="preserve"> [JS] or “praise and thank”, “thankfully confess with praise”</w:t>
      </w:r>
    </w:p>
  </w:footnote>
  <w:footnote w:id="578">
    <w:p w14:paraId="2927C9DC" w14:textId="30BA0C90" w:rsidR="009E143A" w:rsidRDefault="009E143A" w:rsidP="008B5FD0">
      <w:pPr>
        <w:pStyle w:val="footnote"/>
      </w:pPr>
      <w:r>
        <w:rPr>
          <w:rStyle w:val="FootnoteReference"/>
        </w:rPr>
        <w:footnoteRef/>
      </w:r>
      <w:r>
        <w:t xml:space="preserve"> [JS] or “praise and thank”, “thankfully confess with praise.”</w:t>
      </w:r>
    </w:p>
  </w:footnote>
  <w:footnote w:id="579">
    <w:p w14:paraId="6B4B3E8B" w14:textId="1A47DD82" w:rsidR="009E143A" w:rsidRDefault="009E143A" w:rsidP="005D0282">
      <w:pPr>
        <w:pStyle w:val="footnote"/>
      </w:pPr>
      <w:r>
        <w:rPr>
          <w:rStyle w:val="FootnoteReference"/>
        </w:rPr>
        <w:footnoteRef/>
      </w:r>
      <w:r>
        <w:t xml:space="preserve"> [JS] or “He helped them out of the way of their iniquity”</w:t>
      </w:r>
    </w:p>
  </w:footnote>
  <w:footnote w:id="580">
    <w:p w14:paraId="3CB0230A" w14:textId="77777777" w:rsidR="009E143A" w:rsidRDefault="009E143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9E143A" w:rsidRDefault="009E143A" w:rsidP="008B5FD0">
      <w:pPr>
        <w:pStyle w:val="footnote"/>
      </w:pPr>
      <w:r>
        <w:rPr>
          <w:rStyle w:val="FootnoteReference"/>
        </w:rPr>
        <w:footnoteRef/>
      </w:r>
      <w:r>
        <w:t xml:space="preserve"> [JS] or “praise and thank”, “thankfully confess with praise”</w:t>
      </w:r>
    </w:p>
  </w:footnote>
  <w:footnote w:id="582">
    <w:p w14:paraId="678ED315" w14:textId="00F5D3AB" w:rsidR="009E143A" w:rsidRDefault="009E143A" w:rsidP="0048178C">
      <w:pPr>
        <w:pStyle w:val="footnote"/>
      </w:pPr>
      <w:r>
        <w:rPr>
          <w:rStyle w:val="FootnoteReference"/>
        </w:rPr>
        <w:footnoteRef/>
      </w:r>
      <w:r>
        <w:t xml:space="preserve"> [JS] Fr. Lazarus has “all their skill was scuttled.”</w:t>
      </w:r>
    </w:p>
  </w:footnote>
  <w:footnote w:id="583">
    <w:p w14:paraId="34CCA381" w14:textId="4D43FBED" w:rsidR="009E143A" w:rsidRDefault="009E143A" w:rsidP="0048178C">
      <w:pPr>
        <w:pStyle w:val="footnote"/>
      </w:pPr>
      <w:r>
        <w:rPr>
          <w:rStyle w:val="FootnoteReference"/>
        </w:rPr>
        <w:footnoteRef/>
      </w:r>
      <w:r>
        <w:t xml:space="preserve"> [JS] or “praise and thank”, “thankfully confess with praise”</w:t>
      </w:r>
    </w:p>
  </w:footnote>
  <w:footnote w:id="584">
    <w:p w14:paraId="4C3D1737" w14:textId="77777777" w:rsidR="009E143A" w:rsidRDefault="009E143A"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9E143A" w:rsidRDefault="009E143A" w:rsidP="00F56D7A">
      <w:pPr>
        <w:pStyle w:val="footnote"/>
      </w:pPr>
      <w:r>
        <w:rPr>
          <w:rStyle w:val="FootnoteReference"/>
        </w:rPr>
        <w:footnoteRef/>
      </w:r>
      <w:r>
        <w:t xml:space="preserve"> [JS] NETS has, “make music”, OSB, “give praise”</w:t>
      </w:r>
    </w:p>
  </w:footnote>
  <w:footnote w:id="586">
    <w:p w14:paraId="004CF885" w14:textId="714969FE" w:rsidR="009E143A" w:rsidRDefault="009E143A" w:rsidP="00F56D7A">
      <w:pPr>
        <w:pStyle w:val="footnote"/>
      </w:pPr>
      <w:r>
        <w:rPr>
          <w:rStyle w:val="FootnoteReference"/>
        </w:rPr>
        <w:footnoteRef/>
      </w:r>
      <w:r>
        <w:t xml:space="preserve"> [JS] “thankfully confess You with praise”</w:t>
      </w:r>
    </w:p>
  </w:footnote>
  <w:footnote w:id="587">
    <w:p w14:paraId="5EB077FD" w14:textId="77777777" w:rsidR="009E143A" w:rsidRDefault="009E143A"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9E143A" w:rsidRDefault="009E143A" w:rsidP="00F56D7A">
      <w:pPr>
        <w:pStyle w:val="footnote"/>
      </w:pPr>
      <w:r>
        <w:rPr>
          <w:rStyle w:val="FootnoteReference"/>
        </w:rPr>
        <w:footnoteRef/>
      </w:r>
      <w:r>
        <w:t xml:space="preserve"> [JS] “holy place.”</w:t>
      </w:r>
    </w:p>
  </w:footnote>
  <w:footnote w:id="589">
    <w:p w14:paraId="32F80B0A" w14:textId="77777777" w:rsidR="009E143A" w:rsidRDefault="009E143A" w:rsidP="00C544D6">
      <w:pPr>
        <w:pStyle w:val="footnote"/>
      </w:pPr>
      <w:r>
        <w:rPr>
          <w:rStyle w:val="FootnoteReference"/>
        </w:rPr>
        <w:footnoteRef/>
      </w:r>
      <w:r>
        <w:t xml:space="preserve"> See Psalm 59:10 and footnote.</w:t>
      </w:r>
    </w:p>
  </w:footnote>
  <w:footnote w:id="590">
    <w:p w14:paraId="70CC4836" w14:textId="77777777" w:rsidR="009E143A" w:rsidRDefault="009E143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9E143A" w:rsidRDefault="009E143A" w:rsidP="00814FC4">
      <w:pPr>
        <w:pStyle w:val="footnote"/>
      </w:pPr>
      <w:r>
        <w:rPr>
          <w:rStyle w:val="FootnoteReference"/>
        </w:rPr>
        <w:footnoteRef/>
      </w:r>
      <w:r>
        <w:t xml:space="preserve"> [JS] or “lawlessness”</w:t>
      </w:r>
    </w:p>
  </w:footnote>
  <w:footnote w:id="592">
    <w:p w14:paraId="67FB27B1" w14:textId="3F7103C4" w:rsidR="009E143A" w:rsidRDefault="009E143A" w:rsidP="00C544D6">
      <w:pPr>
        <w:pStyle w:val="footnote"/>
      </w:pPr>
      <w:r>
        <w:rPr>
          <w:rStyle w:val="FootnoteReference"/>
        </w:rPr>
        <w:footnoteRef/>
      </w:r>
      <w:r>
        <w:t xml:space="preserve"> Cf. Num. 5:22.</w:t>
      </w:r>
    </w:p>
  </w:footnote>
  <w:footnote w:id="593">
    <w:p w14:paraId="292E96AE" w14:textId="77777777" w:rsidR="009E143A" w:rsidRDefault="009E143A" w:rsidP="00C544D6">
      <w:pPr>
        <w:pStyle w:val="footnote"/>
      </w:pPr>
      <w:r>
        <w:rPr>
          <w:rStyle w:val="FootnoteReference"/>
        </w:rPr>
        <w:footnoteRef/>
      </w:r>
      <w:r>
        <w:t xml:space="preserve"> Mt. 27:39.</w:t>
      </w:r>
    </w:p>
  </w:footnote>
  <w:footnote w:id="594">
    <w:p w14:paraId="151268C5" w14:textId="656FFD88" w:rsidR="009E143A" w:rsidRDefault="009E143A" w:rsidP="003A31BD">
      <w:pPr>
        <w:pStyle w:val="footnote"/>
      </w:pPr>
      <w:r>
        <w:rPr>
          <w:rStyle w:val="FootnoteReference"/>
        </w:rPr>
        <w:footnoteRef/>
      </w:r>
      <w:r>
        <w:t xml:space="preserve"> [JS] or “give thanks to”. “thankfully confess with praise”</w:t>
      </w:r>
    </w:p>
  </w:footnote>
  <w:footnote w:id="595">
    <w:p w14:paraId="7B5761D5" w14:textId="1159D032" w:rsidR="009E143A" w:rsidRDefault="009E143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9E143A" w:rsidRDefault="009E143A"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9E143A" w:rsidRDefault="009E143A" w:rsidP="00AB05E1">
      <w:pPr>
        <w:pStyle w:val="footnote"/>
      </w:pPr>
      <w:r>
        <w:rPr>
          <w:rStyle w:val="FootnoteReference"/>
        </w:rPr>
        <w:footnoteRef/>
      </w:r>
      <w:r>
        <w:t xml:space="preserve"> [JS] “with You is the dominion/rule in the day of Your power”</w:t>
      </w:r>
    </w:p>
  </w:footnote>
  <w:footnote w:id="598">
    <w:p w14:paraId="5B5E529A" w14:textId="5149157C" w:rsidR="009E143A" w:rsidRDefault="009E143A" w:rsidP="00C544D6">
      <w:pPr>
        <w:pStyle w:val="footnote"/>
      </w:pPr>
      <w:r>
        <w:rPr>
          <w:rStyle w:val="FootnoteReference"/>
        </w:rPr>
        <w:footnoteRef/>
      </w:r>
      <w:r>
        <w:t xml:space="preserve"> Cf. 1 Cor. 15:41-43.</w:t>
      </w:r>
    </w:p>
  </w:footnote>
  <w:footnote w:id="599">
    <w:p w14:paraId="58BF3DF2" w14:textId="33BF2504" w:rsidR="009E143A" w:rsidRDefault="009E143A" w:rsidP="00AB05E1">
      <w:pPr>
        <w:pStyle w:val="footnote"/>
      </w:pPr>
      <w:r>
        <w:rPr>
          <w:rStyle w:val="FootnoteReference"/>
        </w:rPr>
        <w:footnoteRef/>
      </w:r>
      <w:r>
        <w:t xml:space="preserve"> [JS] literally “morning star”</w:t>
      </w:r>
    </w:p>
  </w:footnote>
  <w:footnote w:id="600">
    <w:p w14:paraId="4C93D1C9" w14:textId="77777777" w:rsidR="009E143A" w:rsidRDefault="009E143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9E143A" w:rsidRDefault="009E143A" w:rsidP="00AB05E1">
      <w:pPr>
        <w:pStyle w:val="footnote"/>
      </w:pPr>
      <w:r>
        <w:rPr>
          <w:rStyle w:val="FootnoteReference"/>
        </w:rPr>
        <w:footnoteRef/>
      </w:r>
      <w:r>
        <w:t xml:space="preserve"> [JS] Fr. Lazarus renders “repent” as “change His mind”</w:t>
      </w:r>
    </w:p>
  </w:footnote>
  <w:footnote w:id="602">
    <w:p w14:paraId="5DE3DED0" w14:textId="77777777" w:rsidR="009E143A" w:rsidRDefault="009E143A" w:rsidP="00C544D6">
      <w:pPr>
        <w:pStyle w:val="footnote"/>
      </w:pPr>
      <w:r>
        <w:rPr>
          <w:rStyle w:val="FootnoteReference"/>
        </w:rPr>
        <w:footnoteRef/>
      </w:r>
      <w:r>
        <w:t xml:space="preserve"> Heb. 7:21.</w:t>
      </w:r>
    </w:p>
  </w:footnote>
  <w:footnote w:id="603">
    <w:p w14:paraId="09E7C6C1" w14:textId="5A2E3633" w:rsidR="009E143A" w:rsidRDefault="009E143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9E143A" w:rsidRDefault="009E143A" w:rsidP="003C200D">
      <w:pPr>
        <w:pStyle w:val="footnote"/>
      </w:pPr>
      <w:r>
        <w:rPr>
          <w:rStyle w:val="FootnoteReference"/>
        </w:rPr>
        <w:footnoteRef/>
      </w:r>
      <w:r>
        <w:t xml:space="preserve"> [JS] or “give thanks,” or “thankfully confess with praise”</w:t>
      </w:r>
    </w:p>
  </w:footnote>
  <w:footnote w:id="605">
    <w:p w14:paraId="71D97FF3" w14:textId="5ADB40B3" w:rsidR="009E143A" w:rsidRDefault="009E143A" w:rsidP="00680987">
      <w:pPr>
        <w:pStyle w:val="footnote"/>
      </w:pPr>
      <w:r>
        <w:rPr>
          <w:rStyle w:val="FootnoteReference"/>
        </w:rPr>
        <w:footnoteRef/>
      </w:r>
      <w:r>
        <w:t xml:space="preserve"> [JS] or “assembly”</w:t>
      </w:r>
    </w:p>
  </w:footnote>
  <w:footnote w:id="606">
    <w:p w14:paraId="794D19AF" w14:textId="3FB23375" w:rsidR="009E143A" w:rsidRDefault="009E143A" w:rsidP="00680987">
      <w:pPr>
        <w:pStyle w:val="footnote"/>
      </w:pPr>
      <w:r>
        <w:rPr>
          <w:rStyle w:val="FootnoteReference"/>
        </w:rPr>
        <w:footnoteRef/>
      </w:r>
      <w:r>
        <w:t xml:space="preserve"> [JS] or “sought out in all things according to His will.”</w:t>
      </w:r>
    </w:p>
  </w:footnote>
  <w:footnote w:id="607">
    <w:p w14:paraId="20B5E251" w14:textId="0958B144" w:rsidR="009E143A" w:rsidRDefault="009E143A" w:rsidP="003C200D">
      <w:pPr>
        <w:pStyle w:val="footnote"/>
      </w:pPr>
      <w:r>
        <w:rPr>
          <w:rStyle w:val="FootnoteReference"/>
        </w:rPr>
        <w:footnoteRef/>
      </w:r>
      <w:r>
        <w:t xml:space="preserve"> [JS] or “thanksgiving,” or “thankful confession with praise”</w:t>
      </w:r>
    </w:p>
  </w:footnote>
  <w:footnote w:id="608">
    <w:p w14:paraId="1BC090E3" w14:textId="77777777" w:rsidR="009E143A" w:rsidRDefault="009E143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9E143A" w:rsidRDefault="009E143A" w:rsidP="00C544D6">
      <w:pPr>
        <w:pStyle w:val="footnote"/>
      </w:pPr>
      <w:r>
        <w:rPr>
          <w:rStyle w:val="FootnoteReference"/>
        </w:rPr>
        <w:footnoteRef/>
      </w:r>
      <w:r>
        <w:t xml:space="preserve"> Gen. 6:18; 9:9f; 15; 17; Ex. 19:5; Mk. 14:24; Lk. 22:20,29,30.</w:t>
      </w:r>
    </w:p>
  </w:footnote>
  <w:footnote w:id="610">
    <w:p w14:paraId="37902716" w14:textId="6DF49123" w:rsidR="009E143A" w:rsidRDefault="009E143A" w:rsidP="001F0BA8">
      <w:pPr>
        <w:pStyle w:val="footnote"/>
      </w:pPr>
      <w:r>
        <w:rPr>
          <w:rStyle w:val="FootnoteReference"/>
        </w:rPr>
        <w:footnoteRef/>
      </w:r>
      <w:r>
        <w:t xml:space="preserve"> [JS] or “awesome”, “terrible”</w:t>
      </w:r>
    </w:p>
  </w:footnote>
  <w:footnote w:id="611">
    <w:p w14:paraId="534F669F" w14:textId="77777777" w:rsidR="009E143A" w:rsidRDefault="009E143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9E143A" w:rsidRDefault="009E143A"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9E143A" w:rsidRDefault="009E143A" w:rsidP="009717D4">
      <w:pPr>
        <w:pStyle w:val="footnote"/>
      </w:pPr>
      <w:r>
        <w:rPr>
          <w:rStyle w:val="FootnoteReference"/>
        </w:rPr>
        <w:footnoteRef/>
      </w:r>
      <w:r>
        <w:t xml:space="preserve"> [JS] or “endures forever and ever”</w:t>
      </w:r>
    </w:p>
  </w:footnote>
  <w:footnote w:id="614">
    <w:p w14:paraId="6ED31546" w14:textId="32850D5D" w:rsidR="009E143A" w:rsidRDefault="009E143A" w:rsidP="00081087">
      <w:pPr>
        <w:pStyle w:val="footnote"/>
      </w:pPr>
      <w:r>
        <w:rPr>
          <w:rStyle w:val="FootnoteReference"/>
        </w:rPr>
        <w:footnoteRef/>
      </w:r>
      <w:r>
        <w:t xml:space="preserve"> [JS] or “dawned”</w:t>
      </w:r>
    </w:p>
  </w:footnote>
  <w:footnote w:id="615">
    <w:p w14:paraId="56F05B01" w14:textId="70E648CE" w:rsidR="009E143A" w:rsidRDefault="009E143A" w:rsidP="00081087">
      <w:pPr>
        <w:pStyle w:val="footnote"/>
      </w:pPr>
      <w:r>
        <w:rPr>
          <w:rStyle w:val="FootnoteReference"/>
        </w:rPr>
        <w:footnoteRef/>
      </w:r>
      <w:r>
        <w:t xml:space="preserve"> [JS] NETS interprets this as “He scattered [His enemies]”</w:t>
      </w:r>
    </w:p>
  </w:footnote>
  <w:footnote w:id="616">
    <w:p w14:paraId="246FBDEA" w14:textId="2D78AE51" w:rsidR="009E143A" w:rsidRDefault="009E143A" w:rsidP="00081087">
      <w:pPr>
        <w:pStyle w:val="footnote"/>
      </w:pPr>
      <w:r>
        <w:rPr>
          <w:rStyle w:val="FootnoteReference"/>
        </w:rPr>
        <w:footnoteRef/>
      </w:r>
      <w:r>
        <w:t xml:space="preserve"> [JS] or “contines forever and ever”</w:t>
      </w:r>
    </w:p>
  </w:footnote>
  <w:footnote w:id="617">
    <w:p w14:paraId="58019E44" w14:textId="02459B25" w:rsidR="009E143A" w:rsidRDefault="009E143A" w:rsidP="00081087">
      <w:pPr>
        <w:pStyle w:val="footnote"/>
      </w:pPr>
      <w:r>
        <w:rPr>
          <w:rStyle w:val="FootnoteReference"/>
        </w:rPr>
        <w:footnoteRef/>
      </w:r>
      <w:r>
        <w:t xml:space="preserve"> [JS] or “he will be raised to power and glory.”</w:t>
      </w:r>
    </w:p>
  </w:footnote>
  <w:footnote w:id="618">
    <w:p w14:paraId="0B84AC37" w14:textId="74BB2C6D" w:rsidR="009E143A" w:rsidRDefault="009E143A"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9E143A" w:rsidRDefault="009E143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9E143A" w:rsidRDefault="009E143A"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9E143A" w:rsidRDefault="009E143A" w:rsidP="00C544D6">
      <w:pPr>
        <w:pStyle w:val="footnote"/>
      </w:pPr>
      <w:r>
        <w:rPr>
          <w:rStyle w:val="FootnoteReference"/>
        </w:rPr>
        <w:footnoteRef/>
      </w:r>
      <w:r>
        <w:t xml:space="preserve"> Ex. 19:6; 29:43-46; Deut. 27:9; Is. 63:18,19; Jer. 2:3; 2 Cor. 6:16.</w:t>
      </w:r>
    </w:p>
  </w:footnote>
  <w:footnote w:id="622">
    <w:p w14:paraId="6D9F1C7B" w14:textId="0AA2BDBF" w:rsidR="009E143A" w:rsidRDefault="009E143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9E143A" w:rsidRDefault="009E143A"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9E143A" w:rsidRDefault="009E143A" w:rsidP="004446FE">
      <w:pPr>
        <w:pStyle w:val="footnote"/>
      </w:pPr>
      <w:r>
        <w:rPr>
          <w:rStyle w:val="FootnoteReference"/>
        </w:rPr>
        <w:footnoteRef/>
      </w:r>
      <w:r>
        <w:t xml:space="preserve"> [JS] or “presence”</w:t>
      </w:r>
    </w:p>
  </w:footnote>
  <w:footnote w:id="625">
    <w:p w14:paraId="0CFFAE38" w14:textId="5E3C02BC" w:rsidR="009E143A" w:rsidRDefault="009E143A" w:rsidP="00C544D6">
      <w:pPr>
        <w:pStyle w:val="footnote"/>
      </w:pPr>
      <w:r>
        <w:rPr>
          <w:rStyle w:val="FootnoteReference"/>
        </w:rPr>
        <w:footnoteRef/>
      </w:r>
      <w:r>
        <w:t xml:space="preserve"> Cf. John 1:18; 3:13; Wisdom 18:16.</w:t>
      </w:r>
    </w:p>
  </w:footnote>
  <w:footnote w:id="626">
    <w:p w14:paraId="47CB4F3E" w14:textId="77777777" w:rsidR="009E143A" w:rsidRDefault="009E143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9E143A" w:rsidRDefault="009E143A" w:rsidP="00BD138C">
      <w:pPr>
        <w:pStyle w:val="footnote"/>
      </w:pPr>
      <w:r>
        <w:rPr>
          <w:rStyle w:val="FootnoteReference"/>
        </w:rPr>
        <w:footnoteRef/>
      </w:r>
      <w:r>
        <w:t xml:space="preserve"> [JS] or “from now and forevermore.”</w:t>
      </w:r>
    </w:p>
  </w:footnote>
  <w:footnote w:id="628">
    <w:p w14:paraId="5DABE081" w14:textId="210E3418" w:rsidR="009E143A" w:rsidRDefault="009E143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9E143A" w:rsidRDefault="009E143A" w:rsidP="00D27B1F">
      <w:pPr>
        <w:pStyle w:val="footnote"/>
      </w:pPr>
      <w:r>
        <w:rPr>
          <w:rStyle w:val="FootnoteReference"/>
        </w:rPr>
        <w:footnoteRef/>
      </w:r>
      <w:r>
        <w:t xml:space="preserve"> [JS] or “cry”</w:t>
      </w:r>
    </w:p>
  </w:footnote>
  <w:footnote w:id="630">
    <w:p w14:paraId="181149B5" w14:textId="32524C88" w:rsidR="009E143A" w:rsidRDefault="009E143A" w:rsidP="00D27B1F">
      <w:pPr>
        <w:pStyle w:val="footnote"/>
      </w:pPr>
      <w:r>
        <w:rPr>
          <w:rStyle w:val="FootnoteReference"/>
        </w:rPr>
        <w:footnoteRef/>
      </w:r>
      <w:r>
        <w:t xml:space="preserve"> [JS] or “rescue”, i.e. “O Lord, rescue me!”</w:t>
      </w:r>
    </w:p>
  </w:footnote>
  <w:footnote w:id="631">
    <w:p w14:paraId="25D08CAE" w14:textId="420582EC" w:rsidR="009E143A" w:rsidRDefault="009E143A" w:rsidP="00C544D6">
      <w:pPr>
        <w:pStyle w:val="footnote"/>
      </w:pPr>
      <w:r>
        <w:rPr>
          <w:rStyle w:val="FootnoteReference"/>
        </w:rPr>
        <w:footnoteRef/>
      </w:r>
      <w:r>
        <w:t xml:space="preserve"> cf. Heb. 4:10; Phil. 2:12; Mt. 11:28,29; Jer. 6:16.</w:t>
      </w:r>
    </w:p>
  </w:footnote>
  <w:footnote w:id="632">
    <w:p w14:paraId="05F0C10B" w14:textId="6BC266D9" w:rsidR="009E143A" w:rsidRDefault="009E143A" w:rsidP="0099246B">
      <w:pPr>
        <w:pStyle w:val="footnote"/>
      </w:pPr>
      <w:r>
        <w:rPr>
          <w:rStyle w:val="FootnoteReference"/>
        </w:rPr>
        <w:footnoteRef/>
      </w:r>
      <w:r>
        <w:t xml:space="preserve"> [JS] Fr. Lazarus has, “I will live to please the Lord”</w:t>
      </w:r>
    </w:p>
  </w:footnote>
  <w:footnote w:id="633">
    <w:p w14:paraId="4CB1C48E" w14:textId="77777777" w:rsidR="009E143A" w:rsidRDefault="009E143A" w:rsidP="00C544D6">
      <w:pPr>
        <w:pStyle w:val="footnote"/>
      </w:pPr>
      <w:r>
        <w:rPr>
          <w:rStyle w:val="FootnoteReference"/>
        </w:rPr>
        <w:footnoteRef/>
      </w:r>
      <w:r>
        <w:t xml:space="preserve"> 2 Cor. 4:13.</w:t>
      </w:r>
    </w:p>
  </w:footnote>
  <w:footnote w:id="634">
    <w:p w14:paraId="3BB26747" w14:textId="6DF70EDA" w:rsidR="009E143A" w:rsidRDefault="009E143A" w:rsidP="00040C56">
      <w:pPr>
        <w:pStyle w:val="footnote"/>
      </w:pPr>
      <w:r>
        <w:rPr>
          <w:rStyle w:val="FootnoteReference"/>
        </w:rPr>
        <w:footnoteRef/>
      </w:r>
      <w:r>
        <w:t xml:space="preserve"> [JS] or “brought very low”</w:t>
      </w:r>
    </w:p>
  </w:footnote>
  <w:footnote w:id="635">
    <w:p w14:paraId="14C69153" w14:textId="7E1050DE" w:rsidR="009E143A" w:rsidRDefault="009E143A" w:rsidP="00B403A1">
      <w:pPr>
        <w:pStyle w:val="footnote"/>
      </w:pPr>
      <w:r>
        <w:rPr>
          <w:rStyle w:val="FootnoteReference"/>
        </w:rPr>
        <w:footnoteRef/>
      </w:r>
      <w:r>
        <w:t xml:space="preserve"> [JS] OSB has, “ecstasy,” Fr. Lazarus has “madness,” Brenton has “amazement.”</w:t>
      </w:r>
    </w:p>
  </w:footnote>
  <w:footnote w:id="636">
    <w:p w14:paraId="01F55DAD" w14:textId="6E588482" w:rsidR="009E143A" w:rsidRDefault="009E143A" w:rsidP="00B403A1">
      <w:pPr>
        <w:pStyle w:val="footnote"/>
      </w:pPr>
      <w:r>
        <w:rPr>
          <w:rStyle w:val="FootnoteReference"/>
        </w:rPr>
        <w:footnoteRef/>
      </w:r>
      <w:r>
        <w:t xml:space="preserve"> [JS] NETS and OSB omit vs. 5.</w:t>
      </w:r>
    </w:p>
  </w:footnote>
  <w:footnote w:id="637">
    <w:p w14:paraId="0273528E" w14:textId="77777777" w:rsidR="009E143A" w:rsidRDefault="009E143A" w:rsidP="00F01C0B">
      <w:pPr>
        <w:pStyle w:val="footnote"/>
      </w:pPr>
      <w:r>
        <w:rPr>
          <w:rStyle w:val="FootnoteReference"/>
        </w:rPr>
        <w:footnoteRef/>
      </w:r>
      <w:r>
        <w:t xml:space="preserve"> [JS] literally, “holy ones.”</w:t>
      </w:r>
    </w:p>
  </w:footnote>
  <w:footnote w:id="638">
    <w:p w14:paraId="536B616C" w14:textId="77777777" w:rsidR="009E143A" w:rsidRDefault="009E143A"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9E143A" w:rsidRDefault="009E143A" w:rsidP="00B403A1">
      <w:pPr>
        <w:pStyle w:val="footnote"/>
      </w:pPr>
      <w:r>
        <w:rPr>
          <w:rStyle w:val="FootnoteReference"/>
        </w:rPr>
        <w:footnoteRef/>
      </w:r>
      <w:r>
        <w:t xml:space="preserve"> [JS] litearlly, “slave”.</w:t>
      </w:r>
    </w:p>
  </w:footnote>
  <w:footnote w:id="640">
    <w:p w14:paraId="74CEF705" w14:textId="6A24290B" w:rsidR="009E143A" w:rsidRDefault="009E143A" w:rsidP="00B403A1">
      <w:pPr>
        <w:pStyle w:val="footnote"/>
      </w:pPr>
      <w:r>
        <w:rPr>
          <w:rStyle w:val="FootnoteReference"/>
        </w:rPr>
        <w:footnoteRef/>
      </w:r>
      <w:r>
        <w:t xml:space="preserve"> [JS] [] lacking in NETS and OSB.</w:t>
      </w:r>
    </w:p>
  </w:footnote>
  <w:footnote w:id="641">
    <w:p w14:paraId="380C2FA4" w14:textId="77777777" w:rsidR="009E143A" w:rsidRDefault="009E143A" w:rsidP="00C544D6">
      <w:pPr>
        <w:pStyle w:val="footnote"/>
      </w:pPr>
      <w:r>
        <w:rPr>
          <w:rStyle w:val="FootnoteReference"/>
        </w:rPr>
        <w:footnoteRef/>
      </w:r>
      <w:r>
        <w:t xml:space="preserve"> Rom. 15:11.</w:t>
      </w:r>
    </w:p>
  </w:footnote>
  <w:footnote w:id="642">
    <w:p w14:paraId="62277668" w14:textId="3F273B69" w:rsidR="009E143A" w:rsidRDefault="009E143A"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9E143A" w:rsidRDefault="009E143A" w:rsidP="00407DA2">
      <w:pPr>
        <w:pStyle w:val="footnote"/>
      </w:pPr>
      <w:r>
        <w:rPr>
          <w:rStyle w:val="FootnoteReference"/>
        </w:rPr>
        <w:footnoteRef/>
      </w:r>
      <w:r>
        <w:t xml:space="preserve"> [JS] “thankfully confess the Lord with praise,” here and throughout</w:t>
      </w:r>
    </w:p>
  </w:footnote>
  <w:footnote w:id="644">
    <w:p w14:paraId="468C84B0" w14:textId="77777777" w:rsidR="009E143A" w:rsidRDefault="009E143A"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9E143A" w:rsidRPr="00C544D6" w:rsidRDefault="009E143A" w:rsidP="00C544D6">
      <w:pPr>
        <w:pStyle w:val="footnote"/>
      </w:pPr>
      <w:r w:rsidRPr="00C544D6">
        <w:rPr>
          <w:rStyle w:val="FootnoteReference"/>
          <w:vertAlign w:val="baseline"/>
        </w:rPr>
        <w:footnoteRef/>
      </w:r>
      <w:r w:rsidRPr="00C544D6">
        <w:t xml:space="preserve"> Heb. 13:6.</w:t>
      </w:r>
    </w:p>
  </w:footnote>
  <w:footnote w:id="646">
    <w:p w14:paraId="0D5076CD" w14:textId="11027FF0" w:rsidR="009E143A" w:rsidRDefault="009E143A" w:rsidP="00C13781">
      <w:pPr>
        <w:pStyle w:val="footnote"/>
      </w:pPr>
      <w:r>
        <w:rPr>
          <w:rStyle w:val="FootnoteReference"/>
        </w:rPr>
        <w:footnoteRef/>
      </w:r>
      <w:r>
        <w:t xml:space="preserve"> [JS] Fr. Lazarus has “see the fall of”</w:t>
      </w:r>
    </w:p>
  </w:footnote>
  <w:footnote w:id="647">
    <w:p w14:paraId="6976F3A7" w14:textId="5D43CA43" w:rsidR="009E143A" w:rsidRDefault="009E143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9E143A" w:rsidRDefault="009E143A" w:rsidP="00283E41">
      <w:pPr>
        <w:pStyle w:val="footnote"/>
      </w:pPr>
      <w:r>
        <w:rPr>
          <w:rStyle w:val="FootnoteReference"/>
        </w:rPr>
        <w:footnoteRef/>
      </w:r>
      <w:r>
        <w:t xml:space="preserve"> [JS] or “give thanks to”, “thankfully confess with praise”</w:t>
      </w:r>
    </w:p>
  </w:footnote>
  <w:footnote w:id="649">
    <w:p w14:paraId="6FF61961" w14:textId="48C00F3F" w:rsidR="009E143A" w:rsidRDefault="009E143A" w:rsidP="00283E41">
      <w:pPr>
        <w:pStyle w:val="footnote"/>
      </w:pPr>
      <w:r>
        <w:rPr>
          <w:rStyle w:val="FootnoteReference"/>
        </w:rPr>
        <w:footnoteRef/>
      </w:r>
      <w:r>
        <w:t xml:space="preserve"> [JS] or “praise and thank,” “thankfully confess with praise”</w:t>
      </w:r>
    </w:p>
  </w:footnote>
  <w:footnote w:id="650">
    <w:p w14:paraId="136E3140" w14:textId="77777777" w:rsidR="009E143A" w:rsidRDefault="009E143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9E143A" w:rsidRDefault="009E143A" w:rsidP="00283E41">
      <w:pPr>
        <w:pStyle w:val="footnote"/>
      </w:pPr>
      <w:r>
        <w:rPr>
          <w:rStyle w:val="FootnoteReference"/>
        </w:rPr>
        <w:footnoteRef/>
      </w:r>
      <w:r>
        <w:t xml:space="preserve"> [JS] or “prosper us”</w:t>
      </w:r>
    </w:p>
  </w:footnote>
  <w:footnote w:id="652">
    <w:p w14:paraId="7A2D9627" w14:textId="49D0AACD" w:rsidR="009E143A" w:rsidRDefault="009E143A" w:rsidP="00407DA2">
      <w:pPr>
        <w:pStyle w:val="footnote"/>
      </w:pPr>
      <w:r>
        <w:rPr>
          <w:rStyle w:val="FootnoteReference"/>
        </w:rPr>
        <w:footnoteRef/>
      </w:r>
      <w:r>
        <w:t xml:space="preserve"> [JS] or “revealed Himself to us”</w:t>
      </w:r>
    </w:p>
  </w:footnote>
  <w:footnote w:id="653">
    <w:p w14:paraId="05642717" w14:textId="78CE3F15" w:rsidR="009E143A" w:rsidRDefault="009E143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9E143A" w:rsidRDefault="009E143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9E143A" w:rsidRDefault="009E143A" w:rsidP="00407DA2">
      <w:pPr>
        <w:pStyle w:val="footnote"/>
      </w:pPr>
      <w:r>
        <w:rPr>
          <w:rStyle w:val="FootnoteReference"/>
        </w:rPr>
        <w:footnoteRef/>
      </w:r>
      <w:r>
        <w:t xml:space="preserve"> [JS] “thankfully confess You with praise”</w:t>
      </w:r>
    </w:p>
  </w:footnote>
  <w:footnote w:id="656">
    <w:p w14:paraId="327B2E03" w14:textId="17966534" w:rsidR="009E143A" w:rsidRDefault="009E143A" w:rsidP="00407DA2">
      <w:pPr>
        <w:pStyle w:val="footnote"/>
      </w:pPr>
      <w:r>
        <w:rPr>
          <w:rStyle w:val="FootnoteReference"/>
        </w:rPr>
        <w:footnoteRef/>
      </w:r>
      <w:r>
        <w:t xml:space="preserve"> [JS] “thankfully confess You with praise”</w:t>
      </w:r>
    </w:p>
  </w:footnote>
  <w:footnote w:id="657">
    <w:p w14:paraId="6E3C51BA" w14:textId="77777777" w:rsidR="009E143A" w:rsidRDefault="009E143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9E143A" w:rsidRDefault="009E143A" w:rsidP="00C544D6">
      <w:pPr>
        <w:pStyle w:val="footnote"/>
      </w:pPr>
      <w:r>
        <w:rPr>
          <w:rStyle w:val="FootnoteReference"/>
        </w:rPr>
        <w:footnoteRef/>
      </w:r>
      <w:r>
        <w:t xml:space="preserve"> Rom. 10:5; Gal. 3:12; Lev. 18:5; Luke 10:25-28.</w:t>
      </w:r>
    </w:p>
  </w:footnote>
  <w:footnote w:id="659">
    <w:p w14:paraId="0E153BF4" w14:textId="77777777" w:rsidR="009E143A" w:rsidRDefault="009E143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9E143A" w:rsidRDefault="009E143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9E143A" w:rsidRDefault="009E143A"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9E143A" w:rsidRDefault="009E143A"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9E143A" w:rsidRDefault="009E143A" w:rsidP="00C57482">
      <w:pPr>
        <w:pStyle w:val="footnote"/>
      </w:pPr>
      <w:r>
        <w:rPr>
          <w:rStyle w:val="FootnoteReference"/>
        </w:rPr>
        <w:footnoteRef/>
      </w:r>
      <w:r>
        <w:t xml:space="preserve"> [JS] or “sayings,” or “teachings”</w:t>
      </w:r>
    </w:p>
  </w:footnote>
  <w:footnote w:id="664">
    <w:p w14:paraId="798DF7BE" w14:textId="68962B07" w:rsidR="009E143A" w:rsidRDefault="009E143A" w:rsidP="00BE75D2">
      <w:pPr>
        <w:pStyle w:val="footnote"/>
      </w:pPr>
      <w:r>
        <w:rPr>
          <w:rStyle w:val="FootnoteReference"/>
        </w:rPr>
        <w:footnoteRef/>
      </w:r>
      <w:r>
        <w:t xml:space="preserve"> [JS] Fr. Athanasius has, “repaly,” Brenton has “recompense”</w:t>
      </w:r>
    </w:p>
  </w:footnote>
  <w:footnote w:id="665">
    <w:p w14:paraId="0D4EEBCE" w14:textId="0AC85059" w:rsidR="009E143A" w:rsidRDefault="009E143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9E143A" w:rsidRDefault="009E143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9E143A" w:rsidRDefault="009E143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9E143A" w:rsidRDefault="009E143A"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9E143A" w:rsidRDefault="009E143A" w:rsidP="005E7419">
      <w:pPr>
        <w:pStyle w:val="footnote"/>
      </w:pPr>
      <w:r>
        <w:rPr>
          <w:rStyle w:val="FootnoteReference"/>
        </w:rPr>
        <w:footnoteRef/>
      </w:r>
      <w:r>
        <w:t xml:space="preserve"> [JS] or “establish,” “confirm”</w:t>
      </w:r>
    </w:p>
  </w:footnote>
  <w:footnote w:id="670">
    <w:p w14:paraId="2E991C7E" w14:textId="4933BF85" w:rsidR="009E143A" w:rsidRDefault="009E143A" w:rsidP="00B5676D">
      <w:pPr>
        <w:pStyle w:val="footnote"/>
      </w:pPr>
      <w:r>
        <w:rPr>
          <w:rStyle w:val="FootnoteReference"/>
        </w:rPr>
        <w:footnoteRef/>
      </w:r>
      <w:r>
        <w:t xml:space="preserve"> [JS] or “covetousness”</w:t>
      </w:r>
    </w:p>
  </w:footnote>
  <w:footnote w:id="671">
    <w:p w14:paraId="25BE986A" w14:textId="2129563B" w:rsidR="009E143A" w:rsidRDefault="009E143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9E143A" w:rsidRDefault="009E143A"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9E143A" w:rsidRDefault="009E143A"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9E143A" w:rsidRDefault="009E143A"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9E143A" w:rsidRDefault="009E143A"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9E143A" w:rsidRDefault="009E143A" w:rsidP="00D305E3">
      <w:pPr>
        <w:pStyle w:val="footnote"/>
      </w:pPr>
      <w:r>
        <w:rPr>
          <w:rStyle w:val="FootnoteReference"/>
        </w:rPr>
        <w:footnoteRef/>
      </w:r>
      <w:r>
        <w:t xml:space="preserve"> [JS] or “thank,” “thankfully confess You with praise”</w:t>
      </w:r>
    </w:p>
  </w:footnote>
  <w:footnote w:id="677">
    <w:p w14:paraId="7A206583" w14:textId="77777777" w:rsidR="009E143A" w:rsidRDefault="009E143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9E143A" w:rsidRDefault="009E143A" w:rsidP="00C544D6">
      <w:pPr>
        <w:pStyle w:val="footnote"/>
      </w:pPr>
      <w:r>
        <w:rPr>
          <w:rStyle w:val="FootnoteReference"/>
        </w:rPr>
        <w:footnoteRef/>
      </w:r>
      <w:r>
        <w:t xml:space="preserve"> Curdled with scorn, anger and fear.</w:t>
      </w:r>
    </w:p>
  </w:footnote>
  <w:footnote w:id="679">
    <w:p w14:paraId="7309743D" w14:textId="0EE8ABB9" w:rsidR="009E143A" w:rsidRDefault="009E143A"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9E143A" w:rsidRDefault="009E143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9E143A" w:rsidRDefault="009E143A" w:rsidP="00C936FC">
      <w:pPr>
        <w:pStyle w:val="footnote"/>
      </w:pPr>
      <w:r>
        <w:rPr>
          <w:rStyle w:val="FootnoteReference"/>
        </w:rPr>
        <w:footnoteRef/>
      </w:r>
      <w:r>
        <w:t xml:space="preserve"> [JS] i.e. my eyes were straigned looking for your word.</w:t>
      </w:r>
    </w:p>
  </w:footnote>
  <w:footnote w:id="682">
    <w:p w14:paraId="4CBD2EF6" w14:textId="212825E8" w:rsidR="009E143A" w:rsidRDefault="009E143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9E143A" w:rsidRDefault="009E143A"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9E143A" w:rsidRDefault="009E143A" w:rsidP="00D9575C">
      <w:pPr>
        <w:pStyle w:val="footnote"/>
      </w:pPr>
      <w:r>
        <w:rPr>
          <w:rStyle w:val="FootnoteReference"/>
        </w:rPr>
        <w:footnoteRef/>
      </w:r>
      <w:r>
        <w:t xml:space="preserve"> [JS] revive, “give me life”</w:t>
      </w:r>
    </w:p>
  </w:footnote>
  <w:footnote w:id="685">
    <w:p w14:paraId="43860D7B" w14:textId="0D5C0E48" w:rsidR="009E143A" w:rsidRDefault="009E143A" w:rsidP="00D9575C">
      <w:pPr>
        <w:pStyle w:val="footnote"/>
      </w:pPr>
      <w:r>
        <w:rPr>
          <w:rStyle w:val="FootnoteReference"/>
        </w:rPr>
        <w:footnoteRef/>
      </w:r>
      <w:r>
        <w:t xml:space="preserve"> [JS] “all things together”, i.e. “all the universe”</w:t>
      </w:r>
    </w:p>
  </w:footnote>
  <w:footnote w:id="686">
    <w:p w14:paraId="1C03CDF6" w14:textId="6210968E" w:rsidR="009E143A" w:rsidRDefault="009E143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9E143A" w:rsidRDefault="009E143A"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9E143A" w:rsidRDefault="009E143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9E143A" w:rsidRDefault="009E143A" w:rsidP="004D36A2">
      <w:pPr>
        <w:pStyle w:val="footnote"/>
      </w:pPr>
      <w:r>
        <w:rPr>
          <w:rStyle w:val="FootnoteReference"/>
        </w:rPr>
        <w:footnoteRef/>
      </w:r>
      <w:r>
        <w:t xml:space="preserve"> [JS] probably “forever for a reward”, rather than “for an eternal reward”</w:t>
      </w:r>
    </w:p>
  </w:footnote>
  <w:footnote w:id="690">
    <w:p w14:paraId="5687A5D1" w14:textId="12E6D97D" w:rsidR="009E143A" w:rsidRDefault="009E143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9E143A" w:rsidRDefault="009E143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9E143A" w:rsidRDefault="009E143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9E143A" w:rsidRDefault="009E143A"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9E143A" w:rsidRDefault="009E143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9E143A" w:rsidRDefault="009E143A" w:rsidP="00027E51">
      <w:pPr>
        <w:pStyle w:val="footnote"/>
      </w:pPr>
      <w:r>
        <w:rPr>
          <w:rStyle w:val="FootnoteReference"/>
        </w:rPr>
        <w:footnoteRef/>
      </w:r>
      <w:r>
        <w:t xml:space="preserve"> [JS] or “I directed myself towards”</w:t>
      </w:r>
    </w:p>
  </w:footnote>
  <w:footnote w:id="696">
    <w:p w14:paraId="0B2F62E7" w14:textId="0CF252B5" w:rsidR="009E143A" w:rsidRDefault="009E143A" w:rsidP="00C544D6">
      <w:pPr>
        <w:pStyle w:val="footnote"/>
      </w:pPr>
      <w:r>
        <w:rPr>
          <w:rStyle w:val="FootnoteReference"/>
        </w:rPr>
        <w:footnoteRef/>
      </w:r>
      <w:r>
        <w:t xml:space="preserve"> Cf. Lk. 24:27,32,45.</w:t>
      </w:r>
    </w:p>
  </w:footnote>
  <w:footnote w:id="697">
    <w:p w14:paraId="081BE299" w14:textId="0DC86D26" w:rsidR="009E143A" w:rsidRDefault="009E143A"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9E143A" w:rsidRDefault="009E143A"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9E143A" w:rsidRDefault="009E143A"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9E143A" w:rsidRDefault="009E143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9E143A" w:rsidRDefault="009E143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9E143A" w:rsidRDefault="009E143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9E143A" w:rsidRDefault="009E143A" w:rsidP="00330381">
      <w:pPr>
        <w:pStyle w:val="footnote"/>
      </w:pPr>
      <w:r>
        <w:rPr>
          <w:rStyle w:val="FootnoteReference"/>
        </w:rPr>
        <w:footnoteRef/>
      </w:r>
      <w:r>
        <w:t xml:space="preserve"> [JS] or “wickedness”</w:t>
      </w:r>
    </w:p>
  </w:footnote>
  <w:footnote w:id="704">
    <w:p w14:paraId="50052FF4" w14:textId="1790CFD6" w:rsidR="009E143A" w:rsidRDefault="009E143A" w:rsidP="00C544D6">
      <w:pPr>
        <w:pStyle w:val="footnote"/>
      </w:pPr>
      <w:r>
        <w:rPr>
          <w:rStyle w:val="FootnoteReference"/>
        </w:rPr>
        <w:footnoteRef/>
      </w:r>
      <w:r>
        <w:t xml:space="preserve"> Cf. Ps. 110:10.</w:t>
      </w:r>
    </w:p>
  </w:footnote>
  <w:footnote w:id="705">
    <w:p w14:paraId="720D7516" w14:textId="1A9EC268" w:rsidR="009E143A" w:rsidRDefault="009E143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9E143A" w:rsidRDefault="009E143A" w:rsidP="00922B79">
      <w:pPr>
        <w:pStyle w:val="footnote"/>
      </w:pPr>
      <w:r>
        <w:rPr>
          <w:rStyle w:val="FootnoteReference"/>
        </w:rPr>
        <w:footnoteRef/>
      </w:r>
      <w:r>
        <w:t xml:space="preserve"> [JS] Coptic has, “Name”.</w:t>
      </w:r>
    </w:p>
  </w:footnote>
  <w:footnote w:id="707">
    <w:p w14:paraId="6758F0AB" w14:textId="1B97FFBE" w:rsidR="009E143A" w:rsidRDefault="009E143A" w:rsidP="00922B79">
      <w:pPr>
        <w:pStyle w:val="footnote"/>
      </w:pPr>
      <w:r>
        <w:rPr>
          <w:rStyle w:val="FootnoteReference"/>
        </w:rPr>
        <w:footnoteRef/>
      </w:r>
      <w:r>
        <w:t xml:space="preserve"> [JS] or “word,” or “teachings</w:t>
      </w:r>
    </w:p>
  </w:footnote>
  <w:footnote w:id="708">
    <w:p w14:paraId="6F9983BE" w14:textId="25FEB91F" w:rsidR="009E143A" w:rsidRDefault="009E143A"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9E143A" w:rsidRDefault="009E143A"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9E143A" w:rsidRDefault="009E143A" w:rsidP="00C544D6">
      <w:pPr>
        <w:pStyle w:val="footnote"/>
      </w:pPr>
      <w:r>
        <w:rPr>
          <w:rStyle w:val="FootnoteReference"/>
        </w:rPr>
        <w:footnoteRef/>
      </w:r>
      <w:r>
        <w:t xml:space="preserve"> Cf. Jeremiah 3:23. I look through the hills to their unseen Maker.</w:t>
      </w:r>
    </w:p>
  </w:footnote>
  <w:footnote w:id="711">
    <w:p w14:paraId="597C7008" w14:textId="630EBDA2" w:rsidR="009E143A" w:rsidRDefault="009E143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9E143A" w:rsidRDefault="009E143A"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9E143A" w:rsidRDefault="009E143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9E143A" w:rsidRDefault="009E143A" w:rsidP="00CE55B0">
      <w:pPr>
        <w:pStyle w:val="footnote"/>
      </w:pPr>
      <w:r>
        <w:rPr>
          <w:rStyle w:val="FootnoteReference"/>
        </w:rPr>
        <w:footnoteRef/>
      </w:r>
      <w:r>
        <w:t xml:space="preserve"> [JS] or “thank and praise”, “thankfully confess with praise”</w:t>
      </w:r>
    </w:p>
  </w:footnote>
  <w:footnote w:id="715">
    <w:p w14:paraId="351045EF" w14:textId="461615AB" w:rsidR="009E143A" w:rsidRDefault="009E143A"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9E143A" w:rsidRDefault="009E143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9E143A" w:rsidRDefault="009E143A" w:rsidP="00C544D6">
      <w:pPr>
        <w:pStyle w:val="footnote"/>
      </w:pPr>
      <w:r>
        <w:rPr>
          <w:rStyle w:val="FootnoteReference"/>
        </w:rPr>
        <w:footnoteRef/>
      </w:r>
      <w:r>
        <w:t xml:space="preserve"> Hebrews 11:26; 13:13.</w:t>
      </w:r>
    </w:p>
  </w:footnote>
  <w:footnote w:id="718">
    <w:p w14:paraId="09354BED" w14:textId="77777777" w:rsidR="009E143A" w:rsidRDefault="009E143A" w:rsidP="00C544D6">
      <w:pPr>
        <w:pStyle w:val="footnote"/>
      </w:pPr>
      <w:r>
        <w:rPr>
          <w:rStyle w:val="FootnoteReference"/>
        </w:rPr>
        <w:footnoteRef/>
      </w:r>
      <w:r>
        <w:t xml:space="preserve"> Heaven is here (Mt. 4:17; Lk. 17:21; Prov. 17:24).</w:t>
      </w:r>
    </w:p>
  </w:footnote>
  <w:footnote w:id="719">
    <w:p w14:paraId="70E4A917" w14:textId="510327E2" w:rsidR="009E143A" w:rsidRDefault="009E143A" w:rsidP="0017251E">
      <w:pPr>
        <w:pStyle w:val="footnote"/>
      </w:pPr>
      <w:r>
        <w:rPr>
          <w:rStyle w:val="FootnoteReference"/>
        </w:rPr>
        <w:footnoteRef/>
      </w:r>
      <w:r>
        <w:t xml:space="preserve"> [JS] Fr. Lazarus and NETS have “irresistible”, OSB has “overwhelming”</w:t>
      </w:r>
    </w:p>
  </w:footnote>
  <w:footnote w:id="720">
    <w:p w14:paraId="045830C0" w14:textId="3777C1FD" w:rsidR="009E143A" w:rsidRDefault="009E143A" w:rsidP="00330381">
      <w:pPr>
        <w:pStyle w:val="footnote"/>
      </w:pPr>
      <w:r>
        <w:rPr>
          <w:rStyle w:val="FootnoteReference"/>
        </w:rPr>
        <w:footnoteRef/>
      </w:r>
      <w:r>
        <w:t xml:space="preserve"> [JS] or “evildoers”</w:t>
      </w:r>
    </w:p>
  </w:footnote>
  <w:footnote w:id="721">
    <w:p w14:paraId="09C30AE4" w14:textId="6C02AB51" w:rsidR="009E143A" w:rsidRDefault="009E143A" w:rsidP="00511459">
      <w:pPr>
        <w:pStyle w:val="footnote"/>
      </w:pPr>
      <w:r>
        <w:rPr>
          <w:rStyle w:val="FootnoteReference"/>
        </w:rPr>
        <w:footnoteRef/>
      </w:r>
      <w:r>
        <w:t xml:space="preserve"> [JS] Fr. Athanasius has, “the Lord has magnified His doings with them.”</w:t>
      </w:r>
    </w:p>
  </w:footnote>
  <w:footnote w:id="722">
    <w:p w14:paraId="5CAE6DBB" w14:textId="77777777" w:rsidR="009E143A" w:rsidRDefault="009E143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9E143A" w:rsidRDefault="009E143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9E143A" w:rsidRDefault="009E143A" w:rsidP="003169DD">
      <w:pPr>
        <w:pStyle w:val="footnote"/>
      </w:pPr>
      <w:r>
        <w:rPr>
          <w:rStyle w:val="FootnoteReference"/>
        </w:rPr>
        <w:footnoteRef/>
      </w:r>
      <w:r>
        <w:t xml:space="preserve"> [JS] “from your rest”, literally, “after sitting”</w:t>
      </w:r>
    </w:p>
  </w:footnote>
  <w:footnote w:id="725">
    <w:p w14:paraId="2EF38BE0" w14:textId="36D5D79C" w:rsidR="009E143A" w:rsidRDefault="009E143A" w:rsidP="003169DD">
      <w:pPr>
        <w:pStyle w:val="footnote"/>
      </w:pPr>
      <w:r>
        <w:rPr>
          <w:rStyle w:val="FootnoteReference"/>
        </w:rPr>
        <w:footnoteRef/>
      </w:r>
      <w:r>
        <w:t xml:space="preserve"> [JS] Fr. Athanasius has, “the children of those who have been awakened.”</w:t>
      </w:r>
    </w:p>
  </w:footnote>
  <w:footnote w:id="726">
    <w:p w14:paraId="40FE15BF" w14:textId="13C73A63" w:rsidR="009E143A" w:rsidRDefault="009E143A" w:rsidP="008D24A6">
      <w:pPr>
        <w:pStyle w:val="footnote"/>
      </w:pPr>
      <w:r>
        <w:rPr>
          <w:rStyle w:val="FootnoteReference"/>
        </w:rPr>
        <w:footnoteRef/>
      </w:r>
      <w:r>
        <w:t xml:space="preserve"> [JS] Fr. Lazarus has, “such exiles”</w:t>
      </w:r>
    </w:p>
  </w:footnote>
  <w:footnote w:id="727">
    <w:p w14:paraId="48D4D6D3" w14:textId="3C1F801B" w:rsidR="009E143A" w:rsidRDefault="009E143A" w:rsidP="00087D9B">
      <w:pPr>
        <w:pStyle w:val="footnote"/>
      </w:pPr>
      <w:r>
        <w:rPr>
          <w:rStyle w:val="FootnoteReference"/>
        </w:rPr>
        <w:footnoteRef/>
      </w:r>
      <w:r>
        <w:t xml:space="preserve"> [JS] Fr. Athanasius has, “You will be blessed”</w:t>
      </w:r>
    </w:p>
  </w:footnote>
  <w:footnote w:id="728">
    <w:p w14:paraId="7A7A17DB" w14:textId="31683221" w:rsidR="009E143A" w:rsidRDefault="009E143A"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9E143A" w:rsidRDefault="009E143A"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9E143A" w:rsidRDefault="009E143A" w:rsidP="0061464A">
      <w:pPr>
        <w:pStyle w:val="footnote"/>
      </w:pPr>
      <w:r>
        <w:rPr>
          <w:rStyle w:val="FootnoteReference"/>
        </w:rPr>
        <w:footnoteRef/>
      </w:r>
      <w:r>
        <w:t xml:space="preserve"> [JS] or “lawlessness”</w:t>
      </w:r>
    </w:p>
  </w:footnote>
  <w:footnote w:id="731">
    <w:p w14:paraId="6A925E31" w14:textId="50F1CD8D" w:rsidR="009E143A" w:rsidRDefault="009E143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9E143A" w:rsidRDefault="009E143A" w:rsidP="00714F88">
      <w:pPr>
        <w:pStyle w:val="footnote"/>
      </w:pPr>
      <w:r>
        <w:rPr>
          <w:rStyle w:val="FootnoteReference"/>
        </w:rPr>
        <w:footnoteRef/>
      </w:r>
      <w:r>
        <w:t xml:space="preserve"> [JS] or “transgressions” or “acts of lawlessness”, throughout.</w:t>
      </w:r>
    </w:p>
  </w:footnote>
  <w:footnote w:id="733">
    <w:p w14:paraId="0461F9AD" w14:textId="6F28CA37" w:rsidR="009E143A" w:rsidRDefault="009E143A" w:rsidP="00714F88">
      <w:pPr>
        <w:pStyle w:val="footnote"/>
      </w:pPr>
      <w:r>
        <w:rPr>
          <w:rStyle w:val="FootnoteReference"/>
        </w:rPr>
        <w:footnoteRef/>
      </w:r>
      <w:r>
        <w:t xml:space="preserve"> [JS] or “forgiveness”</w:t>
      </w:r>
    </w:p>
  </w:footnote>
  <w:footnote w:id="734">
    <w:p w14:paraId="0C346C8C" w14:textId="77777777" w:rsidR="009E143A" w:rsidRDefault="009E143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9E143A" w:rsidRDefault="009E143A" w:rsidP="00C544D6">
      <w:pPr>
        <w:pStyle w:val="footnote"/>
      </w:pPr>
      <w:r>
        <w:rPr>
          <w:rStyle w:val="FootnoteReference"/>
        </w:rPr>
        <w:footnoteRef/>
      </w:r>
      <w:r>
        <w:t xml:space="preserve"> Cf. Titus 2:14.</w:t>
      </w:r>
    </w:p>
  </w:footnote>
  <w:footnote w:id="736">
    <w:p w14:paraId="55BAD822" w14:textId="77777777" w:rsidR="009E143A" w:rsidRDefault="009E143A" w:rsidP="00C544D6">
      <w:pPr>
        <w:pStyle w:val="footnote"/>
      </w:pPr>
      <w:r>
        <w:rPr>
          <w:rStyle w:val="FootnoteReference"/>
        </w:rPr>
        <w:footnoteRef/>
      </w:r>
      <w:r>
        <w:t xml:space="preserve"> Prov. 29:1; 2 Kings 17:14; Neh. 9:16; Dt. 9:6.</w:t>
      </w:r>
    </w:p>
  </w:footnote>
  <w:footnote w:id="737">
    <w:p w14:paraId="4E2F71A4" w14:textId="2CCCE707" w:rsidR="009E143A" w:rsidRDefault="009E143A" w:rsidP="00C0758B">
      <w:pPr>
        <w:pStyle w:val="footnote"/>
      </w:pPr>
      <w:r>
        <w:rPr>
          <w:rStyle w:val="FootnoteReference"/>
        </w:rPr>
        <w:footnoteRef/>
      </w:r>
      <w:r>
        <w:t xml:space="preserve"> [JS] literally “the tabernacle of my house”</w:t>
      </w:r>
    </w:p>
  </w:footnote>
  <w:footnote w:id="738">
    <w:p w14:paraId="7C027A5F" w14:textId="25B43E29" w:rsidR="009E143A" w:rsidRDefault="009E143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9E143A" w:rsidRDefault="009E143A" w:rsidP="00C544D6">
      <w:pPr>
        <w:pStyle w:val="footnote"/>
      </w:pPr>
      <w:r>
        <w:rPr>
          <w:rStyle w:val="FootnoteReference"/>
        </w:rPr>
        <w:footnoteRef/>
      </w:r>
      <w:r>
        <w:t xml:space="preserve"> Cf. 1 Kings 6:21 (1 Sam. 6:21).</w:t>
      </w:r>
    </w:p>
  </w:footnote>
  <w:footnote w:id="740">
    <w:p w14:paraId="7A5052C0" w14:textId="161D9B7D" w:rsidR="009E143A" w:rsidRDefault="009E143A" w:rsidP="00023B09">
      <w:pPr>
        <w:pStyle w:val="footnote"/>
      </w:pPr>
      <w:r>
        <w:rPr>
          <w:rStyle w:val="FootnoteReference"/>
        </w:rPr>
        <w:footnoteRef/>
      </w:r>
      <w:r>
        <w:t xml:space="preserve"> [JS] “do obeisance”, i.e. literally “bow down”</w:t>
      </w:r>
    </w:p>
  </w:footnote>
  <w:footnote w:id="741">
    <w:p w14:paraId="7B1B3D1C" w14:textId="1A224FFE" w:rsidR="009E143A" w:rsidRDefault="009E143A" w:rsidP="00023B09">
      <w:pPr>
        <w:pStyle w:val="footnote"/>
      </w:pPr>
      <w:r>
        <w:rPr>
          <w:rStyle w:val="FootnoteReference"/>
        </w:rPr>
        <w:footnoteRef/>
      </w:r>
      <w:r>
        <w:t xml:space="preserve"> [JS] Fr. Lazarus has “resting-place”</w:t>
      </w:r>
    </w:p>
  </w:footnote>
  <w:footnote w:id="742">
    <w:p w14:paraId="57742C2B" w14:textId="024D8554" w:rsidR="009E143A" w:rsidRDefault="009E143A" w:rsidP="00023B09">
      <w:pPr>
        <w:pStyle w:val="footnote"/>
      </w:pPr>
      <w:r>
        <w:rPr>
          <w:rStyle w:val="FootnoteReference"/>
        </w:rPr>
        <w:footnoteRef/>
      </w:r>
      <w:r>
        <w:t xml:space="preserve"> [JS] or “the ark of Your holiness”</w:t>
      </w:r>
    </w:p>
  </w:footnote>
  <w:footnote w:id="743">
    <w:p w14:paraId="371872E1" w14:textId="77777777" w:rsidR="009E143A" w:rsidRDefault="009E143A" w:rsidP="00C544D6">
      <w:pPr>
        <w:pStyle w:val="footnote"/>
      </w:pPr>
      <w:r>
        <w:rPr>
          <w:rStyle w:val="FootnoteReference"/>
        </w:rPr>
        <w:footnoteRef/>
      </w:r>
      <w:r>
        <w:t xml:space="preserve"> Ps. 131:8-10 = 2 Chron. 6:41-42.</w:t>
      </w:r>
    </w:p>
  </w:footnote>
  <w:footnote w:id="744">
    <w:p w14:paraId="3FFC0219" w14:textId="77777777" w:rsidR="009E143A" w:rsidRDefault="009E143A" w:rsidP="00C544D6">
      <w:pPr>
        <w:pStyle w:val="footnote"/>
      </w:pPr>
      <w:r>
        <w:rPr>
          <w:rStyle w:val="FootnoteReference"/>
        </w:rPr>
        <w:footnoteRef/>
      </w:r>
      <w:r>
        <w:t xml:space="preserve"> I Chron. 17:11-14; Acts 2:30-33.</w:t>
      </w:r>
    </w:p>
  </w:footnote>
  <w:footnote w:id="745">
    <w:p w14:paraId="750994E1" w14:textId="39B5FB55" w:rsidR="009E143A" w:rsidRDefault="009E143A" w:rsidP="00631963">
      <w:pPr>
        <w:pStyle w:val="footnote"/>
      </w:pPr>
      <w:r>
        <w:rPr>
          <w:rStyle w:val="FootnoteReference"/>
        </w:rPr>
        <w:footnoteRef/>
      </w:r>
      <w:r>
        <w:t xml:space="preserve"> [JS] Coptic has “widow”.</w:t>
      </w:r>
    </w:p>
  </w:footnote>
  <w:footnote w:id="746">
    <w:p w14:paraId="20533A22" w14:textId="760F6E73" w:rsidR="009E143A" w:rsidRDefault="009E143A" w:rsidP="00631963">
      <w:pPr>
        <w:pStyle w:val="footnote"/>
      </w:pPr>
      <w:r>
        <w:rPr>
          <w:rStyle w:val="FootnoteReference"/>
        </w:rPr>
        <w:footnoteRef/>
      </w:r>
      <w:r>
        <w:t xml:space="preserve"> [JS] or “rejoice with rejoicing”</w:t>
      </w:r>
    </w:p>
  </w:footnote>
  <w:footnote w:id="747">
    <w:p w14:paraId="41E94330" w14:textId="77777777" w:rsidR="009E143A" w:rsidRDefault="009E143A" w:rsidP="00C544D6">
      <w:pPr>
        <w:pStyle w:val="footnote"/>
      </w:pPr>
      <w:r>
        <w:rPr>
          <w:rStyle w:val="FootnoteReference"/>
        </w:rPr>
        <w:footnoteRef/>
      </w:r>
      <w:r>
        <w:t xml:space="preserve"> stock: </w:t>
      </w:r>
      <w:r w:rsidRPr="00783CA0">
        <w:rPr>
          <w:i/>
        </w:rPr>
        <w:t>lit</w:t>
      </w:r>
      <w:r>
        <w:t>. horn.</w:t>
      </w:r>
    </w:p>
  </w:footnote>
  <w:footnote w:id="748">
    <w:p w14:paraId="2CC35491" w14:textId="77777777" w:rsidR="009E143A" w:rsidRDefault="009E143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9E143A" w:rsidRDefault="009E143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9E143A" w:rsidRDefault="009E143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9E143A" w:rsidRDefault="009E143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9E143A" w:rsidRDefault="009E143A" w:rsidP="008B199B">
      <w:pPr>
        <w:pStyle w:val="footnote"/>
      </w:pPr>
      <w:r>
        <w:rPr>
          <w:rStyle w:val="FootnoteReference"/>
        </w:rPr>
        <w:footnoteRef/>
      </w:r>
      <w:r>
        <w:t xml:space="preserve"> [JS] literally, “slaves”</w:t>
      </w:r>
    </w:p>
  </w:footnote>
  <w:footnote w:id="753">
    <w:p w14:paraId="1FC82724" w14:textId="77777777" w:rsidR="009E143A" w:rsidRDefault="009E143A"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9E143A" w:rsidRDefault="009E143A" w:rsidP="00C544D6">
      <w:pPr>
        <w:pStyle w:val="footnote"/>
      </w:pPr>
      <w:r>
        <w:rPr>
          <w:rStyle w:val="FootnoteReference"/>
        </w:rPr>
        <w:footnoteRef/>
      </w:r>
      <w:r>
        <w:t xml:space="preserve"> Deut. 32:36.</w:t>
      </w:r>
    </w:p>
  </w:footnote>
  <w:footnote w:id="755">
    <w:p w14:paraId="6CA454B0" w14:textId="699660A9" w:rsidR="009E143A" w:rsidRDefault="009E143A" w:rsidP="009F1DA0">
      <w:pPr>
        <w:pStyle w:val="footnote"/>
      </w:pPr>
      <w:r>
        <w:rPr>
          <w:rStyle w:val="FootnoteReference"/>
        </w:rPr>
        <w:footnoteRef/>
      </w:r>
      <w:r>
        <w:t xml:space="preserve"> [JS] [] lacking in all but OSB</w:t>
      </w:r>
    </w:p>
  </w:footnote>
  <w:footnote w:id="756">
    <w:p w14:paraId="71CEF4E9" w14:textId="77777777" w:rsidR="009E143A" w:rsidRDefault="009E143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9E143A" w:rsidRDefault="009E143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9E143A" w:rsidRDefault="009E143A"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9E143A" w:rsidRDefault="009E143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9E143A" w:rsidRDefault="009E143A" w:rsidP="00AE1E0F">
      <w:pPr>
        <w:pStyle w:val="footnote"/>
      </w:pPr>
      <w:r>
        <w:rPr>
          <w:rStyle w:val="FootnoteReference"/>
        </w:rPr>
        <w:footnoteRef/>
      </w:r>
      <w:r>
        <w:t xml:space="preserve"> [JS] or “and shook of Pharaoh and his army into the Red sea,”</w:t>
      </w:r>
    </w:p>
  </w:footnote>
  <w:footnote w:id="761">
    <w:p w14:paraId="0B96BC12" w14:textId="30893C5B" w:rsidR="009E143A" w:rsidRDefault="009E143A" w:rsidP="00AE1E0F">
      <w:pPr>
        <w:pStyle w:val="footnote"/>
      </w:pPr>
      <w:r>
        <w:rPr>
          <w:rStyle w:val="FootnoteReference"/>
        </w:rPr>
        <w:footnoteRef/>
      </w:r>
      <w:r>
        <w:t xml:space="preserve"> [JS] or “slew”</w:t>
      </w:r>
    </w:p>
  </w:footnote>
  <w:footnote w:id="762">
    <w:p w14:paraId="0DA78EFF" w14:textId="6EE98942" w:rsidR="009E143A" w:rsidRDefault="009E143A"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9E143A" w:rsidRDefault="009E143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9E143A" w:rsidRDefault="009E143A" w:rsidP="00C544D6">
      <w:pPr>
        <w:pStyle w:val="footnote"/>
      </w:pPr>
      <w:r>
        <w:rPr>
          <w:rStyle w:val="FootnoteReference"/>
        </w:rPr>
        <w:footnoteRef/>
      </w:r>
      <w:r>
        <w:t xml:space="preserve"> See previous footnote.</w:t>
      </w:r>
    </w:p>
  </w:footnote>
  <w:footnote w:id="765">
    <w:p w14:paraId="32C9C8BA" w14:textId="1283C1AE" w:rsidR="009E143A" w:rsidRDefault="009E143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9E143A" w:rsidRDefault="009E143A" w:rsidP="00AC3281">
      <w:pPr>
        <w:pStyle w:val="footnote"/>
      </w:pPr>
      <w:r>
        <w:rPr>
          <w:rStyle w:val="FootnoteReference"/>
        </w:rPr>
        <w:footnoteRef/>
      </w:r>
      <w:r>
        <w:t xml:space="preserve"> [JS] or “thank”, or “thankfully confess with praise”</w:t>
      </w:r>
    </w:p>
  </w:footnote>
  <w:footnote w:id="767">
    <w:p w14:paraId="02264BC2" w14:textId="77777777" w:rsidR="009E143A" w:rsidRDefault="009E143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9E143A" w:rsidRDefault="009E143A"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9E143A" w:rsidRDefault="009E143A"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9E143A" w:rsidRDefault="009E143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9E143A" w:rsidRDefault="009E143A"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9E143A" w:rsidRDefault="009E143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9E143A" w:rsidRDefault="009E143A" w:rsidP="00FF6795">
      <w:pPr>
        <w:pStyle w:val="footnote"/>
      </w:pPr>
      <w:r>
        <w:rPr>
          <w:rStyle w:val="FootnoteReference"/>
        </w:rPr>
        <w:footnoteRef/>
      </w:r>
      <w:r>
        <w:t xml:space="preserve"> [JS] literally “those who are exalted” or “the high things”</w:t>
      </w:r>
    </w:p>
  </w:footnote>
  <w:footnote w:id="774">
    <w:p w14:paraId="596BB70E" w14:textId="27F87B4A" w:rsidR="009E143A" w:rsidRDefault="009E143A"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9E143A" w:rsidRDefault="009E143A" w:rsidP="00485563">
      <w:pPr>
        <w:pStyle w:val="footnote"/>
      </w:pPr>
      <w:r>
        <w:rPr>
          <w:rStyle w:val="FootnoteReference"/>
        </w:rPr>
        <w:footnoteRef/>
      </w:r>
      <w:r>
        <w:t xml:space="preserve"> [JS] or “possess”</w:t>
      </w:r>
    </w:p>
  </w:footnote>
  <w:footnote w:id="776">
    <w:p w14:paraId="145A6B15" w14:textId="77777777" w:rsidR="009E143A" w:rsidRDefault="009E143A"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9E143A" w:rsidRDefault="009E143A" w:rsidP="00485563">
      <w:pPr>
        <w:pStyle w:val="footnote"/>
      </w:pPr>
      <w:r>
        <w:rPr>
          <w:rStyle w:val="FootnoteReference"/>
        </w:rPr>
        <w:footnoteRef/>
      </w:r>
      <w:r>
        <w:t xml:space="preserve"> [JS] or “give thanks,” or “thankfully confess You with praise”</w:t>
      </w:r>
    </w:p>
  </w:footnote>
  <w:footnote w:id="778">
    <w:p w14:paraId="4E73646F" w14:textId="549C13C9" w:rsidR="009E143A" w:rsidRDefault="009E143A" w:rsidP="00EB72A3">
      <w:pPr>
        <w:pStyle w:val="footnote"/>
      </w:pPr>
      <w:r>
        <w:rPr>
          <w:rStyle w:val="FootnoteReference"/>
        </w:rPr>
        <w:footnoteRef/>
      </w:r>
      <w:r>
        <w:t xml:space="preserve"> [JS] or “and do I not waste away because of my enemies?”</w:t>
      </w:r>
    </w:p>
  </w:footnote>
  <w:footnote w:id="779">
    <w:p w14:paraId="4CC16564" w14:textId="262FCF3B" w:rsidR="009E143A" w:rsidRDefault="009E143A" w:rsidP="00814FC4">
      <w:pPr>
        <w:pStyle w:val="footnote"/>
      </w:pPr>
      <w:r>
        <w:rPr>
          <w:rStyle w:val="FootnoteReference"/>
        </w:rPr>
        <w:footnoteRef/>
      </w:r>
      <w:r>
        <w:t xml:space="preserve"> [JS] or “way of iniquity”</w:t>
      </w:r>
    </w:p>
  </w:footnote>
  <w:footnote w:id="780">
    <w:p w14:paraId="6BCAB3AE" w14:textId="77777777" w:rsidR="009E143A" w:rsidRDefault="009E143A" w:rsidP="00C544D6">
      <w:pPr>
        <w:pStyle w:val="footnote"/>
      </w:pPr>
      <w:r>
        <w:rPr>
          <w:rStyle w:val="FootnoteReference"/>
        </w:rPr>
        <w:footnoteRef/>
      </w:r>
      <w:r>
        <w:t xml:space="preserve"> ‘He gives songs in the night’ (Job. 35:10).</w:t>
      </w:r>
    </w:p>
  </w:footnote>
  <w:footnote w:id="781">
    <w:p w14:paraId="6FFB8AE3" w14:textId="30159915" w:rsidR="009E143A" w:rsidRDefault="009E143A" w:rsidP="00FF4A4F">
      <w:pPr>
        <w:pStyle w:val="footnote"/>
      </w:pPr>
      <w:r>
        <w:rPr>
          <w:rStyle w:val="FootnoteReference"/>
        </w:rPr>
        <w:footnoteRef/>
      </w:r>
      <w:r>
        <w:t xml:space="preserve"> Literally “voice”</w:t>
      </w:r>
    </w:p>
  </w:footnote>
  <w:footnote w:id="782">
    <w:p w14:paraId="1995E6B7" w14:textId="70D38F62" w:rsidR="009E143A" w:rsidRDefault="009E143A" w:rsidP="00EB72A3">
      <w:pPr>
        <w:pStyle w:val="footnote"/>
      </w:pPr>
      <w:r>
        <w:rPr>
          <w:rStyle w:val="FootnoteReference"/>
        </w:rPr>
        <w:footnoteRef/>
      </w:r>
      <w:r>
        <w:t xml:space="preserve"> [JS] or “praise,” or “give thanks to,” or “thankfully confess with praise”</w:t>
      </w:r>
    </w:p>
  </w:footnote>
  <w:footnote w:id="783">
    <w:p w14:paraId="7EBC0985" w14:textId="77777777" w:rsidR="009E143A" w:rsidRDefault="009E143A" w:rsidP="00784373">
      <w:pPr>
        <w:pStyle w:val="footnote"/>
      </w:pPr>
      <w:r>
        <w:rPr>
          <w:rStyle w:val="FootnoteReference"/>
        </w:rPr>
        <w:footnoteRef/>
      </w:r>
      <w:r>
        <w:t xml:space="preserve"> [JS] or “Hades”.</w:t>
      </w:r>
    </w:p>
  </w:footnote>
  <w:footnote w:id="784">
    <w:p w14:paraId="5A5C1D1C" w14:textId="586EEB89" w:rsidR="009E143A" w:rsidRDefault="009E143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9E143A" w:rsidRDefault="009E143A" w:rsidP="00C544D6">
      <w:pPr>
        <w:pStyle w:val="footnote"/>
      </w:pPr>
      <w:r>
        <w:rPr>
          <w:rStyle w:val="FootnoteReference"/>
        </w:rPr>
        <w:footnoteRef/>
      </w:r>
      <w:r>
        <w:t xml:space="preserve"> this way: the confession of Christ (2 Tim. 3:12).</w:t>
      </w:r>
    </w:p>
  </w:footnote>
  <w:footnote w:id="786">
    <w:p w14:paraId="1B4DA4D8" w14:textId="4D3CDF72" w:rsidR="009E143A" w:rsidRDefault="009E143A" w:rsidP="00EB72A3">
      <w:pPr>
        <w:pStyle w:val="footnote"/>
      </w:pPr>
      <w:r>
        <w:rPr>
          <w:rStyle w:val="FootnoteReference"/>
        </w:rPr>
        <w:footnoteRef/>
      </w:r>
      <w:r>
        <w:t xml:space="preserve"> [JS] or “praise” or “thive thanks to,” or “thankfully confess with praise”</w:t>
      </w:r>
    </w:p>
  </w:footnote>
  <w:footnote w:id="787">
    <w:p w14:paraId="10A5500A" w14:textId="77777777" w:rsidR="009E143A" w:rsidRDefault="009E143A" w:rsidP="00C544D6">
      <w:pPr>
        <w:pStyle w:val="footnote"/>
      </w:pPr>
      <w:r>
        <w:rPr>
          <w:rStyle w:val="FootnoteReference"/>
        </w:rPr>
        <w:footnoteRef/>
      </w:r>
      <w:r>
        <w:t xml:space="preserve"> These two lines are identical with Lamentations 3:6.</w:t>
      </w:r>
    </w:p>
  </w:footnote>
  <w:footnote w:id="788">
    <w:p w14:paraId="30FC40DD" w14:textId="11119DF6" w:rsidR="009E143A" w:rsidRDefault="009E143A" w:rsidP="00C544D6">
      <w:pPr>
        <w:pStyle w:val="footnote"/>
      </w:pPr>
      <w:r>
        <w:rPr>
          <w:rStyle w:val="FootnoteReference"/>
        </w:rPr>
        <w:footnoteRef/>
      </w:r>
      <w:r>
        <w:t xml:space="preserve"> Cf. Rev. 10:5; Ezek. 20:23,28,42; Deut. 32:14.</w:t>
      </w:r>
    </w:p>
  </w:footnote>
  <w:footnote w:id="789">
    <w:p w14:paraId="58511EB9" w14:textId="77777777" w:rsidR="009E143A" w:rsidRDefault="009E143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9E143A" w:rsidRDefault="009E143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9E143A" w:rsidRDefault="009E143A"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9E143A" w:rsidRDefault="009E143A" w:rsidP="00F53108">
      <w:pPr>
        <w:pStyle w:val="footnote"/>
      </w:pPr>
      <w:r>
        <w:rPr>
          <w:rStyle w:val="FootnoteReference"/>
        </w:rPr>
        <w:footnoteRef/>
      </w:r>
      <w:r>
        <w:t xml:space="preserve"> [JS] or “gush forth”, “overflow”</w:t>
      </w:r>
    </w:p>
  </w:footnote>
  <w:footnote w:id="793">
    <w:p w14:paraId="291B5302" w14:textId="22414254" w:rsidR="009E143A" w:rsidRDefault="009E143A"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9E143A" w:rsidRDefault="009E143A" w:rsidP="008D3680">
      <w:pPr>
        <w:pStyle w:val="footnote"/>
      </w:pPr>
      <w:r>
        <w:rPr>
          <w:rStyle w:val="FootnoteReference"/>
        </w:rPr>
        <w:footnoteRef/>
      </w:r>
      <w:r>
        <w:t xml:space="preserve"> [JS] literally “holy ones”</w:t>
      </w:r>
    </w:p>
  </w:footnote>
  <w:footnote w:id="795">
    <w:p w14:paraId="67EE1F7C" w14:textId="1AC854C4" w:rsidR="009E143A" w:rsidRDefault="009E143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9E143A" w:rsidRDefault="009E143A" w:rsidP="00C544D6">
      <w:pPr>
        <w:pStyle w:val="footnote"/>
      </w:pPr>
      <w:r>
        <w:rPr>
          <w:rStyle w:val="FootnoteReference"/>
        </w:rPr>
        <w:footnoteRef/>
      </w:r>
      <w:r>
        <w:t xml:space="preserve"> Cf. Ps. 145:2 with Ps. 103:33. Only verbs differ.</w:t>
      </w:r>
    </w:p>
  </w:footnote>
  <w:footnote w:id="797">
    <w:p w14:paraId="35C0C4DD" w14:textId="71AC6682" w:rsidR="009E143A" w:rsidRDefault="009E143A" w:rsidP="007F50FD">
      <w:pPr>
        <w:pStyle w:val="footnote"/>
      </w:pPr>
      <w:r>
        <w:rPr>
          <w:rStyle w:val="FootnoteReference"/>
        </w:rPr>
        <w:footnoteRef/>
      </w:r>
      <w:r>
        <w:t xml:space="preserve"> [JS] or “spirit”</w:t>
      </w:r>
    </w:p>
  </w:footnote>
  <w:footnote w:id="798">
    <w:p w14:paraId="23EB32F2" w14:textId="235BD424" w:rsidR="009E143A" w:rsidRDefault="009E143A" w:rsidP="007F50FD">
      <w:pPr>
        <w:pStyle w:val="footnote"/>
      </w:pPr>
      <w:r>
        <w:rPr>
          <w:rStyle w:val="FootnoteReference"/>
        </w:rPr>
        <w:footnoteRef/>
      </w:r>
      <w:r>
        <w:t xml:space="preserve"> [JS] thoughts, or designs, plans, projects</w:t>
      </w:r>
    </w:p>
  </w:footnote>
  <w:footnote w:id="799">
    <w:p w14:paraId="1E480973" w14:textId="3F051D55" w:rsidR="009E143A" w:rsidRDefault="009E143A" w:rsidP="007F50FD">
      <w:pPr>
        <w:pStyle w:val="footnote"/>
      </w:pPr>
      <w:r>
        <w:rPr>
          <w:rStyle w:val="FootnoteReference"/>
        </w:rPr>
        <w:footnoteRef/>
      </w:r>
      <w:r>
        <w:t xml:space="preserve"> [JS] or “guards”</w:t>
      </w:r>
    </w:p>
  </w:footnote>
  <w:footnote w:id="800">
    <w:p w14:paraId="6A1BF79E" w14:textId="2C42AEE5" w:rsidR="009E143A" w:rsidRDefault="009E143A" w:rsidP="007F50FD">
      <w:pPr>
        <w:pStyle w:val="footnote"/>
      </w:pPr>
      <w:r>
        <w:rPr>
          <w:rStyle w:val="FootnoteReference"/>
        </w:rPr>
        <w:footnoteRef/>
      </w:r>
      <w:r>
        <w:t xml:space="preserve"> [JS] or “frees the prisoners”</w:t>
      </w:r>
    </w:p>
  </w:footnote>
  <w:footnote w:id="801">
    <w:p w14:paraId="5D5111FF" w14:textId="66B6F812" w:rsidR="009E143A" w:rsidRDefault="009E143A" w:rsidP="007F50FD">
      <w:pPr>
        <w:pStyle w:val="footnote"/>
      </w:pPr>
      <w:r>
        <w:rPr>
          <w:rStyle w:val="FootnoteReference"/>
        </w:rPr>
        <w:footnoteRef/>
      </w:r>
      <w:r>
        <w:t xml:space="preserve"> [JS] or “bent”</w:t>
      </w:r>
    </w:p>
  </w:footnote>
  <w:footnote w:id="802">
    <w:p w14:paraId="4090A924" w14:textId="68E30641" w:rsidR="009E143A" w:rsidRDefault="009E143A" w:rsidP="007F50FD">
      <w:pPr>
        <w:pStyle w:val="footnote"/>
      </w:pPr>
      <w:r>
        <w:rPr>
          <w:rStyle w:val="FootnoteReference"/>
        </w:rPr>
        <w:footnoteRef/>
      </w:r>
      <w:r>
        <w:t xml:space="preserve"> [JS] or “skill”</w:t>
      </w:r>
    </w:p>
  </w:footnote>
  <w:footnote w:id="803">
    <w:p w14:paraId="6F819BD3" w14:textId="78976808" w:rsidR="009E143A" w:rsidRDefault="009E143A" w:rsidP="007F50FD">
      <w:pPr>
        <w:pStyle w:val="footnote"/>
      </w:pPr>
      <w:r>
        <w:rPr>
          <w:rStyle w:val="FootnoteReference"/>
        </w:rPr>
        <w:footnoteRef/>
      </w:r>
      <w:r>
        <w:t xml:space="preserve"> [JS] or “foreigners”</w:t>
      </w:r>
    </w:p>
  </w:footnote>
  <w:footnote w:id="804">
    <w:p w14:paraId="78560DE2" w14:textId="6759CA05" w:rsidR="009E143A" w:rsidRDefault="009E143A" w:rsidP="007F50FD">
      <w:pPr>
        <w:pStyle w:val="footnote"/>
      </w:pPr>
      <w:r>
        <w:rPr>
          <w:rStyle w:val="FootnoteReference"/>
        </w:rPr>
        <w:footnoteRef/>
      </w:r>
      <w:r>
        <w:t xml:space="preserve"> [JS] or a psalm, or a melody</w:t>
      </w:r>
    </w:p>
  </w:footnote>
  <w:footnote w:id="805">
    <w:p w14:paraId="2C19D159" w14:textId="3C9E27D5" w:rsidR="009E143A" w:rsidRDefault="009E143A"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9E143A" w:rsidRDefault="009E143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9E143A" w:rsidRDefault="009E143A" w:rsidP="00CD1E61">
      <w:pPr>
        <w:pStyle w:val="footnote"/>
      </w:pPr>
      <w:r>
        <w:rPr>
          <w:rStyle w:val="FootnoteReference"/>
        </w:rPr>
        <w:footnoteRef/>
      </w:r>
      <w:r>
        <w:t xml:space="preserve"> [JS] or word, or teaching</w:t>
      </w:r>
    </w:p>
  </w:footnote>
  <w:footnote w:id="808">
    <w:p w14:paraId="407F2DDB" w14:textId="624657B1" w:rsidR="009E143A" w:rsidRDefault="009E143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9E143A" w:rsidRDefault="009E143A" w:rsidP="00DE04F0">
      <w:pPr>
        <w:pStyle w:val="footnote"/>
      </w:pPr>
      <w:r>
        <w:rPr>
          <w:rStyle w:val="FootnoteReference"/>
        </w:rPr>
        <w:footnoteRef/>
      </w:r>
      <w:r>
        <w:t xml:space="preserve"> [JS] or “stormy wind”</w:t>
      </w:r>
    </w:p>
  </w:footnote>
  <w:footnote w:id="810">
    <w:p w14:paraId="596CA46F" w14:textId="3CE69ED5" w:rsidR="009E143A" w:rsidRDefault="009E143A" w:rsidP="00DE04F0">
      <w:pPr>
        <w:pStyle w:val="footnote"/>
      </w:pPr>
      <w:r>
        <w:rPr>
          <w:rStyle w:val="FootnoteReference"/>
        </w:rPr>
        <w:footnoteRef/>
      </w:r>
      <w:r>
        <w:t xml:space="preserve"> [JS] or “maidens,” or “unmarried women”</w:t>
      </w:r>
    </w:p>
  </w:footnote>
  <w:footnote w:id="811">
    <w:p w14:paraId="302477DE" w14:textId="111432A8" w:rsidR="009E143A" w:rsidRDefault="009E143A"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9E143A" w:rsidRDefault="009E143A" w:rsidP="007039A0">
      <w:pPr>
        <w:pStyle w:val="footnote"/>
      </w:pPr>
      <w:r>
        <w:rPr>
          <w:rStyle w:val="FootnoteReference"/>
        </w:rPr>
        <w:footnoteRef/>
      </w:r>
      <w:r>
        <w:t xml:space="preserve"> [JS] literally, “And He will raise/exalt the horn of His people”</w:t>
      </w:r>
    </w:p>
  </w:footnote>
  <w:footnote w:id="813">
    <w:p w14:paraId="43AD805B" w14:textId="6DFE2128" w:rsidR="009E143A" w:rsidRDefault="009E143A" w:rsidP="007039A0">
      <w:pPr>
        <w:pStyle w:val="footnote"/>
      </w:pPr>
      <w:r>
        <w:rPr>
          <w:rStyle w:val="FootnoteReference"/>
        </w:rPr>
        <w:footnoteRef/>
      </w:r>
      <w:r>
        <w:t xml:space="preserve"> [JS] “assembly”</w:t>
      </w:r>
    </w:p>
  </w:footnote>
  <w:footnote w:id="814">
    <w:p w14:paraId="0C277B75" w14:textId="51E0F674" w:rsidR="009E143A" w:rsidRDefault="009E143A" w:rsidP="007039A0">
      <w:pPr>
        <w:pStyle w:val="footnote"/>
      </w:pPr>
      <w:r>
        <w:rPr>
          <w:rStyle w:val="FootnoteReference"/>
        </w:rPr>
        <w:footnoteRef/>
      </w:r>
      <w:r>
        <w:t xml:space="preserve"> [JS] Coptic has “in the chorus”</w:t>
      </w:r>
    </w:p>
  </w:footnote>
  <w:footnote w:id="815">
    <w:p w14:paraId="7329AB19" w14:textId="77777777" w:rsidR="009E143A" w:rsidRDefault="009E143A" w:rsidP="00F258B1">
      <w:pPr>
        <w:pStyle w:val="footnote"/>
      </w:pPr>
      <w:r>
        <w:rPr>
          <w:rStyle w:val="FootnoteReference"/>
        </w:rPr>
        <w:footnoteRef/>
      </w:r>
      <w:r>
        <w:t xml:space="preserve"> two-edged sword: praise which conquers Amalek (St. Chrysostom).</w:t>
      </w:r>
    </w:p>
  </w:footnote>
  <w:footnote w:id="816">
    <w:p w14:paraId="2095C32A" w14:textId="77777777" w:rsidR="009E143A" w:rsidRDefault="009E143A" w:rsidP="00F258B1">
      <w:pPr>
        <w:pStyle w:val="footnote"/>
      </w:pPr>
      <w:r>
        <w:rPr>
          <w:rStyle w:val="FootnoteReference"/>
        </w:rPr>
        <w:footnoteRef/>
      </w:r>
      <w:r>
        <w:t xml:space="preserve"> ‘Holiness of life is the mother of glory’ (St Theodoret).</w:t>
      </w:r>
    </w:p>
  </w:footnote>
  <w:footnote w:id="817">
    <w:p w14:paraId="4C5EFC08" w14:textId="6D588D58" w:rsidR="009E143A" w:rsidRDefault="009E143A" w:rsidP="00AE5C5A">
      <w:pPr>
        <w:pStyle w:val="footnote"/>
      </w:pPr>
      <w:r>
        <w:rPr>
          <w:rStyle w:val="FootnoteReference"/>
        </w:rPr>
        <w:footnoteRef/>
      </w:r>
      <w:r>
        <w:t xml:space="preserve"> [JS] variant reading, “harp and lyre”</w:t>
      </w:r>
    </w:p>
  </w:footnote>
  <w:footnote w:id="818">
    <w:p w14:paraId="34B39967" w14:textId="2F98E45D" w:rsidR="009E143A" w:rsidRDefault="009E143A" w:rsidP="00AE5C5A">
      <w:pPr>
        <w:pStyle w:val="footnote"/>
      </w:pPr>
      <w:r>
        <w:rPr>
          <w:rStyle w:val="FootnoteReference"/>
        </w:rPr>
        <w:footnoteRef/>
      </w:r>
      <w:r>
        <w:t xml:space="preserve"> [JS] Coptic has “chorus” in place of “dance”</w:t>
      </w:r>
    </w:p>
  </w:footnote>
  <w:footnote w:id="819">
    <w:p w14:paraId="3F01F63D" w14:textId="7FB71CE4" w:rsidR="009E143A" w:rsidRDefault="009E143A" w:rsidP="00FB1741">
      <w:pPr>
        <w:pStyle w:val="footnote"/>
      </w:pPr>
      <w:r>
        <w:rPr>
          <w:rStyle w:val="FootnoteReference"/>
        </w:rPr>
        <w:footnoteRef/>
      </w:r>
      <w:r>
        <w:t xml:space="preserve"> [JS] or “allophyle”, which means “foreigner”, but specificially in reference to Philistines.</w:t>
      </w:r>
    </w:p>
  </w:footnote>
  <w:footnote w:id="820">
    <w:p w14:paraId="7E7874BB" w14:textId="5D7F39EF" w:rsidR="009E143A" w:rsidRDefault="009E143A" w:rsidP="008D5F3D">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1">
    <w:p w14:paraId="08D9C559" w14:textId="172B8A0C" w:rsidR="009E143A" w:rsidRDefault="009E143A" w:rsidP="008D5F3D">
      <w:pPr>
        <w:pStyle w:val="footnote"/>
      </w:pPr>
      <w:r>
        <w:rPr>
          <w:rStyle w:val="FootnoteReference"/>
        </w:rPr>
        <w:footnoteRef/>
      </w:r>
      <w:r>
        <w:t xml:space="preserve"> The “alleluia” in each vs is inserted into each verse of the Psalm</w:t>
      </w:r>
    </w:p>
  </w:footnote>
  <w:footnote w:id="822">
    <w:p w14:paraId="2DCA0694" w14:textId="3243AD54" w:rsidR="009E143A" w:rsidRDefault="009E143A" w:rsidP="008D5F3D">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3">
    <w:p w14:paraId="206912E7" w14:textId="77777777" w:rsidR="009E143A" w:rsidRDefault="009E143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4">
    <w:p w14:paraId="7A06DB04" w14:textId="77777777" w:rsidR="009E143A" w:rsidRDefault="009E143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5">
    <w:p w14:paraId="28892EF0" w14:textId="6E1CE2C1" w:rsidR="009E143A" w:rsidRPr="008D5F3D" w:rsidRDefault="009E143A" w:rsidP="008D5F3D">
      <w:pPr>
        <w:pStyle w:val="footnote"/>
      </w:pPr>
      <w:r>
        <w:rPr>
          <w:rStyle w:val="FootnoteReference"/>
        </w:rPr>
        <w:footnoteRef/>
      </w:r>
      <w:r>
        <w:t xml:space="preserve"> [JS] Greek has “stars and light,” while Coptic has “stars of light”</w:t>
      </w:r>
    </w:p>
  </w:footnote>
  <w:footnote w:id="826">
    <w:p w14:paraId="6888EF75" w14:textId="7291EAAC" w:rsidR="009E143A" w:rsidRDefault="009E143A" w:rsidP="00A17656">
      <w:pPr>
        <w:pStyle w:val="footnote"/>
      </w:pPr>
      <w:r>
        <w:rPr>
          <w:rStyle w:val="FootnoteReference"/>
        </w:rPr>
        <w:footnoteRef/>
      </w:r>
      <w:r>
        <w:t xml:space="preserve"> [JS] Gk has “confession/praise of Him is in the earth and heaven”</w:t>
      </w:r>
    </w:p>
  </w:footnote>
  <w:footnote w:id="827">
    <w:p w14:paraId="0C9270F2" w14:textId="14BEF321" w:rsidR="009E143A" w:rsidRDefault="009E143A" w:rsidP="00A17656">
      <w:pPr>
        <w:pStyle w:val="footnote"/>
      </w:pPr>
      <w:r>
        <w:rPr>
          <w:rStyle w:val="FootnoteReference"/>
        </w:rPr>
        <w:footnoteRef/>
      </w:r>
      <w:r>
        <w:t xml:space="preserve"> [JS] literally, “And He will exalt the horn of His people”</w:t>
      </w:r>
    </w:p>
  </w:footnote>
  <w:footnote w:id="828">
    <w:p w14:paraId="2890F7AF" w14:textId="127DC52C" w:rsidR="009E143A" w:rsidRDefault="009E143A" w:rsidP="008A107E">
      <w:pPr>
        <w:pStyle w:val="footnote"/>
      </w:pPr>
      <w:r>
        <w:rPr>
          <w:rStyle w:val="FootnoteReference"/>
        </w:rPr>
        <w:footnoteRef/>
      </w:r>
      <w:r>
        <w:t xml:space="preserve"> or “statutes.” The meaning is the same as in Ps 118: statutes, ordinances, or truths. Literally, “engraved things”</w:t>
      </w:r>
    </w:p>
  </w:footnote>
  <w:footnote w:id="829">
    <w:p w14:paraId="690DC348" w14:textId="77777777" w:rsidR="009E143A" w:rsidRDefault="009E143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0">
    <w:p w14:paraId="50098A0E" w14:textId="77777777" w:rsidR="009E143A" w:rsidRDefault="009E143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1">
    <w:p w14:paraId="19022051" w14:textId="77777777" w:rsidR="009E143A" w:rsidRDefault="009E143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2">
    <w:p w14:paraId="3DC9334B" w14:textId="77777777" w:rsidR="009E143A" w:rsidRDefault="009E143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33">
    <w:p w14:paraId="6AC1A98C" w14:textId="77777777" w:rsidR="009E143A" w:rsidRPr="00260CA9" w:rsidRDefault="009E143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34">
    <w:p w14:paraId="22924FE1" w14:textId="77777777" w:rsidR="009E143A" w:rsidRDefault="009E143A" w:rsidP="006869EE">
      <w:pPr>
        <w:pStyle w:val="footnote"/>
      </w:pPr>
      <w:r>
        <w:rPr>
          <w:rStyle w:val="FootnoteReference"/>
        </w:rPr>
        <w:footnoteRef/>
      </w:r>
      <w:r>
        <w:t xml:space="preserve"> Literally “hegoumens”, as the monastic and priestly orders have been thoroughly confused.</w:t>
      </w:r>
    </w:p>
  </w:footnote>
  <w:footnote w:id="835">
    <w:p w14:paraId="620F336B" w14:textId="77777777" w:rsidR="009E143A" w:rsidRDefault="009E143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6">
    <w:p w14:paraId="7C34710D" w14:textId="77777777" w:rsidR="009E143A" w:rsidRDefault="009E143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7">
    <w:p w14:paraId="02E1F01F" w14:textId="77777777" w:rsidR="009E143A" w:rsidRDefault="009E143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8">
    <w:p w14:paraId="30C5740F" w14:textId="77777777" w:rsidR="009E143A" w:rsidRDefault="009E143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9">
    <w:p w14:paraId="22023008" w14:textId="77777777" w:rsidR="009E143A" w:rsidRPr="00B021F8" w:rsidRDefault="009E143A"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40">
    <w:p w14:paraId="48F95F73" w14:textId="77777777" w:rsidR="009E143A" w:rsidRDefault="009E143A" w:rsidP="006869EE">
      <w:pPr>
        <w:pStyle w:val="footnote"/>
      </w:pPr>
      <w:r>
        <w:rPr>
          <w:rStyle w:val="FootnoteReference"/>
        </w:rPr>
        <w:footnoteRef/>
      </w:r>
      <w:r>
        <w:t xml:space="preserve"> Originally, this litany belonged to the Deacon, not the Presbyter. However, it has shifted given the rarity of that order.</w:t>
      </w:r>
    </w:p>
  </w:footnote>
  <w:footnote w:id="841">
    <w:p w14:paraId="525C7D42" w14:textId="77777777" w:rsidR="009E143A" w:rsidRDefault="009E143A"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42">
    <w:p w14:paraId="413E3953" w14:textId="77777777" w:rsidR="009E143A" w:rsidRDefault="009E143A" w:rsidP="00CA3D47">
      <w:pPr>
        <w:pStyle w:val="footnote"/>
      </w:pPr>
      <w:r>
        <w:rPr>
          <w:rStyle w:val="FootnoteReference"/>
        </w:rPr>
        <w:footnoteRef/>
      </w:r>
      <w:r>
        <w:t xml:space="preserve"> From Paoni 12 to Paopi 19: “Bless the waters of the river this year”.</w:t>
      </w:r>
    </w:p>
    <w:p w14:paraId="0B29F1A8" w14:textId="77777777" w:rsidR="009E143A" w:rsidRDefault="009E143A" w:rsidP="00CA3D47">
      <w:pPr>
        <w:pStyle w:val="footnote"/>
      </w:pPr>
      <w:r>
        <w:t>From Paopi 10 to Tobi 10: “Bless the herbs and the plants”.</w:t>
      </w:r>
    </w:p>
    <w:p w14:paraId="63287EF7" w14:textId="77777777" w:rsidR="009E143A" w:rsidRDefault="009E143A" w:rsidP="00CA3D47">
      <w:pPr>
        <w:pStyle w:val="footnote"/>
      </w:pPr>
      <w:r>
        <w:t>From Tobi 11 to paoni 18: “Bless the air of heaven”.</w:t>
      </w:r>
    </w:p>
  </w:footnote>
  <w:footnote w:id="843">
    <w:p w14:paraId="2C6CD715" w14:textId="77777777" w:rsidR="009E143A" w:rsidRDefault="009E143A">
      <w:pPr>
        <w:pStyle w:val="FootnoteText"/>
      </w:pPr>
      <w:r>
        <w:rPr>
          <w:rStyle w:val="FootnoteReference"/>
        </w:rPr>
        <w:footnoteRef/>
      </w:r>
      <w:r>
        <w:t xml:space="preserve"> Acts 7:60</w:t>
      </w:r>
    </w:p>
  </w:footnote>
  <w:footnote w:id="844">
    <w:p w14:paraId="66841CA4" w14:textId="77777777" w:rsidR="009E143A" w:rsidRDefault="009E143A" w:rsidP="006B061A">
      <w:pPr>
        <w:pStyle w:val="Footnote0"/>
      </w:pPr>
      <w:r>
        <w:rPr>
          <w:rStyle w:val="FootnoteReference"/>
        </w:rPr>
        <w:footnoteRef/>
      </w:r>
      <w:r>
        <w:t xml:space="preserve"> Literally “virgin monastic”. The traditional English term for a female monastic is not “nun”, but “virgin”.</w:t>
      </w:r>
    </w:p>
  </w:footnote>
  <w:footnote w:id="845">
    <w:p w14:paraId="4603A540" w14:textId="757615F9" w:rsidR="009E143A" w:rsidRDefault="009E143A" w:rsidP="00B52F78">
      <w:pPr>
        <w:pStyle w:val="footnote"/>
      </w:pPr>
      <w:r>
        <w:rPr>
          <w:rStyle w:val="FootnoteReference"/>
        </w:rPr>
        <w:footnoteRef/>
      </w:r>
      <w:r>
        <w:t xml:space="preserve"> Composed in English by Heg. Fr. Athanasius Iskander, of Kitchener, Ontario, Canada.</w:t>
      </w:r>
    </w:p>
  </w:footnote>
  <w:footnote w:id="846">
    <w:p w14:paraId="754B9B83" w14:textId="77777777" w:rsidR="009E143A" w:rsidRDefault="009E143A">
      <w:pPr>
        <w:pStyle w:val="footnote"/>
        <w:rPr>
          <w:ins w:id="1103" w:author="Brett Slote" w:date="2011-07-21T19:13:00Z"/>
        </w:rPr>
        <w:pPrChange w:id="1104" w:author="Brett Slote" w:date="2011-07-21T20:05:00Z">
          <w:pPr>
            <w:pStyle w:val="FootnoteText"/>
          </w:pPr>
        </w:pPrChange>
      </w:pPr>
      <w:ins w:id="1105" w:author="Brett Slote" w:date="2011-07-21T19:13:00Z">
        <w:r>
          <w:rPr>
            <w:rStyle w:val="FootnoteReference"/>
          </w:rPr>
          <w:footnoteRef/>
        </w:r>
        <w:r>
          <w:t xml:space="preserve"> Numbers 12:7-8</w:t>
        </w:r>
      </w:ins>
    </w:p>
  </w:footnote>
  <w:footnote w:id="847">
    <w:p w14:paraId="7099EBEB" w14:textId="77777777" w:rsidR="009E143A" w:rsidRDefault="009E143A">
      <w:pPr>
        <w:pStyle w:val="footnote"/>
        <w:rPr>
          <w:ins w:id="1106" w:author="Brett Slote" w:date="2011-07-21T19:13:00Z"/>
        </w:rPr>
        <w:pPrChange w:id="1107" w:author="Brett Slote" w:date="2011-07-21T20:05:00Z">
          <w:pPr>
            <w:pStyle w:val="FootnoteText"/>
          </w:pPr>
        </w:pPrChange>
      </w:pPr>
      <w:ins w:id="1108" w:author="Brett Slote" w:date="2011-07-21T19:13:00Z">
        <w:r>
          <w:rPr>
            <w:rStyle w:val="FootnoteReference"/>
          </w:rPr>
          <w:footnoteRef/>
        </w:r>
        <w:r>
          <w:t xml:space="preserve"> Exodus 28:1</w:t>
        </w:r>
      </w:ins>
    </w:p>
  </w:footnote>
  <w:footnote w:id="848">
    <w:p w14:paraId="5BFC95F9" w14:textId="77777777" w:rsidR="009E143A" w:rsidRDefault="009E143A">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Matthew 16:18</w:t>
        </w:r>
      </w:ins>
    </w:p>
  </w:footnote>
  <w:footnote w:id="849">
    <w:p w14:paraId="04125830" w14:textId="77777777" w:rsidR="009E143A" w:rsidRDefault="009E143A">
      <w:pPr>
        <w:pStyle w:val="footnote"/>
        <w:rPr>
          <w:ins w:id="1113" w:author="Brett Slote" w:date="2011-07-21T19:13:00Z"/>
        </w:rPr>
        <w:pPrChange w:id="1114" w:author="Brett Slote" w:date="2011-07-21T20:05:00Z">
          <w:pPr>
            <w:pStyle w:val="FootnoteText"/>
          </w:pPr>
        </w:pPrChange>
      </w:pPr>
      <w:ins w:id="1115" w:author="Brett Slote" w:date="2011-07-21T19:13:00Z">
        <w:r>
          <w:rPr>
            <w:rStyle w:val="FootnoteReference"/>
          </w:rPr>
          <w:footnoteRef/>
        </w:r>
        <w:r>
          <w:t xml:space="preserve"> Psalms 110:4, Hebrews 5:6,10</w:t>
        </w:r>
      </w:ins>
    </w:p>
  </w:footnote>
  <w:footnote w:id="850">
    <w:p w14:paraId="4ECDDE09" w14:textId="77777777" w:rsidR="009E143A" w:rsidRDefault="009E143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51">
    <w:p w14:paraId="4ACBECBD" w14:textId="77777777" w:rsidR="009E143A" w:rsidRDefault="009E143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52">
    <w:p w14:paraId="0C45F6F7" w14:textId="77777777" w:rsidR="009E143A" w:rsidRDefault="009E143A" w:rsidP="00C0205C">
      <w:pPr>
        <w:pStyle w:val="footnote"/>
      </w:pPr>
      <w:r>
        <w:rPr>
          <w:rStyle w:val="FootnoteReference"/>
          <w:rFonts w:eastAsiaTheme="majorEastAsia"/>
        </w:rPr>
        <w:footnoteRef/>
      </w:r>
      <w:r>
        <w:t xml:space="preserve"> Ps 72:10</w:t>
      </w:r>
    </w:p>
  </w:footnote>
  <w:footnote w:id="853">
    <w:p w14:paraId="73200F36" w14:textId="77777777" w:rsidR="009E143A" w:rsidRDefault="009E143A">
      <w:pPr>
        <w:pStyle w:val="FootnoteText"/>
      </w:pPr>
      <w:r>
        <w:rPr>
          <w:rStyle w:val="FootnoteReference"/>
        </w:rPr>
        <w:footnoteRef/>
      </w:r>
      <w:r>
        <w:t xml:space="preserve"> Pope Dioscorus can but substituted here to use this doxology on his feast.</w:t>
      </w:r>
    </w:p>
  </w:footnote>
  <w:footnote w:id="854">
    <w:p w14:paraId="2FF46E46" w14:textId="77777777" w:rsidR="009E143A" w:rsidRDefault="009E143A" w:rsidP="003D4209">
      <w:pPr>
        <w:pStyle w:val="footnote"/>
      </w:pPr>
      <w:r>
        <w:rPr>
          <w:rStyle w:val="FootnoteReference"/>
        </w:rPr>
        <w:footnoteRef/>
      </w:r>
      <w:r>
        <w:t xml:space="preserve"> Dan 12:3</w:t>
      </w:r>
    </w:p>
  </w:footnote>
  <w:footnote w:id="855">
    <w:p w14:paraId="4F373D62" w14:textId="77777777" w:rsidR="009E143A" w:rsidRDefault="009E143A" w:rsidP="003D4209">
      <w:pPr>
        <w:pStyle w:val="footnote"/>
      </w:pPr>
      <w:r>
        <w:rPr>
          <w:rStyle w:val="FootnoteReference"/>
        </w:rPr>
        <w:footnoteRef/>
      </w:r>
      <w:r>
        <w:t xml:space="preserve"> The Scetis Valley in Egypt, from which the word “ascetic” comes. Sheheet means “measure of the heart.”</w:t>
      </w:r>
    </w:p>
  </w:footnote>
  <w:footnote w:id="856">
    <w:p w14:paraId="153ABD29" w14:textId="77777777" w:rsidR="009E143A" w:rsidRDefault="009E143A" w:rsidP="003D4209">
      <w:pPr>
        <w:pStyle w:val="footnote"/>
      </w:pPr>
      <w:r>
        <w:rPr>
          <w:rStyle w:val="FootnoteReference"/>
        </w:rPr>
        <w:footnoteRef/>
      </w:r>
      <w:r>
        <w:t xml:space="preserve"> Cf Lk 22:30, Mt</w:t>
      </w:r>
      <w:r w:rsidRPr="003D4209">
        <w:rPr>
          <w:rStyle w:val="footnoteChar"/>
        </w:rPr>
        <w:t xml:space="preserve"> </w:t>
      </w:r>
      <w:r>
        <w:t>19:20</w:t>
      </w:r>
    </w:p>
  </w:footnote>
  <w:footnote w:id="857">
    <w:p w14:paraId="0977783C" w14:textId="77777777" w:rsidR="009E143A" w:rsidRDefault="009E143A">
      <w:pPr>
        <w:pStyle w:val="FootnoteText"/>
      </w:pPr>
      <w:r>
        <w:rPr>
          <w:rStyle w:val="FootnoteReference"/>
        </w:rPr>
        <w:footnoteRef/>
      </w:r>
      <w:r>
        <w:t xml:space="preserve"> Rev 4:6</w:t>
      </w:r>
    </w:p>
  </w:footnote>
  <w:footnote w:id="858">
    <w:p w14:paraId="474C3AF6" w14:textId="77777777" w:rsidR="009E143A" w:rsidRDefault="009E143A" w:rsidP="00104A9B">
      <w:pPr>
        <w:pStyle w:val="FootnoteText"/>
        <w:rPr>
          <w:ins w:id="1215" w:author="Brett Slote" w:date="2011-07-19T15:43:00Z"/>
        </w:rPr>
      </w:pPr>
      <w:ins w:id="1216" w:author="Brett Slote" w:date="2011-07-19T15:43:00Z">
        <w:r>
          <w:rPr>
            <w:rStyle w:val="FootnoteReference"/>
          </w:rPr>
          <w:footnoteRef/>
        </w:r>
        <w:r>
          <w:t xml:space="preserve"> or supplications/intercessions</w:t>
        </w:r>
      </w:ins>
    </w:p>
  </w:footnote>
  <w:footnote w:id="859">
    <w:p w14:paraId="527ECCCD" w14:textId="77777777" w:rsidR="009E143A" w:rsidRDefault="009E143A">
      <w:pPr>
        <w:pStyle w:val="footnote"/>
        <w:rPr>
          <w:ins w:id="1217" w:author="Brett Slote" w:date="2011-07-19T15:43:00Z"/>
        </w:rPr>
        <w:pPrChange w:id="1218" w:author="Brett Slote" w:date="2011-07-21T19:56:00Z">
          <w:pPr>
            <w:pStyle w:val="FootnoteText"/>
          </w:pPr>
        </w:pPrChange>
      </w:pPr>
      <w:ins w:id="1219" w:author="Brett Slote" w:date="2011-07-19T15:43:00Z">
        <w:r>
          <w:rPr>
            <w:rStyle w:val="FootnoteReference"/>
          </w:rPr>
          <w:footnoteRef/>
        </w:r>
        <w:r>
          <w:t xml:space="preserve"> Joel 3:13 – but I’m trying to remember something that says “the harvest is full and the wheat plentiful”</w:t>
        </w:r>
      </w:ins>
    </w:p>
  </w:footnote>
  <w:footnote w:id="860">
    <w:p w14:paraId="6583C1B7" w14:textId="77777777" w:rsidR="009E143A" w:rsidRDefault="009E143A">
      <w:pPr>
        <w:pStyle w:val="footnote"/>
        <w:rPr>
          <w:ins w:id="1220" w:author="Brett Slote" w:date="2011-07-19T15:43:00Z"/>
          <w:rFonts w:ascii="Antonious" w:hAnsi="Antonious" w:cs="Antonious"/>
        </w:rPr>
        <w:pPrChange w:id="1221" w:author="Brett Slote" w:date="2011-07-21T19:56:00Z">
          <w:pPr>
            <w:widowControl w:val="0"/>
            <w:autoSpaceDE w:val="0"/>
            <w:autoSpaceDN w:val="0"/>
            <w:adjustRightInd w:val="0"/>
          </w:pPr>
        </w:pPrChange>
      </w:pPr>
      <w:ins w:id="122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61">
    <w:p w14:paraId="3A76C60E" w14:textId="214D0337" w:rsidR="009E143A" w:rsidRDefault="009E143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62">
    <w:p w14:paraId="0AAB833E" w14:textId="77777777" w:rsidR="009E143A" w:rsidRDefault="009E143A">
      <w:pPr>
        <w:pStyle w:val="FootnoteText"/>
      </w:pPr>
      <w:r>
        <w:rPr>
          <w:rStyle w:val="FootnoteReference"/>
        </w:rPr>
        <w:footnoteRef/>
      </w:r>
      <w:r>
        <w:t xml:space="preserve"> Rev 4:4</w:t>
      </w:r>
    </w:p>
  </w:footnote>
  <w:footnote w:id="863">
    <w:p w14:paraId="70D69B5E" w14:textId="77777777" w:rsidR="009E143A" w:rsidRDefault="009E143A">
      <w:pPr>
        <w:pStyle w:val="FootnoteText"/>
      </w:pPr>
      <w:r>
        <w:rPr>
          <w:rStyle w:val="FootnoteReference"/>
        </w:rPr>
        <w:footnoteRef/>
      </w:r>
      <w:r>
        <w:t xml:space="preserve"> Rev 5:8</w:t>
      </w:r>
    </w:p>
  </w:footnote>
  <w:footnote w:id="864">
    <w:p w14:paraId="741347AD" w14:textId="77777777" w:rsidR="009E143A" w:rsidRDefault="009E143A">
      <w:pPr>
        <w:pStyle w:val="footnote"/>
        <w:rPr>
          <w:ins w:id="1247" w:author="Brett Slote" w:date="2011-07-19T18:33:00Z"/>
        </w:rPr>
        <w:pPrChange w:id="1248" w:author="Brett Slote" w:date="2011-07-21T19:58:00Z">
          <w:pPr>
            <w:pStyle w:val="FootnoteText"/>
          </w:pPr>
        </w:pPrChange>
      </w:pPr>
      <w:ins w:id="1249" w:author="Brett Slote" w:date="2011-07-19T18:33:00Z">
        <w:r w:rsidRPr="00C96A85">
          <w:rPr>
            <w:rStyle w:val="FootnoteReference"/>
            <w:vertAlign w:val="baseline"/>
          </w:rPr>
          <w:footnoteRef/>
        </w:r>
        <w:r w:rsidRPr="00C96A85">
          <w:t xml:space="preserve"> Ephesians 6:11</w:t>
        </w:r>
      </w:ins>
      <w:r>
        <w:t xml:space="preserve"> </w:t>
      </w:r>
      <w:ins w:id="1250" w:author="Brett Slote" w:date="2011-07-19T18:33:00Z">
        <w:r w:rsidRPr="00C96A85">
          <w:t>(Literally: “all the girding”)</w:t>
        </w:r>
      </w:ins>
    </w:p>
  </w:footnote>
  <w:footnote w:id="865">
    <w:p w14:paraId="22B1B2A8" w14:textId="77777777" w:rsidR="009E143A" w:rsidRDefault="009E143A">
      <w:pPr>
        <w:pStyle w:val="footnote"/>
        <w:rPr>
          <w:ins w:id="1253" w:author="Brett Slote" w:date="2011-07-19T18:34:00Z"/>
        </w:rPr>
        <w:pPrChange w:id="1254" w:author="Brett Slote" w:date="2011-07-21T19:58:00Z">
          <w:pPr>
            <w:pStyle w:val="FootnoteText"/>
          </w:pPr>
        </w:pPrChange>
      </w:pPr>
      <w:ins w:id="1255" w:author="Brett Slote" w:date="2011-07-19T18:34:00Z">
        <w:r>
          <w:rPr>
            <w:rStyle w:val="FootnoteReference"/>
          </w:rPr>
          <w:footnoteRef/>
        </w:r>
        <w:r>
          <w:t xml:space="preserve"> Col 3:1</w:t>
        </w:r>
      </w:ins>
    </w:p>
  </w:footnote>
  <w:footnote w:id="866">
    <w:p w14:paraId="515A7079" w14:textId="77777777" w:rsidR="009E143A" w:rsidRDefault="009E14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11CE8A3A" w14:textId="77777777" w:rsidR="009E143A" w:rsidRDefault="009E14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40B3C553" w14:textId="77777777" w:rsidR="009E143A" w:rsidRDefault="009E14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161FA5C9" w14:textId="77777777" w:rsidR="009E143A" w:rsidRDefault="009E143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70">
    <w:p w14:paraId="5727BFD3" w14:textId="77777777" w:rsidR="009E143A" w:rsidRDefault="009E143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71">
    <w:p w14:paraId="2AF6D726" w14:textId="77777777" w:rsidR="009E143A" w:rsidRPr="00A20ACC" w:rsidRDefault="009E143A">
      <w:pPr>
        <w:pStyle w:val="footnote"/>
        <w:rPr>
          <w:ins w:id="1298" w:author="Brett Slote" w:date="2011-07-21T18:59:00Z"/>
          <w:color w:val="FF0000"/>
          <w:rPrChange w:id="1299" w:author="Brett Slote" w:date="2011-07-21T20:03:00Z">
            <w:rPr>
              <w:ins w:id="1300" w:author="Brett Slote" w:date="2011-07-21T18:59:00Z"/>
            </w:rPr>
          </w:rPrChange>
        </w:rPr>
        <w:pPrChange w:id="1301" w:author="Brett Slote" w:date="2011-07-21T20:03:00Z">
          <w:pPr>
            <w:pStyle w:val="FootnoteText"/>
          </w:pPr>
        </w:pPrChange>
      </w:pPr>
      <w:ins w:id="1302" w:author="Brett Slote" w:date="2011-07-21T18:59:00Z">
        <w:r w:rsidRPr="003A78C2">
          <w:rPr>
            <w:rStyle w:val="FootnoteReference"/>
            <w:color w:val="FF0000"/>
            <w:rPrChange w:id="1303" w:author="Brett Slote" w:date="2011-07-21T20:03:00Z">
              <w:rPr>
                <w:rStyle w:val="FootnoteReference"/>
              </w:rPr>
            </w:rPrChange>
          </w:rPr>
          <w:footnoteRef/>
        </w:r>
        <w:r w:rsidRPr="003A78C2">
          <w:rPr>
            <w:color w:val="FF0000"/>
            <w:rPrChange w:id="1304" w:author="Brett Slote" w:date="2011-07-21T20:03:00Z">
              <w:rPr>
                <w:vertAlign w:val="superscript"/>
              </w:rPr>
            </w:rPrChange>
          </w:rPr>
          <w:t xml:space="preserve"> Should decide on whether we’re going with Scete or Shiheet – Shiheet is easier to sing, but for now put “English” equivalents.</w:t>
        </w:r>
      </w:ins>
    </w:p>
  </w:footnote>
  <w:footnote w:id="872">
    <w:p w14:paraId="5AA889F2" w14:textId="77777777" w:rsidR="009E143A" w:rsidRDefault="009E143A">
      <w:pPr>
        <w:pStyle w:val="footnote"/>
        <w:rPr>
          <w:ins w:id="1305" w:author="Brett Slote" w:date="2011-07-21T19:00:00Z"/>
        </w:rPr>
        <w:pPrChange w:id="1306" w:author="Brett Slote" w:date="2011-07-21T20:03:00Z">
          <w:pPr>
            <w:pStyle w:val="FootnoteText"/>
          </w:pPr>
        </w:pPrChange>
      </w:pPr>
      <w:ins w:id="1307" w:author="Brett Slote" w:date="2011-07-21T19:00:00Z">
        <w:r>
          <w:rPr>
            <w:rStyle w:val="FootnoteReference"/>
          </w:rPr>
          <w:footnoteRef/>
        </w:r>
        <w:r>
          <w:t xml:space="preserve"> Need to do some research into the name of this man in English</w:t>
        </w:r>
      </w:ins>
    </w:p>
  </w:footnote>
  <w:footnote w:id="873">
    <w:p w14:paraId="4DD173AD" w14:textId="50F9B05A" w:rsidR="009E143A" w:rsidRDefault="009E143A" w:rsidP="00B52F78">
      <w:pPr>
        <w:pStyle w:val="footnote"/>
      </w:pPr>
      <w:r>
        <w:rPr>
          <w:rStyle w:val="FootnoteReference"/>
        </w:rPr>
        <w:footnoteRef/>
      </w:r>
      <w:r>
        <w:t xml:space="preserve"> Though not found on the Coptic Calendar, as one of the 318 gathered at Nicaea, it is fitting to venerate St. Spyridon.</w:t>
      </w:r>
    </w:p>
  </w:footnote>
  <w:footnote w:id="874">
    <w:p w14:paraId="0EC0EB26" w14:textId="77777777" w:rsidR="009E143A" w:rsidRDefault="009E143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75">
    <w:p w14:paraId="1A09C94E" w14:textId="77777777" w:rsidR="009E143A" w:rsidRDefault="009E143A" w:rsidP="00073003">
      <w:pPr>
        <w:pStyle w:val="footnote"/>
      </w:pPr>
      <w:r>
        <w:rPr>
          <w:rStyle w:val="FootnoteReference"/>
        </w:rPr>
        <w:footnoteRef/>
      </w:r>
      <w:r>
        <w:t xml:space="preserve"> Revelation 7:2</w:t>
      </w:r>
    </w:p>
  </w:footnote>
  <w:footnote w:id="876">
    <w:p w14:paraId="047C672B" w14:textId="77777777" w:rsidR="009E143A" w:rsidRDefault="009E143A" w:rsidP="00073003">
      <w:pPr>
        <w:pStyle w:val="footnote"/>
      </w:pPr>
      <w:r>
        <w:rPr>
          <w:rStyle w:val="FootnoteReference"/>
        </w:rPr>
        <w:footnoteRef/>
      </w:r>
      <w:r>
        <w:t xml:space="preserve"> Revelation 7:3</w:t>
      </w:r>
    </w:p>
  </w:footnote>
  <w:footnote w:id="877">
    <w:p w14:paraId="338E8815" w14:textId="77777777" w:rsidR="009E143A" w:rsidRDefault="009E143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78">
    <w:p w14:paraId="7E074E97" w14:textId="77777777" w:rsidR="009E143A" w:rsidRDefault="009E143A" w:rsidP="00BC160E">
      <w:pPr>
        <w:pStyle w:val="footnote"/>
      </w:pPr>
      <w:r>
        <w:rPr>
          <w:rStyle w:val="FootnoteReference"/>
        </w:rPr>
        <w:footnoteRef/>
      </w:r>
      <w:r>
        <w:t xml:space="preserve"> John 13:25</w:t>
      </w:r>
    </w:p>
  </w:footnote>
  <w:footnote w:id="879">
    <w:p w14:paraId="795EE333" w14:textId="77777777" w:rsidR="009E143A" w:rsidRDefault="009E143A" w:rsidP="00B53E05">
      <w:pPr>
        <w:pStyle w:val="footnote"/>
      </w:pPr>
      <w:r>
        <w:rPr>
          <w:rStyle w:val="FootnoteReference"/>
        </w:rPr>
        <w:footnoteRef/>
      </w:r>
      <w:r>
        <w:t xml:space="preserve"> Normally reserved for the Theotokos.</w:t>
      </w:r>
    </w:p>
  </w:footnote>
  <w:footnote w:id="880">
    <w:p w14:paraId="483F0E8B" w14:textId="77777777" w:rsidR="009E143A" w:rsidRDefault="009E143A" w:rsidP="00B53E05">
      <w:pPr>
        <w:pStyle w:val="footnote"/>
      </w:pPr>
      <w:r>
        <w:rPr>
          <w:rStyle w:val="FootnoteReference"/>
        </w:rPr>
        <w:footnoteRef/>
      </w:r>
      <w:r>
        <w:t xml:space="preserve"> The law of righteousness, not the Law of the Old Covenant.</w:t>
      </w:r>
    </w:p>
  </w:footnote>
  <w:footnote w:id="881">
    <w:p w14:paraId="361DBD71" w14:textId="77777777" w:rsidR="009E143A" w:rsidRDefault="009E143A" w:rsidP="00662600">
      <w:pPr>
        <w:pStyle w:val="footnote"/>
      </w:pPr>
      <w:r>
        <w:rPr>
          <w:rStyle w:val="FootnoteReference"/>
        </w:rPr>
        <w:footnoteRef/>
      </w:r>
      <w:r>
        <w:t xml:space="preserve"> Or image</w:t>
      </w:r>
    </w:p>
  </w:footnote>
  <w:footnote w:id="882">
    <w:p w14:paraId="2DF974D0" w14:textId="77777777" w:rsidR="009E143A" w:rsidRDefault="009E143A">
      <w:pPr>
        <w:pStyle w:val="footnote"/>
        <w:rPr>
          <w:ins w:id="1408" w:author="Brett Slote" w:date="2011-07-21T18:57:00Z"/>
        </w:rPr>
        <w:pPrChange w:id="1409" w:author="Brett Slote" w:date="2011-07-21T20:03:00Z">
          <w:pPr>
            <w:pStyle w:val="FootnoteText"/>
          </w:pPr>
        </w:pPrChange>
      </w:pPr>
      <w:ins w:id="1410" w:author="Brett Slote" w:date="2011-07-21T18:57:00Z">
        <w:r>
          <w:rPr>
            <w:rStyle w:val="FootnoteReference"/>
          </w:rPr>
          <w:footnoteRef/>
        </w:r>
        <w:r>
          <w:t xml:space="preserve"> Colossians 3:14</w:t>
        </w:r>
      </w:ins>
    </w:p>
  </w:footnote>
  <w:footnote w:id="883">
    <w:p w14:paraId="56032475" w14:textId="77777777" w:rsidR="009E143A" w:rsidRDefault="009E143A" w:rsidP="00E22010">
      <w:pPr>
        <w:pStyle w:val="footnote"/>
      </w:pPr>
      <w:r>
        <w:rPr>
          <w:rStyle w:val="FootnoteReference"/>
        </w:rPr>
        <w:footnoteRef/>
      </w:r>
      <w:r>
        <w:t xml:space="preserve"> 2 Tim 4:7</w:t>
      </w:r>
    </w:p>
  </w:footnote>
  <w:footnote w:id="884">
    <w:p w14:paraId="519A6EA0" w14:textId="77777777" w:rsidR="009E143A" w:rsidRDefault="009E143A" w:rsidP="00E22010">
      <w:pPr>
        <w:pStyle w:val="footnote"/>
      </w:pPr>
      <w:r>
        <w:rPr>
          <w:rStyle w:val="FootnoteReference"/>
        </w:rPr>
        <w:footnoteRef/>
      </w:r>
      <w:r>
        <w:t xml:space="preserve"> 2 Tim 4:8</w:t>
      </w:r>
    </w:p>
  </w:footnote>
  <w:footnote w:id="885">
    <w:p w14:paraId="2C92CCF6" w14:textId="77777777" w:rsidR="009E143A" w:rsidRDefault="009E143A" w:rsidP="001779C0">
      <w:pPr>
        <w:pStyle w:val="footnote"/>
      </w:pPr>
      <w:r>
        <w:rPr>
          <w:rStyle w:val="FootnoteReference"/>
        </w:rPr>
        <w:footnoteRef/>
      </w:r>
      <w:r>
        <w:t xml:space="preserve"> Composed in Coptic and Arabic by H.G. Bishop Demetrius of Malawi circa A.D. 2000.</w:t>
      </w:r>
    </w:p>
  </w:footnote>
  <w:footnote w:id="886">
    <w:p w14:paraId="16CDD53B" w14:textId="77777777" w:rsidR="009E143A" w:rsidRDefault="009E143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87">
    <w:p w14:paraId="717A066E" w14:textId="77777777" w:rsidR="009E143A" w:rsidRDefault="009E143A">
      <w:pPr>
        <w:pStyle w:val="footnote"/>
        <w:rPr>
          <w:ins w:id="1473" w:author="Brett Slote" w:date="2011-07-21T18:45:00Z"/>
        </w:rPr>
        <w:pPrChange w:id="1474" w:author="Brett Slote" w:date="2011-07-21T20:01:00Z">
          <w:pPr>
            <w:pStyle w:val="FootnoteText"/>
          </w:pPr>
        </w:pPrChange>
      </w:pPr>
      <w:ins w:id="1475" w:author="Brett Slote" w:date="2011-07-21T18:45:00Z">
        <w:r>
          <w:rPr>
            <w:rStyle w:val="FootnoteReference"/>
          </w:rPr>
          <w:footnoteRef/>
        </w:r>
        <w:r>
          <w:t xml:space="preserve"> Daniel 12:3</w:t>
        </w:r>
      </w:ins>
    </w:p>
  </w:footnote>
  <w:footnote w:id="888">
    <w:p w14:paraId="7155AD88" w14:textId="77777777" w:rsidR="009E143A" w:rsidRDefault="009E143A">
      <w:pPr>
        <w:pStyle w:val="footnote"/>
        <w:rPr>
          <w:ins w:id="1476" w:author="Brett Slote" w:date="2011-07-21T18:46:00Z"/>
        </w:rPr>
        <w:pPrChange w:id="1477" w:author="Brett Slote" w:date="2011-07-21T20:01:00Z">
          <w:pPr>
            <w:pStyle w:val="FootnoteText"/>
          </w:pPr>
        </w:pPrChange>
      </w:pPr>
      <w:ins w:id="1478" w:author="Brett Slote" w:date="2011-07-21T18:46:00Z">
        <w:r>
          <w:rPr>
            <w:rStyle w:val="FootnoteReference"/>
          </w:rPr>
          <w:footnoteRef/>
        </w:r>
        <w:r>
          <w:t xml:space="preserve"> Literally: all you monastic folk</w:t>
        </w:r>
      </w:ins>
    </w:p>
  </w:footnote>
  <w:footnote w:id="889">
    <w:p w14:paraId="7EEF391B" w14:textId="77777777" w:rsidR="009E143A" w:rsidRDefault="009E143A">
      <w:pPr>
        <w:pStyle w:val="FootnoteText"/>
      </w:pPr>
      <w:r>
        <w:rPr>
          <w:rStyle w:val="FootnoteReference"/>
        </w:rPr>
        <w:footnoteRef/>
      </w:r>
      <w:r>
        <w:t xml:space="preserve"> Published by Abouna Matta El-Maskeen of St. Macarius’ Monastery.</w:t>
      </w:r>
    </w:p>
  </w:footnote>
  <w:footnote w:id="890">
    <w:p w14:paraId="6BC2BFA9" w14:textId="77777777" w:rsidR="009E143A" w:rsidRDefault="009E14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3A6EC701" w14:textId="77777777" w:rsidR="009E143A" w:rsidRDefault="009E143A" w:rsidP="00670C79">
      <w:pPr>
        <w:pStyle w:val="footnote"/>
      </w:pPr>
      <w:r>
        <w:rPr>
          <w:rStyle w:val="FootnoteReference"/>
        </w:rPr>
        <w:footnoteRef/>
      </w:r>
      <w:r>
        <w:t xml:space="preserve"> Modern day Ethiopia and Eritrea.</w:t>
      </w:r>
    </w:p>
  </w:footnote>
  <w:footnote w:id="892">
    <w:p w14:paraId="46D5577E" w14:textId="77777777" w:rsidR="009E143A" w:rsidRDefault="009E143A" w:rsidP="0047441D">
      <w:pPr>
        <w:pStyle w:val="footnote"/>
      </w:pPr>
      <w:r>
        <w:rPr>
          <w:rStyle w:val="FootnoteReference"/>
        </w:rPr>
        <w:footnoteRef/>
      </w:r>
      <w:r>
        <w:t xml:space="preserve"> St. F</w:t>
      </w:r>
      <w:r w:rsidRPr="006422C6">
        <w:t>rumentius</w:t>
      </w:r>
      <w:r>
        <w:t>, whom the Ethiopians called “Abune Selama.”</w:t>
      </w:r>
    </w:p>
  </w:footnote>
  <w:footnote w:id="893">
    <w:p w14:paraId="2F5E6ED4" w14:textId="52CEBBCB" w:rsidR="009E143A" w:rsidRDefault="009E143A" w:rsidP="00BD2B3F">
      <w:pPr>
        <w:pStyle w:val="footnote"/>
      </w:pPr>
      <w:r>
        <w:rPr>
          <w:rStyle w:val="FootnoteReference"/>
        </w:rPr>
        <w:footnoteRef/>
      </w:r>
      <w:r>
        <w:t xml:space="preserve"> Adapted from the hymn of St. Severus of Antioch, in 2015 in English.</w:t>
      </w:r>
    </w:p>
  </w:footnote>
  <w:footnote w:id="894">
    <w:p w14:paraId="018A465B" w14:textId="77777777" w:rsidR="009E143A" w:rsidRDefault="009E143A">
      <w:pPr>
        <w:pStyle w:val="footnote"/>
        <w:rPr>
          <w:ins w:id="1564" w:author="Brett Slote" w:date="2011-07-21T19:11:00Z"/>
        </w:rPr>
        <w:pPrChange w:id="1565" w:author="Brett Slote" w:date="2011-07-21T20:05:00Z">
          <w:pPr>
            <w:pStyle w:val="FootnoteText"/>
          </w:pPr>
        </w:pPrChange>
      </w:pPr>
      <w:ins w:id="1566" w:author="Brett Slote" w:date="2011-07-21T19:11:00Z">
        <w:r>
          <w:rPr>
            <w:rStyle w:val="FootnoteReference"/>
          </w:rPr>
          <w:footnoteRef/>
        </w:r>
        <w:r>
          <w:t xml:space="preserve"> Psalm 41:1</w:t>
        </w:r>
      </w:ins>
    </w:p>
  </w:footnote>
  <w:footnote w:id="895">
    <w:p w14:paraId="30B9D2C6" w14:textId="77777777" w:rsidR="009E143A" w:rsidRDefault="009E143A"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96">
    <w:p w14:paraId="63D7B4DE" w14:textId="77777777" w:rsidR="009E143A" w:rsidRDefault="009E143A"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97">
    <w:p w14:paraId="6542A42A" w14:textId="77777777" w:rsidR="009E143A" w:rsidRDefault="009E143A"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98">
    <w:p w14:paraId="48A0DCFD" w14:textId="77777777" w:rsidR="009E143A" w:rsidRDefault="009E143A" w:rsidP="006D27E4">
      <w:pPr>
        <w:pStyle w:val="Footnote0"/>
      </w:pPr>
      <w:r>
        <w:rPr>
          <w:rStyle w:val="FootnoteReference"/>
        </w:rPr>
        <w:footnoteRef/>
      </w:r>
      <w:r>
        <w:t xml:space="preserve"> In modern day Libya</w:t>
      </w:r>
    </w:p>
  </w:footnote>
  <w:footnote w:id="899">
    <w:p w14:paraId="5E4AA7CE" w14:textId="77777777" w:rsidR="009E143A" w:rsidRDefault="009E143A">
      <w:pPr>
        <w:pStyle w:val="footnote"/>
        <w:rPr>
          <w:ins w:id="1591" w:author="Brett Slote" w:date="2011-07-21T18:49:00Z"/>
        </w:rPr>
        <w:pPrChange w:id="1592" w:author="Brett Slote" w:date="2011-07-21T20:02:00Z">
          <w:pPr>
            <w:pStyle w:val="FootnoteText"/>
          </w:pPr>
        </w:pPrChange>
      </w:pPr>
      <w:ins w:id="1593" w:author="Brett Slote" w:date="2011-07-21T18:49:00Z">
        <w:r>
          <w:rPr>
            <w:rStyle w:val="FootnoteReference"/>
          </w:rPr>
          <w:footnoteRef/>
        </w:r>
        <w:r>
          <w:t xml:space="preserve"> Note that </w:t>
        </w:r>
        <w:r w:rsidRPr="003A78C2">
          <w:rPr>
            <w:rFonts w:ascii="CS Avva Shenouda" w:hAnsi="CS Avva Shenouda"/>
            <w:rPrChange w:id="1594" w:author="Brett Slote" w:date="2011-07-21T20:02:00Z">
              <w:rPr>
                <w:rFonts w:ascii="Antonious Normal" w:hAnsi="Antonious Normal"/>
              </w:rPr>
            </w:rPrChange>
          </w:rPr>
          <w:t>twou</w:t>
        </w:r>
        <w:r>
          <w:t xml:space="preserve"> is used as mountain and desert interchangeably in Coptic monastic literature</w:t>
        </w:r>
      </w:ins>
    </w:p>
  </w:footnote>
  <w:footnote w:id="900">
    <w:p w14:paraId="71147821" w14:textId="77777777" w:rsidR="009E143A" w:rsidRDefault="009E143A">
      <w:pPr>
        <w:pStyle w:val="footnote"/>
        <w:rPr>
          <w:ins w:id="1595" w:author="Brett Slote" w:date="2011-07-21T18:50:00Z"/>
        </w:rPr>
        <w:pPrChange w:id="1596" w:author="Brett Slote" w:date="2011-07-21T20:02:00Z">
          <w:pPr>
            <w:pStyle w:val="FootnoteText"/>
          </w:pPr>
        </w:pPrChange>
      </w:pPr>
      <w:ins w:id="1597" w:author="Brett Slote" w:date="2011-07-21T18:50:00Z">
        <w:r>
          <w:rPr>
            <w:rStyle w:val="FootnoteReference"/>
          </w:rPr>
          <w:footnoteRef/>
        </w:r>
        <w:r>
          <w:t xml:space="preserve"> US book has “travails of torment” – but it’s not possessive.</w:t>
        </w:r>
      </w:ins>
    </w:p>
  </w:footnote>
  <w:footnote w:id="901">
    <w:p w14:paraId="39517237" w14:textId="77777777" w:rsidR="009E143A" w:rsidRDefault="009E143A">
      <w:pPr>
        <w:pStyle w:val="footnote"/>
        <w:rPr>
          <w:ins w:id="1598" w:author="Brett Slote" w:date="2011-07-21T18:49:00Z"/>
        </w:rPr>
        <w:pPrChange w:id="1599" w:author="Brett Slote" w:date="2011-07-21T20:02:00Z">
          <w:pPr>
            <w:pStyle w:val="FootnoteText"/>
          </w:pPr>
        </w:pPrChange>
      </w:pPr>
      <w:ins w:id="1600" w:author="Brett Slote" w:date="2011-07-21T18:49:00Z">
        <w:r>
          <w:rPr>
            <w:rStyle w:val="FootnoteReference"/>
          </w:rPr>
          <w:footnoteRef/>
        </w:r>
        <w:r>
          <w:t xml:space="preserve"> 1 Peter 1:4</w:t>
        </w:r>
      </w:ins>
    </w:p>
  </w:footnote>
  <w:footnote w:id="902">
    <w:p w14:paraId="049774F0" w14:textId="77777777" w:rsidR="009E143A" w:rsidRDefault="009E143A" w:rsidP="00E77C68">
      <w:pPr>
        <w:pStyle w:val="footnote"/>
      </w:pPr>
      <w:r>
        <w:rPr>
          <w:rStyle w:val="FootnoteReference"/>
        </w:rPr>
        <w:footnoteRef/>
      </w:r>
      <w:r>
        <w:t xml:space="preserve"> The Coptic has “Three names, one God,” which is the heresy of modalism, and certainly was not said at Ephesus.</w:t>
      </w:r>
    </w:p>
  </w:footnote>
  <w:footnote w:id="903">
    <w:p w14:paraId="416DBD35" w14:textId="77777777" w:rsidR="009E143A" w:rsidRDefault="009E143A" w:rsidP="00E77C68">
      <w:pPr>
        <w:pStyle w:val="footnote"/>
      </w:pPr>
      <w:r>
        <w:rPr>
          <w:rStyle w:val="FootnoteReference"/>
        </w:rPr>
        <w:footnoteRef/>
      </w:r>
      <w:r>
        <w:t xml:space="preserve"> This line is heretical.</w:t>
      </w:r>
    </w:p>
  </w:footnote>
  <w:footnote w:id="904">
    <w:p w14:paraId="2A005F90" w14:textId="77777777" w:rsidR="009E143A" w:rsidRDefault="009E143A">
      <w:pPr>
        <w:pStyle w:val="footnote"/>
        <w:rPr>
          <w:ins w:id="1635" w:author="Brett Slote" w:date="2011-07-21T18:55:00Z"/>
        </w:rPr>
        <w:pPrChange w:id="1636" w:author="Brett Slote" w:date="2011-07-21T20:02:00Z">
          <w:pPr>
            <w:pStyle w:val="FootnoteText"/>
          </w:pPr>
        </w:pPrChange>
      </w:pPr>
      <w:ins w:id="1637" w:author="Brett Slote" w:date="2011-07-21T18:55:00Z">
        <w:r>
          <w:rPr>
            <w:rStyle w:val="FootnoteReference"/>
          </w:rPr>
          <w:footnoteRef/>
        </w:r>
        <w:r>
          <w:t xml:space="preserve"> Hallow or consecrate – this was, according to a tradition, when he formerly became an archimandrite</w:t>
        </w:r>
      </w:ins>
    </w:p>
  </w:footnote>
  <w:footnote w:id="905">
    <w:p w14:paraId="6B5EF1D3" w14:textId="77777777" w:rsidR="009E143A" w:rsidRDefault="009E143A">
      <w:pPr>
        <w:pStyle w:val="footnote"/>
        <w:rPr>
          <w:ins w:id="1643" w:author="Brett Slote" w:date="2011-07-21T18:52:00Z"/>
        </w:rPr>
        <w:pPrChange w:id="1644" w:author="Brett Slote" w:date="2011-07-21T20:02:00Z">
          <w:pPr/>
        </w:pPrChange>
      </w:pPr>
      <w:ins w:id="1645" w:author="Brett Slote" w:date="2011-07-21T18:52:00Z">
        <w:r w:rsidRPr="00FB36D8">
          <w:rPr>
            <w:rStyle w:val="FootnoteReference"/>
            <w:vertAlign w:val="baseline"/>
          </w:rPr>
          <w:footnoteRef/>
        </w:r>
        <w:r w:rsidRPr="00FB36D8">
          <w:t xml:space="preserve"> This line is literally “because the hope of the good”</w:t>
        </w:r>
      </w:ins>
    </w:p>
  </w:footnote>
  <w:footnote w:id="906">
    <w:p w14:paraId="347015AD" w14:textId="77777777" w:rsidR="009E143A" w:rsidRPr="00A20ACC" w:rsidRDefault="009E143A">
      <w:pPr>
        <w:pStyle w:val="footnote"/>
        <w:rPr>
          <w:ins w:id="1646" w:author="Brett Slote" w:date="2011-07-21T18:52:00Z"/>
          <w:rFonts w:ascii="CS Avva Shenouda" w:hAnsi="CS Avva Shenouda"/>
          <w:color w:val="FF0000"/>
          <w:rPrChange w:id="1647" w:author="Brett Slote" w:date="2011-07-21T20:02:00Z">
            <w:rPr>
              <w:ins w:id="1648" w:author="Brett Slote" w:date="2011-07-21T18:52:00Z"/>
              <w:color w:val="FF0000"/>
            </w:rPr>
          </w:rPrChange>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w:t>
        </w:r>
        <w:r w:rsidRPr="003A78C2">
          <w:rPr>
            <w:rPrChange w:id="1651" w:author="Brett Slote" w:date="2011-07-21T20:02:00Z">
              <w:rPr>
                <w:rFonts w:ascii="Antonious Normal" w:hAnsi="Antonious Normal"/>
                <w:color w:val="FF0000"/>
              </w:rPr>
            </w:rPrChange>
          </w:rPr>
          <w:t>qen hanhwd/ nem han'almoc</w:t>
        </w:r>
      </w:ins>
    </w:p>
  </w:footnote>
  <w:footnote w:id="907">
    <w:p w14:paraId="4AFC6896" w14:textId="77777777" w:rsidR="009E143A" w:rsidRDefault="009E143A">
      <w:pPr>
        <w:pStyle w:val="FootnoteText"/>
      </w:pPr>
      <w:r>
        <w:rPr>
          <w:rStyle w:val="FootnoteReference"/>
        </w:rPr>
        <w:footnoteRef/>
      </w:r>
      <w:r>
        <w:t xml:space="preserve"> Matthew 1:20</w:t>
      </w:r>
    </w:p>
  </w:footnote>
  <w:footnote w:id="908">
    <w:p w14:paraId="0E9CA519" w14:textId="77777777" w:rsidR="009E143A" w:rsidRDefault="009E143A" w:rsidP="00662A48">
      <w:pPr>
        <w:pStyle w:val="footnote"/>
      </w:pPr>
      <w:r>
        <w:rPr>
          <w:rStyle w:val="FootnoteReference"/>
          <w:rFonts w:eastAsiaTheme="majorEastAsia"/>
        </w:rPr>
        <w:footnoteRef/>
      </w:r>
      <w:r>
        <w:t xml:space="preserve"> All-holy</w:t>
      </w:r>
    </w:p>
  </w:footnote>
  <w:footnote w:id="909">
    <w:p w14:paraId="50451B0F" w14:textId="77777777" w:rsidR="009E143A" w:rsidRDefault="009E143A">
      <w:pPr>
        <w:pStyle w:val="footnote"/>
        <w:rPr>
          <w:ins w:id="1720" w:author="Brett Slote" w:date="2011-07-21T19:04:00Z"/>
        </w:rPr>
        <w:pPrChange w:id="1721" w:author="Brett Slote" w:date="2011-07-21T20:04:00Z">
          <w:pPr>
            <w:pStyle w:val="FootnoteText"/>
          </w:pPr>
        </w:pPrChange>
      </w:pPr>
      <w:ins w:id="1722" w:author="Brett Slote" w:date="2011-07-21T19:04:00Z">
        <w:r>
          <w:rPr>
            <w:rStyle w:val="FootnoteReference"/>
          </w:rPr>
          <w:footnoteRef/>
        </w:r>
        <w:r>
          <w:t xml:space="preserve"> literal is disregarded</w:t>
        </w:r>
      </w:ins>
    </w:p>
  </w:footnote>
  <w:footnote w:id="910">
    <w:p w14:paraId="062BDCC1" w14:textId="77777777" w:rsidR="009E143A" w:rsidRDefault="009E143A">
      <w:pPr>
        <w:pStyle w:val="FootnoteText"/>
      </w:pPr>
      <w:r>
        <w:rPr>
          <w:rStyle w:val="FootnoteReference"/>
        </w:rPr>
        <w:footnoteRef/>
      </w:r>
      <w:r>
        <w:t xml:space="preserve"> Ps 8:2</w:t>
      </w:r>
    </w:p>
  </w:footnote>
  <w:footnote w:id="911">
    <w:p w14:paraId="5BC08478" w14:textId="77777777" w:rsidR="009E143A" w:rsidRPr="000C76BB" w:rsidRDefault="009E143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12">
    <w:p w14:paraId="03A6DDD1" w14:textId="77777777" w:rsidR="009E143A" w:rsidRDefault="009E143A">
      <w:pPr>
        <w:pStyle w:val="FootnoteText"/>
      </w:pPr>
      <w:r>
        <w:rPr>
          <w:rStyle w:val="FootnoteReference"/>
        </w:rPr>
        <w:footnoteRef/>
      </w:r>
      <w:r>
        <w:t xml:space="preserve"> Matthew 28:6</w:t>
      </w:r>
    </w:p>
  </w:footnote>
  <w:footnote w:id="913">
    <w:p w14:paraId="339855D2" w14:textId="77777777" w:rsidR="009E143A" w:rsidRDefault="009E143A">
      <w:pPr>
        <w:pStyle w:val="FootnoteText"/>
      </w:pPr>
      <w:r>
        <w:rPr>
          <w:rStyle w:val="FootnoteReference"/>
        </w:rPr>
        <w:footnoteRef/>
      </w:r>
      <w:r>
        <w:t xml:space="preserve"> Matthew 28:7,6</w:t>
      </w:r>
    </w:p>
  </w:footnote>
  <w:footnote w:id="914">
    <w:p w14:paraId="76212A49" w14:textId="77777777" w:rsidR="009E143A" w:rsidRDefault="009E143A">
      <w:pPr>
        <w:pStyle w:val="FootnoteText"/>
      </w:pPr>
      <w:r>
        <w:rPr>
          <w:rStyle w:val="FootnoteReference"/>
        </w:rPr>
        <w:footnoteRef/>
      </w:r>
      <w:r>
        <w:t xml:space="preserve"> Matthew 28:7</w:t>
      </w:r>
    </w:p>
  </w:footnote>
  <w:footnote w:id="915">
    <w:p w14:paraId="716019EB" w14:textId="77777777" w:rsidR="009E143A" w:rsidRDefault="009E143A">
      <w:pPr>
        <w:pStyle w:val="FootnoteText"/>
      </w:pPr>
      <w:r>
        <w:rPr>
          <w:rStyle w:val="FootnoteReference"/>
        </w:rPr>
        <w:footnoteRef/>
      </w:r>
      <w:r>
        <w:t xml:space="preserve"> John 20:27</w:t>
      </w:r>
    </w:p>
  </w:footnote>
  <w:footnote w:id="916">
    <w:p w14:paraId="0ECF3FB0" w14:textId="77777777" w:rsidR="009E143A" w:rsidRDefault="009E143A">
      <w:pPr>
        <w:pStyle w:val="FootnoteText"/>
      </w:pPr>
      <w:r>
        <w:rPr>
          <w:rStyle w:val="FootnoteReference"/>
        </w:rPr>
        <w:footnoteRef/>
      </w:r>
      <w:r>
        <w:t xml:space="preserve"> John 20:28</w:t>
      </w:r>
    </w:p>
  </w:footnote>
  <w:footnote w:id="917">
    <w:p w14:paraId="3FCB0B65" w14:textId="77777777" w:rsidR="009E143A" w:rsidRDefault="009E143A">
      <w:pPr>
        <w:pStyle w:val="FootnoteText"/>
      </w:pPr>
      <w:r>
        <w:rPr>
          <w:rStyle w:val="FootnoteReference"/>
        </w:rPr>
        <w:footnoteRef/>
      </w:r>
      <w:r>
        <w:t xml:space="preserve"> John 20:29</w:t>
      </w:r>
    </w:p>
  </w:footnote>
  <w:footnote w:id="918">
    <w:p w14:paraId="6B80EDF7" w14:textId="77777777" w:rsidR="009E143A" w:rsidRDefault="009E143A">
      <w:pPr>
        <w:pStyle w:val="FootnoteText"/>
      </w:pPr>
      <w:r>
        <w:rPr>
          <w:rStyle w:val="FootnoteReference"/>
        </w:rPr>
        <w:footnoteRef/>
      </w:r>
      <w:r>
        <w:t xml:space="preserve"> John 20:29</w:t>
      </w:r>
    </w:p>
  </w:footnote>
  <w:footnote w:id="919">
    <w:p w14:paraId="31D8885C" w14:textId="3AFC7B18" w:rsidR="009E143A" w:rsidRDefault="009E143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8720166" w:rsidR="009E143A" w:rsidRPr="00E00D27" w:rsidRDefault="009E143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C7630">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E143A" w:rsidRPr="00E00D27" w:rsidRDefault="009E143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9E143A" w:rsidRPr="00E00D27" w:rsidRDefault="009E143A" w:rsidP="00686912">
    <w:pPr>
      <w:pStyle w:val="Header"/>
      <w:jc w:val="center"/>
      <w:rPr>
        <w:sz w:val="20"/>
        <w:szCs w:val="20"/>
      </w:rPr>
    </w:pPr>
  </w:p>
  <w:p w14:paraId="022704DA" w14:textId="77777777" w:rsidR="009E143A" w:rsidRPr="00686912" w:rsidRDefault="009E143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48DDE8A2" w:rsidR="00044A4C" w:rsidRPr="00E00D27" w:rsidRDefault="00044A4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C7630">
      <w:rPr>
        <w:noProof/>
        <w:sz w:val="20"/>
        <w:szCs w:val="20"/>
      </w:rPr>
      <w:t>The Midnight Praise</w:t>
    </w:r>
    <w:r>
      <w:rPr>
        <w:sz w:val="20"/>
        <w:szCs w:val="20"/>
      </w:rPr>
      <w:fldChar w:fldCharType="end"/>
    </w:r>
  </w:p>
  <w:p w14:paraId="199CF7F3" w14:textId="77777777" w:rsidR="009E143A" w:rsidRPr="00E00D27" w:rsidRDefault="009E143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395843A2" w:rsidR="009E143A" w:rsidRPr="00E00D27" w:rsidRDefault="00044A4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C7630">
      <w:rPr>
        <w:noProof/>
        <w:sz w:val="20"/>
        <w:szCs w:val="20"/>
      </w:rPr>
      <w:t>The First Canticle</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726B48FE" w:rsidR="009E143A" w:rsidRPr="00E00D27" w:rsidRDefault="00044A4C"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C7630">
      <w:rPr>
        <w:noProof/>
        <w:sz w:val="20"/>
        <w:szCs w:val="20"/>
      </w:rPr>
      <w:t>The Canticles</w:t>
    </w:r>
    <w:r w:rsidRPr="00E00D27">
      <w:rPr>
        <w:sz w:val="20"/>
        <w:szCs w:val="20"/>
      </w:rPr>
      <w:fldChar w:fldCharType="end"/>
    </w:r>
  </w:p>
  <w:p w14:paraId="48CF3F9A" w14:textId="245E316D" w:rsidR="009E143A" w:rsidRPr="00686912" w:rsidRDefault="009E143A"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3B95212" w:rsidR="009E143A" w:rsidRPr="00E00D27" w:rsidRDefault="009E143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C7630">
      <w:rPr>
        <w:noProof/>
        <w:sz w:val="20"/>
        <w:szCs w:val="20"/>
      </w:rPr>
      <w:t xml:space="preserve">Hymns for </w:t>
    </w:r>
    <w:r w:rsidR="00DC7630" w:rsidRPr="00DC7630">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311C91BB" w:rsidR="009E143A" w:rsidRPr="00E00D27" w:rsidRDefault="009E143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C7630">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556EEE65" w:rsidR="009E143A" w:rsidRPr="00E00D27" w:rsidRDefault="009E143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C7630">
      <w:rPr>
        <w:noProof/>
        <w:sz w:val="20"/>
        <w:szCs w:val="20"/>
      </w:rPr>
      <w:t>Prayer for the Church</w:t>
    </w:r>
    <w:r w:rsidRPr="00E00D27">
      <w:rPr>
        <w:sz w:val="20"/>
        <w:szCs w:val="20"/>
      </w:rPr>
      <w:fldChar w:fldCharType="end"/>
    </w:r>
  </w:p>
  <w:p w14:paraId="1DAD4C8D" w14:textId="77777777" w:rsidR="009E143A" w:rsidRPr="00686912" w:rsidRDefault="009E143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9E143A" w:rsidRPr="00686912" w:rsidRDefault="009E143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E24D237" w:rsidR="009E143A" w:rsidRPr="00E00D27" w:rsidRDefault="009E143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C7630">
      <w:rPr>
        <w:noProof/>
        <w:sz w:val="20"/>
        <w:szCs w:val="20"/>
      </w:rPr>
      <w:t>PSALI BATOS AFTER THE THIRD CANTICLE</w:t>
    </w:r>
    <w:r w:rsidRPr="00E00D27">
      <w:rPr>
        <w:sz w:val="20"/>
        <w:szCs w:val="20"/>
      </w:rPr>
      <w:fldChar w:fldCharType="end"/>
    </w:r>
  </w:p>
  <w:p w14:paraId="7E9EFC1B" w14:textId="77777777" w:rsidR="009E143A" w:rsidRPr="00686912" w:rsidRDefault="009E143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2DAA"/>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869EE"/>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398E"/>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3B58"/>
    <w:rsid w:val="00BB50F9"/>
    <w:rsid w:val="00BB5D46"/>
    <w:rsid w:val="00BB65AA"/>
    <w:rsid w:val="00BB7C50"/>
    <w:rsid w:val="00BC0AF3"/>
    <w:rsid w:val="00BC0B75"/>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CA7A1F-D694-429B-8D35-C971401D3DCF}">
  <ds:schemaRefs>
    <ds:schemaRef ds:uri="http://schemas.openxmlformats.org/officeDocument/2006/bibliography"/>
  </ds:schemaRefs>
</ds:datastoreItem>
</file>

<file path=customXml/itemProps2.xml><?xml version="1.0" encoding="utf-8"?>
<ds:datastoreItem xmlns:ds="http://schemas.openxmlformats.org/officeDocument/2006/customXml" ds:itemID="{64DB9563-0973-4D34-983A-5FB028E2CB50}">
  <ds:schemaRefs>
    <ds:schemaRef ds:uri="http://schemas.openxmlformats.org/officeDocument/2006/bibliography"/>
  </ds:schemaRefs>
</ds:datastoreItem>
</file>

<file path=customXml/itemProps3.xml><?xml version="1.0" encoding="utf-8"?>
<ds:datastoreItem xmlns:ds="http://schemas.openxmlformats.org/officeDocument/2006/customXml" ds:itemID="{22F4E203-BDCD-4575-AD48-2268A36B4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26642</TotalTime>
  <Pages>983</Pages>
  <Words>193483</Words>
  <Characters>1102859</Characters>
  <Application>Microsoft Office Word</Application>
  <DocSecurity>0</DocSecurity>
  <Lines>9190</Lines>
  <Paragraphs>2587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513</cp:revision>
  <cp:lastPrinted>2016-04-15T12:29:00Z</cp:lastPrinted>
  <dcterms:created xsi:type="dcterms:W3CDTF">2014-10-30T02:06:00Z</dcterms:created>
  <dcterms:modified xsi:type="dcterms:W3CDTF">2016-04-15T12:53:00Z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