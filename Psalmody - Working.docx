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0101A0">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0101A0">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0101A0">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0101A0">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0101A0">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0101A0">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0101A0">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0101A0">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0101A0">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0101A0">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0101A0">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0101A0">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0101A0">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0101A0">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0101A0">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0101A0">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0101A0">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0101A0">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0101A0">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0101A0">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0101A0">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0101A0">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0101A0">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0101A0">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0101A0">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0101A0">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0101A0">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0101A0">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0101A0">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0101A0">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0101A0">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0101A0">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0101A0">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0101A0">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0101A0">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0101A0">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0101A0">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0101A0">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0101A0">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0101A0">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0101A0">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0101A0">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0101A0">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0101A0">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0101A0">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0101A0">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0101A0">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0101A0">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0101A0">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0101A0">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0101A0">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0101A0">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0101A0">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0101A0">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0101A0">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0101A0">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0101A0">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0101A0">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0101A0">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0101A0">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0101A0">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0101A0">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0101A0">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0101A0">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0101A0">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0101A0">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0101A0">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0101A0">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0101A0">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0101A0">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0101A0">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0101A0">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0101A0">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0101A0">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0101A0">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0101A0">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0101A0">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0101A0">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0101A0">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0101A0">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0101A0">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0101A0">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0101A0">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0101A0">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0101A0">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0101A0">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0101A0">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0101A0">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0101A0">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0101A0">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0101A0">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0101A0">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0101A0">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0101A0">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0101A0">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0101A0">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0101A0">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0101A0">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0101A0">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0101A0">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0101A0">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0101A0">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0101A0">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0101A0">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0101A0">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0101A0">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0101A0">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0101A0">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0101A0">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0101A0">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0101A0">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0101A0">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0101A0">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0101A0">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0101A0">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0101A0">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0101A0">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0101A0">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0101A0">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0101A0">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0101A0">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0101A0">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0101A0">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0101A0">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0101A0">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0101A0">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0101A0">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0101A0">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0101A0">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0101A0">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0101A0">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0101A0">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0101A0">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0101A0">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0101A0">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0101A0">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0101A0">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0101A0">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0101A0">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0101A0">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0101A0">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0101A0">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0101A0">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0101A0">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0101A0">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0101A0">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0101A0">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0101A0">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0101A0">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0101A0">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0101A0">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lastRenderedPageBreak/>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lastRenderedPageBreak/>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lastRenderedPageBreak/>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954" w:displacedByCustomXml="next"/>
    <w:bookmarkStart w:id="1639" w:name="_Toc410196452" w:displacedByCustomXml="next"/>
    <w:bookmarkStart w:id="1640"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0101A0">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0101A0">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0101A0">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0101A0">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0101A0">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0101A0">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0101A0">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0101A0">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0101A0">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0101A0">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956" w:displacedByCustomXml="next"/>
    <w:bookmarkStart w:id="1665" w:name="_Toc410196454" w:displacedByCustomXml="next"/>
    <w:bookmarkStart w:id="1666"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0101A0">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0101A0">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0101A0">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0101A0">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0101A0">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0101A0">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0101A0">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0101A0">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0101A0">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0101A0">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0101A0">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0101A0">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0101A0">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0101A0">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0101A0">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0101A0">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0101A0">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0101A0">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0101A0">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0101A0">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0101A0">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0101A0">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0101A0">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0101A0">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0101A0">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0101A0">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0101A0">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960" w:displacedByCustomXml="next"/>
    <w:bookmarkStart w:id="1754" w:name="_Toc410196458" w:displacedByCustomXml="next"/>
    <w:bookmarkStart w:id="1755"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0101A0">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0101A0">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0101A0">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0101A0">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0101A0">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0101A0">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0101A0">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0101A0">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0101A0">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0101A0">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0101A0">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0101A0">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0101A0">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0101A0">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0101A0">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0101A0">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0101A0">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0101A0">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0101A0">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0101A0">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0101A0">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0101A0">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bookmarkStart w:id="1775" w:name="_Ref489387026"/>
      <w:bookmarkStart w:id="1776" w:name="_Ref489387048"/>
      <w:r>
        <w:t xml:space="preserve">May 9 / Pashons 14: </w:t>
      </w:r>
      <w:r w:rsidR="008C608D">
        <w:t xml:space="preserve">Also </w:t>
      </w:r>
      <w:r>
        <w:t>St. Pachomius</w:t>
      </w:r>
      <w:bookmarkEnd w:id="1771"/>
      <w:bookmarkEnd w:id="1772"/>
      <w:bookmarkEnd w:id="1774"/>
      <w:bookmarkEnd w:id="1775"/>
      <w:bookmarkEnd w:id="1776"/>
    </w:p>
    <w:p w14:paraId="1731E46B" w14:textId="77777777" w:rsidR="00C30529" w:rsidRDefault="00C30529" w:rsidP="00C30529">
      <w:pPr>
        <w:pStyle w:val="Heading4"/>
      </w:pPr>
      <w:bookmarkStart w:id="1777" w:name="_Ref434491150"/>
      <w:r>
        <w:t>The Doxology</w:t>
      </w:r>
      <w:r w:rsidR="00810F04">
        <w:t xml:space="preserve"> for St. Pachomius</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8" w:name="_Toc485884627"/>
      <w:r>
        <w:t>May 11 / Pashons 16: Commemoration of St. John the Evangelist</w:t>
      </w:r>
      <w:bookmarkEnd w:id="1778"/>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9" w:name="_Toc485884628"/>
      <w:r>
        <w:t>May 16 / Pashons 21: Commemoration of the Theotokos</w:t>
      </w:r>
      <w:bookmarkEnd w:id="1779"/>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0" w:name="_Toc485884629"/>
      <w:r>
        <w:t xml:space="preserve">May 17 / Pashons 22: Departure of St. Andronicus the </w:t>
      </w:r>
      <w:r w:rsidR="00191A26">
        <w:t>Disciple</w:t>
      </w:r>
      <w:bookmarkEnd w:id="1780"/>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1" w:name="_Ref485108333"/>
      <w:bookmarkStart w:id="1782" w:name="_Ref485108337"/>
      <w:bookmarkStart w:id="1783"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81"/>
      <w:bookmarkEnd w:id="1782"/>
      <w:bookmarkEnd w:id="1783"/>
    </w:p>
    <w:p w14:paraId="344CD129" w14:textId="08BCC326" w:rsidR="00D1689A" w:rsidRPr="008712A7" w:rsidRDefault="00D1689A" w:rsidP="00D1689A">
      <w:pPr>
        <w:pStyle w:val="Heading4"/>
        <w:rPr>
          <w:rFonts w:ascii="Arial Unicode MS" w:eastAsia="Arial Unicode MS" w:hAnsi="Arial Unicode MS" w:cs="Arial Unicode MS"/>
        </w:rPr>
      </w:pPr>
      <w:bookmarkStart w:id="178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5" w:name="_Ref434476089"/>
      <w:r>
        <w:t>The Psali Adam</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6" w:name="_Ref434476112"/>
      <w:r>
        <w:t>The Psali Batos</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7"/>
            <w:r>
              <w:t>approached</w:t>
            </w:r>
            <w:commentRangeEnd w:id="1787"/>
            <w:r>
              <w:rPr>
                <w:rStyle w:val="CommentReference"/>
              </w:rPr>
              <w:commentReference w:id="178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8"/>
            <w:r>
              <w:t xml:space="preserve">Ⲫⲱⲕ </w:t>
            </w:r>
            <w:commentRangeEnd w:id="1788"/>
            <w:r>
              <w:rPr>
                <w:rStyle w:val="CommentReference"/>
                <w:rFonts w:ascii="Times New Roman" w:hAnsi="Times New Roman"/>
              </w:rPr>
              <w:commentReference w:id="178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9" w:name="_Toc485884631"/>
      <w:r>
        <w:t>May 19 / Pashons 24: Also, St. Pashnouni, the Monk and Martyr</w:t>
      </w:r>
      <w:bookmarkEnd w:id="1789"/>
    </w:p>
    <w:p w14:paraId="408F0E44" w14:textId="77777777" w:rsidR="00A055D8" w:rsidRDefault="00A055D8" w:rsidP="00A055D8">
      <w:pPr>
        <w:pStyle w:val="Heading4"/>
      </w:pPr>
      <w:bookmarkStart w:id="1790" w:name="_Ref434491429"/>
      <w:r>
        <w:t>The Doxology</w:t>
      </w:r>
      <w:r w:rsidR="00810F04">
        <w:t xml:space="preserve"> for St. Pashnouni</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1" w:name="_Toc485884632"/>
      <w:r>
        <w:t xml:space="preserve">May 21 / Pashons 26: </w:t>
      </w:r>
      <w:r w:rsidR="00072324">
        <w:t>Martyrdom of St. Thomas the Apostle</w:t>
      </w:r>
      <w:bookmarkEnd w:id="1791"/>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2" w:name="_Toc485884633"/>
      <w:r>
        <w:t>May 22 / Pashons 27: St. Thomas the Anchorite</w:t>
      </w:r>
      <w:bookmarkEnd w:id="1792"/>
    </w:p>
    <w:p w14:paraId="638D349A" w14:textId="77777777" w:rsidR="007A6E4F" w:rsidRDefault="007A6E4F" w:rsidP="007A6E4F">
      <w:pPr>
        <w:pStyle w:val="Heading4"/>
      </w:pPr>
      <w:bookmarkStart w:id="1793" w:name="_Ref434490403"/>
      <w:r>
        <w:t>The Doxology</w:t>
      </w:r>
      <w:r w:rsidR="00B46E6E">
        <w:t xml:space="preserve"> for St. Thomas the Anchorite</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4"/>
            <w:r>
              <w:t>Like amber</w:t>
            </w:r>
          </w:p>
          <w:p w14:paraId="2CE5E879" w14:textId="77777777" w:rsidR="007A6E4F" w:rsidRDefault="007A6E4F" w:rsidP="007A6E4F">
            <w:pPr>
              <w:pStyle w:val="EngHangEnd"/>
            </w:pPr>
            <w:r>
              <w:t>Spreading in paradise.</w:t>
            </w:r>
            <w:commentRangeEnd w:id="1794"/>
            <w:r>
              <w:rPr>
                <w:rStyle w:val="CommentReference"/>
                <w:rFonts w:ascii="Times New Roman" w:eastAsiaTheme="minorHAnsi" w:hAnsi="Times New Roman" w:cstheme="minorBidi"/>
                <w:color w:val="auto"/>
              </w:rPr>
              <w:commentReference w:id="179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5"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5"/>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6" w:name="_Toc485884635"/>
      <w:r>
        <w:t>May 24</w:t>
      </w:r>
      <w:r w:rsidR="00D552F6">
        <w:t xml:space="preserve"> / Pashons 29: Also St. </w:t>
      </w:r>
      <w:r w:rsidR="00F525F0">
        <w:t>Simeon</w:t>
      </w:r>
      <w:r w:rsidR="00D552F6">
        <w:t xml:space="preserve"> the Stylite</w:t>
      </w:r>
      <w:bookmarkEnd w:id="1796"/>
    </w:p>
    <w:p w14:paraId="6BC6625E" w14:textId="07CBC558" w:rsidR="00F525F0" w:rsidRPr="00F525F0" w:rsidRDefault="00F525F0" w:rsidP="00F525F0">
      <w:pPr>
        <w:pStyle w:val="Heading4"/>
      </w:pPr>
      <w:bookmarkStart w:id="1797" w:name="_Ref439328220"/>
      <w:r>
        <w:t>The Doxology for St. Simeon the Stylite</w:t>
      </w:r>
      <w:r w:rsidR="00BD2B3F">
        <w:rPr>
          <w:rStyle w:val="FootnoteReference"/>
        </w:rPr>
        <w:footnoteReference w:id="1069"/>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8" w:name="_Toc485884636"/>
      <w:r>
        <w:t>May 25 / Pashons 30: Departure of St. Fournous the Disciple</w:t>
      </w:r>
      <w:bookmarkEnd w:id="1798"/>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9" w:name="_Toc485884637"/>
      <w:r>
        <w:t>May 27 / Paoni 2: St. Commemoration of the Appearance of the Bodies of St. John the Baptist and Elisha the Prophet</w:t>
      </w:r>
      <w:bookmarkEnd w:id="1799"/>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0" w:name="_Toc485884638"/>
      <w:r>
        <w:lastRenderedPageBreak/>
        <w:t>May 28 / Paoni 3: Consecration of St. George’s Church</w:t>
      </w:r>
      <w:bookmarkEnd w:id="1800"/>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1" w:name="_Toc485884639"/>
      <w:r>
        <w:t xml:space="preserve">May 28 / Paoni 3: </w:t>
      </w:r>
      <w:r w:rsidR="00601ED3">
        <w:t xml:space="preserve">Also </w:t>
      </w:r>
      <w:r>
        <w:t>St. Abraam of Fayyoum</w:t>
      </w:r>
      <w:bookmarkEnd w:id="1801"/>
    </w:p>
    <w:p w14:paraId="26D71FAF" w14:textId="77777777" w:rsidR="00C30529" w:rsidRDefault="00C30529" w:rsidP="00C30529">
      <w:pPr>
        <w:pStyle w:val="Heading4"/>
      </w:pPr>
      <w:bookmarkStart w:id="1802" w:name="_Ref434492469"/>
      <w:r>
        <w:t>The Doxology</w:t>
      </w:r>
      <w:r w:rsidR="00B82753">
        <w:t xml:space="preserve"> for St. Abraam of Fayyoum</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6" w:name="_Toc485884640"/>
      <w:r>
        <w:t>May 30 / Paoni 5: Consecration of the Church of St. Victor</w:t>
      </w:r>
      <w:bookmarkEnd w:id="1806"/>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7" w:name="_Toc410196217"/>
      <w:bookmarkStart w:id="1808" w:name="_Toc410196459"/>
      <w:bookmarkStart w:id="1809" w:name="_Toc410196961"/>
      <w:bookmarkStart w:id="1810" w:name="_Toc485884454"/>
      <w:bookmarkStart w:id="1811" w:name="June"/>
      <w:bookmarkEnd w:id="1751"/>
      <w:r>
        <w:lastRenderedPageBreak/>
        <w:t>June</w:t>
      </w:r>
      <w:bookmarkEnd w:id="1807"/>
      <w:bookmarkEnd w:id="1808"/>
      <w:bookmarkEnd w:id="1809"/>
      <w:r w:rsidR="00C30529">
        <w:t xml:space="preserve"> or </w:t>
      </w:r>
      <w:r w:rsidR="00C30529">
        <w:rPr>
          <w:rFonts w:ascii="FreeSerifAvvaShenouda" w:hAnsi="FreeSerifAvvaShenouda" w:cs="FreeSerifAvvaShenouda"/>
        </w:rPr>
        <w:t>Ⲡⲁⲱⲛⲉ</w:t>
      </w:r>
      <w:bookmarkEnd w:id="1810"/>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0101A0">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0101A0">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0101A0">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0101A0">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0101A0">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0101A0">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0101A0">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0101A0">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0101A0">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0101A0">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0101A0">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0101A0">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0101A0">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0101A0">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0101A0">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0101A0">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0101A0">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0101A0">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0101A0">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2" w:name="_Toc485884641"/>
      <w:r>
        <w:lastRenderedPageBreak/>
        <w:t>The Apostles' Fast</w:t>
      </w:r>
      <w:bookmarkEnd w:id="1812"/>
    </w:p>
    <w:p w14:paraId="06362FF7" w14:textId="77777777" w:rsidR="00654C55" w:rsidRDefault="00654C55" w:rsidP="00654C55">
      <w:pPr>
        <w:pStyle w:val="Heading4"/>
      </w:pPr>
      <w:bookmarkStart w:id="1813" w:name="_Ref434476183"/>
      <w:r>
        <w:t>The Psali Adam</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4" w:name="_Ref434476204"/>
      <w:r>
        <w:t>The Psali Batos</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5"/>
            <w:r>
              <w:t xml:space="preserve">the </w:t>
            </w:r>
            <w:commentRangeEnd w:id="1815"/>
            <w:r>
              <w:rPr>
                <w:rStyle w:val="CommentReference"/>
              </w:rPr>
              <w:commentReference w:id="181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6"/>
            <w:r>
              <w:t xml:space="preserve">sound </w:t>
            </w:r>
            <w:commentRangeEnd w:id="1816"/>
            <w:r>
              <w:rPr>
                <w:rStyle w:val="CommentReference"/>
                <w:rFonts w:ascii="Times New Roman" w:eastAsiaTheme="minorHAnsi" w:hAnsi="Times New Roman" w:cstheme="minorBidi"/>
                <w:color w:val="auto"/>
              </w:rPr>
              <w:commentReference w:id="1816"/>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7" w:name="_Toc485884642"/>
      <w:r>
        <w:t>June 6 / Paoni 12: Commemoration of Archangel Michael</w:t>
      </w:r>
      <w:bookmarkEnd w:id="1817"/>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8" w:name="_Toc485884643"/>
      <w:r>
        <w:t>June 7 / Paoni 13: Archangel Gabriel</w:t>
      </w:r>
      <w:r w:rsidR="00D31016">
        <w:t>, the Evangelist of Daniel</w:t>
      </w:r>
      <w:bookmarkEnd w:id="1818"/>
    </w:p>
    <w:p w14:paraId="00F4ACC1" w14:textId="77777777" w:rsidR="00595AF3" w:rsidRPr="00980D99" w:rsidRDefault="00595AF3" w:rsidP="00595AF3">
      <w:pPr>
        <w:pStyle w:val="Heading4"/>
      </w:pPr>
      <w:bookmarkStart w:id="1819" w:name="_Ref434488149"/>
      <w:r>
        <w:t>The Doxology</w:t>
      </w:r>
      <w:r w:rsidR="00B46E6E">
        <w:t xml:space="preserve"> for Archangel Gabriel, the Evangelist of Daniel</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0" w:name="_Ref434564551"/>
      <w:bookmarkStart w:id="1821" w:name="_Toc485884644"/>
      <w:r>
        <w:t>June 8 / Paoni 14: Sts. Apakir and John</w:t>
      </w:r>
      <w:bookmarkEnd w:id="1820"/>
      <w:bookmarkEnd w:id="1821"/>
    </w:p>
    <w:p w14:paraId="25CBD4EF" w14:textId="77777777" w:rsidR="006A0D7C" w:rsidRPr="00980D99" w:rsidRDefault="006A0D7C" w:rsidP="006A0D7C">
      <w:pPr>
        <w:pStyle w:val="Heading4"/>
      </w:pPr>
      <w:bookmarkStart w:id="1822" w:name="_Ref434489722"/>
      <w:r>
        <w:t>The Doxology</w:t>
      </w:r>
      <w:r w:rsidR="00B46E6E">
        <w:t xml:space="preserve"> for Sts. Apakir and John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3" w:name="_Toc485884645"/>
      <w:r>
        <w:rPr>
          <w:lang w:val="en-US"/>
        </w:rPr>
        <w:t>June 9 / Paoni 15: Handing over of St. Mark's Relics</w:t>
      </w:r>
      <w:bookmarkEnd w:id="1823"/>
    </w:p>
    <w:p w14:paraId="12A16B61" w14:textId="77777777" w:rsidR="00980D99" w:rsidRDefault="00980D99" w:rsidP="00980D99">
      <w:pPr>
        <w:pStyle w:val="Heading3"/>
        <w:rPr>
          <w:lang w:val="en-US"/>
        </w:rPr>
      </w:pPr>
      <w:bookmarkStart w:id="1824" w:name="_Toc485884646"/>
      <w:r>
        <w:rPr>
          <w:lang w:val="en-US"/>
        </w:rPr>
        <w:t>June 11 / Paoni 17: Return of St. Mark's Relics</w:t>
      </w:r>
      <w:bookmarkEnd w:id="1824"/>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5" w:name="_Toc485884647"/>
      <w:r>
        <w:rPr>
          <w:lang w:val="en-US"/>
        </w:rPr>
        <w:t>June 13 / Paoni 19: Martyrdom of St. George of Zahim</w:t>
      </w:r>
      <w:bookmarkEnd w:id="1825"/>
    </w:p>
    <w:p w14:paraId="4EBBC2F1" w14:textId="77777777" w:rsidR="006D27E4" w:rsidRPr="00980D99" w:rsidRDefault="006D27E4" w:rsidP="006D27E4">
      <w:pPr>
        <w:pStyle w:val="Heading4"/>
      </w:pPr>
      <w:bookmarkStart w:id="1826" w:name="_Ref434489925"/>
      <w:r>
        <w:t>The Doxology</w:t>
      </w:r>
      <w:r w:rsidR="00B46E6E">
        <w:t xml:space="preserve"> for St. George of Zahim</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7" w:name="_Toc485884648"/>
      <w:r>
        <w:t>June 15 / Paoni 21: Commemoration of the Theotokos</w:t>
      </w:r>
      <w:bookmarkEnd w:id="1827"/>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8" w:name="_Toc485884649"/>
      <w:r>
        <w:lastRenderedPageBreak/>
        <w:t>June 16 / Paoni 22: Consecration of a Church of St. Cosmas and Damian, Their Brothers and Their Mother</w:t>
      </w:r>
      <w:bookmarkEnd w:id="1828"/>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9" w:name="_Toc485884650"/>
      <w:r>
        <w:rPr>
          <w:lang w:val="en-US"/>
        </w:rPr>
        <w:t xml:space="preserve">June 18 / Paoni 24: </w:t>
      </w:r>
      <w:r w:rsidR="001B4E41">
        <w:rPr>
          <w:lang w:val="en-US"/>
        </w:rPr>
        <w:t xml:space="preserve">The Strong </w:t>
      </w:r>
      <w:r>
        <w:rPr>
          <w:lang w:val="en-US"/>
        </w:rPr>
        <w:t>St. Moses</w:t>
      </w:r>
      <w:bookmarkEnd w:id="1829"/>
    </w:p>
    <w:p w14:paraId="5BCAE9A6" w14:textId="77777777" w:rsidR="00980D99" w:rsidRDefault="00980D99" w:rsidP="00980D99">
      <w:pPr>
        <w:pStyle w:val="Heading4"/>
        <w:rPr>
          <w:lang w:val="en-US"/>
        </w:rPr>
      </w:pPr>
      <w:bookmarkStart w:id="1830" w:name="_Ref434491006"/>
      <w:r>
        <w:rPr>
          <w:lang w:val="en-US"/>
        </w:rPr>
        <w:t>The Doxology</w:t>
      </w:r>
      <w:r w:rsidR="00810F04">
        <w:rPr>
          <w:lang w:val="en-US"/>
        </w:rPr>
        <w:t xml:space="preserve"> for the Strong St. Moses</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1" w:name="_Toc485884651"/>
      <w:r>
        <w:rPr>
          <w:lang w:val="en-US"/>
        </w:rPr>
        <w:t>June 19 / Paoni 25: Martyrdom of St</w:t>
      </w:r>
      <w:r w:rsidR="00191A26">
        <w:rPr>
          <w:lang w:val="en-US"/>
        </w:rPr>
        <w:t>. Jude the Disciple and Epistle-</w:t>
      </w:r>
      <w:r>
        <w:rPr>
          <w:lang w:val="en-US"/>
        </w:rPr>
        <w:t>Writer</w:t>
      </w:r>
      <w:bookmarkEnd w:id="1841"/>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2" w:name="_Toc485884652"/>
      <w:r>
        <w:t xml:space="preserve">June 20 / Paoni 26: </w:t>
      </w:r>
      <w:r w:rsidR="00237D47">
        <w:t xml:space="preserve">Consecration of the Church of </w:t>
      </w:r>
      <w:r>
        <w:t>Archangel Gabriel</w:t>
      </w:r>
      <w:bookmarkEnd w:id="1842"/>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3" w:name="_Toc485884653"/>
      <w:r>
        <w:rPr>
          <w:lang w:val="en-US"/>
        </w:rPr>
        <w:lastRenderedPageBreak/>
        <w:t>June 21 / Paoni 27: Martyrdom of St. Ananias the Apostle</w:t>
      </w:r>
      <w:bookmarkEnd w:id="1843"/>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4" w:name="_Toc485884654"/>
      <w:r>
        <w:t>June 23 / Paoni 29: Commemoration of the Annunciation, Nativity, and Resurrection on the 29</w:t>
      </w:r>
      <w:r w:rsidRPr="00C0205C">
        <w:rPr>
          <w:vertAlign w:val="superscript"/>
        </w:rPr>
        <w:t>th</w:t>
      </w:r>
      <w:r>
        <w:t xml:space="preserve"> of Every Month</w:t>
      </w:r>
      <w:bookmarkEnd w:id="1844"/>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5" w:name="_Toc485884655"/>
      <w:r>
        <w:rPr>
          <w:lang w:val="en-US"/>
        </w:rPr>
        <w:t>June 24 / Paoni 30: The Nativity of St. John the Baptist</w:t>
      </w:r>
      <w:bookmarkEnd w:id="1845"/>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6" w:name="_Toc485884656"/>
      <w:r>
        <w:t>June 26 / Epip 2: Departure of St. Thaddaeus the Apostle</w:t>
      </w:r>
      <w:bookmarkEnd w:id="1846"/>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7" w:name="_Toc485884657"/>
      <w:r>
        <w:t>June 27 / Epip 3: St. Cyril of Alexandria</w:t>
      </w:r>
      <w:bookmarkEnd w:id="1847"/>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8" w:name="_Toc485884658"/>
      <w:r>
        <w:t>June 28 / Epip 4: Sts. Apakir and John</w:t>
      </w:r>
      <w:bookmarkEnd w:id="1848"/>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9"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9"/>
    </w:p>
    <w:p w14:paraId="251E582D" w14:textId="4DB63EF3" w:rsidR="00D62D89" w:rsidRPr="00D62D89" w:rsidRDefault="00D62D89" w:rsidP="00D62D89">
      <w:pPr>
        <w:pStyle w:val="Heading4"/>
        <w:rPr>
          <w:rFonts w:ascii="Segoe UI Historic" w:eastAsia="Arial Unicode MS" w:hAnsi="Segoe UI Historic" w:cs="Segoe UI Historic"/>
        </w:rPr>
      </w:pPr>
      <w:bookmarkStart w:id="1850"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1" w:name="_Ref485107884"/>
      <w:r>
        <w:lastRenderedPageBreak/>
        <w:t>The Doxology of Sts. Peter and Paul</w:t>
      </w:r>
      <w:bookmarkEnd w:id="1850"/>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2"/>
            <w:r>
              <w:t>Are the working husbandmen</w:t>
            </w:r>
            <w:commentRangeEnd w:id="1852"/>
            <w:r>
              <w:rPr>
                <w:rStyle w:val="CommentReference"/>
                <w:rFonts w:ascii="Times New Roman" w:eastAsiaTheme="minorHAnsi" w:hAnsi="Times New Roman" w:cstheme="minorBidi"/>
                <w:color w:val="auto"/>
              </w:rPr>
              <w:commentReference w:id="18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3"/>
            <w:r>
              <w:t xml:space="preserve">With </w:t>
            </w:r>
            <w:commentRangeEnd w:id="1853"/>
            <w:r>
              <w:rPr>
                <w:rStyle w:val="CommentReference"/>
                <w:rFonts w:ascii="Times New Roman" w:eastAsiaTheme="minorHAnsi" w:hAnsi="Times New Roman" w:cstheme="minorBidi"/>
                <w:color w:val="auto"/>
              </w:rPr>
              <w:commentReference w:id="18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4"/>
            <w:commentRangeStart w:id="1855"/>
            <w:r>
              <w:t xml:space="preserve">sound </w:t>
            </w:r>
            <w:commentRangeEnd w:id="1854"/>
            <w:r>
              <w:rPr>
                <w:rStyle w:val="CommentReference"/>
                <w:rFonts w:ascii="Times New Roman" w:eastAsiaTheme="minorHAnsi" w:hAnsi="Times New Roman" w:cstheme="minorBidi"/>
                <w:color w:val="auto"/>
              </w:rPr>
              <w:commentReference w:id="1854"/>
            </w:r>
            <w:commentRangeEnd w:id="1855"/>
            <w:r>
              <w:rPr>
                <w:rStyle w:val="CommentReference"/>
                <w:rFonts w:ascii="Times New Roman" w:eastAsiaTheme="minorHAnsi" w:hAnsi="Times New Roman" w:cstheme="minorBidi"/>
                <w:color w:val="auto"/>
              </w:rPr>
              <w:commentReference w:id="18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6" w:name="_Ref434488724"/>
      <w:r>
        <w:t>The Doxology of St. Paul</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8"/>
            <w:r>
              <w:t xml:space="preserve">To </w:t>
            </w:r>
            <w:commentRangeEnd w:id="1858"/>
            <w:r>
              <w:rPr>
                <w:rStyle w:val="CommentReference"/>
                <w:rFonts w:ascii="Times New Roman" w:eastAsiaTheme="minorHAnsi" w:hAnsi="Times New Roman" w:cstheme="minorBidi"/>
                <w:color w:val="auto"/>
              </w:rPr>
              <w:commentReference w:id="1858"/>
            </w:r>
            <w:r>
              <w:t xml:space="preserve">all the </w:t>
            </w:r>
            <w:commentRangeStart w:id="1859"/>
            <w:r>
              <w:t>Gentiles</w:t>
            </w:r>
            <w:commentRangeEnd w:id="1859"/>
            <w:r>
              <w:rPr>
                <w:rStyle w:val="CommentReference"/>
                <w:rFonts w:ascii="Times New Roman" w:eastAsiaTheme="minorHAnsi" w:hAnsi="Times New Roman" w:cstheme="minorBidi"/>
                <w:color w:val="auto"/>
              </w:rPr>
              <w:commentReference w:id="18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0"/>
            <w:r>
              <w:t>To be completely filled</w:t>
            </w:r>
          </w:p>
          <w:p w14:paraId="68A85021" w14:textId="77777777" w:rsidR="00306181" w:rsidRDefault="00306181" w:rsidP="00306181">
            <w:pPr>
              <w:pStyle w:val="EngHangEnd"/>
            </w:pPr>
            <w:r>
              <w:t>With God in love.</w:t>
            </w:r>
            <w:commentRangeEnd w:id="1860"/>
            <w:r>
              <w:rPr>
                <w:rStyle w:val="CommentReference"/>
                <w:rFonts w:ascii="Times New Roman" w:eastAsiaTheme="minorHAnsi" w:hAnsi="Times New Roman" w:cstheme="minorBidi"/>
                <w:color w:val="auto"/>
              </w:rPr>
              <w:commentReference w:id="18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1" w:name="_Ref434476236"/>
      <w:r>
        <w:t>The Psali Adam</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2" w:name="_Ref434476261"/>
      <w:r>
        <w:t>The Psali Batos</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3" w:name="_Toc485884660"/>
      <w:r>
        <w:rPr>
          <w:lang w:val="en-US"/>
        </w:rPr>
        <w:t>June 30 / Epip 6: Martyrdom of St. Aoulimpas the Apostle</w:t>
      </w:r>
      <w:bookmarkEnd w:id="1863"/>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4" w:name="_Toc410196218"/>
      <w:bookmarkStart w:id="1865" w:name="_Toc410196460"/>
      <w:bookmarkStart w:id="1866" w:name="_Toc410196962"/>
      <w:bookmarkStart w:id="1867" w:name="_Toc485884455"/>
      <w:bookmarkStart w:id="1868" w:name="July"/>
      <w:bookmarkEnd w:id="1811"/>
      <w:r>
        <w:lastRenderedPageBreak/>
        <w:t>July</w:t>
      </w:r>
      <w:bookmarkEnd w:id="1864"/>
      <w:bookmarkEnd w:id="1865"/>
      <w:bookmarkEnd w:id="1866"/>
      <w:r w:rsidR="00980D99">
        <w:t xml:space="preserve"> or </w:t>
      </w:r>
      <w:r w:rsidR="00980D99">
        <w:rPr>
          <w:rFonts w:ascii="FreeSerifAvvaShenouda" w:hAnsi="FreeSerifAvvaShenouda" w:cs="FreeSerifAvvaShenouda"/>
        </w:rPr>
        <w:t>Ⲉⲡⲏⲡ</w:t>
      </w:r>
      <w:bookmarkEnd w:id="1867"/>
    </w:p>
    <w:bookmarkStart w:id="1869" w:name="_Ref434562742" w:displacedByCustomXml="next"/>
    <w:bookmarkStart w:id="1870" w:name="_Toc410196965" w:displacedByCustomXml="next"/>
    <w:bookmarkStart w:id="1871" w:name="_Toc410196463" w:displacedByCustomXml="next"/>
    <w:bookmarkStart w:id="1872"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0101A0">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0101A0">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0101A0">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0101A0">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0101A0">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0101A0">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0101A0">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0101A0">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0101A0">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0101A0">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0101A0">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0101A0">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0101A0">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0101A0">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0101A0">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0101A0">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0101A0">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3" w:name="_Ref436250323"/>
      <w:bookmarkStart w:id="1874" w:name="_Toc485884661"/>
      <w:r>
        <w:rPr>
          <w:rFonts w:ascii="Times New Roman" w:hAnsi="Times New Roman" w:cs="Times New Roman"/>
        </w:rPr>
        <w:lastRenderedPageBreak/>
        <w:t>July 1 / Epip 7: St. Shenoute</w:t>
      </w:r>
      <w:bookmarkEnd w:id="1869"/>
      <w:bookmarkEnd w:id="1873"/>
      <w:bookmarkEnd w:id="1874"/>
    </w:p>
    <w:p w14:paraId="5B5A5AD3" w14:textId="77777777" w:rsidR="00980D99" w:rsidRDefault="00980D99" w:rsidP="00980D99">
      <w:pPr>
        <w:pStyle w:val="Heading4"/>
        <w:rPr>
          <w:lang w:val="en-US"/>
        </w:rPr>
      </w:pPr>
      <w:bookmarkStart w:id="1875" w:name="_Ref434491186"/>
      <w:r>
        <w:rPr>
          <w:lang w:val="en-US"/>
        </w:rPr>
        <w:t>The Doxology</w:t>
      </w:r>
      <w:r w:rsidR="00810F04">
        <w:rPr>
          <w:lang w:val="en-US"/>
        </w:rPr>
        <w:t xml:space="preserve"> for St. Shenoute</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9" w:name="_Ref434491207"/>
      <w:r>
        <w:rPr>
          <w:lang w:val="en-US"/>
        </w:rPr>
        <w:t>A Doxology for St. Besa</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0" w:name="_Toc485884662"/>
      <w:r>
        <w:rPr>
          <w:rFonts w:ascii="Times New Roman" w:hAnsi="Times New Roman" w:cs="Times New Roman"/>
        </w:rPr>
        <w:t>July 1 / Epip 7: Also St. Ignatius</w:t>
      </w:r>
      <w:bookmarkEnd w:id="1880"/>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1" w:name="_Ref434560325"/>
      <w:bookmarkStart w:id="1882" w:name="_Toc485884663"/>
      <w:r>
        <w:rPr>
          <w:lang w:val="en-US"/>
        </w:rPr>
        <w:t>July 2 / Epip 8: St. Pishoy</w:t>
      </w:r>
      <w:bookmarkEnd w:id="1881"/>
      <w:bookmarkEnd w:id="1882"/>
    </w:p>
    <w:p w14:paraId="3F31CCDA" w14:textId="77777777" w:rsidR="00980D99" w:rsidRDefault="00980D99" w:rsidP="00980D99">
      <w:pPr>
        <w:pStyle w:val="Heading4"/>
        <w:rPr>
          <w:lang w:val="en-US"/>
        </w:rPr>
      </w:pPr>
      <w:bookmarkStart w:id="1883" w:name="_Ref434490783"/>
      <w:r>
        <w:rPr>
          <w:lang w:val="en-US"/>
        </w:rPr>
        <w:t>The Doxology</w:t>
      </w:r>
      <w:r w:rsidR="00810F04">
        <w:rPr>
          <w:lang w:val="en-US"/>
        </w:rPr>
        <w:t xml:space="preserve"> for St. Pishoy</w:t>
      </w:r>
      <w:bookmarkEnd w:id="1883"/>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3" w:name="_Toc485884664"/>
      <w:bookmarkEnd w:id="1872"/>
      <w:bookmarkEnd w:id="1871"/>
      <w:bookmarkEnd w:id="1870"/>
      <w:r>
        <w:rPr>
          <w:lang w:val="en-US"/>
        </w:rPr>
        <w:t>July 3 / Epip 9: Martyrdom of</w:t>
      </w:r>
      <w:r w:rsidR="00FE0AE4">
        <w:rPr>
          <w:lang w:val="en-US"/>
        </w:rPr>
        <w:t xml:space="preserve"> </w:t>
      </w:r>
      <w:r>
        <w:rPr>
          <w:lang w:val="en-US"/>
        </w:rPr>
        <w:t>St. Simon Cleophas the Apostle</w:t>
      </w:r>
      <w:bookmarkEnd w:id="1893"/>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4" w:name="_Toc485884665"/>
      <w:r>
        <w:t>July 6 / Epip 12: Commemoration of Archangel Michael</w:t>
      </w:r>
      <w:bookmarkEnd w:id="1894"/>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5" w:name="_Toc485884666"/>
      <w:r>
        <w:t>July 12 / Epip 18: Martyrdom of St. James the Apostle, the Bishop of Jerusalem</w:t>
      </w:r>
      <w:bookmarkEnd w:id="1895"/>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6" w:name="_Ref434562330"/>
      <w:bookmarkStart w:id="1897" w:name="_Toc485884667"/>
      <w:r>
        <w:t>July 14 / Epip 20: Martyrdom of St. Theodore of Shotep, the General</w:t>
      </w:r>
      <w:bookmarkEnd w:id="1896"/>
      <w:bookmarkEnd w:id="1897"/>
    </w:p>
    <w:p w14:paraId="7B584133" w14:textId="77777777" w:rsidR="009C1989" w:rsidRDefault="009C1989" w:rsidP="009C1989">
      <w:pPr>
        <w:pStyle w:val="Heading4"/>
      </w:pPr>
      <w:bookmarkStart w:id="1898" w:name="_Ref434489277"/>
      <w:r>
        <w:t>The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9" w:name="_Ref434489296"/>
      <w:r>
        <w:t>Another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0"/>
            <w:r>
              <w:t>struggler</w:t>
            </w:r>
            <w:commentRangeEnd w:id="1900"/>
            <w:r>
              <w:rPr>
                <w:rStyle w:val="CommentReference"/>
                <w:rFonts w:ascii="Times New Roman" w:eastAsiaTheme="minorHAnsi" w:hAnsi="Times New Roman" w:cstheme="minorBidi"/>
                <w:color w:val="auto"/>
              </w:rPr>
              <w:commentReference w:id="190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1" w:name="_Toc485884668"/>
      <w:r>
        <w:t>July 15 / Epip 21: Commemoration of the Theotokos</w:t>
      </w:r>
      <w:bookmarkEnd w:id="1901"/>
    </w:p>
    <w:p w14:paraId="4AA179DA" w14:textId="112E5CAA" w:rsidR="00DD1748" w:rsidRDefault="00DD1748" w:rsidP="00DD1748">
      <w:pPr>
        <w:pStyle w:val="Rubric"/>
      </w:pPr>
      <w:bookmarkStart w:id="1902"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3" w:name="_Ref485190899"/>
      <w:bookmarkStart w:id="1904" w:name="_Ref485190907"/>
      <w:bookmarkStart w:id="1905" w:name="_Toc485884669"/>
      <w:r>
        <w:t>July 17 / Epip 23: The Martyrdom of St. Marina</w:t>
      </w:r>
      <w:bookmarkEnd w:id="1902"/>
      <w:bookmarkEnd w:id="1903"/>
      <w:bookmarkEnd w:id="1904"/>
      <w:bookmarkEnd w:id="1905"/>
    </w:p>
    <w:p w14:paraId="71210AE6" w14:textId="77777777" w:rsidR="0078548F" w:rsidRDefault="0078548F" w:rsidP="0078548F">
      <w:pPr>
        <w:pStyle w:val="Heading4"/>
      </w:pPr>
      <w:bookmarkStart w:id="1906" w:name="_Ref434490204"/>
      <w:r>
        <w:t>The Doxology</w:t>
      </w:r>
      <w:r w:rsidR="00B46E6E">
        <w:t xml:space="preserve"> for St. Marina</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07" w:name="_Toc485884670"/>
      <w:r>
        <w:t xml:space="preserve">July 18 / Epip 24: The Martyrdom of </w:t>
      </w:r>
      <w:r w:rsidR="00EB5325">
        <w:t xml:space="preserve">St </w:t>
      </w:r>
      <w:r>
        <w:t>A</w:t>
      </w:r>
      <w:r w:rsidR="00EB5325">
        <w:t>p</w:t>
      </w:r>
      <w:r>
        <w:t>a</w:t>
      </w:r>
      <w:r w:rsidR="00EB5325">
        <w:t>n</w:t>
      </w:r>
      <w:r>
        <w:t>oub</w:t>
      </w:r>
      <w:bookmarkEnd w:id="1907"/>
    </w:p>
    <w:p w14:paraId="45A4C76D" w14:textId="21CDE1FD" w:rsidR="00951605" w:rsidRDefault="00951605" w:rsidP="00951605">
      <w:pPr>
        <w:pStyle w:val="Heading4"/>
      </w:pPr>
      <w:bookmarkStart w:id="1908" w:name="_Ref434489534"/>
      <w:r>
        <w:t>The Doxology</w:t>
      </w:r>
      <w:r w:rsidR="00B46E6E">
        <w:t xml:space="preserve"> for A</w:t>
      </w:r>
      <w:r w:rsidR="00EB5325">
        <w:t>p</w:t>
      </w:r>
      <w:r w:rsidR="00B46E6E">
        <w:t>a</w:t>
      </w:r>
      <w:r w:rsidR="00EB5325">
        <w:t>n</w:t>
      </w:r>
      <w:r w:rsidR="00B46E6E">
        <w:t>oub</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09"/>
            <w:r>
              <w:t>a</w:t>
            </w:r>
            <w:r w:rsidR="00EB5325">
              <w:t>n</w:t>
            </w:r>
            <w:r>
              <w:t>oub</w:t>
            </w:r>
            <w:commentRangeEnd w:id="1909"/>
            <w:r>
              <w:rPr>
                <w:rStyle w:val="CommentReference"/>
                <w:rFonts w:ascii="Times New Roman" w:eastAsiaTheme="minorHAnsi" w:hAnsi="Times New Roman" w:cstheme="minorBidi"/>
                <w:color w:val="auto"/>
              </w:rPr>
              <w:commentReference w:id="190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0"/>
            <w:r>
              <w:t xml:space="preserve">upright </w:t>
            </w:r>
            <w:commentRangeEnd w:id="1910"/>
            <w:r>
              <w:rPr>
                <w:rStyle w:val="CommentReference"/>
                <w:rFonts w:ascii="Times New Roman" w:eastAsiaTheme="minorHAnsi" w:hAnsi="Times New Roman" w:cstheme="minorBidi"/>
                <w:color w:val="auto"/>
              </w:rPr>
              <w:commentReference w:id="191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1" w:name="_Toc485884671"/>
      <w:r>
        <w:lastRenderedPageBreak/>
        <w:t>July 19 / Epip 25: St. Seraphim of Sarov (uncovering of relics)</w:t>
      </w:r>
      <w:r>
        <w:rPr>
          <w:rStyle w:val="FootnoteReference"/>
        </w:rPr>
        <w:footnoteReference w:id="1085"/>
      </w:r>
      <w:bookmarkEnd w:id="1911"/>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2" w:name="_Toc485884672"/>
      <w:r>
        <w:t>July 20 / Epip 26: Joseph the Carpenter</w:t>
      </w:r>
      <w:bookmarkEnd w:id="1912"/>
    </w:p>
    <w:p w14:paraId="5DE3B33E" w14:textId="77777777" w:rsidR="00BF240D" w:rsidRDefault="00BF240D" w:rsidP="00BF240D">
      <w:pPr>
        <w:pStyle w:val="Heading4"/>
      </w:pPr>
      <w:bookmarkStart w:id="1913" w:name="_Ref434488476"/>
      <w:r>
        <w:t>The Doxology</w:t>
      </w:r>
      <w:r w:rsidR="00B46E6E">
        <w:t xml:space="preserve"> for St. Joseph the Carpenter</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4" w:name="_Toc485884673"/>
      <w:bookmarkStart w:id="1915" w:name="_Toc410196222"/>
      <w:bookmarkStart w:id="1916" w:name="_Toc410196464"/>
      <w:bookmarkStart w:id="1917" w:name="_Toc410196966"/>
      <w:r>
        <w:t>July 20 / Epip 26: Also St. Frumentius (Abune Selama), the First Bishop of Ethiopia</w:t>
      </w:r>
      <w:bookmarkEnd w:id="1914"/>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8" w:name="_Toc485884674"/>
      <w:r>
        <w:t>July 22 / Epip 28: Departure of St. Mary Magdalene</w:t>
      </w:r>
      <w:bookmarkEnd w:id="1918"/>
    </w:p>
    <w:p w14:paraId="41ADBBFF" w14:textId="77777777" w:rsidR="00C325FC" w:rsidRDefault="00C325FC" w:rsidP="00C325FC">
      <w:pPr>
        <w:pStyle w:val="Heading4"/>
      </w:pPr>
      <w:bookmarkStart w:id="1919" w:name="_Ref434489077"/>
      <w:r>
        <w:t>The Doxology</w:t>
      </w:r>
      <w:r w:rsidR="00B46E6E">
        <w:t xml:space="preserve"> for St. Mary Magdalene</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0"/>
            <w:r>
              <w:t xml:space="preserve">ϯⲁⲅⲓⲁ </w:t>
            </w:r>
            <w:commentRangeEnd w:id="1920"/>
            <w:r>
              <w:rPr>
                <w:rStyle w:val="CommentReference"/>
                <w:rFonts w:ascii="Times New Roman" w:hAnsi="Times New Roman" w:cstheme="minorBidi"/>
                <w:noProof w:val="0"/>
              </w:rPr>
              <w:commentReference w:id="192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1"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1"/>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2" w:name="_Toc485884676"/>
      <w:r>
        <w:t xml:space="preserve">July 23 / Epip 29: </w:t>
      </w:r>
      <w:r w:rsidR="00B52D77">
        <w:t xml:space="preserve">Also the </w:t>
      </w:r>
      <w:r>
        <w:t>Translocation of the Relics of St. Andrew, the Apostle</w:t>
      </w:r>
      <w:bookmarkEnd w:id="1922"/>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3" w:name="_Toc485884677"/>
      <w:r>
        <w:t>July 25 / Mesori 1: The Virgin’s Fast</w:t>
      </w:r>
      <w:bookmarkEnd w:id="1923"/>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4" w:name="_Toc485884678"/>
      <w:r>
        <w:t>July 28 / Mesori 4: Consecration of the Church of St. Anthony</w:t>
      </w:r>
      <w:bookmarkEnd w:id="1924"/>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8"/>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5" w:name="_Toc485884456"/>
      <w:bookmarkStart w:id="1926" w:name="August"/>
      <w:r>
        <w:lastRenderedPageBreak/>
        <w:t>August</w:t>
      </w:r>
      <w:bookmarkEnd w:id="1915"/>
      <w:bookmarkEnd w:id="1916"/>
      <w:bookmarkEnd w:id="191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5"/>
    </w:p>
    <w:bookmarkStart w:id="1927" w:name="_Toc410196967" w:displacedByCustomXml="next"/>
    <w:bookmarkStart w:id="1928" w:name="_Toc410196465" w:displacedByCustomXml="next"/>
    <w:bookmarkStart w:id="1929"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0101A0">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0101A0">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0101A0">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0101A0">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0101A0">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0101A0">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0101A0">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0101A0">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0101A0">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0101A0">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0101A0">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0101A0">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0" w:name="_Toc485884679"/>
      <w:r>
        <w:lastRenderedPageBreak/>
        <w:t>August 1 / Mesori 8: The Confession of St. Peter</w:t>
      </w:r>
      <w:bookmarkEnd w:id="1930"/>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1" w:name="_Toc485884680"/>
      <w:r>
        <w:t>August 5 / Mesori 12: Commemoration of Archangel Michael</w:t>
      </w:r>
      <w:bookmarkEnd w:id="1931"/>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2" w:name="_Toc485884681"/>
      <w:r>
        <w:t xml:space="preserve">August 6 / Mesori 13: </w:t>
      </w:r>
      <w:r w:rsidR="00495F1A">
        <w:t>The Transfiguration</w:t>
      </w:r>
      <w:bookmarkEnd w:id="1929"/>
      <w:bookmarkEnd w:id="1928"/>
      <w:bookmarkEnd w:id="1927"/>
      <w:bookmarkEnd w:id="1932"/>
    </w:p>
    <w:p w14:paraId="7EAEB060" w14:textId="12F0EC4C" w:rsidR="00155D64" w:rsidRPr="008712A7" w:rsidRDefault="00155D64" w:rsidP="00155D64">
      <w:pPr>
        <w:pStyle w:val="Heading4"/>
        <w:rPr>
          <w:rFonts w:ascii="Arial Unicode MS" w:eastAsia="Arial Unicode MS" w:hAnsi="Arial Unicode MS" w:cs="Arial Unicode MS"/>
        </w:rPr>
      </w:pPr>
      <w:bookmarkStart w:id="1933"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4" w:name="_Ref485108387"/>
      <w:r>
        <w:t>The Doxology</w:t>
      </w:r>
      <w:r w:rsidR="00E21EA3">
        <w:t xml:space="preserve"> of the Transfiguration</w:t>
      </w:r>
      <w:bookmarkEnd w:id="1933"/>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5" w:name="_Ref434476299"/>
      <w:r>
        <w:t>The Psali Adam</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bookmarkStart w:id="1936" w:name="_GoBack"/>
            <w:bookmarkEnd w:id="1936"/>
            <w:r w:rsidR="00934B8D">
              <w:t>.</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7" w:name="_Ref434476316"/>
      <w:r>
        <w:lastRenderedPageBreak/>
        <w:t>The Psali Batos</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8" w:name="_Toc410196224"/>
      <w:bookmarkStart w:id="1939" w:name="_Toc410196466"/>
      <w:bookmarkStart w:id="1940" w:name="_Toc410196968"/>
      <w:bookmarkStart w:id="1941" w:name="_Ref435642801"/>
      <w:bookmarkStart w:id="194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3" w:name="_Ref485102883"/>
      <w:bookmarkStart w:id="1944" w:name="_Toc485884682"/>
      <w:r>
        <w:t xml:space="preserve">August 9 / Mesori 16: </w:t>
      </w:r>
      <w:r w:rsidR="00495F1A">
        <w:t>The Assumption of the Virgin</w:t>
      </w:r>
      <w:bookmarkEnd w:id="1938"/>
      <w:bookmarkEnd w:id="1939"/>
      <w:bookmarkEnd w:id="1940"/>
      <w:bookmarkEnd w:id="1941"/>
      <w:bookmarkEnd w:id="1942"/>
      <w:bookmarkEnd w:id="1943"/>
      <w:bookmarkEnd w:id="1944"/>
    </w:p>
    <w:p w14:paraId="7CA90D1D" w14:textId="7FF594DA" w:rsidR="003D07AB" w:rsidRDefault="003D07AB" w:rsidP="003D07AB">
      <w:pPr>
        <w:pStyle w:val="Heading4"/>
      </w:pPr>
      <w:bookmarkStart w:id="194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6" w:name="_Ref485192399"/>
      <w:r>
        <w:lastRenderedPageBreak/>
        <w:t xml:space="preserve">The Psali </w:t>
      </w:r>
      <w:commentRangeStart w:id="1947"/>
      <w:r>
        <w:t xml:space="preserve">Adam </w:t>
      </w:r>
      <w:commentRangeEnd w:id="1947"/>
      <w:r>
        <w:rPr>
          <w:rStyle w:val="CommentReference"/>
          <w:rFonts w:eastAsiaTheme="minorHAnsi" w:cstheme="minorBidi"/>
          <w:b w:val="0"/>
          <w:bCs w:val="0"/>
          <w:iCs w:val="0"/>
          <w:color w:val="auto"/>
        </w:rPr>
        <w:commentReference w:id="1947"/>
      </w:r>
      <w:r>
        <w:t>for the Virgin</w:t>
      </w:r>
      <w:bookmarkEnd w:id="1945"/>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8"/>
            <w:r>
              <w:t>With divine hands.”</w:t>
            </w:r>
            <w:commentRangeEnd w:id="1948"/>
            <w:r>
              <w:rPr>
                <w:rStyle w:val="CommentReference"/>
                <w:rFonts w:ascii="Times New Roman" w:eastAsiaTheme="minorHAnsi" w:hAnsi="Times New Roman" w:cstheme="minorBidi"/>
                <w:color w:val="auto"/>
              </w:rPr>
              <w:commentReference w:id="194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9" w:name="_Ref435734818"/>
      <w:r>
        <w:t>The Psali Batos for the Virgin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0"/>
            <w:r>
              <w:t>forever</w:t>
            </w:r>
            <w:commentRangeEnd w:id="1950"/>
            <w:r>
              <w:rPr>
                <w:rStyle w:val="CommentReference"/>
                <w:rFonts w:ascii="Times New Roman" w:eastAsiaTheme="minorHAnsi" w:hAnsi="Times New Roman" w:cstheme="minorBidi"/>
                <w:color w:val="auto"/>
              </w:rPr>
              <w:commentReference w:id="195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1"/>
            <w:r>
              <w:t>In the unshakable places.</w:t>
            </w:r>
            <w:commentRangeEnd w:id="1951"/>
            <w:r>
              <w:rPr>
                <w:rStyle w:val="CommentReference"/>
                <w:rFonts w:ascii="Times New Roman" w:eastAsiaTheme="minorHAnsi" w:hAnsi="Times New Roman" w:cstheme="minorBidi"/>
                <w:color w:val="auto"/>
              </w:rPr>
              <w:commentReference w:id="195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2"/>
            <w:r>
              <w:t>Your name adorns our works.</w:t>
            </w:r>
            <w:commentRangeEnd w:id="1952"/>
            <w:r>
              <w:rPr>
                <w:rStyle w:val="CommentReference"/>
                <w:rFonts w:ascii="Times New Roman" w:eastAsiaTheme="minorHAnsi" w:hAnsi="Times New Roman" w:cstheme="minorBidi"/>
                <w:color w:val="auto"/>
              </w:rPr>
              <w:commentReference w:id="195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3"/>
            <w:r>
              <w:t xml:space="preserve">Interceding </w:t>
            </w:r>
            <w:commentRangeEnd w:id="1953"/>
            <w:r>
              <w:rPr>
                <w:rStyle w:val="CommentReference"/>
                <w:rFonts w:ascii="Times New Roman" w:eastAsiaTheme="minorHAnsi" w:hAnsi="Times New Roman" w:cstheme="minorBidi"/>
                <w:color w:val="auto"/>
              </w:rPr>
              <w:commentReference w:id="195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4" w:name="_Toc485884683"/>
      <w:r>
        <w:t>August 12 / Mesori 19: Translocation of the Relics of St. Macarius the Great</w:t>
      </w:r>
      <w:bookmarkEnd w:id="1954"/>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5" w:name="_Toc485884684"/>
      <w:r>
        <w:t>August 14 / Mesori 21: Commemoration of the Theotokos</w:t>
      </w:r>
      <w:bookmarkEnd w:id="1955"/>
    </w:p>
    <w:p w14:paraId="3E243021" w14:textId="74DC604E" w:rsidR="00DD1748" w:rsidRDefault="00DD1748" w:rsidP="00DD1748">
      <w:pPr>
        <w:pStyle w:val="Rubric"/>
      </w:pPr>
      <w:bookmarkStart w:id="1956"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7" w:name="_Ref485109122"/>
      <w:bookmarkStart w:id="1958" w:name="_Ref485109128"/>
      <w:bookmarkStart w:id="1959" w:name="_Toc485884685"/>
      <w:r>
        <w:t>August 17 / Mesori 24: Departure of St. Takle Haymanot</w:t>
      </w:r>
      <w:bookmarkEnd w:id="1956"/>
      <w:bookmarkEnd w:id="1957"/>
      <w:bookmarkEnd w:id="1958"/>
      <w:bookmarkEnd w:id="1959"/>
    </w:p>
    <w:p w14:paraId="34845613" w14:textId="77777777" w:rsidR="009F60F1" w:rsidRDefault="009F60F1" w:rsidP="009F60F1">
      <w:pPr>
        <w:pStyle w:val="Heading4"/>
      </w:pPr>
      <w:bookmarkStart w:id="1960" w:name="_Ref434492302"/>
      <w:r>
        <w:t>The Doxology</w:t>
      </w:r>
      <w:r w:rsidR="00B82753">
        <w:t xml:space="preserve"> for St. Takle Haymanot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1" w:name="_Toc485884686"/>
      <w:r>
        <w:lastRenderedPageBreak/>
        <w:t>August 21 / Mesori 28: The Patriarchs: Abraham, Isaac, and Jacob</w:t>
      </w:r>
      <w:bookmarkEnd w:id="1961"/>
    </w:p>
    <w:p w14:paraId="1D063B19" w14:textId="77777777" w:rsidR="00431ABD" w:rsidRDefault="00431ABD" w:rsidP="00431ABD">
      <w:pPr>
        <w:pStyle w:val="Heading4"/>
      </w:pPr>
      <w:bookmarkStart w:id="1962" w:name="_Ref434492413"/>
      <w:r>
        <w:t>The Doxology</w:t>
      </w:r>
      <w:r w:rsidR="00B82753">
        <w:t xml:space="preserve"> for the Patriarchs: Abraham, Isaac, and Jacob</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3" w:name="_Toc485884687"/>
      <w:r>
        <w:lastRenderedPageBreak/>
        <w:t>August 22 / Mesori 29: Commemoration of the Annunciation, Nativity, and Resurrection on the 29</w:t>
      </w:r>
      <w:r w:rsidRPr="00C0205C">
        <w:rPr>
          <w:vertAlign w:val="superscript"/>
        </w:rPr>
        <w:t>th</w:t>
      </w:r>
      <w:r>
        <w:t xml:space="preserve"> of Every Month</w:t>
      </w:r>
      <w:bookmarkEnd w:id="1963"/>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4" w:name="_Toc485884688"/>
      <w:r>
        <w:t xml:space="preserve">August 22 / Mesori 29: </w:t>
      </w:r>
      <w:r w:rsidR="007D439A">
        <w:t xml:space="preserve">Also the </w:t>
      </w:r>
      <w:r>
        <w:t>Translocation of the Relics of St. John the Short to Scetis</w:t>
      </w:r>
      <w:bookmarkEnd w:id="1964"/>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5" w:name="_Toc485884689"/>
      <w:r>
        <w:t>August 25 / Little Month 2: Departure of St. Titus the Apostle</w:t>
      </w:r>
      <w:bookmarkEnd w:id="1965"/>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6" w:name="_Toc485884690"/>
      <w:r>
        <w:t>August 26 / Little Month 3: Archangel Raphael</w:t>
      </w:r>
      <w:bookmarkEnd w:id="1966"/>
    </w:p>
    <w:p w14:paraId="0292BCC5" w14:textId="77777777" w:rsidR="00C30039" w:rsidRDefault="00C30039" w:rsidP="00C30039">
      <w:pPr>
        <w:pStyle w:val="Heading4"/>
      </w:pPr>
      <w:bookmarkStart w:id="1967" w:name="_Ref434488208"/>
      <w:r>
        <w:t>The Doxology</w:t>
      </w:r>
      <w:r w:rsidR="00B46E6E">
        <w:t xml:space="preserve"> for Archangel Raphael</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8" w:name="_Toc485884691"/>
      <w:r>
        <w:t>August 28 / Little Month 5</w:t>
      </w:r>
      <w:r w:rsidR="00980D99">
        <w:t>: St. Parsouma</w:t>
      </w:r>
      <w:bookmarkEnd w:id="1968"/>
    </w:p>
    <w:p w14:paraId="32F5CFB7" w14:textId="77777777" w:rsidR="00980D99" w:rsidRDefault="00980D99" w:rsidP="00980D99">
      <w:pPr>
        <w:pStyle w:val="Heading4"/>
      </w:pPr>
      <w:bookmarkStart w:id="1969" w:name="_Ref434491294"/>
      <w:r>
        <w:t>The Doxology</w:t>
      </w:r>
      <w:r w:rsidR="00810F04">
        <w:t xml:space="preserve"> for St. Parsouma</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3"/>
            <w:r>
              <w:t xml:space="preserve">ⲙ̀Ⲡⲭ̄ⲥ̄ </w:t>
            </w:r>
            <w:commentRangeEnd w:id="1973"/>
            <w:r>
              <w:rPr>
                <w:rStyle w:val="CommentReference"/>
                <w:rFonts w:ascii="Times New Roman" w:hAnsi="Times New Roman" w:cstheme="minorBidi"/>
                <w:noProof w:val="0"/>
              </w:rPr>
              <w:commentReference w:id="197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4"/>
            <w:r>
              <w:t xml:space="preserve">ⲡⲉⲛⲥⲱⲧⲏⲣ </w:t>
            </w:r>
            <w:commentRangeEnd w:id="1974"/>
            <w:r>
              <w:rPr>
                <w:rStyle w:val="CommentReference"/>
                <w:rFonts w:ascii="Times New Roman" w:hAnsi="Times New Roman" w:cstheme="minorBidi"/>
                <w:noProof w:val="0"/>
              </w:rPr>
              <w:commentReference w:id="197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5" w:name="_Toc410196226"/>
      <w:bookmarkStart w:id="1976" w:name="_Toc410196468"/>
      <w:bookmarkStart w:id="1977" w:name="_Toc410196970"/>
      <w:bookmarkStart w:id="1978" w:name="_Toc485884457"/>
      <w:bookmarkStart w:id="1979" w:name="Pascal"/>
      <w:bookmarkEnd w:id="1926"/>
      <w:r>
        <w:lastRenderedPageBreak/>
        <w:t>The Pascal Cycle</w:t>
      </w:r>
      <w:bookmarkEnd w:id="1975"/>
      <w:bookmarkEnd w:id="1976"/>
      <w:bookmarkEnd w:id="1977"/>
      <w:bookmarkEnd w:id="1978"/>
    </w:p>
    <w:p w14:paraId="5B5D97E6" w14:textId="018E9B71" w:rsidR="009E261C" w:rsidRDefault="00EF4931" w:rsidP="00EF4931">
      <w:pPr>
        <w:pStyle w:val="TOC3"/>
        <w:tabs>
          <w:tab w:val="right" w:leader="dot" w:pos="8846"/>
        </w:tabs>
      </w:pPr>
      <w:bookmarkStart w:id="1980" w:name="_Toc410196227"/>
      <w:bookmarkStart w:id="1981" w:name="_Toc410196469"/>
      <w:bookmarkStart w:id="1982" w:name="_Toc410196971"/>
      <w:r>
        <w:t>TODO: READD TOC</w:t>
      </w:r>
    </w:p>
    <w:p w14:paraId="0AD076AD" w14:textId="5D532FCC" w:rsidR="00495F1A" w:rsidRDefault="00495F1A" w:rsidP="00495F1A">
      <w:pPr>
        <w:pStyle w:val="Heading3"/>
      </w:pPr>
      <w:bookmarkStart w:id="1983" w:name="_Toc479145670"/>
      <w:r>
        <w:t>Jonah’s Fast</w:t>
      </w:r>
      <w:bookmarkEnd w:id="1980"/>
      <w:bookmarkEnd w:id="1981"/>
      <w:bookmarkEnd w:id="1982"/>
      <w:bookmarkEnd w:id="1983"/>
    </w:p>
    <w:p w14:paraId="7A658690" w14:textId="77777777" w:rsidR="001E5E16" w:rsidRPr="001E5E16" w:rsidRDefault="001E5E16" w:rsidP="001E5E16">
      <w:pPr>
        <w:pStyle w:val="Heading4"/>
      </w:pPr>
      <w:bookmarkStart w:id="1984" w:name="_Ref434478053"/>
      <w:r>
        <w:t>The Doxology</w:t>
      </w:r>
      <w:r w:rsidR="00E21EA3">
        <w:t xml:space="preserve"> of Jonah’s Fast</w:t>
      </w:r>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5" w:name="_Toc410196228"/>
      <w:bookmarkStart w:id="1986" w:name="_Toc410196470"/>
      <w:bookmarkStart w:id="1987" w:name="_Toc410196972"/>
      <w:bookmarkStart w:id="1988" w:name="_Toc479145671"/>
      <w:r>
        <w:t>Jonah’s Feast</w:t>
      </w:r>
      <w:bookmarkEnd w:id="1985"/>
      <w:bookmarkEnd w:id="1986"/>
      <w:bookmarkEnd w:id="1987"/>
      <w:bookmarkEnd w:id="1988"/>
    </w:p>
    <w:p w14:paraId="6EE6C439" w14:textId="77777777" w:rsidR="00495F1A" w:rsidRDefault="00495F1A" w:rsidP="00495F1A">
      <w:pPr>
        <w:pStyle w:val="Heading3"/>
      </w:pPr>
      <w:bookmarkStart w:id="1989" w:name="_Toc410196229"/>
      <w:bookmarkStart w:id="1990" w:name="_Toc410196471"/>
      <w:bookmarkStart w:id="1991" w:name="_Toc410196973"/>
      <w:bookmarkStart w:id="1992" w:name="_Toc479145672"/>
      <w:r>
        <w:t>Great Lent</w:t>
      </w:r>
      <w:bookmarkEnd w:id="1989"/>
      <w:bookmarkEnd w:id="1990"/>
      <w:bookmarkEnd w:id="1991"/>
      <w:bookmarkEnd w:id="1992"/>
    </w:p>
    <w:p w14:paraId="100B48D2" w14:textId="61FB6051" w:rsidR="008C6F4C" w:rsidRDefault="008C6F4C" w:rsidP="008C6F4C">
      <w:pPr>
        <w:pStyle w:val="Heading4"/>
      </w:pPr>
      <w:bookmarkStart w:id="199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3"/>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5" w:name="_Ref434478104"/>
      <w:r>
        <w:lastRenderedPageBreak/>
        <w:t>The Doxology</w:t>
      </w:r>
      <w:r w:rsidR="00E21EA3">
        <w:t xml:space="preserve"> for Weekdays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6"/>
            <w:r>
              <w:t>ⲛⲓⲉ̀ⲛⲉϩ</w:t>
            </w:r>
            <w:commentRangeEnd w:id="1996"/>
            <w:r>
              <w:rPr>
                <w:rStyle w:val="CommentReference"/>
                <w:rFonts w:ascii="Times New Roman" w:hAnsi="Times New Roman" w:cstheme="minorBidi"/>
                <w:noProof w:val="0"/>
              </w:rPr>
              <w:commentReference w:id="1996"/>
            </w:r>
            <w:r>
              <w:t>.</w:t>
            </w:r>
          </w:p>
        </w:tc>
      </w:tr>
    </w:tbl>
    <w:p w14:paraId="1A70F51E" w14:textId="77777777" w:rsidR="00420CFA" w:rsidRPr="001E5E16" w:rsidRDefault="00420CFA" w:rsidP="00420CFA">
      <w:pPr>
        <w:pStyle w:val="Heading4"/>
      </w:pPr>
      <w:bookmarkStart w:id="1997" w:name="_Ref434478128"/>
      <w:r>
        <w:lastRenderedPageBreak/>
        <w:t>A Second Doxology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8"/>
            <w:r>
              <w:t xml:space="preserve">He </w:t>
            </w:r>
            <w:r w:rsidR="00253DD3">
              <w:t>humiliated</w:t>
            </w:r>
          </w:p>
          <w:p w14:paraId="774AFAE4" w14:textId="77777777" w:rsidR="00420CFA" w:rsidRDefault="00420CFA" w:rsidP="00420CFA">
            <w:pPr>
              <w:pStyle w:val="EngHangEnd"/>
            </w:pPr>
            <w:r>
              <w:t>The Tempter</w:t>
            </w:r>
            <w:commentRangeEnd w:id="1998"/>
            <w:r>
              <w:rPr>
                <w:rStyle w:val="CommentReference"/>
              </w:rPr>
              <w:commentReference w:id="19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9"/>
            <w:r>
              <w:t>“Fast in watchfulness</w:t>
            </w:r>
          </w:p>
          <w:p w14:paraId="6B2FDE71" w14:textId="77777777" w:rsidR="00420CFA" w:rsidRDefault="00420CFA" w:rsidP="00420CFA">
            <w:pPr>
              <w:pStyle w:val="EngHangEnd"/>
            </w:pPr>
            <w:r>
              <w:t>By day and by night.”</w:t>
            </w:r>
            <w:commentRangeEnd w:id="1999"/>
            <w:r>
              <w:rPr>
                <w:rStyle w:val="CommentReference"/>
              </w:rPr>
              <w:commentReference w:id="19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0" w:name="_Ref434478147"/>
      <w:r>
        <w:t>A Third</w:t>
      </w:r>
      <w:r w:rsidR="00420CFA">
        <w:t xml:space="preserve"> Doxology</w:t>
      </w:r>
      <w:r>
        <w:t xml:space="preserve">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1" w:name="_Ref434478172"/>
      <w:r>
        <w:lastRenderedPageBreak/>
        <w:t xml:space="preserve">The </w:t>
      </w:r>
      <w:r w:rsidR="007A72D2">
        <w:t xml:space="preserve">Fourth </w:t>
      </w:r>
      <w:r>
        <w:t>Doxology</w:t>
      </w:r>
      <w:r w:rsidR="007A72D2">
        <w:t xml:space="preserve"> </w:t>
      </w:r>
      <w:r w:rsidR="00E21EA3">
        <w:t>for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2"/>
            <w:r>
              <w:t xml:space="preserve">Ϯⲛⲏⲥⲧⲓⲁ̀ </w:t>
            </w:r>
            <w:commentRangeEnd w:id="2002"/>
            <w:r>
              <w:rPr>
                <w:rStyle w:val="CommentReference"/>
                <w:rFonts w:ascii="Times New Roman" w:hAnsi="Times New Roman" w:cstheme="minorBidi"/>
                <w:noProof w:val="0"/>
              </w:rPr>
              <w:commentReference w:id="20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3"/>
            <w:r>
              <w:t>pretense</w:t>
            </w:r>
            <w:commentRangeEnd w:id="2003"/>
            <w:r>
              <w:rPr>
                <w:rStyle w:val="CommentReference"/>
              </w:rPr>
              <w:commentReference w:id="20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4"/>
            <w:r>
              <w:t>strugglers</w:t>
            </w:r>
            <w:commentRangeEnd w:id="2004"/>
            <w:r>
              <w:rPr>
                <w:rStyle w:val="CommentReference"/>
              </w:rPr>
              <w:commentReference w:id="20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5"/>
            <w:r>
              <w:t>martyrdom</w:t>
            </w:r>
            <w:commentRangeEnd w:id="2005"/>
            <w:r>
              <w:rPr>
                <w:rStyle w:val="CommentReference"/>
              </w:rPr>
              <w:commentReference w:id="20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6"/>
            <w:r>
              <w:t xml:space="preserve">carries </w:t>
            </w:r>
            <w:commentRangeEnd w:id="2006"/>
            <w:r>
              <w:rPr>
                <w:rStyle w:val="CommentReference"/>
              </w:rPr>
              <w:commentReference w:id="20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7"/>
            <w:r>
              <w:t>assembly</w:t>
            </w:r>
            <w:commentRangeEnd w:id="2007"/>
            <w:r>
              <w:rPr>
                <w:rStyle w:val="CommentReference"/>
              </w:rPr>
              <w:commentReference w:id="2007"/>
            </w:r>
            <w:r>
              <w:t>,</w:t>
            </w:r>
          </w:p>
          <w:p w14:paraId="33941A18" w14:textId="77777777" w:rsidR="006A78B4" w:rsidRDefault="006A78B4" w:rsidP="006A78B4">
            <w:pPr>
              <w:pStyle w:val="EngHangEnd"/>
            </w:pPr>
            <w:r>
              <w:t xml:space="preserve">From now until the </w:t>
            </w:r>
            <w:commentRangeStart w:id="2008"/>
            <w:r>
              <w:t>ages of ages</w:t>
            </w:r>
            <w:commentRangeEnd w:id="2008"/>
            <w:r>
              <w:rPr>
                <w:rStyle w:val="CommentReference"/>
              </w:rPr>
              <w:commentReference w:id="20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9" w:name="_Ref434476347"/>
      <w:r>
        <w:t>The Psali Adam</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0" w:name="_Ref434476369"/>
      <w:r>
        <w:t>The Psali Batos</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1" w:name="_Toc410196230"/>
      <w:bookmarkStart w:id="2012" w:name="_Toc410196472"/>
      <w:bookmarkStart w:id="2013" w:name="_Toc410196974"/>
      <w:bookmarkStart w:id="201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1"/>
      <w:bookmarkEnd w:id="2012"/>
      <w:bookmarkEnd w:id="2013"/>
      <w:bookmarkEnd w:id="2014"/>
    </w:p>
    <w:p w14:paraId="536840DE" w14:textId="77777777" w:rsidR="00EC2AEB" w:rsidRPr="001E5E16" w:rsidRDefault="00EC2AEB" w:rsidP="00EC2AEB">
      <w:pPr>
        <w:pStyle w:val="Heading4"/>
      </w:pPr>
      <w:bookmarkStart w:id="2015" w:name="_Ref434478195"/>
      <w:r>
        <w:t>The Doxology</w:t>
      </w:r>
      <w:r w:rsidR="00E21EA3">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6" w:name="_Ref434476394"/>
      <w:r>
        <w:t>The Psali Batos</w:t>
      </w:r>
      <w:r w:rsidR="006C1B94">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7"/>
            <w:r>
              <w:t>With glory befitting You</w:t>
            </w:r>
            <w:commentRangeEnd w:id="2017"/>
            <w:r>
              <w:rPr>
                <w:rStyle w:val="CommentReference"/>
              </w:rPr>
              <w:commentReference w:id="20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8" w:name="_Toc410196231"/>
      <w:bookmarkStart w:id="2019" w:name="_Toc410196473"/>
      <w:bookmarkStart w:id="2020" w:name="_Toc410196975"/>
      <w:bookmarkStart w:id="2021" w:name="_Toc479145674"/>
      <w:r>
        <w:t>Palm Sunday</w:t>
      </w:r>
      <w:bookmarkEnd w:id="2018"/>
      <w:bookmarkEnd w:id="2019"/>
      <w:bookmarkEnd w:id="2020"/>
      <w:bookmarkEnd w:id="2021"/>
    </w:p>
    <w:p w14:paraId="1C79214B" w14:textId="452580E2" w:rsidR="00B91DD6" w:rsidRPr="00B91DD6" w:rsidRDefault="00B91DD6" w:rsidP="00B91DD6">
      <w:pPr>
        <w:pStyle w:val="Heading4"/>
        <w:rPr>
          <w:rFonts w:ascii="Arial Unicode MS" w:eastAsia="Arial Unicode MS" w:hAnsi="Arial Unicode MS" w:cs="Arial Unicode MS"/>
        </w:rPr>
      </w:pPr>
      <w:bookmarkStart w:id="202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3" w:name="_Ref485108442"/>
      <w:r>
        <w:lastRenderedPageBreak/>
        <w:t xml:space="preserve">The </w:t>
      </w:r>
      <w:r w:rsidR="00FA139D">
        <w:t xml:space="preserve">First </w:t>
      </w:r>
      <w:r>
        <w:t>Doxology</w:t>
      </w:r>
      <w:r w:rsidR="00E21EA3">
        <w:t xml:space="preserve"> for Palm Sunday</w:t>
      </w:r>
      <w:bookmarkEnd w:id="2022"/>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4"/>
            <w:r>
              <w:t>To the ages.</w:t>
            </w:r>
            <w:commentRangeEnd w:id="2024"/>
            <w:r>
              <w:rPr>
                <w:rStyle w:val="CommentReference"/>
              </w:rPr>
              <w:commentReference w:id="20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5" w:name="_Ref434478234"/>
      <w:r>
        <w:t>The Second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6" w:name="_Ref434478255"/>
      <w:r>
        <w:lastRenderedPageBreak/>
        <w:t>The Third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7"/>
            <w:r>
              <w:t xml:space="preserve">is </w:t>
            </w:r>
            <w:commentRangeEnd w:id="2027"/>
            <w:r>
              <w:rPr>
                <w:rStyle w:val="CommentReference"/>
              </w:rPr>
              <w:commentReference w:id="20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8"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9" w:name="_Ref485192297"/>
      <w:r>
        <w:t>The Psali Adam</w:t>
      </w:r>
      <w:r w:rsidR="006C1B94">
        <w:t xml:space="preserve"> for Palm Sunday</w:t>
      </w:r>
      <w:bookmarkEnd w:id="2028"/>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0"/>
            <w:r>
              <w:t xml:space="preserve">Offer </w:t>
            </w:r>
            <w:commentRangeEnd w:id="2030"/>
            <w:r>
              <w:rPr>
                <w:rStyle w:val="CommentReference"/>
              </w:rPr>
              <w:commentReference w:id="20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1"/>
            <w:r>
              <w:t>Kranion</w:t>
            </w:r>
            <w:commentRangeEnd w:id="2031"/>
            <w:r>
              <w:rPr>
                <w:rStyle w:val="CommentReference"/>
              </w:rPr>
              <w:commentReference w:id="20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2" w:name="_Toc479145675"/>
      <w:bookmarkStart w:id="2033" w:name="_Toc410196232"/>
      <w:bookmarkStart w:id="2034" w:name="_Toc410196474"/>
      <w:bookmarkStart w:id="2035"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6" w:name="_Ref485365426"/>
      <w:r>
        <w:t>Bright</w:t>
      </w:r>
      <w:r w:rsidR="003E106D">
        <w:t xml:space="preserve"> Saturday</w:t>
      </w:r>
      <w:bookmarkEnd w:id="2032"/>
      <w:bookmarkEnd w:id="2036"/>
    </w:p>
    <w:p w14:paraId="65F4337A" w14:textId="2CA465AF" w:rsidR="003E106D" w:rsidRDefault="003E106D" w:rsidP="003E106D">
      <w:pPr>
        <w:pStyle w:val="Heading4"/>
      </w:pPr>
      <w:bookmarkStart w:id="2037" w:name="_Ref435562018"/>
      <w:r>
        <w:t>The Psali Batos for the Joyous Saturday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8"/>
            <w:r>
              <w:t xml:space="preserve">abolished </w:t>
            </w:r>
            <w:commentRangeEnd w:id="2038"/>
            <w:r>
              <w:rPr>
                <w:rStyle w:val="CommentReference"/>
              </w:rPr>
              <w:commentReference w:id="20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9"/>
            <w:r>
              <w:t>power</w:t>
            </w:r>
            <w:commentRangeEnd w:id="2039"/>
            <w:r>
              <w:rPr>
                <w:rStyle w:val="CommentReference"/>
              </w:rPr>
              <w:commentReference w:id="20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0" w:name="_Toc479145676"/>
      <w:bookmarkEnd w:id="2033"/>
      <w:bookmarkEnd w:id="2034"/>
      <w:bookmarkEnd w:id="2035"/>
      <w:r>
        <w:rPr>
          <w:lang w:val="en-US"/>
        </w:rPr>
        <w:t>Pascha</w:t>
      </w:r>
      <w:bookmarkEnd w:id="2040"/>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1"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2" w:name="_Ref485108466"/>
      <w:r>
        <w:t>The Doxology</w:t>
      </w:r>
      <w:r w:rsidR="00E21EA3">
        <w:t xml:space="preserve"> for </w:t>
      </w:r>
      <w:r w:rsidR="00D22853">
        <w:t>Pascha</w:t>
      </w:r>
      <w:bookmarkEnd w:id="2041"/>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3"/>
            <w:r>
              <w:t>Name</w:t>
            </w:r>
            <w:commentRangeEnd w:id="2043"/>
            <w:r>
              <w:rPr>
                <w:rStyle w:val="CommentReference"/>
              </w:rPr>
              <w:commentReference w:id="20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4" w:name="_Ref434478317"/>
      <w:r>
        <w:t>A</w:t>
      </w:r>
      <w:r w:rsidR="00E21EA3">
        <w:t>nother</w:t>
      </w:r>
      <w:r>
        <w:t xml:space="preserve"> Doxology</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5" w:name="_Ref434478347"/>
      <w:r>
        <w:lastRenderedPageBreak/>
        <w:t>A Doxology for Archangel Michael</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7" w:name="_Ref485192337"/>
      <w:r>
        <w:t>The Psali Adam</w:t>
      </w:r>
      <w:r w:rsidR="006C1B94">
        <w:t xml:space="preserve"> </w:t>
      </w:r>
      <w:r w:rsidR="00D22853">
        <w:t>Pascha</w:t>
      </w:r>
      <w:bookmarkEnd w:id="2046"/>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8" w:name="_Ref434476459"/>
      <w:r>
        <w:t>The Psali Batos</w:t>
      </w:r>
      <w:r w:rsidR="006C1B94">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9" w:name="_Toc479145677"/>
      <w:bookmarkStart w:id="2050" w:name="_Toc410196233"/>
      <w:bookmarkStart w:id="2051" w:name="_Toc410196475"/>
      <w:bookmarkStart w:id="2052"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9"/>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3" w:name="_Toc479145678"/>
      <w:r>
        <w:t>Thomas Sunday</w:t>
      </w:r>
      <w:bookmarkEnd w:id="2050"/>
      <w:bookmarkEnd w:id="2051"/>
      <w:bookmarkEnd w:id="2052"/>
      <w:bookmarkEnd w:id="2053"/>
    </w:p>
    <w:p w14:paraId="1CFE554E" w14:textId="77777777" w:rsidR="00EC2AEB" w:rsidRDefault="00EC2AEB" w:rsidP="00EC2AEB">
      <w:pPr>
        <w:pStyle w:val="Heading4"/>
      </w:pPr>
      <w:bookmarkStart w:id="2054" w:name="_Ref434478375"/>
      <w:r>
        <w:t>The Doxology</w:t>
      </w:r>
      <w:r w:rsidR="00E21EA3">
        <w:t xml:space="preserve"> for Thomas Sunday</w:t>
      </w:r>
      <w:bookmarkEnd w:id="2054"/>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5"/>
            <w:r>
              <w:t xml:space="preserve">Jesus </w:t>
            </w:r>
            <w:commentRangeEnd w:id="2055"/>
            <w:r>
              <w:rPr>
                <w:rStyle w:val="CommentReference"/>
                <w:rFonts w:ascii="Times New Roman" w:hAnsi="Times New Roman"/>
              </w:rPr>
              <w:commentReference w:id="20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6" w:name="_Toc410196235"/>
      <w:bookmarkStart w:id="2057" w:name="_Toc410196477"/>
      <w:bookmarkStart w:id="2058" w:name="_Toc410196979"/>
      <w:bookmarkStart w:id="2059" w:name="_Toc479145679"/>
      <w:r>
        <w:lastRenderedPageBreak/>
        <w:t>Ascension</w:t>
      </w:r>
      <w:bookmarkEnd w:id="2056"/>
      <w:bookmarkEnd w:id="2057"/>
      <w:bookmarkEnd w:id="2058"/>
      <w:bookmarkEnd w:id="2059"/>
    </w:p>
    <w:p w14:paraId="55079EBC" w14:textId="6DF7C14F" w:rsidR="000437A2" w:rsidRDefault="000437A2" w:rsidP="000437A2">
      <w:pPr>
        <w:pStyle w:val="Heading4"/>
      </w:pPr>
      <w:bookmarkStart w:id="2060"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1" w:name="_Ref485108492"/>
      <w:r>
        <w:t>The Doxology</w:t>
      </w:r>
      <w:r w:rsidR="00CC1CA8">
        <w:t xml:space="preserve"> for the Ascension</w:t>
      </w:r>
      <w:bookmarkEnd w:id="2060"/>
      <w:bookmarkEnd w:id="2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2"/>
            <w:r>
              <w:t>Name</w:t>
            </w:r>
            <w:commentRangeEnd w:id="2062"/>
            <w:r>
              <w:rPr>
                <w:rStyle w:val="CommentReference"/>
              </w:rPr>
              <w:commentReference w:id="20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3"/>
            <w:r>
              <w:t>to Him</w:t>
            </w:r>
            <w:commentRangeEnd w:id="2063"/>
            <w:r>
              <w:rPr>
                <w:rStyle w:val="CommentReference"/>
              </w:rPr>
              <w:commentReference w:id="20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4"/>
            <w:r>
              <w:t>might</w:t>
            </w:r>
            <w:commentRangeEnd w:id="2064"/>
            <w:r>
              <w:rPr>
                <w:rStyle w:val="CommentReference"/>
              </w:rPr>
              <w:commentReference w:id="20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5"/>
            <w:r>
              <w:t xml:space="preserve">Jesus </w:t>
            </w:r>
            <w:commentRangeEnd w:id="2065"/>
            <w:r>
              <w:rPr>
                <w:rStyle w:val="CommentReference"/>
                <w:rFonts w:ascii="Times New Roman" w:hAnsi="Times New Roman"/>
              </w:rPr>
              <w:commentReference w:id="20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6" w:name="_Ref434476482"/>
      <w:r>
        <w:t>The Psali Adam</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7" w:name="_Ref434476541"/>
      <w:r>
        <w:t>The Psali Batos</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8"/>
            <w:r>
              <w:t>miracles</w:t>
            </w:r>
            <w:commentRangeEnd w:id="2068"/>
            <w:r>
              <w:rPr>
                <w:rStyle w:val="CommentReference"/>
              </w:rPr>
              <w:commentReference w:id="20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9" w:name="_Toc410196236"/>
      <w:bookmarkStart w:id="2070" w:name="_Toc410196478"/>
      <w:bookmarkStart w:id="2071" w:name="_Toc410196980"/>
      <w:bookmarkStart w:id="2072"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9"/>
      <w:bookmarkEnd w:id="2070"/>
      <w:bookmarkEnd w:id="2071"/>
      <w:bookmarkEnd w:id="2072"/>
    </w:p>
    <w:p w14:paraId="32BBB15A" w14:textId="73B730F0" w:rsidR="00D46EC1" w:rsidRPr="00924C51" w:rsidRDefault="00D46EC1" w:rsidP="00D46EC1">
      <w:pPr>
        <w:pStyle w:val="Heading4"/>
      </w:pPr>
      <w:bookmarkStart w:id="2073"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4" w:name="_Ref485108524"/>
      <w:r>
        <w:t>The Doxology</w:t>
      </w:r>
      <w:r w:rsidR="00CC1CA8">
        <w:t xml:space="preserve"> for Pentecost</w:t>
      </w:r>
      <w:bookmarkEnd w:id="2073"/>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5"/>
            <w:r>
              <w:t>Name</w:t>
            </w:r>
            <w:commentRangeEnd w:id="2075"/>
            <w:r>
              <w:rPr>
                <w:rStyle w:val="CommentReference"/>
              </w:rPr>
              <w:commentReference w:id="20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6"/>
            <w:r>
              <w:t>to Him</w:t>
            </w:r>
            <w:commentRangeEnd w:id="2076"/>
            <w:r>
              <w:rPr>
                <w:rStyle w:val="CommentReference"/>
              </w:rPr>
              <w:commentReference w:id="20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7"/>
            <w:r>
              <w:t>might</w:t>
            </w:r>
            <w:commentRangeEnd w:id="2077"/>
            <w:r>
              <w:rPr>
                <w:rStyle w:val="CommentReference"/>
              </w:rPr>
              <w:commentReference w:id="20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8" w:name="_Ref434476566"/>
      <w:r>
        <w:lastRenderedPageBreak/>
        <w:t>The Psali Adam</w:t>
      </w:r>
      <w:r w:rsidR="006C1B94">
        <w:t xml:space="preserve"> for Pentecost</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9" w:name="_Toc485884458"/>
      <w:r>
        <w:lastRenderedPageBreak/>
        <w:t>Index of Psalis</w:t>
      </w:r>
      <w:bookmarkEnd w:id="2079"/>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0" w:name="_Toc485884459"/>
      <w:r>
        <w:lastRenderedPageBreak/>
        <w:t>Index of Doxologies</w:t>
      </w:r>
      <w:bookmarkEnd w:id="2080"/>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1" w:name="_Ref435642966"/>
      <w:r>
        <w:t>Seasonal Doxologies</w:t>
      </w:r>
      <w:bookmarkEnd w:id="2081"/>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2" w:name="_Ref435643009"/>
      <w:r>
        <w:t>Saints’ Doxologies</w:t>
      </w:r>
      <w:bookmarkEnd w:id="2082"/>
    </w:p>
    <w:p w14:paraId="201EF1F5" w14:textId="59DD1F24"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74A3C">
        <w:t>The Evening Doxology of the Virgin</w:t>
      </w:r>
      <w:r>
        <w:fldChar w:fldCharType="end"/>
      </w:r>
      <w:r>
        <w:tab/>
      </w:r>
      <w:r>
        <w:fldChar w:fldCharType="begin"/>
      </w:r>
      <w:r>
        <w:instrText xml:space="preserve"> PAGEREF _Ref434487836 \h </w:instrText>
      </w:r>
      <w:r>
        <w:fldChar w:fldCharType="separate"/>
      </w:r>
      <w:r w:rsidR="00A74A3C">
        <w:rPr>
          <w:noProof/>
        </w:rPr>
        <w:t>681</w:t>
      </w:r>
      <w:r>
        <w:fldChar w:fldCharType="end"/>
      </w:r>
    </w:p>
    <w:p w14:paraId="5E3507F6" w14:textId="28157DB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74A3C" w:rsidRPr="00A74A3C">
        <w:t>The Doxology of the Virgin for Midnight Praise</w:t>
      </w:r>
      <w:r>
        <w:fldChar w:fldCharType="end"/>
      </w:r>
      <w:r>
        <w:tab/>
      </w:r>
      <w:r>
        <w:fldChar w:fldCharType="begin"/>
      </w:r>
      <w:r>
        <w:instrText xml:space="preserve"> PAGEREF _Ref434487891 \h </w:instrText>
      </w:r>
      <w:r>
        <w:fldChar w:fldCharType="separate"/>
      </w:r>
      <w:r w:rsidR="00A74A3C">
        <w:rPr>
          <w:noProof/>
        </w:rPr>
        <w:t>404</w:t>
      </w:r>
      <w:r>
        <w:fldChar w:fldCharType="end"/>
      </w:r>
    </w:p>
    <w:p w14:paraId="337F5EE8" w14:textId="67915E4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74A3C">
        <w:t>The Morning Doxology of the Virgin</w:t>
      </w:r>
      <w:r>
        <w:fldChar w:fldCharType="end"/>
      </w:r>
      <w:r>
        <w:tab/>
      </w:r>
      <w:r>
        <w:fldChar w:fldCharType="begin"/>
      </w:r>
      <w:r>
        <w:instrText xml:space="preserve"> PAGEREF _Ref434487846 \h </w:instrText>
      </w:r>
      <w:r>
        <w:fldChar w:fldCharType="separate"/>
      </w:r>
      <w:r w:rsidR="00A74A3C">
        <w:rPr>
          <w:noProof/>
        </w:rPr>
        <w:t>682</w:t>
      </w:r>
      <w:r>
        <w:fldChar w:fldCharType="end"/>
      </w:r>
    </w:p>
    <w:p w14:paraId="11C50006" w14:textId="2E17D825"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A74A3C">
        <w:t>The Doxology of the Entry of the Theotokos into the Temple</w:t>
      </w:r>
      <w:r>
        <w:fldChar w:fldCharType="end"/>
      </w:r>
      <w:r>
        <w:tab/>
      </w:r>
      <w:r>
        <w:fldChar w:fldCharType="begin"/>
      </w:r>
      <w:r>
        <w:instrText xml:space="preserve"> PAGEREF _Ref470555203 \h </w:instrText>
      </w:r>
      <w:r>
        <w:fldChar w:fldCharType="separate"/>
      </w:r>
      <w:r w:rsidR="00A74A3C">
        <w:rPr>
          <w:noProof/>
        </w:rPr>
        <w:t>816</w:t>
      </w:r>
      <w:r>
        <w:fldChar w:fldCharType="end"/>
      </w:r>
    </w:p>
    <w:p w14:paraId="3868AB65" w14:textId="1BD8970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74A3C">
        <w:t>The Doxology for Archangel Michael</w:t>
      </w:r>
      <w:r>
        <w:fldChar w:fldCharType="end"/>
      </w:r>
      <w:r>
        <w:tab/>
      </w:r>
      <w:r>
        <w:fldChar w:fldCharType="begin"/>
      </w:r>
      <w:r>
        <w:instrText xml:space="preserve"> PAGEREF _Ref434487967 \h </w:instrText>
      </w:r>
      <w:r>
        <w:fldChar w:fldCharType="separate"/>
      </w:r>
      <w:r w:rsidR="00A74A3C">
        <w:rPr>
          <w:noProof/>
        </w:rPr>
        <w:t>791</w:t>
      </w:r>
      <w:r>
        <w:fldChar w:fldCharType="end"/>
      </w:r>
    </w:p>
    <w:p w14:paraId="2284159D" w14:textId="4471263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74A3C">
        <w:t xml:space="preserve">The Doxology of Archangel Gabriel for December or </w:t>
      </w:r>
      <w:r w:rsidR="00A74A3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74A3C">
        <w:rPr>
          <w:noProof/>
        </w:rPr>
        <w:t>834</w:t>
      </w:r>
      <w:r>
        <w:fldChar w:fldCharType="end"/>
      </w:r>
    </w:p>
    <w:p w14:paraId="403DEC4C" w14:textId="1ACDD31B"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74A3C">
        <w:t>The Doxology for Archangel Gabriel, the Evangelist of Daniel</w:t>
      </w:r>
      <w:r>
        <w:fldChar w:fldCharType="end"/>
      </w:r>
      <w:r>
        <w:tab/>
      </w:r>
      <w:r>
        <w:fldChar w:fldCharType="begin"/>
      </w:r>
      <w:r>
        <w:instrText xml:space="preserve"> PAGEREF _Ref434488149 \h </w:instrText>
      </w:r>
      <w:r>
        <w:fldChar w:fldCharType="separate"/>
      </w:r>
      <w:r w:rsidR="00A74A3C">
        <w:rPr>
          <w:noProof/>
        </w:rPr>
        <w:t>1060</w:t>
      </w:r>
      <w:r>
        <w:fldChar w:fldCharType="end"/>
      </w:r>
    </w:p>
    <w:p w14:paraId="229EE54B" w14:textId="5626BC26"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74A3C">
        <w:t>The Doxology for Michael and Gabriel</w:t>
      </w:r>
      <w:r>
        <w:fldChar w:fldCharType="end"/>
      </w:r>
      <w:r>
        <w:tab/>
      </w:r>
      <w:r>
        <w:fldChar w:fldCharType="begin"/>
      </w:r>
      <w:r>
        <w:instrText xml:space="preserve"> PAGEREF _Ref434487984 \h </w:instrText>
      </w:r>
      <w:r>
        <w:fldChar w:fldCharType="separate"/>
      </w:r>
      <w:r w:rsidR="00A74A3C">
        <w:rPr>
          <w:noProof/>
        </w:rPr>
        <w:t>792</w:t>
      </w:r>
      <w:r>
        <w:fldChar w:fldCharType="end"/>
      </w:r>
    </w:p>
    <w:p w14:paraId="44CF453D" w14:textId="5220D00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74A3C">
        <w:t>The Doxology for Archangel Raphael</w:t>
      </w:r>
      <w:r>
        <w:fldChar w:fldCharType="end"/>
      </w:r>
      <w:r>
        <w:tab/>
      </w:r>
      <w:r>
        <w:fldChar w:fldCharType="begin"/>
      </w:r>
      <w:r>
        <w:instrText xml:space="preserve"> PAGEREF _Ref434488208 \h </w:instrText>
      </w:r>
      <w:r>
        <w:fldChar w:fldCharType="separate"/>
      </w:r>
      <w:r w:rsidR="00A74A3C">
        <w:rPr>
          <w:noProof/>
        </w:rPr>
        <w:t>1123</w:t>
      </w:r>
      <w:r>
        <w:fldChar w:fldCharType="end"/>
      </w:r>
    </w:p>
    <w:p w14:paraId="5EA00A94" w14:textId="26C1ABD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74A3C">
        <w:t>The Doxology for Archangel Suriel</w:t>
      </w:r>
      <w:r>
        <w:fldChar w:fldCharType="end"/>
      </w:r>
      <w:r>
        <w:tab/>
      </w:r>
      <w:r>
        <w:fldChar w:fldCharType="begin"/>
      </w:r>
      <w:r>
        <w:instrText xml:space="preserve"> PAGEREF _Ref434488250 \h </w:instrText>
      </w:r>
      <w:r>
        <w:fldChar w:fldCharType="separate"/>
      </w:r>
      <w:r w:rsidR="00A74A3C">
        <w:rPr>
          <w:noProof/>
        </w:rPr>
        <w:t>973</w:t>
      </w:r>
      <w:r>
        <w:fldChar w:fldCharType="end"/>
      </w:r>
    </w:p>
    <w:p w14:paraId="3CC2AC4D" w14:textId="05676B62"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A74A3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A74A3C">
        <w:rPr>
          <w:noProof/>
        </w:rPr>
        <w:t>788</w:t>
      </w:r>
      <w:r w:rsidR="00B46E6E">
        <w:fldChar w:fldCharType="end"/>
      </w:r>
    </w:p>
    <w:p w14:paraId="1358EC54" w14:textId="40F6B0D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A74A3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A74A3C">
        <w:rPr>
          <w:noProof/>
        </w:rPr>
        <w:t>805</w:t>
      </w:r>
      <w:r w:rsidR="00B46E6E">
        <w:fldChar w:fldCharType="end"/>
      </w:r>
    </w:p>
    <w:p w14:paraId="556F0AA3" w14:textId="69B5149B"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74A3C">
        <w:t>The Doxology of the Heavenly</w:t>
      </w:r>
      <w:r>
        <w:fldChar w:fldCharType="end"/>
      </w:r>
      <w:r>
        <w:tab/>
      </w:r>
      <w:r>
        <w:fldChar w:fldCharType="begin"/>
      </w:r>
      <w:r>
        <w:instrText xml:space="preserve"> PAGEREF _Ref434488390 \h </w:instrText>
      </w:r>
      <w:r>
        <w:fldChar w:fldCharType="separate"/>
      </w:r>
      <w:r w:rsidR="00A74A3C">
        <w:rPr>
          <w:noProof/>
        </w:rPr>
        <w:t>699</w:t>
      </w:r>
      <w:r>
        <w:fldChar w:fldCharType="end"/>
      </w:r>
    </w:p>
    <w:p w14:paraId="0E766256" w14:textId="73951DCD"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A74A3C">
        <w:t>The Doxology for Job the Righteous</w:t>
      </w:r>
      <w:r>
        <w:fldChar w:fldCharType="end"/>
      </w:r>
      <w:r>
        <w:tab/>
      </w:r>
      <w:r>
        <w:fldChar w:fldCharType="begin"/>
      </w:r>
      <w:r>
        <w:instrText xml:space="preserve"> PAGEREF _Ref485797335 \h </w:instrText>
      </w:r>
      <w:r>
        <w:fldChar w:fldCharType="separate"/>
      </w:r>
      <w:r w:rsidR="00A74A3C">
        <w:rPr>
          <w:noProof/>
        </w:rPr>
        <w:t>1019</w:t>
      </w:r>
      <w:r>
        <w:fldChar w:fldCharType="end"/>
      </w:r>
    </w:p>
    <w:p w14:paraId="7A324BA9" w14:textId="00E18639"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A74A3C">
        <w:t>The Doxology for Moses the Archprophet</w:t>
      </w:r>
      <w:r>
        <w:fldChar w:fldCharType="end"/>
      </w:r>
      <w:r>
        <w:tab/>
      </w:r>
      <w:r>
        <w:fldChar w:fldCharType="begin"/>
      </w:r>
      <w:r>
        <w:instrText xml:space="preserve"> PAGEREF _Ref485625619 \h </w:instrText>
      </w:r>
      <w:r>
        <w:fldChar w:fldCharType="separate"/>
      </w:r>
      <w:r w:rsidR="00A74A3C">
        <w:rPr>
          <w:noProof/>
        </w:rPr>
        <w:t>741</w:t>
      </w:r>
      <w:r>
        <w:fldChar w:fldCharType="end"/>
      </w:r>
    </w:p>
    <w:p w14:paraId="6E52D984" w14:textId="55A44C62"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A74A3C">
        <w:t>The Doxology for Prophet Isaias</w:t>
      </w:r>
      <w:r>
        <w:fldChar w:fldCharType="end"/>
      </w:r>
      <w:r>
        <w:tab/>
      </w:r>
      <w:r>
        <w:fldChar w:fldCharType="begin"/>
      </w:r>
      <w:r>
        <w:instrText xml:space="preserve"> PAGEREF _Ref485797659 \h </w:instrText>
      </w:r>
      <w:r>
        <w:fldChar w:fldCharType="separate"/>
      </w:r>
      <w:r w:rsidR="00A74A3C">
        <w:rPr>
          <w:noProof/>
        </w:rPr>
        <w:t>738</w:t>
      </w:r>
      <w:r>
        <w:fldChar w:fldCharType="end"/>
      </w:r>
    </w:p>
    <w:p w14:paraId="66DA7D48" w14:textId="250D275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A74A3C">
        <w:t>The Doxology for Prophet Daniel</w:t>
      </w:r>
      <w:r>
        <w:fldChar w:fldCharType="end"/>
      </w:r>
      <w:r>
        <w:tab/>
      </w:r>
      <w:r>
        <w:fldChar w:fldCharType="begin"/>
      </w:r>
      <w:r>
        <w:instrText xml:space="preserve"> PAGEREF _Ref485796350 \h </w:instrText>
      </w:r>
      <w:r>
        <w:fldChar w:fldCharType="separate"/>
      </w:r>
      <w:r w:rsidR="00A74A3C">
        <w:rPr>
          <w:noProof/>
        </w:rPr>
        <w:t>992</w:t>
      </w:r>
      <w:r>
        <w:fldChar w:fldCharType="end"/>
      </w:r>
    </w:p>
    <w:p w14:paraId="241168C8" w14:textId="3A7FDC9C"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A74A3C">
        <w:t>The Doxology for Prophet Jeremias</w:t>
      </w:r>
      <w:r>
        <w:fldChar w:fldCharType="end"/>
      </w:r>
      <w:r>
        <w:tab/>
      </w:r>
      <w:r>
        <w:fldChar w:fldCharType="begin"/>
      </w:r>
      <w:r>
        <w:instrText xml:space="preserve"> PAGEREF _Ref485798008 \h </w:instrText>
      </w:r>
      <w:r>
        <w:fldChar w:fldCharType="separate"/>
      </w:r>
      <w:r w:rsidR="00A74A3C">
        <w:rPr>
          <w:noProof/>
        </w:rPr>
        <w:t>1021</w:t>
      </w:r>
      <w:r>
        <w:fldChar w:fldCharType="end"/>
      </w:r>
    </w:p>
    <w:p w14:paraId="1FF7EAEE" w14:textId="083D13A9"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74A3C">
        <w:t>The Doxology of St. John the Baptist</w:t>
      </w:r>
      <w:r>
        <w:fldChar w:fldCharType="end"/>
      </w:r>
      <w:r>
        <w:tab/>
      </w:r>
      <w:r>
        <w:fldChar w:fldCharType="begin"/>
      </w:r>
      <w:r>
        <w:instrText xml:space="preserve"> PAGEREF _Ref434488524 \h </w:instrText>
      </w:r>
      <w:r>
        <w:fldChar w:fldCharType="separate"/>
      </w:r>
      <w:r w:rsidR="00A74A3C">
        <w:rPr>
          <w:noProof/>
        </w:rPr>
        <w:t>700</w:t>
      </w:r>
      <w:r>
        <w:fldChar w:fldCharType="end"/>
      </w:r>
    </w:p>
    <w:p w14:paraId="04FC6C87" w14:textId="31AE96E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74A3C">
        <w:t>Another Doxology of St. John the Baptist</w:t>
      </w:r>
      <w:r>
        <w:fldChar w:fldCharType="end"/>
      </w:r>
      <w:r>
        <w:tab/>
      </w:r>
      <w:r>
        <w:fldChar w:fldCharType="begin"/>
      </w:r>
      <w:r>
        <w:instrText xml:space="preserve"> PAGEREF _Ref434488546 \h </w:instrText>
      </w:r>
      <w:r>
        <w:fldChar w:fldCharType="separate"/>
      </w:r>
      <w:r w:rsidR="00A74A3C">
        <w:rPr>
          <w:noProof/>
        </w:rPr>
        <w:t>701</w:t>
      </w:r>
      <w:r>
        <w:fldChar w:fldCharType="end"/>
      </w:r>
    </w:p>
    <w:p w14:paraId="62DC3621" w14:textId="28234E32"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74A3C">
        <w:t>The Doxology for the One Hundred and Forty Four Thousand</w:t>
      </w:r>
      <w:r>
        <w:fldChar w:fldCharType="end"/>
      </w:r>
      <w:r>
        <w:tab/>
      </w:r>
      <w:r>
        <w:fldChar w:fldCharType="begin"/>
      </w:r>
      <w:r>
        <w:instrText xml:space="preserve"> PAGEREF _Ref434488616 \h </w:instrText>
      </w:r>
      <w:r>
        <w:fldChar w:fldCharType="separate"/>
      </w:r>
      <w:r w:rsidR="00A74A3C">
        <w:rPr>
          <w:noProof/>
        </w:rPr>
        <w:t>900</w:t>
      </w:r>
      <w:r>
        <w:fldChar w:fldCharType="end"/>
      </w:r>
    </w:p>
    <w:p w14:paraId="35158DF2" w14:textId="07F0305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74A3C">
        <w:t>A Doxology for the Apostles</w:t>
      </w:r>
      <w:r>
        <w:fldChar w:fldCharType="end"/>
      </w:r>
      <w:r>
        <w:tab/>
      </w:r>
      <w:r>
        <w:fldChar w:fldCharType="begin"/>
      </w:r>
      <w:r>
        <w:instrText xml:space="preserve"> PAGEREF _Ref434488644 \h </w:instrText>
      </w:r>
      <w:r>
        <w:fldChar w:fldCharType="separate"/>
      </w:r>
      <w:r w:rsidR="00A74A3C">
        <w:rPr>
          <w:noProof/>
        </w:rPr>
        <w:t>702</w:t>
      </w:r>
      <w:r>
        <w:fldChar w:fldCharType="end"/>
      </w:r>
    </w:p>
    <w:p w14:paraId="16F33D5B" w14:textId="6320CE9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74A3C">
        <w:t>Another Doxology for the Apostles</w:t>
      </w:r>
      <w:r>
        <w:fldChar w:fldCharType="end"/>
      </w:r>
      <w:r>
        <w:tab/>
      </w:r>
      <w:r>
        <w:fldChar w:fldCharType="begin"/>
      </w:r>
      <w:r>
        <w:instrText xml:space="preserve"> PAGEREF _Ref434488657 \h </w:instrText>
      </w:r>
      <w:r>
        <w:fldChar w:fldCharType="separate"/>
      </w:r>
      <w:r w:rsidR="00A74A3C">
        <w:rPr>
          <w:noProof/>
        </w:rPr>
        <w:t>702</w:t>
      </w:r>
      <w:r>
        <w:fldChar w:fldCharType="end"/>
      </w:r>
    </w:p>
    <w:p w14:paraId="0C8587A1" w14:textId="367A97EF"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A74A3C">
        <w:t>The Doxology of Sts. Peter and Paul</w:t>
      </w:r>
      <w:r>
        <w:fldChar w:fldCharType="end"/>
      </w:r>
      <w:r w:rsidR="00B46E6E">
        <w:tab/>
      </w:r>
      <w:r>
        <w:fldChar w:fldCharType="begin"/>
      </w:r>
      <w:r>
        <w:instrText xml:space="preserve"> PAGEREF _Ref485107884 \h </w:instrText>
      </w:r>
      <w:r>
        <w:fldChar w:fldCharType="separate"/>
      </w:r>
      <w:r w:rsidR="00A74A3C">
        <w:rPr>
          <w:noProof/>
        </w:rPr>
        <w:t>1069</w:t>
      </w:r>
      <w:r>
        <w:fldChar w:fldCharType="end"/>
      </w:r>
    </w:p>
    <w:p w14:paraId="79B0EE79" w14:textId="3DF702B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74A3C">
        <w:t>The Doxology of St. Paul</w:t>
      </w:r>
      <w:r>
        <w:fldChar w:fldCharType="end"/>
      </w:r>
      <w:r>
        <w:tab/>
      </w:r>
      <w:r>
        <w:fldChar w:fldCharType="begin"/>
      </w:r>
      <w:r>
        <w:instrText xml:space="preserve"> PAGEREF _Ref434488724 \h </w:instrText>
      </w:r>
      <w:r>
        <w:fldChar w:fldCharType="separate"/>
      </w:r>
      <w:r w:rsidR="00A74A3C">
        <w:rPr>
          <w:noProof/>
        </w:rPr>
        <w:t>1070</w:t>
      </w:r>
      <w:r>
        <w:fldChar w:fldCharType="end"/>
      </w:r>
    </w:p>
    <w:p w14:paraId="13B980A3" w14:textId="4A2534E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74A3C">
        <w:t>The Doxology for St. John the Evangelist</w:t>
      </w:r>
      <w:r>
        <w:fldChar w:fldCharType="end"/>
      </w:r>
      <w:r>
        <w:tab/>
      </w:r>
      <w:r>
        <w:fldChar w:fldCharType="begin"/>
      </w:r>
      <w:r>
        <w:instrText xml:space="preserve"> PAGEREF _Ref434488768 \h </w:instrText>
      </w:r>
      <w:r>
        <w:fldChar w:fldCharType="separate"/>
      </w:r>
      <w:r w:rsidR="00A74A3C">
        <w:rPr>
          <w:noProof/>
        </w:rPr>
        <w:t>901</w:t>
      </w:r>
      <w:r>
        <w:fldChar w:fldCharType="end"/>
      </w:r>
    </w:p>
    <w:p w14:paraId="4E889740" w14:textId="7B89EEB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74A3C">
        <w:t>The Doxology of St. Mark</w:t>
      </w:r>
      <w:r>
        <w:fldChar w:fldCharType="end"/>
      </w:r>
      <w:r>
        <w:tab/>
      </w:r>
      <w:r>
        <w:fldChar w:fldCharType="begin"/>
      </w:r>
      <w:r>
        <w:instrText xml:space="preserve"> PAGEREF _Ref434488814 \h </w:instrText>
      </w:r>
      <w:r>
        <w:fldChar w:fldCharType="separate"/>
      </w:r>
      <w:r w:rsidR="00A74A3C">
        <w:rPr>
          <w:noProof/>
        </w:rPr>
        <w:t>703</w:t>
      </w:r>
      <w:r>
        <w:fldChar w:fldCharType="end"/>
      </w:r>
    </w:p>
    <w:p w14:paraId="0EF1B0F4" w14:textId="0B23E186"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A74A3C">
        <w:t>The Doxology for St. Matthew the Evangelist</w:t>
      </w:r>
      <w:r>
        <w:fldChar w:fldCharType="end"/>
      </w:r>
      <w:r>
        <w:tab/>
      </w:r>
      <w:r>
        <w:fldChar w:fldCharType="begin"/>
      </w:r>
      <w:r>
        <w:instrText xml:space="preserve"> PAGEREF _Ref485885284 \h </w:instrText>
      </w:r>
      <w:r>
        <w:fldChar w:fldCharType="separate"/>
      </w:r>
      <w:r w:rsidR="00A74A3C">
        <w:rPr>
          <w:noProof/>
        </w:rPr>
        <w:t>776</w:t>
      </w:r>
      <w:r>
        <w:fldChar w:fldCharType="end"/>
      </w:r>
    </w:p>
    <w:p w14:paraId="5557A11C" w14:textId="3200C516"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A74A3C">
        <w:t>The Doxology For the Apostle Andrew</w:t>
      </w:r>
      <w:r>
        <w:fldChar w:fldCharType="end"/>
      </w:r>
      <w:r>
        <w:tab/>
      </w:r>
      <w:r>
        <w:fldChar w:fldCharType="begin"/>
      </w:r>
      <w:r>
        <w:instrText xml:space="preserve"> PAGEREF _Ref485710305 \h </w:instrText>
      </w:r>
      <w:r>
        <w:fldChar w:fldCharType="separate"/>
      </w:r>
      <w:r w:rsidR="00A74A3C">
        <w:rPr>
          <w:noProof/>
        </w:rPr>
        <w:t>817</w:t>
      </w:r>
      <w:r>
        <w:fldChar w:fldCharType="end"/>
      </w:r>
    </w:p>
    <w:p w14:paraId="6217D1B3" w14:textId="0E2ABBD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A74A3C">
        <w:t>The Doxology for St. James the Son of Alphaeus</w:t>
      </w:r>
      <w:r>
        <w:fldChar w:fldCharType="end"/>
      </w:r>
      <w:r>
        <w:tab/>
      </w:r>
      <w:r>
        <w:fldChar w:fldCharType="begin"/>
      </w:r>
      <w:r>
        <w:instrText xml:space="preserve"> PAGEREF _Ref485883495 \h </w:instrText>
      </w:r>
      <w:r>
        <w:fldChar w:fldCharType="separate"/>
      </w:r>
      <w:r w:rsidR="00A74A3C">
        <w:rPr>
          <w:noProof/>
        </w:rPr>
        <w:t>980</w:t>
      </w:r>
      <w:r>
        <w:fldChar w:fldCharType="end"/>
      </w:r>
    </w:p>
    <w:p w14:paraId="7F0EF8E3" w14:textId="7ABAD237"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A74A3C">
        <w:t>The Doxology for St. James the Son of Zebedee</w:t>
      </w:r>
      <w:r>
        <w:fldChar w:fldCharType="end"/>
      </w:r>
      <w:r>
        <w:tab/>
      </w:r>
      <w:r>
        <w:fldChar w:fldCharType="begin"/>
      </w:r>
      <w:r>
        <w:instrText xml:space="preserve"> PAGEREF _Ref485883519 \h </w:instrText>
      </w:r>
      <w:r>
        <w:fldChar w:fldCharType="separate"/>
      </w:r>
      <w:r w:rsidR="00A74A3C">
        <w:rPr>
          <w:noProof/>
        </w:rPr>
        <w:t>1010</w:t>
      </w:r>
      <w:r>
        <w:fldChar w:fldCharType="end"/>
      </w:r>
    </w:p>
    <w:p w14:paraId="4850D6C1" w14:textId="483813B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A74A3C">
        <w:t>The Doxology for St. James the Brother of the Lord</w:t>
      </w:r>
      <w:r>
        <w:fldChar w:fldCharType="end"/>
      </w:r>
      <w:r>
        <w:tab/>
      </w:r>
      <w:r>
        <w:fldChar w:fldCharType="begin"/>
      </w:r>
      <w:r>
        <w:instrText xml:space="preserve"> PAGEREF _Ref485883643 \h </w:instrText>
      </w:r>
      <w:r>
        <w:fldChar w:fldCharType="separate"/>
      </w:r>
      <w:r w:rsidR="00A74A3C">
        <w:rPr>
          <w:noProof/>
        </w:rPr>
        <w:t>1015</w:t>
      </w:r>
      <w:r>
        <w:fldChar w:fldCharType="end"/>
      </w:r>
    </w:p>
    <w:p w14:paraId="691F4844" w14:textId="6724B21F"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74A3C">
        <w:t>Another Doxology of St. Mark</w:t>
      </w:r>
      <w:r>
        <w:fldChar w:fldCharType="end"/>
      </w:r>
      <w:r>
        <w:tab/>
      </w:r>
      <w:r>
        <w:fldChar w:fldCharType="begin"/>
      </w:r>
      <w:r>
        <w:instrText xml:space="preserve"> PAGEREF _Ref434488936 \h </w:instrText>
      </w:r>
      <w:r>
        <w:fldChar w:fldCharType="separate"/>
      </w:r>
      <w:r w:rsidR="00A74A3C">
        <w:rPr>
          <w:noProof/>
        </w:rPr>
        <w:t>1018</w:t>
      </w:r>
      <w:r>
        <w:fldChar w:fldCharType="end"/>
      </w:r>
    </w:p>
    <w:p w14:paraId="24E309BB" w14:textId="02A86080"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A74A3C">
        <w:t>The Doxology for St. Luke the Evangelist</w:t>
      </w:r>
      <w:r>
        <w:fldChar w:fldCharType="end"/>
      </w:r>
      <w:r>
        <w:tab/>
      </w:r>
      <w:r>
        <w:fldChar w:fldCharType="begin"/>
      </w:r>
      <w:r>
        <w:instrText xml:space="preserve"> PAGEREF _Ref485624848 \h </w:instrText>
      </w:r>
      <w:r>
        <w:fldChar w:fldCharType="separate"/>
      </w:r>
      <w:r w:rsidR="00A74A3C">
        <w:rPr>
          <w:noProof/>
        </w:rPr>
        <w:t>782</w:t>
      </w:r>
      <w:r>
        <w:fldChar w:fldCharType="end"/>
      </w:r>
    </w:p>
    <w:p w14:paraId="7024469F" w14:textId="5005361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74A3C">
        <w:t>The Doxology of Any Apostle</w:t>
      </w:r>
      <w:r>
        <w:fldChar w:fldCharType="end"/>
      </w:r>
      <w:r>
        <w:tab/>
      </w:r>
      <w:r>
        <w:fldChar w:fldCharType="begin"/>
      </w:r>
      <w:r>
        <w:instrText xml:space="preserve"> PAGEREF _Ref434488992 \h </w:instrText>
      </w:r>
      <w:r>
        <w:fldChar w:fldCharType="separate"/>
      </w:r>
      <w:r w:rsidR="00A74A3C">
        <w:rPr>
          <w:noProof/>
        </w:rPr>
        <w:t>704</w:t>
      </w:r>
      <w:r>
        <w:fldChar w:fldCharType="end"/>
      </w:r>
    </w:p>
    <w:p w14:paraId="3AB62D82" w14:textId="7375F31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74A3C">
        <w:t>The Doxology of St. Stephen</w:t>
      </w:r>
      <w:r>
        <w:fldChar w:fldCharType="end"/>
      </w:r>
      <w:r>
        <w:tab/>
      </w:r>
      <w:r>
        <w:fldChar w:fldCharType="begin"/>
      </w:r>
      <w:r>
        <w:instrText xml:space="preserve"> PAGEREF _Ref434489014 \h </w:instrText>
      </w:r>
      <w:r>
        <w:fldChar w:fldCharType="separate"/>
      </w:r>
      <w:r w:rsidR="00A74A3C">
        <w:rPr>
          <w:noProof/>
        </w:rPr>
        <w:t>705</w:t>
      </w:r>
      <w:r>
        <w:fldChar w:fldCharType="end"/>
      </w:r>
    </w:p>
    <w:p w14:paraId="15FA9A83" w14:textId="38BD0B2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A74A3C">
        <w:t>The Doxology for St. Philip the Deacon</w:t>
      </w:r>
      <w:r>
        <w:fldChar w:fldCharType="end"/>
      </w:r>
      <w:r>
        <w:tab/>
      </w:r>
      <w:r>
        <w:fldChar w:fldCharType="begin"/>
      </w:r>
      <w:r>
        <w:instrText xml:space="preserve"> PAGEREF _Ref465591592 \h </w:instrText>
      </w:r>
      <w:r>
        <w:fldChar w:fldCharType="separate"/>
      </w:r>
      <w:r w:rsidR="00A74A3C">
        <w:rPr>
          <w:noProof/>
        </w:rPr>
        <w:t>777</w:t>
      </w:r>
      <w:r>
        <w:fldChar w:fldCharType="end"/>
      </w:r>
    </w:p>
    <w:p w14:paraId="7F6CB8F0" w14:textId="4756D05A"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A74A3C">
        <w:t>The Doxology for St. Onesimus</w:t>
      </w:r>
      <w:r>
        <w:fldChar w:fldCharType="end"/>
      </w:r>
      <w:r>
        <w:tab/>
      </w:r>
      <w:r>
        <w:fldChar w:fldCharType="begin"/>
      </w:r>
      <w:r>
        <w:instrText xml:space="preserve"> PAGEREF _Ref485712030 \h </w:instrText>
      </w:r>
      <w:r>
        <w:fldChar w:fldCharType="separate"/>
      </w:r>
      <w:r w:rsidR="00A74A3C">
        <w:rPr>
          <w:noProof/>
        </w:rPr>
        <w:t>982</w:t>
      </w:r>
      <w:r>
        <w:fldChar w:fldCharType="end"/>
      </w:r>
    </w:p>
    <w:p w14:paraId="3F6FF356" w14:textId="0CB11820"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A74A3C">
        <w:t>The Doxology for St. Phoebe the Protodeaconess</w:t>
      </w:r>
      <w:r>
        <w:fldChar w:fldCharType="end"/>
      </w:r>
      <w:r>
        <w:tab/>
      </w:r>
      <w:r>
        <w:fldChar w:fldCharType="begin"/>
      </w:r>
      <w:r>
        <w:instrText xml:space="preserve"> PAGEREF _Ref485107985 \h </w:instrText>
      </w:r>
      <w:r>
        <w:fldChar w:fldCharType="separate"/>
      </w:r>
      <w:r w:rsidR="00A74A3C">
        <w:rPr>
          <w:noProof/>
        </w:rPr>
        <w:t>737</w:t>
      </w:r>
      <w:r>
        <w:fldChar w:fldCharType="end"/>
      </w:r>
    </w:p>
    <w:p w14:paraId="79FCB5DB" w14:textId="318B284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74A3C">
        <w:t>The Doxology for St. Joseph the Carpenter</w:t>
      </w:r>
      <w:r>
        <w:fldChar w:fldCharType="end"/>
      </w:r>
      <w:r>
        <w:tab/>
      </w:r>
      <w:r>
        <w:fldChar w:fldCharType="begin"/>
      </w:r>
      <w:r>
        <w:instrText xml:space="preserve"> PAGEREF _Ref434488476 \h </w:instrText>
      </w:r>
      <w:r>
        <w:fldChar w:fldCharType="separate"/>
      </w:r>
      <w:r w:rsidR="00A74A3C">
        <w:rPr>
          <w:noProof/>
        </w:rPr>
        <w:t>1094</w:t>
      </w:r>
      <w:r>
        <w:fldChar w:fldCharType="end"/>
      </w:r>
    </w:p>
    <w:p w14:paraId="372582DD" w14:textId="47357CD8"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A74A3C">
        <w:t>The Doxology for St. Cornelius</w:t>
      </w:r>
      <w:r>
        <w:fldChar w:fldCharType="end"/>
      </w:r>
      <w:r>
        <w:tab/>
      </w:r>
      <w:r>
        <w:fldChar w:fldCharType="begin"/>
      </w:r>
      <w:r>
        <w:instrText xml:space="preserve"> PAGEREF _Ref485626355 \h </w:instrText>
      </w:r>
      <w:r>
        <w:fldChar w:fldCharType="separate"/>
      </w:r>
      <w:r w:rsidR="00A74A3C">
        <w:rPr>
          <w:noProof/>
        </w:rPr>
        <w:t>804</w:t>
      </w:r>
      <w:r>
        <w:fldChar w:fldCharType="end"/>
      </w:r>
    </w:p>
    <w:p w14:paraId="6ED98665" w14:textId="7D572AFB"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74A3C">
        <w:t>The Doxology for St. Mary Magdalene</w:t>
      </w:r>
      <w:r>
        <w:fldChar w:fldCharType="end"/>
      </w:r>
      <w:r>
        <w:tab/>
      </w:r>
      <w:r>
        <w:fldChar w:fldCharType="begin"/>
      </w:r>
      <w:r>
        <w:instrText xml:space="preserve"> PAGEREF _Ref434489077 \h </w:instrText>
      </w:r>
      <w:r>
        <w:fldChar w:fldCharType="separate"/>
      </w:r>
      <w:r w:rsidR="00A74A3C">
        <w:rPr>
          <w:noProof/>
        </w:rPr>
        <w:t>1095</w:t>
      </w:r>
      <w:r>
        <w:fldChar w:fldCharType="end"/>
      </w:r>
    </w:p>
    <w:p w14:paraId="04DEF5FE" w14:textId="7CA232D6"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A74A3C">
        <w:t>The Doxology for St. Joachim</w:t>
      </w:r>
      <w:r>
        <w:fldChar w:fldCharType="end"/>
      </w:r>
      <w:r>
        <w:tab/>
      </w:r>
      <w:r>
        <w:fldChar w:fldCharType="begin"/>
      </w:r>
      <w:r>
        <w:instrText xml:space="preserve"> PAGEREF _Ref485796966 \h </w:instrText>
      </w:r>
      <w:r>
        <w:fldChar w:fldCharType="separate"/>
      </w:r>
      <w:r w:rsidR="00A74A3C">
        <w:rPr>
          <w:noProof/>
        </w:rPr>
        <w:t>1014</w:t>
      </w:r>
      <w:r>
        <w:fldChar w:fldCharType="end"/>
      </w:r>
    </w:p>
    <w:p w14:paraId="056965CE" w14:textId="06F814D8"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A74A3C">
        <w:t>The Doxology for St. Anna, mother of the Theotokos</w:t>
      </w:r>
      <w:r>
        <w:fldChar w:fldCharType="end"/>
      </w:r>
      <w:r>
        <w:tab/>
      </w:r>
      <w:r>
        <w:fldChar w:fldCharType="begin"/>
      </w:r>
      <w:r>
        <w:instrText xml:space="preserve"> PAGEREF _Ref485625144 \h </w:instrText>
      </w:r>
      <w:r>
        <w:fldChar w:fldCharType="separate"/>
      </w:r>
      <w:r w:rsidR="00A74A3C">
        <w:rPr>
          <w:noProof/>
        </w:rPr>
        <w:t>790</w:t>
      </w:r>
      <w:r>
        <w:fldChar w:fldCharType="end"/>
      </w:r>
    </w:p>
    <w:p w14:paraId="2A05CA01" w14:textId="43B7F1E5"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74A3C">
        <w:t>The Doxology for Lazarus Saturday</w:t>
      </w:r>
      <w:r>
        <w:fldChar w:fldCharType="end"/>
      </w:r>
      <w:r>
        <w:tab/>
      </w:r>
      <w:r>
        <w:fldChar w:fldCharType="begin"/>
      </w:r>
      <w:r>
        <w:instrText xml:space="preserve"> PAGEREF _Ref434478195 \h </w:instrText>
      </w:r>
      <w:r>
        <w:fldChar w:fldCharType="separate"/>
      </w:r>
      <w:r w:rsidR="00A74A3C">
        <w:rPr>
          <w:noProof/>
        </w:rPr>
        <w:t>1155</w:t>
      </w:r>
      <w:r>
        <w:fldChar w:fldCharType="end"/>
      </w:r>
    </w:p>
    <w:p w14:paraId="3B233ED6" w14:textId="30FA3150"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74A3C">
        <w:t>The Doxology of St. George</w:t>
      </w:r>
      <w:r>
        <w:fldChar w:fldCharType="end"/>
      </w:r>
      <w:r>
        <w:tab/>
      </w:r>
      <w:r>
        <w:fldChar w:fldCharType="begin"/>
      </w:r>
      <w:r>
        <w:instrText xml:space="preserve"> PAGEREF _Ref434489170 \h </w:instrText>
      </w:r>
      <w:r>
        <w:fldChar w:fldCharType="separate"/>
      </w:r>
      <w:r w:rsidR="00A74A3C">
        <w:rPr>
          <w:noProof/>
        </w:rPr>
        <w:t>707</w:t>
      </w:r>
      <w:r>
        <w:fldChar w:fldCharType="end"/>
      </w:r>
    </w:p>
    <w:p w14:paraId="522E739A" w14:textId="0A8A738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74A3C">
        <w:t>Another Doxology of St. George</w:t>
      </w:r>
      <w:r>
        <w:fldChar w:fldCharType="end"/>
      </w:r>
      <w:r>
        <w:tab/>
      </w:r>
      <w:r>
        <w:fldChar w:fldCharType="begin"/>
      </w:r>
      <w:r>
        <w:instrText xml:space="preserve"> PAGEREF _Ref434489211 \h </w:instrText>
      </w:r>
      <w:r>
        <w:fldChar w:fldCharType="separate"/>
      </w:r>
      <w:r w:rsidR="00A74A3C">
        <w:rPr>
          <w:noProof/>
        </w:rPr>
        <w:t>1016</w:t>
      </w:r>
      <w:r>
        <w:fldChar w:fldCharType="end"/>
      </w:r>
    </w:p>
    <w:p w14:paraId="6DF40848" w14:textId="25BC1FE3"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A74A3C">
        <w:t>The Doxology For St. Clement of Rome and St. Peter of Alexandria</w:t>
      </w:r>
      <w:r>
        <w:fldChar w:fldCharType="end"/>
      </w:r>
      <w:r>
        <w:tab/>
      </w:r>
      <w:r>
        <w:fldChar w:fldCharType="begin"/>
      </w:r>
      <w:r>
        <w:instrText xml:space="preserve"> PAGEREF _Ref485709635 \h </w:instrText>
      </w:r>
      <w:r>
        <w:fldChar w:fldCharType="separate"/>
      </w:r>
      <w:r w:rsidR="00A74A3C">
        <w:rPr>
          <w:noProof/>
        </w:rPr>
        <w:t>814</w:t>
      </w:r>
      <w:r>
        <w:fldChar w:fldCharType="end"/>
      </w:r>
    </w:p>
    <w:p w14:paraId="6C65AE32" w14:textId="1D556BC3"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A74A3C">
        <w:t>The Doxology of St. Ignatius</w:t>
      </w:r>
      <w:r>
        <w:fldChar w:fldCharType="end"/>
      </w:r>
      <w:r>
        <w:tab/>
      </w:r>
      <w:r>
        <w:fldChar w:fldCharType="begin"/>
      </w:r>
      <w:r>
        <w:instrText xml:space="preserve"> PAGEREF _Ref472885708 \h </w:instrText>
      </w:r>
      <w:r>
        <w:fldChar w:fldCharType="separate"/>
      </w:r>
      <w:r w:rsidR="00A74A3C">
        <w:rPr>
          <w:noProof/>
        </w:rPr>
        <w:t>853</w:t>
      </w:r>
      <w:r>
        <w:fldChar w:fldCharType="end"/>
      </w:r>
    </w:p>
    <w:p w14:paraId="46256D25" w14:textId="7C9B7ED6"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A74A3C">
        <w:t>The Doxology for St. Polycarp of Smyrna</w:t>
      </w:r>
      <w:r>
        <w:fldChar w:fldCharType="end"/>
      </w:r>
      <w:r>
        <w:tab/>
      </w:r>
      <w:r>
        <w:fldChar w:fldCharType="begin"/>
      </w:r>
      <w:r>
        <w:instrText xml:space="preserve"> PAGEREF _Ref485712077 \h </w:instrText>
      </w:r>
      <w:r>
        <w:fldChar w:fldCharType="separate"/>
      </w:r>
      <w:r w:rsidR="00A74A3C">
        <w:rPr>
          <w:noProof/>
        </w:rPr>
        <w:t>983</w:t>
      </w:r>
      <w:r>
        <w:fldChar w:fldCharType="end"/>
      </w:r>
    </w:p>
    <w:p w14:paraId="5B15CF4F" w14:textId="1BA0221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74A3C">
        <w:t>The Doxology of St. Theodore of Shotep, the General</w:t>
      </w:r>
      <w:r>
        <w:fldChar w:fldCharType="end"/>
      </w:r>
      <w:r>
        <w:tab/>
      </w:r>
      <w:r>
        <w:fldChar w:fldCharType="begin"/>
      </w:r>
      <w:r>
        <w:instrText xml:space="preserve"> PAGEREF _Ref434489277 \h </w:instrText>
      </w:r>
      <w:r>
        <w:fldChar w:fldCharType="separate"/>
      </w:r>
      <w:r w:rsidR="00A74A3C">
        <w:rPr>
          <w:noProof/>
        </w:rPr>
        <w:t>1089</w:t>
      </w:r>
      <w:r>
        <w:fldChar w:fldCharType="end"/>
      </w:r>
    </w:p>
    <w:p w14:paraId="6EBEE6E8" w14:textId="3F49AE3C"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74A3C">
        <w:t>Another Doxology of St. Theodore of Shotep, the General</w:t>
      </w:r>
      <w:r>
        <w:fldChar w:fldCharType="end"/>
      </w:r>
      <w:r>
        <w:tab/>
      </w:r>
      <w:r>
        <w:fldChar w:fldCharType="begin"/>
      </w:r>
      <w:r>
        <w:instrText xml:space="preserve"> PAGEREF _Ref434489296 \h </w:instrText>
      </w:r>
      <w:r>
        <w:fldChar w:fldCharType="separate"/>
      </w:r>
      <w:r w:rsidR="00A74A3C">
        <w:rPr>
          <w:noProof/>
        </w:rPr>
        <w:t>1090</w:t>
      </w:r>
      <w:r>
        <w:fldChar w:fldCharType="end"/>
      </w:r>
    </w:p>
    <w:p w14:paraId="2CAD50FD" w14:textId="2C42945C"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74A3C">
        <w:t>The Doxology for St. Theodore Anatoly</w:t>
      </w:r>
      <w:r>
        <w:fldChar w:fldCharType="end"/>
      </w:r>
      <w:r>
        <w:tab/>
      </w:r>
      <w:r>
        <w:fldChar w:fldCharType="begin"/>
      </w:r>
      <w:r>
        <w:instrText xml:space="preserve"> PAGEREF _Ref434489376 \h </w:instrText>
      </w:r>
      <w:r>
        <w:fldChar w:fldCharType="separate"/>
      </w:r>
      <w:r w:rsidR="00A74A3C">
        <w:rPr>
          <w:noProof/>
        </w:rPr>
        <w:t>952</w:t>
      </w:r>
      <w:r>
        <w:fldChar w:fldCharType="end"/>
      </w:r>
      <w:r>
        <w:tab/>
      </w:r>
    </w:p>
    <w:p w14:paraId="1008B362" w14:textId="1CB7711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A74A3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A74A3C">
        <w:rPr>
          <w:noProof/>
        </w:rPr>
        <w:t>808</w:t>
      </w:r>
      <w:r w:rsidR="00B46E6E">
        <w:fldChar w:fldCharType="end"/>
      </w:r>
    </w:p>
    <w:p w14:paraId="38D6764B" w14:textId="541C4220"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A74A3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A74A3C">
        <w:rPr>
          <w:noProof/>
        </w:rPr>
        <w:t>796</w:t>
      </w:r>
      <w:r w:rsidR="00B46E6E">
        <w:fldChar w:fldCharType="end"/>
      </w:r>
    </w:p>
    <w:p w14:paraId="1684DDDC" w14:textId="081E1D5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74A3C">
        <w:t>The Doxology for Apanoub</w:t>
      </w:r>
      <w:r>
        <w:fldChar w:fldCharType="end"/>
      </w:r>
      <w:r>
        <w:tab/>
      </w:r>
      <w:r>
        <w:fldChar w:fldCharType="begin"/>
      </w:r>
      <w:r>
        <w:instrText xml:space="preserve"> PAGEREF _Ref434489534 \h </w:instrText>
      </w:r>
      <w:r>
        <w:fldChar w:fldCharType="separate"/>
      </w:r>
      <w:r w:rsidR="00A74A3C">
        <w:rPr>
          <w:noProof/>
        </w:rPr>
        <w:t>1092</w:t>
      </w:r>
      <w:r>
        <w:fldChar w:fldCharType="end"/>
      </w:r>
    </w:p>
    <w:p w14:paraId="024006C2" w14:textId="4440E0B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74A3C">
        <w:t>The Doxology for St. Victor</w:t>
      </w:r>
      <w:r>
        <w:fldChar w:fldCharType="end"/>
      </w:r>
      <w:r>
        <w:tab/>
      </w:r>
      <w:r>
        <w:fldChar w:fldCharType="begin"/>
      </w:r>
      <w:r>
        <w:instrText xml:space="preserve"> PAGEREF _Ref434489590 \h </w:instrText>
      </w:r>
      <w:r>
        <w:fldChar w:fldCharType="separate"/>
      </w:r>
      <w:r w:rsidR="00A74A3C">
        <w:rPr>
          <w:noProof/>
        </w:rPr>
        <w:t>843</w:t>
      </w:r>
      <w:r>
        <w:fldChar w:fldCharType="end"/>
      </w:r>
    </w:p>
    <w:p w14:paraId="6D4FFF0A" w14:textId="2F71093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A74A3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A74A3C">
        <w:rPr>
          <w:noProof/>
        </w:rPr>
        <w:t>772</w:t>
      </w:r>
      <w:r w:rsidR="00B46E6E">
        <w:fldChar w:fldCharType="end"/>
      </w:r>
    </w:p>
    <w:p w14:paraId="30F8162D" w14:textId="08C581A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A74A3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A74A3C">
        <w:rPr>
          <w:noProof/>
        </w:rPr>
        <w:t>802</w:t>
      </w:r>
      <w:r>
        <w:fldChar w:fldCharType="end"/>
      </w:r>
    </w:p>
    <w:p w14:paraId="38778A59" w14:textId="12182F8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74A3C">
        <w:t>The Doxology for Sts. Apakir and John</w:t>
      </w:r>
      <w:r>
        <w:fldChar w:fldCharType="end"/>
      </w:r>
      <w:r>
        <w:tab/>
      </w:r>
      <w:r>
        <w:fldChar w:fldCharType="begin"/>
      </w:r>
      <w:r>
        <w:instrText xml:space="preserve"> PAGEREF _Ref434489722 \h </w:instrText>
      </w:r>
      <w:r>
        <w:fldChar w:fldCharType="separate"/>
      </w:r>
      <w:r w:rsidR="00A74A3C">
        <w:rPr>
          <w:noProof/>
        </w:rPr>
        <w:t>1061</w:t>
      </w:r>
      <w:r>
        <w:fldChar w:fldCharType="end"/>
      </w:r>
    </w:p>
    <w:p w14:paraId="5D03558B" w14:textId="552F95F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A74A3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A74A3C">
        <w:rPr>
          <w:noProof/>
        </w:rPr>
        <w:t>812</w:t>
      </w:r>
      <w:r w:rsidR="00B46E6E">
        <w:fldChar w:fldCharType="end"/>
      </w:r>
    </w:p>
    <w:p w14:paraId="63F58DD6" w14:textId="2804918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74A3C">
        <w:t>The Doxology for St. Maurice and the Theban Legion</w:t>
      </w:r>
      <w:r>
        <w:fldChar w:fldCharType="end"/>
      </w:r>
      <w:r>
        <w:tab/>
      </w:r>
      <w:r>
        <w:fldChar w:fldCharType="begin"/>
      </w:r>
      <w:r>
        <w:instrText xml:space="preserve"> PAGEREF _Ref434489859 \h </w:instrText>
      </w:r>
      <w:r>
        <w:fldChar w:fldCharType="separate"/>
      </w:r>
      <w:r w:rsidR="00A74A3C">
        <w:rPr>
          <w:noProof/>
        </w:rPr>
        <w:t>757</w:t>
      </w:r>
      <w:r>
        <w:fldChar w:fldCharType="end"/>
      </w:r>
    </w:p>
    <w:p w14:paraId="5E4F2A80" w14:textId="45C8AEC2"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74A3C">
        <w:t>Another Doxology of St. Maurice</w:t>
      </w:r>
      <w:r>
        <w:fldChar w:fldCharType="end"/>
      </w:r>
      <w:r>
        <w:tab/>
      </w:r>
      <w:r>
        <w:fldChar w:fldCharType="begin"/>
      </w:r>
      <w:r>
        <w:instrText xml:space="preserve"> PAGEREF _Ref434489873 \h </w:instrText>
      </w:r>
      <w:r>
        <w:fldChar w:fldCharType="separate"/>
      </w:r>
      <w:r w:rsidR="00A74A3C">
        <w:rPr>
          <w:noProof/>
        </w:rPr>
        <w:t>759</w:t>
      </w:r>
      <w:r>
        <w:fldChar w:fldCharType="end"/>
      </w:r>
    </w:p>
    <w:p w14:paraId="5DDC8DB2" w14:textId="17DA71B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A74A3C">
        <w:t>The Doxology for St. Christopher</w:t>
      </w:r>
      <w:r>
        <w:fldChar w:fldCharType="end"/>
      </w:r>
      <w:r>
        <w:tab/>
      </w:r>
      <w:r>
        <w:fldChar w:fldCharType="begin"/>
      </w:r>
      <w:r>
        <w:instrText xml:space="preserve"> PAGEREF _Ref485796394 \h </w:instrText>
      </w:r>
      <w:r>
        <w:fldChar w:fldCharType="separate"/>
      </w:r>
      <w:r w:rsidR="00A74A3C">
        <w:rPr>
          <w:noProof/>
        </w:rPr>
        <w:t>1028</w:t>
      </w:r>
      <w:r>
        <w:fldChar w:fldCharType="end"/>
      </w:r>
    </w:p>
    <w:p w14:paraId="1E1E4F96" w14:textId="398A8CD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74A3C">
        <w:t>The Doxology for St. George of Zahim</w:t>
      </w:r>
      <w:r>
        <w:fldChar w:fldCharType="end"/>
      </w:r>
      <w:r>
        <w:tab/>
      </w:r>
      <w:r>
        <w:fldChar w:fldCharType="begin"/>
      </w:r>
      <w:r>
        <w:instrText xml:space="preserve"> PAGEREF _Ref434489925 \h </w:instrText>
      </w:r>
      <w:r>
        <w:fldChar w:fldCharType="separate"/>
      </w:r>
      <w:r w:rsidR="00A74A3C">
        <w:rPr>
          <w:noProof/>
        </w:rPr>
        <w:t>1062</w:t>
      </w:r>
      <w:r>
        <w:fldChar w:fldCharType="end"/>
      </w:r>
    </w:p>
    <w:p w14:paraId="40B36E78" w14:textId="3354CE19"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A74A3C">
        <w:t>The Doxology for St. James the Sawn-Asunder</w:t>
      </w:r>
      <w:r>
        <w:fldChar w:fldCharType="end"/>
      </w:r>
      <w:r>
        <w:tab/>
      </w:r>
      <w:r>
        <w:fldChar w:fldCharType="begin"/>
      </w:r>
      <w:r>
        <w:instrText xml:space="preserve"> PAGEREF _Ref468565824 \h </w:instrText>
      </w:r>
      <w:r>
        <w:fldChar w:fldCharType="separate"/>
      </w:r>
      <w:r w:rsidR="00A74A3C">
        <w:rPr>
          <w:noProof/>
        </w:rPr>
        <w:t>810</w:t>
      </w:r>
      <w:r>
        <w:fldChar w:fldCharType="end"/>
      </w:r>
    </w:p>
    <w:p w14:paraId="099E3380" w14:textId="626DE488"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A74A3C">
        <w:t>The Doxology for St. Peter of Alexandria, the Seal of the Martyrs</w:t>
      </w:r>
      <w:r>
        <w:fldChar w:fldCharType="end"/>
      </w:r>
      <w:r w:rsidR="00350773">
        <w:tab/>
      </w:r>
      <w:r>
        <w:fldChar w:fldCharType="begin"/>
      </w:r>
      <w:r>
        <w:instrText xml:space="preserve"> PAGEREF _Ref485710264 \h </w:instrText>
      </w:r>
      <w:r>
        <w:fldChar w:fldCharType="separate"/>
      </w:r>
      <w:r w:rsidR="00A74A3C">
        <w:rPr>
          <w:noProof/>
        </w:rPr>
        <w:t>815</w:t>
      </w:r>
      <w:r>
        <w:fldChar w:fldCharType="end"/>
      </w:r>
    </w:p>
    <w:p w14:paraId="0BDFF43A" w14:textId="65C80D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74A3C">
        <w:t>The Doxology of St. Demiana</w:t>
      </w:r>
      <w:r>
        <w:fldChar w:fldCharType="end"/>
      </w:r>
      <w:r>
        <w:tab/>
      </w:r>
      <w:r>
        <w:fldChar w:fldCharType="begin"/>
      </w:r>
      <w:r>
        <w:instrText xml:space="preserve"> PAGEREF _Ref434490082 \h </w:instrText>
      </w:r>
      <w:r>
        <w:fldChar w:fldCharType="separate"/>
      </w:r>
      <w:r w:rsidR="00A74A3C">
        <w:rPr>
          <w:noProof/>
        </w:rPr>
        <w:t>708</w:t>
      </w:r>
      <w:r>
        <w:fldChar w:fldCharType="end"/>
      </w:r>
    </w:p>
    <w:p w14:paraId="29A91A88" w14:textId="2CEFE72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74A3C">
        <w:t>Another Doxology of St. Demiana</w:t>
      </w:r>
      <w:r>
        <w:fldChar w:fldCharType="end"/>
      </w:r>
      <w:r>
        <w:tab/>
      </w:r>
      <w:r>
        <w:fldChar w:fldCharType="begin"/>
      </w:r>
      <w:r>
        <w:instrText xml:space="preserve"> PAGEREF _Ref434490124 \h </w:instrText>
      </w:r>
      <w:r>
        <w:fldChar w:fldCharType="separate"/>
      </w:r>
      <w:r w:rsidR="00A74A3C">
        <w:rPr>
          <w:noProof/>
        </w:rPr>
        <w:t>966</w:t>
      </w:r>
      <w:r>
        <w:fldChar w:fldCharType="end"/>
      </w:r>
    </w:p>
    <w:p w14:paraId="576B957E" w14:textId="317B610E"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A74A3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A74A3C">
        <w:rPr>
          <w:noProof/>
        </w:rPr>
        <w:t>845</w:t>
      </w:r>
      <w:r w:rsidR="00B46E6E">
        <w:fldChar w:fldCharType="end"/>
      </w:r>
    </w:p>
    <w:p w14:paraId="5552E48E" w14:textId="1831CF0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74A3C">
        <w:t>The Doxology for St. Marina</w:t>
      </w:r>
      <w:r>
        <w:fldChar w:fldCharType="end"/>
      </w:r>
      <w:r>
        <w:tab/>
      </w:r>
      <w:r>
        <w:fldChar w:fldCharType="begin"/>
      </w:r>
      <w:r>
        <w:instrText xml:space="preserve"> PAGEREF _Ref434490204 \h </w:instrText>
      </w:r>
      <w:r>
        <w:fldChar w:fldCharType="separate"/>
      </w:r>
      <w:r w:rsidR="00A74A3C">
        <w:rPr>
          <w:noProof/>
        </w:rPr>
        <w:t>1091</w:t>
      </w:r>
      <w:r>
        <w:fldChar w:fldCharType="end"/>
      </w:r>
    </w:p>
    <w:p w14:paraId="6816F6FF" w14:textId="014B8A00"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A74A3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A74A3C">
        <w:rPr>
          <w:noProof/>
        </w:rPr>
        <w:t>739</w:t>
      </w:r>
      <w:r w:rsidR="00B46E6E">
        <w:fldChar w:fldCharType="end"/>
      </w:r>
    </w:p>
    <w:p w14:paraId="540E858E" w14:textId="78B4DAD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74A3C">
        <w:t>The Doxology of the Martyrs</w:t>
      </w:r>
      <w:r>
        <w:fldChar w:fldCharType="end"/>
      </w:r>
      <w:r>
        <w:tab/>
      </w:r>
      <w:r>
        <w:fldChar w:fldCharType="begin"/>
      </w:r>
      <w:r>
        <w:instrText xml:space="preserve"> PAGEREF _Ref434489950 \h </w:instrText>
      </w:r>
      <w:r>
        <w:fldChar w:fldCharType="separate"/>
      </w:r>
      <w:r w:rsidR="00A74A3C">
        <w:rPr>
          <w:noProof/>
        </w:rPr>
        <w:t>709</w:t>
      </w:r>
      <w:r>
        <w:fldChar w:fldCharType="end"/>
      </w:r>
    </w:p>
    <w:p w14:paraId="4C266829" w14:textId="2D358A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74A3C">
        <w:t>The Doxology for St. Anthony the Great</w:t>
      </w:r>
      <w:r>
        <w:fldChar w:fldCharType="end"/>
      </w:r>
      <w:r>
        <w:tab/>
      </w:r>
      <w:r>
        <w:fldChar w:fldCharType="begin"/>
      </w:r>
      <w:r>
        <w:instrText xml:space="preserve"> PAGEREF _Ref434490340 \h </w:instrText>
      </w:r>
      <w:r>
        <w:fldChar w:fldCharType="separate"/>
      </w:r>
      <w:r w:rsidR="00A74A3C">
        <w:rPr>
          <w:noProof/>
        </w:rPr>
        <w:t>972</w:t>
      </w:r>
      <w:r>
        <w:fldChar w:fldCharType="end"/>
      </w:r>
    </w:p>
    <w:p w14:paraId="7876C2FC" w14:textId="0FDF043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74A3C">
        <w:t>The Doxology for St. Paul the Anchorite</w:t>
      </w:r>
      <w:r>
        <w:fldChar w:fldCharType="end"/>
      </w:r>
      <w:r>
        <w:tab/>
      </w:r>
      <w:r>
        <w:fldChar w:fldCharType="begin"/>
      </w:r>
      <w:r>
        <w:instrText xml:space="preserve"> PAGEREF _Ref434490368 \h </w:instrText>
      </w:r>
      <w:r>
        <w:fldChar w:fldCharType="separate"/>
      </w:r>
      <w:r w:rsidR="00A74A3C">
        <w:rPr>
          <w:noProof/>
        </w:rPr>
        <w:t>974</w:t>
      </w:r>
      <w:r>
        <w:fldChar w:fldCharType="end"/>
      </w:r>
    </w:p>
    <w:p w14:paraId="7F23326E" w14:textId="5E9D98F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74A3C">
        <w:t>The Doxology of St. Anthony and St. Paul</w:t>
      </w:r>
      <w:r>
        <w:fldChar w:fldCharType="end"/>
      </w:r>
      <w:r>
        <w:tab/>
      </w:r>
      <w:r>
        <w:fldChar w:fldCharType="begin"/>
      </w:r>
      <w:r>
        <w:instrText xml:space="preserve"> PAGEREF _Ref434490311 \h </w:instrText>
      </w:r>
      <w:r>
        <w:fldChar w:fldCharType="separate"/>
      </w:r>
      <w:r w:rsidR="00A74A3C">
        <w:rPr>
          <w:noProof/>
        </w:rPr>
        <w:t>714</w:t>
      </w:r>
      <w:r>
        <w:fldChar w:fldCharType="end"/>
      </w:r>
    </w:p>
    <w:p w14:paraId="0452B3F4" w14:textId="72D16E2F"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74A3C">
        <w:rPr>
          <w:lang w:val="en-US"/>
        </w:rPr>
        <w:t>The Doxology for St. Pishoy</w:t>
      </w:r>
      <w:r>
        <w:fldChar w:fldCharType="end"/>
      </w:r>
      <w:r>
        <w:tab/>
      </w:r>
      <w:r>
        <w:fldChar w:fldCharType="begin"/>
      </w:r>
      <w:r>
        <w:instrText xml:space="preserve"> PAGEREF _Ref434490783 \h </w:instrText>
      </w:r>
      <w:r>
        <w:fldChar w:fldCharType="separate"/>
      </w:r>
      <w:r w:rsidR="00A74A3C">
        <w:rPr>
          <w:noProof/>
        </w:rPr>
        <w:t>1086</w:t>
      </w:r>
      <w:r>
        <w:fldChar w:fldCharType="end"/>
      </w:r>
    </w:p>
    <w:p w14:paraId="73CE5335" w14:textId="4E744D6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74A3C">
        <w:t>The Doxology of St. Pishoy and St. Paul of Tammah</w:t>
      </w:r>
      <w:r>
        <w:fldChar w:fldCharType="end"/>
      </w:r>
      <w:r>
        <w:tab/>
      </w:r>
      <w:r>
        <w:fldChar w:fldCharType="begin"/>
      </w:r>
      <w:r>
        <w:instrText xml:space="preserve"> PAGEREF _Ref434490826 \h </w:instrText>
      </w:r>
      <w:r>
        <w:fldChar w:fldCharType="separate"/>
      </w:r>
      <w:r w:rsidR="00A74A3C">
        <w:rPr>
          <w:noProof/>
        </w:rPr>
        <w:t>715</w:t>
      </w:r>
      <w:r>
        <w:fldChar w:fldCharType="end"/>
      </w:r>
    </w:p>
    <w:p w14:paraId="4D5B019A" w14:textId="7A2439C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74A3C">
        <w:t>The Doxology of St. Macarius the Great</w:t>
      </w:r>
      <w:r>
        <w:fldChar w:fldCharType="end"/>
      </w:r>
      <w:r>
        <w:tab/>
      </w:r>
      <w:r>
        <w:fldChar w:fldCharType="begin"/>
      </w:r>
      <w:r>
        <w:instrText xml:space="preserve"> PAGEREF _Ref434490507 \h </w:instrText>
      </w:r>
      <w:r>
        <w:fldChar w:fldCharType="separate"/>
      </w:r>
      <w:r w:rsidR="00A74A3C">
        <w:rPr>
          <w:noProof/>
        </w:rPr>
        <w:t>993</w:t>
      </w:r>
      <w:r>
        <w:fldChar w:fldCharType="end"/>
      </w:r>
    </w:p>
    <w:p w14:paraId="375959C5" w14:textId="2ED0E11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74A3C">
        <w:t>Another Doxology of St. Macarius the Great</w:t>
      </w:r>
      <w:r>
        <w:fldChar w:fldCharType="end"/>
      </w:r>
      <w:r>
        <w:tab/>
      </w:r>
      <w:r>
        <w:fldChar w:fldCharType="begin"/>
      </w:r>
      <w:r>
        <w:instrText xml:space="preserve"> PAGEREF _Ref434490525 \h </w:instrText>
      </w:r>
      <w:r>
        <w:fldChar w:fldCharType="separate"/>
      </w:r>
      <w:r w:rsidR="00A74A3C">
        <w:rPr>
          <w:noProof/>
        </w:rPr>
        <w:t>994</w:t>
      </w:r>
      <w:r>
        <w:fldChar w:fldCharType="end"/>
      </w:r>
    </w:p>
    <w:p w14:paraId="79D5B8D3" w14:textId="236E01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74A3C">
        <w:t>Another Doxology of St. Macarius the Great</w:t>
      </w:r>
      <w:r>
        <w:fldChar w:fldCharType="end"/>
      </w:r>
      <w:r>
        <w:tab/>
      </w:r>
      <w:r>
        <w:fldChar w:fldCharType="begin"/>
      </w:r>
      <w:r>
        <w:instrText xml:space="preserve"> PAGEREF _Ref434490542 \h </w:instrText>
      </w:r>
      <w:r>
        <w:fldChar w:fldCharType="separate"/>
      </w:r>
      <w:r w:rsidR="00A74A3C">
        <w:rPr>
          <w:noProof/>
        </w:rPr>
        <w:t>995</w:t>
      </w:r>
      <w:r>
        <w:fldChar w:fldCharType="end"/>
      </w:r>
    </w:p>
    <w:p w14:paraId="172063D3" w14:textId="5348D0A8"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74A3C">
        <w:t>The Doxology for St. Macarius of Alexandria, the Presbyter</w:t>
      </w:r>
      <w:r>
        <w:fldChar w:fldCharType="end"/>
      </w:r>
      <w:r>
        <w:tab/>
      </w:r>
      <w:r>
        <w:fldChar w:fldCharType="begin"/>
      </w:r>
      <w:r>
        <w:instrText xml:space="preserve"> PAGEREF _Ref434490596 \h </w:instrText>
      </w:r>
      <w:r>
        <w:fldChar w:fldCharType="separate"/>
      </w:r>
      <w:r w:rsidR="00A74A3C">
        <w:rPr>
          <w:noProof/>
        </w:rPr>
        <w:t>1023</w:t>
      </w:r>
      <w:r>
        <w:fldChar w:fldCharType="end"/>
      </w:r>
    </w:p>
    <w:p w14:paraId="50A26227" w14:textId="1F24874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74A3C">
        <w:t>The Doxology for St. Macarius the Bishop of Edkow</w:t>
      </w:r>
      <w:r>
        <w:fldChar w:fldCharType="end"/>
      </w:r>
      <w:r>
        <w:tab/>
      </w:r>
      <w:r>
        <w:fldChar w:fldCharType="begin"/>
      </w:r>
      <w:r>
        <w:instrText xml:space="preserve"> PAGEREF _Ref434490474 \h </w:instrText>
      </w:r>
      <w:r>
        <w:fldChar w:fldCharType="separate"/>
      </w:r>
      <w:r w:rsidR="00A74A3C">
        <w:rPr>
          <w:noProof/>
        </w:rPr>
        <w:t>784</w:t>
      </w:r>
      <w:r>
        <w:fldChar w:fldCharType="end"/>
      </w:r>
    </w:p>
    <w:p w14:paraId="009C5D78" w14:textId="17A80B8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A74A3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A74A3C">
        <w:rPr>
          <w:noProof/>
        </w:rPr>
        <w:t>778</w:t>
      </w:r>
      <w:r w:rsidR="00B46E6E">
        <w:fldChar w:fldCharType="end"/>
      </w:r>
    </w:p>
    <w:p w14:paraId="09BA7C45" w14:textId="3F64C46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74A3C">
        <w:t>The Doxology for St. Thomas the Anchorite</w:t>
      </w:r>
      <w:r>
        <w:fldChar w:fldCharType="end"/>
      </w:r>
      <w:r>
        <w:tab/>
      </w:r>
      <w:r>
        <w:fldChar w:fldCharType="begin"/>
      </w:r>
      <w:r>
        <w:instrText xml:space="preserve"> PAGEREF _Ref434490403 \h </w:instrText>
      </w:r>
      <w:r>
        <w:fldChar w:fldCharType="separate"/>
      </w:r>
      <w:r w:rsidR="00A74A3C">
        <w:rPr>
          <w:noProof/>
        </w:rPr>
        <w:t>1043</w:t>
      </w:r>
      <w:r>
        <w:fldChar w:fldCharType="end"/>
      </w:r>
    </w:p>
    <w:p w14:paraId="523E14F8" w14:textId="5A8177E0"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A74A3C">
        <w:t>The Doxology for St. Arsenius</w:t>
      </w:r>
      <w:r>
        <w:fldChar w:fldCharType="end"/>
      </w:r>
      <w:r>
        <w:tab/>
      </w:r>
      <w:r>
        <w:fldChar w:fldCharType="begin"/>
      </w:r>
      <w:r>
        <w:instrText xml:space="preserve"> PAGEREF _Ref434490892 \h </w:instrText>
      </w:r>
      <w:r>
        <w:fldChar w:fldCharType="separate"/>
      </w:r>
      <w:r w:rsidR="00A74A3C">
        <w:rPr>
          <w:noProof/>
        </w:rPr>
        <w:t>1026</w:t>
      </w:r>
      <w:r>
        <w:fldChar w:fldCharType="end"/>
      </w:r>
    </w:p>
    <w:p w14:paraId="32B75263" w14:textId="4ACF5D9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74A3C">
        <w:t>The Doxology for Sts. Maximus and Dometius</w:t>
      </w:r>
      <w:r>
        <w:fldChar w:fldCharType="end"/>
      </w:r>
      <w:r>
        <w:tab/>
      </w:r>
      <w:r>
        <w:fldChar w:fldCharType="begin"/>
      </w:r>
      <w:r>
        <w:instrText xml:space="preserve"> PAGEREF _Ref434490957 \h </w:instrText>
      </w:r>
      <w:r>
        <w:fldChar w:fldCharType="separate"/>
      </w:r>
      <w:r w:rsidR="00A74A3C">
        <w:rPr>
          <w:noProof/>
        </w:rPr>
        <w:t>968</w:t>
      </w:r>
      <w:r>
        <w:fldChar w:fldCharType="end"/>
      </w:r>
    </w:p>
    <w:p w14:paraId="3DE06B7E" w14:textId="3D42E6F6"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74A3C" w:rsidRPr="00A74A3C">
        <w:t>The Doxology for the Strong St. Moses</w:t>
      </w:r>
      <w:r>
        <w:fldChar w:fldCharType="end"/>
      </w:r>
      <w:r>
        <w:tab/>
      </w:r>
      <w:r>
        <w:fldChar w:fldCharType="begin"/>
      </w:r>
      <w:r>
        <w:instrText xml:space="preserve"> PAGEREF _Ref434491006 \h </w:instrText>
      </w:r>
      <w:r>
        <w:fldChar w:fldCharType="separate"/>
      </w:r>
      <w:r w:rsidR="00A74A3C">
        <w:rPr>
          <w:noProof/>
        </w:rPr>
        <w:t>1064</w:t>
      </w:r>
      <w:r>
        <w:fldChar w:fldCharType="end"/>
      </w:r>
    </w:p>
    <w:p w14:paraId="65889E35" w14:textId="13F5B02B"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74A3C">
        <w:t>The Doxology for St. John Kami</w:t>
      </w:r>
      <w:r>
        <w:fldChar w:fldCharType="end"/>
      </w:r>
      <w:r>
        <w:tab/>
      </w:r>
      <w:r>
        <w:fldChar w:fldCharType="begin"/>
      </w:r>
      <w:r>
        <w:instrText xml:space="preserve"> PAGEREF _Ref434491108 \h </w:instrText>
      </w:r>
      <w:r>
        <w:fldChar w:fldCharType="separate"/>
      </w:r>
      <w:r w:rsidR="00A74A3C">
        <w:rPr>
          <w:noProof/>
        </w:rPr>
        <w:t>854</w:t>
      </w:r>
      <w:r>
        <w:fldChar w:fldCharType="end"/>
      </w:r>
    </w:p>
    <w:p w14:paraId="452A4480" w14:textId="5B4BE45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74A3C">
        <w:t>The Doxology for St. Pachomius</w:t>
      </w:r>
      <w:r>
        <w:fldChar w:fldCharType="end"/>
      </w:r>
      <w:r>
        <w:tab/>
      </w:r>
      <w:r>
        <w:fldChar w:fldCharType="begin"/>
      </w:r>
      <w:r>
        <w:instrText xml:space="preserve"> PAGEREF _Ref434491150 \h </w:instrText>
      </w:r>
      <w:r>
        <w:fldChar w:fldCharType="separate"/>
      </w:r>
      <w:r w:rsidR="00A74A3C">
        <w:rPr>
          <w:noProof/>
        </w:rPr>
        <w:t>1029</w:t>
      </w:r>
      <w:r>
        <w:fldChar w:fldCharType="end"/>
      </w:r>
    </w:p>
    <w:p w14:paraId="0192B5E6" w14:textId="079E00C4"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74A3C">
        <w:rPr>
          <w:lang w:val="en-US"/>
        </w:rPr>
        <w:t>The Doxology for St. Shenoute</w:t>
      </w:r>
      <w:r>
        <w:fldChar w:fldCharType="end"/>
      </w:r>
      <w:r>
        <w:tab/>
      </w:r>
      <w:r>
        <w:fldChar w:fldCharType="begin"/>
      </w:r>
      <w:r>
        <w:instrText xml:space="preserve"> PAGEREF _Ref434491186 \h </w:instrText>
      </w:r>
      <w:r>
        <w:fldChar w:fldCharType="separate"/>
      </w:r>
      <w:r w:rsidR="00A74A3C">
        <w:rPr>
          <w:noProof/>
        </w:rPr>
        <w:t>1084</w:t>
      </w:r>
      <w:r>
        <w:fldChar w:fldCharType="end"/>
      </w:r>
    </w:p>
    <w:p w14:paraId="7458F265" w14:textId="4D6C6B7E"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74A3C">
        <w:rPr>
          <w:lang w:val="en-US"/>
        </w:rPr>
        <w:t>A Doxology for St. Besa</w:t>
      </w:r>
      <w:r>
        <w:fldChar w:fldCharType="end"/>
      </w:r>
      <w:r>
        <w:tab/>
      </w:r>
      <w:r>
        <w:fldChar w:fldCharType="begin"/>
      </w:r>
      <w:r>
        <w:instrText xml:space="preserve"> PAGEREF _Ref434491207 \h </w:instrText>
      </w:r>
      <w:r>
        <w:fldChar w:fldCharType="separate"/>
      </w:r>
      <w:r w:rsidR="00A74A3C">
        <w:rPr>
          <w:noProof/>
        </w:rPr>
        <w:t>1085</w:t>
      </w:r>
      <w:r>
        <w:fldChar w:fldCharType="end"/>
      </w:r>
    </w:p>
    <w:p w14:paraId="13581597" w14:textId="1B85FB7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74A3C">
        <w:t>The Doxology for Sts. Apollo and Apib</w:t>
      </w:r>
      <w:r>
        <w:fldChar w:fldCharType="end"/>
      </w:r>
      <w:r>
        <w:tab/>
      </w:r>
      <w:r>
        <w:fldChar w:fldCharType="begin"/>
      </w:r>
      <w:r>
        <w:instrText xml:space="preserve"> PAGEREF _Ref434492837 \h </w:instrText>
      </w:r>
      <w:r>
        <w:fldChar w:fldCharType="separate"/>
      </w:r>
      <w:r w:rsidR="00A74A3C">
        <w:rPr>
          <w:noProof/>
        </w:rPr>
        <w:t>783</w:t>
      </w:r>
      <w:r>
        <w:fldChar w:fldCharType="end"/>
      </w:r>
    </w:p>
    <w:p w14:paraId="3540FB7A" w14:textId="1549D16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74A3C">
        <w:t>The Doxology for St. Samuel the Confessor</w:t>
      </w:r>
      <w:r>
        <w:fldChar w:fldCharType="end"/>
      </w:r>
      <w:r>
        <w:tab/>
      </w:r>
      <w:r>
        <w:fldChar w:fldCharType="begin"/>
      </w:r>
      <w:r>
        <w:instrText xml:space="preserve"> PAGEREF _Ref434491260 \h </w:instrText>
      </w:r>
      <w:r>
        <w:fldChar w:fldCharType="separate"/>
      </w:r>
      <w:r w:rsidR="00A74A3C">
        <w:rPr>
          <w:noProof/>
        </w:rPr>
        <w:t>847</w:t>
      </w:r>
      <w:r>
        <w:fldChar w:fldCharType="end"/>
      </w:r>
    </w:p>
    <w:p w14:paraId="18FC44F3" w14:textId="30DFA86D"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74A3C">
        <w:t>The Doxology for St. Parsouma</w:t>
      </w:r>
      <w:r>
        <w:fldChar w:fldCharType="end"/>
      </w:r>
      <w:r>
        <w:tab/>
      </w:r>
      <w:r>
        <w:fldChar w:fldCharType="begin"/>
      </w:r>
      <w:r>
        <w:instrText xml:space="preserve"> PAGEREF _Ref434491294 \h </w:instrText>
      </w:r>
      <w:r>
        <w:fldChar w:fldCharType="separate"/>
      </w:r>
      <w:r w:rsidR="00A74A3C">
        <w:rPr>
          <w:noProof/>
        </w:rPr>
        <w:t>1124</w:t>
      </w:r>
      <w:r>
        <w:fldChar w:fldCharType="end"/>
      </w:r>
    </w:p>
    <w:p w14:paraId="20EDD8A6" w14:textId="4338F0EC"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74A3C">
        <w:t>The Doxology for St. Teji (Reweiss)</w:t>
      </w:r>
      <w:r>
        <w:fldChar w:fldCharType="end"/>
      </w:r>
      <w:r>
        <w:tab/>
      </w:r>
      <w:r>
        <w:fldChar w:fldCharType="begin"/>
      </w:r>
      <w:r>
        <w:instrText xml:space="preserve"> PAGEREF _Ref434491337 \h </w:instrText>
      </w:r>
      <w:r>
        <w:fldChar w:fldCharType="separate"/>
      </w:r>
      <w:r w:rsidR="00A74A3C">
        <w:rPr>
          <w:noProof/>
        </w:rPr>
        <w:t>780</w:t>
      </w:r>
      <w:r>
        <w:fldChar w:fldCharType="end"/>
      </w:r>
    </w:p>
    <w:p w14:paraId="5F9D1EE3" w14:textId="67F7C90A"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74A3C">
        <w:t>The Doxology for St. Pashnouni</w:t>
      </w:r>
      <w:r>
        <w:fldChar w:fldCharType="end"/>
      </w:r>
      <w:r>
        <w:tab/>
      </w:r>
      <w:r>
        <w:fldChar w:fldCharType="begin"/>
      </w:r>
      <w:r>
        <w:instrText xml:space="preserve"> PAGEREF _Ref434491429 \h </w:instrText>
      </w:r>
      <w:r>
        <w:fldChar w:fldCharType="separate"/>
      </w:r>
      <w:r w:rsidR="00A74A3C">
        <w:rPr>
          <w:noProof/>
        </w:rPr>
        <w:t>1041</w:t>
      </w:r>
      <w:r>
        <w:fldChar w:fldCharType="end"/>
      </w:r>
    </w:p>
    <w:p w14:paraId="6FC9654C" w14:textId="004F914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74A3C">
        <w:t>The Doxology for St. Simeon the Stylite</w:t>
      </w:r>
      <w:r>
        <w:fldChar w:fldCharType="end"/>
      </w:r>
      <w:r>
        <w:tab/>
      </w:r>
      <w:r>
        <w:fldChar w:fldCharType="begin"/>
      </w:r>
      <w:r>
        <w:instrText xml:space="preserve"> PAGEREF _Ref439328220 \h </w:instrText>
      </w:r>
      <w:r>
        <w:fldChar w:fldCharType="separate"/>
      </w:r>
      <w:r w:rsidR="00A74A3C">
        <w:rPr>
          <w:noProof/>
        </w:rPr>
        <w:t>1045</w:t>
      </w:r>
      <w:r>
        <w:fldChar w:fldCharType="end"/>
      </w:r>
    </w:p>
    <w:p w14:paraId="42D77F6C" w14:textId="7E67D25A"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A74A3C">
        <w:t>The Doxology for St. Isaac the Syrian</w:t>
      </w:r>
      <w:r>
        <w:fldChar w:fldCharType="end"/>
      </w:r>
      <w:r>
        <w:tab/>
      </w:r>
      <w:r>
        <w:fldChar w:fldCharType="begin"/>
      </w:r>
      <w:r>
        <w:instrText xml:space="preserve"> PAGEREF _Ref485108083 \h </w:instrText>
      </w:r>
      <w:r>
        <w:fldChar w:fldCharType="separate"/>
      </w:r>
      <w:r w:rsidR="00A74A3C">
        <w:rPr>
          <w:noProof/>
        </w:rPr>
        <w:t>981</w:t>
      </w:r>
      <w:r>
        <w:fldChar w:fldCharType="end"/>
      </w:r>
    </w:p>
    <w:p w14:paraId="29B6C85A" w14:textId="7D097245"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A74A3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A74A3C">
        <w:rPr>
          <w:noProof/>
        </w:rPr>
        <w:t>735</w:t>
      </w:r>
      <w:r w:rsidR="00810F04">
        <w:fldChar w:fldCharType="end"/>
      </w:r>
    </w:p>
    <w:p w14:paraId="6430EF06" w14:textId="0A2DEC7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74A3C">
        <w:t>The Doxology for St. Mary of Egypt</w:t>
      </w:r>
      <w:r>
        <w:fldChar w:fldCharType="end"/>
      </w:r>
      <w:r>
        <w:tab/>
      </w:r>
      <w:r>
        <w:fldChar w:fldCharType="begin"/>
      </w:r>
      <w:r>
        <w:instrText xml:space="preserve"> PAGEREF _Ref434491512 \h </w:instrText>
      </w:r>
      <w:r>
        <w:fldChar w:fldCharType="separate"/>
      </w:r>
      <w:r w:rsidR="00A74A3C">
        <w:rPr>
          <w:noProof/>
        </w:rPr>
        <w:t>1013</w:t>
      </w:r>
      <w:r>
        <w:fldChar w:fldCharType="end"/>
      </w:r>
    </w:p>
    <w:p w14:paraId="397F448E" w14:textId="31D1C81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A74A3C">
        <w:t>The Doxology for St. Pelagia</w:t>
      </w:r>
      <w:r>
        <w:fldChar w:fldCharType="end"/>
      </w:r>
      <w:r>
        <w:tab/>
      </w:r>
      <w:r>
        <w:fldChar w:fldCharType="begin"/>
      </w:r>
      <w:r>
        <w:instrText xml:space="preserve"> PAGEREF _Ref465591664 \h </w:instrText>
      </w:r>
      <w:r>
        <w:fldChar w:fldCharType="separate"/>
      </w:r>
      <w:r w:rsidR="00A74A3C">
        <w:rPr>
          <w:noProof/>
        </w:rPr>
        <w:t>775</w:t>
      </w:r>
      <w:r>
        <w:fldChar w:fldCharType="end"/>
      </w:r>
    </w:p>
    <w:p w14:paraId="444E9A36" w14:textId="7A23985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74A3C">
        <w:t>The Doxology of St. Athanasius the Apostolic</w:t>
      </w:r>
      <w:r>
        <w:fldChar w:fldCharType="end"/>
      </w:r>
      <w:r>
        <w:tab/>
      </w:r>
      <w:r>
        <w:fldChar w:fldCharType="begin"/>
      </w:r>
      <w:r>
        <w:instrText xml:space="preserve"> PAGEREF _Ref434492161 \h </w:instrText>
      </w:r>
      <w:r>
        <w:fldChar w:fldCharType="separate"/>
      </w:r>
      <w:r w:rsidR="00A74A3C">
        <w:rPr>
          <w:noProof/>
        </w:rPr>
        <w:t>717</w:t>
      </w:r>
      <w:r>
        <w:fldChar w:fldCharType="end"/>
      </w:r>
    </w:p>
    <w:p w14:paraId="167EEC13" w14:textId="327CC80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74A3C">
        <w:t>The Doxology for St. Athanasius the Apostolic</w:t>
      </w:r>
      <w:r>
        <w:fldChar w:fldCharType="end"/>
      </w:r>
      <w:r>
        <w:tab/>
      </w:r>
      <w:r>
        <w:fldChar w:fldCharType="begin"/>
      </w:r>
      <w:r>
        <w:instrText xml:space="preserve"> PAGEREF _Ref434492183 \h </w:instrText>
      </w:r>
      <w:r>
        <w:fldChar w:fldCharType="separate"/>
      </w:r>
      <w:r w:rsidR="00A74A3C">
        <w:rPr>
          <w:noProof/>
        </w:rPr>
        <w:t>1023</w:t>
      </w:r>
      <w:r>
        <w:fldChar w:fldCharType="end"/>
      </w:r>
    </w:p>
    <w:p w14:paraId="1E33624E" w14:textId="00B608CC"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74A3C">
        <w:t>Another Doxology for St. Athanasius the Apostolic</w:t>
      </w:r>
      <w:r>
        <w:fldChar w:fldCharType="end"/>
      </w:r>
      <w:r>
        <w:tab/>
      </w:r>
      <w:r>
        <w:fldChar w:fldCharType="begin"/>
      </w:r>
      <w:r>
        <w:instrText xml:space="preserve"> PAGEREF _Ref434492196 \h </w:instrText>
      </w:r>
      <w:r>
        <w:fldChar w:fldCharType="separate"/>
      </w:r>
      <w:r w:rsidR="00A74A3C">
        <w:rPr>
          <w:noProof/>
        </w:rPr>
        <w:t>1025</w:t>
      </w:r>
      <w:r>
        <w:fldChar w:fldCharType="end"/>
      </w:r>
    </w:p>
    <w:p w14:paraId="344F162A" w14:textId="64D9633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74A3C">
        <w:t>The Doxology for St. Severus</w:t>
      </w:r>
      <w:r>
        <w:fldChar w:fldCharType="end"/>
      </w:r>
      <w:r>
        <w:tab/>
      </w:r>
      <w:r>
        <w:fldChar w:fldCharType="begin"/>
      </w:r>
      <w:r>
        <w:instrText xml:space="preserve"> PAGEREF _Ref434492249 \h </w:instrText>
      </w:r>
      <w:r>
        <w:fldChar w:fldCharType="separate"/>
      </w:r>
      <w:r w:rsidR="00A74A3C">
        <w:rPr>
          <w:noProof/>
        </w:rPr>
        <w:t>769</w:t>
      </w:r>
      <w:r>
        <w:fldChar w:fldCharType="end"/>
      </w:r>
    </w:p>
    <w:p w14:paraId="35B9247F" w14:textId="4C3357F5"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A74A3C">
        <w:t>The Doxology for St. John Chrysostom</w:t>
      </w:r>
      <w:r>
        <w:fldChar w:fldCharType="end"/>
      </w:r>
      <w:r>
        <w:tab/>
      </w:r>
      <w:r>
        <w:fldChar w:fldCharType="begin"/>
      </w:r>
      <w:r>
        <w:instrText xml:space="preserve"> PAGEREF _Ref467356854 \h </w:instrText>
      </w:r>
      <w:r>
        <w:fldChar w:fldCharType="separate"/>
      </w:r>
      <w:r w:rsidR="00A74A3C">
        <w:rPr>
          <w:noProof/>
        </w:rPr>
        <w:t>798</w:t>
      </w:r>
      <w:r>
        <w:fldChar w:fldCharType="end"/>
      </w:r>
    </w:p>
    <w:p w14:paraId="711876BE" w14:textId="1F684C6D"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A74A3C">
        <w:t>The Doxology for St. Basil of Caesarea</w:t>
      </w:r>
      <w:r>
        <w:fldChar w:fldCharType="end"/>
      </w:r>
      <w:r>
        <w:tab/>
      </w:r>
      <w:r>
        <w:fldChar w:fldCharType="begin"/>
      </w:r>
      <w:r>
        <w:instrText xml:space="preserve"> PAGEREF _Ref485712805 \h </w:instrText>
      </w:r>
      <w:r>
        <w:fldChar w:fldCharType="separate"/>
      </w:r>
      <w:r w:rsidR="00A74A3C">
        <w:rPr>
          <w:noProof/>
        </w:rPr>
        <w:t>990</w:t>
      </w:r>
      <w:r>
        <w:fldChar w:fldCharType="end"/>
      </w:r>
    </w:p>
    <w:p w14:paraId="614D3E90" w14:textId="1D9BFF78"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A74A3C">
        <w:t>The Doxology for St. Gregory the Wonderworker</w:t>
      </w:r>
      <w:r>
        <w:fldChar w:fldCharType="end"/>
      </w:r>
      <w:r>
        <w:tab/>
      </w:r>
      <w:r>
        <w:fldChar w:fldCharType="begin"/>
      </w:r>
      <w:r>
        <w:instrText xml:space="preserve"> PAGEREF _Ref468134316 \h </w:instrText>
      </w:r>
      <w:r>
        <w:fldChar w:fldCharType="separate"/>
      </w:r>
      <w:r w:rsidR="00A74A3C">
        <w:rPr>
          <w:noProof/>
        </w:rPr>
        <w:t>801</w:t>
      </w:r>
      <w:r>
        <w:fldChar w:fldCharType="end"/>
      </w:r>
    </w:p>
    <w:p w14:paraId="587B61AB" w14:textId="0C4C175C"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A74A3C">
        <w:t>The Doxology for St. Gregory of Nyssa</w:t>
      </w:r>
      <w:r>
        <w:fldChar w:fldCharType="end"/>
      </w:r>
      <w:r>
        <w:tab/>
      </w:r>
      <w:r>
        <w:fldChar w:fldCharType="begin"/>
      </w:r>
      <w:r>
        <w:instrText xml:space="preserve"> PAGEREF _Ref468565896 \h </w:instrText>
      </w:r>
      <w:r>
        <w:fldChar w:fldCharType="separate"/>
      </w:r>
      <w:r w:rsidR="00A74A3C">
        <w:rPr>
          <w:noProof/>
        </w:rPr>
        <w:t>809</w:t>
      </w:r>
      <w:r>
        <w:fldChar w:fldCharType="end"/>
      </w:r>
    </w:p>
    <w:p w14:paraId="442E6DD7" w14:textId="43DFDAE0"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A74A3C">
        <w:t>The Doxology of St. Gregory the Armenian</w:t>
      </w:r>
      <w:r>
        <w:fldChar w:fldCharType="end"/>
      </w:r>
      <w:r>
        <w:tab/>
      </w:r>
      <w:r>
        <w:fldChar w:fldCharType="begin"/>
      </w:r>
      <w:r>
        <w:instrText xml:space="preserve"> PAGEREF _Ref470555434 \h </w:instrText>
      </w:r>
      <w:r>
        <w:fldChar w:fldCharType="separate"/>
      </w:r>
      <w:r w:rsidR="00A74A3C">
        <w:rPr>
          <w:noProof/>
        </w:rPr>
        <w:t>850</w:t>
      </w:r>
      <w:r>
        <w:fldChar w:fldCharType="end"/>
      </w:r>
    </w:p>
    <w:p w14:paraId="73EBF89C" w14:textId="0135B2AB"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A74A3C">
        <w:t>The Doxology of St. Ambrose</w:t>
      </w:r>
      <w:r>
        <w:fldChar w:fldCharType="end"/>
      </w:r>
      <w:r>
        <w:tab/>
      </w:r>
      <w:r>
        <w:fldChar w:fldCharType="begin"/>
      </w:r>
      <w:r>
        <w:instrText xml:space="preserve"> PAGEREF _Ref470555388 \h </w:instrText>
      </w:r>
      <w:r>
        <w:fldChar w:fldCharType="separate"/>
      </w:r>
      <w:r w:rsidR="00A74A3C">
        <w:rPr>
          <w:noProof/>
        </w:rPr>
        <w:t>849</w:t>
      </w:r>
      <w:r>
        <w:fldChar w:fldCharType="end"/>
      </w:r>
    </w:p>
    <w:p w14:paraId="3E0E25F5" w14:textId="4A7FF93D"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A74A3C">
        <w:t>The Doxology of St. Spyridon</w:t>
      </w:r>
      <w:r>
        <w:fldChar w:fldCharType="end"/>
      </w:r>
      <w:r>
        <w:tab/>
      </w:r>
      <w:r>
        <w:fldChar w:fldCharType="begin"/>
      </w:r>
      <w:r>
        <w:instrText xml:space="preserve"> PAGEREF _Ref470555491 \h </w:instrText>
      </w:r>
      <w:r>
        <w:fldChar w:fldCharType="separate"/>
      </w:r>
      <w:r w:rsidR="00A74A3C">
        <w:rPr>
          <w:noProof/>
        </w:rPr>
        <w:t>851</w:t>
      </w:r>
      <w:r>
        <w:fldChar w:fldCharType="end"/>
      </w:r>
    </w:p>
    <w:p w14:paraId="7175F111" w14:textId="1D62BD2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A74A3C">
        <w:t>The Doxology of St. Nicholas</w:t>
      </w:r>
      <w:r>
        <w:fldChar w:fldCharType="end"/>
      </w:r>
      <w:r>
        <w:tab/>
      </w:r>
      <w:r>
        <w:fldChar w:fldCharType="begin"/>
      </w:r>
      <w:r>
        <w:instrText xml:space="preserve"> PAGEREF _Ref470555294 \h </w:instrText>
      </w:r>
      <w:r>
        <w:fldChar w:fldCharType="separate"/>
      </w:r>
      <w:r w:rsidR="00A74A3C">
        <w:rPr>
          <w:noProof/>
        </w:rPr>
        <w:t>848</w:t>
      </w:r>
      <w:r>
        <w:fldChar w:fldCharType="end"/>
      </w:r>
    </w:p>
    <w:p w14:paraId="59121C34" w14:textId="7BEA051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74A3C">
        <w:t>The Doxology for St. Takle Haymanot</w:t>
      </w:r>
      <w:r>
        <w:fldChar w:fldCharType="end"/>
      </w:r>
      <w:r>
        <w:tab/>
      </w:r>
      <w:r>
        <w:fldChar w:fldCharType="begin"/>
      </w:r>
      <w:r>
        <w:instrText xml:space="preserve"> PAGEREF _Ref434492302 \h </w:instrText>
      </w:r>
      <w:r>
        <w:fldChar w:fldCharType="separate"/>
      </w:r>
      <w:r w:rsidR="00A74A3C">
        <w:rPr>
          <w:noProof/>
        </w:rPr>
        <w:t>1120</w:t>
      </w:r>
      <w:r>
        <w:fldChar w:fldCharType="end"/>
      </w:r>
    </w:p>
    <w:p w14:paraId="26D0D3A7" w14:textId="7767A9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74A3C">
        <w:t>The Doxology of St. Simon the Tanner</w:t>
      </w:r>
      <w:r>
        <w:fldChar w:fldCharType="end"/>
      </w:r>
      <w:r>
        <w:tab/>
      </w:r>
      <w:r>
        <w:fldChar w:fldCharType="begin"/>
      </w:r>
      <w:r>
        <w:instrText xml:space="preserve"> PAGEREF _Ref434492343 \h </w:instrText>
      </w:r>
      <w:r>
        <w:fldChar w:fldCharType="separate"/>
      </w:r>
      <w:r w:rsidR="00A74A3C">
        <w:rPr>
          <w:noProof/>
        </w:rPr>
        <w:t>844</w:t>
      </w:r>
      <w:r>
        <w:fldChar w:fldCharType="end"/>
      </w:r>
    </w:p>
    <w:p w14:paraId="34548290" w14:textId="185EF6A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74A3C">
        <w:t>The Doxology for St. Cyril VI</w:t>
      </w:r>
      <w:r>
        <w:fldChar w:fldCharType="end"/>
      </w:r>
      <w:r>
        <w:tab/>
      </w:r>
      <w:r>
        <w:fldChar w:fldCharType="begin"/>
      </w:r>
      <w:r>
        <w:instrText xml:space="preserve"> PAGEREF _Ref434492506 \h </w:instrText>
      </w:r>
      <w:r>
        <w:fldChar w:fldCharType="separate"/>
      </w:r>
      <w:r w:rsidR="00A74A3C">
        <w:rPr>
          <w:noProof/>
        </w:rPr>
        <w:t>984</w:t>
      </w:r>
      <w:r>
        <w:fldChar w:fldCharType="end"/>
      </w:r>
    </w:p>
    <w:p w14:paraId="2921A070" w14:textId="7399ED5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74A3C">
        <w:t>The Doxology for St. Abraam of Fayyoum</w:t>
      </w:r>
      <w:r>
        <w:fldChar w:fldCharType="end"/>
      </w:r>
      <w:r>
        <w:tab/>
      </w:r>
      <w:r>
        <w:fldChar w:fldCharType="begin"/>
      </w:r>
      <w:r>
        <w:instrText xml:space="preserve"> PAGEREF _Ref434492469 \h </w:instrText>
      </w:r>
      <w:r>
        <w:fldChar w:fldCharType="separate"/>
      </w:r>
      <w:r w:rsidR="00A74A3C">
        <w:rPr>
          <w:noProof/>
        </w:rPr>
        <w:t>1047</w:t>
      </w:r>
      <w:r>
        <w:fldChar w:fldCharType="end"/>
      </w:r>
    </w:p>
    <w:p w14:paraId="73E36234" w14:textId="33E5A9BC"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74A3C">
        <w:t>The Doxology for St. Martin of Tours</w:t>
      </w:r>
      <w:r>
        <w:fldChar w:fldCharType="end"/>
      </w:r>
      <w:r>
        <w:tab/>
      </w:r>
      <w:r>
        <w:fldChar w:fldCharType="begin"/>
      </w:r>
      <w:r>
        <w:instrText xml:space="preserve"> PAGEREF _Ref439518461 \h </w:instrText>
      </w:r>
      <w:r>
        <w:fldChar w:fldCharType="separate"/>
      </w:r>
      <w:r w:rsidR="00A74A3C">
        <w:rPr>
          <w:noProof/>
        </w:rPr>
        <w:t>794</w:t>
      </w:r>
      <w:r>
        <w:fldChar w:fldCharType="end"/>
      </w:r>
    </w:p>
    <w:p w14:paraId="0A149F2A" w14:textId="1B7D54D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74A3C">
        <w:t>The Doxology for St. Chad of Mercia</w:t>
      </w:r>
      <w:r>
        <w:fldChar w:fldCharType="end"/>
      </w:r>
      <w:r>
        <w:tab/>
      </w:r>
      <w:r>
        <w:fldChar w:fldCharType="begin"/>
      </w:r>
      <w:r>
        <w:instrText xml:space="preserve"> PAGEREF _Ref434492702 \h </w:instrText>
      </w:r>
      <w:r>
        <w:fldChar w:fldCharType="separate"/>
      </w:r>
      <w:r w:rsidR="00A74A3C">
        <w:rPr>
          <w:noProof/>
        </w:rPr>
        <w:t>988</w:t>
      </w:r>
      <w:r>
        <w:fldChar w:fldCharType="end"/>
      </w:r>
    </w:p>
    <w:p w14:paraId="435AFCAA" w14:textId="79918C9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A74A3C">
        <w:t>The Doxology for St. Seraphim of Sarov</w:t>
      </w:r>
      <w:r>
        <w:fldChar w:fldCharType="end"/>
      </w:r>
      <w:r>
        <w:tab/>
      </w:r>
      <w:r>
        <w:fldChar w:fldCharType="begin"/>
      </w:r>
      <w:r>
        <w:instrText xml:space="preserve"> PAGEREF _Ref485884692 \h </w:instrText>
      </w:r>
      <w:r>
        <w:fldChar w:fldCharType="separate"/>
      </w:r>
      <w:r w:rsidR="00A74A3C">
        <w:rPr>
          <w:noProof/>
        </w:rPr>
        <w:t>914</w:t>
      </w:r>
      <w:r>
        <w:fldChar w:fldCharType="end"/>
      </w:r>
    </w:p>
    <w:p w14:paraId="542AC3C1" w14:textId="0EF8C69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74A3C">
        <w:t>The Doxology for the Patriarchs: Abraham, Isaac, and Jacob</w:t>
      </w:r>
      <w:r>
        <w:fldChar w:fldCharType="end"/>
      </w:r>
      <w:r>
        <w:tab/>
      </w:r>
      <w:r>
        <w:fldChar w:fldCharType="begin"/>
      </w:r>
      <w:r>
        <w:instrText xml:space="preserve"> PAGEREF _Ref434492413 \h </w:instrText>
      </w:r>
      <w:r>
        <w:fldChar w:fldCharType="separate"/>
      </w:r>
      <w:r w:rsidR="00A74A3C">
        <w:rPr>
          <w:noProof/>
        </w:rPr>
        <w:t>1122</w:t>
      </w:r>
      <w:r>
        <w:fldChar w:fldCharType="end"/>
      </w:r>
    </w:p>
    <w:p w14:paraId="07A4B77B" w14:textId="6A8034A3"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74A3C">
        <w:t>The Doxology of the Cross Bearers</w:t>
      </w:r>
      <w:r>
        <w:fldChar w:fldCharType="end"/>
      </w:r>
      <w:r>
        <w:tab/>
      </w:r>
      <w:r>
        <w:fldChar w:fldCharType="begin"/>
      </w:r>
      <w:r>
        <w:instrText xml:space="preserve"> PAGEREF _Ref434492536 \h </w:instrText>
      </w:r>
      <w:r>
        <w:fldChar w:fldCharType="separate"/>
      </w:r>
      <w:r w:rsidR="00A74A3C">
        <w:rPr>
          <w:noProof/>
        </w:rPr>
        <w:t>717</w:t>
      </w:r>
      <w:r>
        <w:fldChar w:fldCharType="end"/>
      </w:r>
    </w:p>
    <w:p w14:paraId="551FA088" w14:textId="3EE9AFD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74A3C">
        <w:t>The Doxology for a Hierarch Who is Present</w:t>
      </w:r>
      <w:r>
        <w:fldChar w:fldCharType="end"/>
      </w:r>
      <w:r>
        <w:tab/>
      </w:r>
      <w:r>
        <w:fldChar w:fldCharType="begin"/>
      </w:r>
      <w:r>
        <w:instrText xml:space="preserve"> PAGEREF _Ref434492645 \h </w:instrText>
      </w:r>
      <w:r>
        <w:fldChar w:fldCharType="separate"/>
      </w:r>
      <w:r w:rsidR="00A74A3C">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0101A0"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EB5325" w:rsidRDefault="00EB532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B5325" w:rsidRDefault="00EB5325">
      <w:pPr>
        <w:pStyle w:val="CommentText"/>
      </w:pPr>
      <w:r>
        <w:rPr>
          <w:rStyle w:val="CommentReference"/>
        </w:rPr>
        <w:annotationRef/>
      </w:r>
      <w:r>
        <w:t>Compare to various translations</w:t>
      </w:r>
    </w:p>
  </w:comment>
  <w:comment w:id="92" w:author="Windows User" w:date="2015-10-30T12:37:00Z" w:initials="WU">
    <w:p w14:paraId="00B9961B" w14:textId="77777777" w:rsidR="00EB5325" w:rsidRDefault="00EB5325">
      <w:pPr>
        <w:pStyle w:val="CommentText"/>
      </w:pPr>
      <w:r>
        <w:rPr>
          <w:rStyle w:val="CommentReference"/>
        </w:rPr>
        <w:annotationRef/>
      </w:r>
      <w:r>
        <w:t>Is this supposed to be doubled?</w:t>
      </w:r>
    </w:p>
  </w:comment>
  <w:comment w:id="93" w:author="Windows User" w:date="2015-11-27T20:09:00Z" w:initials="WU">
    <w:p w14:paraId="218998C8" w14:textId="77777777" w:rsidR="00EB5325" w:rsidRDefault="00EB532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B5325" w:rsidRDefault="00EB5325">
      <w:pPr>
        <w:pStyle w:val="CommentText"/>
      </w:pPr>
      <w:r>
        <w:rPr>
          <w:rStyle w:val="CommentReference"/>
        </w:rPr>
        <w:annotationRef/>
      </w:r>
      <w:r>
        <w:t>Does this go before Creed?</w:t>
      </w:r>
    </w:p>
  </w:comment>
  <w:comment w:id="97" w:author="Windows User" w:date="2015-11-06T13:03:00Z" w:initials="WU">
    <w:p w14:paraId="6B9D0F75" w14:textId="77777777" w:rsidR="00EB5325" w:rsidRDefault="00EB5325">
      <w:pPr>
        <w:pStyle w:val="CommentText"/>
      </w:pPr>
      <w:r>
        <w:rPr>
          <w:rStyle w:val="CommentReference"/>
        </w:rPr>
        <w:annotationRef/>
      </w:r>
      <w:r>
        <w:t>Coptic reader has Ps 3 here!</w:t>
      </w:r>
    </w:p>
  </w:comment>
  <w:comment w:id="114" w:author="Windows User" w:date="2015-11-02T08:54:00Z" w:initials="WU">
    <w:p w14:paraId="0366F544" w14:textId="77777777" w:rsidR="00EB5325" w:rsidRDefault="00EB5325">
      <w:pPr>
        <w:pStyle w:val="CommentText"/>
      </w:pPr>
      <w:r>
        <w:rPr>
          <w:rStyle w:val="CommentReference"/>
        </w:rPr>
        <w:annotationRef/>
      </w:r>
      <w:r>
        <w:t>Is there a phrase missing here?</w:t>
      </w:r>
    </w:p>
  </w:comment>
  <w:comment w:id="120" w:author="Windows User" w:date="2015-10-30T08:56:00Z" w:initials="WU">
    <w:p w14:paraId="1FDBEBA0" w14:textId="77777777" w:rsidR="00EB5325" w:rsidRDefault="00EB5325">
      <w:pPr>
        <w:pStyle w:val="CommentText"/>
      </w:pPr>
      <w:r>
        <w:rPr>
          <w:rStyle w:val="CommentReference"/>
        </w:rPr>
        <w:annotationRef/>
      </w:r>
      <w:r>
        <w:t>Should Glory be be here?</w:t>
      </w:r>
    </w:p>
  </w:comment>
  <w:comment w:id="125" w:author="Brett Slote" w:date="2016-05-02T12:37:00Z" w:initials="BS">
    <w:p w14:paraId="6A57FE90" w14:textId="269377C2" w:rsidR="00EB5325" w:rsidRDefault="00EB5325">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EB5325" w:rsidRDefault="00EB5325"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EB5325" w:rsidRDefault="00EB5325" w:rsidP="000C38C3">
      <w:pPr>
        <w:pStyle w:val="CommentText"/>
      </w:pPr>
      <w:r>
        <w:rPr>
          <w:rStyle w:val="CommentReference"/>
        </w:rPr>
        <w:annotationRef/>
      </w:r>
      <w:r>
        <w:t>works or deeds?</w:t>
      </w:r>
    </w:p>
  </w:comment>
  <w:comment w:id="128" w:author="Windows User" w:date="2015-11-21T13:24:00Z" w:initials="WU">
    <w:p w14:paraId="00EA2A44" w14:textId="77777777" w:rsidR="00EB5325" w:rsidRDefault="00EB5325" w:rsidP="000C38C3">
      <w:pPr>
        <w:pStyle w:val="CommentText"/>
      </w:pPr>
      <w:r>
        <w:rPr>
          <w:rStyle w:val="CommentReference"/>
        </w:rPr>
        <w:annotationRef/>
      </w:r>
      <w:r>
        <w:t>review</w:t>
      </w:r>
    </w:p>
  </w:comment>
  <w:comment w:id="129" w:author="Windows User" w:date="2015-10-30T08:56:00Z" w:initials="BS">
    <w:p w14:paraId="326418FE" w14:textId="77777777" w:rsidR="00EB5325" w:rsidRDefault="00EB5325" w:rsidP="000C38C3">
      <w:pPr>
        <w:pStyle w:val="CommentText"/>
      </w:pPr>
      <w:r>
        <w:rPr>
          <w:rStyle w:val="CommentReference"/>
        </w:rPr>
        <w:annotationRef/>
      </w:r>
      <w:r>
        <w:t>does Coptic have 'high'?</w:t>
      </w:r>
    </w:p>
  </w:comment>
  <w:comment w:id="130" w:author="Windows User" w:date="2015-11-21T13:24:00Z" w:initials="WU">
    <w:p w14:paraId="451F9B25" w14:textId="77777777" w:rsidR="00EB5325" w:rsidRDefault="00EB5325" w:rsidP="000C38C3">
      <w:pPr>
        <w:pStyle w:val="CommentText"/>
      </w:pPr>
      <w:r>
        <w:rPr>
          <w:rStyle w:val="CommentReference"/>
        </w:rPr>
        <w:annotationRef/>
      </w:r>
      <w:r>
        <w:t>review, add variant</w:t>
      </w:r>
    </w:p>
  </w:comment>
  <w:comment w:id="131" w:author="Windows User" w:date="2015-10-30T08:56:00Z" w:initials="BS">
    <w:p w14:paraId="688FBBBC" w14:textId="77777777" w:rsidR="00EB5325" w:rsidRDefault="00EB5325"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EB5325" w:rsidRDefault="00EB5325">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EB5325" w:rsidRDefault="00EB5325" w:rsidP="000278EC">
      <w:pPr>
        <w:pStyle w:val="CommentText"/>
      </w:pPr>
      <w:r>
        <w:rPr>
          <w:rStyle w:val="CommentReference"/>
        </w:rPr>
        <w:annotationRef/>
      </w:r>
      <w:r>
        <w:t>Gives light? Enlightens?</w:t>
      </w:r>
    </w:p>
  </w:comment>
  <w:comment w:id="169" w:author="Windows User" w:date="2015-10-30T08:56:00Z" w:initials="WU">
    <w:p w14:paraId="274DD96D" w14:textId="77777777" w:rsidR="00EB5325" w:rsidRDefault="00EB5325">
      <w:pPr>
        <w:pStyle w:val="CommentText"/>
      </w:pPr>
      <w:r>
        <w:rPr>
          <w:rStyle w:val="CommentReference"/>
        </w:rPr>
        <w:annotationRef/>
      </w:r>
      <w:r>
        <w:t>split after this vs?</w:t>
      </w:r>
    </w:p>
  </w:comment>
  <w:comment w:id="204" w:author="Windows User" w:date="2015-11-04T08:53:00Z" w:initials="WU">
    <w:p w14:paraId="057654D4" w14:textId="77777777" w:rsidR="00EB5325" w:rsidRDefault="00EB5325">
      <w:pPr>
        <w:pStyle w:val="CommentText"/>
      </w:pPr>
      <w:r>
        <w:rPr>
          <w:rStyle w:val="CommentReference"/>
        </w:rPr>
        <w:annotationRef/>
      </w:r>
      <w:r>
        <w:t>Life giver or giver of life?</w:t>
      </w:r>
    </w:p>
  </w:comment>
  <w:comment w:id="215" w:author="Windows User" w:date="2015-10-30T08:56:00Z" w:initials="BS">
    <w:p w14:paraId="681427A6" w14:textId="77777777" w:rsidR="00EB5325" w:rsidRDefault="00EB5325">
      <w:pPr>
        <w:pStyle w:val="CommentText"/>
      </w:pPr>
      <w:r>
        <w:rPr>
          <w:rStyle w:val="CommentReference"/>
        </w:rPr>
        <w:annotationRef/>
      </w:r>
      <w:r>
        <w:t>coptic has confess</w:t>
      </w:r>
    </w:p>
  </w:comment>
  <w:comment w:id="244" w:author="Microsoft Office User" w:date="2015-12-11T19:51:00Z" w:initials="Office">
    <w:p w14:paraId="593CF0B5" w14:textId="77777777" w:rsidR="00EB5325" w:rsidRDefault="00EB5325" w:rsidP="00704CAA">
      <w:pPr>
        <w:pStyle w:val="CommentText"/>
      </w:pPr>
      <w:r>
        <w:rPr>
          <w:rStyle w:val="CommentReference"/>
        </w:rPr>
        <w:annotationRef/>
      </w:r>
      <w:r>
        <w:t>this one needs rewording</w:t>
      </w:r>
    </w:p>
  </w:comment>
  <w:comment w:id="352" w:author="Windows User" w:date="2015-11-02T12:45:00Z" w:initials="WU">
    <w:p w14:paraId="7D99A743" w14:textId="77777777" w:rsidR="00EB5325" w:rsidRDefault="00EB5325"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EB5325" w:rsidRDefault="00EB5325" w:rsidP="00D31F38">
      <w:pPr>
        <w:pStyle w:val="CommentText"/>
      </w:pPr>
      <w:r>
        <w:rPr>
          <w:rStyle w:val="CommentReference"/>
        </w:rPr>
        <w:annotationRef/>
      </w:r>
      <w:r>
        <w:t>flesh or body?</w:t>
      </w:r>
    </w:p>
  </w:comment>
  <w:comment w:id="354" w:author="Windows User" w:date="2015-10-30T08:56:00Z" w:initials="WU">
    <w:p w14:paraId="0375B80F" w14:textId="77777777" w:rsidR="00EB5325" w:rsidRDefault="00EB5325" w:rsidP="00D31F38">
      <w:pPr>
        <w:pStyle w:val="CommentText"/>
      </w:pPr>
      <w:r>
        <w:rPr>
          <w:rStyle w:val="CommentReference"/>
        </w:rPr>
        <w:annotationRef/>
      </w:r>
      <w:r>
        <w:t>Send up, or ascribe?</w:t>
      </w:r>
    </w:p>
  </w:comment>
  <w:comment w:id="355" w:author="Windows User" w:date="2015-10-30T08:56:00Z" w:initials="WU">
    <w:p w14:paraId="5622D018" w14:textId="77777777" w:rsidR="00EB5325" w:rsidRDefault="00EB5325" w:rsidP="00D31F38">
      <w:pPr>
        <w:pStyle w:val="CommentText"/>
      </w:pPr>
      <w:r>
        <w:rPr>
          <w:rStyle w:val="CommentReference"/>
        </w:rPr>
        <w:annotationRef/>
      </w:r>
      <w:r>
        <w:t>doxology or glorification?</w:t>
      </w:r>
    </w:p>
  </w:comment>
  <w:comment w:id="356" w:author="Windows User" w:date="2015-10-30T08:56:00Z" w:initials="WU">
    <w:p w14:paraId="10960ED9" w14:textId="77777777" w:rsidR="00EB5325" w:rsidRDefault="00EB5325"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EB5325" w:rsidRDefault="00EB5325" w:rsidP="00D31F38">
      <w:pPr>
        <w:pStyle w:val="CommentText"/>
      </w:pPr>
      <w:r>
        <w:rPr>
          <w:rStyle w:val="CommentReference"/>
        </w:rPr>
        <w:annotationRef/>
      </w:r>
      <w:r>
        <w:t>You?</w:t>
      </w:r>
    </w:p>
  </w:comment>
  <w:comment w:id="358" w:author="Windows User" w:date="2015-10-30T08:56:00Z" w:initials="WU">
    <w:p w14:paraId="744CF838" w14:textId="77777777" w:rsidR="00EB5325" w:rsidRDefault="00EB5325"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EB5325" w:rsidRDefault="00EB5325"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EB5325" w:rsidRDefault="00EB5325" w:rsidP="00D31F38">
      <w:pPr>
        <w:pStyle w:val="CommentText"/>
      </w:pPr>
      <w:r>
        <w:rPr>
          <w:rStyle w:val="CommentReference"/>
        </w:rPr>
        <w:annotationRef/>
      </w:r>
      <w:r>
        <w:t>supplication or cry?</w:t>
      </w:r>
    </w:p>
  </w:comment>
  <w:comment w:id="361" w:author="Windows User" w:date="2015-10-30T08:56:00Z" w:initials="WU">
    <w:p w14:paraId="4FD2340C" w14:textId="77777777" w:rsidR="00EB5325" w:rsidRDefault="00EB5325"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EB5325" w:rsidRDefault="00EB5325" w:rsidP="00D31F38">
      <w:pPr>
        <w:pStyle w:val="CommentText"/>
      </w:pPr>
      <w:r>
        <w:rPr>
          <w:rStyle w:val="CommentReference"/>
        </w:rPr>
        <w:annotationRef/>
      </w:r>
      <w:r>
        <w:t>revive or deliver?</w:t>
      </w:r>
    </w:p>
  </w:comment>
  <w:comment w:id="363" w:author="Windows User" w:date="2015-10-30T08:56:00Z" w:initials="WU">
    <w:p w14:paraId="45934B86" w14:textId="77777777" w:rsidR="00EB5325" w:rsidRDefault="00EB5325"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EB5325" w:rsidRDefault="00EB5325" w:rsidP="00D31F38">
      <w:pPr>
        <w:pStyle w:val="CommentText"/>
      </w:pPr>
      <w:r>
        <w:rPr>
          <w:rStyle w:val="CommentReference"/>
        </w:rPr>
        <w:annotationRef/>
      </w:r>
      <w:r>
        <w:t>blessing or praise?</w:t>
      </w:r>
    </w:p>
  </w:comment>
  <w:comment w:id="365" w:author="Windows User" w:date="2015-10-30T08:56:00Z" w:initials="WU">
    <w:p w14:paraId="30167A78" w14:textId="77777777" w:rsidR="00EB5325" w:rsidRDefault="00EB5325"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EB5325" w:rsidRDefault="00EB5325" w:rsidP="00D31F38">
      <w:pPr>
        <w:pStyle w:val="CommentText"/>
      </w:pPr>
      <w:r>
        <w:rPr>
          <w:rStyle w:val="CommentReference"/>
        </w:rPr>
        <w:annotationRef/>
      </w:r>
      <w:r>
        <w:t>rightous, true, or truth?</w:t>
      </w:r>
    </w:p>
  </w:comment>
  <w:comment w:id="367" w:author="Windows User" w:date="2015-10-30T08:56:00Z" w:initials="WU">
    <w:p w14:paraId="668FF70C" w14:textId="77777777" w:rsidR="00EB5325" w:rsidRDefault="00EB5325" w:rsidP="00D31F38">
      <w:pPr>
        <w:pStyle w:val="CommentText"/>
      </w:pPr>
      <w:r>
        <w:rPr>
          <w:rStyle w:val="CommentReference"/>
        </w:rPr>
        <w:annotationRef/>
      </w:r>
      <w:r>
        <w:t>meditation, or delight?</w:t>
      </w:r>
    </w:p>
  </w:comment>
  <w:comment w:id="368" w:author="Windows User" w:date="2015-10-30T08:56:00Z" w:initials="WU">
    <w:p w14:paraId="3C05865D" w14:textId="77777777" w:rsidR="00EB5325" w:rsidRDefault="00EB5325" w:rsidP="00D31F38">
      <w:pPr>
        <w:pStyle w:val="CommentText"/>
      </w:pPr>
      <w:r>
        <w:rPr>
          <w:rStyle w:val="CommentReference"/>
        </w:rPr>
        <w:annotationRef/>
      </w:r>
      <w:r>
        <w:t>forever or always?</w:t>
      </w:r>
    </w:p>
  </w:comment>
  <w:comment w:id="369" w:author="Windows User" w:date="2015-10-30T08:56:00Z" w:initials="WU">
    <w:p w14:paraId="3B00730E" w14:textId="77777777" w:rsidR="00EB5325" w:rsidRDefault="00EB5325" w:rsidP="00D31F38">
      <w:pPr>
        <w:pStyle w:val="CommentText"/>
      </w:pPr>
      <w:r>
        <w:rPr>
          <w:rStyle w:val="CommentReference"/>
        </w:rPr>
        <w:annotationRef/>
      </w:r>
      <w:r>
        <w:t>and forever?</w:t>
      </w:r>
    </w:p>
  </w:comment>
  <w:comment w:id="370" w:author="Windows User" w:date="2015-10-30T08:56:00Z" w:initials="WU">
    <w:p w14:paraId="1B4AAEB0" w14:textId="77777777" w:rsidR="00EB5325" w:rsidRDefault="00EB5325" w:rsidP="00D31F38">
      <w:pPr>
        <w:pStyle w:val="CommentText"/>
      </w:pPr>
      <w:r>
        <w:rPr>
          <w:rStyle w:val="CommentReference"/>
        </w:rPr>
        <w:annotationRef/>
      </w:r>
      <w:r>
        <w:t>be?</w:t>
      </w:r>
    </w:p>
  </w:comment>
  <w:comment w:id="371" w:author="Windows User" w:date="2015-10-30T08:56:00Z" w:initials="WU">
    <w:p w14:paraId="1B1C5E2C" w14:textId="77777777" w:rsidR="00EB5325" w:rsidRDefault="00EB5325" w:rsidP="00D31F38">
      <w:pPr>
        <w:pStyle w:val="CommentText"/>
      </w:pPr>
      <w:r>
        <w:rPr>
          <w:rStyle w:val="CommentReference"/>
        </w:rPr>
        <w:annotationRef/>
      </w:r>
      <w:r>
        <w:t>be?</w:t>
      </w:r>
    </w:p>
  </w:comment>
  <w:comment w:id="372" w:author="Windows User" w:date="2015-10-30T08:56:00Z" w:initials="WU">
    <w:p w14:paraId="2A55755C" w14:textId="77777777" w:rsidR="00EB5325" w:rsidRDefault="00EB5325"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EB5325" w:rsidRDefault="00EB5325" w:rsidP="00D31F38">
      <w:pPr>
        <w:pStyle w:val="CommentText"/>
      </w:pPr>
      <w:r>
        <w:rPr>
          <w:rStyle w:val="CommentReference"/>
        </w:rPr>
        <w:annotationRef/>
      </w:r>
      <w:r>
        <w:t>utter or declare?</w:t>
      </w:r>
    </w:p>
  </w:comment>
  <w:comment w:id="381" w:author="Windows User" w:date="2015-10-30T08:56:00Z" w:initials="BS">
    <w:p w14:paraId="5E20C97F" w14:textId="77777777" w:rsidR="00EB5325" w:rsidRDefault="00EB5325" w:rsidP="00D31F38">
      <w:pPr>
        <w:pStyle w:val="CommentText"/>
      </w:pPr>
      <w:r>
        <w:rPr>
          <w:rStyle w:val="CommentReference"/>
        </w:rPr>
        <w:annotationRef/>
      </w:r>
      <w:r>
        <w:t>look at? look upon? regard?</w:t>
      </w:r>
    </w:p>
  </w:comment>
  <w:comment w:id="382" w:author="Windows User" w:date="2015-10-30T08:56:00Z" w:initials="BS">
    <w:p w14:paraId="2ADF0207" w14:textId="77777777" w:rsidR="00EB5325" w:rsidRDefault="00EB5325" w:rsidP="00D31F38">
      <w:pPr>
        <w:pStyle w:val="CommentText"/>
      </w:pPr>
      <w:r>
        <w:rPr>
          <w:rStyle w:val="CommentReference"/>
        </w:rPr>
        <w:annotationRef/>
      </w:r>
      <w:r>
        <w:t>no one?</w:t>
      </w:r>
    </w:p>
  </w:comment>
  <w:comment w:id="383" w:author="Windows User" w:date="2015-10-30T08:56:00Z" w:initials="BS">
    <w:p w14:paraId="485D87CE" w14:textId="77777777" w:rsidR="00EB5325" w:rsidRDefault="00EB5325" w:rsidP="00D31F38">
      <w:pPr>
        <w:pStyle w:val="CommentText"/>
      </w:pPr>
      <w:r>
        <w:rPr>
          <w:rStyle w:val="CommentReference"/>
        </w:rPr>
        <w:annotationRef/>
      </w:r>
      <w:r>
        <w:t>in?</w:t>
      </w:r>
    </w:p>
    <w:p w14:paraId="472FCBB1" w14:textId="77777777" w:rsidR="00EB5325" w:rsidRDefault="00EB5325" w:rsidP="00D31F38">
      <w:pPr>
        <w:pStyle w:val="CommentText"/>
      </w:pPr>
    </w:p>
  </w:comment>
  <w:comment w:id="384" w:author="Windows User" w:date="2015-10-30T08:56:00Z" w:initials="BS">
    <w:p w14:paraId="0FA627AF" w14:textId="77777777" w:rsidR="00EB5325" w:rsidRDefault="00EB5325" w:rsidP="00D31F38">
      <w:pPr>
        <w:pStyle w:val="CommentText"/>
      </w:pPr>
      <w:r>
        <w:rPr>
          <w:rStyle w:val="CommentReference"/>
        </w:rPr>
        <w:annotationRef/>
      </w:r>
      <w:r>
        <w:t>before?</w:t>
      </w:r>
    </w:p>
  </w:comment>
  <w:comment w:id="385" w:author="Windows User" w:date="2015-10-30T08:56:00Z" w:initials="BS">
    <w:p w14:paraId="744D2B01" w14:textId="77777777" w:rsidR="00EB5325" w:rsidRDefault="00EB5325"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EB5325" w:rsidRDefault="00EB5325"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EB5325" w:rsidRDefault="00EB5325"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EB5325" w:rsidRDefault="00EB5325"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EB5325" w:rsidRDefault="00EB5325" w:rsidP="00D31F38">
      <w:pPr>
        <w:pStyle w:val="CommentText"/>
      </w:pPr>
      <w:r>
        <w:rPr>
          <w:rStyle w:val="CommentReference"/>
        </w:rPr>
        <w:annotationRef/>
      </w:r>
      <w:r>
        <w:t>spices or ointment</w:t>
      </w:r>
    </w:p>
  </w:comment>
  <w:comment w:id="390" w:author="Windows User" w:date="2015-10-30T08:56:00Z" w:initials="BS">
    <w:p w14:paraId="5C973492" w14:textId="77777777" w:rsidR="00EB5325" w:rsidRDefault="00EB5325" w:rsidP="00D31F38">
      <w:pPr>
        <w:pStyle w:val="CommentText"/>
      </w:pPr>
      <w:r>
        <w:rPr>
          <w:rStyle w:val="CommentReference"/>
        </w:rPr>
        <w:annotationRef/>
      </w:r>
      <w:r>
        <w:t>Is risen or has risen?</w:t>
      </w:r>
    </w:p>
  </w:comment>
  <w:comment w:id="391" w:author="Windows User" w:date="2015-10-30T08:56:00Z" w:initials="BS">
    <w:p w14:paraId="2FC8AFF7" w14:textId="77777777" w:rsidR="00EB5325" w:rsidRDefault="00EB5325"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EB5325" w:rsidRDefault="00EB532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EB5325" w:rsidRDefault="00EB5325" w:rsidP="00D31F38">
      <w:pPr>
        <w:pStyle w:val="CommentText"/>
      </w:pPr>
      <w:r>
        <w:rPr>
          <w:rStyle w:val="CommentReference"/>
        </w:rPr>
        <w:annotationRef/>
      </w:r>
      <w:r>
        <w:t xml:space="preserve">decay? </w:t>
      </w:r>
    </w:p>
  </w:comment>
  <w:comment w:id="395" w:author="Windows User" w:date="2015-10-30T08:56:00Z" w:initials="WU">
    <w:p w14:paraId="70A28C39" w14:textId="77777777" w:rsidR="00EB5325" w:rsidRDefault="00EB5325"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EB5325" w:rsidRDefault="00EB5325"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EB5325" w:rsidRDefault="00EB5325"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EB5325" w:rsidRDefault="00EB5325"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EB5325" w:rsidRDefault="00EB5325"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EB5325" w:rsidRDefault="00EB5325" w:rsidP="00D31F38">
      <w:pPr>
        <w:pStyle w:val="CommentText"/>
      </w:pPr>
      <w:r>
        <w:rPr>
          <w:rStyle w:val="CommentReference"/>
        </w:rPr>
        <w:annotationRef/>
      </w:r>
      <w:r>
        <w:t>crushed or destroyed?</w:t>
      </w:r>
    </w:p>
  </w:comment>
  <w:comment w:id="401" w:author="Windows User" w:date="2015-10-30T08:56:00Z" w:initials="WU">
    <w:p w14:paraId="2D37744E" w14:textId="77777777" w:rsidR="00EB5325" w:rsidRDefault="00EB5325"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EB5325" w:rsidRDefault="00EB5325" w:rsidP="00D31F38">
      <w:pPr>
        <w:pStyle w:val="CommentText"/>
      </w:pPr>
      <w:r>
        <w:rPr>
          <w:rStyle w:val="CommentReference"/>
        </w:rPr>
        <w:annotationRef/>
      </w:r>
      <w:r>
        <w:t>sent or sent forth?</w:t>
      </w:r>
    </w:p>
  </w:comment>
  <w:comment w:id="403" w:author="Windows User" w:date="2015-10-30T08:56:00Z" w:initials="WU">
    <w:p w14:paraId="6E78BA80" w14:textId="77777777" w:rsidR="00EB5325" w:rsidRDefault="00EB5325" w:rsidP="00D31F38">
      <w:pPr>
        <w:pStyle w:val="CommentText"/>
      </w:pPr>
      <w:r>
        <w:rPr>
          <w:rStyle w:val="CommentReference"/>
        </w:rPr>
        <w:annotationRef/>
      </w:r>
      <w:r>
        <w:t>or saints? ft note?</w:t>
      </w:r>
    </w:p>
  </w:comment>
  <w:comment w:id="404" w:author="Windows User" w:date="2015-10-30T08:56:00Z" w:initials="WU">
    <w:p w14:paraId="2897BA2F" w14:textId="77777777" w:rsidR="00EB5325" w:rsidRDefault="00EB5325"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EB5325" w:rsidRDefault="00EB5325" w:rsidP="00D31F38">
      <w:pPr>
        <w:pStyle w:val="CommentText"/>
      </w:pPr>
      <w:r>
        <w:rPr>
          <w:rStyle w:val="CommentReference"/>
        </w:rPr>
        <w:annotationRef/>
      </w:r>
      <w:r>
        <w:t>redeemed? or chose?</w:t>
      </w:r>
    </w:p>
  </w:comment>
  <w:comment w:id="406" w:author="Windows User" w:date="2015-10-30T08:56:00Z" w:initials="WU">
    <w:p w14:paraId="0E9DC1B8" w14:textId="77777777" w:rsidR="00EB5325" w:rsidRDefault="00EB5325"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EB5325" w:rsidRDefault="00EB5325" w:rsidP="00D31F38">
      <w:pPr>
        <w:pStyle w:val="CommentText"/>
      </w:pPr>
      <w:r>
        <w:rPr>
          <w:rStyle w:val="CommentReference"/>
        </w:rPr>
        <w:annotationRef/>
      </w:r>
      <w:r>
        <w:t>Nets has pangs.</w:t>
      </w:r>
    </w:p>
  </w:comment>
  <w:comment w:id="408" w:author="Windows User" w:date="2015-10-30T08:56:00Z" w:initials="WU">
    <w:p w14:paraId="6297DC8C" w14:textId="77777777" w:rsidR="00EB5325" w:rsidRDefault="00EB5325"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EB5325" w:rsidRDefault="00EB5325"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EB5325" w:rsidRDefault="00EB5325"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EB5325" w:rsidRDefault="00EB5325" w:rsidP="00D31F38">
      <w:pPr>
        <w:pStyle w:val="CommentText"/>
      </w:pPr>
      <w:r>
        <w:rPr>
          <w:rStyle w:val="CommentReference"/>
        </w:rPr>
        <w:annotationRef/>
      </w:r>
      <w:r>
        <w:t>For? or Since?</w:t>
      </w:r>
    </w:p>
  </w:comment>
  <w:comment w:id="412" w:author="Windows User" w:date="2015-10-30T08:56:00Z" w:initials="WU">
    <w:p w14:paraId="031A7CF6" w14:textId="77777777" w:rsidR="00EB5325" w:rsidRDefault="00EB5325"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EB5325" w:rsidRDefault="00EB5325">
      <w:pPr>
        <w:pStyle w:val="CommentText"/>
      </w:pPr>
      <w:r>
        <w:rPr>
          <w:rStyle w:val="CommentReference"/>
        </w:rPr>
        <w:annotationRef/>
      </w:r>
      <w:r>
        <w:t>Or “he has greatly glorified Himself, as NETS?</w:t>
      </w:r>
    </w:p>
  </w:comment>
  <w:comment w:id="414" w:author="Windows User" w:date="2015-10-30T08:56:00Z" w:initials="WU">
    <w:p w14:paraId="2A38A2FD" w14:textId="77777777" w:rsidR="00EB5325" w:rsidRDefault="00EB5325"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EB5325" w:rsidRDefault="00EB5325"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EB5325" w:rsidRDefault="00EB5325" w:rsidP="00D31F38">
      <w:pPr>
        <w:pStyle w:val="CommentText"/>
      </w:pPr>
      <w:r>
        <w:rPr>
          <w:rStyle w:val="CommentReference"/>
        </w:rPr>
        <w:annotationRef/>
      </w:r>
      <w:r>
        <w:t>path or walkway?</w:t>
      </w:r>
    </w:p>
  </w:comment>
  <w:comment w:id="423" w:author="Brett Slote" w:date="2015-10-30T08:56:00Z" w:initials="BS">
    <w:p w14:paraId="049D3BBD" w14:textId="77777777" w:rsidR="00EB5325" w:rsidRDefault="00EB5325"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EB5325" w:rsidRDefault="00EB5325"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EB5325" w:rsidRDefault="00EB5325"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EB5325" w:rsidRDefault="00EB5325" w:rsidP="00D31F38">
      <w:pPr>
        <w:pStyle w:val="CommentText"/>
      </w:pPr>
      <w:r>
        <w:rPr>
          <w:rStyle w:val="CommentReference"/>
        </w:rPr>
        <w:annotationRef/>
      </w:r>
      <w:r>
        <w:t>praising or singing?</w:t>
      </w:r>
    </w:p>
  </w:comment>
  <w:comment w:id="427" w:author="Windows User" w:date="2015-10-30T08:56:00Z" w:initials="WU">
    <w:p w14:paraId="56B7B31B" w14:textId="77777777" w:rsidR="00EB5325" w:rsidRDefault="00EB5325"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EB5325" w:rsidRDefault="00EB5325" w:rsidP="00344A59">
      <w:pPr>
        <w:pStyle w:val="CommentText"/>
      </w:pPr>
      <w:r>
        <w:rPr>
          <w:rStyle w:val="CommentReference"/>
        </w:rPr>
        <w:annotationRef/>
      </w:r>
      <w:r>
        <w:t>check</w:t>
      </w:r>
    </w:p>
  </w:comment>
  <w:comment w:id="449" w:author="Windows User" w:date="2015-10-30T08:56:00Z" w:initials="BS">
    <w:p w14:paraId="396316C8" w14:textId="77777777" w:rsidR="00EB5325" w:rsidRDefault="00EB5325"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EB5325" w:rsidRDefault="00EB532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EB5325" w:rsidRDefault="00EB5325" w:rsidP="00D31F38">
      <w:pPr>
        <w:pStyle w:val="CommentText"/>
      </w:pPr>
      <w:r>
        <w:rPr>
          <w:rStyle w:val="CommentReference"/>
        </w:rPr>
        <w:annotationRef/>
      </w:r>
      <w:r>
        <w:t>heavens?</w:t>
      </w:r>
    </w:p>
  </w:comment>
  <w:comment w:id="463" w:author="Windows User" w:date="2015-10-30T08:56:00Z" w:initials="BS">
    <w:p w14:paraId="57E2DDC4" w14:textId="77777777" w:rsidR="00EB5325" w:rsidRDefault="00EB5325" w:rsidP="00D31F38">
      <w:pPr>
        <w:pStyle w:val="CommentText"/>
      </w:pPr>
      <w:r>
        <w:rPr>
          <w:rStyle w:val="CommentReference"/>
        </w:rPr>
        <w:annotationRef/>
      </w:r>
      <w:r>
        <w:t>NETS omits clouds</w:t>
      </w:r>
    </w:p>
  </w:comment>
  <w:comment w:id="464" w:author="Windows User" w:date="2015-10-30T08:56:00Z" w:initials="BS">
    <w:p w14:paraId="35628364" w14:textId="77777777" w:rsidR="00EB5325" w:rsidRDefault="00EB5325" w:rsidP="00D31F38">
      <w:pPr>
        <w:pStyle w:val="CommentText"/>
      </w:pPr>
      <w:r>
        <w:rPr>
          <w:rStyle w:val="CommentReference"/>
        </w:rPr>
        <w:annotationRef/>
      </w:r>
      <w:r>
        <w:t>NETS omits this vs</w:t>
      </w:r>
    </w:p>
  </w:comment>
  <w:comment w:id="465" w:author="Windows User" w:date="2015-10-30T08:56:00Z" w:initials="BS">
    <w:p w14:paraId="1F576F58" w14:textId="77777777" w:rsidR="00EB5325" w:rsidRDefault="00EB5325"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EB5325" w:rsidRDefault="00EB5325"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EB5325" w:rsidRDefault="00EB5325"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EB5325" w:rsidRDefault="00EB5325" w:rsidP="00D31F38">
      <w:pPr>
        <w:pStyle w:val="CommentText"/>
      </w:pPr>
      <w:r>
        <w:rPr>
          <w:rStyle w:val="CommentReference"/>
        </w:rPr>
        <w:annotationRef/>
      </w:r>
      <w:r>
        <w:t>NETS has sea-monsters</w:t>
      </w:r>
    </w:p>
  </w:comment>
  <w:comment w:id="469" w:author="Windows User" w:date="2015-10-30T08:56:00Z" w:initials="BS">
    <w:p w14:paraId="43D401E2" w14:textId="77777777" w:rsidR="00EB5325" w:rsidRDefault="00EB5325"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EB5325" w:rsidRDefault="00EB5325" w:rsidP="00D31F38">
      <w:pPr>
        <w:pStyle w:val="CommentText"/>
      </w:pPr>
      <w:r>
        <w:rPr>
          <w:rStyle w:val="CommentReference"/>
        </w:rPr>
        <w:annotationRef/>
      </w:r>
      <w:r>
        <w:t>NETS has all humans on earth</w:t>
      </w:r>
    </w:p>
  </w:comment>
  <w:comment w:id="471" w:author="Windows User" w:date="2015-10-30T08:56:00Z" w:initials="BS">
    <w:p w14:paraId="6D54AC70" w14:textId="77777777" w:rsidR="00EB5325" w:rsidRDefault="00EB5325"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EB5325" w:rsidRDefault="00EB5325" w:rsidP="00D31F38">
      <w:pPr>
        <w:pStyle w:val="CommentText"/>
      </w:pPr>
      <w:r>
        <w:rPr>
          <w:rStyle w:val="CommentReference"/>
        </w:rPr>
        <w:annotationRef/>
      </w:r>
      <w:r>
        <w:t>NETS ends quite differently</w:t>
      </w:r>
    </w:p>
  </w:comment>
  <w:comment w:id="478" w:author="Windows User" w:date="2015-10-30T08:56:00Z" w:initials="BS">
    <w:p w14:paraId="72C14B6E" w14:textId="77777777" w:rsidR="00EB5325" w:rsidRDefault="00EB532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EB5325" w:rsidRDefault="00EB5325" w:rsidP="003758F4">
      <w:pPr>
        <w:pStyle w:val="CommentText"/>
      </w:pPr>
      <w:r>
        <w:rPr>
          <w:rStyle w:val="CommentReference"/>
        </w:rPr>
        <w:annotationRef/>
      </w:r>
      <w:r>
        <w:t>heavens?</w:t>
      </w:r>
    </w:p>
  </w:comment>
  <w:comment w:id="480" w:author="Windows User" w:date="2015-10-30T08:56:00Z" w:initials="BS">
    <w:p w14:paraId="18B419AF" w14:textId="77777777" w:rsidR="00EB5325" w:rsidRDefault="00EB5325"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EB5325" w:rsidRDefault="00EB5325"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EB5325" w:rsidRDefault="00EB5325"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EB5325" w:rsidRDefault="00EB5325" w:rsidP="003758F4">
      <w:pPr>
        <w:pStyle w:val="CommentText"/>
      </w:pPr>
      <w:r>
        <w:rPr>
          <w:rStyle w:val="CommentReference"/>
        </w:rPr>
        <w:annotationRef/>
      </w:r>
      <w:r>
        <w:t>NETS has all humans on earth</w:t>
      </w:r>
    </w:p>
  </w:comment>
  <w:comment w:id="484" w:author="Windows User" w:date="2015-10-30T08:56:00Z" w:initials="BS">
    <w:p w14:paraId="4CB6D1D8" w14:textId="77777777" w:rsidR="00EB5325" w:rsidRDefault="00EB5325"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EB5325" w:rsidRDefault="00EB5325" w:rsidP="003758F4">
      <w:pPr>
        <w:pStyle w:val="CommentText"/>
      </w:pPr>
      <w:r>
        <w:rPr>
          <w:rStyle w:val="CommentReference"/>
        </w:rPr>
        <w:annotationRef/>
      </w:r>
      <w:r>
        <w:t>NETS ends quite differently</w:t>
      </w:r>
    </w:p>
  </w:comment>
  <w:comment w:id="487" w:author="Windows User" w:date="2015-10-30T08:56:00Z" w:initials="BS">
    <w:p w14:paraId="499D113D" w14:textId="77777777" w:rsidR="00EB5325" w:rsidRDefault="00EB5325" w:rsidP="00D31F38">
      <w:pPr>
        <w:pStyle w:val="CommentText"/>
      </w:pPr>
      <w:r>
        <w:rPr>
          <w:rStyle w:val="CommentReference"/>
        </w:rPr>
        <w:annotationRef/>
      </w:r>
      <w:r>
        <w:t>giver, or maker?</w:t>
      </w:r>
    </w:p>
  </w:comment>
  <w:comment w:id="488" w:author="Windows User" w:date="2015-10-30T08:56:00Z" w:initials="BS">
    <w:p w14:paraId="29AB3125" w14:textId="77777777" w:rsidR="00EB5325" w:rsidRDefault="00EB5325" w:rsidP="00D31F38">
      <w:pPr>
        <w:pStyle w:val="CommentText"/>
      </w:pPr>
      <w:r>
        <w:rPr>
          <w:rStyle w:val="CommentReference"/>
        </w:rPr>
        <w:annotationRef/>
      </w:r>
      <w:r>
        <w:t>even NETS has Hananias</w:t>
      </w:r>
    </w:p>
  </w:comment>
  <w:comment w:id="489" w:author="Windows User" w:date="2015-10-30T08:56:00Z" w:initials="BS">
    <w:p w14:paraId="27892612" w14:textId="77777777" w:rsidR="00EB5325" w:rsidRDefault="00EB5325"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EB5325" w:rsidRDefault="00EB5325" w:rsidP="00D31F38">
      <w:pPr>
        <w:pStyle w:val="CommentText"/>
      </w:pPr>
      <w:r>
        <w:rPr>
          <w:rStyle w:val="CommentReference"/>
        </w:rPr>
        <w:annotationRef/>
      </w:r>
      <w:r>
        <w:t>Coptic doesn't have "Our God"</w:t>
      </w:r>
    </w:p>
  </w:comment>
  <w:comment w:id="491" w:author="Windows User" w:date="2015-10-30T08:56:00Z" w:initials="BS">
    <w:p w14:paraId="5F8EC33A" w14:textId="77777777" w:rsidR="00EB5325" w:rsidRDefault="00EB5325" w:rsidP="00D31F38">
      <w:pPr>
        <w:pStyle w:val="CommentText"/>
      </w:pPr>
      <w:r>
        <w:rPr>
          <w:rStyle w:val="CommentReference"/>
        </w:rPr>
        <w:annotationRef/>
      </w:r>
      <w:r>
        <w:t>celebrate or proclaim?</w:t>
      </w:r>
    </w:p>
  </w:comment>
  <w:comment w:id="492" w:author="Windows User" w:date="2015-10-30T08:56:00Z" w:initials="BS">
    <w:p w14:paraId="02E465F6" w14:textId="77777777" w:rsidR="00EB5325" w:rsidRDefault="00EB5325" w:rsidP="00D31F38">
      <w:pPr>
        <w:pStyle w:val="CommentText"/>
      </w:pPr>
      <w:r>
        <w:rPr>
          <w:rStyle w:val="CommentReference"/>
        </w:rPr>
        <w:annotationRef/>
      </w:r>
      <w:r>
        <w:t>persevere or be sober?</w:t>
      </w:r>
    </w:p>
  </w:comment>
  <w:comment w:id="493" w:author="Windows User" w:date="2015-10-30T08:56:00Z" w:initials="BS">
    <w:p w14:paraId="0F283256" w14:textId="77777777" w:rsidR="00EB5325" w:rsidRDefault="00EB5325"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EB5325" w:rsidRDefault="00EB5325" w:rsidP="00D31F38">
      <w:pPr>
        <w:pStyle w:val="CommentText"/>
      </w:pPr>
      <w:r>
        <w:rPr>
          <w:rStyle w:val="CommentReference"/>
        </w:rPr>
        <w:annotationRef/>
      </w:r>
      <w:r>
        <w:t>esmo is bless, not praise...</w:t>
      </w:r>
    </w:p>
  </w:comment>
  <w:comment w:id="495" w:author="Windows User" w:date="2015-10-30T08:56:00Z" w:initials="BS">
    <w:p w14:paraId="22452F1B" w14:textId="77777777" w:rsidR="00EB5325" w:rsidRDefault="00EB5325"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EB5325" w:rsidRDefault="00EB5325"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EB5325" w:rsidRDefault="00EB5325"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EB5325" w:rsidRDefault="00EB5325"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EB5325" w:rsidRDefault="00EB5325" w:rsidP="00D31F38">
      <w:pPr>
        <w:pStyle w:val="CommentText"/>
      </w:pPr>
      <w:r>
        <w:rPr>
          <w:rStyle w:val="CommentReference"/>
        </w:rPr>
        <w:annotationRef/>
      </w:r>
      <w:r>
        <w:t>disobedient? heretics?</w:t>
      </w:r>
    </w:p>
  </w:comment>
  <w:comment w:id="500" w:author="Windows User" w:date="2015-10-30T08:56:00Z" w:initials="BS">
    <w:p w14:paraId="298A6523" w14:textId="77777777" w:rsidR="00EB5325" w:rsidRDefault="00EB5325" w:rsidP="00D31F38">
      <w:pPr>
        <w:pStyle w:val="CommentText"/>
      </w:pPr>
      <w:r>
        <w:rPr>
          <w:rStyle w:val="CommentReference"/>
        </w:rPr>
        <w:annotationRef/>
      </w:r>
      <w:r>
        <w:t>souls or spirits?</w:t>
      </w:r>
    </w:p>
  </w:comment>
  <w:comment w:id="501" w:author="Windows User" w:date="2015-10-30T08:56:00Z" w:initials="BS">
    <w:p w14:paraId="3D56C030" w14:textId="77777777" w:rsidR="00EB5325" w:rsidRDefault="00EB5325" w:rsidP="00D31F38">
      <w:pPr>
        <w:pStyle w:val="CommentText"/>
      </w:pPr>
      <w:r>
        <w:rPr>
          <w:rStyle w:val="CommentReference"/>
        </w:rPr>
        <w:annotationRef/>
      </w:r>
      <w:r>
        <w:t>humble or contrite?</w:t>
      </w:r>
    </w:p>
  </w:comment>
  <w:comment w:id="502" w:author="Windows User" w:date="2015-10-30T08:56:00Z" w:initials="BS">
    <w:p w14:paraId="4417CE6C" w14:textId="77777777" w:rsidR="00EB5325" w:rsidRDefault="00EB5325" w:rsidP="00D31F38">
      <w:pPr>
        <w:pStyle w:val="CommentText"/>
      </w:pPr>
      <w:r>
        <w:rPr>
          <w:rStyle w:val="CommentReference"/>
        </w:rPr>
        <w:annotationRef/>
      </w:r>
      <w:r>
        <w:t>hearts?</w:t>
      </w:r>
    </w:p>
  </w:comment>
  <w:comment w:id="503" w:author="Windows User" w:date="2015-10-30T08:56:00Z" w:initials="BS">
    <w:p w14:paraId="6056EF08" w14:textId="77777777" w:rsidR="00EB5325" w:rsidRDefault="00EB5325" w:rsidP="00D31F38">
      <w:pPr>
        <w:pStyle w:val="CommentText"/>
      </w:pPr>
      <w:r>
        <w:rPr>
          <w:rStyle w:val="CommentReference"/>
        </w:rPr>
        <w:annotationRef/>
      </w:r>
      <w:r>
        <w:t>this or LA?</w:t>
      </w:r>
    </w:p>
  </w:comment>
  <w:comment w:id="504" w:author="Windows User" w:date="2015-10-30T08:56:00Z" w:initials="BS">
    <w:p w14:paraId="021CF208" w14:textId="77777777" w:rsidR="00EB5325" w:rsidRDefault="00EB5325" w:rsidP="00D31F38">
      <w:pPr>
        <w:pStyle w:val="CommentText"/>
      </w:pPr>
      <w:r>
        <w:rPr>
          <w:rStyle w:val="CommentReference"/>
        </w:rPr>
        <w:annotationRef/>
      </w:r>
      <w:r>
        <w:t>righteous of, or who revere</w:t>
      </w:r>
    </w:p>
  </w:comment>
  <w:comment w:id="505" w:author="Windows User" w:date="2015-10-30T08:56:00Z" w:initials="BS">
    <w:p w14:paraId="2B7DD481" w14:textId="77777777" w:rsidR="00EB5325" w:rsidRDefault="00EB5325"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EB5325" w:rsidRDefault="00EB5325" w:rsidP="00D31F38">
      <w:pPr>
        <w:pStyle w:val="CommentText"/>
      </w:pPr>
      <w:r>
        <w:rPr>
          <w:rStyle w:val="CommentReference"/>
        </w:rPr>
        <w:annotationRef/>
      </w:r>
      <w:r>
        <w:t>that he may praise and say?</w:t>
      </w:r>
    </w:p>
  </w:comment>
  <w:comment w:id="524" w:author="Windows User" w:date="2015-11-21T13:00:00Z" w:initials="WU">
    <w:p w14:paraId="72B45ACE" w14:textId="77777777" w:rsidR="00EB5325" w:rsidRDefault="00EB5325" w:rsidP="00D31F38">
      <w:pPr>
        <w:pStyle w:val="CommentText"/>
      </w:pPr>
      <w:r>
        <w:rPr>
          <w:rStyle w:val="CommentReference"/>
        </w:rPr>
        <w:annotationRef/>
      </w:r>
      <w:r>
        <w:t>Check, and 2 above.</w:t>
      </w:r>
    </w:p>
  </w:comment>
  <w:comment w:id="525" w:author="Brett Slote" w:date="2015-10-30T08:56:00Z" w:initials="BS">
    <w:p w14:paraId="0C0C90F8" w14:textId="77777777" w:rsidR="00EB5325" w:rsidRDefault="00EB5325"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EB5325" w:rsidRDefault="00EB5325" w:rsidP="00D31F38">
      <w:pPr>
        <w:pStyle w:val="CommentText"/>
      </w:pPr>
      <w:r>
        <w:rPr>
          <w:rStyle w:val="CommentReference"/>
        </w:rPr>
        <w:annotationRef/>
      </w:r>
      <w:r>
        <w:t>check</w:t>
      </w:r>
    </w:p>
  </w:comment>
  <w:comment w:id="527" w:author="Windows User" w:date="2015-11-21T13:00:00Z" w:initials="WU">
    <w:p w14:paraId="0CFC2594" w14:textId="77777777" w:rsidR="00EB5325" w:rsidRDefault="00EB5325" w:rsidP="00D31F38">
      <w:pPr>
        <w:pStyle w:val="CommentText"/>
      </w:pPr>
      <w:r>
        <w:rPr>
          <w:rStyle w:val="CommentReference"/>
        </w:rPr>
        <w:annotationRef/>
      </w:r>
      <w:r>
        <w:t>check</w:t>
      </w:r>
    </w:p>
  </w:comment>
  <w:comment w:id="528" w:author="Windows User" w:date="2015-11-21T13:01:00Z" w:initials="WU">
    <w:p w14:paraId="403A6460" w14:textId="77777777" w:rsidR="00EB5325" w:rsidRDefault="00EB5325" w:rsidP="00D31F38">
      <w:pPr>
        <w:pStyle w:val="CommentText"/>
      </w:pPr>
      <w:r>
        <w:rPr>
          <w:rStyle w:val="CommentReference"/>
        </w:rPr>
        <w:annotationRef/>
      </w:r>
      <w:r>
        <w:t>check, find Copitic</w:t>
      </w:r>
    </w:p>
  </w:comment>
  <w:comment w:id="529" w:author="Windows User" w:date="2015-10-30T08:56:00Z" w:initials="BS">
    <w:p w14:paraId="1B2986E7" w14:textId="77777777" w:rsidR="00EB5325" w:rsidRDefault="00EB5325"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EB5325" w:rsidRDefault="00EB5325" w:rsidP="00D31F38">
      <w:pPr>
        <w:pStyle w:val="CommentText"/>
      </w:pPr>
      <w:r>
        <w:rPr>
          <w:rStyle w:val="CommentReference"/>
        </w:rPr>
        <w:annotationRef/>
      </w:r>
      <w:r>
        <w:t>add</w:t>
      </w:r>
    </w:p>
  </w:comment>
  <w:comment w:id="533" w:author="Windows User" w:date="2015-10-30T08:56:00Z" w:initials="BS">
    <w:p w14:paraId="76CF17E1" w14:textId="77777777" w:rsidR="00EB5325" w:rsidRDefault="00EB5325"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EB5325" w:rsidRDefault="00EB5325" w:rsidP="00D31F38">
      <w:pPr>
        <w:pStyle w:val="CommentText"/>
      </w:pPr>
      <w:r>
        <w:rPr>
          <w:rStyle w:val="CommentReference"/>
        </w:rPr>
        <w:annotationRef/>
      </w:r>
      <w:r>
        <w:t>Communion or commemoration?</w:t>
      </w:r>
    </w:p>
  </w:comment>
  <w:comment w:id="535" w:author="Windows User" w:date="2015-11-21T13:01:00Z" w:initials="WU">
    <w:p w14:paraId="3C8EDFD6" w14:textId="77777777" w:rsidR="00EB5325" w:rsidRDefault="00EB5325" w:rsidP="00D31F38">
      <w:pPr>
        <w:pStyle w:val="CommentText"/>
      </w:pPr>
      <w:r>
        <w:rPr>
          <w:rStyle w:val="CommentReference"/>
        </w:rPr>
        <w:annotationRef/>
      </w:r>
      <w:r>
        <w:t>Check, and 2 above</w:t>
      </w:r>
    </w:p>
  </w:comment>
  <w:comment w:id="536" w:author="Brett Slote" w:date="2015-10-30T08:56:00Z" w:initials="BS">
    <w:p w14:paraId="502DF58D" w14:textId="77777777" w:rsidR="00EB5325" w:rsidRDefault="00EB5325"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EB5325" w:rsidRDefault="00EB5325" w:rsidP="00D31F38">
      <w:pPr>
        <w:pStyle w:val="CommentText"/>
      </w:pPr>
      <w:r>
        <w:rPr>
          <w:rStyle w:val="CommentReference"/>
        </w:rPr>
        <w:annotationRef/>
      </w:r>
      <w:r>
        <w:t>check</w:t>
      </w:r>
    </w:p>
  </w:comment>
  <w:comment w:id="538" w:author="Windows User" w:date="2015-10-30T08:56:00Z" w:initials="BS">
    <w:p w14:paraId="303AD0FE" w14:textId="77777777" w:rsidR="00EB5325" w:rsidRDefault="00EB532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EB5325" w:rsidRDefault="00EB5325" w:rsidP="00D31F38">
      <w:pPr>
        <w:pStyle w:val="CommentText"/>
      </w:pPr>
      <w:r>
        <w:rPr>
          <w:rStyle w:val="CommentReference"/>
        </w:rPr>
        <w:annotationRef/>
      </w:r>
      <w:r>
        <w:t>check.  Add Coptic</w:t>
      </w:r>
    </w:p>
  </w:comment>
  <w:comment w:id="545" w:author="Windows User" w:date="2015-11-02T12:45:00Z" w:initials="BS">
    <w:p w14:paraId="02E474EA" w14:textId="77777777" w:rsidR="00EB5325" w:rsidRDefault="00EB5325" w:rsidP="00D31F38">
      <w:pPr>
        <w:pStyle w:val="CommentText"/>
      </w:pPr>
      <w:r>
        <w:rPr>
          <w:rStyle w:val="CommentReference"/>
        </w:rPr>
        <w:annotationRef/>
      </w:r>
      <w:r>
        <w:t>Godhead or Divinity?</w:t>
      </w:r>
    </w:p>
  </w:comment>
  <w:comment w:id="546" w:author="Windows User" w:date="2015-10-30T08:56:00Z" w:initials="BS">
    <w:p w14:paraId="1165D588" w14:textId="77777777" w:rsidR="00EB5325" w:rsidRDefault="00EB532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EB5325" w:rsidRDefault="00EB5325"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EB5325" w:rsidRDefault="00EB5325"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EB5325" w:rsidRDefault="00EB5325" w:rsidP="00D31F38">
      <w:pPr>
        <w:pStyle w:val="CommentText"/>
      </w:pPr>
      <w:r>
        <w:rPr>
          <w:rStyle w:val="CommentReference"/>
        </w:rPr>
        <w:annotationRef/>
      </w:r>
      <w:r>
        <w:t>check</w:t>
      </w:r>
    </w:p>
  </w:comment>
  <w:comment w:id="563" w:author="Windows User" w:date="2015-11-21T13:03:00Z" w:initials="WU">
    <w:p w14:paraId="2CFCDBC4" w14:textId="77777777" w:rsidR="00EB5325" w:rsidRDefault="00EB5325" w:rsidP="00D31F38">
      <w:pPr>
        <w:pStyle w:val="CommentText"/>
      </w:pPr>
      <w:r>
        <w:rPr>
          <w:rStyle w:val="CommentReference"/>
        </w:rPr>
        <w:annotationRef/>
      </w:r>
      <w:r>
        <w:t>check</w:t>
      </w:r>
    </w:p>
  </w:comment>
  <w:comment w:id="564" w:author="Windows User" w:date="2015-11-21T13:04:00Z" w:initials="WU">
    <w:p w14:paraId="7B87BF1F" w14:textId="77777777" w:rsidR="00EB5325" w:rsidRDefault="00EB5325" w:rsidP="00D31F38">
      <w:pPr>
        <w:pStyle w:val="CommentText"/>
      </w:pPr>
      <w:r>
        <w:rPr>
          <w:rStyle w:val="CommentReference"/>
        </w:rPr>
        <w:annotationRef/>
      </w:r>
      <w:r>
        <w:t>check</w:t>
      </w:r>
    </w:p>
  </w:comment>
  <w:comment w:id="565" w:author="Windows User" w:date="2015-10-30T08:56:00Z" w:initials="BS">
    <w:p w14:paraId="469A8399" w14:textId="77777777" w:rsidR="00EB5325" w:rsidRDefault="00EB5325"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EB5325" w:rsidRDefault="00EB5325"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EB5325" w:rsidRDefault="00EB5325"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EB5325" w:rsidRDefault="00EB5325"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EB5325" w:rsidRDefault="00EB5325"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EB5325" w:rsidRDefault="00EB5325" w:rsidP="00D31F38">
      <w:pPr>
        <w:pStyle w:val="CommentText"/>
      </w:pPr>
      <w:r>
        <w:rPr>
          <w:rStyle w:val="CommentReference"/>
        </w:rPr>
        <w:annotationRef/>
      </w:r>
      <w:r>
        <w:t>NETS has rebukes. punishments?</w:t>
      </w:r>
    </w:p>
  </w:comment>
  <w:comment w:id="581" w:author="Windows User" w:date="2015-10-30T08:56:00Z" w:initials="BS">
    <w:p w14:paraId="37F1C98E" w14:textId="77777777" w:rsidR="00EB5325" w:rsidRDefault="00EB5325" w:rsidP="00D31F38">
      <w:pPr>
        <w:pStyle w:val="CommentText"/>
      </w:pPr>
      <w:r>
        <w:rPr>
          <w:rStyle w:val="CommentReference"/>
        </w:rPr>
        <w:annotationRef/>
      </w:r>
      <w:r>
        <w:t>psaltry? or lyre?</w:t>
      </w:r>
    </w:p>
  </w:comment>
  <w:comment w:id="594" w:author="Windows User" w:date="2015-11-21T13:04:00Z" w:initials="WU">
    <w:p w14:paraId="43A5D1B1" w14:textId="77777777" w:rsidR="00EB5325" w:rsidRDefault="00EB5325" w:rsidP="00E35F1F">
      <w:pPr>
        <w:pStyle w:val="CommentText"/>
      </w:pPr>
      <w:r>
        <w:rPr>
          <w:rStyle w:val="CommentReference"/>
        </w:rPr>
        <w:annotationRef/>
      </w:r>
      <w:r>
        <w:t>check</w:t>
      </w:r>
    </w:p>
  </w:comment>
  <w:comment w:id="595" w:author="Windows User" w:date="2015-11-21T13:04:00Z" w:initials="WU">
    <w:p w14:paraId="4B6A4DE4" w14:textId="77777777" w:rsidR="00EB5325" w:rsidRDefault="00EB5325" w:rsidP="00E35F1F">
      <w:pPr>
        <w:pStyle w:val="CommentText"/>
      </w:pPr>
      <w:r>
        <w:rPr>
          <w:rStyle w:val="CommentReference"/>
        </w:rPr>
        <w:annotationRef/>
      </w:r>
      <w:r>
        <w:t>check</w:t>
      </w:r>
    </w:p>
  </w:comment>
  <w:comment w:id="596" w:author="Windows User" w:date="2015-10-30T08:56:00Z" w:initials="BS">
    <w:p w14:paraId="483AEE75" w14:textId="77777777" w:rsidR="00EB5325" w:rsidRDefault="00EB5325" w:rsidP="00E35F1F">
      <w:pPr>
        <w:pStyle w:val="CommentText"/>
      </w:pPr>
      <w:r>
        <w:rPr>
          <w:rStyle w:val="CommentReference"/>
        </w:rPr>
        <w:annotationRef/>
      </w:r>
      <w:r>
        <w:t>tense? praise or will praise?</w:t>
      </w:r>
    </w:p>
  </w:comment>
  <w:comment w:id="597" w:author="Windows User" w:date="2015-10-30T08:56:00Z" w:initials="BS">
    <w:p w14:paraId="17DAD50D" w14:textId="77777777" w:rsidR="00EB5325" w:rsidRDefault="00EB5325" w:rsidP="00E35F1F">
      <w:pPr>
        <w:pStyle w:val="CommentText"/>
      </w:pPr>
      <w:r>
        <w:rPr>
          <w:rStyle w:val="CommentReference"/>
        </w:rPr>
        <w:annotationRef/>
      </w:r>
      <w:r>
        <w:t>earth? land? creation?</w:t>
      </w:r>
    </w:p>
  </w:comment>
  <w:comment w:id="598" w:author="Windows User" w:date="2015-11-21T13:05:00Z" w:initials="WU">
    <w:p w14:paraId="412BFF55" w14:textId="77777777" w:rsidR="00EB5325" w:rsidRDefault="00EB5325" w:rsidP="00E35F1F">
      <w:pPr>
        <w:pStyle w:val="CommentText"/>
      </w:pPr>
      <w:r>
        <w:rPr>
          <w:rStyle w:val="CommentReference"/>
        </w:rPr>
        <w:annotationRef/>
      </w:r>
      <w:r>
        <w:t>check</w:t>
      </w:r>
    </w:p>
  </w:comment>
  <w:comment w:id="599" w:author="Windows User" w:date="2015-10-30T08:56:00Z" w:initials="BS">
    <w:p w14:paraId="4FEF2EC7" w14:textId="77777777" w:rsidR="00EB5325" w:rsidRDefault="00EB5325"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EB5325" w:rsidRDefault="00EB5325"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EB5325" w:rsidRDefault="00EB5325"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EB5325" w:rsidRDefault="00EB5325" w:rsidP="00E35F1F">
      <w:pPr>
        <w:pStyle w:val="CommentText"/>
      </w:pPr>
      <w:r>
        <w:rPr>
          <w:rStyle w:val="CommentReference"/>
        </w:rPr>
        <w:annotationRef/>
      </w:r>
      <w:r>
        <w:t>patience or longsuffering?</w:t>
      </w:r>
    </w:p>
  </w:comment>
  <w:comment w:id="603" w:author="Windows User" w:date="2015-10-30T08:56:00Z" w:initials="BS">
    <w:p w14:paraId="2E20A232" w14:textId="77777777" w:rsidR="00EB5325" w:rsidRDefault="00EB5325" w:rsidP="00E35F1F">
      <w:pPr>
        <w:pStyle w:val="CommentText"/>
      </w:pPr>
      <w:r>
        <w:rPr>
          <w:rStyle w:val="CommentReference"/>
        </w:rPr>
        <w:annotationRef/>
      </w:r>
      <w:r>
        <w:t>just "at the first watch"?</w:t>
      </w:r>
    </w:p>
  </w:comment>
  <w:comment w:id="604" w:author="Windows User" w:date="2015-10-30T08:56:00Z" w:initials="BS">
    <w:p w14:paraId="34FB1BC0" w14:textId="77777777" w:rsidR="00EB5325" w:rsidRDefault="00EB5325" w:rsidP="00E35F1F">
      <w:pPr>
        <w:pStyle w:val="CommentText"/>
      </w:pPr>
      <w:r>
        <w:rPr>
          <w:rStyle w:val="CommentReference"/>
        </w:rPr>
        <w:annotationRef/>
      </w:r>
      <w:r>
        <w:t>sweet, or easy?</w:t>
      </w:r>
    </w:p>
  </w:comment>
  <w:comment w:id="605" w:author="Windows User" w:date="2015-10-30T08:56:00Z" w:initials="BS">
    <w:p w14:paraId="20646872" w14:textId="77777777" w:rsidR="00EB5325" w:rsidRDefault="00EB5325"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EB5325" w:rsidRDefault="00EB5325" w:rsidP="00E35F1F">
      <w:pPr>
        <w:pStyle w:val="CommentText"/>
      </w:pPr>
      <w:r>
        <w:rPr>
          <w:rStyle w:val="CommentReference"/>
        </w:rPr>
        <w:annotationRef/>
      </w:r>
      <w:r>
        <w:t>sound better if omit of?</w:t>
      </w:r>
    </w:p>
  </w:comment>
  <w:comment w:id="607" w:author="Windows User" w:date="2015-10-30T08:56:00Z" w:initials="BS">
    <w:p w14:paraId="0D6FF167" w14:textId="77777777" w:rsidR="00EB5325" w:rsidRDefault="00EB5325" w:rsidP="00E35F1F">
      <w:pPr>
        <w:pStyle w:val="CommentText"/>
      </w:pPr>
      <w:r>
        <w:rPr>
          <w:rStyle w:val="CommentReference"/>
        </w:rPr>
        <w:annotationRef/>
      </w:r>
      <w:r>
        <w:t>truth, or righteousness?</w:t>
      </w:r>
    </w:p>
  </w:comment>
  <w:comment w:id="608" w:author="Windows User" w:date="2015-10-30T08:56:00Z" w:initials="BS">
    <w:p w14:paraId="1A8CABED" w14:textId="77777777" w:rsidR="00EB5325" w:rsidRDefault="00EB5325" w:rsidP="00E35F1F">
      <w:pPr>
        <w:pStyle w:val="CommentText"/>
      </w:pPr>
      <w:r>
        <w:rPr>
          <w:rStyle w:val="CommentReference"/>
        </w:rPr>
        <w:annotationRef/>
      </w:r>
      <w:r>
        <w:t>true, or perfecvt?</w:t>
      </w:r>
    </w:p>
  </w:comment>
  <w:comment w:id="609" w:author="Windows User" w:date="2015-10-30T08:56:00Z" w:initials="BS">
    <w:p w14:paraId="21AC5CB8" w14:textId="77777777" w:rsidR="00EB5325" w:rsidRDefault="00EB5325" w:rsidP="00E35F1F">
      <w:pPr>
        <w:pStyle w:val="CommentText"/>
      </w:pPr>
      <w:r>
        <w:rPr>
          <w:rStyle w:val="CommentReference"/>
        </w:rPr>
        <w:annotationRef/>
      </w:r>
      <w:r>
        <w:t>and?</w:t>
      </w:r>
    </w:p>
  </w:comment>
  <w:comment w:id="610" w:author="Windows User" w:date="2015-10-30T08:56:00Z" w:initials="BS">
    <w:p w14:paraId="6C6DCC78" w14:textId="77777777" w:rsidR="00EB5325" w:rsidRDefault="00EB5325"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EB5325" w:rsidRDefault="00EB5325" w:rsidP="00E35F1F">
      <w:pPr>
        <w:pStyle w:val="CommentText"/>
      </w:pPr>
      <w:r>
        <w:rPr>
          <w:rStyle w:val="CommentReference"/>
        </w:rPr>
        <w:annotationRef/>
      </w:r>
      <w:r>
        <w:t>will?</w:t>
      </w:r>
    </w:p>
  </w:comment>
  <w:comment w:id="612" w:author="Windows User" w:date="2015-10-30T08:56:00Z" w:initials="BS">
    <w:p w14:paraId="6FC8752C" w14:textId="77777777" w:rsidR="00EB5325" w:rsidRDefault="00EB5325" w:rsidP="00E35F1F">
      <w:pPr>
        <w:pStyle w:val="CommentText"/>
      </w:pPr>
      <w:r>
        <w:rPr>
          <w:rStyle w:val="CommentReference"/>
        </w:rPr>
        <w:annotationRef/>
      </w:r>
      <w:r>
        <w:t>save? keep? deliver?</w:t>
      </w:r>
    </w:p>
  </w:comment>
  <w:comment w:id="613" w:author="Windows User" w:date="2015-10-30T08:56:00Z" w:initials="BS">
    <w:p w14:paraId="7843FDD6" w14:textId="77777777" w:rsidR="00EB5325" w:rsidRDefault="00EB5325"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EB5325" w:rsidRDefault="00EB5325"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EB5325" w:rsidRDefault="00EB5325"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EB5325" w:rsidRDefault="00EB5325"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EB5325" w:rsidRDefault="00EB5325" w:rsidP="00E35F1F">
      <w:pPr>
        <w:pStyle w:val="CommentText"/>
      </w:pPr>
      <w:r>
        <w:rPr>
          <w:rStyle w:val="CommentReference"/>
        </w:rPr>
        <w:annotationRef/>
      </w:r>
      <w:r>
        <w:t>tense?</w:t>
      </w:r>
    </w:p>
  </w:comment>
  <w:comment w:id="629" w:author="Windows User" w:date="2015-10-30T08:56:00Z" w:initials="BS">
    <w:p w14:paraId="5C472088" w14:textId="77777777" w:rsidR="00EB5325" w:rsidRDefault="00EB5325" w:rsidP="00E35F1F">
      <w:pPr>
        <w:pStyle w:val="CommentText"/>
      </w:pPr>
      <w:r>
        <w:rPr>
          <w:rStyle w:val="CommentReference"/>
        </w:rPr>
        <w:annotationRef/>
      </w:r>
      <w:r>
        <w:t>exalt or magnify?</w:t>
      </w:r>
    </w:p>
  </w:comment>
  <w:comment w:id="630" w:author="Windows User" w:date="2015-10-30T08:56:00Z" w:initials="BS">
    <w:p w14:paraId="2FB7E2BD" w14:textId="77777777" w:rsidR="00EB5325" w:rsidRDefault="00EB5325" w:rsidP="00E35F1F">
      <w:pPr>
        <w:pStyle w:val="CommentText"/>
      </w:pPr>
      <w:r>
        <w:rPr>
          <w:rStyle w:val="CommentReference"/>
        </w:rPr>
        <w:annotationRef/>
      </w:r>
      <w:r>
        <w:t>or iwn?</w:t>
      </w:r>
    </w:p>
  </w:comment>
  <w:comment w:id="634" w:author="Windows User" w:date="2015-10-30T08:56:00Z" w:initials="BS">
    <w:p w14:paraId="3C8244A0" w14:textId="77777777" w:rsidR="00EB5325" w:rsidRDefault="00EB5325"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EB5325" w:rsidRDefault="00EB5325"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EB5325" w:rsidRDefault="00EB5325"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EB5325" w:rsidRDefault="00EB5325"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EB5325" w:rsidRDefault="00EB5325" w:rsidP="00E35F1F">
      <w:pPr>
        <w:pStyle w:val="CommentText"/>
      </w:pPr>
      <w:r>
        <w:rPr>
          <w:rStyle w:val="CommentReference"/>
        </w:rPr>
        <w:annotationRef/>
      </w:r>
      <w:r>
        <w:t>coessential or consubstantial?</w:t>
      </w:r>
    </w:p>
  </w:comment>
  <w:comment w:id="639" w:author="Windows User" w:date="2015-10-30T08:56:00Z" w:initials="BS">
    <w:p w14:paraId="66C0B0D7" w14:textId="77777777" w:rsidR="00EB5325" w:rsidRDefault="00EB5325" w:rsidP="00E35F1F">
      <w:pPr>
        <w:pStyle w:val="CommentText"/>
      </w:pPr>
      <w:r>
        <w:rPr>
          <w:rStyle w:val="CommentReference"/>
        </w:rPr>
        <w:annotationRef/>
      </w:r>
      <w:r>
        <w:t>made one or joined?</w:t>
      </w:r>
    </w:p>
  </w:comment>
  <w:comment w:id="640" w:author="Windows User" w:date="2015-10-30T08:56:00Z" w:initials="BS">
    <w:p w14:paraId="094D26E3" w14:textId="77777777" w:rsidR="00EB5325" w:rsidRDefault="00EB5325"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EB5325" w:rsidRDefault="00EB5325"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EB5325" w:rsidRDefault="00EB5325" w:rsidP="00E35F1F">
      <w:pPr>
        <w:pStyle w:val="CommentText"/>
      </w:pPr>
      <w:r>
        <w:rPr>
          <w:rStyle w:val="CommentReference"/>
        </w:rPr>
        <w:annotationRef/>
      </w:r>
      <w:r>
        <w:t>woven or fine?</w:t>
      </w:r>
    </w:p>
  </w:comment>
  <w:comment w:id="643" w:author="Windows User" w:date="2015-10-30T08:56:00Z" w:initials="BS">
    <w:p w14:paraId="7A9FC970" w14:textId="77777777" w:rsidR="00EB5325" w:rsidRDefault="00EB5325" w:rsidP="00E35F1F">
      <w:pPr>
        <w:pStyle w:val="CommentText"/>
      </w:pPr>
      <w:r>
        <w:rPr>
          <w:rStyle w:val="CommentReference"/>
        </w:rPr>
        <w:annotationRef/>
      </w:r>
      <w:r>
        <w:t>palin</w:t>
      </w:r>
    </w:p>
  </w:comment>
  <w:comment w:id="644" w:author="Windows User" w:date="2015-10-30T08:56:00Z" w:initials="BS">
    <w:p w14:paraId="5EFFC3EC" w14:textId="77777777" w:rsidR="00EB5325" w:rsidRDefault="00EB5325" w:rsidP="00E35F1F">
      <w:pPr>
        <w:pStyle w:val="CommentText"/>
      </w:pPr>
      <w:r>
        <w:rPr>
          <w:rStyle w:val="CommentReference"/>
        </w:rPr>
        <w:annotationRef/>
      </w:r>
      <w:r>
        <w:t>exalt or magnify?</w:t>
      </w:r>
    </w:p>
  </w:comment>
  <w:comment w:id="645" w:author="Windows User" w:date="2015-10-30T08:56:00Z" w:initials="BS">
    <w:p w14:paraId="150C26DA" w14:textId="77777777" w:rsidR="00EB5325" w:rsidRDefault="00EB5325" w:rsidP="00E35F1F">
      <w:pPr>
        <w:pStyle w:val="CommentText"/>
      </w:pPr>
      <w:r>
        <w:rPr>
          <w:rStyle w:val="CommentReference"/>
        </w:rPr>
        <w:annotationRef/>
      </w:r>
      <w:r>
        <w:t>or iwn?</w:t>
      </w:r>
    </w:p>
  </w:comment>
  <w:comment w:id="649" w:author="Windows User" w:date="2015-10-30T08:56:00Z" w:initials="BS">
    <w:p w14:paraId="0E3B452D" w14:textId="77777777" w:rsidR="00EB5325" w:rsidRDefault="00EB532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EB5325" w:rsidRDefault="00EB5325" w:rsidP="00E35F1F">
      <w:pPr>
        <w:pStyle w:val="CommentText"/>
      </w:pPr>
      <w:r>
        <w:rPr>
          <w:rStyle w:val="CommentReference"/>
        </w:rPr>
        <w:annotationRef/>
      </w:r>
      <w:r>
        <w:t>forged or beaten?</w:t>
      </w:r>
    </w:p>
  </w:comment>
  <w:comment w:id="651" w:author="Windows User" w:date="2015-10-30T08:56:00Z" w:initials="BS">
    <w:p w14:paraId="3E8ADE2B" w14:textId="77777777" w:rsidR="00EB5325" w:rsidRDefault="00EB5325"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EB5325" w:rsidRDefault="00EB5325"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EB5325" w:rsidRDefault="00EB5325" w:rsidP="00E35F1F">
      <w:pPr>
        <w:pStyle w:val="CommentText"/>
      </w:pPr>
      <w:r>
        <w:rPr>
          <w:rStyle w:val="CommentReference"/>
        </w:rPr>
        <w:annotationRef/>
      </w:r>
      <w:r>
        <w:t>why does Abouna omit sin?</w:t>
      </w:r>
    </w:p>
  </w:comment>
  <w:comment w:id="654" w:author="Windows User" w:date="2015-10-30T08:56:00Z" w:initials="BS">
    <w:p w14:paraId="027A16CD" w14:textId="77777777" w:rsidR="00EB5325" w:rsidRDefault="00EB5325" w:rsidP="00E35F1F">
      <w:pPr>
        <w:pStyle w:val="CommentText"/>
      </w:pPr>
      <w:r>
        <w:rPr>
          <w:rStyle w:val="CommentReference"/>
        </w:rPr>
        <w:annotationRef/>
      </w:r>
      <w:r>
        <w:t>exalt or magnify?</w:t>
      </w:r>
    </w:p>
  </w:comment>
  <w:comment w:id="655" w:author="Windows User" w:date="2015-10-30T08:56:00Z" w:initials="BS">
    <w:p w14:paraId="20C9574B" w14:textId="77777777" w:rsidR="00EB5325" w:rsidRDefault="00EB5325" w:rsidP="00E35F1F">
      <w:pPr>
        <w:pStyle w:val="CommentText"/>
      </w:pPr>
      <w:r>
        <w:rPr>
          <w:rStyle w:val="CommentReference"/>
        </w:rPr>
        <w:annotationRef/>
      </w:r>
      <w:r>
        <w:t>or iwn?</w:t>
      </w:r>
    </w:p>
  </w:comment>
  <w:comment w:id="659" w:author="Windows User" w:date="2015-10-30T08:56:00Z" w:initials="BS">
    <w:p w14:paraId="6726A127" w14:textId="77777777" w:rsidR="00EB5325" w:rsidRDefault="00EB5325"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EB5325" w:rsidRDefault="00EB5325"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EB5325" w:rsidRDefault="00EB5325" w:rsidP="00E35F1F">
      <w:pPr>
        <w:pStyle w:val="CommentText"/>
      </w:pPr>
      <w:r>
        <w:rPr>
          <w:rStyle w:val="CommentReference"/>
        </w:rPr>
        <w:annotationRef/>
      </w:r>
      <w:r>
        <w:t>exalt or magnify?</w:t>
      </w:r>
    </w:p>
  </w:comment>
  <w:comment w:id="662" w:author="Windows User" w:date="2015-10-30T08:56:00Z" w:initials="BS">
    <w:p w14:paraId="3A4414A4" w14:textId="77777777" w:rsidR="00EB5325" w:rsidRDefault="00EB5325" w:rsidP="00E35F1F">
      <w:pPr>
        <w:pStyle w:val="CommentText"/>
      </w:pPr>
      <w:r>
        <w:rPr>
          <w:rStyle w:val="CommentReference"/>
        </w:rPr>
        <w:annotationRef/>
      </w:r>
      <w:r>
        <w:t>or iwn?</w:t>
      </w:r>
    </w:p>
  </w:comment>
  <w:comment w:id="666" w:author="Windows User" w:date="2015-10-30T08:56:00Z" w:initials="BS">
    <w:p w14:paraId="60D89983" w14:textId="77777777" w:rsidR="00EB5325" w:rsidRDefault="00EB5325" w:rsidP="00E35F1F">
      <w:pPr>
        <w:pStyle w:val="CommentText"/>
      </w:pPr>
      <w:r>
        <w:rPr>
          <w:rStyle w:val="CommentReference"/>
        </w:rPr>
        <w:annotationRef/>
      </w:r>
      <w:r>
        <w:t>perpetual lamp?</w:t>
      </w:r>
    </w:p>
  </w:comment>
  <w:comment w:id="667" w:author="Windows User" w:date="2015-10-30T08:56:00Z" w:initials="BS">
    <w:p w14:paraId="708630CC" w14:textId="77777777" w:rsidR="00EB5325" w:rsidRDefault="00EB5325" w:rsidP="00E35F1F">
      <w:pPr>
        <w:pStyle w:val="CommentText"/>
      </w:pPr>
      <w:r>
        <w:rPr>
          <w:rStyle w:val="CommentReference"/>
        </w:rPr>
        <w:annotationRef/>
      </w:r>
      <w:r>
        <w:t>parousia?</w:t>
      </w:r>
    </w:p>
  </w:comment>
  <w:comment w:id="668" w:author="Windows User" w:date="2015-10-30T08:56:00Z" w:initials="BS">
    <w:p w14:paraId="670AE5C3" w14:textId="77777777" w:rsidR="00EB5325" w:rsidRDefault="00EB5325" w:rsidP="00E35F1F">
      <w:pPr>
        <w:pStyle w:val="CommentText"/>
      </w:pPr>
      <w:r>
        <w:rPr>
          <w:rStyle w:val="CommentReference"/>
        </w:rPr>
        <w:annotationRef/>
      </w:r>
      <w:r>
        <w:t>tense?</w:t>
      </w:r>
    </w:p>
  </w:comment>
  <w:comment w:id="669" w:author="Windows User" w:date="2015-10-30T08:56:00Z" w:initials="BS">
    <w:p w14:paraId="281D5A29" w14:textId="77777777" w:rsidR="00EB5325" w:rsidRDefault="00EB5325" w:rsidP="00E35F1F">
      <w:pPr>
        <w:pStyle w:val="CommentText"/>
      </w:pPr>
      <w:r>
        <w:rPr>
          <w:rStyle w:val="CommentReference"/>
        </w:rPr>
        <w:annotationRef/>
      </w:r>
      <w:r>
        <w:t>enlightens?</w:t>
      </w:r>
    </w:p>
  </w:comment>
  <w:comment w:id="670" w:author="Windows User" w:date="2015-10-30T08:56:00Z" w:initials="BS">
    <w:p w14:paraId="09189517" w14:textId="77777777" w:rsidR="00EB5325" w:rsidRDefault="00EB5325" w:rsidP="00E35F1F">
      <w:pPr>
        <w:pStyle w:val="CommentText"/>
      </w:pPr>
      <w:r>
        <w:rPr>
          <w:rStyle w:val="CommentReference"/>
        </w:rPr>
        <w:annotationRef/>
      </w:r>
      <w:r>
        <w:t>exalt or magnify?</w:t>
      </w:r>
    </w:p>
  </w:comment>
  <w:comment w:id="671" w:author="Windows User" w:date="2015-10-30T08:56:00Z" w:initials="BS">
    <w:p w14:paraId="0F1C3DB1" w14:textId="77777777" w:rsidR="00EB5325" w:rsidRDefault="00EB5325" w:rsidP="00E35F1F">
      <w:pPr>
        <w:pStyle w:val="CommentText"/>
      </w:pPr>
      <w:r>
        <w:rPr>
          <w:rStyle w:val="CommentReference"/>
        </w:rPr>
        <w:annotationRef/>
      </w:r>
      <w:r>
        <w:t>or iwn?</w:t>
      </w:r>
    </w:p>
  </w:comment>
  <w:comment w:id="675" w:author="Windows User" w:date="2015-10-30T08:56:00Z" w:initials="BS">
    <w:p w14:paraId="49777AD4" w14:textId="77777777" w:rsidR="00EB5325" w:rsidRDefault="00EB5325" w:rsidP="00E35F1F">
      <w:pPr>
        <w:pStyle w:val="CommentText"/>
      </w:pPr>
      <w:r>
        <w:rPr>
          <w:rStyle w:val="CommentReference"/>
        </w:rPr>
        <w:annotationRef/>
      </w:r>
      <w:r>
        <w:t>this order better or worse?</w:t>
      </w:r>
    </w:p>
  </w:comment>
  <w:comment w:id="676" w:author="Windows User" w:date="2015-10-30T08:56:00Z" w:initials="BS">
    <w:p w14:paraId="07AFF474" w14:textId="77777777" w:rsidR="00EB5325" w:rsidRDefault="00EB5325" w:rsidP="00E35F1F">
      <w:pPr>
        <w:pStyle w:val="CommentText"/>
      </w:pPr>
      <w:r>
        <w:rPr>
          <w:rStyle w:val="CommentReference"/>
        </w:rPr>
        <w:annotationRef/>
      </w:r>
      <w:r>
        <w:t>I think upon should stay here</w:t>
      </w:r>
    </w:p>
  </w:comment>
  <w:comment w:id="677" w:author="Windows User" w:date="2015-10-30T08:56:00Z" w:initials="BS">
    <w:p w14:paraId="0441CD07" w14:textId="77777777" w:rsidR="00EB5325" w:rsidRDefault="00EB5325" w:rsidP="00E35F1F">
      <w:pPr>
        <w:pStyle w:val="CommentText"/>
      </w:pPr>
      <w:r>
        <w:rPr>
          <w:rStyle w:val="CommentReference"/>
        </w:rPr>
        <w:annotationRef/>
      </w:r>
      <w:r>
        <w:t>exalt or magnify?</w:t>
      </w:r>
    </w:p>
  </w:comment>
  <w:comment w:id="678" w:author="Windows User" w:date="2015-10-30T08:56:00Z" w:initials="BS">
    <w:p w14:paraId="6B633293" w14:textId="77777777" w:rsidR="00EB5325" w:rsidRDefault="00EB5325" w:rsidP="00E35F1F">
      <w:pPr>
        <w:pStyle w:val="CommentText"/>
      </w:pPr>
      <w:r>
        <w:rPr>
          <w:rStyle w:val="CommentReference"/>
        </w:rPr>
        <w:annotationRef/>
      </w:r>
      <w:r>
        <w:t>or iwn?</w:t>
      </w:r>
    </w:p>
  </w:comment>
  <w:comment w:id="686" w:author="Windows User" w:date="2015-10-30T08:56:00Z" w:initials="BS">
    <w:p w14:paraId="5798119C" w14:textId="77777777" w:rsidR="00EB5325" w:rsidRDefault="00EB5325"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EB5325" w:rsidRDefault="00EB5325"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EB5325" w:rsidRDefault="00EB5325"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EB5325" w:rsidRDefault="00EB5325"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EB5325" w:rsidRDefault="00EB5325" w:rsidP="00E35F1F">
      <w:pPr>
        <w:pStyle w:val="CommentText"/>
      </w:pPr>
      <w:r>
        <w:rPr>
          <w:rStyle w:val="CommentReference"/>
        </w:rPr>
        <w:annotationRef/>
      </w:r>
      <w:r>
        <w:t>exalt or magnify?</w:t>
      </w:r>
    </w:p>
  </w:comment>
  <w:comment w:id="691" w:author="Windows User" w:date="2015-10-30T08:56:00Z" w:initials="BS">
    <w:p w14:paraId="6604F03B" w14:textId="77777777" w:rsidR="00EB5325" w:rsidRDefault="00EB5325" w:rsidP="00E35F1F">
      <w:pPr>
        <w:pStyle w:val="CommentText"/>
      </w:pPr>
      <w:r>
        <w:rPr>
          <w:rStyle w:val="CommentReference"/>
        </w:rPr>
        <w:annotationRef/>
      </w:r>
      <w:r>
        <w:t>or iwn?</w:t>
      </w:r>
    </w:p>
  </w:comment>
  <w:comment w:id="695" w:author="Windows User" w:date="2015-10-30T08:56:00Z" w:initials="BS">
    <w:p w14:paraId="6680EED5" w14:textId="77777777" w:rsidR="00EB5325" w:rsidRDefault="00EB5325" w:rsidP="00E35F1F">
      <w:pPr>
        <w:pStyle w:val="CommentText"/>
      </w:pPr>
      <w:r>
        <w:rPr>
          <w:rStyle w:val="CommentReference"/>
        </w:rPr>
        <w:annotationRef/>
      </w:r>
      <w:r>
        <w:t>does this work?</w:t>
      </w:r>
    </w:p>
  </w:comment>
  <w:comment w:id="696" w:author="Windows User" w:date="2015-10-30T08:56:00Z" w:initials="BS">
    <w:p w14:paraId="7B5754B1" w14:textId="77777777" w:rsidR="00EB5325" w:rsidRDefault="00EB5325" w:rsidP="00E35F1F">
      <w:pPr>
        <w:pStyle w:val="CommentText"/>
      </w:pPr>
      <w:r>
        <w:rPr>
          <w:rStyle w:val="CommentReference"/>
        </w:rPr>
        <w:annotationRef/>
      </w:r>
      <w:r>
        <w:t>is this right?</w:t>
      </w:r>
    </w:p>
  </w:comment>
  <w:comment w:id="697" w:author="Windows User" w:date="2015-10-30T08:56:00Z" w:initials="BS">
    <w:p w14:paraId="6058F90B" w14:textId="77777777" w:rsidR="00EB5325" w:rsidRDefault="00EB5325" w:rsidP="00E35F1F">
      <w:pPr>
        <w:pStyle w:val="CommentText"/>
      </w:pPr>
      <w:r>
        <w:rPr>
          <w:rStyle w:val="CommentReference"/>
        </w:rPr>
        <w:annotationRef/>
      </w:r>
      <w:r>
        <w:t>?</w:t>
      </w:r>
    </w:p>
  </w:comment>
  <w:comment w:id="698" w:author="Windows User" w:date="2015-10-30T08:56:00Z" w:initials="BS">
    <w:p w14:paraId="505706D1" w14:textId="77777777" w:rsidR="00EB5325" w:rsidRDefault="00EB5325" w:rsidP="00E35F1F">
      <w:pPr>
        <w:pStyle w:val="CommentText"/>
      </w:pPr>
      <w:r>
        <w:rPr>
          <w:rStyle w:val="CommentReference"/>
        </w:rPr>
        <w:annotationRef/>
      </w:r>
      <w:r>
        <w:t>about or to?</w:t>
      </w:r>
    </w:p>
  </w:comment>
  <w:comment w:id="699" w:author="Windows User" w:date="2015-10-30T08:56:00Z" w:initials="BS">
    <w:p w14:paraId="35AD6860" w14:textId="77777777" w:rsidR="00EB5325" w:rsidRDefault="00EB5325" w:rsidP="00E35F1F">
      <w:pPr>
        <w:pStyle w:val="CommentText"/>
      </w:pPr>
      <w:r>
        <w:rPr>
          <w:rStyle w:val="CommentReference"/>
        </w:rPr>
        <w:annotationRef/>
      </w:r>
      <w:r>
        <w:t>proclaim or cry?</w:t>
      </w:r>
    </w:p>
  </w:comment>
  <w:comment w:id="700" w:author="Windows User" w:date="2015-10-30T08:56:00Z" w:initials="BS">
    <w:p w14:paraId="588A0CA8" w14:textId="77777777" w:rsidR="00EB5325" w:rsidRDefault="00EB5325" w:rsidP="00E35F1F">
      <w:pPr>
        <w:pStyle w:val="CommentText"/>
      </w:pPr>
      <w:r>
        <w:rPr>
          <w:rStyle w:val="CommentReference"/>
        </w:rPr>
        <w:annotationRef/>
      </w:r>
      <w:r>
        <w:t>??</w:t>
      </w:r>
    </w:p>
  </w:comment>
  <w:comment w:id="701" w:author="Windows User" w:date="2015-10-30T08:56:00Z" w:initials="BS">
    <w:p w14:paraId="43146472" w14:textId="77777777" w:rsidR="00EB5325" w:rsidRDefault="00EB5325" w:rsidP="00E35F1F">
      <w:pPr>
        <w:pStyle w:val="CommentText"/>
      </w:pPr>
      <w:r>
        <w:rPr>
          <w:rStyle w:val="CommentReference"/>
        </w:rPr>
        <w:annotationRef/>
      </w:r>
      <w:r>
        <w:t>just?</w:t>
      </w:r>
    </w:p>
  </w:comment>
  <w:comment w:id="702" w:author="Windows User" w:date="2015-10-30T08:56:00Z" w:initials="BS">
    <w:p w14:paraId="005E33F9" w14:textId="77777777" w:rsidR="00EB5325" w:rsidRDefault="00EB5325" w:rsidP="00E35F1F">
      <w:pPr>
        <w:pStyle w:val="CommentText"/>
      </w:pPr>
      <w:r>
        <w:rPr>
          <w:rStyle w:val="CommentReference"/>
        </w:rPr>
        <w:annotationRef/>
      </w:r>
      <w:r>
        <w:t>chaste or meek?</w:t>
      </w:r>
    </w:p>
  </w:comment>
  <w:comment w:id="703" w:author="Windows User" w:date="2015-10-30T08:56:00Z" w:initials="BS">
    <w:p w14:paraId="38FC80AB" w14:textId="77777777" w:rsidR="00EB5325" w:rsidRDefault="00EB5325" w:rsidP="00E35F1F">
      <w:pPr>
        <w:pStyle w:val="CommentText"/>
      </w:pPr>
      <w:r>
        <w:rPr>
          <w:rStyle w:val="CommentReference"/>
        </w:rPr>
        <w:annotationRef/>
      </w:r>
      <w:r>
        <w:t>St. Isaac? Holy issac?</w:t>
      </w:r>
    </w:p>
  </w:comment>
  <w:comment w:id="704" w:author="Windows User" w:date="2015-10-30T08:56:00Z" w:initials="BS">
    <w:p w14:paraId="49E0F637" w14:textId="77777777" w:rsidR="00EB5325" w:rsidRDefault="00EB5325" w:rsidP="00E35F1F">
      <w:pPr>
        <w:pStyle w:val="CommentText"/>
      </w:pPr>
      <w:r>
        <w:rPr>
          <w:rStyle w:val="CommentReference"/>
        </w:rPr>
        <w:annotationRef/>
      </w:r>
      <w:r>
        <w:t>ten thousand time?</w:t>
      </w:r>
    </w:p>
  </w:comment>
  <w:comment w:id="705" w:author="Windows User" w:date="2015-10-30T08:56:00Z" w:initials="BS">
    <w:p w14:paraId="565278E4" w14:textId="77777777" w:rsidR="00EB5325" w:rsidRDefault="00EB5325"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EB5325" w:rsidRDefault="00EB5325" w:rsidP="00E35F1F">
      <w:pPr>
        <w:pStyle w:val="CommentText"/>
      </w:pPr>
      <w:r>
        <w:rPr>
          <w:rStyle w:val="CommentReference"/>
        </w:rPr>
        <w:annotationRef/>
      </w:r>
      <w:r>
        <w:t>honour or pride?</w:t>
      </w:r>
    </w:p>
  </w:comment>
  <w:comment w:id="707" w:author="Windows User" w:date="2015-10-30T08:56:00Z" w:initials="BS">
    <w:p w14:paraId="28840E47" w14:textId="77777777" w:rsidR="00EB5325" w:rsidRDefault="00EB5325" w:rsidP="00E35F1F">
      <w:pPr>
        <w:pStyle w:val="CommentText"/>
      </w:pPr>
      <w:r>
        <w:rPr>
          <w:rStyle w:val="CommentReference"/>
        </w:rPr>
        <w:annotationRef/>
      </w:r>
      <w:r>
        <w:t>spouse or friend???</w:t>
      </w:r>
    </w:p>
  </w:comment>
  <w:comment w:id="708" w:author="Windows User" w:date="2015-10-30T08:56:00Z" w:initials="BS">
    <w:p w14:paraId="6D247103" w14:textId="77777777" w:rsidR="00EB5325" w:rsidRDefault="00EB5325"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EB5325" w:rsidRDefault="00EB5325"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EB5325" w:rsidRDefault="00EB5325"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EB5325" w:rsidRDefault="00EB5325">
      <w:pPr>
        <w:pStyle w:val="CommentText"/>
      </w:pPr>
      <w:r>
        <w:rPr>
          <w:rStyle w:val="CommentReference"/>
        </w:rPr>
        <w:annotationRef/>
      </w:r>
      <w:r>
        <w:t>check</w:t>
      </w:r>
    </w:p>
  </w:comment>
  <w:comment w:id="712" w:author="Windows User" w:date="2015-10-30T08:56:00Z" w:initials="BS">
    <w:p w14:paraId="5E07F016" w14:textId="77777777" w:rsidR="00EB5325" w:rsidRDefault="00EB5325"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EB5325" w:rsidRDefault="00EB5325"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EB5325" w:rsidRDefault="00EB5325" w:rsidP="00E35F1F">
      <w:pPr>
        <w:pStyle w:val="CommentText"/>
      </w:pPr>
      <w:r>
        <w:rPr>
          <w:rStyle w:val="CommentReference"/>
        </w:rPr>
        <w:annotationRef/>
      </w:r>
      <w:r>
        <w:t>Are more honoured?</w:t>
      </w:r>
    </w:p>
  </w:comment>
  <w:comment w:id="721" w:author="Windows User" w:date="2015-10-30T08:56:00Z" w:initials="WU">
    <w:p w14:paraId="38104BB5" w14:textId="77777777" w:rsidR="00EB5325" w:rsidRDefault="00EB5325"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EB5325" w:rsidRDefault="00EB5325"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EB5325" w:rsidRDefault="00EB5325"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EB5325" w:rsidRDefault="00EB5325" w:rsidP="00E35F1F">
      <w:pPr>
        <w:pStyle w:val="CommentText"/>
      </w:pPr>
      <w:r>
        <w:rPr>
          <w:rStyle w:val="CommentReference"/>
        </w:rPr>
        <w:annotationRef/>
      </w:r>
      <w:r>
        <w:t>The Virgin Mary?</w:t>
      </w:r>
    </w:p>
  </w:comment>
  <w:comment w:id="734" w:author="Windows User" w:date="2015-10-30T08:56:00Z" w:initials="WU">
    <w:p w14:paraId="104BFD73" w14:textId="77777777" w:rsidR="00EB5325" w:rsidRDefault="00EB5325"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EB5325" w:rsidRDefault="00EB5325"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EB5325" w:rsidRDefault="00EB5325" w:rsidP="00E35F1F">
      <w:pPr>
        <w:pStyle w:val="CommentText"/>
      </w:pPr>
      <w:r>
        <w:rPr>
          <w:rStyle w:val="CommentReference"/>
        </w:rPr>
        <w:annotationRef/>
      </w:r>
      <w:r>
        <w:t>Not lampstand?</w:t>
      </w:r>
    </w:p>
  </w:comment>
  <w:comment w:id="740" w:author="Windows User" w:date="2015-10-30T08:56:00Z" w:initials="WU">
    <w:p w14:paraId="71035455" w14:textId="77777777" w:rsidR="00EB5325" w:rsidRDefault="00EB5325"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EB5325" w:rsidRDefault="00EB532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EB5325" w:rsidRDefault="00EB5325" w:rsidP="00E35F1F">
      <w:pPr>
        <w:pStyle w:val="CommentText"/>
      </w:pPr>
      <w:r>
        <w:rPr>
          <w:rStyle w:val="CommentReference"/>
        </w:rPr>
        <w:annotationRef/>
      </w:r>
      <w:r>
        <w:t>Tense(s) of this vs?</w:t>
      </w:r>
    </w:p>
  </w:comment>
  <w:comment w:id="746" w:author="Windows User" w:date="2015-10-30T08:56:00Z" w:initials="WU">
    <w:p w14:paraId="596EE3A5" w14:textId="77777777" w:rsidR="00EB5325" w:rsidRDefault="00EB5325"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EB5325" w:rsidRPr="00745B45" w:rsidRDefault="00EB5325"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EB5325" w:rsidRDefault="00EB5325"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EB5325" w:rsidRDefault="00EB5325"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EB5325" w:rsidRDefault="00EB5325" w:rsidP="00E35F1F">
      <w:pPr>
        <w:pStyle w:val="CommentText"/>
      </w:pPr>
      <w:r>
        <w:rPr>
          <w:rStyle w:val="CommentReference"/>
        </w:rPr>
        <w:annotationRef/>
      </w:r>
      <w:r>
        <w:t>Care or concern?</w:t>
      </w:r>
    </w:p>
  </w:comment>
  <w:comment w:id="760" w:author="Windows User" w:date="2015-10-30T08:56:00Z" w:initials="WU">
    <w:p w14:paraId="78E58888" w14:textId="77777777" w:rsidR="00EB5325" w:rsidRDefault="00EB5325"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EB5325" w:rsidRDefault="00EB5325" w:rsidP="00E35F1F">
      <w:pPr>
        <w:pStyle w:val="CommentText"/>
      </w:pPr>
      <w:r>
        <w:rPr>
          <w:rStyle w:val="CommentReference"/>
        </w:rPr>
        <w:annotationRef/>
      </w:r>
      <w:r>
        <w:t>Exceedingly? Too? So?</w:t>
      </w:r>
    </w:p>
  </w:comment>
  <w:comment w:id="770" w:author="Windows User" w:date="2015-10-30T08:56:00Z" w:initials="WU">
    <w:p w14:paraId="6849FDD2" w14:textId="77777777" w:rsidR="00EB5325" w:rsidRDefault="00EB5325" w:rsidP="00E35F1F">
      <w:pPr>
        <w:pStyle w:val="CommentText"/>
      </w:pPr>
      <w:r>
        <w:rPr>
          <w:rStyle w:val="CommentReference"/>
        </w:rPr>
        <w:annotationRef/>
      </w:r>
      <w:r>
        <w:t>Ramez, I or me?</w:t>
      </w:r>
    </w:p>
  </w:comment>
  <w:comment w:id="771" w:author="Windows User" w:date="2015-10-30T08:56:00Z" w:initials="WU">
    <w:p w14:paraId="799B59FF" w14:textId="77777777" w:rsidR="00EB5325" w:rsidRDefault="00EB5325"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EB5325" w:rsidRDefault="00EB5325"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EB5325" w:rsidRDefault="00EB5325" w:rsidP="00E35F1F">
      <w:pPr>
        <w:pStyle w:val="CommentText"/>
      </w:pPr>
      <w:r>
        <w:rPr>
          <w:rStyle w:val="CommentReference"/>
        </w:rPr>
        <w:annotationRef/>
      </w:r>
      <w:r>
        <w:t>Kind-hearted or merciful?</w:t>
      </w:r>
    </w:p>
  </w:comment>
  <w:comment w:id="774" w:author="Windows User" w:date="2015-10-30T08:56:00Z" w:initials="WU">
    <w:p w14:paraId="1370FE87" w14:textId="77777777" w:rsidR="00EB5325" w:rsidRDefault="00EB5325" w:rsidP="00E35F1F">
      <w:pPr>
        <w:pStyle w:val="CommentText"/>
      </w:pPr>
      <w:r>
        <w:rPr>
          <w:rStyle w:val="CommentReference"/>
        </w:rPr>
        <w:annotationRef/>
      </w:r>
      <w:r>
        <w:t>Compassions or tender mercies?</w:t>
      </w:r>
    </w:p>
  </w:comment>
  <w:comment w:id="775" w:author="Windows User" w:date="2015-10-30T08:56:00Z" w:initials="WU">
    <w:p w14:paraId="70E14B72" w14:textId="77777777" w:rsidR="00EB5325" w:rsidRDefault="00EB5325" w:rsidP="00E35F1F">
      <w:pPr>
        <w:pStyle w:val="CommentText"/>
      </w:pPr>
      <w:r>
        <w:rPr>
          <w:rStyle w:val="CommentReference"/>
        </w:rPr>
        <w:annotationRef/>
      </w:r>
      <w:r>
        <w:t>May He or that He may</w:t>
      </w:r>
    </w:p>
  </w:comment>
  <w:comment w:id="787" w:author="Windows User" w:date="2015-10-30T08:56:00Z" w:initials="BS">
    <w:p w14:paraId="1CD83694" w14:textId="77777777" w:rsidR="00EB5325" w:rsidRDefault="00EB5325" w:rsidP="00E35F1F">
      <w:pPr>
        <w:pStyle w:val="CommentText"/>
      </w:pPr>
      <w:r>
        <w:rPr>
          <w:rStyle w:val="CommentReference"/>
        </w:rPr>
        <w:annotationRef/>
      </w:r>
      <w:r>
        <w:t>very greatly is redundant...</w:t>
      </w:r>
    </w:p>
  </w:comment>
  <w:comment w:id="788" w:author="Windows User" w:date="2015-10-30T08:56:00Z" w:initials="BS">
    <w:p w14:paraId="2DB29619" w14:textId="77777777" w:rsidR="00EB5325" w:rsidRDefault="00EB5325" w:rsidP="00E35F1F">
      <w:pPr>
        <w:pStyle w:val="CommentText"/>
      </w:pPr>
      <w:r>
        <w:rPr>
          <w:rStyle w:val="CommentReference"/>
        </w:rPr>
        <w:annotationRef/>
      </w:r>
      <w:r>
        <w:t>above? in?</w:t>
      </w:r>
    </w:p>
  </w:comment>
  <w:comment w:id="789" w:author="Windows User" w:date="2015-10-30T08:56:00Z" w:initials="BS">
    <w:p w14:paraId="3734F7C0" w14:textId="77777777" w:rsidR="00EB5325" w:rsidRDefault="00EB5325"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EB5325" w:rsidRDefault="00EB5325" w:rsidP="00E35F1F">
      <w:pPr>
        <w:pStyle w:val="CommentText"/>
      </w:pPr>
      <w:r>
        <w:rPr>
          <w:rStyle w:val="CommentReference"/>
        </w:rPr>
        <w:annotationRef/>
      </w:r>
      <w:r>
        <w:t>mediated or put into practice?</w:t>
      </w:r>
    </w:p>
  </w:comment>
  <w:comment w:id="791" w:author="Windows User" w:date="2015-10-30T08:56:00Z" w:initials="BS">
    <w:p w14:paraId="6417B5A7" w14:textId="77777777" w:rsidR="00EB5325" w:rsidRDefault="00EB5325"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EB5325" w:rsidRDefault="00EB5325"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EB5325" w:rsidRDefault="00EB5325" w:rsidP="00E35F1F">
      <w:pPr>
        <w:pStyle w:val="CommentText"/>
      </w:pPr>
      <w:r>
        <w:rPr>
          <w:rStyle w:val="CommentReference"/>
        </w:rPr>
        <w:annotationRef/>
      </w:r>
      <w:r>
        <w:t>thoughts or senses?</w:t>
      </w:r>
    </w:p>
  </w:comment>
  <w:comment w:id="794" w:author="Windows User" w:date="2015-10-30T08:56:00Z" w:initials="BS">
    <w:p w14:paraId="5092C47C" w14:textId="77777777" w:rsidR="00EB5325" w:rsidRDefault="00EB5325" w:rsidP="00E35F1F">
      <w:pPr>
        <w:pStyle w:val="CommentText"/>
      </w:pPr>
      <w:r>
        <w:rPr>
          <w:rStyle w:val="CommentReference"/>
        </w:rPr>
        <w:annotationRef/>
      </w:r>
      <w:r>
        <w:t>lay? set? cast?</w:t>
      </w:r>
    </w:p>
  </w:comment>
  <w:comment w:id="795" w:author="Windows User" w:date="2015-10-30T08:56:00Z" w:initials="BS">
    <w:p w14:paraId="2988A4E9" w14:textId="77777777" w:rsidR="00EB5325" w:rsidRDefault="00EB5325"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EB5325" w:rsidRDefault="00EB5325" w:rsidP="00E35F1F">
      <w:pPr>
        <w:pStyle w:val="CommentText"/>
      </w:pPr>
      <w:r>
        <w:rPr>
          <w:rStyle w:val="CommentReference"/>
        </w:rPr>
        <w:annotationRef/>
      </w:r>
      <w:r>
        <w:t>types?</w:t>
      </w:r>
    </w:p>
  </w:comment>
  <w:comment w:id="805" w:author="Windows User" w:date="2015-10-30T08:56:00Z" w:initials="BS">
    <w:p w14:paraId="6A283326" w14:textId="77777777" w:rsidR="00EB5325" w:rsidRDefault="00EB5325"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EB5325" w:rsidRDefault="00EB5325" w:rsidP="00E35F1F">
      <w:pPr>
        <w:pStyle w:val="CommentText"/>
      </w:pPr>
      <w:r>
        <w:rPr>
          <w:rStyle w:val="CommentReference"/>
        </w:rPr>
        <w:annotationRef/>
      </w:r>
      <w:r>
        <w:t>risen, or shone?</w:t>
      </w:r>
    </w:p>
  </w:comment>
  <w:comment w:id="810" w:author="Windows User" w:date="2015-10-30T08:56:00Z" w:initials="BS">
    <w:p w14:paraId="301FA11B" w14:textId="77777777" w:rsidR="00EB5325" w:rsidRDefault="00EB5325" w:rsidP="00D65FD4">
      <w:pPr>
        <w:pStyle w:val="CommentText"/>
      </w:pPr>
      <w:r>
        <w:rPr>
          <w:rStyle w:val="CommentReference"/>
        </w:rPr>
        <w:annotationRef/>
      </w:r>
      <w:r>
        <w:t>risen, or shone?</w:t>
      </w:r>
    </w:p>
  </w:comment>
  <w:comment w:id="814" w:author="Windows User" w:date="2015-10-30T08:56:00Z" w:initials="BS">
    <w:p w14:paraId="4B4155FC" w14:textId="77777777" w:rsidR="00EB5325" w:rsidRDefault="00EB5325" w:rsidP="00E35F1F">
      <w:pPr>
        <w:pStyle w:val="CommentText"/>
      </w:pPr>
      <w:r>
        <w:rPr>
          <w:rStyle w:val="CommentReference"/>
        </w:rPr>
        <w:annotationRef/>
      </w:r>
      <w:r>
        <w:t>cap?</w:t>
      </w:r>
    </w:p>
  </w:comment>
  <w:comment w:id="815" w:author="Windows User" w:date="2015-10-30T08:56:00Z" w:initials="BS">
    <w:p w14:paraId="248C83A2" w14:textId="77777777" w:rsidR="00EB5325" w:rsidRDefault="00EB5325" w:rsidP="00E35F1F">
      <w:pPr>
        <w:pStyle w:val="CommentText"/>
      </w:pPr>
      <w:r>
        <w:rPr>
          <w:rStyle w:val="CommentReference"/>
        </w:rPr>
        <w:annotationRef/>
      </w:r>
      <w:r>
        <w:t>save? redeem?</w:t>
      </w:r>
    </w:p>
  </w:comment>
  <w:comment w:id="816" w:author="Windows User" w:date="2015-10-30T08:56:00Z" w:initials="BS">
    <w:p w14:paraId="4C7BFCC0" w14:textId="77777777" w:rsidR="00EB5325" w:rsidRDefault="00EB5325" w:rsidP="00D65FD4">
      <w:pPr>
        <w:pStyle w:val="CommentText"/>
      </w:pPr>
      <w:r>
        <w:rPr>
          <w:rStyle w:val="CommentReference"/>
        </w:rPr>
        <w:annotationRef/>
      </w:r>
      <w:r>
        <w:t>risen, or shone?</w:t>
      </w:r>
    </w:p>
  </w:comment>
  <w:comment w:id="820" w:author="Windows User" w:date="2015-10-30T08:56:00Z" w:initials="BS">
    <w:p w14:paraId="2390D3F4" w14:textId="77777777" w:rsidR="00EB5325" w:rsidRDefault="00EB5325" w:rsidP="00E35F1F">
      <w:pPr>
        <w:pStyle w:val="CommentText"/>
      </w:pPr>
      <w:r>
        <w:rPr>
          <w:rStyle w:val="CommentReference"/>
        </w:rPr>
        <w:annotationRef/>
      </w:r>
      <w:r>
        <w:t>or should " be down here</w:t>
      </w:r>
    </w:p>
  </w:comment>
  <w:comment w:id="821" w:author="Windows User" w:date="2015-10-30T08:56:00Z" w:initials="BS">
    <w:p w14:paraId="6D6C2E53" w14:textId="77777777" w:rsidR="00EB5325" w:rsidRDefault="00EB5325" w:rsidP="00D65FD4">
      <w:pPr>
        <w:pStyle w:val="CommentText"/>
      </w:pPr>
      <w:r>
        <w:rPr>
          <w:rStyle w:val="CommentReference"/>
        </w:rPr>
        <w:annotationRef/>
      </w:r>
      <w:r>
        <w:t>risen, or shone?</w:t>
      </w:r>
    </w:p>
  </w:comment>
  <w:comment w:id="825" w:author="Windows User" w:date="2015-10-30T08:56:00Z" w:initials="BS">
    <w:p w14:paraId="061FF9BB" w14:textId="77777777" w:rsidR="00EB5325" w:rsidRDefault="00EB5325"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EB5325" w:rsidRDefault="00EB5325" w:rsidP="00D65FD4">
      <w:pPr>
        <w:pStyle w:val="CommentText"/>
      </w:pPr>
      <w:r>
        <w:rPr>
          <w:rStyle w:val="CommentReference"/>
        </w:rPr>
        <w:annotationRef/>
      </w:r>
      <w:r>
        <w:t>risen, or shone?</w:t>
      </w:r>
    </w:p>
  </w:comment>
  <w:comment w:id="830" w:author="Windows User" w:date="2015-10-30T08:56:00Z" w:initials="BS">
    <w:p w14:paraId="13BC365B" w14:textId="77777777" w:rsidR="00EB5325" w:rsidRDefault="00EB5325"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EB5325" w:rsidRDefault="00EB5325"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EB5325" w:rsidRDefault="00EB5325" w:rsidP="00D65FD4">
      <w:pPr>
        <w:pStyle w:val="CommentText"/>
      </w:pPr>
      <w:r>
        <w:rPr>
          <w:rStyle w:val="CommentReference"/>
        </w:rPr>
        <w:annotationRef/>
      </w:r>
      <w:r>
        <w:t>risen, or shone?</w:t>
      </w:r>
    </w:p>
  </w:comment>
  <w:comment w:id="836" w:author="Windows User" w:date="2015-10-30T08:56:00Z" w:initials="BS">
    <w:p w14:paraId="690C098D" w14:textId="77777777" w:rsidR="00EB5325" w:rsidRDefault="00EB5325" w:rsidP="00D65FD4">
      <w:pPr>
        <w:pStyle w:val="CommentText"/>
      </w:pPr>
      <w:r>
        <w:rPr>
          <w:rStyle w:val="CommentReference"/>
        </w:rPr>
        <w:annotationRef/>
      </w:r>
      <w:r>
        <w:t>risen, or shone?</w:t>
      </w:r>
    </w:p>
  </w:comment>
  <w:comment w:id="840" w:author="Windows User" w:date="2015-10-30T08:56:00Z" w:initials="BS">
    <w:p w14:paraId="47406125" w14:textId="77777777" w:rsidR="00EB5325" w:rsidRDefault="00EB5325" w:rsidP="00E35F1F">
      <w:pPr>
        <w:pStyle w:val="CommentText"/>
      </w:pPr>
      <w:r>
        <w:rPr>
          <w:rStyle w:val="CommentReference"/>
        </w:rPr>
        <w:annotationRef/>
      </w:r>
      <w:r>
        <w:t>dividing wall?</w:t>
      </w:r>
    </w:p>
  </w:comment>
  <w:comment w:id="841" w:author="Windows User" w:date="2015-10-30T08:56:00Z" w:initials="BS">
    <w:p w14:paraId="3115FE96" w14:textId="77777777" w:rsidR="00EB5325" w:rsidRDefault="00EB5325" w:rsidP="00D65FD4">
      <w:pPr>
        <w:pStyle w:val="CommentText"/>
      </w:pPr>
      <w:r>
        <w:rPr>
          <w:rStyle w:val="CommentReference"/>
        </w:rPr>
        <w:annotationRef/>
      </w:r>
      <w:r>
        <w:t>risen, or shone?</w:t>
      </w:r>
    </w:p>
  </w:comment>
  <w:comment w:id="845" w:author="Windows User" w:date="2015-10-30T08:56:00Z" w:initials="BS">
    <w:p w14:paraId="0BDB9E8A" w14:textId="77777777" w:rsidR="00EB5325" w:rsidRDefault="00EB5325"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EB5325" w:rsidRDefault="00EB5325"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EB5325" w:rsidRDefault="00EB5325"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EB5325" w:rsidRDefault="00EB5325"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EB5325" w:rsidRDefault="00EB5325"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EB5325" w:rsidRDefault="00EB5325" w:rsidP="00E35F1F">
      <w:pPr>
        <w:pStyle w:val="CommentText"/>
      </w:pPr>
      <w:r>
        <w:rPr>
          <w:rStyle w:val="CommentReference"/>
        </w:rPr>
        <w:annotationRef/>
      </w:r>
      <w:r>
        <w:t>or "sining"?</w:t>
      </w:r>
    </w:p>
  </w:comment>
  <w:comment w:id="851" w:author="Windows User" w:date="2015-10-30T08:56:00Z" w:initials="BS">
    <w:p w14:paraId="112875D2" w14:textId="77777777" w:rsidR="00EB5325" w:rsidRDefault="00EB5325" w:rsidP="00D65FD4">
      <w:pPr>
        <w:pStyle w:val="CommentText"/>
      </w:pPr>
      <w:r>
        <w:rPr>
          <w:rStyle w:val="CommentReference"/>
        </w:rPr>
        <w:annotationRef/>
      </w:r>
      <w:r>
        <w:t>risen, or shone?</w:t>
      </w:r>
    </w:p>
  </w:comment>
  <w:comment w:id="856" w:author="Windows User" w:date="2015-10-30T08:56:00Z" w:initials="BS">
    <w:p w14:paraId="1CF8EF29" w14:textId="77777777" w:rsidR="00EB5325" w:rsidRDefault="00EB5325"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EB5325" w:rsidRDefault="00EB5325"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EB5325" w:rsidRDefault="00EB532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EB5325" w:rsidRDefault="00EB5325"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EB5325" w:rsidRDefault="00EB5325"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EB5325" w:rsidRDefault="00EB5325"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EB5325" w:rsidRDefault="00EB5325" w:rsidP="00E35F1F">
      <w:pPr>
        <w:pStyle w:val="CommentText"/>
      </w:pPr>
      <w:r>
        <w:rPr>
          <w:rStyle w:val="CommentReference"/>
        </w:rPr>
        <w:annotationRef/>
      </w:r>
      <w:r>
        <w:t>Received or bought?</w:t>
      </w:r>
    </w:p>
  </w:comment>
  <w:comment w:id="896" w:author="Brett Slote" w:date="2015-10-30T08:56:00Z" w:initials="BS">
    <w:p w14:paraId="6DDFB160" w14:textId="77777777" w:rsidR="00EB5325" w:rsidRDefault="00EB5325" w:rsidP="00E35F1F">
      <w:pPr>
        <w:pStyle w:val="CommentText"/>
      </w:pPr>
      <w:r>
        <w:rPr>
          <w:rStyle w:val="CommentReference"/>
        </w:rPr>
        <w:annotationRef/>
      </w:r>
      <w:r>
        <w:t>Uncircumscript?</w:t>
      </w:r>
    </w:p>
  </w:comment>
  <w:comment w:id="899" w:author="Brett Slote" w:date="2015-10-30T08:56:00Z" w:initials="BS">
    <w:p w14:paraId="39A4B3F9" w14:textId="77777777" w:rsidR="00EB5325" w:rsidRDefault="00EB5325" w:rsidP="00E35F1F">
      <w:pPr>
        <w:pStyle w:val="CommentText"/>
      </w:pPr>
      <w:r>
        <w:rPr>
          <w:rStyle w:val="CommentReference"/>
        </w:rPr>
        <w:annotationRef/>
      </w:r>
      <w:r>
        <w:t>Orthodox?</w:t>
      </w:r>
    </w:p>
  </w:comment>
  <w:comment w:id="900" w:author="Brett Slote" w:date="2015-10-30T08:56:00Z" w:initials="BS">
    <w:p w14:paraId="7E993A49" w14:textId="77777777" w:rsidR="00EB5325" w:rsidRDefault="00EB5325" w:rsidP="00E35F1F">
      <w:pPr>
        <w:pStyle w:val="CommentText"/>
      </w:pPr>
      <w:r>
        <w:rPr>
          <w:rStyle w:val="CommentReference"/>
        </w:rPr>
        <w:annotationRef/>
      </w:r>
      <w:r>
        <w:t>Faith?</w:t>
      </w:r>
    </w:p>
  </w:comment>
  <w:comment w:id="903" w:author="Brett Slote" w:date="2015-10-30T08:56:00Z" w:initials="BS">
    <w:p w14:paraId="575DF2C3" w14:textId="77777777" w:rsidR="00EB5325" w:rsidRDefault="00EB5325" w:rsidP="00E35F1F">
      <w:pPr>
        <w:pStyle w:val="CommentText"/>
      </w:pPr>
      <w:r>
        <w:rPr>
          <w:rStyle w:val="CommentReference"/>
        </w:rPr>
        <w:annotationRef/>
      </w:r>
      <w:r>
        <w:t>Need a consistent policy</w:t>
      </w:r>
    </w:p>
  </w:comment>
  <w:comment w:id="907" w:author="Brett Slote" w:date="2015-10-30T08:56:00Z" w:initials="BS">
    <w:p w14:paraId="4A370093" w14:textId="77777777" w:rsidR="00EB5325" w:rsidRDefault="00EB5325" w:rsidP="00E35F1F">
      <w:pPr>
        <w:pStyle w:val="CommentText"/>
      </w:pPr>
      <w:r>
        <w:rPr>
          <w:rStyle w:val="CommentReference"/>
        </w:rPr>
        <w:annotationRef/>
      </w:r>
      <w:r>
        <w:t>Ramez, He or Him?</w:t>
      </w:r>
    </w:p>
  </w:comment>
  <w:comment w:id="908" w:author="Brett Slote" w:date="2015-10-30T08:56:00Z" w:initials="BS">
    <w:p w14:paraId="3B1DEA29" w14:textId="77777777" w:rsidR="00EB5325" w:rsidRDefault="00EB5325" w:rsidP="00E35F1F">
      <w:pPr>
        <w:pStyle w:val="CommentText"/>
      </w:pPr>
      <w:r>
        <w:rPr>
          <w:rStyle w:val="CommentReference"/>
        </w:rPr>
        <w:annotationRef/>
      </w:r>
      <w:r>
        <w:t>On? By?</w:t>
      </w:r>
    </w:p>
  </w:comment>
  <w:comment w:id="909" w:author="Windows User" w:date="2015-11-21T13:15:00Z" w:initials="WU">
    <w:p w14:paraId="05ACE9CF" w14:textId="77777777" w:rsidR="00EB5325" w:rsidRDefault="00EB5325" w:rsidP="00E35F1F">
      <w:pPr>
        <w:pStyle w:val="CommentText"/>
      </w:pPr>
      <w:r>
        <w:rPr>
          <w:rStyle w:val="CommentReference"/>
        </w:rPr>
        <w:annotationRef/>
      </w:r>
      <w:r>
        <w:t>check</w:t>
      </w:r>
    </w:p>
  </w:comment>
  <w:comment w:id="917" w:author="Windows User" w:date="2015-10-30T08:56:00Z" w:initials="BS">
    <w:p w14:paraId="5592658B" w14:textId="77777777" w:rsidR="00EB5325" w:rsidRDefault="00EB5325"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EB5325" w:rsidRDefault="00EB5325"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EB5325" w:rsidRDefault="00EB5325" w:rsidP="00E35F1F">
      <w:pPr>
        <w:pStyle w:val="CommentText"/>
      </w:pPr>
      <w:r>
        <w:rPr>
          <w:rStyle w:val="CommentReference"/>
        </w:rPr>
        <w:annotationRef/>
      </w:r>
      <w:r>
        <w:t>adjective? severe?</w:t>
      </w:r>
    </w:p>
  </w:comment>
  <w:comment w:id="928" w:author="Windows User" w:date="2015-11-21T13:15:00Z" w:initials="WU">
    <w:p w14:paraId="071C1D6C" w14:textId="77777777" w:rsidR="00EB5325" w:rsidRDefault="00EB5325" w:rsidP="00E35F1F">
      <w:pPr>
        <w:pStyle w:val="CommentText"/>
      </w:pPr>
      <w:r>
        <w:rPr>
          <w:rStyle w:val="CommentReference"/>
        </w:rPr>
        <w:annotationRef/>
      </w:r>
      <w:r>
        <w:t>check</w:t>
      </w:r>
    </w:p>
  </w:comment>
  <w:comment w:id="930" w:author="Windows User" w:date="2015-10-30T08:56:00Z" w:initials="BS">
    <w:p w14:paraId="5CA1796C" w14:textId="77777777" w:rsidR="00EB5325" w:rsidRDefault="00EB5325" w:rsidP="00E35F1F">
      <w:pPr>
        <w:pStyle w:val="CommentText"/>
      </w:pPr>
      <w:r>
        <w:rPr>
          <w:rStyle w:val="CommentReference"/>
        </w:rPr>
        <w:annotationRef/>
      </w:r>
      <w:r>
        <w:t>too literal?</w:t>
      </w:r>
    </w:p>
  </w:comment>
  <w:comment w:id="933" w:author="Windows User" w:date="2015-10-30T08:56:00Z" w:initials="BS">
    <w:p w14:paraId="39BBFF20" w14:textId="77777777" w:rsidR="00EB5325" w:rsidRDefault="00EB5325" w:rsidP="00E35F1F">
      <w:pPr>
        <w:pStyle w:val="CommentText"/>
      </w:pPr>
      <w:r>
        <w:rPr>
          <w:rStyle w:val="CommentReference"/>
        </w:rPr>
        <w:annotationRef/>
      </w:r>
      <w:r>
        <w:t>awkward</w:t>
      </w:r>
    </w:p>
  </w:comment>
  <w:comment w:id="934" w:author="Windows User" w:date="2015-10-30T08:56:00Z" w:initials="BS">
    <w:p w14:paraId="7C372EC3" w14:textId="77777777" w:rsidR="00EB5325" w:rsidRDefault="00EB5325"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EB5325" w:rsidRDefault="00EB5325" w:rsidP="00E35F1F">
      <w:pPr>
        <w:pStyle w:val="CommentText"/>
      </w:pPr>
      <w:r>
        <w:rPr>
          <w:rStyle w:val="CommentReference"/>
        </w:rPr>
        <w:annotationRef/>
      </w:r>
      <w:r>
        <w:t>awkward</w:t>
      </w:r>
    </w:p>
  </w:comment>
  <w:comment w:id="937" w:author="Windows User" w:date="2015-10-30T08:56:00Z" w:initials="BS">
    <w:p w14:paraId="512D6CE2" w14:textId="77777777" w:rsidR="00EB5325" w:rsidRDefault="00EB5325" w:rsidP="00E35F1F">
      <w:pPr>
        <w:pStyle w:val="CommentText"/>
      </w:pPr>
      <w:r>
        <w:rPr>
          <w:rStyle w:val="CommentReference"/>
        </w:rPr>
        <w:annotationRef/>
      </w:r>
      <w:r>
        <w:t>terribly awkward</w:t>
      </w:r>
    </w:p>
  </w:comment>
  <w:comment w:id="938" w:author="Windows User" w:date="2015-11-21T13:16:00Z" w:initials="WU">
    <w:p w14:paraId="56B70852" w14:textId="77777777" w:rsidR="00EB5325" w:rsidRDefault="00EB5325" w:rsidP="00E35F1F">
      <w:pPr>
        <w:pStyle w:val="CommentText"/>
      </w:pPr>
      <w:r>
        <w:rPr>
          <w:rStyle w:val="CommentReference"/>
        </w:rPr>
        <w:annotationRef/>
      </w:r>
      <w:r>
        <w:t>check</w:t>
      </w:r>
    </w:p>
  </w:comment>
  <w:comment w:id="939" w:author="Windows User" w:date="2015-11-21T13:16:00Z" w:initials="WU">
    <w:p w14:paraId="46C7130C" w14:textId="77777777" w:rsidR="00EB5325" w:rsidRDefault="00EB5325" w:rsidP="00E35F1F">
      <w:pPr>
        <w:pStyle w:val="CommentText"/>
      </w:pPr>
      <w:r>
        <w:rPr>
          <w:rStyle w:val="CommentReference"/>
        </w:rPr>
        <w:annotationRef/>
      </w:r>
      <w:r>
        <w:t>check</w:t>
      </w:r>
    </w:p>
  </w:comment>
  <w:comment w:id="940" w:author="Windows User" w:date="2015-11-21T13:16:00Z" w:initials="WU">
    <w:p w14:paraId="5E32845B" w14:textId="77777777" w:rsidR="00EB5325" w:rsidRDefault="00EB5325" w:rsidP="00E35F1F">
      <w:pPr>
        <w:pStyle w:val="CommentText"/>
      </w:pPr>
      <w:r>
        <w:rPr>
          <w:rStyle w:val="CommentReference"/>
        </w:rPr>
        <w:annotationRef/>
      </w:r>
      <w:r>
        <w:t>check</w:t>
      </w:r>
    </w:p>
  </w:comment>
  <w:comment w:id="941" w:author="Windows User" w:date="2015-11-21T13:16:00Z" w:initials="WU">
    <w:p w14:paraId="530C7E75" w14:textId="77777777" w:rsidR="00EB5325" w:rsidRDefault="00EB5325" w:rsidP="00E35F1F">
      <w:pPr>
        <w:pStyle w:val="CommentText"/>
      </w:pPr>
      <w:r>
        <w:rPr>
          <w:rStyle w:val="CommentReference"/>
        </w:rPr>
        <w:annotationRef/>
      </w:r>
      <w:r>
        <w:t>check</w:t>
      </w:r>
    </w:p>
  </w:comment>
  <w:comment w:id="944" w:author="Windows User" w:date="2015-10-30T08:56:00Z" w:initials="BS">
    <w:p w14:paraId="215C41D2" w14:textId="77777777" w:rsidR="00EB5325" w:rsidRDefault="00EB5325" w:rsidP="00E35F1F">
      <w:pPr>
        <w:pStyle w:val="CommentText"/>
      </w:pPr>
      <w:r>
        <w:rPr>
          <w:rStyle w:val="CommentReference"/>
        </w:rPr>
        <w:annotationRef/>
      </w:r>
      <w:r>
        <w:t>sat?</w:t>
      </w:r>
    </w:p>
  </w:comment>
  <w:comment w:id="945" w:author="Windows User" w:date="2015-11-21T13:17:00Z" w:initials="WU">
    <w:p w14:paraId="6B55DDAB" w14:textId="77777777" w:rsidR="00EB5325" w:rsidRDefault="00EB5325" w:rsidP="00E35F1F">
      <w:pPr>
        <w:pStyle w:val="CommentText"/>
      </w:pPr>
      <w:r>
        <w:rPr>
          <w:rStyle w:val="CommentReference"/>
        </w:rPr>
        <w:annotationRef/>
      </w:r>
      <w:r>
        <w:t>check</w:t>
      </w:r>
    </w:p>
  </w:comment>
  <w:comment w:id="946" w:author="Windows User" w:date="2015-11-21T13:17:00Z" w:initials="WU">
    <w:p w14:paraId="5825D4CB" w14:textId="77777777" w:rsidR="00EB5325" w:rsidRDefault="00EB5325" w:rsidP="00E35F1F">
      <w:pPr>
        <w:pStyle w:val="CommentText"/>
      </w:pPr>
      <w:r>
        <w:rPr>
          <w:rStyle w:val="CommentReference"/>
        </w:rPr>
        <w:annotationRef/>
      </w:r>
      <w:r>
        <w:t>check</w:t>
      </w:r>
    </w:p>
  </w:comment>
  <w:comment w:id="949" w:author="Windows User" w:date="2015-10-30T08:56:00Z" w:initials="BS">
    <w:p w14:paraId="3E614A56" w14:textId="77777777" w:rsidR="00EB5325" w:rsidRDefault="00EB5325"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EB5325" w:rsidRDefault="00EB5325" w:rsidP="00E35F1F">
      <w:pPr>
        <w:pStyle w:val="CommentText"/>
      </w:pPr>
      <w:r>
        <w:rPr>
          <w:rStyle w:val="CommentReference"/>
        </w:rPr>
        <w:annotationRef/>
      </w:r>
      <w:r>
        <w:t>appearing?</w:t>
      </w:r>
    </w:p>
  </w:comment>
  <w:comment w:id="951" w:author="Windows User" w:date="2015-10-30T08:56:00Z" w:initials="BS">
    <w:p w14:paraId="4735348E" w14:textId="77777777" w:rsidR="00EB5325" w:rsidRDefault="00EB5325" w:rsidP="00E35F1F">
      <w:pPr>
        <w:pStyle w:val="CommentText"/>
      </w:pPr>
      <w:r>
        <w:rPr>
          <w:rStyle w:val="CommentReference"/>
        </w:rPr>
        <w:annotationRef/>
      </w:r>
      <w:r>
        <w:t>He</w:t>
      </w:r>
    </w:p>
  </w:comment>
  <w:comment w:id="958" w:author="Windows User" w:date="2015-10-30T08:56:00Z" w:initials="BS">
    <w:p w14:paraId="5F2DFD8E" w14:textId="77777777" w:rsidR="00EB5325" w:rsidRDefault="00EB5325"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EB5325" w:rsidRDefault="00EB5325">
      <w:pPr>
        <w:pStyle w:val="CommentText"/>
      </w:pPr>
      <w:r>
        <w:rPr>
          <w:rStyle w:val="CommentReference"/>
        </w:rPr>
        <w:annotationRef/>
      </w:r>
      <w:r>
        <w:t>Should this be crush?</w:t>
      </w:r>
    </w:p>
  </w:comment>
  <w:comment w:id="960" w:author="Windows User" w:date="2015-10-30T08:56:00Z" w:initials="BS">
    <w:p w14:paraId="7D69D9EF" w14:textId="77777777" w:rsidR="00EB5325" w:rsidRDefault="00EB5325"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EB5325" w:rsidRDefault="00EB5325"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EB5325" w:rsidRDefault="00EB5325"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EB5325" w:rsidRDefault="00EB5325"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EB5325" w:rsidRDefault="00EB5325"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EB5325" w:rsidRDefault="00EB5325" w:rsidP="00E35F1F">
      <w:pPr>
        <w:pStyle w:val="CommentText"/>
      </w:pPr>
      <w:r>
        <w:rPr>
          <w:rStyle w:val="CommentReference"/>
        </w:rPr>
        <w:annotationRef/>
      </w:r>
      <w:r>
        <w:t>repeat quotes or contiguious?</w:t>
      </w:r>
    </w:p>
  </w:comment>
  <w:comment w:id="976" w:author="Windows User" w:date="2015-10-30T08:56:00Z" w:initials="BS">
    <w:p w14:paraId="29400B5B" w14:textId="77777777" w:rsidR="00EB5325" w:rsidRDefault="00EB5325" w:rsidP="00E35F1F">
      <w:pPr>
        <w:pStyle w:val="CommentText"/>
      </w:pPr>
      <w:r>
        <w:rPr>
          <w:rStyle w:val="CommentReference"/>
        </w:rPr>
        <w:annotationRef/>
      </w:r>
      <w:r>
        <w:t>in strength?</w:t>
      </w:r>
    </w:p>
  </w:comment>
  <w:comment w:id="977" w:author="Windows User" w:date="2015-10-30T08:56:00Z" w:initials="BS">
    <w:p w14:paraId="19007B27" w14:textId="77777777" w:rsidR="00EB5325" w:rsidRDefault="00EB5325"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EB5325" w:rsidRDefault="00EB5325" w:rsidP="00E35F1F">
      <w:pPr>
        <w:pStyle w:val="CommentText"/>
      </w:pPr>
      <w:r>
        <w:rPr>
          <w:rStyle w:val="CommentReference"/>
        </w:rPr>
        <w:annotationRef/>
      </w:r>
      <w:r>
        <w:t>theotokos, not mav em ef Nooti</w:t>
      </w:r>
    </w:p>
  </w:comment>
  <w:comment w:id="980" w:author="Windows User" w:date="2015-10-30T08:56:00Z" w:initials="BS">
    <w:p w14:paraId="72887F8D" w14:textId="77777777" w:rsidR="00EB5325" w:rsidRDefault="00EB5325" w:rsidP="00E35F1F">
      <w:pPr>
        <w:pStyle w:val="CommentText"/>
      </w:pPr>
      <w:r>
        <w:rPr>
          <w:rStyle w:val="CommentReference"/>
        </w:rPr>
        <w:annotationRef/>
      </w:r>
      <w:r>
        <w:t>in?</w:t>
      </w:r>
    </w:p>
  </w:comment>
  <w:comment w:id="982" w:author="Windows User" w:date="2015-10-30T08:56:00Z" w:initials="BS">
    <w:p w14:paraId="79923510" w14:textId="77777777" w:rsidR="00EB5325" w:rsidRDefault="00EB5325"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EB5325" w:rsidRDefault="00EB5325" w:rsidP="00E35F1F">
      <w:pPr>
        <w:pStyle w:val="CommentText"/>
      </w:pPr>
      <w:r>
        <w:rPr>
          <w:rStyle w:val="CommentReference"/>
        </w:rPr>
        <w:annotationRef/>
      </w:r>
      <w:r>
        <w:t>tense?</w:t>
      </w:r>
    </w:p>
  </w:comment>
  <w:comment w:id="985" w:author="Windows User" w:date="2015-10-30T08:56:00Z" w:initials="BS">
    <w:p w14:paraId="2626B3B0" w14:textId="77777777" w:rsidR="00EB5325" w:rsidRDefault="00EB5325" w:rsidP="00E35F1F">
      <w:pPr>
        <w:pStyle w:val="CommentText"/>
      </w:pPr>
      <w:r>
        <w:rPr>
          <w:rStyle w:val="CommentReference"/>
        </w:rPr>
        <w:annotationRef/>
      </w:r>
      <w:r>
        <w:t>too far for a pronoun</w:t>
      </w:r>
    </w:p>
  </w:comment>
  <w:comment w:id="986" w:author="Windows User" w:date="2015-10-30T08:56:00Z" w:initials="BS">
    <w:p w14:paraId="35C833E4" w14:textId="77777777" w:rsidR="00EB5325" w:rsidRDefault="00EB5325" w:rsidP="00E35F1F">
      <w:pPr>
        <w:pStyle w:val="CommentText"/>
      </w:pPr>
      <w:r>
        <w:rPr>
          <w:rStyle w:val="CommentReference"/>
        </w:rPr>
        <w:annotationRef/>
      </w:r>
      <w:r>
        <w:t>deemed or made?</w:t>
      </w:r>
    </w:p>
  </w:comment>
  <w:comment w:id="988" w:author="Windows User" w:date="2015-10-30T08:56:00Z" w:initials="BS">
    <w:p w14:paraId="5C7B7A35" w14:textId="77777777" w:rsidR="00EB5325" w:rsidRDefault="00EB5325"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EB5325" w:rsidRDefault="00EB5325" w:rsidP="00E35F1F">
      <w:pPr>
        <w:pStyle w:val="CommentText"/>
      </w:pPr>
      <w:r>
        <w:rPr>
          <w:rStyle w:val="CommentReference"/>
        </w:rPr>
        <w:annotationRef/>
      </w:r>
      <w:r>
        <w:t>rises or shines?</w:t>
      </w:r>
    </w:p>
  </w:comment>
  <w:comment w:id="993" w:author="Windows User" w:date="2015-10-30T08:56:00Z" w:initials="BS">
    <w:p w14:paraId="5671149C" w14:textId="77777777" w:rsidR="00EB5325" w:rsidRDefault="00EB5325" w:rsidP="00E35F1F">
      <w:pPr>
        <w:pStyle w:val="CommentText"/>
      </w:pPr>
      <w:r>
        <w:rPr>
          <w:rStyle w:val="CommentReference"/>
        </w:rPr>
        <w:annotationRef/>
      </w:r>
      <w:r>
        <w:t>destroyed or damaged?</w:t>
      </w:r>
    </w:p>
  </w:comment>
  <w:comment w:id="1001" w:author="Windows User" w:date="2015-10-30T08:56:00Z" w:initials="BS">
    <w:p w14:paraId="4B308EB2" w14:textId="77777777" w:rsidR="00EB5325" w:rsidRDefault="00EB5325" w:rsidP="00E35F1F">
      <w:pPr>
        <w:pStyle w:val="CommentText"/>
      </w:pPr>
      <w:r>
        <w:rPr>
          <w:rStyle w:val="CommentReference"/>
        </w:rPr>
        <w:annotationRef/>
      </w:r>
      <w:r>
        <w:t>servant, or slave?</w:t>
      </w:r>
    </w:p>
  </w:comment>
  <w:comment w:id="1002" w:author="Windows User" w:date="2015-10-30T08:56:00Z" w:initials="BS">
    <w:p w14:paraId="20DF1D54" w14:textId="77777777" w:rsidR="00EB5325" w:rsidRDefault="00EB5325" w:rsidP="00E35F1F">
      <w:pPr>
        <w:pStyle w:val="CommentText"/>
      </w:pPr>
      <w:r>
        <w:rPr>
          <w:rStyle w:val="CommentReference"/>
        </w:rPr>
        <w:annotationRef/>
      </w:r>
      <w:r>
        <w:t>Feels way too literal</w:t>
      </w:r>
    </w:p>
  </w:comment>
  <w:comment w:id="1003" w:author="Windows User" w:date="2015-11-21T13:18:00Z" w:initials="WU">
    <w:p w14:paraId="2A74F11D" w14:textId="77777777" w:rsidR="00EB5325" w:rsidRDefault="00EB5325" w:rsidP="00E35F1F">
      <w:pPr>
        <w:pStyle w:val="CommentText"/>
      </w:pPr>
      <w:r>
        <w:rPr>
          <w:rStyle w:val="CommentReference"/>
        </w:rPr>
        <w:annotationRef/>
      </w:r>
      <w:r>
        <w:t>check</w:t>
      </w:r>
    </w:p>
  </w:comment>
  <w:comment w:id="1011" w:author="Windows User" w:date="2015-10-30T08:56:00Z" w:initials="BS">
    <w:p w14:paraId="6352B7F4" w14:textId="77777777" w:rsidR="00EB5325" w:rsidRDefault="00EB532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EB5325" w:rsidRDefault="00EB5325"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EB5325" w:rsidRDefault="00EB5325"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EB5325" w:rsidRDefault="00EB5325"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EB5325" w:rsidRDefault="00EB5325" w:rsidP="00E35F1F">
      <w:pPr>
        <w:pStyle w:val="CommentText"/>
      </w:pPr>
      <w:r>
        <w:rPr>
          <w:rStyle w:val="CommentReference"/>
        </w:rPr>
        <w:annotationRef/>
      </w:r>
      <w:r>
        <w:t>net or hook?</w:t>
      </w:r>
    </w:p>
  </w:comment>
  <w:comment w:id="1024" w:author="Windows User" w:date="2015-10-30T08:56:00Z" w:initials="BS">
    <w:p w14:paraId="631E73A0" w14:textId="77777777" w:rsidR="00EB5325" w:rsidRDefault="00EB5325"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EB5325" w:rsidRDefault="00EB5325" w:rsidP="00E35F1F">
      <w:pPr>
        <w:pStyle w:val="CommentText"/>
      </w:pPr>
      <w:r>
        <w:rPr>
          <w:rStyle w:val="CommentReference"/>
        </w:rPr>
        <w:annotationRef/>
      </w:r>
      <w:r>
        <w:t>what does this mean?</w:t>
      </w:r>
    </w:p>
  </w:comment>
  <w:comment w:id="1026" w:author="Windows User" w:date="2015-10-30T08:56:00Z" w:initials="BS">
    <w:p w14:paraId="0A6E9F00" w14:textId="77777777" w:rsidR="00EB5325" w:rsidRDefault="00EB5325" w:rsidP="00E35F1F">
      <w:pPr>
        <w:pStyle w:val="CommentText"/>
      </w:pPr>
      <w:r>
        <w:rPr>
          <w:rStyle w:val="CommentReference"/>
        </w:rPr>
        <w:annotationRef/>
      </w:r>
      <w:r>
        <w:t>Path? Or Way? i.e. Christ?</w:t>
      </w:r>
    </w:p>
  </w:comment>
  <w:comment w:id="1027" w:author="Windows User" w:date="2015-10-30T08:56:00Z" w:initials="BS">
    <w:p w14:paraId="50D676B3" w14:textId="77777777" w:rsidR="00EB5325" w:rsidRDefault="00EB5325" w:rsidP="00E35F1F">
      <w:pPr>
        <w:pStyle w:val="CommentText"/>
      </w:pPr>
      <w:r>
        <w:rPr>
          <w:rStyle w:val="CommentReference"/>
        </w:rPr>
        <w:annotationRef/>
      </w:r>
      <w:r>
        <w:t>forward to? Or towards?</w:t>
      </w:r>
    </w:p>
  </w:comment>
  <w:comment w:id="1028" w:author="Windows User" w:date="2015-10-30T08:56:00Z" w:initials="BS">
    <w:p w14:paraId="4E94979B" w14:textId="77777777" w:rsidR="00EB5325" w:rsidRDefault="00EB5325" w:rsidP="00E35F1F">
      <w:pPr>
        <w:pStyle w:val="CommentText"/>
      </w:pPr>
      <w:r>
        <w:rPr>
          <w:rStyle w:val="CommentReference"/>
        </w:rPr>
        <w:annotationRef/>
      </w:r>
      <w:r>
        <w:t>gladness</w:t>
      </w:r>
    </w:p>
  </w:comment>
  <w:comment w:id="1036" w:author="Windows User" w:date="2015-10-30T08:56:00Z" w:initials="BS">
    <w:p w14:paraId="3588E256" w14:textId="77777777" w:rsidR="00EB5325" w:rsidRDefault="00EB5325"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EB5325" w:rsidRDefault="00EB5325" w:rsidP="00E35F1F">
      <w:pPr>
        <w:pStyle w:val="CommentText"/>
      </w:pPr>
      <w:r>
        <w:rPr>
          <w:rStyle w:val="CommentReference"/>
        </w:rPr>
        <w:annotationRef/>
      </w:r>
      <w:r>
        <w:t>Everyday or a day?</w:t>
      </w:r>
    </w:p>
  </w:comment>
  <w:comment w:id="1038" w:author="Windows User" w:date="2015-10-30T08:56:00Z" w:initials="BS">
    <w:p w14:paraId="7938A467" w14:textId="77777777" w:rsidR="00EB5325" w:rsidRDefault="00EB5325"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EB5325" w:rsidRDefault="00EB5325" w:rsidP="00E35F1F">
      <w:pPr>
        <w:pStyle w:val="CommentText"/>
      </w:pPr>
      <w:r>
        <w:rPr>
          <w:rStyle w:val="CommentReference"/>
        </w:rPr>
        <w:annotationRef/>
      </w:r>
      <w:r>
        <w:t>glory, splendor or beauty?</w:t>
      </w:r>
    </w:p>
  </w:comment>
  <w:comment w:id="1040" w:author="Windows User" w:date="2015-10-30T08:56:00Z" w:initials="BS">
    <w:p w14:paraId="07A7FAB4" w14:textId="77777777" w:rsidR="00EB5325" w:rsidRDefault="00EB5325" w:rsidP="00E35F1F">
      <w:pPr>
        <w:pStyle w:val="CommentText"/>
      </w:pPr>
      <w:r>
        <w:rPr>
          <w:rStyle w:val="CommentReference"/>
        </w:rPr>
        <w:annotationRef/>
      </w:r>
      <w:r>
        <w:t>from or and?</w:t>
      </w:r>
    </w:p>
  </w:comment>
  <w:comment w:id="1041" w:author="Windows User" w:date="2015-10-30T08:56:00Z" w:initials="BS">
    <w:p w14:paraId="5249720E" w14:textId="77777777" w:rsidR="00EB5325" w:rsidRDefault="00EB5325"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EB5325" w:rsidRDefault="00EB5325"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EB5325" w:rsidRDefault="00EB5325" w:rsidP="00E35F1F">
      <w:pPr>
        <w:pStyle w:val="CommentText"/>
      </w:pPr>
      <w:r>
        <w:rPr>
          <w:rStyle w:val="CommentReference"/>
        </w:rPr>
        <w:annotationRef/>
      </w:r>
      <w:r>
        <w:t>is this right?</w:t>
      </w:r>
    </w:p>
  </w:comment>
  <w:comment w:id="1044" w:author="Windows User" w:date="2015-10-30T08:56:00Z" w:initials="BS">
    <w:p w14:paraId="21BA9344" w14:textId="77777777" w:rsidR="00EB5325" w:rsidRDefault="00EB5325" w:rsidP="00E35F1F">
      <w:pPr>
        <w:pStyle w:val="CommentText"/>
      </w:pPr>
      <w:r>
        <w:rPr>
          <w:rStyle w:val="CommentReference"/>
        </w:rPr>
        <w:annotationRef/>
      </w:r>
      <w:r>
        <w:t>isn't it of?</w:t>
      </w:r>
    </w:p>
  </w:comment>
  <w:comment w:id="1045" w:author="Windows User" w:date="2015-10-30T08:56:00Z" w:initials="BS">
    <w:p w14:paraId="0DB057D8" w14:textId="77777777" w:rsidR="00EB5325" w:rsidRDefault="00EB5325" w:rsidP="00E35F1F">
      <w:pPr>
        <w:pStyle w:val="CommentText"/>
      </w:pPr>
      <w:r>
        <w:rPr>
          <w:rStyle w:val="CommentReference"/>
        </w:rPr>
        <w:annotationRef/>
      </w:r>
      <w:r>
        <w:t>isn't it blesses?</w:t>
      </w:r>
    </w:p>
  </w:comment>
  <w:comment w:id="1046" w:author="Windows User" w:date="2015-10-30T08:56:00Z" w:initials="BS">
    <w:p w14:paraId="4126BF87" w14:textId="77777777" w:rsidR="00EB5325" w:rsidRDefault="00EB5325" w:rsidP="00E35F1F">
      <w:pPr>
        <w:pStyle w:val="CommentText"/>
      </w:pPr>
      <w:r>
        <w:rPr>
          <w:rStyle w:val="CommentReference"/>
        </w:rPr>
        <w:annotationRef/>
      </w:r>
      <w:r>
        <w:t>blessing or blessing?</w:t>
      </w:r>
    </w:p>
  </w:comment>
  <w:comment w:id="1047" w:author="Windows User" w:date="2015-10-30T08:56:00Z" w:initials="BS">
    <w:p w14:paraId="068E7184" w14:textId="77777777" w:rsidR="00EB5325" w:rsidRDefault="00EB5325"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EB5325" w:rsidRDefault="00EB5325" w:rsidP="00E35F1F">
      <w:pPr>
        <w:pStyle w:val="CommentText"/>
      </w:pPr>
      <w:r>
        <w:rPr>
          <w:rStyle w:val="CommentReference"/>
        </w:rPr>
        <w:annotationRef/>
      </w:r>
      <w:r>
        <w:t>perfect or true?</w:t>
      </w:r>
    </w:p>
  </w:comment>
  <w:comment w:id="1051" w:author="Windows User" w:date="2015-11-21T13:21:00Z" w:initials="WU">
    <w:p w14:paraId="686F5E9C" w14:textId="77777777" w:rsidR="00EB5325" w:rsidRDefault="00EB5325" w:rsidP="00E35F1F">
      <w:pPr>
        <w:pStyle w:val="CommentText"/>
      </w:pPr>
      <w:r>
        <w:rPr>
          <w:rStyle w:val="CommentReference"/>
        </w:rPr>
        <w:annotationRef/>
      </w:r>
    </w:p>
  </w:comment>
  <w:comment w:id="1058" w:author="Windows User" w:date="2015-10-30T08:56:00Z" w:initials="BS">
    <w:p w14:paraId="138D81C8" w14:textId="77777777" w:rsidR="00EB5325" w:rsidRDefault="00EB5325" w:rsidP="00E35F1F">
      <w:pPr>
        <w:pStyle w:val="CommentText"/>
      </w:pPr>
      <w:r>
        <w:rPr>
          <w:rStyle w:val="CommentReference"/>
        </w:rPr>
        <w:annotationRef/>
      </w:r>
      <w:r>
        <w:t>which word is right?</w:t>
      </w:r>
    </w:p>
  </w:comment>
  <w:comment w:id="1059" w:author="Windows User" w:date="2015-10-30T08:56:00Z" w:initials="BS">
    <w:p w14:paraId="36B899D8" w14:textId="77777777" w:rsidR="00EB5325" w:rsidRDefault="00EB5325" w:rsidP="00E35F1F">
      <w:pPr>
        <w:pStyle w:val="CommentText"/>
      </w:pPr>
      <w:r>
        <w:rPr>
          <w:rStyle w:val="CommentReference"/>
        </w:rPr>
        <w:annotationRef/>
      </w:r>
      <w:r>
        <w:t>wise?</w:t>
      </w:r>
    </w:p>
  </w:comment>
  <w:comment w:id="1061" w:author="Windows User" w:date="2015-10-30T08:56:00Z" w:initials="BS">
    <w:p w14:paraId="62F2B22F" w14:textId="77777777" w:rsidR="00EB5325" w:rsidRDefault="00EB5325" w:rsidP="00E35F1F">
      <w:pPr>
        <w:pStyle w:val="CommentText"/>
      </w:pPr>
      <w:r>
        <w:rPr>
          <w:rStyle w:val="CommentReference"/>
        </w:rPr>
        <w:annotationRef/>
      </w:r>
      <w:r>
        <w:t>bride, or bridal chamber?</w:t>
      </w:r>
    </w:p>
  </w:comment>
  <w:comment w:id="1062" w:author="Windows User" w:date="2015-10-30T08:56:00Z" w:initials="BS">
    <w:p w14:paraId="13AA9031" w14:textId="77777777" w:rsidR="00EB5325" w:rsidRDefault="00EB5325" w:rsidP="00E35F1F">
      <w:pPr>
        <w:pStyle w:val="CommentText"/>
      </w:pPr>
      <w:r>
        <w:rPr>
          <w:rStyle w:val="CommentReference"/>
        </w:rPr>
        <w:annotationRef/>
      </w:r>
      <w:r>
        <w:t>truth, logos, or true logos?</w:t>
      </w:r>
    </w:p>
  </w:comment>
  <w:comment w:id="1063" w:author="Windows User" w:date="2015-10-30T08:56:00Z" w:initials="BS">
    <w:p w14:paraId="116A567C" w14:textId="77777777" w:rsidR="00EB5325" w:rsidRDefault="00EB5325" w:rsidP="00E35F1F">
      <w:pPr>
        <w:pStyle w:val="CommentText"/>
      </w:pPr>
      <w:r>
        <w:rPr>
          <w:rStyle w:val="CommentReference"/>
        </w:rPr>
        <w:annotationRef/>
      </w:r>
      <w:r>
        <w:t>redeemed or saved?</w:t>
      </w:r>
    </w:p>
  </w:comment>
  <w:comment w:id="1065" w:author="Windows User" w:date="2015-10-30T08:56:00Z" w:initials="BS">
    <w:p w14:paraId="37848CBE" w14:textId="77777777" w:rsidR="00EB5325" w:rsidRDefault="00EB5325" w:rsidP="00E35F1F">
      <w:pPr>
        <w:pStyle w:val="CommentText"/>
      </w:pPr>
      <w:r>
        <w:rPr>
          <w:rStyle w:val="CommentReference"/>
        </w:rPr>
        <w:annotationRef/>
      </w:r>
      <w:r>
        <w:t>for us or unto us?</w:t>
      </w:r>
    </w:p>
  </w:comment>
  <w:comment w:id="1068" w:author="Windows User" w:date="2015-10-30T08:56:00Z" w:initials="BS">
    <w:p w14:paraId="7318299D" w14:textId="77777777" w:rsidR="00EB5325" w:rsidRDefault="00EB5325" w:rsidP="00E35F1F">
      <w:pPr>
        <w:pStyle w:val="CommentText"/>
      </w:pPr>
      <w:r>
        <w:rPr>
          <w:rStyle w:val="CommentReference"/>
        </w:rPr>
        <w:annotationRef/>
      </w:r>
      <w:r>
        <w:t>what does eshleelooi mean?</w:t>
      </w:r>
    </w:p>
  </w:comment>
  <w:comment w:id="1069" w:author="Windows User" w:date="2015-10-30T08:56:00Z" w:initials="BS">
    <w:p w14:paraId="01016F04" w14:textId="77777777" w:rsidR="00EB5325" w:rsidRDefault="00EB5325" w:rsidP="00E35F1F">
      <w:pPr>
        <w:pStyle w:val="CommentText"/>
      </w:pPr>
      <w:r>
        <w:rPr>
          <w:rStyle w:val="CommentReference"/>
        </w:rPr>
        <w:annotationRef/>
      </w:r>
      <w:r>
        <w:t>save or redeem?</w:t>
      </w:r>
    </w:p>
  </w:comment>
  <w:comment w:id="1071" w:author="Windows User" w:date="2015-10-30T08:56:00Z" w:initials="BS">
    <w:p w14:paraId="2F0C8D0C" w14:textId="77777777" w:rsidR="00EB5325" w:rsidRDefault="00EB5325"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EB5325" w:rsidRDefault="00EB5325"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EB5325" w:rsidRDefault="00EB5325"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EB5325" w:rsidRDefault="00EB5325" w:rsidP="00E35F1F">
      <w:pPr>
        <w:pStyle w:val="CommentText"/>
      </w:pPr>
      <w:r>
        <w:rPr>
          <w:rStyle w:val="CommentReference"/>
        </w:rPr>
        <w:annotationRef/>
      </w:r>
      <w:r>
        <w:t>Saviour or redeemer?</w:t>
      </w:r>
    </w:p>
  </w:comment>
  <w:comment w:id="1077" w:author="Windows User" w:date="2015-10-30T08:56:00Z" w:initials="BS">
    <w:p w14:paraId="7BA01F3B" w14:textId="77777777" w:rsidR="00EB5325" w:rsidRDefault="00EB5325"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EB5325" w:rsidRDefault="00EB532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EB5325" w:rsidRDefault="00EB5325"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EB5325" w:rsidRDefault="00EB5325"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EB5325" w:rsidRDefault="00EB5325"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EB5325" w:rsidRDefault="00EB5325"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EB5325" w:rsidRDefault="00EB5325"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EB5325" w:rsidRDefault="00EB5325"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EB5325" w:rsidRDefault="00EB5325"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EB5325" w:rsidRDefault="00EB5325"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EB5325" w:rsidRDefault="00EB5325" w:rsidP="00E35F1F">
      <w:pPr>
        <w:pStyle w:val="CommentText"/>
      </w:pPr>
      <w:r>
        <w:rPr>
          <w:rStyle w:val="CommentReference"/>
        </w:rPr>
        <w:annotationRef/>
      </w:r>
      <w:r>
        <w:t>review</w:t>
      </w:r>
    </w:p>
  </w:comment>
  <w:comment w:id="1100" w:author="Windows User" w:date="2015-10-30T08:56:00Z" w:initials="BS">
    <w:p w14:paraId="5D50DB65" w14:textId="77777777" w:rsidR="00EB5325" w:rsidRDefault="00EB5325"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EB5325" w:rsidRDefault="00EB5325" w:rsidP="00E35F1F">
      <w:pPr>
        <w:pStyle w:val="CommentText"/>
      </w:pPr>
      <w:r>
        <w:rPr>
          <w:rStyle w:val="CommentReference"/>
        </w:rPr>
        <w:annotationRef/>
      </w:r>
      <w:r>
        <w:t>works or deeds?</w:t>
      </w:r>
    </w:p>
  </w:comment>
  <w:comment w:id="1102" w:author="Windows User" w:date="2015-11-21T13:24:00Z" w:initials="WU">
    <w:p w14:paraId="7A990723" w14:textId="77777777" w:rsidR="00EB5325" w:rsidRDefault="00EB5325" w:rsidP="00E35F1F">
      <w:pPr>
        <w:pStyle w:val="CommentText"/>
      </w:pPr>
      <w:r>
        <w:rPr>
          <w:rStyle w:val="CommentReference"/>
        </w:rPr>
        <w:annotationRef/>
      </w:r>
      <w:r>
        <w:t>review</w:t>
      </w:r>
    </w:p>
  </w:comment>
  <w:comment w:id="1103" w:author="Windows User" w:date="2015-10-30T08:56:00Z" w:initials="BS">
    <w:p w14:paraId="5BB3D65B" w14:textId="77777777" w:rsidR="00EB5325" w:rsidRDefault="00EB5325" w:rsidP="00E35F1F">
      <w:pPr>
        <w:pStyle w:val="CommentText"/>
      </w:pPr>
      <w:r>
        <w:rPr>
          <w:rStyle w:val="CommentReference"/>
        </w:rPr>
        <w:annotationRef/>
      </w:r>
      <w:r>
        <w:t>does Coptic have 'high'?</w:t>
      </w:r>
    </w:p>
  </w:comment>
  <w:comment w:id="1104" w:author="Windows User" w:date="2015-11-21T13:24:00Z" w:initials="WU">
    <w:p w14:paraId="1D334F95" w14:textId="77777777" w:rsidR="00EB5325" w:rsidRDefault="00EB5325" w:rsidP="00E35F1F">
      <w:pPr>
        <w:pStyle w:val="CommentText"/>
      </w:pPr>
      <w:r>
        <w:rPr>
          <w:rStyle w:val="CommentReference"/>
        </w:rPr>
        <w:annotationRef/>
      </w:r>
      <w:r>
        <w:t>review, add variant</w:t>
      </w:r>
    </w:p>
  </w:comment>
  <w:comment w:id="1105" w:author="Windows User" w:date="2015-10-30T08:56:00Z" w:initials="BS">
    <w:p w14:paraId="5480B788" w14:textId="77777777" w:rsidR="00EB5325" w:rsidRDefault="00EB5325"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EB5325" w:rsidRDefault="00EB5325"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EB5325" w:rsidRDefault="00EB5325"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EB5325" w:rsidRDefault="00EB5325" w:rsidP="006869EE">
      <w:pPr>
        <w:pStyle w:val="CommentText"/>
      </w:pPr>
      <w:r>
        <w:rPr>
          <w:rStyle w:val="CommentReference"/>
        </w:rPr>
        <w:annotationRef/>
      </w:r>
      <w:r>
        <w:t>May He or that He may</w:t>
      </w:r>
    </w:p>
  </w:comment>
  <w:comment w:id="1171" w:author="Windows User" w:date="2015-10-30T08:56:00Z" w:initials="BS">
    <w:p w14:paraId="5BE9E7DF" w14:textId="77777777" w:rsidR="00EB5325" w:rsidRDefault="00EB5325" w:rsidP="006869EE">
      <w:pPr>
        <w:pStyle w:val="CommentText"/>
      </w:pPr>
      <w:r>
        <w:rPr>
          <w:rStyle w:val="CommentReference"/>
        </w:rPr>
        <w:annotationRef/>
      </w:r>
      <w:r>
        <w:t>protopresbyters?</w:t>
      </w:r>
    </w:p>
  </w:comment>
  <w:comment w:id="1172" w:author="Windows User" w:date="2015-10-30T08:56:00Z" w:initials="BS">
    <w:p w14:paraId="37712CA1" w14:textId="77777777" w:rsidR="00EB5325" w:rsidRDefault="00EB5325" w:rsidP="006869EE">
      <w:pPr>
        <w:pStyle w:val="CommentText"/>
      </w:pPr>
      <w:r>
        <w:rPr>
          <w:rStyle w:val="CommentReference"/>
        </w:rPr>
        <w:annotationRef/>
      </w:r>
      <w:r>
        <w:t>those who?</w:t>
      </w:r>
    </w:p>
  </w:comment>
  <w:comment w:id="1173" w:author="Windows User" w:date="2015-10-30T08:56:00Z" w:initials="BS">
    <w:p w14:paraId="0BC9F56F" w14:textId="77777777" w:rsidR="00EB5325" w:rsidRDefault="00EB5325" w:rsidP="006869EE">
      <w:pPr>
        <w:pStyle w:val="CommentText"/>
      </w:pPr>
      <w:r>
        <w:rPr>
          <w:rStyle w:val="CommentReference"/>
        </w:rPr>
        <w:annotationRef/>
      </w:r>
      <w:r>
        <w:t>Yourself?</w:t>
      </w:r>
    </w:p>
  </w:comment>
  <w:comment w:id="1177" w:author="Windows User" w:date="2015-11-27T20:09:00Z" w:initials="WU">
    <w:p w14:paraId="5DD947BD" w14:textId="77777777" w:rsidR="00EB5325" w:rsidRDefault="00EB5325"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EB5325" w:rsidRDefault="00EB5325"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EB5325" w:rsidRDefault="00EB5325" w:rsidP="006869EE">
      <w:pPr>
        <w:pStyle w:val="CommentText"/>
      </w:pPr>
      <w:r>
        <w:rPr>
          <w:rStyle w:val="CommentReference"/>
        </w:rPr>
        <w:annotationRef/>
      </w:r>
      <w:r>
        <w:t>Good News or Glad Tidings?</w:t>
      </w:r>
    </w:p>
  </w:comment>
  <w:comment w:id="1188" w:author="Windows User" w:date="2015-10-30T08:56:00Z" w:initials="WU">
    <w:p w14:paraId="07481CDA" w14:textId="77777777" w:rsidR="00EB5325" w:rsidRDefault="00EB5325"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EB5325" w:rsidRDefault="00EB5325"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EB5325" w:rsidRDefault="00EB5325" w:rsidP="006869EE">
      <w:pPr>
        <w:pStyle w:val="CommentText"/>
      </w:pPr>
      <w:r>
        <w:rPr>
          <w:rStyle w:val="CommentReference"/>
        </w:rPr>
        <w:annotationRef/>
      </w:r>
      <w:r>
        <w:t>Add footnote of what this is</w:t>
      </w:r>
    </w:p>
  </w:comment>
  <w:comment w:id="1206" w:author="Windows User" w:date="2015-10-30T08:56:00Z" w:initials="WU">
    <w:p w14:paraId="6841EDAF" w14:textId="77777777" w:rsidR="00EB5325" w:rsidRDefault="00EB5325">
      <w:pPr>
        <w:pStyle w:val="CommentText"/>
      </w:pPr>
      <w:r>
        <w:rPr>
          <w:rStyle w:val="CommentReference"/>
        </w:rPr>
        <w:annotationRef/>
      </w:r>
      <w:r>
        <w:t>Isn’t this one more faithful?</w:t>
      </w:r>
    </w:p>
  </w:comment>
  <w:comment w:id="1207" w:author="Windows User" w:date="2015-10-30T08:56:00Z" w:initials="WU">
    <w:p w14:paraId="44483F5F" w14:textId="77777777" w:rsidR="00EB5325" w:rsidRDefault="00EB5325">
      <w:pPr>
        <w:pStyle w:val="CommentText"/>
      </w:pPr>
      <w:r>
        <w:rPr>
          <w:rStyle w:val="CommentReference"/>
        </w:rPr>
        <w:annotationRef/>
      </w:r>
      <w:r>
        <w:t>Which one(s) are/is right?</w:t>
      </w:r>
    </w:p>
  </w:comment>
  <w:comment w:id="1208" w:author="Windows User" w:date="2015-10-30T08:56:00Z" w:initials="WU">
    <w:p w14:paraId="22B3EF76" w14:textId="77777777" w:rsidR="00EB5325" w:rsidRDefault="00EB5325">
      <w:pPr>
        <w:pStyle w:val="CommentText"/>
      </w:pPr>
      <w:r>
        <w:rPr>
          <w:rStyle w:val="CommentReference"/>
        </w:rPr>
        <w:annotationRef/>
      </w:r>
      <w:r>
        <w:t>Coptic doesn’t seem to have “O Lord”</w:t>
      </w:r>
    </w:p>
  </w:comment>
  <w:comment w:id="1212" w:author="Windows User" w:date="2015-10-30T08:56:00Z" w:initials="WU">
    <w:p w14:paraId="6BF65470" w14:textId="77777777" w:rsidR="00EB5325" w:rsidRDefault="00EB5325">
      <w:pPr>
        <w:pStyle w:val="CommentText"/>
      </w:pPr>
      <w:r>
        <w:rPr>
          <w:rStyle w:val="CommentReference"/>
        </w:rPr>
        <w:annotationRef/>
      </w:r>
      <w:r>
        <w:t>Called or named?</w:t>
      </w:r>
    </w:p>
  </w:comment>
  <w:comment w:id="1213" w:author="Windows User" w:date="2015-10-30T08:56:00Z" w:initials="WU">
    <w:p w14:paraId="64122CF8" w14:textId="77777777" w:rsidR="00EB5325" w:rsidRDefault="00EB5325">
      <w:pPr>
        <w:pStyle w:val="CommentText"/>
      </w:pPr>
      <w:r>
        <w:rPr>
          <w:rStyle w:val="CommentReference"/>
        </w:rPr>
        <w:annotationRef/>
      </w:r>
      <w:r>
        <w:t>John loved the Lord, or the Lord loved John?</w:t>
      </w:r>
    </w:p>
  </w:comment>
  <w:comment w:id="1215" w:author="Windows User" w:date="2015-10-30T08:56:00Z" w:initials="WU">
    <w:p w14:paraId="28540FAB" w14:textId="77777777" w:rsidR="00EB5325" w:rsidRDefault="00EB5325">
      <w:pPr>
        <w:pStyle w:val="CommentText"/>
      </w:pPr>
      <w:r>
        <w:rPr>
          <w:rStyle w:val="CommentReference"/>
        </w:rPr>
        <w:annotationRef/>
      </w:r>
      <w:r>
        <w:t>Not the Lord?</w:t>
      </w:r>
    </w:p>
  </w:comment>
  <w:comment w:id="1216" w:author="Windows User" w:date="2015-10-30T08:56:00Z" w:initials="WU">
    <w:p w14:paraId="3BE9EA57" w14:textId="77777777" w:rsidR="00EB5325" w:rsidRDefault="00EB5325">
      <w:pPr>
        <w:pStyle w:val="CommentText"/>
      </w:pPr>
      <w:r>
        <w:rPr>
          <w:rStyle w:val="CommentReference"/>
        </w:rPr>
        <w:annotationRef/>
      </w:r>
      <w:r>
        <w:t>The rest missing?</w:t>
      </w:r>
    </w:p>
  </w:comment>
  <w:comment w:id="1217" w:author="Windows User" w:date="2015-10-30T08:56:00Z" w:initials="WU">
    <w:p w14:paraId="17CFCF91" w14:textId="77777777" w:rsidR="00EB5325" w:rsidRDefault="00EB5325">
      <w:pPr>
        <w:pStyle w:val="CommentText"/>
      </w:pPr>
      <w:r>
        <w:rPr>
          <w:rStyle w:val="CommentReference"/>
        </w:rPr>
        <w:annotationRef/>
      </w:r>
      <w:r>
        <w:t>Completely different…</w:t>
      </w:r>
    </w:p>
  </w:comment>
  <w:comment w:id="1218" w:author="Windows User" w:date="2015-10-30T08:56:00Z" w:initials="WU">
    <w:p w14:paraId="1A5ABDDA" w14:textId="77777777" w:rsidR="00EB5325" w:rsidRDefault="00EB5325">
      <w:pPr>
        <w:pStyle w:val="CommentText"/>
      </w:pPr>
      <w:r>
        <w:rPr>
          <w:rStyle w:val="CommentReference"/>
        </w:rPr>
        <w:annotationRef/>
      </w:r>
      <w:r>
        <w:t>Sound or voices?</w:t>
      </w:r>
    </w:p>
  </w:comment>
  <w:comment w:id="1221" w:author="Windows User" w:date="2015-10-30T08:56:00Z" w:initials="WU">
    <w:p w14:paraId="6A684B9E" w14:textId="77777777" w:rsidR="00EB5325" w:rsidRDefault="00EB5325">
      <w:pPr>
        <w:pStyle w:val="CommentText"/>
      </w:pPr>
      <w:r>
        <w:rPr>
          <w:rStyle w:val="CommentReference"/>
        </w:rPr>
        <w:annotationRef/>
      </w:r>
      <w:r>
        <w:t>This one needs looking at.</w:t>
      </w:r>
    </w:p>
  </w:comment>
  <w:comment w:id="1222" w:author="Windows User" w:date="2015-10-30T08:56:00Z" w:initials="WU">
    <w:p w14:paraId="3E29D706" w14:textId="77777777" w:rsidR="00EB5325" w:rsidRDefault="00EB5325">
      <w:pPr>
        <w:pStyle w:val="CommentText"/>
      </w:pPr>
      <w:r>
        <w:rPr>
          <w:rStyle w:val="CommentReference"/>
        </w:rPr>
        <w:annotationRef/>
      </w:r>
      <w:r>
        <w:t>Partners?</w:t>
      </w:r>
    </w:p>
  </w:comment>
  <w:comment w:id="1227" w:author="Windows User" w:date="2015-10-30T08:56:00Z" w:initials="WU">
    <w:p w14:paraId="662AC6DC" w14:textId="77777777" w:rsidR="00EB5325" w:rsidRDefault="00EB5325">
      <w:pPr>
        <w:pStyle w:val="CommentText"/>
      </w:pPr>
      <w:r>
        <w:rPr>
          <w:rStyle w:val="CommentReference"/>
        </w:rPr>
        <w:annotationRef/>
      </w:r>
      <w:r>
        <w:t>What land?</w:t>
      </w:r>
    </w:p>
  </w:comment>
  <w:comment w:id="1229" w:author="Windows User" w:date="2015-10-30T08:56:00Z" w:initials="WU">
    <w:p w14:paraId="121BE348" w14:textId="77777777" w:rsidR="00EB5325" w:rsidRDefault="00EB5325">
      <w:pPr>
        <w:pStyle w:val="CommentText"/>
      </w:pPr>
      <w:r>
        <w:rPr>
          <w:rStyle w:val="CommentReference"/>
        </w:rPr>
        <w:annotationRef/>
      </w:r>
      <w:r>
        <w:t>Or englighten?</w:t>
      </w:r>
    </w:p>
  </w:comment>
  <w:comment w:id="1243" w:author="Windows User" w:date="2015-10-30T08:56:00Z" w:initials="WU">
    <w:p w14:paraId="52EAF036" w14:textId="77777777" w:rsidR="00EB5325" w:rsidRDefault="00EB5325">
      <w:pPr>
        <w:pStyle w:val="CommentText"/>
      </w:pPr>
      <w:r>
        <w:rPr>
          <w:rStyle w:val="CommentReference"/>
        </w:rPr>
        <w:annotationRef/>
      </w:r>
      <w:r>
        <w:t>What should this verse be?</w:t>
      </w:r>
    </w:p>
  </w:comment>
  <w:comment w:id="1255" w:author="Windows User" w:date="2015-10-30T08:56:00Z" w:initials="BS">
    <w:p w14:paraId="1A0E2428" w14:textId="77777777" w:rsidR="00EB5325" w:rsidRDefault="00EB5325">
      <w:pPr>
        <w:pStyle w:val="CommentText"/>
      </w:pPr>
      <w:r>
        <w:rPr>
          <w:rStyle w:val="CommentReference"/>
        </w:rPr>
        <w:annotationRef/>
      </w:r>
      <w:r>
        <w:t>wiles or snares?</w:t>
      </w:r>
    </w:p>
  </w:comment>
  <w:comment w:id="1257" w:author="Windows User" w:date="2015-10-30T08:56:00Z" w:initials="BS">
    <w:p w14:paraId="2B8DD286" w14:textId="77777777" w:rsidR="00EB5325" w:rsidRDefault="00EB5325">
      <w:pPr>
        <w:pStyle w:val="CommentText"/>
      </w:pPr>
      <w:r>
        <w:rPr>
          <w:rStyle w:val="CommentReference"/>
        </w:rPr>
        <w:annotationRef/>
      </w:r>
      <w:r>
        <w:t>I typed this Coptic... so it will have typos..</w:t>
      </w:r>
    </w:p>
  </w:comment>
  <w:comment w:id="1258" w:author="Windows User" w:date="2015-10-30T08:56:00Z" w:initials="WU">
    <w:p w14:paraId="7AD216CC" w14:textId="77777777" w:rsidR="00EB5325" w:rsidRDefault="00EB5325">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EB5325" w:rsidRDefault="00EB5325">
      <w:pPr>
        <w:pStyle w:val="CommentText"/>
      </w:pPr>
      <w:r>
        <w:rPr>
          <w:rStyle w:val="CommentReference"/>
        </w:rPr>
        <w:annotationRef/>
      </w:r>
      <w:r>
        <w:t>omit 'be' in contemporary?</w:t>
      </w:r>
    </w:p>
  </w:comment>
  <w:comment w:id="1261" w:author="Windows User" w:date="2015-10-30T08:56:00Z" w:initials="BS">
    <w:p w14:paraId="6511FB80" w14:textId="77777777" w:rsidR="00EB5325" w:rsidRDefault="00EB5325">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EB5325" w:rsidRDefault="00EB5325">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EB5325" w:rsidRDefault="00EB5325">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EB5325" w:rsidRDefault="00EB5325">
      <w:pPr>
        <w:pStyle w:val="CommentText"/>
      </w:pPr>
      <w:r>
        <w:rPr>
          <w:rStyle w:val="CommentReference"/>
        </w:rPr>
        <w:annotationRef/>
      </w:r>
      <w:r>
        <w:t>Needs work.</w:t>
      </w:r>
    </w:p>
  </w:comment>
  <w:comment w:id="1296" w:author="Windows User" w:date="2015-10-30T08:56:00Z" w:initials="WU">
    <w:p w14:paraId="76E8B799" w14:textId="77777777" w:rsidR="00EB5325" w:rsidRDefault="00EB5325">
      <w:pPr>
        <w:pStyle w:val="CommentText"/>
      </w:pPr>
      <w:r>
        <w:rPr>
          <w:rStyle w:val="CommentReference"/>
        </w:rPr>
        <w:annotationRef/>
      </w:r>
      <w:r>
        <w:t>Should this be tho-out 5? Or 25?</w:t>
      </w:r>
    </w:p>
  </w:comment>
  <w:comment w:id="1303" w:author="Windows User" w:date="2015-11-11T11:06:00Z" w:initials="WU">
    <w:p w14:paraId="58D84DCF" w14:textId="77777777" w:rsidR="00EB5325" w:rsidRDefault="00EB5325">
      <w:pPr>
        <w:pStyle w:val="CommentText"/>
      </w:pPr>
      <w:r>
        <w:rPr>
          <w:rStyle w:val="CommentReference"/>
        </w:rPr>
        <w:annotationRef/>
      </w:r>
      <w:r>
        <w:t>Should this be last age or something?</w:t>
      </w:r>
    </w:p>
  </w:comment>
  <w:comment w:id="1305" w:author="Windows User" w:date="2015-11-11T11:00:00Z" w:initials="WU">
    <w:p w14:paraId="7D2DE752" w14:textId="77777777" w:rsidR="00EB5325" w:rsidRDefault="00EB5325">
      <w:pPr>
        <w:pStyle w:val="CommentText"/>
      </w:pPr>
      <w:r>
        <w:rPr>
          <w:rStyle w:val="CommentReference"/>
        </w:rPr>
        <w:annotationRef/>
      </w:r>
      <w:r>
        <w:t>This needs reviewing!</w:t>
      </w:r>
    </w:p>
  </w:comment>
  <w:comment w:id="1306" w:author="Windows User" w:date="2015-11-11T11:00:00Z" w:initials="WU">
    <w:p w14:paraId="65102EEC" w14:textId="77777777" w:rsidR="00EB5325" w:rsidRDefault="00EB5325">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EB5325" w:rsidRDefault="00EB5325">
      <w:pPr>
        <w:pStyle w:val="CommentText"/>
      </w:pPr>
      <w:r>
        <w:rPr>
          <w:rStyle w:val="CommentReference"/>
        </w:rPr>
        <w:annotationRef/>
      </w:r>
      <w:r>
        <w:t>Confirmed?</w:t>
      </w:r>
    </w:p>
  </w:comment>
  <w:comment w:id="1323" w:author="Windows User" w:date="2015-10-30T08:56:00Z" w:initials="WU">
    <w:p w14:paraId="41EDECE7" w14:textId="77777777" w:rsidR="00EB5325" w:rsidRDefault="00EB5325">
      <w:pPr>
        <w:pStyle w:val="CommentText"/>
      </w:pPr>
      <w:r>
        <w:rPr>
          <w:rStyle w:val="CommentReference"/>
        </w:rPr>
        <w:annotationRef/>
      </w:r>
      <w:r>
        <w:t>Heroes, or athletes?</w:t>
      </w:r>
    </w:p>
  </w:comment>
  <w:comment w:id="1362" w:author="Windows User" w:date="2015-10-30T08:56:00Z" w:initials="WU">
    <w:p w14:paraId="5FA627EB" w14:textId="77777777" w:rsidR="00EB5325" w:rsidRDefault="00EB5325">
      <w:pPr>
        <w:pStyle w:val="CommentText"/>
      </w:pPr>
      <w:r>
        <w:rPr>
          <w:rStyle w:val="CommentReference"/>
        </w:rPr>
        <w:annotationRef/>
      </w:r>
      <w:r>
        <w:t>Beasts or creatures?</w:t>
      </w:r>
    </w:p>
  </w:comment>
  <w:comment w:id="1363" w:author="Windows User" w:date="2015-10-30T08:56:00Z" w:initials="WU">
    <w:p w14:paraId="04563F96" w14:textId="77777777" w:rsidR="00EB5325" w:rsidRDefault="00EB5325">
      <w:pPr>
        <w:pStyle w:val="CommentText"/>
      </w:pPr>
      <w:r>
        <w:rPr>
          <w:rStyle w:val="CommentReference"/>
        </w:rPr>
        <w:annotationRef/>
      </w:r>
      <w:r>
        <w:t>Incessant? Or unceasing?</w:t>
      </w:r>
    </w:p>
  </w:comment>
  <w:comment w:id="1364" w:author="Windows User" w:date="2015-10-30T08:56:00Z" w:initials="WU">
    <w:p w14:paraId="7BD20F77" w14:textId="77777777" w:rsidR="00EB5325" w:rsidRDefault="00EB5325">
      <w:pPr>
        <w:pStyle w:val="CommentText"/>
      </w:pPr>
      <w:r>
        <w:rPr>
          <w:rStyle w:val="CommentReference"/>
        </w:rPr>
        <w:annotationRef/>
      </w:r>
      <w:r>
        <w:t>Flames of fire or fervent as fire?</w:t>
      </w:r>
    </w:p>
  </w:comment>
  <w:comment w:id="1373" w:author="Windows User" w:date="2015-10-30T08:56:00Z" w:initials="WU">
    <w:p w14:paraId="44A84E5A" w14:textId="77777777" w:rsidR="00EB5325" w:rsidRDefault="00EB5325">
      <w:pPr>
        <w:pStyle w:val="CommentText"/>
      </w:pPr>
      <w:r>
        <w:rPr>
          <w:rStyle w:val="CommentReference"/>
        </w:rPr>
        <w:annotationRef/>
      </w:r>
      <w:r>
        <w:t>Serving the Lord, or serving before the Lord?</w:t>
      </w:r>
    </w:p>
  </w:comment>
  <w:comment w:id="1388" w:author="Windows User" w:date="2015-10-30T08:56:00Z" w:initials="WU">
    <w:p w14:paraId="07D2B1EF" w14:textId="77777777" w:rsidR="00EB5325" w:rsidRDefault="00EB5325">
      <w:pPr>
        <w:pStyle w:val="CommentText"/>
      </w:pPr>
      <w:r>
        <w:rPr>
          <w:rStyle w:val="CommentReference"/>
        </w:rPr>
        <w:annotationRef/>
      </w:r>
      <w:r>
        <w:t>Or voice of God?</w:t>
      </w:r>
    </w:p>
  </w:comment>
  <w:comment w:id="1389" w:author="Windows User" w:date="2015-10-30T08:56:00Z" w:initials="WU">
    <w:p w14:paraId="3900CC21" w14:textId="77777777" w:rsidR="00EB5325" w:rsidRDefault="00EB5325">
      <w:pPr>
        <w:pStyle w:val="CommentText"/>
      </w:pPr>
      <w:r>
        <w:rPr>
          <w:rStyle w:val="CommentReference"/>
        </w:rPr>
        <w:annotationRef/>
      </w:r>
      <w:r>
        <w:t>Received or accepted?</w:t>
      </w:r>
    </w:p>
  </w:comment>
  <w:comment w:id="1398" w:author="Windows User" w:date="2015-11-06T08:39:00Z" w:initials="WU">
    <w:p w14:paraId="6EA3F191" w14:textId="77777777" w:rsidR="00EB5325" w:rsidRDefault="00EB5325">
      <w:pPr>
        <w:pStyle w:val="CommentText"/>
      </w:pPr>
      <w:r>
        <w:rPr>
          <w:rStyle w:val="CommentReference"/>
        </w:rPr>
        <w:annotationRef/>
      </w:r>
      <w:r>
        <w:t>Is this the right St. Theodore?</w:t>
      </w:r>
    </w:p>
  </w:comment>
  <w:comment w:id="1407" w:author="Windows User" w:date="2015-10-30T08:56:00Z" w:initials="WU">
    <w:p w14:paraId="227730E1" w14:textId="77777777" w:rsidR="00EB5325" w:rsidRDefault="00EB5325">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EB5325" w:rsidRDefault="00EB5325">
      <w:pPr>
        <w:pStyle w:val="CommentText"/>
      </w:pPr>
      <w:r>
        <w:rPr>
          <w:rStyle w:val="CommentReference"/>
        </w:rPr>
        <w:annotationRef/>
      </w:r>
      <w:r>
        <w:t>Building them upon the Name?</w:t>
      </w:r>
    </w:p>
  </w:comment>
  <w:comment w:id="1422" w:author="Windows User" w:date="2015-10-30T08:56:00Z" w:initials="WU">
    <w:p w14:paraId="3CFB1D1A" w14:textId="77777777" w:rsidR="00EB5325" w:rsidRDefault="00EB5325">
      <w:pPr>
        <w:pStyle w:val="CommentText"/>
      </w:pPr>
      <w:r>
        <w:rPr>
          <w:rStyle w:val="CommentReference"/>
        </w:rPr>
        <w:annotationRef/>
      </w:r>
      <w:r>
        <w:t>Placed or established?</w:t>
      </w:r>
    </w:p>
  </w:comment>
  <w:comment w:id="1423" w:author="Windows User" w:date="2015-10-30T08:56:00Z" w:initials="WU">
    <w:p w14:paraId="08983CC0" w14:textId="77777777" w:rsidR="00EB5325" w:rsidRDefault="00EB5325">
      <w:pPr>
        <w:pStyle w:val="CommentText"/>
      </w:pPr>
      <w:r>
        <w:rPr>
          <w:rStyle w:val="CommentReference"/>
        </w:rPr>
        <w:annotationRef/>
      </w:r>
      <w:r>
        <w:t>Or refused?</w:t>
      </w:r>
    </w:p>
  </w:comment>
  <w:comment w:id="1434" w:author="Windows User" w:date="2015-10-30T08:56:00Z" w:initials="WU">
    <w:p w14:paraId="535F3E1B" w14:textId="77777777" w:rsidR="00EB5325" w:rsidRDefault="00EB5325">
      <w:pPr>
        <w:pStyle w:val="CommentText"/>
      </w:pPr>
      <w:r>
        <w:rPr>
          <w:rStyle w:val="CommentReference"/>
        </w:rPr>
        <w:annotationRef/>
      </w:r>
      <w:r>
        <w:t>Sprung forth? Came forth? Blossomed?</w:t>
      </w:r>
    </w:p>
  </w:comment>
  <w:comment w:id="1455" w:author="Windows User" w:date="2015-10-30T08:56:00Z" w:initials="BS">
    <w:p w14:paraId="07DE8008" w14:textId="77777777" w:rsidR="00EB5325" w:rsidRDefault="00EB5325">
      <w:pPr>
        <w:pStyle w:val="CommentText"/>
      </w:pPr>
      <w:r>
        <w:rPr>
          <w:rStyle w:val="CommentReference"/>
        </w:rPr>
        <w:annotationRef/>
      </w:r>
      <w:r>
        <w:t>what does this mean?</w:t>
      </w:r>
    </w:p>
  </w:comment>
  <w:comment w:id="1456" w:author="Windows User" w:date="2015-10-30T08:56:00Z" w:initials="BS">
    <w:p w14:paraId="7DE26DCC" w14:textId="77777777" w:rsidR="00EB5325" w:rsidRDefault="00EB5325">
      <w:pPr>
        <w:pStyle w:val="CommentText"/>
      </w:pPr>
      <w:r>
        <w:rPr>
          <w:rStyle w:val="CommentReference"/>
        </w:rPr>
        <w:annotationRef/>
      </w:r>
      <w:r>
        <w:t>announced or proclaimed?</w:t>
      </w:r>
    </w:p>
  </w:comment>
  <w:comment w:id="1460" w:author="Windows User" w:date="2015-10-30T08:56:00Z" w:initials="WU">
    <w:p w14:paraId="729B2278" w14:textId="77777777" w:rsidR="00EB5325" w:rsidRDefault="00EB5325">
      <w:pPr>
        <w:pStyle w:val="CommentText"/>
      </w:pPr>
      <w:r>
        <w:rPr>
          <w:rStyle w:val="CommentReference"/>
        </w:rPr>
        <w:annotationRef/>
      </w:r>
      <w:r>
        <w:t>?</w:t>
      </w:r>
    </w:p>
  </w:comment>
  <w:comment w:id="1461" w:author="Windows User" w:date="2015-10-30T08:56:00Z" w:initials="WU">
    <w:p w14:paraId="44863D12" w14:textId="77777777" w:rsidR="00EB5325" w:rsidRDefault="00EB5325">
      <w:pPr>
        <w:pStyle w:val="CommentText"/>
      </w:pPr>
      <w:r>
        <w:rPr>
          <w:rStyle w:val="CommentReference"/>
        </w:rPr>
        <w:annotationRef/>
      </w:r>
      <w:r>
        <w:t>Bride, no, not bridegroom?</w:t>
      </w:r>
    </w:p>
  </w:comment>
  <w:comment w:id="1464" w:author="Windows User" w:date="2015-10-30T08:56:00Z" w:initials="WU">
    <w:p w14:paraId="6CE1AF88" w14:textId="77777777" w:rsidR="00EB5325" w:rsidRDefault="00EB5325">
      <w:pPr>
        <w:pStyle w:val="CommentText"/>
      </w:pPr>
      <w:r>
        <w:rPr>
          <w:rStyle w:val="CommentReference"/>
        </w:rPr>
        <w:annotationRef/>
      </w:r>
      <w:r>
        <w:t>Return?</w:t>
      </w:r>
    </w:p>
  </w:comment>
  <w:comment w:id="1465" w:author="Windows User" w:date="2015-10-30T08:56:00Z" w:initials="WU">
    <w:p w14:paraId="2917E600" w14:textId="77777777" w:rsidR="00EB5325" w:rsidRDefault="00EB5325">
      <w:pPr>
        <w:pStyle w:val="CommentText"/>
      </w:pPr>
      <w:r>
        <w:rPr>
          <w:rStyle w:val="CommentReference"/>
        </w:rPr>
        <w:annotationRef/>
      </w:r>
      <w:r>
        <w:t>Establishment? Building up?</w:t>
      </w:r>
    </w:p>
  </w:comment>
  <w:comment w:id="1467" w:author="Windows User" w:date="2015-10-30T08:56:00Z" w:initials="WU">
    <w:p w14:paraId="14DF4F91" w14:textId="77777777" w:rsidR="00EB5325" w:rsidRDefault="00EB5325">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EB5325" w:rsidRDefault="00EB5325">
      <w:pPr>
        <w:pStyle w:val="CommentText"/>
      </w:pPr>
      <w:r>
        <w:rPr>
          <w:rStyle w:val="CommentReference"/>
        </w:rPr>
        <w:annotationRef/>
      </w:r>
      <w:r>
        <w:t>I don’t see “the Lord is with you” in the Coptic</w:t>
      </w:r>
    </w:p>
    <w:p w14:paraId="4431CB1C" w14:textId="77777777" w:rsidR="00EB5325" w:rsidRDefault="00EB5325">
      <w:pPr>
        <w:pStyle w:val="CommentText"/>
      </w:pPr>
    </w:p>
  </w:comment>
  <w:comment w:id="1469" w:author="Windows User" w:date="2015-10-30T08:56:00Z" w:initials="WU">
    <w:p w14:paraId="4549B91A" w14:textId="77777777" w:rsidR="00EB5325" w:rsidRDefault="00EB5325">
      <w:pPr>
        <w:pStyle w:val="CommentText"/>
      </w:pPr>
      <w:r>
        <w:rPr>
          <w:rStyle w:val="CommentReference"/>
        </w:rPr>
        <w:annotationRef/>
      </w:r>
      <w:r>
        <w:t>Heavenly herald of Good News?</w:t>
      </w:r>
    </w:p>
    <w:p w14:paraId="384F02AC" w14:textId="77777777" w:rsidR="00EB5325" w:rsidRDefault="00EB5325">
      <w:pPr>
        <w:pStyle w:val="CommentText"/>
      </w:pPr>
    </w:p>
  </w:comment>
  <w:comment w:id="1478" w:author="Windows User" w:date="2015-10-30T08:56:00Z" w:initials="WU">
    <w:p w14:paraId="4A264D5C" w14:textId="77777777" w:rsidR="00EB5325" w:rsidRDefault="00EB5325">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EB5325" w:rsidRDefault="00EB5325"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EB5325" w:rsidRDefault="00EB5325">
      <w:pPr>
        <w:pStyle w:val="CommentText"/>
      </w:pPr>
      <w:r>
        <w:rPr>
          <w:rStyle w:val="CommentReference"/>
        </w:rPr>
        <w:annotationRef/>
      </w:r>
      <w:r>
        <w:t>Redeemed?</w:t>
      </w:r>
    </w:p>
  </w:comment>
  <w:comment w:id="1515" w:author="Windows User" w:date="2015-10-30T08:56:00Z" w:initials="WU">
    <w:p w14:paraId="5BF82FF5" w14:textId="77777777" w:rsidR="00EB5325" w:rsidRDefault="00EB5325">
      <w:pPr>
        <w:pStyle w:val="CommentText"/>
      </w:pPr>
      <w:r>
        <w:rPr>
          <w:rStyle w:val="CommentReference"/>
        </w:rPr>
        <w:annotationRef/>
      </w:r>
      <w:r>
        <w:t>For? So?</w:t>
      </w:r>
    </w:p>
  </w:comment>
  <w:comment w:id="1520" w:author="Windows User" w:date="2015-10-30T08:56:00Z" w:initials="WU">
    <w:p w14:paraId="5B54A424" w14:textId="77777777" w:rsidR="00EB5325" w:rsidRDefault="00EB5325">
      <w:pPr>
        <w:pStyle w:val="CommentText"/>
      </w:pPr>
      <w:r>
        <w:rPr>
          <w:rStyle w:val="CommentReference"/>
        </w:rPr>
        <w:annotationRef/>
      </w:r>
      <w:r>
        <w:t>Or did shine and did illuminate</w:t>
      </w:r>
    </w:p>
  </w:comment>
  <w:comment w:id="1521" w:author="Windows User" w:date="2015-10-30T08:56:00Z" w:initials="WU">
    <w:p w14:paraId="5929E69F" w14:textId="77777777" w:rsidR="00EB5325" w:rsidRDefault="00EB5325">
      <w:pPr>
        <w:pStyle w:val="CommentText"/>
      </w:pPr>
      <w:r>
        <w:rPr>
          <w:rStyle w:val="CommentReference"/>
        </w:rPr>
        <w:annotationRef/>
      </w:r>
      <w:r>
        <w:t>What should this verse be?</w:t>
      </w:r>
    </w:p>
  </w:comment>
  <w:comment w:id="1522" w:author="Windows User" w:date="2015-10-30T08:56:00Z" w:initials="WU">
    <w:p w14:paraId="37815108" w14:textId="77777777" w:rsidR="00EB5325" w:rsidRDefault="00EB5325">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EB5325" w:rsidRDefault="00EB5325">
      <w:pPr>
        <w:pStyle w:val="CommentText"/>
      </w:pPr>
      <w:r>
        <w:rPr>
          <w:rStyle w:val="CommentReference"/>
        </w:rPr>
        <w:annotationRef/>
      </w:r>
      <w:r>
        <w:t>Who?</w:t>
      </w:r>
    </w:p>
  </w:comment>
  <w:comment w:id="1524" w:author="Windows User" w:date="2015-10-30T08:56:00Z" w:initials="WU">
    <w:p w14:paraId="7FDD5784" w14:textId="77777777" w:rsidR="00EB5325" w:rsidRDefault="00EB5325">
      <w:pPr>
        <w:pStyle w:val="CommentText"/>
      </w:pPr>
      <w:r>
        <w:rPr>
          <w:rStyle w:val="CommentReference"/>
        </w:rPr>
        <w:annotationRef/>
      </w:r>
      <w:r>
        <w:t>Different adjective</w:t>
      </w:r>
    </w:p>
  </w:comment>
  <w:comment w:id="1525" w:author="Windows User" w:date="2015-10-30T08:56:00Z" w:initials="WU">
    <w:p w14:paraId="69734FAC" w14:textId="77777777" w:rsidR="00EB5325" w:rsidRDefault="00EB5325">
      <w:pPr>
        <w:pStyle w:val="CommentText"/>
      </w:pPr>
      <w:r>
        <w:rPr>
          <w:rStyle w:val="CommentReference"/>
        </w:rPr>
        <w:annotationRef/>
      </w:r>
      <w:r>
        <w:t>Sickness?</w:t>
      </w:r>
    </w:p>
  </w:comment>
  <w:comment w:id="1528" w:author="Windows User" w:date="2015-10-30T08:56:00Z" w:initials="BS">
    <w:p w14:paraId="07C468E8" w14:textId="77777777" w:rsidR="00EB5325" w:rsidRDefault="00EB532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EB5325" w:rsidRDefault="00EB5325">
      <w:pPr>
        <w:pStyle w:val="CommentText"/>
      </w:pPr>
      <w:r>
        <w:rPr>
          <w:rStyle w:val="CommentReference"/>
        </w:rPr>
        <w:annotationRef/>
      </w:r>
      <w:r>
        <w:t>What?</w:t>
      </w:r>
    </w:p>
  </w:comment>
  <w:comment w:id="1540" w:author="Windows User" w:date="2015-10-30T08:56:00Z" w:initials="WU">
    <w:p w14:paraId="39A2608E" w14:textId="77777777" w:rsidR="00EB5325" w:rsidRDefault="00EB5325">
      <w:pPr>
        <w:pStyle w:val="CommentText"/>
      </w:pPr>
      <w:r>
        <w:rPr>
          <w:rStyle w:val="CommentReference"/>
        </w:rPr>
        <w:annotationRef/>
      </w:r>
    </w:p>
  </w:comment>
  <w:comment w:id="1552" w:author="Windows User" w:date="2015-10-30T08:56:00Z" w:initials="WU">
    <w:p w14:paraId="255EEE9F" w14:textId="77777777" w:rsidR="00EB5325" w:rsidRDefault="00EB5325">
      <w:pPr>
        <w:pStyle w:val="CommentText"/>
      </w:pPr>
      <w:r>
        <w:rPr>
          <w:rStyle w:val="CommentReference"/>
        </w:rPr>
        <w:annotationRef/>
      </w:r>
      <w:r>
        <w:t>Is abouna going by a different version of the Coptic?</w:t>
      </w:r>
    </w:p>
    <w:p w14:paraId="45F504BB" w14:textId="77777777" w:rsidR="00EB5325" w:rsidRDefault="00EB5325">
      <w:pPr>
        <w:pStyle w:val="CommentText"/>
      </w:pPr>
    </w:p>
  </w:comment>
  <w:comment w:id="1554" w:author="Windows User" w:date="2015-10-30T08:56:00Z" w:initials="WU">
    <w:p w14:paraId="63C351E6" w14:textId="77777777" w:rsidR="00EB5325" w:rsidRDefault="00EB5325">
      <w:pPr>
        <w:pStyle w:val="CommentText"/>
      </w:pPr>
      <w:r>
        <w:rPr>
          <w:rStyle w:val="CommentReference"/>
        </w:rPr>
        <w:annotationRef/>
      </w:r>
      <w:r>
        <w:t>Praise and victory doesn’t make sense.</w:t>
      </w:r>
    </w:p>
  </w:comment>
  <w:comment w:id="1556" w:author="Windows User" w:date="2015-10-30T08:56:00Z" w:initials="WU">
    <w:p w14:paraId="5729C7D5" w14:textId="77777777" w:rsidR="00EB5325" w:rsidRDefault="00EB5325">
      <w:pPr>
        <w:pStyle w:val="CommentText"/>
      </w:pPr>
      <w:r>
        <w:rPr>
          <w:rStyle w:val="CommentReference"/>
        </w:rPr>
        <w:annotationRef/>
      </w:r>
      <w:r>
        <w:t>Godhead?</w:t>
      </w:r>
    </w:p>
  </w:comment>
  <w:comment w:id="1569" w:author="Windows User" w:date="2015-10-30T08:56:00Z" w:initials="WU">
    <w:p w14:paraId="78E42A11" w14:textId="77777777" w:rsidR="00EB5325" w:rsidRDefault="00EB5325">
      <w:pPr>
        <w:pStyle w:val="CommentText"/>
      </w:pPr>
      <w:r>
        <w:rPr>
          <w:rStyle w:val="CommentReference"/>
        </w:rPr>
        <w:annotationRef/>
      </w:r>
      <w:r>
        <w:t>Establish?</w:t>
      </w:r>
    </w:p>
  </w:comment>
  <w:comment w:id="1570" w:author="Windows User" w:date="2015-10-30T08:56:00Z" w:initials="WU">
    <w:p w14:paraId="642EB965" w14:textId="77777777" w:rsidR="00EB5325" w:rsidRDefault="00EB5325">
      <w:pPr>
        <w:pStyle w:val="CommentText"/>
      </w:pPr>
      <w:r>
        <w:rPr>
          <w:rStyle w:val="CommentReference"/>
        </w:rPr>
        <w:annotationRef/>
      </w:r>
      <w:r>
        <w:t>Check another source… missing puncuation</w:t>
      </w:r>
    </w:p>
  </w:comment>
  <w:comment w:id="1571" w:author="Windows User" w:date="2015-10-30T08:56:00Z" w:initials="WU">
    <w:p w14:paraId="6F8B5532" w14:textId="77777777" w:rsidR="00EB5325" w:rsidRDefault="00EB5325">
      <w:pPr>
        <w:pStyle w:val="CommentText"/>
      </w:pPr>
      <w:r>
        <w:rPr>
          <w:rStyle w:val="CommentReference"/>
        </w:rPr>
        <w:annotationRef/>
      </w:r>
      <w:r>
        <w:t>Worked?</w:t>
      </w:r>
    </w:p>
  </w:comment>
  <w:comment w:id="1572" w:author="Windows User" w:date="2015-10-30T08:56:00Z" w:initials="WU">
    <w:p w14:paraId="4F504285" w14:textId="77777777" w:rsidR="00EB5325" w:rsidRDefault="00EB5325">
      <w:pPr>
        <w:pStyle w:val="CommentText"/>
      </w:pPr>
      <w:r>
        <w:rPr>
          <w:rStyle w:val="CommentReference"/>
        </w:rPr>
        <w:annotationRef/>
      </w:r>
      <w:r>
        <w:t>Thrice holy or Trisagion?</w:t>
      </w:r>
    </w:p>
  </w:comment>
  <w:comment w:id="1574" w:author="Windows User" w:date="2015-10-30T08:56:00Z" w:initials="WU">
    <w:p w14:paraId="5514BCC2"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EB5325" w:rsidRDefault="00EB5325">
      <w:pPr>
        <w:pStyle w:val="CommentText"/>
      </w:pPr>
      <w:r>
        <w:rPr>
          <w:rStyle w:val="CommentReference"/>
        </w:rPr>
        <w:annotationRef/>
      </w:r>
      <w:r>
        <w:t>Right translation?</w:t>
      </w:r>
    </w:p>
  </w:comment>
  <w:comment w:id="1577" w:author="Windows User" w:date="2015-10-30T08:56:00Z" w:initials="WU">
    <w:p w14:paraId="1682BE28" w14:textId="77777777" w:rsidR="00EB5325" w:rsidRDefault="00EB5325">
      <w:pPr>
        <w:pStyle w:val="CommentText"/>
      </w:pPr>
      <w:r>
        <w:rPr>
          <w:rStyle w:val="CommentReference"/>
        </w:rPr>
        <w:annotationRef/>
      </w:r>
      <w:r>
        <w:t>What does this mean?</w:t>
      </w:r>
    </w:p>
  </w:comment>
  <w:comment w:id="1578" w:author="Windows User" w:date="2015-10-30T08:56:00Z" w:initials="WU">
    <w:p w14:paraId="30C5B7C9" w14:textId="77777777" w:rsidR="00EB5325" w:rsidRDefault="00EB5325">
      <w:pPr>
        <w:pStyle w:val="CommentText"/>
      </w:pPr>
      <w:r>
        <w:rPr>
          <w:rStyle w:val="CommentReference"/>
        </w:rPr>
        <w:annotationRef/>
      </w:r>
      <w:r>
        <w:t>To the end?</w:t>
      </w:r>
    </w:p>
  </w:comment>
  <w:comment w:id="1583" w:author="Windows User" w:date="2015-10-30T08:56:00Z" w:initials="WU">
    <w:p w14:paraId="2C2856CA" w14:textId="77777777" w:rsidR="00EB5325" w:rsidRDefault="00EB5325">
      <w:pPr>
        <w:pStyle w:val="CommentText"/>
      </w:pPr>
      <w:r>
        <w:rPr>
          <w:rStyle w:val="CommentReference"/>
        </w:rPr>
        <w:annotationRef/>
      </w:r>
      <w:r>
        <w:t>Or freedom?</w:t>
      </w:r>
    </w:p>
  </w:comment>
  <w:comment w:id="1584" w:author="Windows User" w:date="2015-10-30T08:56:00Z" w:initials="WU">
    <w:p w14:paraId="229642C6" w14:textId="77777777" w:rsidR="00EB5325" w:rsidRDefault="00EB5325">
      <w:pPr>
        <w:pStyle w:val="CommentText"/>
      </w:pPr>
      <w:r>
        <w:rPr>
          <w:rStyle w:val="CommentReference"/>
        </w:rPr>
        <w:annotationRef/>
      </w:r>
      <w:r>
        <w:t>Or establish?</w:t>
      </w:r>
    </w:p>
  </w:comment>
  <w:comment w:id="1592" w:author="Windows User" w:date="2015-10-30T08:56:00Z" w:initials="WU">
    <w:p w14:paraId="798C7307" w14:textId="77777777" w:rsidR="00EB5325" w:rsidRDefault="00EB5325">
      <w:pPr>
        <w:pStyle w:val="CommentText"/>
      </w:pPr>
      <w:r>
        <w:rPr>
          <w:rStyle w:val="CommentReference"/>
        </w:rPr>
        <w:annotationRef/>
      </w:r>
      <w:r>
        <w:t>Is this the correct date?</w:t>
      </w:r>
    </w:p>
  </w:comment>
  <w:comment w:id="1706" w:author="Windows User" w:date="2015-10-30T08:56:00Z" w:initials="WU">
    <w:p w14:paraId="1C25D03A" w14:textId="77777777" w:rsidR="00EB5325" w:rsidRDefault="00EB5325">
      <w:pPr>
        <w:pStyle w:val="CommentText"/>
      </w:pPr>
      <w:r>
        <w:rPr>
          <w:rStyle w:val="CommentReference"/>
        </w:rPr>
        <w:annotationRef/>
      </w:r>
      <w:r>
        <w:t>Can this be reworded?</w:t>
      </w:r>
    </w:p>
  </w:comment>
  <w:comment w:id="1708" w:author="Windows User" w:date="2015-10-30T08:56:00Z" w:initials="WU">
    <w:p w14:paraId="71B1FE22" w14:textId="77777777" w:rsidR="00EB5325" w:rsidRDefault="00EB5325">
      <w:pPr>
        <w:pStyle w:val="CommentText"/>
      </w:pPr>
      <w:r>
        <w:rPr>
          <w:rStyle w:val="CommentReference"/>
        </w:rPr>
        <w:annotationRef/>
      </w:r>
      <w:r>
        <w:t>Check other books for alternate word here.</w:t>
      </w:r>
    </w:p>
  </w:comment>
  <w:comment w:id="1709" w:author="Windows User" w:date="2015-10-30T08:56:00Z" w:initials="WU">
    <w:p w14:paraId="546F5FFA" w14:textId="77777777" w:rsidR="00EB5325" w:rsidRDefault="00EB5325">
      <w:pPr>
        <w:pStyle w:val="CommentText"/>
      </w:pPr>
      <w:r>
        <w:rPr>
          <w:rStyle w:val="CommentReference"/>
        </w:rPr>
        <w:annotationRef/>
      </w:r>
      <w:r>
        <w:t>Nations or peoples?</w:t>
      </w:r>
    </w:p>
  </w:comment>
  <w:comment w:id="1710" w:author="Windows User" w:date="2015-10-30T08:56:00Z" w:initials="WU">
    <w:p w14:paraId="4FC1DCF3" w14:textId="77777777" w:rsidR="00EB5325" w:rsidRDefault="00EB5325">
      <w:pPr>
        <w:pStyle w:val="CommentText"/>
      </w:pPr>
      <w:r>
        <w:rPr>
          <w:rStyle w:val="CommentReference"/>
        </w:rPr>
        <w:annotationRef/>
      </w:r>
      <w:r>
        <w:t>Burned or consumed?</w:t>
      </w:r>
    </w:p>
  </w:comment>
  <w:comment w:id="1711" w:author="Windows User" w:date="2015-10-30T08:56:00Z" w:initials="WU">
    <w:p w14:paraId="5B463C07" w14:textId="77777777" w:rsidR="00EB5325" w:rsidRDefault="00EB5325">
      <w:pPr>
        <w:pStyle w:val="CommentText"/>
      </w:pPr>
      <w:r>
        <w:rPr>
          <w:rStyle w:val="CommentReference"/>
        </w:rPr>
        <w:annotationRef/>
      </w:r>
      <w:r>
        <w:t>?</w:t>
      </w:r>
    </w:p>
  </w:comment>
  <w:comment w:id="1712" w:author="Windows User" w:date="2015-10-30T08:56:00Z" w:initials="WU">
    <w:p w14:paraId="3079CC02"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EB5325" w:rsidRDefault="00EB5325">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EB5325" w:rsidRDefault="00EB5325">
      <w:pPr>
        <w:pStyle w:val="CommentText"/>
      </w:pPr>
      <w:r>
        <w:rPr>
          <w:rStyle w:val="CommentReference"/>
        </w:rPr>
        <w:annotationRef/>
      </w:r>
      <w:r>
        <w:t>Ramez says print synacarium may have him in july</w:t>
      </w:r>
    </w:p>
  </w:comment>
  <w:comment w:id="1787" w:author="Windows User" w:date="2015-10-30T08:56:00Z" w:initials="WU">
    <w:p w14:paraId="62A36CDC" w14:textId="77777777" w:rsidR="00EB5325" w:rsidRDefault="00EB5325">
      <w:pPr>
        <w:pStyle w:val="CommentText"/>
      </w:pPr>
      <w:r>
        <w:rPr>
          <w:rStyle w:val="CommentReference"/>
        </w:rPr>
        <w:annotationRef/>
      </w:r>
      <w:r>
        <w:t>Approached? What does this vs mean?</w:t>
      </w:r>
    </w:p>
  </w:comment>
  <w:comment w:id="1788" w:author="Windows User" w:date="2015-10-30T08:56:00Z" w:initials="WU">
    <w:p w14:paraId="329416E7"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4" w:author="Windows User" w:date="2015-10-30T08:56:00Z" w:initials="WU">
    <w:p w14:paraId="763F73BB" w14:textId="77777777" w:rsidR="00EB5325" w:rsidRDefault="00EB5325">
      <w:pPr>
        <w:pStyle w:val="CommentText"/>
      </w:pPr>
      <w:r>
        <w:rPr>
          <w:rStyle w:val="CommentReference"/>
        </w:rPr>
        <w:annotationRef/>
      </w:r>
      <w:r>
        <w:t>Thoughts?</w:t>
      </w:r>
    </w:p>
  </w:comment>
  <w:comment w:id="1815" w:author="Windows User" w:date="2015-10-30T08:56:00Z" w:initials="WU">
    <w:p w14:paraId="7B47C8A3" w14:textId="77777777" w:rsidR="00EB5325" w:rsidRDefault="00EB532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6" w:author="Windows User" w:date="2015-10-30T08:56:00Z" w:initials="WU">
    <w:p w14:paraId="113233AB" w14:textId="77777777" w:rsidR="00EB5325" w:rsidRDefault="00EB5325">
      <w:pPr>
        <w:pStyle w:val="CommentText"/>
      </w:pPr>
      <w:r>
        <w:rPr>
          <w:rStyle w:val="CommentReference"/>
        </w:rPr>
        <w:annotationRef/>
      </w:r>
      <w:r>
        <w:t>Sound or voices?</w:t>
      </w:r>
    </w:p>
  </w:comment>
  <w:comment w:id="1852" w:author="Windows User" w:date="2015-10-30T08:56:00Z" w:initials="WU">
    <w:p w14:paraId="0BE9113A" w14:textId="77777777" w:rsidR="00EB5325" w:rsidRDefault="00EB5325">
      <w:pPr>
        <w:pStyle w:val="CommentText"/>
      </w:pPr>
      <w:r>
        <w:rPr>
          <w:rStyle w:val="CommentReference"/>
        </w:rPr>
        <w:annotationRef/>
      </w:r>
      <w:r>
        <w:t>Completely different.</w:t>
      </w:r>
    </w:p>
  </w:comment>
  <w:comment w:id="1853" w:author="Windows User" w:date="2015-10-30T08:56:00Z" w:initials="WU">
    <w:p w14:paraId="074682DD" w14:textId="77777777" w:rsidR="00EB5325" w:rsidRDefault="00EB5325">
      <w:pPr>
        <w:pStyle w:val="CommentText"/>
      </w:pPr>
      <w:r>
        <w:rPr>
          <w:rStyle w:val="CommentReference"/>
        </w:rPr>
        <w:annotationRef/>
      </w:r>
      <w:r>
        <w:t>With or in?</w:t>
      </w:r>
    </w:p>
  </w:comment>
  <w:comment w:id="1854" w:author="Windows User" w:date="2015-10-30T08:56:00Z" w:initials="WU">
    <w:p w14:paraId="371712E1" w14:textId="77777777" w:rsidR="00EB5325" w:rsidRDefault="00EB5325">
      <w:pPr>
        <w:pStyle w:val="CommentText"/>
      </w:pPr>
      <w:r>
        <w:rPr>
          <w:rStyle w:val="CommentReference"/>
        </w:rPr>
        <w:annotationRef/>
      </w:r>
    </w:p>
  </w:comment>
  <w:comment w:id="1855" w:author="Windows User" w:date="2015-10-30T08:56:00Z" w:initials="WU">
    <w:p w14:paraId="0B3C1D3B" w14:textId="77777777" w:rsidR="00EB5325" w:rsidRDefault="00EB5325">
      <w:pPr>
        <w:pStyle w:val="CommentText"/>
      </w:pPr>
      <w:r>
        <w:rPr>
          <w:rStyle w:val="CommentReference"/>
        </w:rPr>
        <w:annotationRef/>
      </w:r>
      <w:r>
        <w:t>Sound or voice?</w:t>
      </w:r>
    </w:p>
  </w:comment>
  <w:comment w:id="1857" w:author="Windows User" w:date="2015-10-30T08:56:00Z" w:initials="WU">
    <w:p w14:paraId="1C3A0B98" w14:textId="77777777" w:rsidR="00EB5325" w:rsidRDefault="00EB5325">
      <w:pPr>
        <w:pStyle w:val="CommentText"/>
      </w:pPr>
      <w:r>
        <w:rPr>
          <w:rStyle w:val="CommentReference"/>
        </w:rPr>
        <w:annotationRef/>
      </w:r>
      <w:r>
        <w:t>Open to suggetions.</w:t>
      </w:r>
    </w:p>
  </w:comment>
  <w:comment w:id="1858" w:author="Windows User" w:date="2015-10-30T08:56:00Z" w:initials="WU">
    <w:p w14:paraId="79DB91AB" w14:textId="77777777" w:rsidR="00EB5325" w:rsidRDefault="00EB5325">
      <w:pPr>
        <w:pStyle w:val="CommentText"/>
      </w:pPr>
      <w:r>
        <w:rPr>
          <w:rStyle w:val="CommentReference"/>
        </w:rPr>
        <w:annotationRef/>
      </w:r>
      <w:r>
        <w:t>Before?</w:t>
      </w:r>
    </w:p>
  </w:comment>
  <w:comment w:id="1859" w:author="Windows User" w:date="2015-10-30T08:56:00Z" w:initials="WU">
    <w:p w14:paraId="777049F3" w14:textId="77777777" w:rsidR="00EB5325" w:rsidRDefault="00EB5325">
      <w:pPr>
        <w:pStyle w:val="CommentText"/>
      </w:pPr>
      <w:r>
        <w:rPr>
          <w:rStyle w:val="CommentReference"/>
        </w:rPr>
        <w:annotationRef/>
      </w:r>
      <w:r>
        <w:t>Nations?</w:t>
      </w:r>
    </w:p>
  </w:comment>
  <w:comment w:id="1860" w:author="Windows User" w:date="2015-10-30T08:56:00Z" w:initials="WU">
    <w:p w14:paraId="29D1E0CC" w14:textId="77777777" w:rsidR="00EB5325" w:rsidRDefault="00EB5325">
      <w:pPr>
        <w:pStyle w:val="CommentText"/>
      </w:pPr>
      <w:r>
        <w:rPr>
          <w:rStyle w:val="CommentReference"/>
        </w:rPr>
        <w:annotationRef/>
      </w:r>
      <w:r>
        <w:t>?</w:t>
      </w:r>
    </w:p>
  </w:comment>
  <w:comment w:id="1900" w:author="Windows User" w:date="2015-10-30T08:56:00Z" w:initials="WU">
    <w:p w14:paraId="73A9ACC7" w14:textId="77777777" w:rsidR="00EB5325" w:rsidRDefault="00EB5325">
      <w:pPr>
        <w:pStyle w:val="CommentText"/>
      </w:pPr>
      <w:r>
        <w:rPr>
          <w:rStyle w:val="CommentReference"/>
        </w:rPr>
        <w:annotationRef/>
      </w:r>
      <w:r>
        <w:t>?</w:t>
      </w:r>
    </w:p>
  </w:comment>
  <w:comment w:id="1909" w:author="Windows User" w:date="2015-10-30T08:56:00Z" w:initials="WU">
    <w:p w14:paraId="4F5630C0" w14:textId="77777777" w:rsidR="00EB5325" w:rsidRDefault="00EB5325">
      <w:pPr>
        <w:pStyle w:val="CommentText"/>
      </w:pPr>
      <w:r>
        <w:rPr>
          <w:rStyle w:val="CommentReference"/>
        </w:rPr>
        <w:annotationRef/>
      </w:r>
      <w:r>
        <w:t>Abba Noub, abanoub, Apa Noub, Apnoub?</w:t>
      </w:r>
    </w:p>
  </w:comment>
  <w:comment w:id="1910" w:author="Windows User" w:date="2015-10-30T08:56:00Z" w:initials="WU">
    <w:p w14:paraId="3899034D" w14:textId="77777777" w:rsidR="00EB5325" w:rsidRDefault="00EB5325">
      <w:pPr>
        <w:pStyle w:val="CommentText"/>
      </w:pPr>
      <w:r>
        <w:rPr>
          <w:rStyle w:val="CommentReference"/>
        </w:rPr>
        <w:annotationRef/>
      </w:r>
      <w:r>
        <w:t>Upright, or orthodox?</w:t>
      </w:r>
    </w:p>
  </w:comment>
  <w:comment w:id="1920" w:author="Windows User" w:date="2015-10-30T08:56:00Z" w:initials="WU">
    <w:p w14:paraId="61207ABC" w14:textId="77777777" w:rsidR="00EB5325" w:rsidRDefault="00EB5325">
      <w:pPr>
        <w:pStyle w:val="CommentText"/>
      </w:pPr>
      <w:r>
        <w:rPr>
          <w:rStyle w:val="CommentReference"/>
        </w:rPr>
        <w:annotationRef/>
      </w:r>
      <w:r>
        <w:t>Are we going with ti agia = saint and ti ethowab = the holy?</w:t>
      </w:r>
    </w:p>
  </w:comment>
  <w:comment w:id="1947" w:author="Windows User" w:date="2015-11-18T20:43:00Z" w:initials="WU">
    <w:p w14:paraId="08613E46" w14:textId="00F90E8C" w:rsidR="00EB5325" w:rsidRDefault="00EB5325">
      <w:pPr>
        <w:pStyle w:val="CommentText"/>
      </w:pPr>
      <w:r>
        <w:rPr>
          <w:rStyle w:val="CommentReference"/>
        </w:rPr>
        <w:annotationRef/>
      </w:r>
      <w:r>
        <w:t>Is this for Adam days? Or just Sundays?</w:t>
      </w:r>
    </w:p>
  </w:comment>
  <w:comment w:id="1948" w:author="Windows User" w:date="2015-11-18T20:38:00Z" w:initials="WU">
    <w:p w14:paraId="43F9C3B7" w14:textId="77777777" w:rsidR="00EB5325" w:rsidRDefault="00EB5325">
      <w:pPr>
        <w:pStyle w:val="CommentText"/>
      </w:pPr>
      <w:r>
        <w:rPr>
          <w:rStyle w:val="CommentReference"/>
        </w:rPr>
        <w:annotationRef/>
      </w:r>
      <w:r>
        <w:t>What does this mean? I feel like we put something else somewhere else</w:t>
      </w:r>
    </w:p>
  </w:comment>
  <w:comment w:id="1950" w:author="Windows User" w:date="2015-11-19T22:12:00Z" w:initials="WU">
    <w:p w14:paraId="79F037D4" w14:textId="77777777" w:rsidR="00EB5325" w:rsidRDefault="00EB5325">
      <w:pPr>
        <w:pStyle w:val="CommentText"/>
      </w:pPr>
      <w:r>
        <w:rPr>
          <w:rStyle w:val="CommentReference"/>
        </w:rPr>
        <w:annotationRef/>
      </w:r>
      <w:r>
        <w:t>Theotokos forever, or ever-Theotokos?</w:t>
      </w:r>
    </w:p>
  </w:comment>
  <w:comment w:id="1951" w:author="Windows User" w:date="2015-11-19T22:12:00Z" w:initials="WU">
    <w:p w14:paraId="7E2C6DDB" w14:textId="77777777" w:rsidR="00EB5325" w:rsidRDefault="00EB5325">
      <w:pPr>
        <w:pStyle w:val="CommentText"/>
      </w:pPr>
      <w:r>
        <w:rPr>
          <w:rStyle w:val="CommentReference"/>
        </w:rPr>
        <w:annotationRef/>
      </w:r>
      <w:r>
        <w:t>What does this mean?</w:t>
      </w:r>
    </w:p>
  </w:comment>
  <w:comment w:id="1952" w:author="Windows User" w:date="2015-11-19T22:12:00Z" w:initials="WU">
    <w:p w14:paraId="71146019" w14:textId="77777777" w:rsidR="00EB5325" w:rsidRDefault="00EB5325">
      <w:pPr>
        <w:pStyle w:val="CommentText"/>
      </w:pPr>
      <w:r>
        <w:rPr>
          <w:rStyle w:val="CommentReference"/>
        </w:rPr>
        <w:annotationRef/>
      </w:r>
      <w:r>
        <w:t>What does this mean?</w:t>
      </w:r>
    </w:p>
  </w:comment>
  <w:comment w:id="1953" w:author="Windows User" w:date="2015-11-19T22:12:00Z" w:initials="WU">
    <w:p w14:paraId="24E4F57A" w14:textId="77777777" w:rsidR="00EB5325" w:rsidRDefault="00EB5325">
      <w:pPr>
        <w:pStyle w:val="CommentText"/>
      </w:pPr>
      <w:r>
        <w:rPr>
          <w:rStyle w:val="CommentReference"/>
        </w:rPr>
        <w:annotationRef/>
      </w:r>
      <w:r>
        <w:t>Praying or interceding?</w:t>
      </w:r>
    </w:p>
  </w:comment>
  <w:comment w:id="1973" w:author="Windows User" w:date="2015-10-30T08:56:00Z" w:initials="WU">
    <w:p w14:paraId="36116F5D"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4" w:author="Windows User" w:date="2015-10-30T08:56:00Z" w:initials="WU">
    <w:p w14:paraId="55EA204B" w14:textId="77777777" w:rsidR="00EB5325" w:rsidRDefault="00EB5325">
      <w:pPr>
        <w:pStyle w:val="CommentText"/>
      </w:pPr>
      <w:r>
        <w:rPr>
          <w:rStyle w:val="CommentReference"/>
        </w:rPr>
        <w:annotationRef/>
      </w:r>
      <w:r>
        <w:t>Typo?</w:t>
      </w:r>
    </w:p>
  </w:comment>
  <w:comment w:id="1996" w:author="Windows User" w:date="2015-10-30T08:56:00Z" w:initials="WU">
    <w:p w14:paraId="11E5D177"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8" w:author="Windows User" w:date="2015-10-30T08:56:00Z" w:initials="WU">
    <w:p w14:paraId="38A16B24" w14:textId="77777777" w:rsidR="00EB5325" w:rsidRDefault="00EB5325">
      <w:pPr>
        <w:pStyle w:val="CommentText"/>
      </w:pPr>
      <w:r>
        <w:rPr>
          <w:rStyle w:val="CommentReference"/>
        </w:rPr>
        <w:annotationRef/>
      </w:r>
      <w:r>
        <w:t>What does the Coptic say?</w:t>
      </w:r>
    </w:p>
  </w:comment>
  <w:comment w:id="1999" w:author="Windows User" w:date="2015-10-30T08:56:00Z" w:initials="WU">
    <w:p w14:paraId="239824AA" w14:textId="77777777" w:rsidR="00EB5325" w:rsidRDefault="00EB5325">
      <w:pPr>
        <w:pStyle w:val="CommentText"/>
      </w:pPr>
      <w:r>
        <w:rPr>
          <w:rStyle w:val="CommentReference"/>
        </w:rPr>
        <w:annotationRef/>
      </w:r>
      <w:r>
        <w:t>What is being quoted? 2Cor 5?</w:t>
      </w:r>
    </w:p>
  </w:comment>
  <w:comment w:id="2002" w:author="Windows User" w:date="2015-10-30T08:56:00Z" w:initials="WU">
    <w:p w14:paraId="1EC34668" w14:textId="77777777" w:rsidR="00EB5325" w:rsidRDefault="00EB5325">
      <w:pPr>
        <w:pStyle w:val="CommentText"/>
      </w:pPr>
      <w:r>
        <w:rPr>
          <w:rStyle w:val="CommentReference"/>
        </w:rPr>
        <w:annotationRef/>
      </w:r>
      <w:r>
        <w:t>This is clearly a late composition, bastardizing other hymns. “our father in heaven, the sinless one, with your good father…” right.</w:t>
      </w:r>
    </w:p>
  </w:comment>
  <w:comment w:id="2003" w:author="Windows User" w:date="2015-10-30T08:56:00Z" w:initials="WU">
    <w:p w14:paraId="4470C38C" w14:textId="77777777" w:rsidR="00EB5325" w:rsidRDefault="00EB5325">
      <w:pPr>
        <w:pStyle w:val="CommentText"/>
      </w:pPr>
      <w:r>
        <w:rPr>
          <w:rStyle w:val="CommentReference"/>
        </w:rPr>
        <w:annotationRef/>
      </w:r>
      <w:r>
        <w:t>Coptic is different from previous verse. What should English be?</w:t>
      </w:r>
    </w:p>
  </w:comment>
  <w:comment w:id="2004" w:author="Windows User" w:date="2015-10-30T08:56:00Z" w:initials="WU">
    <w:p w14:paraId="350A9B71" w14:textId="77777777" w:rsidR="00EB5325" w:rsidRDefault="00EB5325">
      <w:pPr>
        <w:pStyle w:val="CommentText"/>
      </w:pPr>
      <w:r>
        <w:rPr>
          <w:rStyle w:val="CommentReference"/>
        </w:rPr>
        <w:annotationRef/>
      </w:r>
      <w:r>
        <w:t>Or athletes? Or athletic martyrs?</w:t>
      </w:r>
    </w:p>
  </w:comment>
  <w:comment w:id="2005" w:author="Windows User" w:date="2015-10-30T08:56:00Z" w:initials="WU">
    <w:p w14:paraId="72F9FFC3" w14:textId="77777777" w:rsidR="00EB5325" w:rsidRDefault="00EB5325">
      <w:pPr>
        <w:pStyle w:val="CommentText"/>
      </w:pPr>
      <w:r>
        <w:rPr>
          <w:rStyle w:val="CommentReference"/>
        </w:rPr>
        <w:annotationRef/>
      </w:r>
      <w:r>
        <w:t>Or of the martyrs?</w:t>
      </w:r>
    </w:p>
  </w:comment>
  <w:comment w:id="2006" w:author="Windows User" w:date="2015-10-30T08:56:00Z" w:initials="WU">
    <w:p w14:paraId="7BD5C124" w14:textId="77777777" w:rsidR="00EB5325" w:rsidRDefault="00EB5325">
      <w:pPr>
        <w:pStyle w:val="CommentText"/>
      </w:pPr>
      <w:r>
        <w:rPr>
          <w:rStyle w:val="CommentReference"/>
        </w:rPr>
        <w:annotationRef/>
      </w:r>
      <w:r>
        <w:t>Carries or lifts?</w:t>
      </w:r>
    </w:p>
  </w:comment>
  <w:comment w:id="2007" w:author="Windows User" w:date="2015-10-30T08:56:00Z" w:initials="WU">
    <w:p w14:paraId="525F7218" w14:textId="77777777" w:rsidR="00EB5325" w:rsidRDefault="00EB5325">
      <w:pPr>
        <w:pStyle w:val="CommentText"/>
      </w:pPr>
      <w:r>
        <w:rPr>
          <w:rStyle w:val="CommentReference"/>
        </w:rPr>
        <w:annotationRef/>
      </w:r>
      <w:r>
        <w:t>Churches?</w:t>
      </w:r>
    </w:p>
    <w:p w14:paraId="32A8F1D7" w14:textId="77777777" w:rsidR="00EB5325" w:rsidRDefault="00EB5325">
      <w:pPr>
        <w:pStyle w:val="CommentText"/>
      </w:pPr>
    </w:p>
  </w:comment>
  <w:comment w:id="2008" w:author="Windows User" w:date="2015-10-30T08:56:00Z" w:initials="WU">
    <w:p w14:paraId="165286E5" w14:textId="77777777" w:rsidR="00EB5325" w:rsidRDefault="00EB5325">
      <w:pPr>
        <w:pStyle w:val="CommentText"/>
      </w:pPr>
      <w:r>
        <w:rPr>
          <w:rStyle w:val="CommentReference"/>
        </w:rPr>
        <w:annotationRef/>
      </w:r>
      <w:r>
        <w:t>End?</w:t>
      </w:r>
    </w:p>
  </w:comment>
  <w:comment w:id="2017" w:author="Windows User" w:date="2015-10-30T08:56:00Z" w:initials="WU">
    <w:p w14:paraId="770DC519" w14:textId="281A44CF" w:rsidR="00EB5325" w:rsidRDefault="00EB5325">
      <w:pPr>
        <w:pStyle w:val="CommentText"/>
      </w:pPr>
      <w:r>
        <w:rPr>
          <w:rStyle w:val="CommentReference"/>
        </w:rPr>
        <w:annotationRef/>
      </w:r>
      <w:r>
        <w:t>Or full stop. You are worthy of the glory,</w:t>
      </w:r>
    </w:p>
  </w:comment>
  <w:comment w:id="2024" w:author="Windows User" w:date="2015-10-30T08:56:00Z" w:initials="WU">
    <w:p w14:paraId="664F3BFA" w14:textId="77777777" w:rsidR="00EB5325" w:rsidRDefault="00EB5325">
      <w:pPr>
        <w:pStyle w:val="CommentText"/>
      </w:pPr>
      <w:r>
        <w:rPr>
          <w:rStyle w:val="CommentReference"/>
        </w:rPr>
        <w:annotationRef/>
      </w:r>
      <w:r>
        <w:t>?</w:t>
      </w:r>
    </w:p>
  </w:comment>
  <w:comment w:id="2027" w:author="Windows User" w:date="2015-10-30T08:56:00Z" w:initials="WU">
    <w:p w14:paraId="08BCD53E" w14:textId="77777777" w:rsidR="00EB5325" w:rsidRDefault="00EB5325">
      <w:pPr>
        <w:pStyle w:val="CommentText"/>
      </w:pPr>
      <w:r>
        <w:rPr>
          <w:rStyle w:val="CommentReference"/>
        </w:rPr>
        <w:annotationRef/>
      </w:r>
      <w:r>
        <w:t>Is? Or will be? Exalted, or highly exalted?</w:t>
      </w:r>
    </w:p>
  </w:comment>
  <w:comment w:id="2030" w:author="Windows User" w:date="2015-10-30T08:56:00Z" w:initials="WU">
    <w:p w14:paraId="4F4D62D2" w14:textId="77777777" w:rsidR="00EB5325" w:rsidRDefault="00EB5325">
      <w:pPr>
        <w:pStyle w:val="CommentText"/>
      </w:pPr>
      <w:r>
        <w:rPr>
          <w:rStyle w:val="CommentReference"/>
        </w:rPr>
        <w:annotationRef/>
      </w:r>
      <w:r>
        <w:t>Bring or offer</w:t>
      </w:r>
    </w:p>
  </w:comment>
  <w:comment w:id="2031" w:author="Windows User" w:date="2015-10-30T08:56:00Z" w:initials="WU">
    <w:p w14:paraId="66D4EE13" w14:textId="77777777" w:rsidR="00EB5325" w:rsidRDefault="00EB5325">
      <w:pPr>
        <w:pStyle w:val="CommentText"/>
      </w:pPr>
      <w:r>
        <w:rPr>
          <w:rStyle w:val="CommentReference"/>
        </w:rPr>
        <w:annotationRef/>
      </w:r>
      <w:r>
        <w:t>Spelling?</w:t>
      </w:r>
    </w:p>
  </w:comment>
  <w:comment w:id="2038" w:author="Windows User" w:date="2015-11-17T22:12:00Z" w:initials="WU">
    <w:p w14:paraId="412F0631" w14:textId="77777777" w:rsidR="00EB5325" w:rsidRDefault="00EB5325">
      <w:pPr>
        <w:pStyle w:val="CommentText"/>
      </w:pPr>
      <w:r>
        <w:rPr>
          <w:rStyle w:val="CommentReference"/>
        </w:rPr>
        <w:annotationRef/>
      </w:r>
      <w:r>
        <w:t>Literally trampled, right? Or crushed?</w:t>
      </w:r>
    </w:p>
  </w:comment>
  <w:comment w:id="2039" w:author="Windows User" w:date="2015-11-17T22:12:00Z" w:initials="WU">
    <w:p w14:paraId="135DCC31" w14:textId="77777777" w:rsidR="00EB5325" w:rsidRDefault="00EB5325">
      <w:pPr>
        <w:pStyle w:val="CommentText"/>
      </w:pPr>
      <w:r>
        <w:rPr>
          <w:rStyle w:val="CommentReference"/>
        </w:rPr>
        <w:annotationRef/>
      </w:r>
      <w:r>
        <w:t>Authority? Might? Reign?</w:t>
      </w:r>
    </w:p>
  </w:comment>
  <w:comment w:id="2043" w:author="Windows User" w:date="2015-10-30T08:56:00Z" w:initials="WU">
    <w:p w14:paraId="11BE3C4D" w14:textId="77777777" w:rsidR="00EB5325" w:rsidRDefault="00EB5325">
      <w:pPr>
        <w:pStyle w:val="CommentText"/>
      </w:pPr>
      <w:r>
        <w:rPr>
          <w:rStyle w:val="CommentReference"/>
        </w:rPr>
        <w:annotationRef/>
      </w:r>
      <w:r>
        <w:t>Name or Holy Name?</w:t>
      </w:r>
    </w:p>
  </w:comment>
  <w:comment w:id="2055" w:author="Windows User" w:date="2015-10-30T08:56:00Z" w:initials="WU">
    <w:p w14:paraId="4A1C10F1" w14:textId="77777777" w:rsidR="00EB5325" w:rsidRDefault="00EB5325">
      <w:pPr>
        <w:pStyle w:val="CommentText"/>
      </w:pPr>
      <w:r>
        <w:rPr>
          <w:rStyle w:val="CommentReference"/>
        </w:rPr>
        <w:annotationRef/>
      </w:r>
      <w:r>
        <w:t>Christ or Jesus Christ?</w:t>
      </w:r>
    </w:p>
  </w:comment>
  <w:comment w:id="2062" w:author="Windows User" w:date="2015-10-30T08:56:00Z" w:initials="WU">
    <w:p w14:paraId="31C2C585" w14:textId="77777777" w:rsidR="00EB5325" w:rsidRDefault="00EB5325">
      <w:pPr>
        <w:pStyle w:val="CommentText"/>
      </w:pPr>
      <w:r>
        <w:rPr>
          <w:rStyle w:val="CommentReference"/>
        </w:rPr>
        <w:annotationRef/>
      </w:r>
      <w:r>
        <w:t>Name or Holy Name?</w:t>
      </w:r>
    </w:p>
  </w:comment>
  <w:comment w:id="2063" w:author="Windows User" w:date="2015-10-30T08:56:00Z" w:initials="WU">
    <w:p w14:paraId="18203C3C" w14:textId="77777777" w:rsidR="00EB5325" w:rsidRDefault="00EB5325">
      <w:pPr>
        <w:pStyle w:val="CommentText"/>
      </w:pPr>
      <w:r>
        <w:rPr>
          <w:rStyle w:val="CommentReference"/>
        </w:rPr>
        <w:annotationRef/>
      </w:r>
      <w:r>
        <w:t>To Him? Or by His might/power?</w:t>
      </w:r>
    </w:p>
  </w:comment>
  <w:comment w:id="2064" w:author="Windows User" w:date="2015-10-30T08:56:00Z" w:initials="WU">
    <w:p w14:paraId="27B39720" w14:textId="77777777" w:rsidR="00EB5325" w:rsidRDefault="00EB5325">
      <w:pPr>
        <w:pStyle w:val="CommentText"/>
      </w:pPr>
      <w:r>
        <w:rPr>
          <w:rStyle w:val="CommentReference"/>
        </w:rPr>
        <w:annotationRef/>
      </w:r>
      <w:r>
        <w:t>Might, or may?</w:t>
      </w:r>
    </w:p>
  </w:comment>
  <w:comment w:id="2065" w:author="Windows User" w:date="2015-10-30T08:56:00Z" w:initials="WU">
    <w:p w14:paraId="2FB96B7C" w14:textId="77777777" w:rsidR="00EB5325" w:rsidRDefault="00EB5325" w:rsidP="00F77A5B">
      <w:pPr>
        <w:pStyle w:val="CommentText"/>
      </w:pPr>
      <w:r>
        <w:rPr>
          <w:rStyle w:val="CommentReference"/>
        </w:rPr>
        <w:annotationRef/>
      </w:r>
      <w:r>
        <w:t>Christ or Jesus Christ?</w:t>
      </w:r>
    </w:p>
  </w:comment>
  <w:comment w:id="2068" w:author="Windows User" w:date="2015-10-30T08:56:00Z" w:initials="WU">
    <w:p w14:paraId="775D4B1C" w14:textId="77777777" w:rsidR="00EB5325" w:rsidRDefault="00EB5325">
      <w:pPr>
        <w:pStyle w:val="CommentText"/>
      </w:pPr>
      <w:r>
        <w:rPr>
          <w:rStyle w:val="CommentReference"/>
        </w:rPr>
        <w:annotationRef/>
      </w:r>
      <w:r>
        <w:t>Miracles?</w:t>
      </w:r>
    </w:p>
  </w:comment>
  <w:comment w:id="2075" w:author="Windows User" w:date="2015-10-30T08:56:00Z" w:initials="WU">
    <w:p w14:paraId="511773EC" w14:textId="77777777" w:rsidR="00EB5325" w:rsidRDefault="00EB5325">
      <w:pPr>
        <w:pStyle w:val="CommentText"/>
      </w:pPr>
      <w:r>
        <w:rPr>
          <w:rStyle w:val="CommentReference"/>
        </w:rPr>
        <w:annotationRef/>
      </w:r>
      <w:r>
        <w:t>Name or Holy Name?</w:t>
      </w:r>
    </w:p>
  </w:comment>
  <w:comment w:id="2076" w:author="Windows User" w:date="2015-10-30T08:56:00Z" w:initials="WU">
    <w:p w14:paraId="0BC6FD3A" w14:textId="77777777" w:rsidR="00EB5325" w:rsidRDefault="00EB5325">
      <w:pPr>
        <w:pStyle w:val="CommentText"/>
      </w:pPr>
      <w:r>
        <w:rPr>
          <w:rStyle w:val="CommentReference"/>
        </w:rPr>
        <w:annotationRef/>
      </w:r>
      <w:r>
        <w:t>To Him? Or by His might/power?</w:t>
      </w:r>
    </w:p>
  </w:comment>
  <w:comment w:id="2077" w:author="Windows User" w:date="2015-10-30T08:56:00Z" w:initials="WU">
    <w:p w14:paraId="6BED6166" w14:textId="77777777" w:rsidR="00EB5325" w:rsidRDefault="00EB5325">
      <w:pPr>
        <w:pStyle w:val="CommentText"/>
      </w:pPr>
      <w:r>
        <w:rPr>
          <w:rStyle w:val="CommentReference"/>
        </w:rPr>
        <w:annotationRef/>
      </w:r>
      <w:r>
        <w:t>Might, or may?</w:t>
      </w:r>
    </w:p>
  </w:comment>
  <w:comment w:id="2083" w:author="Windows User" w:date="2016-02-10T12:41:00Z" w:initials="WU">
    <w:p w14:paraId="1E6C57D4" w14:textId="77777777" w:rsidR="00EB5325" w:rsidRDefault="00EB5325"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3428E" w14:textId="77777777" w:rsidR="000101A0" w:rsidRDefault="000101A0" w:rsidP="006D61CA">
      <w:pPr>
        <w:spacing w:after="0" w:line="240" w:lineRule="auto"/>
      </w:pPr>
      <w:r>
        <w:separator/>
      </w:r>
    </w:p>
  </w:endnote>
  <w:endnote w:type="continuationSeparator" w:id="0">
    <w:p w14:paraId="05E4C77D" w14:textId="77777777" w:rsidR="000101A0" w:rsidRDefault="000101A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3D81CC0" w:rsidR="00EB5325" w:rsidRPr="004D6538" w:rsidRDefault="00EB532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452C0">
      <w:rPr>
        <w:noProof/>
        <w:lang w:val="en-US"/>
      </w:rPr>
      <w:t>1102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B5325" w:rsidRPr="009654EE" w:rsidRDefault="00EB532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43E87B1" w:rsidR="00EB5325" w:rsidRPr="009654EE" w:rsidRDefault="00EB532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452C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B7CF320" w:rsidR="00EB5325" w:rsidRPr="006D61CA" w:rsidRDefault="00EB53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452C0">
      <w:rPr>
        <w:noProof/>
        <w:lang w:val="en-US"/>
      </w:rPr>
      <w:t>439</w:t>
    </w:r>
    <w:r w:rsidRPr="006D61CA">
      <w:rPr>
        <w:lang w:val="en-US"/>
      </w:rPr>
      <w:fldChar w:fldCharType="end"/>
    </w:r>
  </w:p>
  <w:p w14:paraId="1546C8BA" w14:textId="77777777" w:rsidR="00EB5325" w:rsidRDefault="00EB5325"/>
  <w:p w14:paraId="578F45FC" w14:textId="77777777" w:rsidR="00EB5325" w:rsidRDefault="00EB532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4BE315A" w:rsidR="00EB5325" w:rsidRPr="006D61CA" w:rsidRDefault="00EB53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452C0">
      <w:rPr>
        <w:noProof/>
        <w:lang w:val="en-US"/>
      </w:rPr>
      <w:t>1103</w:t>
    </w:r>
    <w:r w:rsidRPr="006D61CA">
      <w:rPr>
        <w:lang w:val="en-US"/>
      </w:rPr>
      <w:fldChar w:fldCharType="end"/>
    </w:r>
  </w:p>
  <w:p w14:paraId="6E3E0469" w14:textId="77777777" w:rsidR="00EB5325" w:rsidRDefault="00EB5325"/>
  <w:p w14:paraId="5C3C24E2" w14:textId="77777777" w:rsidR="00EB5325" w:rsidRDefault="00EB532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A27BF" w14:textId="77777777" w:rsidR="000101A0" w:rsidRDefault="000101A0" w:rsidP="006D61CA">
      <w:pPr>
        <w:spacing w:after="0" w:line="240" w:lineRule="auto"/>
      </w:pPr>
      <w:r>
        <w:separator/>
      </w:r>
    </w:p>
  </w:footnote>
  <w:footnote w:type="continuationSeparator" w:id="0">
    <w:p w14:paraId="26285A52" w14:textId="77777777" w:rsidR="000101A0" w:rsidRDefault="000101A0" w:rsidP="006D61CA">
      <w:pPr>
        <w:spacing w:after="0" w:line="240" w:lineRule="auto"/>
      </w:pPr>
      <w:r>
        <w:continuationSeparator/>
      </w:r>
    </w:p>
  </w:footnote>
  <w:footnote w:id="1">
    <w:p w14:paraId="16A75E0F" w14:textId="77777777" w:rsidR="00EB5325" w:rsidRDefault="00EB5325"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EB5325" w:rsidRDefault="00EB5325"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EB5325" w:rsidRDefault="00EB5325" w:rsidP="00F94412">
      <w:pPr>
        <w:pStyle w:val="footnote"/>
      </w:pPr>
      <w:r>
        <w:rPr>
          <w:rStyle w:val="FootnoteReference"/>
        </w:rPr>
        <w:footnoteRef/>
      </w:r>
      <w:r>
        <w:t xml:space="preserve"> [JS] or “assemblies”</w:t>
      </w:r>
    </w:p>
  </w:footnote>
  <w:footnote w:id="4">
    <w:p w14:paraId="5E4DFE5E" w14:textId="5E90AEFA" w:rsidR="00EB5325" w:rsidRPr="00926B87" w:rsidRDefault="00EB5325"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B5325" w:rsidRDefault="00EB5325" w:rsidP="00031314">
      <w:pPr>
        <w:pStyle w:val="footnote"/>
      </w:pPr>
    </w:p>
  </w:footnote>
  <w:footnote w:id="5">
    <w:p w14:paraId="5EDE2D3A" w14:textId="77777777" w:rsidR="00EB5325" w:rsidRDefault="00EB532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EB5325" w:rsidRDefault="00EB5325" w:rsidP="00323889">
      <w:pPr>
        <w:pStyle w:val="footnote"/>
      </w:pPr>
      <w:r>
        <w:rPr>
          <w:rStyle w:val="FootnoteReference"/>
        </w:rPr>
        <w:footnoteRef/>
      </w:r>
      <w:r>
        <w:t xml:space="preserve"> Or “The Lord’s Annointed”</w:t>
      </w:r>
    </w:p>
  </w:footnote>
  <w:footnote w:id="7">
    <w:p w14:paraId="31BBF667" w14:textId="77777777" w:rsidR="00EB5325" w:rsidRPr="00926B87" w:rsidRDefault="00EB532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B5325" w:rsidRDefault="00EB5325" w:rsidP="00441BAC">
      <w:pPr>
        <w:pStyle w:val="footnote"/>
      </w:pPr>
    </w:p>
  </w:footnote>
  <w:footnote w:id="8">
    <w:p w14:paraId="580FAEDD" w14:textId="77777777" w:rsidR="00EB5325" w:rsidRDefault="00EB5325" w:rsidP="00130E47">
      <w:pPr>
        <w:pStyle w:val="footnote"/>
      </w:pPr>
      <w:r>
        <w:rPr>
          <w:rStyle w:val="FootnoteReference"/>
        </w:rPr>
        <w:footnoteRef/>
      </w:r>
      <w:r>
        <w:t xml:space="preserve"> Or “The Lord’s Annointed”</w:t>
      </w:r>
    </w:p>
  </w:footnote>
  <w:footnote w:id="9">
    <w:p w14:paraId="74D64774" w14:textId="4A8F239B" w:rsidR="00EB5325" w:rsidRDefault="00EB532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EB5325" w:rsidRDefault="00EB532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EB5325" w:rsidRDefault="00EB532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EB5325" w:rsidRDefault="00EB5325" w:rsidP="00485E0C">
      <w:pPr>
        <w:pStyle w:val="footnote"/>
      </w:pPr>
      <w:r>
        <w:rPr>
          <w:rStyle w:val="FootnoteReference"/>
          <w:rFonts w:cs="@MingLiU"/>
          <w:szCs w:val="18"/>
        </w:rPr>
        <w:footnoteRef/>
      </w:r>
      <w:r w:rsidRPr="003C6041">
        <w:t>Literally, unbroken fence</w:t>
      </w:r>
    </w:p>
  </w:footnote>
  <w:footnote w:id="13">
    <w:p w14:paraId="7C2A9DE8" w14:textId="15E62972" w:rsidR="00EB5325" w:rsidRDefault="00EB532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EB5325" w:rsidRDefault="00EB532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EB5325" w:rsidRDefault="00EB532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EB5325" w:rsidRDefault="00EB532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EB5325" w:rsidRDefault="00EB5325" w:rsidP="006800D4">
      <w:pPr>
        <w:pStyle w:val="footnote"/>
      </w:pPr>
      <w:r>
        <w:rPr>
          <w:rStyle w:val="FootnoteReference"/>
        </w:rPr>
        <w:footnoteRef/>
      </w:r>
      <w:r>
        <w:t xml:space="preserve"> Or ‘Unique’</w:t>
      </w:r>
    </w:p>
  </w:footnote>
  <w:footnote w:id="18">
    <w:p w14:paraId="4D9AA31B" w14:textId="77777777" w:rsidR="00EB5325" w:rsidRDefault="00EB5325"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EB5325" w:rsidRDefault="00EB532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EB5325" w:rsidRDefault="00EB532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EB5325" w:rsidRDefault="00EB532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EB5325" w:rsidRDefault="00EB532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EB5325" w:rsidRDefault="00EB532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EB5325" w:rsidRDefault="00EB532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EB5325" w:rsidRDefault="00EB532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EB5325" w:rsidRPr="004A3E27" w:rsidRDefault="00EB5325"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EB5325" w:rsidRPr="004A3E27" w:rsidRDefault="00EB5325"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EB5325" w:rsidRPr="004A3E27" w:rsidRDefault="00EB5325"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EB5325" w:rsidRPr="004A3E27" w:rsidRDefault="00EB5325"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EB5325" w:rsidRDefault="00EB5325"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EB5325" w:rsidRPr="004A3E27" w:rsidRDefault="00EB5325"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EB5325" w:rsidRPr="004A3E27" w:rsidRDefault="00EB5325"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EB5325" w:rsidRPr="004A3E27" w:rsidRDefault="00EB5325"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EB5325" w:rsidRDefault="00EB5325" w:rsidP="00704CAA">
      <w:pPr>
        <w:pStyle w:val="footnote"/>
      </w:pPr>
      <w:r>
        <w:rPr>
          <w:rStyle w:val="FootnoteReference"/>
        </w:rPr>
        <w:footnoteRef/>
      </w:r>
      <w:r>
        <w:t xml:space="preserve"> [JS] or “enlarged me”</w:t>
      </w:r>
    </w:p>
  </w:footnote>
  <w:footnote w:id="35">
    <w:p w14:paraId="2E892BC6" w14:textId="77777777" w:rsidR="00EB5325" w:rsidRPr="004A3E27" w:rsidRDefault="00EB5325"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EB5325" w:rsidRPr="004A3E27" w:rsidRDefault="00EB5325"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EB5325" w:rsidRPr="004A3E27" w:rsidRDefault="00EB5325"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EB5325" w:rsidRPr="004A3E27" w:rsidRDefault="00EB5325"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EB5325" w:rsidRDefault="00EB5325" w:rsidP="00704CAA">
      <w:pPr>
        <w:pStyle w:val="footnote"/>
      </w:pPr>
      <w:r>
        <w:rPr>
          <w:rStyle w:val="FootnoteReference"/>
        </w:rPr>
        <w:footnoteRef/>
      </w:r>
      <w:r>
        <w:t xml:space="preserve"> [JS] literally, “face”</w:t>
      </w:r>
    </w:p>
  </w:footnote>
  <w:footnote w:id="40">
    <w:p w14:paraId="44D56170" w14:textId="77777777" w:rsidR="00EB5325" w:rsidRDefault="00EB5325"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EB5325" w:rsidRPr="004A3E27" w:rsidRDefault="00EB5325"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EB5325" w:rsidRPr="004A3E27" w:rsidRDefault="00EB5325"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EB5325" w:rsidRDefault="00EB5325" w:rsidP="00704CAA">
      <w:pPr>
        <w:pStyle w:val="footnote"/>
      </w:pPr>
      <w:r>
        <w:rPr>
          <w:rStyle w:val="FootnoteReference"/>
        </w:rPr>
        <w:footnoteRef/>
      </w:r>
      <w:r>
        <w:t xml:space="preserve"> [JS] or “and You will see me.”</w:t>
      </w:r>
    </w:p>
  </w:footnote>
  <w:footnote w:id="44">
    <w:p w14:paraId="0BF91212" w14:textId="77777777" w:rsidR="00EB5325" w:rsidRDefault="00EB5325" w:rsidP="00704CAA">
      <w:pPr>
        <w:pStyle w:val="footnote"/>
      </w:pPr>
      <w:r>
        <w:rPr>
          <w:rStyle w:val="FootnoteReference"/>
        </w:rPr>
        <w:footnoteRef/>
      </w:r>
      <w:r>
        <w:t xml:space="preserve"> [JS] or lawlessness</w:t>
      </w:r>
    </w:p>
  </w:footnote>
  <w:footnote w:id="45">
    <w:p w14:paraId="6D36F089" w14:textId="77777777" w:rsidR="00EB5325" w:rsidRDefault="00EB5325" w:rsidP="00704CAA">
      <w:pPr>
        <w:pStyle w:val="footnote"/>
      </w:pPr>
      <w:r>
        <w:rPr>
          <w:rStyle w:val="FootnoteReference"/>
        </w:rPr>
        <w:footnoteRef/>
      </w:r>
      <w:r>
        <w:t xml:space="preserve"> [JS] “do obeisance”, “worship”, referring to the physical act</w:t>
      </w:r>
    </w:p>
  </w:footnote>
  <w:footnote w:id="46">
    <w:p w14:paraId="6FB6BA38" w14:textId="77777777" w:rsidR="00EB5325" w:rsidRPr="004A3E27" w:rsidRDefault="00EB5325"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EB5325" w:rsidRDefault="00EB5325"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EB5325" w:rsidRPr="004A3E27" w:rsidRDefault="00EB5325"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EB5325" w:rsidRDefault="00EB5325" w:rsidP="00704CAA">
      <w:pPr>
        <w:pStyle w:val="footnote"/>
      </w:pPr>
      <w:r>
        <w:rPr>
          <w:rStyle w:val="FootnoteReference"/>
        </w:rPr>
        <w:footnoteRef/>
      </w:r>
      <w:r>
        <w:t xml:space="preserve"> [JS] or “give thanks”. The word conveys “thankfully confess with praise”</w:t>
      </w:r>
    </w:p>
  </w:footnote>
  <w:footnote w:id="51">
    <w:p w14:paraId="42C6214A" w14:textId="77777777" w:rsidR="00EB5325" w:rsidRPr="004A3E27" w:rsidRDefault="00EB5325"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EB5325" w:rsidRDefault="00EB5325" w:rsidP="00704CAA">
      <w:pPr>
        <w:pStyle w:val="footnote"/>
      </w:pPr>
      <w:r>
        <w:rPr>
          <w:rStyle w:val="FootnoteReference"/>
        </w:rPr>
        <w:footnoteRef/>
      </w:r>
      <w:r>
        <w:t xml:space="preserve"> [JS] Fr. Lazarus and Brenton interpolate “my enemy”</w:t>
      </w:r>
    </w:p>
  </w:footnote>
  <w:footnote w:id="53">
    <w:p w14:paraId="53846296" w14:textId="77777777" w:rsidR="00EB5325" w:rsidRPr="004A3E27" w:rsidRDefault="00EB5325"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EB5325" w:rsidRPr="004A3E27" w:rsidRDefault="00EB5325" w:rsidP="00704CAA">
      <w:pPr>
        <w:pStyle w:val="footnote"/>
      </w:pPr>
      <w:r w:rsidRPr="004A3E27">
        <w:rPr>
          <w:rStyle w:val="FootnoteReference"/>
        </w:rPr>
        <w:footnoteRef/>
      </w:r>
      <w:r w:rsidRPr="004A3E27">
        <w:t xml:space="preserve"> Empties fall (Ephes. 5:18).</w:t>
      </w:r>
    </w:p>
  </w:footnote>
  <w:footnote w:id="55">
    <w:p w14:paraId="22338A3E" w14:textId="77777777" w:rsidR="00EB5325" w:rsidRPr="004A3E27" w:rsidRDefault="00EB5325"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EB5325" w:rsidRDefault="00EB5325" w:rsidP="00704CAA">
      <w:pPr>
        <w:pStyle w:val="footnote"/>
      </w:pPr>
      <w:r>
        <w:rPr>
          <w:rStyle w:val="FootnoteReference"/>
        </w:rPr>
        <w:footnoteRef/>
      </w:r>
      <w:r>
        <w:t xml:space="preserve"> [JS] Fr. Athanasius has “therefore I will return on high.”</w:t>
      </w:r>
    </w:p>
  </w:footnote>
  <w:footnote w:id="57">
    <w:p w14:paraId="17338257" w14:textId="77777777" w:rsidR="00EB5325" w:rsidRDefault="00EB5325" w:rsidP="00704CAA">
      <w:pPr>
        <w:pStyle w:val="footnote"/>
      </w:pPr>
      <w:r>
        <w:rPr>
          <w:rStyle w:val="FootnoteReference"/>
        </w:rPr>
        <w:footnoteRef/>
      </w:r>
      <w:r>
        <w:t xml:space="preserve"> [JS] or “give thanks to”, or “thankfully confess the Lord with Praise”</w:t>
      </w:r>
    </w:p>
  </w:footnote>
  <w:footnote w:id="58">
    <w:p w14:paraId="2E1C10DC" w14:textId="77777777" w:rsidR="00EB5325" w:rsidRPr="004A3E27" w:rsidRDefault="00EB5325"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EB5325" w:rsidRPr="004A3E27" w:rsidRDefault="00EB5325" w:rsidP="00704CAA">
      <w:pPr>
        <w:pStyle w:val="footnote"/>
      </w:pPr>
      <w:r w:rsidRPr="004A3E27">
        <w:rPr>
          <w:rStyle w:val="FootnoteReference"/>
        </w:rPr>
        <w:footnoteRef/>
      </w:r>
      <w:r w:rsidRPr="004A3E27">
        <w:t xml:space="preserve"> Mt. 21:16.</w:t>
      </w:r>
    </w:p>
  </w:footnote>
  <w:footnote w:id="60">
    <w:p w14:paraId="1F7D57C1" w14:textId="77777777" w:rsidR="00EB5325" w:rsidRPr="004A3E27" w:rsidRDefault="00EB5325"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EB5325" w:rsidRPr="004A3E27" w:rsidRDefault="00EB5325"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EB5325" w:rsidRDefault="00EB5325" w:rsidP="00704CAA">
      <w:pPr>
        <w:pStyle w:val="footnote"/>
      </w:pPr>
      <w:r>
        <w:rPr>
          <w:rStyle w:val="FootnoteReference"/>
        </w:rPr>
        <w:footnoteRef/>
      </w:r>
      <w:r>
        <w:t xml:space="preserve"> [JS] or “thank”, “I will thankfully confess You with praise”</w:t>
      </w:r>
    </w:p>
  </w:footnote>
  <w:footnote w:id="63">
    <w:p w14:paraId="25630743" w14:textId="77777777" w:rsidR="00EB5325" w:rsidRDefault="00EB5325" w:rsidP="00704CAA">
      <w:pPr>
        <w:pStyle w:val="footnote"/>
      </w:pPr>
      <w:r>
        <w:rPr>
          <w:rStyle w:val="FootnoteReference"/>
        </w:rPr>
        <w:footnoteRef/>
      </w:r>
      <w:r>
        <w:t xml:space="preserve"> [JS] Or, “I will confess You with thanksgiving”</w:t>
      </w:r>
    </w:p>
  </w:footnote>
  <w:footnote w:id="64">
    <w:p w14:paraId="631A6E6E" w14:textId="77777777" w:rsidR="00EB5325" w:rsidRDefault="00EB5325" w:rsidP="00704CAA">
      <w:pPr>
        <w:pStyle w:val="footnote"/>
      </w:pPr>
      <w:r>
        <w:rPr>
          <w:rStyle w:val="FootnoteReference"/>
        </w:rPr>
        <w:footnoteRef/>
      </w:r>
      <w:r>
        <w:t xml:space="preserve"> [JS] literally, “from before Your face”</w:t>
      </w:r>
    </w:p>
  </w:footnote>
  <w:footnote w:id="65">
    <w:p w14:paraId="080B4AAE" w14:textId="77777777" w:rsidR="00EB5325" w:rsidRPr="004A3E27" w:rsidRDefault="00EB5325"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EB5325" w:rsidRPr="004A3E27" w:rsidRDefault="00EB5325"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EB5325" w:rsidRPr="004A3E27" w:rsidRDefault="00EB5325"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EB5325" w:rsidRPr="004A3E27" w:rsidRDefault="00EB5325"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EB5325" w:rsidRDefault="00EB5325" w:rsidP="00704CAA">
      <w:pPr>
        <w:pStyle w:val="footnote"/>
      </w:pPr>
      <w:r>
        <w:rPr>
          <w:rStyle w:val="FootnoteReference"/>
        </w:rPr>
        <w:footnoteRef/>
      </w:r>
      <w:r>
        <w:t xml:space="preserve"> [JS] literally, “arm”</w:t>
      </w:r>
    </w:p>
  </w:footnote>
  <w:footnote w:id="70">
    <w:p w14:paraId="6FD3C231" w14:textId="77777777" w:rsidR="00EB5325" w:rsidRPr="004A3E27" w:rsidRDefault="00EB5325"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EB5325" w:rsidRPr="004A3E27" w:rsidRDefault="00EB5325"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EB5325" w:rsidRPr="004A3E27" w:rsidRDefault="00EB5325"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EB5325" w:rsidRDefault="00EB5325"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EB5325" w:rsidRDefault="00EB5325" w:rsidP="00704CAA">
      <w:pPr>
        <w:pStyle w:val="footnote"/>
      </w:pPr>
      <w:r>
        <w:rPr>
          <w:rStyle w:val="FootnoteReference"/>
        </w:rPr>
        <w:footnoteRef/>
      </w:r>
      <w:r>
        <w:t xml:space="preserve"> [JS] from Fr. Athanasius</w:t>
      </w:r>
    </w:p>
  </w:footnote>
  <w:footnote w:id="75">
    <w:p w14:paraId="2CDBE966" w14:textId="77777777" w:rsidR="00EB5325" w:rsidRPr="004A3E27" w:rsidRDefault="00EB5325"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EB5325" w:rsidRPr="004A3E27" w:rsidRDefault="00EB5325"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EB5325" w:rsidRPr="004A3E27" w:rsidRDefault="00EB5325"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EB5325" w:rsidRPr="004A3E27" w:rsidRDefault="00EB5325"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EB5325" w:rsidRPr="004A3E27" w:rsidRDefault="00EB5325"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EB5325" w:rsidRPr="004A3E27" w:rsidRDefault="00EB5325"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EB5325" w:rsidRPr="004A3E27" w:rsidRDefault="00EB5325"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EB5325" w:rsidRPr="004A3E27" w:rsidRDefault="00EB5325"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EB5325" w:rsidRDefault="00EB5325"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EB5325" w:rsidRPr="004A3E27" w:rsidRDefault="00EB5325"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EB5325" w:rsidRDefault="00EB5325" w:rsidP="00704CAA">
      <w:pPr>
        <w:pStyle w:val="footnote"/>
      </w:pPr>
      <w:r>
        <w:rPr>
          <w:rStyle w:val="FootnoteReference"/>
        </w:rPr>
        <w:footnoteRef/>
      </w:r>
      <w:r>
        <w:t xml:space="preserve"> [JS] or “foundation”</w:t>
      </w:r>
    </w:p>
  </w:footnote>
  <w:footnote w:id="86">
    <w:p w14:paraId="302C0916" w14:textId="77777777" w:rsidR="00EB5325" w:rsidRDefault="00EB5325"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EB5325" w:rsidRPr="004A3E27" w:rsidRDefault="00EB5325"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EB5325" w:rsidRPr="004A3E27" w:rsidRDefault="00EB5325"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EB5325" w:rsidRDefault="00EB5325" w:rsidP="00704CAA">
      <w:pPr>
        <w:pStyle w:val="footnote"/>
      </w:pPr>
      <w:r>
        <w:rPr>
          <w:rStyle w:val="FootnoteReference"/>
        </w:rPr>
        <w:footnoteRef/>
      </w:r>
      <w:r>
        <w:t xml:space="preserve"> [JS] literally, “then the sptrings of water were seen/appeared”</w:t>
      </w:r>
    </w:p>
  </w:footnote>
  <w:footnote w:id="90">
    <w:p w14:paraId="6316F340" w14:textId="77777777" w:rsidR="00EB5325" w:rsidRPr="004A3E27" w:rsidRDefault="00EB5325"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EB5325" w:rsidRPr="004A3E27" w:rsidRDefault="00EB5325"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EB5325" w:rsidRPr="004A3E27" w:rsidRDefault="00EB5325"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EB5325" w:rsidRDefault="00EB5325" w:rsidP="00704CAA">
      <w:pPr>
        <w:pStyle w:val="footnote"/>
      </w:pPr>
      <w:r>
        <w:rPr>
          <w:rStyle w:val="FootnoteReference"/>
        </w:rPr>
        <w:footnoteRef/>
      </w:r>
      <w:r>
        <w:t xml:space="preserve"> [JS] or “give thanks to You”, or “thankfully confess You with praise”</w:t>
      </w:r>
    </w:p>
  </w:footnote>
  <w:footnote w:id="96">
    <w:p w14:paraId="011C4A59" w14:textId="77777777" w:rsidR="00EB5325" w:rsidRPr="004A3E27" w:rsidRDefault="00EB5325"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EB5325" w:rsidRPr="004A3E27" w:rsidRDefault="00EB5325"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EB5325" w:rsidRDefault="00EB5325" w:rsidP="00704CAA">
      <w:pPr>
        <w:pStyle w:val="footnote"/>
      </w:pPr>
      <w:r>
        <w:rPr>
          <w:rStyle w:val="FootnoteReference"/>
        </w:rPr>
        <w:footnoteRef/>
      </w:r>
      <w:r>
        <w:t xml:space="preserve"> [JS] lit. day to day</w:t>
      </w:r>
    </w:p>
  </w:footnote>
  <w:footnote w:id="99">
    <w:p w14:paraId="1777238E" w14:textId="77777777" w:rsidR="00EB5325" w:rsidRDefault="00EB5325"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EB5325" w:rsidRPr="004A3E27" w:rsidRDefault="00EB5325" w:rsidP="00704CAA">
      <w:pPr>
        <w:pStyle w:val="footnote"/>
      </w:pPr>
      <w:r w:rsidRPr="004A3E27">
        <w:rPr>
          <w:rStyle w:val="FootnoteReference"/>
        </w:rPr>
        <w:footnoteRef/>
      </w:r>
      <w:r w:rsidRPr="004A3E27">
        <w:t xml:space="preserve"> Rom. 10:18.</w:t>
      </w:r>
    </w:p>
  </w:footnote>
  <w:footnote w:id="101">
    <w:p w14:paraId="047A4E68" w14:textId="77777777" w:rsidR="00EB5325" w:rsidRDefault="00EB5325" w:rsidP="00704CAA">
      <w:pPr>
        <w:pStyle w:val="footnote"/>
      </w:pPr>
      <w:r>
        <w:rPr>
          <w:rStyle w:val="FootnoteReference"/>
        </w:rPr>
        <w:footnoteRef/>
      </w:r>
      <w:r>
        <w:t xml:space="preserve"> [JS] Fr. Lazarus has “sanctuary”</w:t>
      </w:r>
    </w:p>
  </w:footnote>
  <w:footnote w:id="102">
    <w:p w14:paraId="631E8E3F"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EB5325" w:rsidRDefault="00EB5325" w:rsidP="00704CAA">
      <w:pPr>
        <w:pStyle w:val="footnote"/>
      </w:pPr>
      <w:r>
        <w:rPr>
          <w:rStyle w:val="FootnoteReference"/>
        </w:rPr>
        <w:footnoteRef/>
      </w:r>
      <w:r>
        <w:t xml:space="preserve"> [JS] literally “giant”</w:t>
      </w:r>
    </w:p>
  </w:footnote>
  <w:footnote w:id="104">
    <w:p w14:paraId="18416C84" w14:textId="77777777" w:rsidR="00EB5325" w:rsidRDefault="00EB5325" w:rsidP="00704CAA">
      <w:pPr>
        <w:pStyle w:val="footnote"/>
      </w:pPr>
      <w:r>
        <w:rPr>
          <w:rStyle w:val="FootnoteReference"/>
        </w:rPr>
        <w:footnoteRef/>
      </w:r>
      <w:r>
        <w:t xml:space="preserve"> [JS] or “it”</w:t>
      </w:r>
    </w:p>
  </w:footnote>
  <w:footnote w:id="105">
    <w:p w14:paraId="20ECC9DD"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EB5325" w:rsidRPr="004A3E27" w:rsidRDefault="00EB5325"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EB5325" w:rsidRDefault="00EB5325" w:rsidP="00704CAA">
      <w:pPr>
        <w:pStyle w:val="footnote"/>
      </w:pPr>
      <w:r>
        <w:rPr>
          <w:rStyle w:val="FootnoteReference"/>
        </w:rPr>
        <w:footnoteRef/>
      </w:r>
      <w:r>
        <w:t xml:space="preserve"> [JS] literally “holy place”.</w:t>
      </w:r>
    </w:p>
  </w:footnote>
  <w:footnote w:id="109">
    <w:p w14:paraId="12B2466E" w14:textId="77777777" w:rsidR="00EB5325" w:rsidRDefault="00EB5325"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EB5325" w:rsidRPr="004A3E27" w:rsidRDefault="00EB5325"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EB5325" w:rsidRDefault="00EB5325"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EB5325" w:rsidRDefault="00EB5325" w:rsidP="00704CAA">
      <w:pPr>
        <w:pStyle w:val="footnote"/>
      </w:pPr>
      <w:r>
        <w:rPr>
          <w:rStyle w:val="FootnoteReference"/>
        </w:rPr>
        <w:footnoteRef/>
      </w:r>
      <w:r>
        <w:t xml:space="preserve"> [JS] or “his glory is great by your salvation/deliverance”</w:t>
      </w:r>
    </w:p>
  </w:footnote>
  <w:footnote w:id="113">
    <w:p w14:paraId="6EBFC1CF" w14:textId="77777777" w:rsidR="00EB5325" w:rsidRPr="004A3E27" w:rsidRDefault="00EB5325"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EB5325" w:rsidRPr="004A3E27" w:rsidRDefault="00EB5325"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EB5325" w:rsidRPr="004A3E27" w:rsidRDefault="00EB5325"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EB5325" w:rsidRDefault="00EB5325" w:rsidP="00704CAA">
      <w:pPr>
        <w:pStyle w:val="footnote"/>
      </w:pPr>
      <w:r>
        <w:rPr>
          <w:rStyle w:val="FootnoteReference"/>
        </w:rPr>
        <w:footnoteRef/>
      </w:r>
      <w:r>
        <w:t xml:space="preserve"> [JS] Fr. Lazarus has “dwell in the holy place”.</w:t>
      </w:r>
    </w:p>
  </w:footnote>
  <w:footnote w:id="118">
    <w:p w14:paraId="120B2502" w14:textId="77777777" w:rsidR="00EB5325" w:rsidRPr="004A3E27" w:rsidRDefault="00EB5325" w:rsidP="00704CAA">
      <w:pPr>
        <w:pStyle w:val="footnote"/>
      </w:pPr>
      <w:r w:rsidRPr="004A3E27">
        <w:rPr>
          <w:rStyle w:val="FootnoteReference"/>
        </w:rPr>
        <w:footnoteRef/>
      </w:r>
      <w:r w:rsidRPr="004A3E27">
        <w:t xml:space="preserve"> Mt. 27:39,43; Wis. 2:12-20.</w:t>
      </w:r>
    </w:p>
  </w:footnote>
  <w:footnote w:id="119">
    <w:p w14:paraId="50976D4E" w14:textId="77777777" w:rsidR="00EB5325" w:rsidRPr="004A3E27" w:rsidRDefault="00EB5325" w:rsidP="00704CAA">
      <w:pPr>
        <w:pStyle w:val="footnote"/>
      </w:pPr>
      <w:r w:rsidRPr="004A3E27">
        <w:rPr>
          <w:rStyle w:val="FootnoteReference"/>
        </w:rPr>
        <w:footnoteRef/>
      </w:r>
      <w:r w:rsidRPr="004A3E27">
        <w:t xml:space="preserve"> Lam. 2:16; 3:46.</w:t>
      </w:r>
    </w:p>
  </w:footnote>
  <w:footnote w:id="120">
    <w:p w14:paraId="5C493049" w14:textId="77777777" w:rsidR="00EB5325" w:rsidRPr="004A3E27" w:rsidRDefault="00EB5325" w:rsidP="00704CAA">
      <w:pPr>
        <w:pStyle w:val="footnote"/>
      </w:pPr>
      <w:r w:rsidRPr="004A3E27">
        <w:rPr>
          <w:rStyle w:val="FootnoteReference"/>
        </w:rPr>
        <w:footnoteRef/>
      </w:r>
      <w:r w:rsidRPr="004A3E27">
        <w:t xml:space="preserve"> Jn. 19:37.</w:t>
      </w:r>
    </w:p>
  </w:footnote>
  <w:footnote w:id="121">
    <w:p w14:paraId="7ECE5062" w14:textId="77777777" w:rsidR="00EB5325" w:rsidRPr="004A3E27" w:rsidRDefault="00EB5325" w:rsidP="00704CAA">
      <w:pPr>
        <w:pStyle w:val="footnote"/>
      </w:pPr>
      <w:r w:rsidRPr="004A3E27">
        <w:rPr>
          <w:rStyle w:val="FootnoteReference"/>
        </w:rPr>
        <w:footnoteRef/>
      </w:r>
      <w:r w:rsidRPr="004A3E27">
        <w:t xml:space="preserve"> Jn. 19:24.</w:t>
      </w:r>
    </w:p>
  </w:footnote>
  <w:footnote w:id="122">
    <w:p w14:paraId="4BEEC712" w14:textId="77777777" w:rsidR="00EB5325" w:rsidRPr="004A3E27" w:rsidRDefault="00EB5325"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EB5325" w:rsidRDefault="00EB5325" w:rsidP="00704CAA">
      <w:pPr>
        <w:pStyle w:val="footnote"/>
      </w:pPr>
      <w:r>
        <w:rPr>
          <w:rStyle w:val="FootnoteReference"/>
        </w:rPr>
        <w:footnoteRef/>
      </w:r>
      <w:r>
        <w:t xml:space="preserve"> [JS]Others have “and my only-begotten from the hand of the dog.”</w:t>
      </w:r>
    </w:p>
  </w:footnote>
  <w:footnote w:id="124">
    <w:p w14:paraId="21445B03" w14:textId="77777777" w:rsidR="00EB5325" w:rsidRDefault="00EB5325" w:rsidP="00704CAA">
      <w:pPr>
        <w:pStyle w:val="footnote"/>
      </w:pPr>
      <w:r>
        <w:rPr>
          <w:rStyle w:val="FootnoteReference"/>
        </w:rPr>
        <w:footnoteRef/>
      </w:r>
      <w:r>
        <w:t xml:space="preserve"> [JS] Fr. Lazarus has “the rhinoceros.”</w:t>
      </w:r>
    </w:p>
  </w:footnote>
  <w:footnote w:id="125">
    <w:p w14:paraId="56644E4A" w14:textId="77777777" w:rsidR="00EB5325" w:rsidRPr="004A3E27" w:rsidRDefault="00EB5325" w:rsidP="00704CAA">
      <w:pPr>
        <w:pStyle w:val="footnote"/>
      </w:pPr>
      <w:r w:rsidRPr="004A3E27">
        <w:rPr>
          <w:rStyle w:val="FootnoteReference"/>
        </w:rPr>
        <w:footnoteRef/>
      </w:r>
      <w:r w:rsidRPr="004A3E27">
        <w:t xml:space="preserve"> Hebrews 2:12.</w:t>
      </w:r>
    </w:p>
  </w:footnote>
  <w:footnote w:id="126">
    <w:p w14:paraId="611C62AB" w14:textId="77777777" w:rsidR="00EB5325" w:rsidRDefault="00EB5325" w:rsidP="00704CAA">
      <w:pPr>
        <w:pStyle w:val="footnote"/>
      </w:pPr>
      <w:r>
        <w:rPr>
          <w:rStyle w:val="FootnoteReference"/>
        </w:rPr>
        <w:footnoteRef/>
      </w:r>
      <w:r>
        <w:t xml:space="preserve"> [JS] literally “all you seed of Jacob”</w:t>
      </w:r>
    </w:p>
  </w:footnote>
  <w:footnote w:id="127">
    <w:p w14:paraId="190228A5" w14:textId="77777777" w:rsidR="00EB5325" w:rsidRDefault="00EB5325" w:rsidP="00704CAA">
      <w:pPr>
        <w:pStyle w:val="footnote"/>
      </w:pPr>
      <w:r>
        <w:rPr>
          <w:rStyle w:val="FootnoteReference"/>
        </w:rPr>
        <w:footnoteRef/>
      </w:r>
      <w:r>
        <w:t xml:space="preserve"> [JS] Congregation or assembly, not building.</w:t>
      </w:r>
    </w:p>
  </w:footnote>
  <w:footnote w:id="128">
    <w:p w14:paraId="02DDF259" w14:textId="77777777" w:rsidR="00EB5325" w:rsidRDefault="00EB5325" w:rsidP="00704CAA">
      <w:pPr>
        <w:pStyle w:val="footnote"/>
      </w:pPr>
      <w:r>
        <w:rPr>
          <w:rStyle w:val="FootnoteReference"/>
        </w:rPr>
        <w:footnoteRef/>
      </w:r>
      <w:r>
        <w:t xml:space="preserve"> [JS] or “give thanks to”</w:t>
      </w:r>
    </w:p>
  </w:footnote>
  <w:footnote w:id="129">
    <w:p w14:paraId="17A700D9" w14:textId="77777777" w:rsidR="00EB5325" w:rsidRDefault="00EB5325" w:rsidP="00704CAA">
      <w:pPr>
        <w:pStyle w:val="footnote"/>
      </w:pPr>
      <w:r>
        <w:rPr>
          <w:rStyle w:val="FootnoteReference"/>
        </w:rPr>
        <w:footnoteRef/>
      </w:r>
      <w:r>
        <w:t xml:space="preserve"> [JS] did obeisance, i.e. the physical act of bowing down.</w:t>
      </w:r>
    </w:p>
  </w:footnote>
  <w:footnote w:id="130">
    <w:p w14:paraId="7CD8475E" w14:textId="77777777" w:rsidR="00EB5325" w:rsidRPr="004A3E27" w:rsidRDefault="00EB5325"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EB5325" w:rsidRPr="004A3E27" w:rsidRDefault="00EB5325" w:rsidP="00704CAA">
      <w:pPr>
        <w:pStyle w:val="footnote"/>
      </w:pPr>
      <w:r w:rsidRPr="004A3E27">
        <w:rPr>
          <w:rStyle w:val="FootnoteReference"/>
        </w:rPr>
        <w:footnoteRef/>
      </w:r>
      <w:r w:rsidRPr="004A3E27">
        <w:t xml:space="preserve"> Romans 3:24-26; John 17:4; 19:30.</w:t>
      </w:r>
    </w:p>
  </w:footnote>
  <w:footnote w:id="132">
    <w:p w14:paraId="23D7B260" w14:textId="77777777" w:rsidR="00EB5325" w:rsidRPr="004A3E27" w:rsidRDefault="00EB5325"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EB5325" w:rsidRPr="004A3E27" w:rsidRDefault="00EB5325"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EB5325" w:rsidRPr="004A3E27" w:rsidRDefault="00EB5325" w:rsidP="00704CAA">
      <w:pPr>
        <w:pStyle w:val="footnote"/>
      </w:pPr>
      <w:r w:rsidRPr="004A3E27">
        <w:rPr>
          <w:rStyle w:val="FootnoteReference"/>
        </w:rPr>
        <w:footnoteRef/>
      </w:r>
      <w:r w:rsidRPr="004A3E27">
        <w:t xml:space="preserve"> Is. 2:2; Dan. 2:35; 1 Cor. 10:4.</w:t>
      </w:r>
    </w:p>
  </w:footnote>
  <w:footnote w:id="137">
    <w:p w14:paraId="398AE7A9" w14:textId="77777777" w:rsidR="00EB5325" w:rsidRPr="004A3E27" w:rsidRDefault="00EB5325"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EB5325" w:rsidRDefault="00EB5325" w:rsidP="00704CAA">
      <w:pPr>
        <w:pStyle w:val="footnote"/>
      </w:pPr>
      <w:r>
        <w:rPr>
          <w:rStyle w:val="FootnoteReference"/>
        </w:rPr>
        <w:footnoteRef/>
      </w:r>
      <w:r>
        <w:t xml:space="preserve"> [JS] [] found in Coptic. See the Ninth Hour of Tuesday of Holy Week.</w:t>
      </w:r>
    </w:p>
  </w:footnote>
  <w:footnote w:id="139">
    <w:p w14:paraId="37E03497" w14:textId="77777777" w:rsidR="00EB5325" w:rsidRDefault="00EB5325" w:rsidP="00704CAA">
      <w:pPr>
        <w:pStyle w:val="footnote"/>
      </w:pPr>
      <w:r>
        <w:rPr>
          <w:rStyle w:val="FootnoteReference"/>
        </w:rPr>
        <w:footnoteRef/>
      </w:r>
      <w:r>
        <w:t xml:space="preserve"> [JS] literally: “because they are from of old”.</w:t>
      </w:r>
    </w:p>
  </w:footnote>
  <w:footnote w:id="140">
    <w:p w14:paraId="2F4E4405" w14:textId="77777777" w:rsidR="00EB5325" w:rsidRDefault="00EB5325" w:rsidP="00704CAA">
      <w:pPr>
        <w:pStyle w:val="footnote"/>
      </w:pPr>
      <w:r>
        <w:rPr>
          <w:rStyle w:val="FootnoteReference"/>
        </w:rPr>
        <w:footnoteRef/>
      </w:r>
      <w:r>
        <w:t xml:space="preserve"> [JS] literally, “so He sets a law for those who sin in the way.”</w:t>
      </w:r>
    </w:p>
  </w:footnote>
  <w:footnote w:id="141">
    <w:p w14:paraId="68945260" w14:textId="77777777" w:rsidR="00EB5325" w:rsidRPr="004A3E27" w:rsidRDefault="00EB5325"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EB5325" w:rsidRDefault="00EB5325" w:rsidP="00704CAA">
      <w:pPr>
        <w:pStyle w:val="footnote"/>
      </w:pPr>
      <w:r>
        <w:rPr>
          <w:rStyle w:val="FootnoteReference"/>
        </w:rPr>
        <w:footnoteRef/>
      </w:r>
      <w:r>
        <w:t xml:space="preserve"> [JS] NETS and Fr. Athanasius have “You will”</w:t>
      </w:r>
    </w:p>
  </w:footnote>
  <w:footnote w:id="144">
    <w:p w14:paraId="6EFDBCA7" w14:textId="77777777" w:rsidR="00EB5325" w:rsidRPr="004A3E27" w:rsidRDefault="00EB5325"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EB5325" w:rsidRDefault="00EB5325" w:rsidP="00704CAA">
      <w:pPr>
        <w:pStyle w:val="footnote"/>
      </w:pPr>
      <w:r>
        <w:rPr>
          <w:rStyle w:val="FootnoteReference"/>
        </w:rPr>
        <w:footnoteRef/>
      </w:r>
      <w:r>
        <w:t xml:space="preserve"> Present in Fr. Athanasius and OSB.</w:t>
      </w:r>
    </w:p>
  </w:footnote>
  <w:footnote w:id="146">
    <w:p w14:paraId="5909B0CA" w14:textId="77777777" w:rsidR="00EB5325" w:rsidRPr="004A3E27" w:rsidRDefault="00EB5325"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EB5325" w:rsidRDefault="00EB5325"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EB5325" w:rsidRPr="004A3E27" w:rsidRDefault="00EB5325"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EB5325" w:rsidRPr="004A3E27" w:rsidRDefault="00EB5325"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EB5325" w:rsidRDefault="00EB5325" w:rsidP="00704CAA">
      <w:pPr>
        <w:pStyle w:val="footnote"/>
      </w:pPr>
      <w:r>
        <w:rPr>
          <w:rStyle w:val="FootnoteReference"/>
        </w:rPr>
        <w:footnoteRef/>
      </w:r>
      <w:r>
        <w:t xml:space="preserve"> [JS] literally, “place”</w:t>
      </w:r>
    </w:p>
  </w:footnote>
  <w:footnote w:id="152">
    <w:p w14:paraId="195347EE" w14:textId="77777777" w:rsidR="00EB5325" w:rsidRPr="004A3E27" w:rsidRDefault="00EB5325"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EB5325" w:rsidRPr="004A3E27" w:rsidRDefault="00EB5325"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EB5325" w:rsidRPr="004A3E27" w:rsidRDefault="00EB5325"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EB5325" w:rsidRPr="004A3E27" w:rsidRDefault="00EB5325" w:rsidP="00704CAA">
      <w:pPr>
        <w:pStyle w:val="footnote"/>
      </w:pPr>
      <w:r w:rsidRPr="004A3E27">
        <w:tab/>
        <w:t>‘No sweeter fragrance than to follow Christ,</w:t>
      </w:r>
    </w:p>
    <w:p w14:paraId="6922B75D" w14:textId="77777777" w:rsidR="00EB5325" w:rsidRPr="004A3E27" w:rsidRDefault="00EB5325" w:rsidP="00704CAA">
      <w:pPr>
        <w:pStyle w:val="footnote"/>
      </w:pPr>
      <w:r w:rsidRPr="004A3E27">
        <w:tab/>
        <w:t>when man makes offerings of a holy life,</w:t>
      </w:r>
    </w:p>
    <w:p w14:paraId="73E1648A" w14:textId="77777777" w:rsidR="00EB5325" w:rsidRPr="004A3E27" w:rsidRDefault="00EB5325" w:rsidP="00704CAA">
      <w:pPr>
        <w:pStyle w:val="footnote"/>
      </w:pPr>
      <w:r w:rsidRPr="004A3E27">
        <w:tab/>
        <w:t>and offers golden deeds in sacrifice’ (St. Prosper).</w:t>
      </w:r>
    </w:p>
  </w:footnote>
  <w:footnote w:id="155">
    <w:p w14:paraId="28DB08B5"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EB5325" w:rsidRDefault="00EB5325" w:rsidP="00704CAA">
      <w:pPr>
        <w:pStyle w:val="footnote"/>
      </w:pPr>
      <w:r>
        <w:rPr>
          <w:rStyle w:val="FootnoteReference"/>
        </w:rPr>
        <w:footnoteRef/>
      </w:r>
      <w:r>
        <w:t xml:space="preserve"> [JS] confess: or “give thanks to”, or “thankfully confess”</w:t>
      </w:r>
    </w:p>
  </w:footnote>
  <w:footnote w:id="158">
    <w:p w14:paraId="498018AA"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EB5325" w:rsidRDefault="00EB5325" w:rsidP="00704CAA">
      <w:pPr>
        <w:pStyle w:val="footnote"/>
      </w:pPr>
      <w:r>
        <w:rPr>
          <w:rStyle w:val="FootnoteReference"/>
        </w:rPr>
        <w:footnoteRef/>
      </w:r>
      <w:r>
        <w:t xml:space="preserve"> [JS] “do obeisance”, i.e. a physical act.</w:t>
      </w:r>
    </w:p>
  </w:footnote>
  <w:footnote w:id="160">
    <w:p w14:paraId="58C95173" w14:textId="77777777" w:rsidR="00EB5325" w:rsidRPr="004A3E27" w:rsidRDefault="00EB5325"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EB5325" w:rsidRPr="004A3E27" w:rsidRDefault="00EB5325"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EB5325" w:rsidRPr="004A3E27" w:rsidRDefault="00EB5325"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EB5325" w:rsidRDefault="00EB5325" w:rsidP="00704CAA">
      <w:pPr>
        <w:pStyle w:val="footnote"/>
      </w:pPr>
      <w:r>
        <w:rPr>
          <w:rStyle w:val="FootnoteReference"/>
        </w:rPr>
        <w:footnoteRef/>
      </w:r>
      <w:r>
        <w:t xml:space="preserve"> [JS] or “You have granted”</w:t>
      </w:r>
    </w:p>
  </w:footnote>
  <w:footnote w:id="164">
    <w:p w14:paraId="08C7ED64" w14:textId="77777777" w:rsidR="00EB5325" w:rsidRPr="004A3E27" w:rsidRDefault="00EB5325"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EB5325" w:rsidRPr="004A3E27" w:rsidRDefault="00EB5325"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EB5325" w:rsidRPr="004A3E27" w:rsidRDefault="00EB5325"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EB5325" w:rsidRDefault="00EB5325" w:rsidP="00704CAA">
      <w:pPr>
        <w:pStyle w:val="footnote"/>
      </w:pPr>
      <w:r>
        <w:rPr>
          <w:rStyle w:val="FootnoteReference"/>
        </w:rPr>
        <w:footnoteRef/>
      </w:r>
      <w:r>
        <w:t xml:space="preserve"> [JS] or “give thanks to You”, or “thankfully confess You with praise”</w:t>
      </w:r>
    </w:p>
  </w:footnote>
  <w:footnote w:id="168">
    <w:p w14:paraId="671FC951" w14:textId="77777777" w:rsidR="00EB5325" w:rsidRPr="004A3E27" w:rsidRDefault="00EB5325"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EB5325" w:rsidRPr="004A3E27" w:rsidRDefault="00EB5325" w:rsidP="00704CAA">
      <w:pPr>
        <w:pStyle w:val="footnote"/>
      </w:pPr>
      <w:r w:rsidRPr="004A3E27">
        <w:rPr>
          <w:rStyle w:val="FootnoteReference"/>
        </w:rPr>
        <w:footnoteRef/>
      </w:r>
      <w:r w:rsidRPr="004A3E27">
        <w:t xml:space="preserve"> Luke 23:46.</w:t>
      </w:r>
    </w:p>
  </w:footnote>
  <w:footnote w:id="170">
    <w:p w14:paraId="1317CE14" w14:textId="77777777" w:rsidR="00EB5325" w:rsidRPr="004A3E27" w:rsidRDefault="00EB5325"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EB5325" w:rsidRDefault="00EB5325" w:rsidP="00704CAA">
      <w:pPr>
        <w:pStyle w:val="footnote"/>
      </w:pPr>
      <w:r>
        <w:rPr>
          <w:rStyle w:val="FootnoteReference"/>
        </w:rPr>
        <w:footnoteRef/>
      </w:r>
      <w:r>
        <w:t xml:space="preserve"> [JS] Fr. Athanasius has “slander”. See the Sixth Hour of Maundy Thursday.</w:t>
      </w:r>
    </w:p>
  </w:footnote>
  <w:footnote w:id="172">
    <w:p w14:paraId="0A1D8F86" w14:textId="77777777" w:rsidR="00EB5325" w:rsidRPr="004A3E27" w:rsidRDefault="00EB5325"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EB5325" w:rsidRDefault="00EB5325"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EB5325" w:rsidRPr="004A3E27" w:rsidRDefault="00EB5325"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EB5325" w:rsidRDefault="00EB5325" w:rsidP="00704CAA">
      <w:pPr>
        <w:pStyle w:val="footnote"/>
      </w:pPr>
      <w:r>
        <w:rPr>
          <w:rStyle w:val="FootnoteReference"/>
        </w:rPr>
        <w:footnoteRef/>
      </w:r>
      <w:r>
        <w:t xml:space="preserve"> [JS] or “seeks out”</w:t>
      </w:r>
    </w:p>
  </w:footnote>
  <w:footnote w:id="176">
    <w:p w14:paraId="54A62B74" w14:textId="77777777" w:rsidR="00EB5325" w:rsidRDefault="00EB5325"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EB5325" w:rsidRPr="004A3E27" w:rsidRDefault="00EB5325"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EB5325" w:rsidRPr="004A3E27" w:rsidRDefault="00EB5325"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EB5325" w:rsidRDefault="00EB5325"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EB5325" w:rsidRDefault="00EB5325" w:rsidP="00704CAA">
      <w:pPr>
        <w:pStyle w:val="footnote"/>
      </w:pPr>
      <w:r>
        <w:rPr>
          <w:rStyle w:val="FootnoteReference"/>
        </w:rPr>
        <w:footnoteRef/>
      </w:r>
      <w:r>
        <w:t xml:space="preserve"> [JS] or, “boast”</w:t>
      </w:r>
    </w:p>
  </w:footnote>
  <w:footnote w:id="182">
    <w:p w14:paraId="193C371C" w14:textId="77777777" w:rsidR="00EB5325" w:rsidRPr="004A3E27" w:rsidRDefault="00EB5325"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EB5325" w:rsidRDefault="00EB5325"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EB5325" w:rsidRDefault="00EB5325" w:rsidP="00704CAA">
      <w:pPr>
        <w:pStyle w:val="footnote"/>
      </w:pPr>
      <w:r>
        <w:rPr>
          <w:rStyle w:val="FootnoteReference"/>
        </w:rPr>
        <w:footnoteRef/>
      </w:r>
      <w:r>
        <w:t xml:space="preserve"> [JS] or “Confess the Lord with the harp.</w:t>
      </w:r>
    </w:p>
  </w:footnote>
  <w:footnote w:id="185">
    <w:p w14:paraId="7BF5E829" w14:textId="77777777" w:rsidR="00EB5325" w:rsidRPr="004A3E27" w:rsidRDefault="00EB5325"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EB5325" w:rsidRPr="004A3E27" w:rsidRDefault="00EB5325"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EB5325" w:rsidRPr="004A3E27" w:rsidRDefault="00EB5325" w:rsidP="00704CAA">
      <w:pPr>
        <w:pStyle w:val="footnote"/>
      </w:pPr>
      <w:r w:rsidRPr="004A3E27">
        <w:rPr>
          <w:rStyle w:val="FootnoteReference"/>
        </w:rPr>
        <w:footnoteRef/>
      </w:r>
      <w:r w:rsidRPr="004A3E27">
        <w:t xml:space="preserve"> Naturally and spiritually (Jn. 3:3-6).</w:t>
      </w:r>
    </w:p>
  </w:footnote>
  <w:footnote w:id="188">
    <w:p w14:paraId="0C9F8424" w14:textId="77777777" w:rsidR="00EB5325" w:rsidRDefault="00EB5325" w:rsidP="00704CAA">
      <w:pPr>
        <w:pStyle w:val="footnote"/>
      </w:pPr>
      <w:r>
        <w:rPr>
          <w:rStyle w:val="FootnoteReference"/>
        </w:rPr>
        <w:footnoteRef/>
      </w:r>
      <w:r>
        <w:t xml:space="preserve"> [JS] Fr. Lazarus has “plans”</w:t>
      </w:r>
    </w:p>
  </w:footnote>
  <w:footnote w:id="189">
    <w:p w14:paraId="5E9D1817" w14:textId="77777777" w:rsidR="00EB5325" w:rsidRDefault="00EB5325" w:rsidP="00704CAA">
      <w:pPr>
        <w:pStyle w:val="footnote"/>
      </w:pPr>
      <w:r>
        <w:rPr>
          <w:rStyle w:val="FootnoteReference"/>
        </w:rPr>
        <w:footnoteRef/>
      </w:r>
      <w:r>
        <w:t xml:space="preserve"> [JS] or “fashioned”</w:t>
      </w:r>
    </w:p>
  </w:footnote>
  <w:footnote w:id="190">
    <w:p w14:paraId="4BB22157" w14:textId="77777777" w:rsidR="00EB5325" w:rsidRDefault="00EB5325" w:rsidP="00704CAA">
      <w:pPr>
        <w:pStyle w:val="footnote"/>
      </w:pPr>
      <w:r>
        <w:rPr>
          <w:rStyle w:val="FootnoteReference"/>
        </w:rPr>
        <w:footnoteRef/>
      </w:r>
      <w:r>
        <w:t xml:space="preserve"> Fr. Athanasius has “My soul shall make her boast in the Lord”</w:t>
      </w:r>
    </w:p>
  </w:footnote>
  <w:footnote w:id="191">
    <w:p w14:paraId="0BB5F188" w14:textId="77777777" w:rsidR="00EB5325" w:rsidRPr="004A3E27" w:rsidRDefault="00EB5325"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EB5325" w:rsidRPr="004A3E27" w:rsidRDefault="00EB5325"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EB5325" w:rsidRDefault="00EB5325" w:rsidP="00704CAA">
      <w:pPr>
        <w:pStyle w:val="footnote"/>
      </w:pPr>
      <w:r>
        <w:rPr>
          <w:rStyle w:val="FootnoteReference"/>
        </w:rPr>
        <w:footnoteRef/>
      </w:r>
      <w:r>
        <w:t xml:space="preserve"> [JS] or “contrite in heart”</w:t>
      </w:r>
    </w:p>
  </w:footnote>
  <w:footnote w:id="194">
    <w:p w14:paraId="6E011C0E" w14:textId="77777777" w:rsidR="00EB5325" w:rsidRDefault="00EB5325" w:rsidP="00704CAA">
      <w:pPr>
        <w:pStyle w:val="footnote"/>
      </w:pPr>
      <w:r>
        <w:rPr>
          <w:rStyle w:val="FootnoteReference"/>
        </w:rPr>
        <w:footnoteRef/>
      </w:r>
      <w:r>
        <w:t xml:space="preserve"> [JS] Coptic has “eat their hearts”, which Fr. Athanasius renders, “regret”</w:t>
      </w:r>
    </w:p>
  </w:footnote>
  <w:footnote w:id="195">
    <w:p w14:paraId="3B9E39E6" w14:textId="77777777" w:rsidR="00EB5325" w:rsidRDefault="00EB5325" w:rsidP="00704CAA">
      <w:pPr>
        <w:pStyle w:val="footnote"/>
      </w:pPr>
      <w:r>
        <w:rPr>
          <w:rStyle w:val="FootnoteReference"/>
        </w:rPr>
        <w:footnoteRef/>
      </w:r>
      <w:r>
        <w:t xml:space="preserve"> [JS] or regret.</w:t>
      </w:r>
    </w:p>
  </w:footnote>
  <w:footnote w:id="196">
    <w:p w14:paraId="40200D4A" w14:textId="77777777" w:rsidR="00EB5325" w:rsidRPr="004A3E27" w:rsidRDefault="00EB5325"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EB5325" w:rsidRDefault="00EB5325" w:rsidP="00704CAA">
      <w:pPr>
        <w:pStyle w:val="footnote"/>
      </w:pPr>
      <w:r>
        <w:rPr>
          <w:rStyle w:val="FootnoteReference"/>
        </w:rPr>
        <w:footnoteRef/>
      </w:r>
      <w:r>
        <w:t xml:space="preserve"> [JS] literally “and my soul with barrenness/childlessness.”</w:t>
      </w:r>
    </w:p>
  </w:footnote>
  <w:footnote w:id="198">
    <w:p w14:paraId="335B311E" w14:textId="77777777" w:rsidR="00EB5325" w:rsidRPr="004A3E27" w:rsidRDefault="00EB5325" w:rsidP="00704CAA">
      <w:pPr>
        <w:pStyle w:val="footnote"/>
      </w:pPr>
      <w:r w:rsidRPr="004A3E27">
        <w:rPr>
          <w:rStyle w:val="FootnoteReference"/>
        </w:rPr>
        <w:footnoteRef/>
      </w:r>
      <w:r w:rsidRPr="004A3E27">
        <w:t xml:space="preserve"> John 19:1; Mt. 27:26.</w:t>
      </w:r>
    </w:p>
  </w:footnote>
  <w:footnote w:id="199">
    <w:p w14:paraId="4C78163A"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EB5325" w:rsidRDefault="00EB5325"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EB5325" w:rsidRDefault="00EB5325" w:rsidP="00704CAA">
      <w:pPr>
        <w:pStyle w:val="footnote"/>
      </w:pPr>
      <w:r>
        <w:rPr>
          <w:rStyle w:val="FootnoteReference"/>
        </w:rPr>
        <w:footnoteRef/>
      </w:r>
      <w:r>
        <w:t xml:space="preserve"> [JS] [] found in Coptic</w:t>
      </w:r>
    </w:p>
  </w:footnote>
  <w:footnote w:id="202">
    <w:p w14:paraId="7E13C651" w14:textId="77777777" w:rsidR="00EB5325" w:rsidRPr="004A3E27" w:rsidRDefault="00EB5325"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EB5325" w:rsidRDefault="00EB5325" w:rsidP="00704CAA">
      <w:pPr>
        <w:pStyle w:val="footnote"/>
      </w:pPr>
      <w:r>
        <w:rPr>
          <w:rStyle w:val="FootnoteReference"/>
        </w:rPr>
        <w:footnoteRef/>
      </w:r>
      <w:r>
        <w:t xml:space="preserve"> [JS] or “Aha! Aha!” Or “Well done! Well done!”</w:t>
      </w:r>
    </w:p>
  </w:footnote>
  <w:footnote w:id="204">
    <w:p w14:paraId="7D139757" w14:textId="77777777" w:rsidR="00EB5325" w:rsidRDefault="00EB5325"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EB5325" w:rsidRDefault="00EB5325" w:rsidP="00704CAA">
      <w:pPr>
        <w:pStyle w:val="footnote"/>
      </w:pPr>
      <w:r>
        <w:rPr>
          <w:rStyle w:val="FootnoteReference"/>
        </w:rPr>
        <w:footnoteRef/>
      </w:r>
      <w:r>
        <w:t xml:space="preserve"> [JS] Fr. Lazarus has, “towering mountains”</w:t>
      </w:r>
    </w:p>
  </w:footnote>
  <w:footnote w:id="206">
    <w:p w14:paraId="2543C5FB"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EB5325" w:rsidRDefault="00EB5325" w:rsidP="00704CAA">
      <w:pPr>
        <w:pStyle w:val="footnote"/>
      </w:pPr>
      <w:r>
        <w:rPr>
          <w:rStyle w:val="FootnoteReference"/>
        </w:rPr>
        <w:footnoteRef/>
      </w:r>
      <w:r>
        <w:t xml:space="preserve"> [JS] OSB has “many waters”</w:t>
      </w:r>
    </w:p>
  </w:footnote>
  <w:footnote w:id="208">
    <w:p w14:paraId="3AE55734" w14:textId="77777777" w:rsidR="00EB5325" w:rsidRPr="004A3E27" w:rsidRDefault="00EB5325"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EB5325" w:rsidRPr="004A3E27" w:rsidRDefault="00EB5325"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EB5325" w:rsidRPr="004A3E27" w:rsidRDefault="00EB5325" w:rsidP="00704CAA">
      <w:pPr>
        <w:pStyle w:val="footnote"/>
      </w:pPr>
      <w:r w:rsidRPr="004A3E27">
        <w:rPr>
          <w:rStyle w:val="FootnoteReference"/>
        </w:rPr>
        <w:footnoteRef/>
      </w:r>
      <w:r w:rsidRPr="004A3E27">
        <w:t xml:space="preserve"> Prov. 24:19.</w:t>
      </w:r>
    </w:p>
  </w:footnote>
  <w:footnote w:id="211">
    <w:p w14:paraId="2BAC33AB" w14:textId="77777777" w:rsidR="00EB5325" w:rsidRPr="004A3E27" w:rsidRDefault="00EB5325"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EB5325" w:rsidRPr="004A3E27" w:rsidRDefault="00EB5325"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EB5325" w:rsidRPr="004A3E27" w:rsidRDefault="00EB5325"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EB5325" w:rsidRDefault="00EB5325" w:rsidP="00704CAA">
      <w:pPr>
        <w:pStyle w:val="footnote"/>
      </w:pPr>
      <w:r>
        <w:rPr>
          <w:rStyle w:val="FootnoteReference"/>
        </w:rPr>
        <w:footnoteRef/>
      </w:r>
      <w:r>
        <w:t xml:space="preserve"> [JS] or “judgment”</w:t>
      </w:r>
    </w:p>
  </w:footnote>
  <w:footnote w:id="215">
    <w:p w14:paraId="2655FEEF" w14:textId="77777777" w:rsidR="00EB5325" w:rsidRPr="004A3E27" w:rsidRDefault="00EB5325"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EB5325" w:rsidRDefault="00EB5325" w:rsidP="00704CAA">
      <w:pPr>
        <w:pStyle w:val="footnote"/>
      </w:pPr>
      <w:r>
        <w:rPr>
          <w:rStyle w:val="FootnoteReference"/>
        </w:rPr>
        <w:footnoteRef/>
      </w:r>
      <w:r>
        <w:t xml:space="preserve"> [JS] or “fret”</w:t>
      </w:r>
    </w:p>
  </w:footnote>
  <w:footnote w:id="217">
    <w:p w14:paraId="4788BB93" w14:textId="77777777" w:rsidR="00EB5325" w:rsidRDefault="00EB5325" w:rsidP="00704CAA">
      <w:pPr>
        <w:pStyle w:val="footnote"/>
      </w:pPr>
      <w:r>
        <w:rPr>
          <w:rStyle w:val="FootnoteReference"/>
        </w:rPr>
        <w:footnoteRef/>
      </w:r>
      <w:r>
        <w:t xml:space="preserve"> [JS] or “land”</w:t>
      </w:r>
    </w:p>
  </w:footnote>
  <w:footnote w:id="218">
    <w:p w14:paraId="6390DA94" w14:textId="77777777" w:rsidR="00EB5325" w:rsidRPr="004A3E27" w:rsidRDefault="00EB5325"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EB5325" w:rsidRPr="004A3E27" w:rsidRDefault="00EB5325"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EB5325" w:rsidRDefault="00EB5325" w:rsidP="00704CAA">
      <w:pPr>
        <w:pStyle w:val="footnote"/>
      </w:pPr>
      <w:r>
        <w:rPr>
          <w:rStyle w:val="FootnoteReference"/>
        </w:rPr>
        <w:footnoteRef/>
      </w:r>
      <w:r>
        <w:t xml:space="preserve"> [JS] literally, “seed”, here and throughout</w:t>
      </w:r>
    </w:p>
  </w:footnote>
  <w:footnote w:id="221">
    <w:p w14:paraId="3CEEF8CB" w14:textId="77777777" w:rsidR="00EB5325" w:rsidRPr="004A3E27" w:rsidRDefault="00EB5325"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EB5325" w:rsidRPr="004A3E27" w:rsidRDefault="00EB5325"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EB5325" w:rsidRPr="004A3E27" w:rsidRDefault="00EB5325"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EB5325" w:rsidRDefault="00EB5325" w:rsidP="00704CAA">
      <w:pPr>
        <w:pStyle w:val="footnote"/>
      </w:pPr>
      <w:r>
        <w:rPr>
          <w:rStyle w:val="FootnoteReference"/>
        </w:rPr>
        <w:footnoteRef/>
      </w:r>
      <w:r>
        <w:t xml:space="preserve"> [JS] literally “with a sad face”</w:t>
      </w:r>
    </w:p>
  </w:footnote>
  <w:footnote w:id="225">
    <w:p w14:paraId="3F203C49" w14:textId="77777777" w:rsidR="00EB5325" w:rsidRDefault="00EB5325" w:rsidP="00704CAA">
      <w:pPr>
        <w:pStyle w:val="footnote"/>
      </w:pPr>
      <w:r>
        <w:rPr>
          <w:rStyle w:val="FootnoteReference"/>
        </w:rPr>
        <w:footnoteRef/>
      </w:r>
      <w:r>
        <w:t xml:space="preserve"> [JS] literally “loins”</w:t>
      </w:r>
    </w:p>
  </w:footnote>
  <w:footnote w:id="226">
    <w:p w14:paraId="52B59A41" w14:textId="77777777" w:rsidR="00EB5325" w:rsidRDefault="00EB5325" w:rsidP="00704CAA">
      <w:pPr>
        <w:pStyle w:val="footnote"/>
      </w:pPr>
      <w:r>
        <w:rPr>
          <w:rStyle w:val="FootnoteReference"/>
        </w:rPr>
        <w:footnoteRef/>
      </w:r>
      <w:r>
        <w:t xml:space="preserve"> [JS] [] from the Sixth Hour of Great and Holy Friday.</w:t>
      </w:r>
    </w:p>
  </w:footnote>
  <w:footnote w:id="227">
    <w:p w14:paraId="1BEB925F" w14:textId="77777777" w:rsidR="00EB5325" w:rsidRPr="004A3E27" w:rsidRDefault="00EB5325"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EB5325" w:rsidRDefault="00EB5325" w:rsidP="00704CAA">
      <w:pPr>
        <w:pStyle w:val="footnote"/>
      </w:pPr>
      <w:r>
        <w:rPr>
          <w:rStyle w:val="FootnoteReference"/>
        </w:rPr>
        <w:footnoteRef/>
      </w:r>
      <w:r>
        <w:t xml:space="preserve"> [JS] or “walks about like a phantom”</w:t>
      </w:r>
    </w:p>
  </w:footnote>
  <w:footnote w:id="229">
    <w:p w14:paraId="3A8555F1" w14:textId="77777777" w:rsidR="00EB5325" w:rsidRPr="004A3E27" w:rsidRDefault="00EB5325"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EB5325" w:rsidRPr="004A3E27" w:rsidRDefault="00EB5325"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EB5325" w:rsidRPr="004A3E27" w:rsidRDefault="00EB5325"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EB5325" w:rsidRPr="004A3E27" w:rsidRDefault="00EB5325"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EB5325" w:rsidRPr="004A3E27" w:rsidRDefault="00EB5325"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EB5325" w:rsidRDefault="00EB5325" w:rsidP="00704CAA">
      <w:pPr>
        <w:pStyle w:val="footnote"/>
      </w:pPr>
      <w:r>
        <w:rPr>
          <w:rStyle w:val="FootnoteReference"/>
        </w:rPr>
        <w:footnoteRef/>
      </w:r>
      <w:r>
        <w:t xml:space="preserve"> Fr. Athanasius adds here “my truth”. See Matins of the 12 Day of Paopi.</w:t>
      </w:r>
    </w:p>
  </w:footnote>
  <w:footnote w:id="235">
    <w:p w14:paraId="61A8E851" w14:textId="77777777" w:rsidR="00EB5325" w:rsidRDefault="00EB5325" w:rsidP="00704CAA">
      <w:pPr>
        <w:pStyle w:val="footnote"/>
      </w:pPr>
      <w:r>
        <w:rPr>
          <w:rStyle w:val="FootnoteReference"/>
        </w:rPr>
        <w:footnoteRef/>
      </w:r>
      <w:r>
        <w:t xml:space="preserve"> [JS] or “Aha! Aha!” or “Well done! Well done!”</w:t>
      </w:r>
    </w:p>
  </w:footnote>
  <w:footnote w:id="236">
    <w:p w14:paraId="27E55EE4" w14:textId="77777777" w:rsidR="00EB5325" w:rsidRPr="004A3E27" w:rsidRDefault="00EB5325" w:rsidP="00704CAA">
      <w:pPr>
        <w:pStyle w:val="footnote"/>
      </w:pPr>
      <w:r w:rsidRPr="004A3E27">
        <w:rPr>
          <w:rStyle w:val="FootnoteReference"/>
        </w:rPr>
        <w:footnoteRef/>
      </w:r>
      <w:r w:rsidRPr="004A3E27">
        <w:t xml:space="preserve"> John 13:30.</w:t>
      </w:r>
    </w:p>
  </w:footnote>
  <w:footnote w:id="237">
    <w:p w14:paraId="25762726" w14:textId="77777777" w:rsidR="00EB5325" w:rsidRPr="004A3E27" w:rsidRDefault="00EB5325"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EB5325" w:rsidRPr="004A3E27" w:rsidRDefault="00EB5325"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EB5325" w:rsidRPr="004A3E27" w:rsidRDefault="00EB5325"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EB5325" w:rsidRDefault="00EB5325" w:rsidP="00704CAA">
      <w:pPr>
        <w:pStyle w:val="footnote"/>
      </w:pPr>
      <w:r>
        <w:rPr>
          <w:rStyle w:val="FootnoteReference"/>
        </w:rPr>
        <w:footnoteRef/>
      </w:r>
      <w:r>
        <w:t xml:space="preserve"> [JS] or “from age to age. So be it! So be it!”</w:t>
      </w:r>
    </w:p>
  </w:footnote>
  <w:footnote w:id="241">
    <w:p w14:paraId="3C5066F6" w14:textId="77777777" w:rsidR="00EB5325" w:rsidRPr="004A3E27" w:rsidRDefault="00EB5325"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EB5325" w:rsidRDefault="00EB5325" w:rsidP="00704CAA">
      <w:pPr>
        <w:pStyle w:val="footnote"/>
      </w:pPr>
      <w:r>
        <w:rPr>
          <w:rStyle w:val="FootnoteReference"/>
        </w:rPr>
        <w:footnoteRef/>
      </w:r>
      <w:r>
        <w:t xml:space="preserve"> [JS] or “thanksgiving”, or “thankful confession with praise”</w:t>
      </w:r>
    </w:p>
  </w:footnote>
  <w:footnote w:id="243">
    <w:p w14:paraId="2D0FDBB0" w14:textId="77777777" w:rsidR="00EB5325" w:rsidRDefault="00EB5325"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EB5325" w:rsidRDefault="00EB5325"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EB5325" w:rsidRDefault="00EB5325"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EB5325" w:rsidRDefault="00EB5325" w:rsidP="00704CAA">
      <w:pPr>
        <w:pStyle w:val="footnote"/>
      </w:pPr>
      <w:r>
        <w:rPr>
          <w:rStyle w:val="FootnoteReference"/>
        </w:rPr>
        <w:footnoteRef/>
      </w:r>
      <w:r>
        <w:t xml:space="preserve"> [JS] Fr. Lazarus has “dwelling”</w:t>
      </w:r>
    </w:p>
  </w:footnote>
  <w:footnote w:id="247">
    <w:p w14:paraId="4B4E6517" w14:textId="77777777" w:rsidR="00EB5325" w:rsidRPr="004A3E27" w:rsidRDefault="00EB5325"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EB5325" w:rsidRDefault="00EB5325"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EB5325" w:rsidRDefault="00EB5325"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EB5325" w:rsidRPr="004A3E27" w:rsidRDefault="00EB5325"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EB5325" w:rsidRDefault="00EB5325" w:rsidP="00704CAA">
      <w:pPr>
        <w:pStyle w:val="footnote"/>
      </w:pPr>
      <w:r>
        <w:rPr>
          <w:rStyle w:val="FootnoteReference"/>
        </w:rPr>
        <w:footnoteRef/>
      </w:r>
      <w:r>
        <w:t xml:space="preserve"> [JS] or “presence”</w:t>
      </w:r>
    </w:p>
  </w:footnote>
  <w:footnote w:id="252">
    <w:p w14:paraId="74E86BCD" w14:textId="77777777" w:rsidR="00EB5325" w:rsidRDefault="00EB5325" w:rsidP="00704CAA">
      <w:pPr>
        <w:pStyle w:val="footnote"/>
      </w:pPr>
      <w:r>
        <w:rPr>
          <w:rStyle w:val="FootnoteReference"/>
        </w:rPr>
        <w:footnoteRef/>
      </w:r>
      <w:r>
        <w:t xml:space="preserve"> [JS] or “boast in” or “praise”</w:t>
      </w:r>
    </w:p>
  </w:footnote>
  <w:footnote w:id="253">
    <w:p w14:paraId="137C7CEE" w14:textId="77777777" w:rsidR="00EB5325" w:rsidRDefault="00EB5325" w:rsidP="00704CAA">
      <w:pPr>
        <w:pStyle w:val="footnote"/>
      </w:pPr>
      <w:r>
        <w:rPr>
          <w:rStyle w:val="FootnoteReference"/>
        </w:rPr>
        <w:footnoteRef/>
      </w:r>
      <w:r>
        <w:t xml:space="preserve"> [JS] or “give thanks to”, or “thankfully confess Your Name with praise”</w:t>
      </w:r>
    </w:p>
  </w:footnote>
  <w:footnote w:id="254">
    <w:p w14:paraId="29D167D7" w14:textId="77777777" w:rsidR="00EB5325" w:rsidRPr="004A3E27" w:rsidRDefault="00EB5325"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EB5325" w:rsidRPr="004A3E27" w:rsidRDefault="00EB5325"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EB5325" w:rsidRPr="004A3E27" w:rsidRDefault="00EB5325"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EB5325" w:rsidRDefault="00EB5325" w:rsidP="00704CAA">
      <w:pPr>
        <w:pStyle w:val="footnote"/>
      </w:pPr>
      <w:r>
        <w:rPr>
          <w:rStyle w:val="FootnoteReference"/>
        </w:rPr>
        <w:footnoteRef/>
      </w:r>
      <w:r>
        <w:t xml:space="preserve"> [JS] or “grace was poured out on Your lips”</w:t>
      </w:r>
    </w:p>
  </w:footnote>
  <w:footnote w:id="258">
    <w:p w14:paraId="0253CD4F"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EB5325" w:rsidRPr="004A3E27" w:rsidRDefault="00EB5325"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EB5325" w:rsidRPr="004A3E27" w:rsidRDefault="00EB5325"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EB5325" w:rsidRDefault="00EB5325"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EB5325" w:rsidRDefault="00EB5325" w:rsidP="00704CAA">
      <w:pPr>
        <w:pStyle w:val="footnote"/>
      </w:pPr>
      <w:r>
        <w:rPr>
          <w:rStyle w:val="FootnoteReference"/>
        </w:rPr>
        <w:footnoteRef/>
      </w:r>
      <w:r>
        <w:t xml:space="preserve"> [JS] literally “do obeisance”, i.e. “bow down to”</w:t>
      </w:r>
    </w:p>
  </w:footnote>
  <w:footnote w:id="263">
    <w:p w14:paraId="3A9D055B" w14:textId="77777777" w:rsidR="00EB5325" w:rsidRPr="004A3E27" w:rsidRDefault="00EB5325"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EB5325" w:rsidRPr="004A3E27" w:rsidRDefault="00EB5325" w:rsidP="00704CAA">
      <w:pPr>
        <w:pStyle w:val="footnote"/>
      </w:pPr>
      <w:r w:rsidRPr="004A3E27">
        <w:rPr>
          <w:rStyle w:val="FootnoteReference"/>
        </w:rPr>
        <w:footnoteRef/>
      </w:r>
      <w:r w:rsidRPr="004A3E27">
        <w:t xml:space="preserve"> Rev. 22:1.</w:t>
      </w:r>
    </w:p>
  </w:footnote>
  <w:footnote w:id="265">
    <w:p w14:paraId="0D981498" w14:textId="77777777" w:rsidR="00EB5325" w:rsidRDefault="00EB5325" w:rsidP="00704CAA">
      <w:pPr>
        <w:pStyle w:val="footnote"/>
      </w:pPr>
      <w:r>
        <w:rPr>
          <w:rStyle w:val="FootnoteReference"/>
        </w:rPr>
        <w:footnoteRef/>
      </w:r>
      <w:r>
        <w:t xml:space="preserve"> Fr. Lazarus has “dwelling-place”</w:t>
      </w:r>
    </w:p>
  </w:footnote>
  <w:footnote w:id="266">
    <w:p w14:paraId="1E5AC7FD" w14:textId="77777777" w:rsidR="00EB5325" w:rsidRDefault="00EB5325" w:rsidP="00704CAA">
      <w:pPr>
        <w:pStyle w:val="footnote"/>
      </w:pPr>
      <w:r>
        <w:rPr>
          <w:rStyle w:val="FootnoteReference"/>
        </w:rPr>
        <w:footnoteRef/>
      </w:r>
      <w:r>
        <w:t xml:space="preserve"> [JS] the city’s</w:t>
      </w:r>
    </w:p>
  </w:footnote>
  <w:footnote w:id="267">
    <w:p w14:paraId="1BB6F44D" w14:textId="77777777" w:rsidR="00EB5325" w:rsidRPr="004A3E27" w:rsidRDefault="00EB5325"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EB5325" w:rsidRPr="004A3E27" w:rsidRDefault="00EB5325"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EB5325" w:rsidRPr="004A3E27" w:rsidRDefault="00EB5325"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EB5325" w:rsidRPr="004A3E27" w:rsidRDefault="00EB5325"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EB5325" w:rsidRPr="004A3E27" w:rsidRDefault="00EB5325"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EB5325" w:rsidRPr="004A3E27" w:rsidRDefault="00EB5325"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EB5325" w:rsidRPr="004A3E27" w:rsidRDefault="00EB5325"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EB5325" w:rsidRDefault="00EB5325" w:rsidP="00704CAA">
      <w:pPr>
        <w:pStyle w:val="footnote"/>
      </w:pPr>
      <w:r>
        <w:rPr>
          <w:rStyle w:val="FootnoteReference"/>
        </w:rPr>
        <w:footnoteRef/>
      </w:r>
      <w:r>
        <w:t xml:space="preserve"> [JS] or “beautifully situated”</w:t>
      </w:r>
    </w:p>
  </w:footnote>
  <w:footnote w:id="275">
    <w:p w14:paraId="54B46EEB" w14:textId="77777777" w:rsidR="00EB5325" w:rsidRPr="004A3E27" w:rsidRDefault="00EB5325"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EB5325" w:rsidRPr="004A3E27" w:rsidRDefault="00EB5325"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EB5325" w:rsidRDefault="00EB5325" w:rsidP="00704CAA">
      <w:pPr>
        <w:pStyle w:val="footnote"/>
      </w:pPr>
      <w:r>
        <w:rPr>
          <w:rStyle w:val="FootnoteReference"/>
        </w:rPr>
        <w:footnoteRef/>
      </w:r>
      <w:r>
        <w:t xml:space="preserve"> [JS] Fr. Lazarus adds “justice and right judgment” to “righteousness”</w:t>
      </w:r>
    </w:p>
  </w:footnote>
  <w:footnote w:id="279">
    <w:p w14:paraId="20C0E7EF" w14:textId="77777777" w:rsidR="00EB5325" w:rsidRPr="004A3E27" w:rsidRDefault="00EB5325"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EB5325" w:rsidRPr="004A3E27" w:rsidRDefault="00EB5325"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EB5325" w:rsidRDefault="00EB5325" w:rsidP="00704CAA">
      <w:pPr>
        <w:pStyle w:val="footnote"/>
      </w:pPr>
      <w:r>
        <w:rPr>
          <w:rStyle w:val="FootnoteReference"/>
        </w:rPr>
        <w:footnoteRef/>
      </w:r>
      <w:r>
        <w:t xml:space="preserve"> [JS] or “eternally”</w:t>
      </w:r>
    </w:p>
  </w:footnote>
  <w:footnote w:id="282">
    <w:p w14:paraId="29183457" w14:textId="77777777" w:rsidR="00EB5325" w:rsidRDefault="00EB5325"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EB5325" w:rsidRDefault="00EB5325" w:rsidP="00704CAA">
      <w:pPr>
        <w:pStyle w:val="footnote"/>
      </w:pPr>
      <w:r>
        <w:rPr>
          <w:rStyle w:val="FootnoteReference"/>
        </w:rPr>
        <w:footnoteRef/>
      </w:r>
      <w:r>
        <w:t xml:space="preserve"> [JS] or “workers of iniquity”</w:t>
      </w:r>
    </w:p>
  </w:footnote>
  <w:footnote w:id="284">
    <w:p w14:paraId="3726AE69" w14:textId="77777777" w:rsidR="00EB5325" w:rsidRPr="004A3E27" w:rsidRDefault="00EB5325"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EB5325" w:rsidRDefault="00EB5325" w:rsidP="00704CAA">
      <w:pPr>
        <w:pStyle w:val="footnote"/>
      </w:pPr>
      <w:r>
        <w:rPr>
          <w:rStyle w:val="FootnoteReference"/>
        </w:rPr>
        <w:footnoteRef/>
      </w:r>
      <w:r>
        <w:t xml:space="preserve"> [JS] or “ransom”</w:t>
      </w:r>
    </w:p>
  </w:footnote>
  <w:footnote w:id="286">
    <w:p w14:paraId="5DBB946B" w14:textId="77777777" w:rsidR="00EB5325" w:rsidRDefault="00EB5325" w:rsidP="00704CAA">
      <w:pPr>
        <w:pStyle w:val="footnote"/>
      </w:pPr>
      <w:r>
        <w:rPr>
          <w:rStyle w:val="FootnoteReference"/>
        </w:rPr>
        <w:footnoteRef/>
      </w:r>
      <w:r>
        <w:t xml:space="preserve"> [JS] or tabernacles.</w:t>
      </w:r>
    </w:p>
  </w:footnote>
  <w:footnote w:id="287">
    <w:p w14:paraId="0039C2F6" w14:textId="77777777" w:rsidR="00EB5325" w:rsidRDefault="00EB5325"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EB5325" w:rsidRDefault="00EB5325" w:rsidP="00704CAA">
      <w:pPr>
        <w:pStyle w:val="footnote"/>
      </w:pPr>
      <w:r>
        <w:rPr>
          <w:rStyle w:val="FootnoteReference"/>
        </w:rPr>
        <w:footnoteRef/>
      </w:r>
      <w:r>
        <w:t xml:space="preserve"> [JS] or “I will not find fault with your sacrifices”</w:t>
      </w:r>
    </w:p>
  </w:footnote>
  <w:footnote w:id="289">
    <w:p w14:paraId="68A8C08D" w14:textId="77777777" w:rsidR="00EB5325" w:rsidRPr="004A3E27" w:rsidRDefault="00EB5325"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EB5325" w:rsidRDefault="00EB5325" w:rsidP="00704CAA">
      <w:pPr>
        <w:pStyle w:val="footnote"/>
      </w:pPr>
      <w:r>
        <w:rPr>
          <w:rStyle w:val="FootnoteReference"/>
        </w:rPr>
        <w:footnoteRef/>
      </w:r>
      <w:r>
        <w:t xml:space="preserve"> [JS] [] found in Coptic</w:t>
      </w:r>
    </w:p>
  </w:footnote>
  <w:footnote w:id="291">
    <w:p w14:paraId="083DB491" w14:textId="77777777" w:rsidR="00EB5325" w:rsidRPr="004A3E27" w:rsidRDefault="00EB5325"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EB5325" w:rsidRDefault="00EB5325" w:rsidP="00704CAA">
      <w:pPr>
        <w:pStyle w:val="footnote"/>
      </w:pPr>
      <w:r>
        <w:rPr>
          <w:rStyle w:val="FootnoteReference"/>
        </w:rPr>
        <w:footnoteRef/>
      </w:r>
      <w:r>
        <w:t xml:space="preserve"> [JS] “showed me” or “made known to me”</w:t>
      </w:r>
    </w:p>
  </w:footnote>
  <w:footnote w:id="293">
    <w:p w14:paraId="6841512E" w14:textId="77777777" w:rsidR="00EB5325" w:rsidRPr="004A3E27" w:rsidRDefault="00EB5325" w:rsidP="00704CAA">
      <w:pPr>
        <w:pStyle w:val="footnote"/>
      </w:pPr>
      <w:r w:rsidRPr="004A3E27">
        <w:rPr>
          <w:rStyle w:val="FootnoteReference"/>
        </w:rPr>
        <w:footnoteRef/>
      </w:r>
      <w:r w:rsidRPr="004A3E27">
        <w:t xml:space="preserve"> Exodus 12:22; John 19:29; Hebrews 9:19.</w:t>
      </w:r>
    </w:p>
  </w:footnote>
  <w:footnote w:id="294">
    <w:p w14:paraId="2CD43332" w14:textId="77777777" w:rsidR="00EB5325" w:rsidRDefault="00EB5325" w:rsidP="00704CAA">
      <w:pPr>
        <w:pStyle w:val="footnote"/>
      </w:pPr>
      <w:r>
        <w:rPr>
          <w:rStyle w:val="FootnoteReference"/>
        </w:rPr>
        <w:footnoteRef/>
      </w:r>
      <w:r>
        <w:t xml:space="preserve"> [JS] literally “face”.</w:t>
      </w:r>
    </w:p>
  </w:footnote>
  <w:footnote w:id="295">
    <w:p w14:paraId="63BCC4B4" w14:textId="77777777" w:rsidR="00EB5325" w:rsidRDefault="00EB5325" w:rsidP="00704CAA">
      <w:pPr>
        <w:pStyle w:val="footnote"/>
      </w:pPr>
      <w:r>
        <w:rPr>
          <w:rStyle w:val="FootnoteReference"/>
        </w:rPr>
        <w:footnoteRef/>
      </w:r>
      <w:r>
        <w:t xml:space="preserve"> [JS] or “blood-guiltiness”</w:t>
      </w:r>
    </w:p>
  </w:footnote>
  <w:footnote w:id="296">
    <w:p w14:paraId="5BD3086D" w14:textId="77777777" w:rsidR="00EB5325" w:rsidRDefault="00EB5325" w:rsidP="00704CAA">
      <w:pPr>
        <w:pStyle w:val="footnote"/>
      </w:pPr>
      <w:r>
        <w:rPr>
          <w:rStyle w:val="FootnoteReference"/>
        </w:rPr>
        <w:footnoteRef/>
      </w:r>
      <w:r>
        <w:t xml:space="preserve"> [JS] or “gives thanks to,” or “thankfully confess You with praise”</w:t>
      </w:r>
    </w:p>
  </w:footnote>
  <w:footnote w:id="297">
    <w:p w14:paraId="49F73209" w14:textId="77777777" w:rsidR="00EB5325" w:rsidRPr="004A3E27" w:rsidRDefault="00EB5325"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EB5325" w:rsidRPr="004A3E27" w:rsidRDefault="00EB5325"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EB5325" w:rsidRDefault="00EB5325" w:rsidP="00704CAA">
      <w:pPr>
        <w:pStyle w:val="footnote"/>
      </w:pPr>
      <w:r>
        <w:rPr>
          <w:rStyle w:val="FootnoteReference"/>
        </w:rPr>
        <w:footnoteRef/>
      </w:r>
      <w:r>
        <w:t xml:space="preserve"> [JS] or “give thanks to You,” or “thankfully confess You with praise”</w:t>
      </w:r>
    </w:p>
  </w:footnote>
  <w:footnote w:id="300">
    <w:p w14:paraId="767368C4" w14:textId="77777777" w:rsidR="00EB5325" w:rsidRPr="004A3E27" w:rsidRDefault="00EB5325"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EB5325" w:rsidRPr="004A3E27" w:rsidRDefault="00EB5325" w:rsidP="00704CAA">
      <w:pPr>
        <w:pStyle w:val="footnote"/>
      </w:pPr>
      <w:r w:rsidRPr="004A3E27">
        <w:rPr>
          <w:rStyle w:val="FootnoteReference"/>
        </w:rPr>
        <w:footnoteRef/>
      </w:r>
      <w:r w:rsidRPr="004A3E27">
        <w:t xml:space="preserve"> Lk. 10:18; 2 Thess. 1:6.</w:t>
      </w:r>
    </w:p>
  </w:footnote>
  <w:footnote w:id="302">
    <w:p w14:paraId="10448F6D" w14:textId="77777777" w:rsidR="00EB5325" w:rsidRPr="004A3E27" w:rsidRDefault="00EB5325"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EB5325" w:rsidRDefault="00EB5325" w:rsidP="00704CAA">
      <w:pPr>
        <w:pStyle w:val="footnote"/>
      </w:pPr>
      <w:r>
        <w:rPr>
          <w:rStyle w:val="FootnoteReference"/>
        </w:rPr>
        <w:footnoteRef/>
      </w:r>
      <w:r>
        <w:t xml:space="preserve"> [JS] “it” refers to the iniquity and strife.</w:t>
      </w:r>
    </w:p>
  </w:footnote>
  <w:footnote w:id="304">
    <w:p w14:paraId="5BC02F63" w14:textId="77777777" w:rsidR="00EB5325" w:rsidRPr="004A3E27" w:rsidRDefault="00EB5325"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EB5325" w:rsidRDefault="00EB5325" w:rsidP="00704CAA">
      <w:pPr>
        <w:pStyle w:val="footnote"/>
      </w:pPr>
      <w:r>
        <w:rPr>
          <w:rStyle w:val="FootnoteReference"/>
        </w:rPr>
        <w:footnoteRef/>
      </w:r>
      <w:r>
        <w:t xml:space="preserve"> [JS] NETS omits “not”</w:t>
      </w:r>
    </w:p>
  </w:footnote>
  <w:footnote w:id="307">
    <w:p w14:paraId="586AA817" w14:textId="77777777" w:rsidR="00EB5325" w:rsidRPr="004A3E27" w:rsidRDefault="00EB5325"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EB5325" w:rsidRPr="004A3E27" w:rsidRDefault="00EB5325"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EB5325" w:rsidRDefault="00EB5325" w:rsidP="00704CAA">
      <w:pPr>
        <w:pStyle w:val="footnote"/>
      </w:pPr>
      <w:r>
        <w:rPr>
          <w:rStyle w:val="FootnoteReference"/>
        </w:rPr>
        <w:footnoteRef/>
      </w:r>
      <w:r>
        <w:t xml:space="preserve"> [JS] or “I will sing and praise,” or “I will sing and make music”</w:t>
      </w:r>
    </w:p>
  </w:footnote>
  <w:footnote w:id="310">
    <w:p w14:paraId="433EB3DE" w14:textId="77777777" w:rsidR="00EB5325" w:rsidRDefault="00EB5325"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EB5325" w:rsidRDefault="00EB5325" w:rsidP="00704CAA">
      <w:pPr>
        <w:pStyle w:val="footnote"/>
      </w:pPr>
      <w:r>
        <w:rPr>
          <w:rStyle w:val="FootnoteReference"/>
        </w:rPr>
        <w:footnoteRef/>
      </w:r>
      <w:r>
        <w:t xml:space="preserve"> [JS] Coptic has “Name” in place of “mercy”.</w:t>
      </w:r>
    </w:p>
  </w:footnote>
  <w:footnote w:id="312">
    <w:p w14:paraId="7728F8E8" w14:textId="77777777" w:rsidR="00EB5325" w:rsidRPr="004A3E27" w:rsidRDefault="00EB5325"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EB5325" w:rsidRDefault="00EB5325" w:rsidP="00704CAA">
      <w:pPr>
        <w:pStyle w:val="footnote"/>
      </w:pPr>
      <w:r>
        <w:rPr>
          <w:rStyle w:val="FootnoteReference"/>
        </w:rPr>
        <w:footnoteRef/>
      </w:r>
      <w:r>
        <w:t xml:space="preserve"> [JS] or “the lawless,” or “those that do wickedness”</w:t>
      </w:r>
    </w:p>
  </w:footnote>
  <w:footnote w:id="314">
    <w:p w14:paraId="670E273A" w14:textId="77777777" w:rsidR="00EB5325" w:rsidRPr="004A3E27" w:rsidRDefault="00EB5325" w:rsidP="00704CAA">
      <w:pPr>
        <w:pStyle w:val="footnote"/>
      </w:pPr>
      <w:r w:rsidRPr="004A3E27">
        <w:rPr>
          <w:rStyle w:val="FootnoteReference"/>
        </w:rPr>
        <w:footnoteRef/>
      </w:r>
      <w:r w:rsidRPr="004A3E27">
        <w:t xml:space="preserve"> Mercy: love (Luke 10:37).</w:t>
      </w:r>
    </w:p>
  </w:footnote>
  <w:footnote w:id="315">
    <w:p w14:paraId="2503BB75" w14:textId="77777777" w:rsidR="00EB5325" w:rsidRPr="004A3E27" w:rsidRDefault="00EB5325"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EB5325" w:rsidRPr="004A3E27" w:rsidRDefault="00EB5325"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EB5325" w:rsidRPr="004A3E27" w:rsidRDefault="00EB5325"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EB5325" w:rsidRPr="004A3E27" w:rsidRDefault="00EB5325"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EB5325" w:rsidRDefault="00EB5325"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EB5325" w:rsidRPr="004A3E27" w:rsidRDefault="00EB5325"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EB5325" w:rsidRPr="004A3E27" w:rsidRDefault="00EB5325"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EB5325" w:rsidRDefault="00EB5325"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EB5325" w:rsidRPr="004A3E27" w:rsidRDefault="00EB5325" w:rsidP="00704CAA">
      <w:pPr>
        <w:pStyle w:val="footnote"/>
      </w:pPr>
      <w:r w:rsidRPr="004A3E27">
        <w:rPr>
          <w:rStyle w:val="FootnoteReference"/>
        </w:rPr>
        <w:footnoteRef/>
      </w:r>
      <w:r w:rsidRPr="004A3E27">
        <w:t xml:space="preserve"> Job. 33:14.</w:t>
      </w:r>
    </w:p>
  </w:footnote>
  <w:footnote w:id="324">
    <w:p w14:paraId="733C9AA0" w14:textId="77777777" w:rsidR="00EB5325" w:rsidRDefault="00EB5325"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EB5325" w:rsidRDefault="00EB5325" w:rsidP="00704CAA">
      <w:pPr>
        <w:pStyle w:val="footnote"/>
      </w:pPr>
      <w:r>
        <w:rPr>
          <w:rStyle w:val="FootnoteReference"/>
        </w:rPr>
        <w:footnoteRef/>
      </w:r>
      <w:r>
        <w:t xml:space="preserve"> [JS] literally, “holy place”</w:t>
      </w:r>
    </w:p>
  </w:footnote>
  <w:footnote w:id="326">
    <w:p w14:paraId="105BC1C0"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EB5325" w:rsidRDefault="00EB5325" w:rsidP="00704CAA">
      <w:pPr>
        <w:pStyle w:val="footnote"/>
      </w:pPr>
      <w:r>
        <w:rPr>
          <w:rStyle w:val="FootnoteReference"/>
        </w:rPr>
        <w:footnoteRef/>
      </w:r>
      <w:r>
        <w:t xml:space="preserve"> [JS] Fr. Athanasius’ translation from the Coptic has “shall glory”</w:t>
      </w:r>
    </w:p>
  </w:footnote>
  <w:footnote w:id="328">
    <w:p w14:paraId="397554C6" w14:textId="77777777" w:rsidR="00EB5325" w:rsidRDefault="00EB5325"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EB5325" w:rsidRDefault="00EB5325" w:rsidP="00704CAA">
      <w:pPr>
        <w:pStyle w:val="footnote"/>
      </w:pPr>
      <w:r>
        <w:rPr>
          <w:rStyle w:val="FootnoteReference"/>
        </w:rPr>
        <w:footnoteRef/>
      </w:r>
      <w:r>
        <w:t xml:space="preserve"> [] Found in Fr. Athanasius’ translation from the Coptic</w:t>
      </w:r>
    </w:p>
  </w:footnote>
  <w:footnote w:id="330">
    <w:p w14:paraId="2E69FFAD" w14:textId="77777777" w:rsidR="00EB5325" w:rsidRDefault="00EB5325" w:rsidP="00704CAA">
      <w:pPr>
        <w:pStyle w:val="footnote"/>
      </w:pPr>
      <w:r>
        <w:rPr>
          <w:rStyle w:val="FootnoteReference"/>
        </w:rPr>
        <w:footnoteRef/>
      </w:r>
      <w:r>
        <w:t xml:space="preserve"> [JS] [] found in Coptic, see Vespers of Pashons 20.</w:t>
      </w:r>
    </w:p>
  </w:footnote>
  <w:footnote w:id="331">
    <w:p w14:paraId="33825382"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EB5325" w:rsidRPr="004A3E27" w:rsidRDefault="00EB5325"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EB5325" w:rsidRDefault="00EB5325" w:rsidP="00704CAA">
      <w:pPr>
        <w:pStyle w:val="footnote"/>
      </w:pPr>
      <w:r>
        <w:rPr>
          <w:rStyle w:val="FootnoteReference"/>
        </w:rPr>
        <w:footnoteRef/>
      </w:r>
      <w:r>
        <w:t xml:space="preserve"> [JS] lit, “filled with fatness.”</w:t>
      </w:r>
    </w:p>
  </w:footnote>
  <w:footnote w:id="334">
    <w:p w14:paraId="461E1005"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EB5325" w:rsidRPr="004A3E27" w:rsidRDefault="00EB5325"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EB5325" w:rsidRPr="004A3E27" w:rsidRDefault="00EB5325"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EB5325" w:rsidRPr="004A3E27" w:rsidRDefault="00EB5325" w:rsidP="00704CAA">
      <w:pPr>
        <w:pStyle w:val="footnote"/>
      </w:pPr>
      <w:r w:rsidRPr="004A3E27">
        <w:rPr>
          <w:rStyle w:val="FootnoteReference"/>
        </w:rPr>
        <w:footnoteRef/>
      </w:r>
      <w:r w:rsidRPr="004A3E27">
        <w:t xml:space="preserve"> See footnote 62. &lt;2 previously&gt;</w:t>
      </w:r>
    </w:p>
  </w:footnote>
  <w:footnote w:id="338">
    <w:p w14:paraId="1020379C" w14:textId="77777777" w:rsidR="00EB5325" w:rsidRDefault="00EB5325" w:rsidP="00704CAA">
      <w:pPr>
        <w:pStyle w:val="footnote"/>
      </w:pPr>
      <w:r>
        <w:rPr>
          <w:rStyle w:val="FootnoteReference"/>
        </w:rPr>
        <w:footnoteRef/>
      </w:r>
      <w:r>
        <w:t xml:space="preserve"> [JS], “do obeisance”, i.e. prostrate, not just an attitude, but an act</w:t>
      </w:r>
    </w:p>
  </w:footnote>
  <w:footnote w:id="339">
    <w:p w14:paraId="3F0207F5" w14:textId="77777777" w:rsidR="00EB5325" w:rsidRPr="004A3E27" w:rsidRDefault="00EB5325"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EB5325" w:rsidRPr="004A3E27" w:rsidRDefault="00EB5325"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EB5325" w:rsidRDefault="00EB5325" w:rsidP="00704CAA">
      <w:pPr>
        <w:pStyle w:val="footnote"/>
      </w:pPr>
      <w:r>
        <w:rPr>
          <w:rStyle w:val="FootnoteReference"/>
        </w:rPr>
        <w:footnoteRef/>
      </w:r>
      <w:r>
        <w:t xml:space="preserve"> [JS] Fr. Lazarus has, “for”</w:t>
      </w:r>
    </w:p>
  </w:footnote>
  <w:footnote w:id="342">
    <w:p w14:paraId="7332204F" w14:textId="77777777" w:rsidR="00EB5325" w:rsidRPr="004A3E27" w:rsidRDefault="00EB5325"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EB5325" w:rsidRPr="004A3E27" w:rsidRDefault="00EB5325"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EB5325" w:rsidRPr="004A3E27" w:rsidRDefault="00EB5325"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EB5325" w:rsidRDefault="00EB5325" w:rsidP="00704CAA">
      <w:pPr>
        <w:pStyle w:val="footnote"/>
      </w:pPr>
      <w:r>
        <w:rPr>
          <w:rStyle w:val="FootnoteReference"/>
        </w:rPr>
        <w:footnoteRef/>
      </w:r>
      <w:r>
        <w:t xml:space="preserve"> [JS] or “give thanks to You” or “thankfully confess You with praise”</w:t>
      </w:r>
    </w:p>
  </w:footnote>
  <w:footnote w:id="347">
    <w:p w14:paraId="10E8EE46" w14:textId="77777777" w:rsidR="00EB5325" w:rsidRDefault="00EB5325"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EB5325" w:rsidRPr="004A3E27" w:rsidRDefault="00EB5325"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EB5325" w:rsidRPr="004A3E27" w:rsidRDefault="00EB5325"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EB5325" w:rsidRPr="004A3E27" w:rsidRDefault="00EB5325"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EB5325" w:rsidRDefault="00EB5325" w:rsidP="00704CAA">
      <w:pPr>
        <w:pStyle w:val="footnote"/>
      </w:pPr>
      <w:r>
        <w:rPr>
          <w:rStyle w:val="FootnoteReference"/>
        </w:rPr>
        <w:footnoteRef/>
      </w:r>
      <w:r>
        <w:t xml:space="preserve"> [JS] literally, “before the face of”</w:t>
      </w:r>
    </w:p>
  </w:footnote>
  <w:footnote w:id="352">
    <w:p w14:paraId="102533E3" w14:textId="77777777" w:rsidR="00EB5325" w:rsidRPr="004A3E27" w:rsidRDefault="00EB5325"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EB5325" w:rsidRDefault="00EB5325" w:rsidP="00704CAA">
      <w:pPr>
        <w:pStyle w:val="footnote"/>
      </w:pPr>
      <w:r>
        <w:rPr>
          <w:rStyle w:val="FootnoteReference"/>
        </w:rPr>
        <w:footnoteRef/>
      </w:r>
      <w:r>
        <w:t xml:space="preserve"> [JS] literally “hosts”</w:t>
      </w:r>
    </w:p>
  </w:footnote>
  <w:footnote w:id="354">
    <w:p w14:paraId="1B31F91F" w14:textId="77777777" w:rsidR="00EB5325" w:rsidRDefault="00EB5325"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EB5325" w:rsidRDefault="00EB5325" w:rsidP="00704CAA">
      <w:pPr>
        <w:pStyle w:val="footnote"/>
      </w:pPr>
      <w:r>
        <w:rPr>
          <w:rStyle w:val="FootnoteReference"/>
        </w:rPr>
        <w:footnoteRef/>
      </w:r>
      <w:r>
        <w:t xml:space="preserve"> [JS] literally, “ten-thousand fold”</w:t>
      </w:r>
    </w:p>
  </w:footnote>
  <w:footnote w:id="357">
    <w:p w14:paraId="475823DF" w14:textId="77777777" w:rsidR="00EB5325" w:rsidRDefault="00EB5325"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EB5325" w:rsidRDefault="00EB5325"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EB5325" w:rsidRDefault="00EB5325" w:rsidP="00704CAA">
      <w:pPr>
        <w:pStyle w:val="footnote"/>
      </w:pPr>
      <w:r>
        <w:rPr>
          <w:rStyle w:val="FootnoteReference"/>
        </w:rPr>
        <w:footnoteRef/>
      </w:r>
      <w:r>
        <w:t xml:space="preserve"> [JS] “assemblies” or “congregations”</w:t>
      </w:r>
    </w:p>
  </w:footnote>
  <w:footnote w:id="361">
    <w:p w14:paraId="291850C2" w14:textId="77777777" w:rsidR="00EB5325" w:rsidRPr="004A3E27" w:rsidRDefault="00EB5325"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EB5325" w:rsidRDefault="00EB5325"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EB5325" w:rsidRPr="004A3E27" w:rsidRDefault="00EB5325"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EB5325" w:rsidRDefault="00EB5325" w:rsidP="00704CAA">
      <w:pPr>
        <w:pStyle w:val="footnote"/>
      </w:pPr>
      <w:r>
        <w:rPr>
          <w:rStyle w:val="FootnoteReference"/>
        </w:rPr>
        <w:footnoteRef/>
      </w:r>
      <w:r>
        <w:t xml:space="preserve"> [JS] Coptic has “mire of death”. See the Ninth Hour of Great Friday.</w:t>
      </w:r>
    </w:p>
  </w:footnote>
  <w:footnote w:id="365">
    <w:p w14:paraId="24447BAC" w14:textId="77777777" w:rsidR="00EB5325" w:rsidRPr="004A3E27" w:rsidRDefault="00EB5325"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EB5325" w:rsidRPr="004A3E27" w:rsidRDefault="00EB5325"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EB5325" w:rsidRPr="004A3E27" w:rsidRDefault="00EB5325" w:rsidP="00704CAA">
      <w:pPr>
        <w:pStyle w:val="footnote"/>
      </w:pPr>
      <w:r w:rsidRPr="004A3E27">
        <w:rPr>
          <w:rStyle w:val="FootnoteReference"/>
        </w:rPr>
        <w:footnoteRef/>
      </w:r>
      <w:r w:rsidRPr="004A3E27">
        <w:t xml:space="preserve"> Mk. 15:29; Jn. 2:17; Rom. 15:3.</w:t>
      </w:r>
    </w:p>
  </w:footnote>
  <w:footnote w:id="368">
    <w:p w14:paraId="22B19FA9" w14:textId="77777777" w:rsidR="00EB5325" w:rsidRPr="004A3E27" w:rsidRDefault="00EB5325" w:rsidP="00704CAA">
      <w:pPr>
        <w:pStyle w:val="footnote"/>
      </w:pPr>
      <w:r w:rsidRPr="004A3E27">
        <w:rPr>
          <w:rStyle w:val="FootnoteReference"/>
        </w:rPr>
        <w:footnoteRef/>
      </w:r>
      <w:r w:rsidRPr="004A3E27">
        <w:t xml:space="preserve"> The elders and chief priests.</w:t>
      </w:r>
    </w:p>
  </w:footnote>
  <w:footnote w:id="369">
    <w:p w14:paraId="1346C83A" w14:textId="77777777" w:rsidR="00EB5325" w:rsidRPr="004A3E27" w:rsidRDefault="00EB5325"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EB5325" w:rsidRDefault="00EB5325"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EB5325" w:rsidRPr="004A3E27" w:rsidRDefault="00EB5325" w:rsidP="00704CAA">
      <w:pPr>
        <w:pStyle w:val="footnote"/>
      </w:pPr>
      <w:r w:rsidRPr="004A3E27">
        <w:rPr>
          <w:rStyle w:val="FootnoteReference"/>
        </w:rPr>
        <w:footnoteRef/>
      </w:r>
      <w:r w:rsidRPr="004A3E27">
        <w:t xml:space="preserve"> Mt. 16:21; Mk. 8:31.</w:t>
      </w:r>
    </w:p>
  </w:footnote>
  <w:footnote w:id="372">
    <w:p w14:paraId="1283807F" w14:textId="77777777" w:rsidR="00EB5325" w:rsidRPr="004A3E27" w:rsidRDefault="00EB5325" w:rsidP="00704CAA">
      <w:pPr>
        <w:pStyle w:val="footnote"/>
      </w:pPr>
      <w:r w:rsidRPr="004A3E27">
        <w:rPr>
          <w:rStyle w:val="FootnoteReference"/>
        </w:rPr>
        <w:footnoteRef/>
      </w:r>
      <w:r w:rsidRPr="004A3E27">
        <w:t xml:space="preserve"> Mt. 27:34.</w:t>
      </w:r>
    </w:p>
  </w:footnote>
  <w:footnote w:id="373">
    <w:p w14:paraId="59E554A3" w14:textId="77777777" w:rsidR="00EB5325" w:rsidRPr="004A3E27" w:rsidRDefault="00EB5325"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EB5325" w:rsidRPr="004A3E27" w:rsidRDefault="00EB5325"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EB5325" w:rsidRDefault="00EB5325"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EB5325" w:rsidRPr="004A3E27" w:rsidRDefault="00EB5325"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EB5325" w:rsidRDefault="00EB5325"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EB5325" w:rsidRPr="004A3E27" w:rsidRDefault="00EB5325"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EB5325" w:rsidRPr="004A3E27" w:rsidRDefault="00EB5325"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EB5325" w:rsidRDefault="00EB5325" w:rsidP="00704CAA">
      <w:pPr>
        <w:pStyle w:val="footnote"/>
      </w:pPr>
      <w:r>
        <w:rPr>
          <w:rStyle w:val="FootnoteReference"/>
        </w:rPr>
        <w:footnoteRef/>
      </w:r>
      <w:r>
        <w:t xml:space="preserve"> [JS] literally, “arm”.</w:t>
      </w:r>
    </w:p>
  </w:footnote>
  <w:footnote w:id="381">
    <w:p w14:paraId="6A96DAD6" w14:textId="77777777" w:rsidR="00EB5325" w:rsidRPr="004A3E27" w:rsidRDefault="00EB5325" w:rsidP="00704CAA">
      <w:pPr>
        <w:pStyle w:val="footnote"/>
      </w:pPr>
      <w:r w:rsidRPr="004A3E27">
        <w:rPr>
          <w:rStyle w:val="FootnoteReference"/>
        </w:rPr>
        <w:footnoteRef/>
      </w:r>
      <w:r w:rsidRPr="004A3E27">
        <w:t xml:space="preserve"> Ephes. 3:10; 4:8.</w:t>
      </w:r>
    </w:p>
  </w:footnote>
  <w:footnote w:id="382">
    <w:p w14:paraId="3856467E" w14:textId="77777777" w:rsidR="00EB5325" w:rsidRDefault="00EB5325"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EB5325" w:rsidRPr="004A3E27" w:rsidRDefault="00EB5325"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EB5325" w:rsidRPr="004A3E27" w:rsidRDefault="00EB5325"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EB5325" w:rsidRDefault="00EB5325" w:rsidP="00704CAA">
      <w:pPr>
        <w:pStyle w:val="footnote"/>
      </w:pPr>
      <w:r>
        <w:rPr>
          <w:rStyle w:val="FootnoteReference"/>
        </w:rPr>
        <w:footnoteRef/>
      </w:r>
      <w:r>
        <w:t xml:space="preserve"> [JS] literally “He will judge the poor of the people.”</w:t>
      </w:r>
    </w:p>
  </w:footnote>
  <w:footnote w:id="386">
    <w:p w14:paraId="5CB4BFD0" w14:textId="77777777" w:rsidR="00EB5325" w:rsidRPr="004A3E27" w:rsidRDefault="00EB5325"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EB5325" w:rsidRPr="004A3E27" w:rsidRDefault="00EB5325" w:rsidP="00704CAA">
      <w:pPr>
        <w:pStyle w:val="footnote"/>
      </w:pPr>
      <w:r w:rsidRPr="004A3E27">
        <w:rPr>
          <w:rStyle w:val="FootnoteReference"/>
        </w:rPr>
        <w:footnoteRef/>
      </w:r>
      <w:r w:rsidRPr="004A3E27">
        <w:t xml:space="preserve"> Rivers: Tigris and Euphrates.</w:t>
      </w:r>
    </w:p>
  </w:footnote>
  <w:footnote w:id="388">
    <w:p w14:paraId="40EFD021"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EB5325" w:rsidRDefault="00EB5325"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EB5325" w:rsidRPr="004A3E27" w:rsidRDefault="00EB5325"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EB5325" w:rsidRDefault="00EB5325" w:rsidP="00704CAA">
      <w:pPr>
        <w:pStyle w:val="footnote"/>
      </w:pPr>
      <w:r>
        <w:rPr>
          <w:rStyle w:val="FootnoteReference"/>
        </w:rPr>
        <w:footnoteRef/>
      </w:r>
      <w:r>
        <w:t xml:space="preserve"> [JS] Fr. Athanasius has, “all nations shall glorify Him.</w:t>
      </w:r>
    </w:p>
  </w:footnote>
  <w:footnote w:id="393">
    <w:p w14:paraId="266FC831" w14:textId="77777777" w:rsidR="00EB5325" w:rsidRDefault="00EB5325" w:rsidP="00704CAA">
      <w:pPr>
        <w:pStyle w:val="footnote"/>
      </w:pPr>
      <w:r>
        <w:rPr>
          <w:rStyle w:val="FootnoteReference"/>
        </w:rPr>
        <w:footnoteRef/>
      </w:r>
      <w:r>
        <w:t xml:space="preserve"> [JS] found in Copitc. See the First Hour of Monday of Holy Week.</w:t>
      </w:r>
    </w:p>
  </w:footnote>
  <w:footnote w:id="394">
    <w:p w14:paraId="295FC4E3" w14:textId="77777777" w:rsidR="00EB5325" w:rsidRDefault="00EB5325" w:rsidP="00704CAA">
      <w:pPr>
        <w:pStyle w:val="footnote"/>
      </w:pPr>
      <w:r>
        <w:rPr>
          <w:rStyle w:val="FootnoteReference"/>
        </w:rPr>
        <w:footnoteRef/>
      </w:r>
      <w:r>
        <w:t xml:space="preserve"> [JS] or, “So be it! So be it!”</w:t>
      </w:r>
    </w:p>
  </w:footnote>
  <w:footnote w:id="395">
    <w:p w14:paraId="5A10FE12" w14:textId="77777777" w:rsidR="00EB5325" w:rsidRPr="004A3E27" w:rsidRDefault="00EB5325"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EB5325" w:rsidRPr="004A3E27" w:rsidRDefault="00EB5325"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EB5325" w:rsidRPr="004A3E27" w:rsidRDefault="00EB5325" w:rsidP="00704CAA">
      <w:pPr>
        <w:pStyle w:val="footnote"/>
      </w:pPr>
      <w:r w:rsidRPr="004A3E27">
        <w:tab/>
        <w:t>For them there are no pains;</w:t>
      </w:r>
    </w:p>
    <w:p w14:paraId="329CF061" w14:textId="77777777" w:rsidR="00EB5325" w:rsidRPr="004A3E27" w:rsidRDefault="00EB5325" w:rsidP="00704CAA">
      <w:pPr>
        <w:pStyle w:val="footnote"/>
      </w:pPr>
      <w:r w:rsidRPr="004A3E27">
        <w:tab/>
        <w:t>fit and strong are their bodies.</w:t>
      </w:r>
    </w:p>
  </w:footnote>
  <w:footnote w:id="397">
    <w:p w14:paraId="49BE7CC0" w14:textId="77777777" w:rsidR="00EB5325" w:rsidRPr="004A3E27" w:rsidRDefault="00EB5325"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EB5325" w:rsidRPr="004A3E27" w:rsidRDefault="00EB5325"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EB5325" w:rsidRPr="004A3E27" w:rsidRDefault="00EB5325"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EB5325" w:rsidRPr="004A3E27" w:rsidRDefault="00EB5325"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EB5325" w:rsidRPr="004A3E27" w:rsidRDefault="00EB5325"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EB5325" w:rsidRPr="004A3E27" w:rsidRDefault="00EB5325"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EB5325" w:rsidRPr="004A3E27" w:rsidRDefault="00EB5325"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EB5325" w:rsidRDefault="00EB5325"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EB5325" w:rsidRDefault="00EB5325" w:rsidP="00704CAA">
      <w:pPr>
        <w:pStyle w:val="footnote"/>
      </w:pPr>
      <w:r>
        <w:rPr>
          <w:rStyle w:val="FootnoteReference"/>
        </w:rPr>
        <w:footnoteRef/>
      </w:r>
      <w:r>
        <w:t xml:space="preserve"> [JS] or emblems.</w:t>
      </w:r>
    </w:p>
  </w:footnote>
  <w:footnote w:id="406">
    <w:p w14:paraId="3520D724" w14:textId="77777777" w:rsidR="00EB5325" w:rsidRPr="004A3E27" w:rsidRDefault="00EB5325"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EB5325" w:rsidRPr="004A3E27" w:rsidRDefault="00EB5325"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EB5325" w:rsidRPr="004A3E27" w:rsidRDefault="00EB5325"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EB5325" w:rsidRPr="005B2E82" w:rsidRDefault="00EB5325"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EB5325" w:rsidRDefault="00EB5325" w:rsidP="00704CAA">
      <w:pPr>
        <w:pStyle w:val="footnote"/>
      </w:pPr>
      <w:r>
        <w:rPr>
          <w:rStyle w:val="FootnoteReference"/>
        </w:rPr>
        <w:footnoteRef/>
      </w:r>
      <w:r>
        <w:t xml:space="preserve"> [JS] or “give thanks to You” or “thankfully confess you with praise”</w:t>
      </w:r>
    </w:p>
  </w:footnote>
  <w:footnote w:id="411">
    <w:p w14:paraId="3CA113B3" w14:textId="77777777" w:rsidR="00EB5325" w:rsidRDefault="00EB5325"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EB5325" w:rsidRDefault="00EB5325" w:rsidP="00704CAA">
      <w:pPr>
        <w:pStyle w:val="footnote"/>
      </w:pPr>
      <w:r>
        <w:rPr>
          <w:rStyle w:val="FootnoteReference"/>
        </w:rPr>
        <w:footnoteRef/>
      </w:r>
      <w:r>
        <w:t xml:space="preserve"> [JS] literally “horn”, here and below.</w:t>
      </w:r>
    </w:p>
  </w:footnote>
  <w:footnote w:id="413">
    <w:p w14:paraId="0BE9BC7E" w14:textId="77777777" w:rsidR="00EB5325" w:rsidRPr="004A3E27" w:rsidRDefault="00EB5325"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EB5325" w:rsidRPr="004A3E27" w:rsidRDefault="00EB5325"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EB5325" w:rsidRPr="004A3E27" w:rsidRDefault="00EB5325"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EB5325" w:rsidRPr="004A3E27" w:rsidRDefault="00EB5325"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EB5325" w:rsidRDefault="00EB5325"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EB5325" w:rsidRDefault="00EB5325" w:rsidP="00704CAA">
      <w:pPr>
        <w:pStyle w:val="footnote"/>
      </w:pPr>
      <w:r>
        <w:rPr>
          <w:rStyle w:val="FootnoteReference"/>
        </w:rPr>
        <w:footnoteRef/>
      </w:r>
      <w:r>
        <w:t xml:space="preserve"> [JS] literally, “their voice”</w:t>
      </w:r>
    </w:p>
  </w:footnote>
  <w:footnote w:id="420">
    <w:p w14:paraId="5681D4C4" w14:textId="77777777" w:rsidR="00EB5325" w:rsidRDefault="00EB5325" w:rsidP="00704CAA">
      <w:pPr>
        <w:pStyle w:val="footnote"/>
      </w:pPr>
      <w:r>
        <w:rPr>
          <w:rStyle w:val="FootnoteReference"/>
        </w:rPr>
        <w:footnoteRef/>
      </w:r>
      <w:r>
        <w:t xml:space="preserve"> [JS] literally, “arrows”</w:t>
      </w:r>
    </w:p>
  </w:footnote>
  <w:footnote w:id="421">
    <w:p w14:paraId="4DCC51CC" w14:textId="77777777" w:rsidR="00EB5325" w:rsidRDefault="00EB5325" w:rsidP="00704CAA">
      <w:pPr>
        <w:pStyle w:val="footnote"/>
      </w:pPr>
      <w:r>
        <w:rPr>
          <w:rStyle w:val="FootnoteReference"/>
        </w:rPr>
        <w:footnoteRef/>
      </w:r>
      <w:r>
        <w:t xml:space="preserve"> [JS] literally, “voice”</w:t>
      </w:r>
    </w:p>
  </w:footnote>
  <w:footnote w:id="422">
    <w:p w14:paraId="326ADCD9" w14:textId="77777777" w:rsidR="00EB5325" w:rsidRDefault="00EB5325"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EB5325" w:rsidRDefault="00EB5325"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EB5325" w:rsidRDefault="00EB5325" w:rsidP="00704CAA">
      <w:pPr>
        <w:pStyle w:val="footnote"/>
      </w:pPr>
      <w:r>
        <w:tab/>
        <w:t>‘I will speak My mind in parables,</w:t>
      </w:r>
    </w:p>
    <w:p w14:paraId="2B8A9AE4" w14:textId="77777777" w:rsidR="00EB5325" w:rsidRDefault="00EB5325" w:rsidP="00704CAA">
      <w:pPr>
        <w:pStyle w:val="footnote"/>
      </w:pPr>
      <w:r>
        <w:tab/>
        <w:t>divulge secrets hidden since creation’ (cf. Rev. 3:14).</w:t>
      </w:r>
    </w:p>
  </w:footnote>
  <w:footnote w:id="424">
    <w:p w14:paraId="7F64F145" w14:textId="77777777" w:rsidR="00EB5325" w:rsidRDefault="00EB5325"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EB5325" w:rsidRDefault="00EB5325" w:rsidP="00704CAA">
      <w:pPr>
        <w:pStyle w:val="footnote"/>
      </w:pPr>
      <w:r>
        <w:rPr>
          <w:rStyle w:val="FootnoteReference"/>
        </w:rPr>
        <w:footnoteRef/>
      </w:r>
      <w:r>
        <w:t xml:space="preserve"> Ephraim = Israel (cf. Hos. 7; Num. 14; 1 Sam. 4).</w:t>
      </w:r>
    </w:p>
  </w:footnote>
  <w:footnote w:id="426">
    <w:p w14:paraId="42FDB028" w14:textId="77777777" w:rsidR="00EB5325" w:rsidRDefault="00EB5325" w:rsidP="00704CAA">
      <w:pPr>
        <w:pStyle w:val="footnote"/>
      </w:pPr>
      <w:r>
        <w:rPr>
          <w:rStyle w:val="FootnoteReference"/>
        </w:rPr>
        <w:footnoteRef/>
      </w:r>
      <w:r>
        <w:t xml:space="preserve"> [JS] literally, “a waterless land”</w:t>
      </w:r>
    </w:p>
  </w:footnote>
  <w:footnote w:id="427">
    <w:p w14:paraId="195BD616" w14:textId="77777777" w:rsidR="00EB5325" w:rsidRDefault="00EB5325"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EB5325" w:rsidRDefault="00EB5325" w:rsidP="00704CAA">
      <w:pPr>
        <w:pStyle w:val="footnote"/>
      </w:pPr>
      <w:r>
        <w:rPr>
          <w:rStyle w:val="FootnoteReference"/>
        </w:rPr>
        <w:footnoteRef/>
      </w:r>
      <w:r>
        <w:t xml:space="preserve"> He deferred giving them the promised food and the Promised Land.</w:t>
      </w:r>
    </w:p>
  </w:footnote>
  <w:footnote w:id="429">
    <w:p w14:paraId="3009B475" w14:textId="77777777" w:rsidR="00EB5325" w:rsidRDefault="00EB5325"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EB5325" w:rsidRDefault="00EB5325" w:rsidP="00704CAA">
      <w:pPr>
        <w:pStyle w:val="footnote"/>
      </w:pPr>
      <w:r>
        <w:rPr>
          <w:rStyle w:val="FootnoteReference"/>
        </w:rPr>
        <w:footnoteRef/>
      </w:r>
      <w:r>
        <w:t xml:space="preserve"> [JS] Fr. Lazarus has “recovered from wine”</w:t>
      </w:r>
    </w:p>
  </w:footnote>
  <w:footnote w:id="431">
    <w:p w14:paraId="223B11C9" w14:textId="77777777" w:rsidR="00EB5325" w:rsidRDefault="00EB5325"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EB5325" w:rsidRDefault="00EB5325"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EB5325" w:rsidRDefault="00EB5325" w:rsidP="00704CAA">
      <w:pPr>
        <w:pStyle w:val="footnote"/>
      </w:pPr>
      <w:r>
        <w:rPr>
          <w:rStyle w:val="FootnoteReference"/>
        </w:rPr>
        <w:footnoteRef/>
      </w:r>
      <w:r>
        <w:t xml:space="preserve"> John 15.</w:t>
      </w:r>
    </w:p>
  </w:footnote>
  <w:footnote w:id="434">
    <w:p w14:paraId="2C8E5EE9" w14:textId="77777777" w:rsidR="00EB5325" w:rsidRDefault="00EB5325" w:rsidP="00704CAA">
      <w:pPr>
        <w:pStyle w:val="footnote"/>
      </w:pPr>
      <w:r>
        <w:rPr>
          <w:rStyle w:val="FootnoteReference"/>
        </w:rPr>
        <w:footnoteRef/>
      </w:r>
      <w:r>
        <w:t xml:space="preserve"> Joseph = Israel (Gen. 40:23; 48:15; Amos 6:6).</w:t>
      </w:r>
    </w:p>
  </w:footnote>
  <w:footnote w:id="435">
    <w:p w14:paraId="6CDBD594" w14:textId="77777777" w:rsidR="00EB5325" w:rsidRDefault="00EB5325" w:rsidP="00704CAA">
      <w:pPr>
        <w:pStyle w:val="footnote"/>
      </w:pPr>
      <w:r>
        <w:rPr>
          <w:rStyle w:val="FootnoteReference"/>
        </w:rPr>
        <w:footnoteRef/>
      </w:r>
      <w:r>
        <w:t xml:space="preserve"> 2 Sam. 6:2 (LXX).</w:t>
      </w:r>
    </w:p>
  </w:footnote>
  <w:footnote w:id="436">
    <w:p w14:paraId="489D83CE" w14:textId="77777777" w:rsidR="00EB5325" w:rsidRDefault="00EB5325" w:rsidP="00704CAA">
      <w:pPr>
        <w:pStyle w:val="footnote"/>
      </w:pPr>
      <w:r>
        <w:rPr>
          <w:rStyle w:val="FootnoteReference"/>
        </w:rPr>
        <w:footnoteRef/>
      </w:r>
      <w:r>
        <w:t xml:space="preserve"> [JS] or “appear” or “reveal Yourself”</w:t>
      </w:r>
    </w:p>
  </w:footnote>
  <w:footnote w:id="437">
    <w:p w14:paraId="5DD6452F" w14:textId="77777777" w:rsidR="00EB5325" w:rsidRDefault="00EB5325" w:rsidP="00704CAA">
      <w:pPr>
        <w:pStyle w:val="footnote"/>
      </w:pPr>
      <w:r>
        <w:rPr>
          <w:rStyle w:val="FootnoteReference"/>
        </w:rPr>
        <w:footnoteRef/>
      </w:r>
      <w:r>
        <w:t xml:space="preserve"> [JS] or “reveal Your face”.</w:t>
      </w:r>
    </w:p>
  </w:footnote>
  <w:footnote w:id="438">
    <w:p w14:paraId="002903A1" w14:textId="77777777" w:rsidR="00EB5325" w:rsidRDefault="00EB5325"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EB5325" w:rsidRDefault="00EB5325"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EB5325" w:rsidRDefault="00EB5325" w:rsidP="00704CAA">
      <w:pPr>
        <w:pStyle w:val="footnote"/>
      </w:pPr>
      <w:r>
        <w:rPr>
          <w:rStyle w:val="FootnoteReference"/>
        </w:rPr>
        <w:footnoteRef/>
      </w:r>
      <w:r>
        <w:t xml:space="preserve"> ‘What tongue? The voice of God’ (St Athanasius).</w:t>
      </w:r>
    </w:p>
  </w:footnote>
  <w:footnote w:id="441">
    <w:p w14:paraId="5A843CA9" w14:textId="77777777" w:rsidR="00EB5325" w:rsidRDefault="00EB5325" w:rsidP="00704CAA">
      <w:pPr>
        <w:pStyle w:val="footnote"/>
      </w:pPr>
      <w:r>
        <w:rPr>
          <w:rStyle w:val="FootnoteReference"/>
        </w:rPr>
        <w:footnoteRef/>
      </w:r>
      <w:r>
        <w:t xml:space="preserve"> Exodus 9:23; 19:16.</w:t>
      </w:r>
    </w:p>
  </w:footnote>
  <w:footnote w:id="442">
    <w:p w14:paraId="1E18146F" w14:textId="77777777" w:rsidR="00EB5325" w:rsidRDefault="00EB5325"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EB5325" w:rsidRDefault="00EB5325"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EB5325" w:rsidRDefault="00EB5325" w:rsidP="00704CAA">
      <w:pPr>
        <w:pStyle w:val="footnote"/>
      </w:pPr>
      <w:r>
        <w:rPr>
          <w:rStyle w:val="FootnoteReference"/>
        </w:rPr>
        <w:footnoteRef/>
      </w:r>
      <w:r>
        <w:t xml:space="preserve"> </w:t>
      </w:r>
      <w:r>
        <w:rPr>
          <w:i/>
        </w:rPr>
        <w:t>See the previous footnote</w:t>
      </w:r>
      <w:r>
        <w:t>.</w:t>
      </w:r>
    </w:p>
  </w:footnote>
  <w:footnote w:id="445">
    <w:p w14:paraId="1105B361" w14:textId="77777777" w:rsidR="00EB5325" w:rsidRDefault="00EB5325" w:rsidP="00704CAA">
      <w:pPr>
        <w:pStyle w:val="footnote"/>
      </w:pPr>
      <w:r>
        <w:rPr>
          <w:rStyle w:val="FootnoteReference"/>
        </w:rPr>
        <w:footnoteRef/>
      </w:r>
      <w:r>
        <w:t xml:space="preserve"> Cf. Isaiah 36:6; 2 Chron. 32:8; 1 Tim. 6:17; Ps. 74:4; Gal. 2:9; 1 Sam. 2:8.</w:t>
      </w:r>
    </w:p>
  </w:footnote>
  <w:footnote w:id="446">
    <w:p w14:paraId="22BF4FA1" w14:textId="77777777" w:rsidR="00EB5325" w:rsidRDefault="00EB5325" w:rsidP="00704CAA">
      <w:pPr>
        <w:pStyle w:val="footnote"/>
      </w:pPr>
      <w:r>
        <w:rPr>
          <w:rStyle w:val="FootnoteReference"/>
        </w:rPr>
        <w:footnoteRef/>
      </w:r>
      <w:r>
        <w:t xml:space="preserve"> John 10:34-36.</w:t>
      </w:r>
    </w:p>
  </w:footnote>
  <w:footnote w:id="447">
    <w:p w14:paraId="205EA097" w14:textId="77777777" w:rsidR="00EB5325" w:rsidRDefault="00EB5325" w:rsidP="00704CAA">
      <w:pPr>
        <w:pStyle w:val="footnote"/>
      </w:pPr>
      <w:r>
        <w:rPr>
          <w:rStyle w:val="FootnoteReference"/>
        </w:rPr>
        <w:footnoteRef/>
      </w:r>
      <w:r>
        <w:t xml:space="preserve"> This prayer is already answered (John 3:18; 9:39; 12:31; Acts 17:31).</w:t>
      </w:r>
    </w:p>
  </w:footnote>
  <w:footnote w:id="448">
    <w:p w14:paraId="6943972C" w14:textId="77777777" w:rsidR="00EB5325" w:rsidRDefault="00EB5325"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EB5325" w:rsidRDefault="00EB5325" w:rsidP="00704CAA">
      <w:pPr>
        <w:pStyle w:val="footnote"/>
      </w:pPr>
      <w:r>
        <w:rPr>
          <w:rStyle w:val="FootnoteReference"/>
        </w:rPr>
        <w:footnoteRef/>
      </w:r>
      <w:r>
        <w:t xml:space="preserve"> Man has made a mess of the earth (Gen. 3; Isaiah 24:4-6 etc.)</w:t>
      </w:r>
    </w:p>
  </w:footnote>
  <w:footnote w:id="450">
    <w:p w14:paraId="0AFEFBC6" w14:textId="77777777" w:rsidR="00EB5325" w:rsidRDefault="00EB5325" w:rsidP="00704CAA">
      <w:pPr>
        <w:pStyle w:val="footnote"/>
      </w:pPr>
      <w:r>
        <w:rPr>
          <w:rStyle w:val="FootnoteReference"/>
        </w:rPr>
        <w:footnoteRef/>
      </w:r>
      <w:r>
        <w:t xml:space="preserve"> [JS] or “anointed”</w:t>
      </w:r>
    </w:p>
  </w:footnote>
  <w:footnote w:id="451">
    <w:p w14:paraId="730D978B" w14:textId="77777777" w:rsidR="00EB5325" w:rsidRDefault="00EB5325" w:rsidP="00704CAA">
      <w:pPr>
        <w:pStyle w:val="footnote"/>
      </w:pPr>
      <w:r>
        <w:rPr>
          <w:rStyle w:val="FootnoteReference"/>
        </w:rPr>
        <w:footnoteRef/>
      </w:r>
      <w:r>
        <w:t xml:space="preserve"> Cf. Lk. 13:25; Mk. 4:11; Col. 4:5; Rev. 22:15.</w:t>
      </w:r>
    </w:p>
  </w:footnote>
  <w:footnote w:id="452">
    <w:p w14:paraId="6B7BADAC" w14:textId="77777777" w:rsidR="00EB5325" w:rsidRDefault="00EB5325" w:rsidP="00704CAA">
      <w:pPr>
        <w:pStyle w:val="footnote"/>
      </w:pPr>
      <w:r>
        <w:rPr>
          <w:rStyle w:val="FootnoteReference"/>
        </w:rPr>
        <w:footnoteRef/>
      </w:r>
      <w:r>
        <w:t xml:space="preserve"> [JS] or “transgressions”</w:t>
      </w:r>
    </w:p>
  </w:footnote>
  <w:footnote w:id="453">
    <w:p w14:paraId="02C29B32" w14:textId="77777777" w:rsidR="00EB5325" w:rsidRDefault="00EB5325"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EB5325" w:rsidRDefault="00EB5325" w:rsidP="00704CAA">
      <w:pPr>
        <w:pStyle w:val="footnote"/>
      </w:pPr>
      <w:r>
        <w:rPr>
          <w:rStyle w:val="FootnoteReference"/>
        </w:rPr>
        <w:footnoteRef/>
      </w:r>
      <w:r>
        <w:t xml:space="preserve"> [JS] Fr. Lazarus has, “convert us”</w:t>
      </w:r>
    </w:p>
  </w:footnote>
  <w:footnote w:id="455">
    <w:p w14:paraId="6C5AEC7E" w14:textId="77777777" w:rsidR="00EB5325" w:rsidRDefault="00EB5325" w:rsidP="00704CAA">
      <w:pPr>
        <w:pStyle w:val="footnote"/>
      </w:pPr>
      <w:r>
        <w:rPr>
          <w:rStyle w:val="FootnoteReference"/>
        </w:rPr>
        <w:footnoteRef/>
      </w:r>
      <w:r>
        <w:t xml:space="preserve"> [JS] or “sprouted”</w:t>
      </w:r>
    </w:p>
  </w:footnote>
  <w:footnote w:id="456">
    <w:p w14:paraId="772F8ED6" w14:textId="77777777" w:rsidR="00EB5325" w:rsidRDefault="00EB5325" w:rsidP="00704CAA">
      <w:pPr>
        <w:pStyle w:val="footnote"/>
      </w:pPr>
      <w:r>
        <w:rPr>
          <w:rStyle w:val="FootnoteReference"/>
        </w:rPr>
        <w:footnoteRef/>
      </w:r>
      <w:r>
        <w:t xml:space="preserve"> holy: cf. 1 Cor. 3:16,17; 6:15-19; Heb. 3:1; 12:10; 1 Pet. 1:15,16; 2 Pet. 1-4.</w:t>
      </w:r>
    </w:p>
  </w:footnote>
  <w:footnote w:id="457">
    <w:p w14:paraId="7687ABB0" w14:textId="77777777" w:rsidR="00EB5325" w:rsidRDefault="00EB5325"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EB5325" w:rsidRDefault="00EB5325" w:rsidP="00704CAA">
      <w:pPr>
        <w:pStyle w:val="footnote"/>
      </w:pPr>
      <w:r>
        <w:rPr>
          <w:rStyle w:val="FootnoteReference"/>
        </w:rPr>
        <w:footnoteRef/>
      </w:r>
      <w:r>
        <w:t xml:space="preserve"> [JS] literally, “voice”</w:t>
      </w:r>
    </w:p>
  </w:footnote>
  <w:footnote w:id="459">
    <w:p w14:paraId="1EA6A25D" w14:textId="77777777" w:rsidR="00EB5325" w:rsidRDefault="00EB5325" w:rsidP="00704CAA">
      <w:pPr>
        <w:pStyle w:val="footnote"/>
      </w:pPr>
      <w:r>
        <w:rPr>
          <w:rStyle w:val="FootnoteReference"/>
        </w:rPr>
        <w:footnoteRef/>
      </w:r>
      <w:r>
        <w:t xml:space="preserve"> [JS] Literally, “do obeisance”, i.e. physically bow down</w:t>
      </w:r>
    </w:p>
  </w:footnote>
  <w:footnote w:id="460">
    <w:p w14:paraId="79AF8739" w14:textId="77777777" w:rsidR="00EB5325" w:rsidRDefault="00EB5325" w:rsidP="00704CAA">
      <w:pPr>
        <w:pStyle w:val="footnote"/>
      </w:pPr>
      <w:r>
        <w:rPr>
          <w:rStyle w:val="FootnoteReference"/>
        </w:rPr>
        <w:footnoteRef/>
      </w:r>
      <w:r>
        <w:t xml:space="preserve"> ‘The song of the Lamb.’ (Rev. 15:3-5; John 12:32).</w:t>
      </w:r>
    </w:p>
  </w:footnote>
  <w:footnote w:id="461">
    <w:p w14:paraId="5DE393CF" w14:textId="77777777" w:rsidR="00EB5325" w:rsidRDefault="00EB5325"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EB5325" w:rsidRDefault="00EB5325" w:rsidP="00704CAA">
      <w:pPr>
        <w:pStyle w:val="footnote"/>
      </w:pPr>
      <w:r>
        <w:rPr>
          <w:rStyle w:val="FootnoteReference"/>
        </w:rPr>
        <w:footnoteRef/>
      </w:r>
      <w:r>
        <w:t xml:space="preserve"> [JS] or “lawless”</w:t>
      </w:r>
    </w:p>
  </w:footnote>
  <w:footnote w:id="463">
    <w:p w14:paraId="695890BF" w14:textId="77777777" w:rsidR="00EB5325" w:rsidRDefault="00EB5325" w:rsidP="00704CAA">
      <w:pPr>
        <w:pStyle w:val="footnote"/>
      </w:pPr>
      <w:r>
        <w:rPr>
          <w:rStyle w:val="FootnoteReference"/>
        </w:rPr>
        <w:footnoteRef/>
      </w:r>
      <w:r>
        <w:t xml:space="preserve"> [JS] Or, “band”, “gathering”, or “synagogue”</w:t>
      </w:r>
    </w:p>
  </w:footnote>
  <w:footnote w:id="464">
    <w:p w14:paraId="05B5D585" w14:textId="77777777" w:rsidR="00EB5325" w:rsidRDefault="00EB5325"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EB5325" w:rsidRDefault="00EB5325"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EB5325" w:rsidRDefault="00EB5325"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EB5325" w:rsidRDefault="00EB5325" w:rsidP="00704CAA">
      <w:pPr>
        <w:pStyle w:val="footnote"/>
      </w:pPr>
      <w:r>
        <w:rPr>
          <w:rStyle w:val="FootnoteReference"/>
        </w:rPr>
        <w:footnoteRef/>
      </w:r>
      <w:r>
        <w:t xml:space="preserve"> [JS] or “Mother Zion will say,”</w:t>
      </w:r>
    </w:p>
  </w:footnote>
  <w:footnote w:id="468">
    <w:p w14:paraId="60FDE590" w14:textId="77777777" w:rsidR="00EB5325" w:rsidRDefault="00EB5325" w:rsidP="00704CAA">
      <w:pPr>
        <w:pStyle w:val="footnote"/>
      </w:pPr>
      <w:r>
        <w:rPr>
          <w:rStyle w:val="FootnoteReference"/>
        </w:rPr>
        <w:footnoteRef/>
      </w:r>
      <w:r>
        <w:t xml:space="preserve"> [JS] Coptic has, “that a man and a man dwelt in her”</w:t>
      </w:r>
    </w:p>
  </w:footnote>
  <w:footnote w:id="469">
    <w:p w14:paraId="075CB45C" w14:textId="77777777" w:rsidR="00EB5325" w:rsidRDefault="00EB5325" w:rsidP="00704CAA">
      <w:pPr>
        <w:pStyle w:val="footnote"/>
      </w:pPr>
      <w:r>
        <w:rPr>
          <w:rStyle w:val="FootnoteReference"/>
        </w:rPr>
        <w:footnoteRef/>
      </w:r>
      <w:r>
        <w:t xml:space="preserve"> [JS] Coptic has, “established her forever”</w:t>
      </w:r>
    </w:p>
  </w:footnote>
  <w:footnote w:id="470">
    <w:p w14:paraId="0A7FE83F" w14:textId="77777777" w:rsidR="00EB5325" w:rsidRDefault="00EB5325"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EB5325" w:rsidRDefault="00EB5325" w:rsidP="00704CAA">
      <w:pPr>
        <w:pStyle w:val="footnote"/>
      </w:pPr>
      <w:r>
        <w:rPr>
          <w:rStyle w:val="FootnoteReference"/>
        </w:rPr>
        <w:footnoteRef/>
      </w:r>
      <w:r>
        <w:t xml:space="preserve"> [JS] or, “corpses”</w:t>
      </w:r>
    </w:p>
  </w:footnote>
  <w:footnote w:id="472">
    <w:p w14:paraId="7DD478BE" w14:textId="77777777" w:rsidR="00EB5325" w:rsidRDefault="00EB5325"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EB5325" w:rsidRDefault="00EB5325" w:rsidP="00704CAA">
      <w:pPr>
        <w:pStyle w:val="footnote"/>
      </w:pPr>
      <w:r>
        <w:rPr>
          <w:rStyle w:val="FootnoteReference"/>
        </w:rPr>
        <w:footnoteRef/>
      </w:r>
      <w:r>
        <w:t xml:space="preserve"> [JS] or “billows”</w:t>
      </w:r>
    </w:p>
  </w:footnote>
  <w:footnote w:id="474">
    <w:p w14:paraId="4F89E6C8" w14:textId="77777777" w:rsidR="00EB5325" w:rsidRDefault="00EB5325" w:rsidP="00704CAA">
      <w:pPr>
        <w:pStyle w:val="footnote"/>
      </w:pPr>
      <w:r>
        <w:rPr>
          <w:rStyle w:val="FootnoteReference"/>
        </w:rPr>
        <w:footnoteRef/>
      </w:r>
      <w:r>
        <w:t xml:space="preserve"> [JS] “they” refers to “the dead”, not to “physicians”</w:t>
      </w:r>
    </w:p>
  </w:footnote>
  <w:footnote w:id="475">
    <w:p w14:paraId="78676E81" w14:textId="77777777" w:rsidR="00EB5325" w:rsidRDefault="00EB5325"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EB5325" w:rsidRDefault="00EB5325"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EB5325" w:rsidRDefault="00EB5325"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EB5325" w:rsidRDefault="00EB5325"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EB5325" w:rsidRDefault="00EB5325"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EB5325" w:rsidRDefault="00EB5325" w:rsidP="00704CAA">
      <w:pPr>
        <w:pStyle w:val="footnote"/>
      </w:pPr>
      <w:r>
        <w:rPr>
          <w:rStyle w:val="FootnoteReference"/>
        </w:rPr>
        <w:footnoteRef/>
      </w:r>
      <w:r>
        <w:t xml:space="preserve"> [JS] Fr. Lazarus has, “for an eternal reign”</w:t>
      </w:r>
    </w:p>
  </w:footnote>
  <w:footnote w:id="481">
    <w:p w14:paraId="3116D8E7" w14:textId="77777777" w:rsidR="00EB5325" w:rsidRDefault="00EB5325" w:rsidP="00704CAA">
      <w:pPr>
        <w:pStyle w:val="footnote"/>
      </w:pPr>
      <w:r>
        <w:rPr>
          <w:rStyle w:val="FootnoteReference"/>
        </w:rPr>
        <w:footnoteRef/>
      </w:r>
      <w:r>
        <w:t xml:space="preserve"> [JS] Fr. Lazarus has, “for all generations.”</w:t>
      </w:r>
    </w:p>
  </w:footnote>
  <w:footnote w:id="482">
    <w:p w14:paraId="548BF35A" w14:textId="77777777" w:rsidR="00EB5325" w:rsidRDefault="00EB5325"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EB5325" w:rsidRDefault="00EB5325" w:rsidP="00704CAA">
      <w:pPr>
        <w:pStyle w:val="footnote"/>
      </w:pPr>
      <w:r>
        <w:rPr>
          <w:rStyle w:val="FootnoteReference"/>
        </w:rPr>
        <w:footnoteRef/>
      </w:r>
      <w:r>
        <w:t xml:space="preserve"> [JS] literally, “an assembly of holy ones”</w:t>
      </w:r>
    </w:p>
  </w:footnote>
  <w:footnote w:id="484">
    <w:p w14:paraId="60A7E0F2" w14:textId="77777777" w:rsidR="00EB5325" w:rsidRDefault="00EB5325"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EB5325" w:rsidRDefault="00EB5325" w:rsidP="00704CAA">
      <w:pPr>
        <w:pStyle w:val="footnote"/>
      </w:pPr>
      <w:r>
        <w:rPr>
          <w:rStyle w:val="FootnoteReference"/>
        </w:rPr>
        <w:footnoteRef/>
      </w:r>
      <w:r>
        <w:t xml:space="preserve"> [JS] OSB inserts “wind” here.</w:t>
      </w:r>
    </w:p>
  </w:footnote>
  <w:footnote w:id="486">
    <w:p w14:paraId="3B727BCB" w14:textId="77777777" w:rsidR="00EB5325" w:rsidRDefault="00EB5325"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EB5325" w:rsidRDefault="00EB5325" w:rsidP="00704CAA">
      <w:pPr>
        <w:pStyle w:val="footnote"/>
      </w:pPr>
      <w:r>
        <w:rPr>
          <w:rStyle w:val="FootnoteReference"/>
        </w:rPr>
        <w:footnoteRef/>
      </w:r>
      <w:r>
        <w:t xml:space="preserve"> [JS] Fr. Lazarus has, “will pave the way for Your presence”</w:t>
      </w:r>
    </w:p>
  </w:footnote>
  <w:footnote w:id="488">
    <w:p w14:paraId="5BF9199A" w14:textId="77777777" w:rsidR="00EB5325" w:rsidRDefault="00EB5325" w:rsidP="00704CAA">
      <w:pPr>
        <w:pStyle w:val="footnote"/>
      </w:pPr>
      <w:r>
        <w:rPr>
          <w:rStyle w:val="FootnoteReference"/>
        </w:rPr>
        <w:footnoteRef/>
      </w:r>
      <w:r>
        <w:t xml:space="preserve"> [JS] or “face”</w:t>
      </w:r>
    </w:p>
  </w:footnote>
  <w:footnote w:id="489">
    <w:p w14:paraId="7E5822A0" w14:textId="77777777" w:rsidR="00EB5325" w:rsidRDefault="00EB5325" w:rsidP="00704CAA">
      <w:pPr>
        <w:pStyle w:val="footnote"/>
      </w:pPr>
      <w:r>
        <w:rPr>
          <w:rStyle w:val="FootnoteReference"/>
        </w:rPr>
        <w:footnoteRef/>
      </w:r>
      <w:r>
        <w:t xml:space="preserve"> [JS] Fr. Lazrus has “we are raised to power”</w:t>
      </w:r>
    </w:p>
  </w:footnote>
  <w:footnote w:id="490">
    <w:p w14:paraId="163553BB" w14:textId="77777777" w:rsidR="00EB5325" w:rsidRDefault="00EB5325" w:rsidP="00704CAA">
      <w:pPr>
        <w:pStyle w:val="footnote"/>
      </w:pPr>
      <w:r>
        <w:rPr>
          <w:rStyle w:val="FootnoteReference"/>
        </w:rPr>
        <w:footnoteRef/>
      </w:r>
      <w:r>
        <w:t xml:space="preserve"> Cf. 2 Samuel 7:4-17; 1 Chron. 17:3-14.</w:t>
      </w:r>
    </w:p>
  </w:footnote>
  <w:footnote w:id="491">
    <w:p w14:paraId="16D9ED4D" w14:textId="77777777" w:rsidR="00EB5325" w:rsidRDefault="00EB5325" w:rsidP="00704CAA">
      <w:pPr>
        <w:pStyle w:val="footnote"/>
      </w:pPr>
      <w:r>
        <w:rPr>
          <w:rStyle w:val="FootnoteReference"/>
        </w:rPr>
        <w:footnoteRef/>
      </w:r>
      <w:r>
        <w:t xml:space="preserve"> [JS] or “lawlessness,” or “transgression</w:t>
      </w:r>
    </w:p>
  </w:footnote>
  <w:footnote w:id="492">
    <w:p w14:paraId="41715793" w14:textId="77777777" w:rsidR="00EB5325" w:rsidRDefault="00EB5325" w:rsidP="00704CAA">
      <w:pPr>
        <w:pStyle w:val="footnote"/>
      </w:pPr>
      <w:r>
        <w:rPr>
          <w:rStyle w:val="FootnoteReference"/>
        </w:rPr>
        <w:footnoteRef/>
      </w:r>
      <w:r>
        <w:t xml:space="preserve"> [JS] Coptic has “faithfulness”. See Matins of Mesori 3</w:t>
      </w:r>
    </w:p>
  </w:footnote>
  <w:footnote w:id="493">
    <w:p w14:paraId="34396983" w14:textId="77777777" w:rsidR="00EB5325" w:rsidRDefault="00EB5325" w:rsidP="00704CAA">
      <w:pPr>
        <w:pStyle w:val="footnote"/>
      </w:pPr>
      <w:r>
        <w:rPr>
          <w:rStyle w:val="FootnoteReference"/>
        </w:rPr>
        <w:footnoteRef/>
      </w:r>
      <w:r>
        <w:t xml:space="preserve"> [JS] literally, “his horn will be exalted”</w:t>
      </w:r>
    </w:p>
  </w:footnote>
  <w:footnote w:id="494">
    <w:p w14:paraId="19918888" w14:textId="77777777" w:rsidR="00EB5325" w:rsidRDefault="00EB5325" w:rsidP="00704CAA">
      <w:pPr>
        <w:pStyle w:val="footnote"/>
      </w:pPr>
      <w:r>
        <w:rPr>
          <w:rStyle w:val="FootnoteReference"/>
        </w:rPr>
        <w:footnoteRef/>
      </w:r>
      <w:r>
        <w:t xml:space="preserve"> [JS] Fr. Lazarus has, “I will extend his power over the sea”</w:t>
      </w:r>
    </w:p>
  </w:footnote>
  <w:footnote w:id="495">
    <w:p w14:paraId="7F2F76E2" w14:textId="77777777" w:rsidR="00EB5325" w:rsidRDefault="00EB5325"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EB5325" w:rsidRDefault="00EB5325" w:rsidP="00704CAA">
      <w:pPr>
        <w:pStyle w:val="footnote"/>
      </w:pPr>
      <w:r>
        <w:rPr>
          <w:rStyle w:val="FootnoteReference"/>
        </w:rPr>
        <w:footnoteRef/>
      </w:r>
      <w:r>
        <w:t xml:space="preserve"> [JS] Fr. Lazarus renders this, “dynasty”</w:t>
      </w:r>
    </w:p>
  </w:footnote>
  <w:footnote w:id="497">
    <w:p w14:paraId="61ED5D37" w14:textId="77777777" w:rsidR="00EB5325" w:rsidRDefault="00EB5325"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EB5325" w:rsidRDefault="00EB5325" w:rsidP="00704CAA">
      <w:pPr>
        <w:pStyle w:val="footnote"/>
      </w:pPr>
      <w:r>
        <w:rPr>
          <w:rStyle w:val="FootnoteReference"/>
        </w:rPr>
        <w:footnoteRef/>
      </w:r>
      <w:r>
        <w:t xml:space="preserve"> [JS] or “in my holy place”</w:t>
      </w:r>
    </w:p>
  </w:footnote>
  <w:footnote w:id="499">
    <w:p w14:paraId="18E1B778" w14:textId="77777777" w:rsidR="00EB5325" w:rsidRDefault="00EB5325" w:rsidP="00704CAA">
      <w:pPr>
        <w:pStyle w:val="footnote"/>
      </w:pPr>
      <w:r>
        <w:rPr>
          <w:rStyle w:val="FootnoteReference"/>
        </w:rPr>
        <w:footnoteRef/>
      </w:r>
      <w:r>
        <w:t xml:space="preserve"> Rev. 1:5; 3:14.</w:t>
      </w:r>
    </w:p>
  </w:footnote>
  <w:footnote w:id="500">
    <w:p w14:paraId="26484220" w14:textId="77777777" w:rsidR="00EB5325" w:rsidRDefault="00EB5325" w:rsidP="00704CAA">
      <w:pPr>
        <w:pStyle w:val="footnote"/>
      </w:pPr>
      <w:r>
        <w:rPr>
          <w:rStyle w:val="FootnoteReference"/>
        </w:rPr>
        <w:footnoteRef/>
      </w:r>
      <w:r>
        <w:t xml:space="preserve"> [JS] “anointed”</w:t>
      </w:r>
    </w:p>
  </w:footnote>
  <w:footnote w:id="501">
    <w:p w14:paraId="3D1D7CB3" w14:textId="77777777" w:rsidR="00EB5325" w:rsidRDefault="00EB5325"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EB5325" w:rsidRDefault="00EB5325" w:rsidP="00704CAA">
      <w:pPr>
        <w:pStyle w:val="footnote"/>
      </w:pPr>
      <w:r>
        <w:rPr>
          <w:rStyle w:val="FootnoteReference"/>
        </w:rPr>
        <w:footnoteRef/>
      </w:r>
      <w:r>
        <w:t xml:space="preserve"> [JS] “So be it! So be it!” or “May it be! May it be!”</w:t>
      </w:r>
    </w:p>
  </w:footnote>
  <w:footnote w:id="503">
    <w:p w14:paraId="1DFAAF0B" w14:textId="77777777" w:rsidR="00EB5325" w:rsidRDefault="00EB5325" w:rsidP="00704CAA">
      <w:pPr>
        <w:pStyle w:val="footnote"/>
      </w:pPr>
      <w:r>
        <w:rPr>
          <w:rStyle w:val="FootnoteReference"/>
        </w:rPr>
        <w:footnoteRef/>
      </w:r>
      <w:r>
        <w:t xml:space="preserve"> [JS] or “expired”</w:t>
      </w:r>
    </w:p>
  </w:footnote>
  <w:footnote w:id="504">
    <w:p w14:paraId="3519F2D7" w14:textId="77777777" w:rsidR="00EB5325" w:rsidRDefault="00EB5325"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EB5325" w:rsidRDefault="00EB5325" w:rsidP="00704CAA">
      <w:pPr>
        <w:pStyle w:val="footnote"/>
      </w:pPr>
      <w:r>
        <w:rPr>
          <w:rStyle w:val="FootnoteReference"/>
        </w:rPr>
        <w:footnoteRef/>
      </w:r>
      <w:r>
        <w:t xml:space="preserve"> [JS] or “chastened”</w:t>
      </w:r>
    </w:p>
  </w:footnote>
  <w:footnote w:id="506">
    <w:p w14:paraId="136CB596" w14:textId="77777777" w:rsidR="00EB5325" w:rsidRDefault="00EB5325"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EB5325" w:rsidRDefault="00EB5325" w:rsidP="00704CAA">
      <w:pPr>
        <w:pStyle w:val="footnote"/>
      </w:pPr>
      <w:r>
        <w:rPr>
          <w:rStyle w:val="FootnoteReference"/>
        </w:rPr>
        <w:footnoteRef/>
      </w:r>
      <w:r>
        <w:t xml:space="preserve"> That is, in the Kingdom (1 Cor. 4:20).</w:t>
      </w:r>
    </w:p>
  </w:footnote>
  <w:footnote w:id="508">
    <w:p w14:paraId="3FAA8ED9" w14:textId="77777777" w:rsidR="00EB5325" w:rsidRDefault="00EB5325"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EB5325" w:rsidRDefault="00EB5325" w:rsidP="00704CAA">
      <w:pPr>
        <w:pStyle w:val="footnote"/>
      </w:pPr>
      <w:r>
        <w:rPr>
          <w:rStyle w:val="FootnoteReference"/>
        </w:rPr>
        <w:footnoteRef/>
      </w:r>
      <w:r>
        <w:t xml:space="preserve"> [JS] Coptic may mean “bruise” rather than “trample”</w:t>
      </w:r>
    </w:p>
  </w:footnote>
  <w:footnote w:id="510">
    <w:p w14:paraId="103E3D32" w14:textId="77777777" w:rsidR="00EB5325" w:rsidRDefault="00EB5325"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EB5325" w:rsidRDefault="00EB5325"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EB5325" w:rsidRDefault="00EB5325" w:rsidP="00704CAA">
      <w:pPr>
        <w:pStyle w:val="footnote"/>
      </w:pPr>
      <w:r>
        <w:rPr>
          <w:rStyle w:val="FootnoteReference"/>
        </w:rPr>
        <w:footnoteRef/>
      </w:r>
      <w:r>
        <w:t xml:space="preserve"> [JS] Or “ode”</w:t>
      </w:r>
    </w:p>
  </w:footnote>
  <w:footnote w:id="513">
    <w:p w14:paraId="5D1C882B" w14:textId="77777777" w:rsidR="00EB5325" w:rsidRDefault="00EB5325" w:rsidP="00704CAA">
      <w:pPr>
        <w:pStyle w:val="footnote"/>
      </w:pPr>
      <w:r>
        <w:rPr>
          <w:rStyle w:val="FootnoteReference"/>
        </w:rPr>
        <w:footnoteRef/>
      </w:r>
      <w:r>
        <w:t xml:space="preserve"> [JS] or “forever and ever.”</w:t>
      </w:r>
    </w:p>
  </w:footnote>
  <w:footnote w:id="514">
    <w:p w14:paraId="2AA0B0FD" w14:textId="77777777" w:rsidR="00EB5325" w:rsidRDefault="00EB5325" w:rsidP="00704CAA">
      <w:pPr>
        <w:pStyle w:val="footnote"/>
      </w:pPr>
      <w:r>
        <w:rPr>
          <w:rStyle w:val="FootnoteReference"/>
        </w:rPr>
        <w:footnoteRef/>
      </w:r>
      <w:r>
        <w:t xml:space="preserve"> [JS] literally, “And my horn will be exalted like a unicorn’s”</w:t>
      </w:r>
    </w:p>
  </w:footnote>
  <w:footnote w:id="515">
    <w:p w14:paraId="71B2ABCE" w14:textId="77777777" w:rsidR="00EB5325" w:rsidRDefault="00EB5325"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EB5325" w:rsidRDefault="00EB5325"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EB5325" w:rsidRDefault="00EB5325" w:rsidP="00704CAA">
      <w:pPr>
        <w:pStyle w:val="footnote"/>
      </w:pPr>
      <w:r>
        <w:rPr>
          <w:rStyle w:val="FootnoteReference"/>
        </w:rPr>
        <w:footnoteRef/>
      </w:r>
      <w:r>
        <w:t xml:space="preserve"> [JS] literally “still increase”</w:t>
      </w:r>
    </w:p>
  </w:footnote>
  <w:footnote w:id="518">
    <w:p w14:paraId="74BF88EE" w14:textId="77777777" w:rsidR="00EB5325" w:rsidRDefault="00EB5325" w:rsidP="00704CAA">
      <w:pPr>
        <w:pStyle w:val="footnote"/>
      </w:pPr>
      <w:r>
        <w:rPr>
          <w:rStyle w:val="FootnoteReference"/>
        </w:rPr>
        <w:footnoteRef/>
      </w:r>
      <w:r>
        <w:t xml:space="preserve"> [JS] literally, “rich” or “prosperous”</w:t>
      </w:r>
    </w:p>
  </w:footnote>
  <w:footnote w:id="519">
    <w:p w14:paraId="72F50134" w14:textId="77777777" w:rsidR="00EB5325" w:rsidRDefault="00EB5325" w:rsidP="00704CAA">
      <w:pPr>
        <w:pStyle w:val="footnote"/>
      </w:pPr>
      <w:r>
        <w:rPr>
          <w:rStyle w:val="FootnoteReference"/>
        </w:rPr>
        <w:footnoteRef/>
      </w:r>
      <w:r>
        <w:t xml:space="preserve"> John 7:38.</w:t>
      </w:r>
    </w:p>
  </w:footnote>
  <w:footnote w:id="520">
    <w:p w14:paraId="3C3C13B7" w14:textId="77777777" w:rsidR="00EB5325" w:rsidRDefault="00EB5325" w:rsidP="00704CAA">
      <w:pPr>
        <w:pStyle w:val="footnote"/>
      </w:pPr>
      <w:r>
        <w:rPr>
          <w:rStyle w:val="FootnoteReference"/>
        </w:rPr>
        <w:footnoteRef/>
      </w:r>
      <w:r>
        <w:t xml:space="preserve"> Coptic has “it” here, and “beauty” in place of majesty.</w:t>
      </w:r>
    </w:p>
  </w:footnote>
  <w:footnote w:id="521">
    <w:p w14:paraId="67CD15A4" w14:textId="77777777" w:rsidR="00EB5325" w:rsidRDefault="00EB5325"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EB5325" w:rsidRDefault="00EB5325" w:rsidP="00704CAA">
      <w:pPr>
        <w:pStyle w:val="footnote"/>
      </w:pPr>
      <w:r>
        <w:rPr>
          <w:rStyle w:val="FootnoteReference"/>
        </w:rPr>
        <w:footnoteRef/>
      </w:r>
      <w:r>
        <w:t xml:space="preserve"> [JS] or “forever”</w:t>
      </w:r>
    </w:p>
  </w:footnote>
  <w:footnote w:id="523">
    <w:p w14:paraId="1BA5F6CF" w14:textId="77777777" w:rsidR="00EB5325" w:rsidRDefault="00EB5325"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EB5325" w:rsidRDefault="00EB5325" w:rsidP="00704CAA">
      <w:pPr>
        <w:pStyle w:val="footnote"/>
      </w:pPr>
      <w:r>
        <w:rPr>
          <w:rStyle w:val="FootnoteReference"/>
        </w:rPr>
        <w:footnoteRef/>
      </w:r>
      <w:r>
        <w:t xml:space="preserve"> [JS] resident alien</w:t>
      </w:r>
    </w:p>
  </w:footnote>
  <w:footnote w:id="525">
    <w:p w14:paraId="40C8740A" w14:textId="77777777" w:rsidR="00EB5325" w:rsidRDefault="00EB5325" w:rsidP="00704CAA">
      <w:pPr>
        <w:pStyle w:val="footnote"/>
      </w:pPr>
      <w:r>
        <w:rPr>
          <w:rStyle w:val="FootnoteReference"/>
        </w:rPr>
        <w:footnoteRef/>
      </w:r>
      <w:r>
        <w:t xml:space="preserve"> Cf. 1 Cor. 3:20, ‘The Lord knows the thoughts of the wise…’</w:t>
      </w:r>
    </w:p>
  </w:footnote>
  <w:footnote w:id="526">
    <w:p w14:paraId="65188B7B" w14:textId="77777777" w:rsidR="00EB5325" w:rsidRDefault="00EB5325" w:rsidP="00704CAA">
      <w:pPr>
        <w:pStyle w:val="footnote"/>
      </w:pPr>
      <w:r>
        <w:rPr>
          <w:rStyle w:val="FootnoteReference"/>
        </w:rPr>
        <w:footnoteRef/>
      </w:r>
      <w:r>
        <w:t xml:space="preserve"> [JS] or “lawless,” or “the throne of iniquity”</w:t>
      </w:r>
    </w:p>
  </w:footnote>
  <w:footnote w:id="527">
    <w:p w14:paraId="79ABE471" w14:textId="77777777" w:rsidR="00EB5325" w:rsidRDefault="00EB5325" w:rsidP="00704CAA">
      <w:pPr>
        <w:pStyle w:val="footnote"/>
      </w:pPr>
      <w:r>
        <w:rPr>
          <w:rStyle w:val="FootnoteReference"/>
        </w:rPr>
        <w:footnoteRef/>
      </w:r>
      <w:r>
        <w:t xml:space="preserve"> [JS] i.e. presence</w:t>
      </w:r>
    </w:p>
  </w:footnote>
  <w:footnote w:id="528">
    <w:p w14:paraId="5267BF6E" w14:textId="77777777" w:rsidR="00EB5325" w:rsidRDefault="00EB5325"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EB5325" w:rsidRDefault="00EB5325" w:rsidP="00704CAA">
      <w:pPr>
        <w:pStyle w:val="footnote"/>
      </w:pPr>
      <w:r>
        <w:rPr>
          <w:rStyle w:val="FootnoteReference"/>
        </w:rPr>
        <w:footnoteRef/>
      </w:r>
      <w:r>
        <w:t xml:space="preserve"> [JS] or melody</w:t>
      </w:r>
    </w:p>
  </w:footnote>
  <w:footnote w:id="530">
    <w:p w14:paraId="1EEBBF7D" w14:textId="77777777" w:rsidR="00EB5325" w:rsidRDefault="00EB5325" w:rsidP="00704CAA">
      <w:pPr>
        <w:pStyle w:val="footnote"/>
      </w:pPr>
      <w:r>
        <w:rPr>
          <w:rStyle w:val="FootnoteReference"/>
        </w:rPr>
        <w:footnoteRef/>
      </w:r>
      <w:r>
        <w:t xml:space="preserve"> [JS] “do obeisance”</w:t>
      </w:r>
    </w:p>
  </w:footnote>
  <w:footnote w:id="531">
    <w:p w14:paraId="551DD9AD" w14:textId="77777777" w:rsidR="00EB5325" w:rsidRDefault="00EB5325" w:rsidP="00704CAA">
      <w:pPr>
        <w:pStyle w:val="footnote"/>
      </w:pPr>
      <w:r>
        <w:rPr>
          <w:rStyle w:val="FootnoteReference"/>
        </w:rPr>
        <w:footnoteRef/>
      </w:r>
      <w:r>
        <w:t xml:space="preserve"> [JS] “prostrate”</w:t>
      </w:r>
    </w:p>
  </w:footnote>
  <w:footnote w:id="532">
    <w:p w14:paraId="7534B5AF" w14:textId="77777777" w:rsidR="00EB5325" w:rsidRDefault="00EB5325" w:rsidP="00704CAA">
      <w:pPr>
        <w:pStyle w:val="footnote"/>
      </w:pPr>
      <w:r>
        <w:rPr>
          <w:rStyle w:val="FootnoteReference"/>
        </w:rPr>
        <w:footnoteRef/>
      </w:r>
      <w:r>
        <w:t xml:space="preserve"> [JS] OSB has, “Rebellion,” NETS has “embittering”</w:t>
      </w:r>
    </w:p>
  </w:footnote>
  <w:footnote w:id="533">
    <w:p w14:paraId="022AF3BD" w14:textId="77777777" w:rsidR="00EB5325" w:rsidRDefault="00EB5325" w:rsidP="00704CAA">
      <w:pPr>
        <w:pStyle w:val="footnote"/>
      </w:pPr>
      <w:r>
        <w:rPr>
          <w:rStyle w:val="FootnoteReference"/>
        </w:rPr>
        <w:footnoteRef/>
      </w:r>
      <w:r>
        <w:t xml:space="preserve"> Ex. 17:1-7.</w:t>
      </w:r>
    </w:p>
  </w:footnote>
  <w:footnote w:id="534">
    <w:p w14:paraId="44D54232" w14:textId="77777777" w:rsidR="00EB5325" w:rsidRDefault="00EB5325" w:rsidP="00704CAA">
      <w:pPr>
        <w:pStyle w:val="footnote"/>
      </w:pPr>
      <w:r>
        <w:rPr>
          <w:rStyle w:val="FootnoteReference"/>
        </w:rPr>
        <w:footnoteRef/>
      </w:r>
      <w:r>
        <w:t xml:space="preserve"> [JS] or “tempted”</w:t>
      </w:r>
    </w:p>
  </w:footnote>
  <w:footnote w:id="535">
    <w:p w14:paraId="44595C45" w14:textId="77777777" w:rsidR="00EB5325" w:rsidRDefault="00EB5325" w:rsidP="00704CAA">
      <w:pPr>
        <w:pStyle w:val="footnote"/>
      </w:pPr>
      <w:r>
        <w:rPr>
          <w:rStyle w:val="FootnoteReference"/>
        </w:rPr>
        <w:footnoteRef/>
      </w:r>
      <w:r>
        <w:t xml:space="preserve"> Num. 14:32-34.</w:t>
      </w:r>
    </w:p>
  </w:footnote>
  <w:footnote w:id="536">
    <w:p w14:paraId="3335A752" w14:textId="77777777" w:rsidR="00EB5325" w:rsidRDefault="00EB5325" w:rsidP="00704CAA">
      <w:pPr>
        <w:pStyle w:val="footnote"/>
      </w:pPr>
      <w:r>
        <w:rPr>
          <w:rStyle w:val="FootnoteReference"/>
        </w:rPr>
        <w:footnoteRef/>
      </w:r>
      <w:r>
        <w:t xml:space="preserve"> Cf. Heb.3:7-11; 4:10.</w:t>
      </w:r>
    </w:p>
  </w:footnote>
  <w:footnote w:id="537">
    <w:p w14:paraId="2C60CFFA" w14:textId="77777777" w:rsidR="00EB5325" w:rsidRDefault="00EB5325" w:rsidP="00704CAA">
      <w:pPr>
        <w:pStyle w:val="footnote"/>
      </w:pPr>
      <w:r>
        <w:rPr>
          <w:rStyle w:val="FootnoteReference"/>
        </w:rPr>
        <w:footnoteRef/>
      </w:r>
      <w:r>
        <w:t xml:space="preserve"> Cf. Deut. 32:17; 1 Cor. 10:20; Psalm 105:36-38; 1 Chron. 16:26.</w:t>
      </w:r>
    </w:p>
  </w:footnote>
  <w:footnote w:id="538">
    <w:p w14:paraId="191785D6" w14:textId="77777777" w:rsidR="00EB5325" w:rsidRDefault="00EB5325" w:rsidP="00704CAA">
      <w:pPr>
        <w:pStyle w:val="footnote"/>
      </w:pPr>
      <w:r>
        <w:rPr>
          <w:rStyle w:val="FootnoteReference"/>
        </w:rPr>
        <w:footnoteRef/>
      </w:r>
      <w:r>
        <w:t xml:space="preserve"> [JS] or “thanksgiving”, or “praise”. Really, “thankful confession with praise”.</w:t>
      </w:r>
    </w:p>
  </w:footnote>
  <w:footnote w:id="539">
    <w:p w14:paraId="36761851" w14:textId="77777777" w:rsidR="00EB5325" w:rsidRDefault="00EB5325" w:rsidP="00704CAA">
      <w:pPr>
        <w:pStyle w:val="footnote"/>
      </w:pPr>
      <w:r>
        <w:rPr>
          <w:rStyle w:val="FootnoteReference"/>
        </w:rPr>
        <w:footnoteRef/>
      </w:r>
      <w:r>
        <w:t xml:space="preserve"> [JS] literally, “holy place”</w:t>
      </w:r>
    </w:p>
  </w:footnote>
  <w:footnote w:id="540">
    <w:p w14:paraId="6B8FB064" w14:textId="77777777" w:rsidR="00EB5325" w:rsidRDefault="00EB5325" w:rsidP="00704CAA">
      <w:pPr>
        <w:pStyle w:val="footnote"/>
      </w:pPr>
      <w:r>
        <w:rPr>
          <w:rStyle w:val="FootnoteReference"/>
        </w:rPr>
        <w:footnoteRef/>
      </w:r>
      <w:r>
        <w:t xml:space="preserve"> [JS] or, “sacrifices”</w:t>
      </w:r>
    </w:p>
  </w:footnote>
  <w:footnote w:id="541">
    <w:p w14:paraId="026EEBC9" w14:textId="77777777" w:rsidR="00EB5325" w:rsidRDefault="00EB5325" w:rsidP="00704CAA">
      <w:pPr>
        <w:pStyle w:val="footnote"/>
      </w:pPr>
      <w:r>
        <w:rPr>
          <w:rStyle w:val="FootnoteReference"/>
        </w:rPr>
        <w:footnoteRef/>
      </w:r>
      <w:r>
        <w:t xml:space="preserve"> [JS] “do obeisance”</w:t>
      </w:r>
    </w:p>
  </w:footnote>
  <w:footnote w:id="542">
    <w:p w14:paraId="74583072" w14:textId="77777777" w:rsidR="00EB5325" w:rsidRDefault="00EB5325"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EB5325" w:rsidRDefault="00EB5325" w:rsidP="00704CAA">
      <w:pPr>
        <w:pStyle w:val="footnote"/>
      </w:pPr>
      <w:r>
        <w:rPr>
          <w:rStyle w:val="FootnoteReference"/>
        </w:rPr>
        <w:footnoteRef/>
      </w:r>
      <w:r>
        <w:t xml:space="preserve"> [JS] literally, “set right the world”.</w:t>
      </w:r>
    </w:p>
  </w:footnote>
  <w:footnote w:id="544">
    <w:p w14:paraId="2C857933" w14:textId="77777777" w:rsidR="00EB5325" w:rsidRDefault="00EB5325"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EB5325" w:rsidRDefault="00EB5325" w:rsidP="00704CAA">
      <w:pPr>
        <w:pStyle w:val="footnote"/>
      </w:pPr>
      <w:r>
        <w:rPr>
          <w:rStyle w:val="FootnoteReference"/>
        </w:rPr>
        <w:footnoteRef/>
      </w:r>
      <w:r>
        <w:t xml:space="preserve"> [JS] or “exult.”</w:t>
      </w:r>
    </w:p>
  </w:footnote>
  <w:footnote w:id="546">
    <w:p w14:paraId="3F8D4F69" w14:textId="77777777" w:rsidR="00EB5325" w:rsidRDefault="00EB5325" w:rsidP="00704CAA">
      <w:pPr>
        <w:pStyle w:val="footnote"/>
      </w:pPr>
      <w:r>
        <w:rPr>
          <w:rStyle w:val="FootnoteReference"/>
        </w:rPr>
        <w:footnoteRef/>
      </w:r>
      <w:r>
        <w:t xml:space="preserve"> [JS] i.e. “the the presence of the Lord”</w:t>
      </w:r>
    </w:p>
  </w:footnote>
  <w:footnote w:id="547">
    <w:p w14:paraId="2B2C4B3C" w14:textId="77777777" w:rsidR="00EB5325" w:rsidRDefault="00EB5325" w:rsidP="00704CAA">
      <w:pPr>
        <w:pStyle w:val="footnote"/>
      </w:pPr>
      <w:r>
        <w:rPr>
          <w:rStyle w:val="FootnoteReference"/>
        </w:rPr>
        <w:footnoteRef/>
      </w:r>
      <w:r>
        <w:t xml:space="preserve"> [JS] or “keep His throne straight.”</w:t>
      </w:r>
    </w:p>
  </w:footnote>
  <w:footnote w:id="548">
    <w:p w14:paraId="5D4EF956" w14:textId="77777777" w:rsidR="00EB5325" w:rsidRDefault="00EB5325" w:rsidP="00704CAA">
      <w:pPr>
        <w:pStyle w:val="footnote"/>
      </w:pPr>
      <w:r>
        <w:rPr>
          <w:rStyle w:val="FootnoteReference"/>
        </w:rPr>
        <w:footnoteRef/>
      </w:r>
      <w:r>
        <w:t xml:space="preserve"> Cf. Pss. 32:5b; 84:10b. Rom. 1:19-21; 2 Cor. 4:6; Jn. 1:14; 6:40; 17:22-24.</w:t>
      </w:r>
    </w:p>
  </w:footnote>
  <w:footnote w:id="549">
    <w:p w14:paraId="39C04F74" w14:textId="77777777" w:rsidR="00EB5325" w:rsidRDefault="00EB5325" w:rsidP="00704CAA">
      <w:pPr>
        <w:pStyle w:val="footnote"/>
      </w:pPr>
      <w:r>
        <w:rPr>
          <w:rStyle w:val="FootnoteReference"/>
        </w:rPr>
        <w:footnoteRef/>
      </w:r>
      <w:r>
        <w:t xml:space="preserve"> [JS] “do obeisance to”</w:t>
      </w:r>
    </w:p>
  </w:footnote>
  <w:footnote w:id="550">
    <w:p w14:paraId="21B4EE9B" w14:textId="77777777" w:rsidR="00EB5325" w:rsidRDefault="00EB5325" w:rsidP="00704CAA">
      <w:pPr>
        <w:pStyle w:val="footnote"/>
      </w:pPr>
      <w:r>
        <w:rPr>
          <w:rStyle w:val="FootnoteReference"/>
        </w:rPr>
        <w:footnoteRef/>
      </w:r>
      <w:r>
        <w:t xml:space="preserve"> [JS] “do obeisance to”</w:t>
      </w:r>
    </w:p>
  </w:footnote>
  <w:footnote w:id="551">
    <w:p w14:paraId="35328581" w14:textId="77777777" w:rsidR="00EB5325" w:rsidRDefault="00EB5325" w:rsidP="00704CAA">
      <w:pPr>
        <w:pStyle w:val="footnote"/>
      </w:pPr>
      <w:r>
        <w:rPr>
          <w:rStyle w:val="FootnoteReference"/>
        </w:rPr>
        <w:footnoteRef/>
      </w:r>
      <w:r>
        <w:t xml:space="preserve"> [JS] Fr. Lazarus has “lives”</w:t>
      </w:r>
    </w:p>
  </w:footnote>
  <w:footnote w:id="552">
    <w:p w14:paraId="6E386D7E" w14:textId="77777777" w:rsidR="00EB5325" w:rsidRDefault="00EB5325"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EB5325" w:rsidRDefault="00EB5325"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EB5325" w:rsidRDefault="00EB5325" w:rsidP="00704CAA">
      <w:pPr>
        <w:pStyle w:val="footnote"/>
      </w:pPr>
      <w:r>
        <w:rPr>
          <w:rStyle w:val="FootnoteReference"/>
        </w:rPr>
        <w:footnoteRef/>
      </w:r>
      <w:r>
        <w:t xml:space="preserve"> Rev. 4:6, Ezek. 1:5-10.</w:t>
      </w:r>
    </w:p>
  </w:footnote>
  <w:footnote w:id="555">
    <w:p w14:paraId="30FB18B7" w14:textId="77777777" w:rsidR="00EB5325" w:rsidRDefault="00EB5325"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EB5325" w:rsidRDefault="00EB5325" w:rsidP="00704CAA">
      <w:pPr>
        <w:pStyle w:val="footnote"/>
      </w:pPr>
      <w:r>
        <w:rPr>
          <w:rStyle w:val="FootnoteReference"/>
        </w:rPr>
        <w:footnoteRef/>
      </w:r>
      <w:r>
        <w:t xml:space="preserve"> [JS] Fr. Lazarus has “laws”</w:t>
      </w:r>
    </w:p>
  </w:footnote>
  <w:footnote w:id="557">
    <w:p w14:paraId="30052C96" w14:textId="77777777" w:rsidR="00EB5325" w:rsidRDefault="00EB5325" w:rsidP="00704CAA">
      <w:pPr>
        <w:pStyle w:val="footnote"/>
      </w:pPr>
      <w:r>
        <w:rPr>
          <w:rStyle w:val="FootnoteReference"/>
        </w:rPr>
        <w:footnoteRef/>
      </w:r>
      <w:r>
        <w:t xml:space="preserve"> [JS] “do obeisance”, commonly rendered “worship”</w:t>
      </w:r>
    </w:p>
  </w:footnote>
  <w:footnote w:id="558">
    <w:p w14:paraId="518C32A9" w14:textId="77777777" w:rsidR="00EB5325" w:rsidRDefault="00EB5325" w:rsidP="00704CAA">
      <w:pPr>
        <w:pStyle w:val="footnote"/>
      </w:pPr>
      <w:r>
        <w:rPr>
          <w:rStyle w:val="FootnoteReference"/>
        </w:rPr>
        <w:footnoteRef/>
      </w:r>
      <w:r>
        <w:t xml:space="preserve"> [JS] Fr. Lazarus has “correcting”</w:t>
      </w:r>
    </w:p>
  </w:footnote>
  <w:footnote w:id="559">
    <w:p w14:paraId="0A8051C4" w14:textId="77777777" w:rsidR="00EB5325" w:rsidRDefault="00EB5325" w:rsidP="00704CAA">
      <w:pPr>
        <w:pStyle w:val="footnote"/>
      </w:pPr>
      <w:r>
        <w:rPr>
          <w:rStyle w:val="FootnoteReference"/>
        </w:rPr>
        <w:footnoteRef/>
      </w:r>
      <w:r>
        <w:t xml:space="preserve"> [JS] “do obeisance” or “fall down”</w:t>
      </w:r>
    </w:p>
  </w:footnote>
  <w:footnote w:id="560">
    <w:p w14:paraId="77CD93E8" w14:textId="77777777" w:rsidR="00EB5325" w:rsidRDefault="00EB5325"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EB5325" w:rsidRDefault="00EB5325" w:rsidP="00704CAA">
      <w:pPr>
        <w:pStyle w:val="footnote"/>
      </w:pPr>
      <w:r>
        <w:rPr>
          <w:rStyle w:val="FootnoteReference"/>
        </w:rPr>
        <w:footnoteRef/>
      </w:r>
      <w:r>
        <w:t xml:space="preserve"> [JS] or, “and not we Him”</w:t>
      </w:r>
    </w:p>
  </w:footnote>
  <w:footnote w:id="562">
    <w:p w14:paraId="1486F0F9" w14:textId="77777777" w:rsidR="00EB5325" w:rsidRDefault="00EB5325"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EB5325" w:rsidRDefault="00EB5325" w:rsidP="00704CAA">
      <w:pPr>
        <w:pStyle w:val="footnote"/>
      </w:pPr>
      <w:r>
        <w:rPr>
          <w:rStyle w:val="FootnoteReference"/>
        </w:rPr>
        <w:footnoteRef/>
      </w:r>
      <w:r>
        <w:t xml:space="preserve"> [JS] or “do wrong,” or “the workers of iniquity”</w:t>
      </w:r>
    </w:p>
  </w:footnote>
  <w:footnote w:id="564">
    <w:p w14:paraId="37DBB362" w14:textId="77777777" w:rsidR="00EB5325" w:rsidRDefault="00EB5325" w:rsidP="00704CAA">
      <w:pPr>
        <w:pStyle w:val="footnote"/>
      </w:pPr>
      <w:r>
        <w:rPr>
          <w:rStyle w:val="FootnoteReference"/>
        </w:rPr>
        <w:footnoteRef/>
      </w:r>
      <w:r>
        <w:t xml:space="preserve"> [JS] or proud/haughty eyes.</w:t>
      </w:r>
    </w:p>
  </w:footnote>
  <w:footnote w:id="565">
    <w:p w14:paraId="027D81D5" w14:textId="77777777" w:rsidR="00EB5325" w:rsidRDefault="00EB5325"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EB5325" w:rsidRDefault="00EB5325"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EB5325" w:rsidRDefault="00EB5325" w:rsidP="00704CAA">
      <w:pPr>
        <w:pStyle w:val="footnote"/>
      </w:pPr>
      <w:r>
        <w:rPr>
          <w:rStyle w:val="FootnoteReference"/>
        </w:rPr>
        <w:footnoteRef/>
      </w:r>
      <w:r>
        <w:t xml:space="preserve"> Cf. Ps. 38:7a.</w:t>
      </w:r>
    </w:p>
  </w:footnote>
  <w:footnote w:id="568">
    <w:p w14:paraId="517B5545" w14:textId="77777777" w:rsidR="00EB5325" w:rsidRDefault="00EB5325"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EB5325" w:rsidRDefault="00EB5325"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EB5325" w:rsidRDefault="00EB5325" w:rsidP="00704CAA">
      <w:pPr>
        <w:pStyle w:val="footnote"/>
      </w:pPr>
      <w:r>
        <w:rPr>
          <w:rStyle w:val="FootnoteReference"/>
        </w:rPr>
        <w:footnoteRef/>
      </w:r>
      <w:r>
        <w:t xml:space="preserve"> ‘God is love’ (1 John 4:8,16).</w:t>
      </w:r>
    </w:p>
  </w:footnote>
  <w:footnote w:id="571">
    <w:p w14:paraId="39DCC369" w14:textId="77777777" w:rsidR="00EB5325" w:rsidRDefault="00EB5325"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EB5325" w:rsidRDefault="00EB5325" w:rsidP="00704CAA">
      <w:pPr>
        <w:pStyle w:val="footnote"/>
      </w:pPr>
      <w:r>
        <w:rPr>
          <w:rStyle w:val="FootnoteReference"/>
        </w:rPr>
        <w:footnoteRef/>
      </w:r>
      <w:r>
        <w:t xml:space="preserve"> Cf. Ps. 147:8.</w:t>
      </w:r>
    </w:p>
  </w:footnote>
  <w:footnote w:id="573">
    <w:p w14:paraId="1B0A2532" w14:textId="77777777" w:rsidR="00EB5325" w:rsidRDefault="00EB5325" w:rsidP="00704CAA">
      <w:pPr>
        <w:pStyle w:val="footnote"/>
      </w:pPr>
      <w:r>
        <w:rPr>
          <w:rStyle w:val="FootnoteReference"/>
        </w:rPr>
        <w:footnoteRef/>
      </w:r>
      <w:r>
        <w:t xml:space="preserve"> [JS] or “long-suffering”</w:t>
      </w:r>
    </w:p>
  </w:footnote>
  <w:footnote w:id="574">
    <w:p w14:paraId="6F41A290" w14:textId="77777777" w:rsidR="00EB5325" w:rsidRDefault="00EB5325" w:rsidP="00704CAA">
      <w:pPr>
        <w:pStyle w:val="footnote"/>
      </w:pPr>
      <w:r>
        <w:rPr>
          <w:rStyle w:val="FootnoteReference"/>
        </w:rPr>
        <w:footnoteRef/>
      </w:r>
      <w:r>
        <w:t xml:space="preserve"> [JS] or “transgressions”</w:t>
      </w:r>
    </w:p>
  </w:footnote>
  <w:footnote w:id="575">
    <w:p w14:paraId="44065F61" w14:textId="77777777" w:rsidR="00EB5325" w:rsidRDefault="00EB5325"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EB5325" w:rsidRDefault="00EB5325"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EB5325" w:rsidRDefault="00EB5325"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EB5325" w:rsidRDefault="00EB5325" w:rsidP="00704CAA">
      <w:pPr>
        <w:pStyle w:val="footnote"/>
      </w:pPr>
      <w:r>
        <w:rPr>
          <w:rStyle w:val="FootnoteReference"/>
        </w:rPr>
        <w:footnoteRef/>
      </w:r>
      <w:r>
        <w:t xml:space="preserve"> [JS] Fr. Lazarus has “very great”</w:t>
      </w:r>
    </w:p>
  </w:footnote>
  <w:footnote w:id="579">
    <w:p w14:paraId="7AEE0420" w14:textId="77777777" w:rsidR="00EB5325" w:rsidRDefault="00EB5325" w:rsidP="00704CAA">
      <w:pPr>
        <w:pStyle w:val="footnote"/>
      </w:pPr>
      <w:r>
        <w:rPr>
          <w:rStyle w:val="FootnoteReference"/>
        </w:rPr>
        <w:footnoteRef/>
      </w:r>
      <w:r>
        <w:t xml:space="preserve"> [JS] or “thanksgiving,” or “thankful confession with praise”</w:t>
      </w:r>
    </w:p>
  </w:footnote>
  <w:footnote w:id="580">
    <w:p w14:paraId="1821417A" w14:textId="77777777" w:rsidR="00EB5325" w:rsidRDefault="00EB5325"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EB5325" w:rsidRDefault="00EB5325" w:rsidP="00704CAA">
      <w:pPr>
        <w:pStyle w:val="footnote"/>
      </w:pPr>
      <w:r>
        <w:rPr>
          <w:rStyle w:val="FootnoteReference"/>
        </w:rPr>
        <w:footnoteRef/>
      </w:r>
      <w:r>
        <w:t xml:space="preserve"> [JS] or “makes the clouds His chariot”</w:t>
      </w:r>
    </w:p>
  </w:footnote>
  <w:footnote w:id="582">
    <w:p w14:paraId="114B27CC" w14:textId="77777777" w:rsidR="00EB5325" w:rsidRDefault="00EB5325" w:rsidP="00704CAA">
      <w:pPr>
        <w:pStyle w:val="footnote"/>
      </w:pPr>
      <w:r>
        <w:rPr>
          <w:rStyle w:val="FootnoteReference"/>
        </w:rPr>
        <w:footnoteRef/>
      </w:r>
      <w:r>
        <w:t xml:space="preserve"> [JS] or “messengers”</w:t>
      </w:r>
    </w:p>
  </w:footnote>
  <w:footnote w:id="583">
    <w:p w14:paraId="0B426919" w14:textId="77777777" w:rsidR="00EB5325" w:rsidRDefault="00EB5325" w:rsidP="00704CAA">
      <w:pPr>
        <w:pStyle w:val="footnote"/>
      </w:pPr>
      <w:r>
        <w:rPr>
          <w:rStyle w:val="FootnoteReference"/>
        </w:rPr>
        <w:footnoteRef/>
      </w:r>
      <w:r>
        <w:t xml:space="preserve"> [JS] Fr. Lazarus has “servants”</w:t>
      </w:r>
    </w:p>
  </w:footnote>
  <w:footnote w:id="584">
    <w:p w14:paraId="0DC6891A" w14:textId="77777777" w:rsidR="00EB5325" w:rsidRDefault="00EB5325" w:rsidP="00704CAA">
      <w:pPr>
        <w:pStyle w:val="footnote"/>
      </w:pPr>
      <w:r>
        <w:rPr>
          <w:rStyle w:val="FootnoteReference"/>
        </w:rPr>
        <w:footnoteRef/>
      </w:r>
      <w:r>
        <w:t xml:space="preserve"> Heb. 1:7; Ezek. 1:14; 2 Esdras 8:22.</w:t>
      </w:r>
    </w:p>
  </w:footnote>
  <w:footnote w:id="585">
    <w:p w14:paraId="14865395" w14:textId="77777777" w:rsidR="00EB5325" w:rsidRDefault="00EB5325" w:rsidP="00704CAA">
      <w:pPr>
        <w:pStyle w:val="footnote"/>
      </w:pPr>
      <w:r>
        <w:rPr>
          <w:rStyle w:val="FootnoteReference"/>
        </w:rPr>
        <w:footnoteRef/>
      </w:r>
      <w:r>
        <w:t xml:space="preserve"> [JS] Fr. Lazarus has “axis”</w:t>
      </w:r>
    </w:p>
  </w:footnote>
  <w:footnote w:id="586">
    <w:p w14:paraId="00414A42" w14:textId="77777777" w:rsidR="00EB5325" w:rsidRDefault="00EB5325" w:rsidP="00704CAA">
      <w:pPr>
        <w:pStyle w:val="footnote"/>
      </w:pPr>
      <w:r>
        <w:rPr>
          <w:rStyle w:val="FootnoteReference"/>
        </w:rPr>
        <w:footnoteRef/>
      </w:r>
      <w:r>
        <w:t xml:space="preserve"> [JS] Fr. Lazarus has “wander”. NETS has “be tilted”</w:t>
      </w:r>
    </w:p>
  </w:footnote>
  <w:footnote w:id="587">
    <w:p w14:paraId="63CA7242" w14:textId="77777777" w:rsidR="00EB5325" w:rsidRDefault="00EB5325" w:rsidP="00704CAA">
      <w:pPr>
        <w:pStyle w:val="footnote"/>
      </w:pPr>
      <w:r>
        <w:rPr>
          <w:rStyle w:val="FootnoteReference"/>
        </w:rPr>
        <w:footnoteRef/>
      </w:r>
      <w:r>
        <w:t xml:space="preserve"> [JS] literally, “founded”</w:t>
      </w:r>
    </w:p>
  </w:footnote>
  <w:footnote w:id="588">
    <w:p w14:paraId="688E353A" w14:textId="77777777" w:rsidR="00EB5325" w:rsidRDefault="00EB5325" w:rsidP="00704CAA">
      <w:pPr>
        <w:pStyle w:val="footnote"/>
      </w:pPr>
      <w:r>
        <w:rPr>
          <w:rStyle w:val="FootnoteReference"/>
        </w:rPr>
        <w:footnoteRef/>
      </w:r>
      <w:r>
        <w:t xml:space="preserve"> [JS] or “takes the lead among them”</w:t>
      </w:r>
    </w:p>
  </w:footnote>
  <w:footnote w:id="589">
    <w:p w14:paraId="329CE5D6" w14:textId="77777777" w:rsidR="00EB5325" w:rsidRDefault="00EB5325" w:rsidP="00704CAA">
      <w:pPr>
        <w:pStyle w:val="footnote"/>
      </w:pPr>
      <w:r>
        <w:rPr>
          <w:rStyle w:val="FootnoteReference"/>
        </w:rPr>
        <w:footnoteRef/>
      </w:r>
      <w:r>
        <w:t xml:space="preserve"> [JS] or “serpent”</w:t>
      </w:r>
    </w:p>
  </w:footnote>
  <w:footnote w:id="590">
    <w:p w14:paraId="482A0E92" w14:textId="77777777" w:rsidR="00EB5325" w:rsidRDefault="00EB5325" w:rsidP="00704CAA">
      <w:pPr>
        <w:pStyle w:val="footnote"/>
      </w:pPr>
      <w:r>
        <w:rPr>
          <w:rStyle w:val="FootnoteReference"/>
        </w:rPr>
        <w:footnoteRef/>
      </w:r>
      <w:r>
        <w:t xml:space="preserve"> [JS] or, “the universe”</w:t>
      </w:r>
    </w:p>
  </w:footnote>
  <w:footnote w:id="591">
    <w:p w14:paraId="107DC9FD" w14:textId="77777777" w:rsidR="00EB5325" w:rsidRDefault="00EB5325" w:rsidP="00704CAA">
      <w:pPr>
        <w:pStyle w:val="footnote"/>
      </w:pPr>
      <w:r>
        <w:rPr>
          <w:rStyle w:val="FootnoteReference"/>
        </w:rPr>
        <w:footnoteRef/>
      </w:r>
      <w:r>
        <w:t xml:space="preserve"> [JS] or, “breath”</w:t>
      </w:r>
    </w:p>
  </w:footnote>
  <w:footnote w:id="592">
    <w:p w14:paraId="44BAA54F" w14:textId="77777777" w:rsidR="00EB5325" w:rsidRDefault="00EB5325" w:rsidP="00704CAA">
      <w:pPr>
        <w:pStyle w:val="footnote"/>
      </w:pPr>
      <w:r>
        <w:rPr>
          <w:rStyle w:val="FootnoteReference"/>
        </w:rPr>
        <w:footnoteRef/>
      </w:r>
      <w:r>
        <w:t xml:space="preserve"> [JS] Fr. Lazarus has, “meditation”</w:t>
      </w:r>
    </w:p>
  </w:footnote>
  <w:footnote w:id="593">
    <w:p w14:paraId="47649C98" w14:textId="77777777" w:rsidR="00EB5325" w:rsidRDefault="00EB5325" w:rsidP="00704CAA">
      <w:pPr>
        <w:pStyle w:val="footnote"/>
      </w:pPr>
      <w:r>
        <w:rPr>
          <w:rStyle w:val="FootnoteReference"/>
        </w:rPr>
        <w:footnoteRef/>
      </w:r>
      <w:r>
        <w:t xml:space="preserve"> Much of Psalm 104 occurs almost verbatim in 1 Chron. 16:8-22 (cf. vv. 7:36).</w:t>
      </w:r>
    </w:p>
  </w:footnote>
  <w:footnote w:id="594">
    <w:p w14:paraId="79D84556" w14:textId="77777777" w:rsidR="00EB5325" w:rsidRDefault="00EB5325" w:rsidP="00704CAA">
      <w:pPr>
        <w:pStyle w:val="footnote"/>
      </w:pPr>
      <w:r>
        <w:rPr>
          <w:rStyle w:val="FootnoteReference"/>
        </w:rPr>
        <w:footnoteRef/>
      </w:r>
      <w:r>
        <w:t xml:space="preserve"> [JS] or “give thanks to”. “Thankfully confess with praise”</w:t>
      </w:r>
    </w:p>
  </w:footnote>
  <w:footnote w:id="595">
    <w:p w14:paraId="78E8F770" w14:textId="77777777" w:rsidR="00EB5325" w:rsidRDefault="00EB5325" w:rsidP="00704CAA">
      <w:pPr>
        <w:pStyle w:val="footnote"/>
      </w:pPr>
      <w:r>
        <w:rPr>
          <w:rStyle w:val="FootnoteReference"/>
        </w:rPr>
        <w:footnoteRef/>
      </w:r>
      <w:r>
        <w:t xml:space="preserve"> [JS] or “make music to”</w:t>
      </w:r>
    </w:p>
  </w:footnote>
  <w:footnote w:id="596">
    <w:p w14:paraId="1C6985FE" w14:textId="77777777" w:rsidR="00EB5325" w:rsidRDefault="00EB5325" w:rsidP="00704CAA">
      <w:pPr>
        <w:pStyle w:val="footnote"/>
      </w:pPr>
      <w:r>
        <w:rPr>
          <w:rStyle w:val="FootnoteReference"/>
        </w:rPr>
        <w:footnoteRef/>
      </w:r>
      <w:r>
        <w:t xml:space="preserve"> [JS] i.e. presence</w:t>
      </w:r>
    </w:p>
  </w:footnote>
  <w:footnote w:id="597">
    <w:p w14:paraId="17460FF5" w14:textId="77777777" w:rsidR="00EB5325" w:rsidRDefault="00EB5325"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EB5325" w:rsidRDefault="00EB5325" w:rsidP="00704CAA">
      <w:pPr>
        <w:pStyle w:val="footnote"/>
      </w:pPr>
      <w:r>
        <w:rPr>
          <w:rStyle w:val="FootnoteReference"/>
        </w:rPr>
        <w:footnoteRef/>
      </w:r>
      <w:r>
        <w:t xml:space="preserve"> [JS] literally, “seed”</w:t>
      </w:r>
    </w:p>
  </w:footnote>
  <w:footnote w:id="599">
    <w:p w14:paraId="02D21EA0" w14:textId="77777777" w:rsidR="00EB5325" w:rsidRDefault="00EB5325" w:rsidP="00704CAA">
      <w:pPr>
        <w:pStyle w:val="footnote"/>
      </w:pPr>
      <w:r>
        <w:rPr>
          <w:rStyle w:val="FootnoteReference"/>
        </w:rPr>
        <w:footnoteRef/>
      </w:r>
      <w:r>
        <w:t xml:space="preserve"> [JS] literally, “He remembered His covenant forever”</w:t>
      </w:r>
    </w:p>
  </w:footnote>
  <w:footnote w:id="600">
    <w:p w14:paraId="51ED9672" w14:textId="77777777" w:rsidR="00EB5325" w:rsidRDefault="00EB5325" w:rsidP="00704CAA">
      <w:pPr>
        <w:pStyle w:val="footnote"/>
      </w:pPr>
      <w:r>
        <w:rPr>
          <w:rStyle w:val="FootnoteReference"/>
        </w:rPr>
        <w:footnoteRef/>
      </w:r>
      <w:r>
        <w:t xml:space="preserve"> [JS] i.e. the covenant</w:t>
      </w:r>
    </w:p>
  </w:footnote>
  <w:footnote w:id="601">
    <w:p w14:paraId="22B187B5" w14:textId="77777777" w:rsidR="00EB5325" w:rsidRDefault="00EB5325" w:rsidP="00704CAA">
      <w:pPr>
        <w:pStyle w:val="footnote"/>
      </w:pPr>
      <w:r>
        <w:rPr>
          <w:rStyle w:val="FootnoteReference"/>
        </w:rPr>
        <w:footnoteRef/>
      </w:r>
      <w:r>
        <w:t xml:space="preserve"> [JS] or foreigners, resident aliens.</w:t>
      </w:r>
    </w:p>
  </w:footnote>
  <w:footnote w:id="602">
    <w:p w14:paraId="0FAFF1A4" w14:textId="77777777" w:rsidR="00EB5325" w:rsidRDefault="00EB5325"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EB5325" w:rsidRDefault="00EB5325" w:rsidP="00704CAA">
      <w:pPr>
        <w:pStyle w:val="footnote"/>
      </w:pPr>
      <w:r>
        <w:rPr>
          <w:rStyle w:val="FootnoteReference"/>
        </w:rPr>
        <w:footnoteRef/>
      </w:r>
      <w:r>
        <w:t xml:space="preserve"> caterpillars: larva of the locust.</w:t>
      </w:r>
    </w:p>
  </w:footnote>
  <w:footnote w:id="604">
    <w:p w14:paraId="043DB9E2" w14:textId="77777777" w:rsidR="00EB5325" w:rsidRDefault="00EB5325" w:rsidP="00704CAA">
      <w:pPr>
        <w:pStyle w:val="footnote"/>
      </w:pPr>
      <w:r>
        <w:rPr>
          <w:rStyle w:val="FootnoteReference"/>
        </w:rPr>
        <w:footnoteRef/>
      </w:r>
      <w:r>
        <w:t xml:space="preserve"> Ex. 16:12-15; Jn. 6:31-35.</w:t>
      </w:r>
    </w:p>
  </w:footnote>
  <w:footnote w:id="605">
    <w:p w14:paraId="4F10CF45" w14:textId="77777777" w:rsidR="00EB5325" w:rsidRDefault="00EB5325" w:rsidP="00704CAA">
      <w:pPr>
        <w:pStyle w:val="footnote"/>
      </w:pPr>
      <w:r>
        <w:rPr>
          <w:rStyle w:val="FootnoteReference"/>
        </w:rPr>
        <w:footnoteRef/>
      </w:r>
      <w:r>
        <w:t xml:space="preserve"> [JS] or “promise”</w:t>
      </w:r>
    </w:p>
  </w:footnote>
  <w:footnote w:id="606">
    <w:p w14:paraId="52EC5E6F" w14:textId="77777777" w:rsidR="00EB5325" w:rsidRDefault="00EB5325" w:rsidP="00704CAA">
      <w:pPr>
        <w:pStyle w:val="footnote"/>
      </w:pPr>
      <w:r>
        <w:rPr>
          <w:rStyle w:val="FootnoteReference"/>
        </w:rPr>
        <w:footnoteRef/>
      </w:r>
      <w:r>
        <w:t xml:space="preserve"> Gen. 15:14.</w:t>
      </w:r>
    </w:p>
  </w:footnote>
  <w:footnote w:id="607">
    <w:p w14:paraId="50EFB665" w14:textId="77777777" w:rsidR="00EB5325" w:rsidRDefault="00EB5325"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EB5325" w:rsidRDefault="00EB5325" w:rsidP="00704CAA">
      <w:pPr>
        <w:pStyle w:val="footnote"/>
      </w:pPr>
      <w:r>
        <w:rPr>
          <w:rStyle w:val="FootnoteReference"/>
        </w:rPr>
        <w:footnoteRef/>
      </w:r>
      <w:r>
        <w:t xml:space="preserve"> [JS] or “give thanks to”. “Thankfully confess with praise”</w:t>
      </w:r>
    </w:p>
  </w:footnote>
  <w:footnote w:id="609">
    <w:p w14:paraId="6A4D9054" w14:textId="77777777" w:rsidR="00EB5325" w:rsidRDefault="00EB5325"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EB5325" w:rsidRDefault="00EB5325" w:rsidP="00704CAA">
      <w:pPr>
        <w:pStyle w:val="footnote"/>
      </w:pPr>
      <w:r>
        <w:rPr>
          <w:rStyle w:val="FootnoteReference"/>
        </w:rPr>
        <w:footnoteRef/>
      </w:r>
      <w:r>
        <w:t xml:space="preserve"> [JS] or “observe justice”</w:t>
      </w:r>
    </w:p>
  </w:footnote>
  <w:footnote w:id="611">
    <w:p w14:paraId="6619BE9D" w14:textId="77777777" w:rsidR="00EB5325" w:rsidRDefault="00EB5325" w:rsidP="00704CAA">
      <w:pPr>
        <w:pStyle w:val="footnote"/>
      </w:pPr>
      <w:r>
        <w:rPr>
          <w:rStyle w:val="FootnoteReference"/>
        </w:rPr>
        <w:footnoteRef/>
      </w:r>
      <w:r>
        <w:t xml:space="preserve"> [JS] literally, “do”</w:t>
      </w:r>
    </w:p>
  </w:footnote>
  <w:footnote w:id="612">
    <w:p w14:paraId="04B27EA1" w14:textId="77777777" w:rsidR="00EB5325" w:rsidRDefault="00EB5325" w:rsidP="00704CAA">
      <w:pPr>
        <w:pStyle w:val="footnote"/>
      </w:pPr>
      <w:r>
        <w:rPr>
          <w:rStyle w:val="FootnoteReference"/>
        </w:rPr>
        <w:footnoteRef/>
      </w:r>
      <w:r>
        <w:t xml:space="preserve"> [JS] or “because of the good will of Your people”</w:t>
      </w:r>
    </w:p>
  </w:footnote>
  <w:footnote w:id="613">
    <w:p w14:paraId="4EB0A80D" w14:textId="77777777" w:rsidR="00EB5325" w:rsidRDefault="00EB5325" w:rsidP="00704CAA">
      <w:pPr>
        <w:pStyle w:val="footnote"/>
      </w:pPr>
      <w:r>
        <w:rPr>
          <w:rStyle w:val="FootnoteReference"/>
        </w:rPr>
        <w:footnoteRef/>
      </w:r>
      <w:r>
        <w:t xml:space="preserve"> Cf. Mark 8:17-21; Matthew 16:9-12.</w:t>
      </w:r>
    </w:p>
  </w:footnote>
  <w:footnote w:id="614">
    <w:p w14:paraId="6A2BD216" w14:textId="77777777" w:rsidR="00EB5325" w:rsidRDefault="00EB5325" w:rsidP="00704CAA">
      <w:pPr>
        <w:pStyle w:val="footnote"/>
      </w:pPr>
      <w:r>
        <w:rPr>
          <w:rStyle w:val="FootnoteReference"/>
        </w:rPr>
        <w:footnoteRef/>
      </w:r>
      <w:r>
        <w:t xml:space="preserve"> [JS] Fr. Lazarus has “will”</w:t>
      </w:r>
    </w:p>
  </w:footnote>
  <w:footnote w:id="615">
    <w:p w14:paraId="2E278E41" w14:textId="77777777" w:rsidR="00EB5325" w:rsidRDefault="00EB5325" w:rsidP="00704CAA">
      <w:pPr>
        <w:pStyle w:val="footnote"/>
      </w:pPr>
      <w:r>
        <w:rPr>
          <w:rStyle w:val="FootnoteReference"/>
        </w:rPr>
        <w:footnoteRef/>
      </w:r>
      <w:r>
        <w:t xml:space="preserve"> Num. 11:34.</w:t>
      </w:r>
    </w:p>
  </w:footnote>
  <w:footnote w:id="616">
    <w:p w14:paraId="3E891B8B" w14:textId="77777777" w:rsidR="00EB5325" w:rsidRDefault="00EB5325" w:rsidP="00704CAA">
      <w:pPr>
        <w:pStyle w:val="footnote"/>
      </w:pPr>
      <w:r>
        <w:rPr>
          <w:rStyle w:val="FootnoteReference"/>
        </w:rPr>
        <w:footnoteRef/>
      </w:r>
      <w:r>
        <w:t xml:space="preserve"> Num. 16:32.</w:t>
      </w:r>
    </w:p>
  </w:footnote>
  <w:footnote w:id="617">
    <w:p w14:paraId="2CF28BB9" w14:textId="77777777" w:rsidR="00EB5325" w:rsidRDefault="00EB5325" w:rsidP="00704CAA">
      <w:pPr>
        <w:pStyle w:val="footnote"/>
      </w:pPr>
      <w:r>
        <w:rPr>
          <w:rStyle w:val="FootnoteReference"/>
        </w:rPr>
        <w:footnoteRef/>
      </w:r>
      <w:r>
        <w:t xml:space="preserve"> [JS] “did obeisance”. “bowed down to”.</w:t>
      </w:r>
    </w:p>
  </w:footnote>
  <w:footnote w:id="618">
    <w:p w14:paraId="6FE70515" w14:textId="77777777" w:rsidR="00EB5325" w:rsidRDefault="00EB5325" w:rsidP="00704CAA">
      <w:pPr>
        <w:pStyle w:val="footnote"/>
      </w:pPr>
      <w:r>
        <w:rPr>
          <w:rStyle w:val="FootnoteReference"/>
        </w:rPr>
        <w:footnoteRef/>
      </w:r>
      <w:r>
        <w:t xml:space="preserve"> [JS] or fearful, terrible.</w:t>
      </w:r>
    </w:p>
  </w:footnote>
  <w:footnote w:id="619">
    <w:p w14:paraId="0CBADE68" w14:textId="77777777" w:rsidR="00EB5325" w:rsidRDefault="00EB5325"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EB5325" w:rsidRDefault="00EB5325" w:rsidP="00704CAA">
      <w:pPr>
        <w:pStyle w:val="footnote"/>
      </w:pPr>
      <w:r>
        <w:rPr>
          <w:rStyle w:val="FootnoteReference"/>
        </w:rPr>
        <w:footnoteRef/>
      </w:r>
      <w:r>
        <w:t xml:space="preserve"> [JS] or, “destruction”</w:t>
      </w:r>
    </w:p>
  </w:footnote>
  <w:footnote w:id="621">
    <w:p w14:paraId="411EA2A0" w14:textId="77777777" w:rsidR="00EB5325" w:rsidRDefault="00EB5325" w:rsidP="00704CAA">
      <w:pPr>
        <w:pStyle w:val="footnote"/>
      </w:pPr>
      <w:r>
        <w:rPr>
          <w:rStyle w:val="FootnoteReference"/>
        </w:rPr>
        <w:footnoteRef/>
      </w:r>
      <w:r>
        <w:t xml:space="preserve"> [JS] or “the breach abated”</w:t>
      </w:r>
    </w:p>
  </w:footnote>
  <w:footnote w:id="622">
    <w:p w14:paraId="4F51BD8C" w14:textId="77777777" w:rsidR="00EB5325" w:rsidRDefault="00EB5325" w:rsidP="00704CAA">
      <w:pPr>
        <w:pStyle w:val="footnote"/>
      </w:pPr>
      <w:r>
        <w:rPr>
          <w:rStyle w:val="FootnoteReference"/>
        </w:rPr>
        <w:footnoteRef/>
      </w:r>
      <w:r>
        <w:t xml:space="preserve"> [JS] or “reckoned”</w:t>
      </w:r>
    </w:p>
  </w:footnote>
  <w:footnote w:id="623">
    <w:p w14:paraId="0DE19382" w14:textId="77777777" w:rsidR="00EB5325" w:rsidRDefault="00EB5325" w:rsidP="00704CAA">
      <w:pPr>
        <w:pStyle w:val="footnote"/>
      </w:pPr>
      <w:r>
        <w:rPr>
          <w:rStyle w:val="FootnoteReference"/>
        </w:rPr>
        <w:footnoteRef/>
      </w:r>
      <w:r>
        <w:t xml:space="preserve"> [JS] literally “mingled” and “works”</w:t>
      </w:r>
    </w:p>
  </w:footnote>
  <w:footnote w:id="624">
    <w:p w14:paraId="21E48811" w14:textId="77777777" w:rsidR="00EB5325" w:rsidRDefault="00EB5325" w:rsidP="00704CAA">
      <w:pPr>
        <w:pStyle w:val="footnote"/>
      </w:pPr>
      <w:r>
        <w:rPr>
          <w:rStyle w:val="FootnoteReference"/>
        </w:rPr>
        <w:footnoteRef/>
      </w:r>
      <w:r>
        <w:t xml:space="preserve"> [JS] or “give thanks to”, “thankfully confess with praise”</w:t>
      </w:r>
    </w:p>
  </w:footnote>
  <w:footnote w:id="625">
    <w:p w14:paraId="5744C399" w14:textId="77777777" w:rsidR="00EB5325" w:rsidRDefault="00EB5325" w:rsidP="00704CAA">
      <w:pPr>
        <w:pStyle w:val="footnote"/>
      </w:pPr>
      <w:r>
        <w:rPr>
          <w:rStyle w:val="FootnoteReference"/>
        </w:rPr>
        <w:footnoteRef/>
      </w:r>
      <w:r>
        <w:t xml:space="preserve"> [JS] or “age to age”</w:t>
      </w:r>
    </w:p>
  </w:footnote>
  <w:footnote w:id="626">
    <w:p w14:paraId="0410B31B" w14:textId="77777777" w:rsidR="00EB5325" w:rsidRDefault="00EB5325" w:rsidP="00704CAA">
      <w:pPr>
        <w:pStyle w:val="footnote"/>
      </w:pPr>
      <w:r>
        <w:rPr>
          <w:rStyle w:val="FootnoteReference"/>
        </w:rPr>
        <w:footnoteRef/>
      </w:r>
      <w:r>
        <w:t xml:space="preserve"> [JS] or “May it be! May it be” or “So be it! So be it!”</w:t>
      </w:r>
    </w:p>
  </w:footnote>
  <w:footnote w:id="627">
    <w:p w14:paraId="0FB3C337" w14:textId="77777777" w:rsidR="00EB5325" w:rsidRDefault="00EB5325" w:rsidP="00704CAA">
      <w:pPr>
        <w:pStyle w:val="footnote"/>
      </w:pPr>
      <w:r>
        <w:rPr>
          <w:rStyle w:val="FootnoteReference"/>
        </w:rPr>
        <w:footnoteRef/>
      </w:r>
      <w:r>
        <w:t xml:space="preserve"> [JS] or “give thanks to”, “thankfully confess with praise”</w:t>
      </w:r>
    </w:p>
  </w:footnote>
  <w:footnote w:id="628">
    <w:p w14:paraId="7E54D57E" w14:textId="77777777" w:rsidR="00EB5325" w:rsidRDefault="00EB5325" w:rsidP="00704CAA">
      <w:pPr>
        <w:pStyle w:val="footnote"/>
      </w:pPr>
      <w:r>
        <w:rPr>
          <w:rStyle w:val="FootnoteReference"/>
        </w:rPr>
        <w:footnoteRef/>
      </w:r>
      <w:r>
        <w:t xml:space="preserve"> [JS] NETS, Fr. Lazarus, and the Coptic have “sea”, others have “south”</w:t>
      </w:r>
    </w:p>
  </w:footnote>
  <w:footnote w:id="629">
    <w:p w14:paraId="178F2BAD" w14:textId="77777777" w:rsidR="00EB5325" w:rsidRDefault="00EB5325" w:rsidP="00704CAA">
      <w:pPr>
        <w:pStyle w:val="footnote"/>
      </w:pPr>
      <w:r>
        <w:rPr>
          <w:rStyle w:val="FootnoteReference"/>
        </w:rPr>
        <w:footnoteRef/>
      </w:r>
      <w:r>
        <w:t xml:space="preserve"> [JS] or “praise and thank”, “thankfully confess with praise”</w:t>
      </w:r>
    </w:p>
  </w:footnote>
  <w:footnote w:id="630">
    <w:p w14:paraId="6A8B4AB6" w14:textId="77777777" w:rsidR="00EB5325" w:rsidRDefault="00EB5325" w:rsidP="00704CAA">
      <w:pPr>
        <w:pStyle w:val="footnote"/>
      </w:pPr>
      <w:r>
        <w:rPr>
          <w:rStyle w:val="FootnoteReference"/>
        </w:rPr>
        <w:footnoteRef/>
      </w:r>
      <w:r>
        <w:t xml:space="preserve"> [JS] or “praise and thank”, “thankfully confess with praise.”</w:t>
      </w:r>
    </w:p>
  </w:footnote>
  <w:footnote w:id="631">
    <w:p w14:paraId="7CBE112A" w14:textId="77777777" w:rsidR="00EB5325" w:rsidRDefault="00EB5325" w:rsidP="00704CAA">
      <w:pPr>
        <w:pStyle w:val="footnote"/>
      </w:pPr>
      <w:r>
        <w:rPr>
          <w:rStyle w:val="FootnoteReference"/>
        </w:rPr>
        <w:footnoteRef/>
      </w:r>
      <w:r>
        <w:t xml:space="preserve"> [JS] or “He helped them out of the way of their iniquity”</w:t>
      </w:r>
    </w:p>
  </w:footnote>
  <w:footnote w:id="632">
    <w:p w14:paraId="22A56B6D" w14:textId="77777777" w:rsidR="00EB5325" w:rsidRDefault="00EB5325"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EB5325" w:rsidRDefault="00EB5325" w:rsidP="00704CAA">
      <w:pPr>
        <w:pStyle w:val="footnote"/>
      </w:pPr>
      <w:r>
        <w:rPr>
          <w:rStyle w:val="FootnoteReference"/>
        </w:rPr>
        <w:footnoteRef/>
      </w:r>
      <w:r>
        <w:t xml:space="preserve"> [JS] or “praise and thank”, “thankfully confess with praise”</w:t>
      </w:r>
    </w:p>
  </w:footnote>
  <w:footnote w:id="634">
    <w:p w14:paraId="6DE0266A" w14:textId="77777777" w:rsidR="00EB5325" w:rsidRDefault="00EB5325" w:rsidP="00704CAA">
      <w:pPr>
        <w:pStyle w:val="footnote"/>
      </w:pPr>
      <w:r>
        <w:rPr>
          <w:rStyle w:val="FootnoteReference"/>
        </w:rPr>
        <w:footnoteRef/>
      </w:r>
      <w:r>
        <w:t xml:space="preserve"> [JS] Fr. Lazarus has “all their skill was scuttled.”</w:t>
      </w:r>
    </w:p>
  </w:footnote>
  <w:footnote w:id="635">
    <w:p w14:paraId="4B2EAC84" w14:textId="77777777" w:rsidR="00EB5325" w:rsidRDefault="00EB5325" w:rsidP="00704CAA">
      <w:pPr>
        <w:pStyle w:val="footnote"/>
      </w:pPr>
      <w:r>
        <w:rPr>
          <w:rStyle w:val="FootnoteReference"/>
        </w:rPr>
        <w:footnoteRef/>
      </w:r>
      <w:r>
        <w:t xml:space="preserve"> [JS] or “praise and thank”, “thankfully confess with praise”</w:t>
      </w:r>
    </w:p>
  </w:footnote>
  <w:footnote w:id="636">
    <w:p w14:paraId="589D0F1B" w14:textId="77777777" w:rsidR="00EB5325" w:rsidRDefault="00EB5325"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EB5325" w:rsidRDefault="00EB5325" w:rsidP="00704CAA">
      <w:pPr>
        <w:pStyle w:val="footnote"/>
      </w:pPr>
      <w:r>
        <w:rPr>
          <w:rStyle w:val="FootnoteReference"/>
        </w:rPr>
        <w:footnoteRef/>
      </w:r>
      <w:r>
        <w:t xml:space="preserve"> [JS] NETS has, “make music”, OSB, “give praise”</w:t>
      </w:r>
    </w:p>
  </w:footnote>
  <w:footnote w:id="638">
    <w:p w14:paraId="2BBBBDB1" w14:textId="77777777" w:rsidR="00EB5325" w:rsidRDefault="00EB5325" w:rsidP="00704CAA">
      <w:pPr>
        <w:pStyle w:val="footnote"/>
      </w:pPr>
      <w:r>
        <w:rPr>
          <w:rStyle w:val="FootnoteReference"/>
        </w:rPr>
        <w:footnoteRef/>
      </w:r>
      <w:r>
        <w:t xml:space="preserve"> [JS] “thankfully confess You with praise”</w:t>
      </w:r>
    </w:p>
  </w:footnote>
  <w:footnote w:id="639">
    <w:p w14:paraId="5C6900D2" w14:textId="77777777" w:rsidR="00EB5325" w:rsidRDefault="00EB5325"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EB5325" w:rsidRDefault="00EB5325" w:rsidP="00704CAA">
      <w:pPr>
        <w:pStyle w:val="footnote"/>
      </w:pPr>
      <w:r>
        <w:rPr>
          <w:rStyle w:val="FootnoteReference"/>
        </w:rPr>
        <w:footnoteRef/>
      </w:r>
      <w:r>
        <w:t xml:space="preserve"> [JS] “holy place.”</w:t>
      </w:r>
    </w:p>
  </w:footnote>
  <w:footnote w:id="641">
    <w:p w14:paraId="25606447" w14:textId="77777777" w:rsidR="00EB5325" w:rsidRDefault="00EB5325" w:rsidP="00704CAA">
      <w:pPr>
        <w:pStyle w:val="footnote"/>
      </w:pPr>
      <w:r>
        <w:rPr>
          <w:rStyle w:val="FootnoteReference"/>
        </w:rPr>
        <w:footnoteRef/>
      </w:r>
      <w:r>
        <w:t xml:space="preserve"> See Psalm 59:10 and footnote.</w:t>
      </w:r>
    </w:p>
  </w:footnote>
  <w:footnote w:id="642">
    <w:p w14:paraId="7DF3C2CB" w14:textId="77777777" w:rsidR="00EB5325" w:rsidRDefault="00EB5325"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EB5325" w:rsidRDefault="00EB5325" w:rsidP="00704CAA">
      <w:pPr>
        <w:pStyle w:val="footnote"/>
      </w:pPr>
      <w:r>
        <w:rPr>
          <w:rStyle w:val="FootnoteReference"/>
        </w:rPr>
        <w:footnoteRef/>
      </w:r>
      <w:r>
        <w:t xml:space="preserve"> [JS] or “lawlessness”</w:t>
      </w:r>
    </w:p>
  </w:footnote>
  <w:footnote w:id="644">
    <w:p w14:paraId="0370D8B9" w14:textId="77777777" w:rsidR="00EB5325" w:rsidRDefault="00EB5325" w:rsidP="00704CAA">
      <w:pPr>
        <w:pStyle w:val="footnote"/>
      </w:pPr>
      <w:r>
        <w:rPr>
          <w:rStyle w:val="FootnoteReference"/>
        </w:rPr>
        <w:footnoteRef/>
      </w:r>
      <w:r>
        <w:t xml:space="preserve"> Cf. Num. 5:22.</w:t>
      </w:r>
    </w:p>
  </w:footnote>
  <w:footnote w:id="645">
    <w:p w14:paraId="1B36DB9E" w14:textId="77777777" w:rsidR="00EB5325" w:rsidRDefault="00EB5325" w:rsidP="00704CAA">
      <w:pPr>
        <w:pStyle w:val="footnote"/>
      </w:pPr>
      <w:r>
        <w:rPr>
          <w:rStyle w:val="FootnoteReference"/>
        </w:rPr>
        <w:footnoteRef/>
      </w:r>
      <w:r>
        <w:t xml:space="preserve"> Mt. 27:39.</w:t>
      </w:r>
    </w:p>
  </w:footnote>
  <w:footnote w:id="646">
    <w:p w14:paraId="22940EE6" w14:textId="77777777" w:rsidR="00EB5325" w:rsidRDefault="00EB5325" w:rsidP="00704CAA">
      <w:pPr>
        <w:pStyle w:val="footnote"/>
      </w:pPr>
      <w:r>
        <w:rPr>
          <w:rStyle w:val="FootnoteReference"/>
        </w:rPr>
        <w:footnoteRef/>
      </w:r>
      <w:r>
        <w:t xml:space="preserve"> [JS] or “give thanks to”. “thankfully confess with praise”</w:t>
      </w:r>
    </w:p>
  </w:footnote>
  <w:footnote w:id="647">
    <w:p w14:paraId="250C4082" w14:textId="77777777" w:rsidR="00EB5325" w:rsidRDefault="00EB5325"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EB5325" w:rsidRDefault="00EB5325"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EB5325" w:rsidRDefault="00EB5325" w:rsidP="00704CAA">
      <w:pPr>
        <w:pStyle w:val="footnote"/>
      </w:pPr>
      <w:r>
        <w:rPr>
          <w:rStyle w:val="FootnoteReference"/>
        </w:rPr>
        <w:footnoteRef/>
      </w:r>
      <w:r>
        <w:t xml:space="preserve"> [JS] “with You is the dominion/rule in the day of Your power”</w:t>
      </w:r>
    </w:p>
  </w:footnote>
  <w:footnote w:id="650">
    <w:p w14:paraId="04BA8F57" w14:textId="77777777" w:rsidR="00EB5325" w:rsidRDefault="00EB5325" w:rsidP="00704CAA">
      <w:pPr>
        <w:pStyle w:val="footnote"/>
      </w:pPr>
      <w:r>
        <w:rPr>
          <w:rStyle w:val="FootnoteReference"/>
        </w:rPr>
        <w:footnoteRef/>
      </w:r>
      <w:r>
        <w:t xml:space="preserve"> Cf. 1 Cor. 15:41-43.</w:t>
      </w:r>
    </w:p>
  </w:footnote>
  <w:footnote w:id="651">
    <w:p w14:paraId="0419BAA6" w14:textId="77777777" w:rsidR="00EB5325" w:rsidRDefault="00EB5325" w:rsidP="00704CAA">
      <w:pPr>
        <w:pStyle w:val="footnote"/>
      </w:pPr>
      <w:r>
        <w:rPr>
          <w:rStyle w:val="FootnoteReference"/>
        </w:rPr>
        <w:footnoteRef/>
      </w:r>
      <w:r>
        <w:t xml:space="preserve"> [JS] literally “morning star”</w:t>
      </w:r>
    </w:p>
  </w:footnote>
  <w:footnote w:id="652">
    <w:p w14:paraId="6A1A3510" w14:textId="77777777" w:rsidR="00EB5325" w:rsidRDefault="00EB5325"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EB5325" w:rsidRDefault="00EB5325" w:rsidP="00704CAA">
      <w:pPr>
        <w:pStyle w:val="footnote"/>
      </w:pPr>
      <w:r>
        <w:rPr>
          <w:rStyle w:val="FootnoteReference"/>
        </w:rPr>
        <w:footnoteRef/>
      </w:r>
      <w:r>
        <w:t xml:space="preserve"> [JS] Fr. Lazarus renders “repent” as “change His mind”</w:t>
      </w:r>
    </w:p>
  </w:footnote>
  <w:footnote w:id="654">
    <w:p w14:paraId="6A954099" w14:textId="77777777" w:rsidR="00EB5325" w:rsidRDefault="00EB5325" w:rsidP="00704CAA">
      <w:pPr>
        <w:pStyle w:val="footnote"/>
      </w:pPr>
      <w:r>
        <w:rPr>
          <w:rStyle w:val="FootnoteReference"/>
        </w:rPr>
        <w:footnoteRef/>
      </w:r>
      <w:r>
        <w:t xml:space="preserve"> Heb. 7:21.</w:t>
      </w:r>
    </w:p>
  </w:footnote>
  <w:footnote w:id="655">
    <w:p w14:paraId="7ADC21DE" w14:textId="77777777" w:rsidR="00EB5325" w:rsidRDefault="00EB5325"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EB5325" w:rsidRDefault="00EB5325" w:rsidP="00704CAA">
      <w:pPr>
        <w:pStyle w:val="footnote"/>
      </w:pPr>
      <w:r>
        <w:rPr>
          <w:rStyle w:val="FootnoteReference"/>
        </w:rPr>
        <w:footnoteRef/>
      </w:r>
      <w:r>
        <w:t xml:space="preserve"> [JS] or “give thanks,” or “thankfully confess with praise”</w:t>
      </w:r>
    </w:p>
  </w:footnote>
  <w:footnote w:id="657">
    <w:p w14:paraId="72BD2026" w14:textId="77777777" w:rsidR="00EB5325" w:rsidRDefault="00EB5325" w:rsidP="00704CAA">
      <w:pPr>
        <w:pStyle w:val="footnote"/>
      </w:pPr>
      <w:r>
        <w:rPr>
          <w:rStyle w:val="FootnoteReference"/>
        </w:rPr>
        <w:footnoteRef/>
      </w:r>
      <w:r>
        <w:t xml:space="preserve"> [JS] or “assembly”</w:t>
      </w:r>
    </w:p>
  </w:footnote>
  <w:footnote w:id="658">
    <w:p w14:paraId="5C873828" w14:textId="77777777" w:rsidR="00EB5325" w:rsidRDefault="00EB5325" w:rsidP="00704CAA">
      <w:pPr>
        <w:pStyle w:val="footnote"/>
      </w:pPr>
      <w:r>
        <w:rPr>
          <w:rStyle w:val="FootnoteReference"/>
        </w:rPr>
        <w:footnoteRef/>
      </w:r>
      <w:r>
        <w:t xml:space="preserve"> [JS] or “sought out in all things according to His will.”</w:t>
      </w:r>
    </w:p>
  </w:footnote>
  <w:footnote w:id="659">
    <w:p w14:paraId="4A82352A" w14:textId="77777777" w:rsidR="00EB5325" w:rsidRDefault="00EB5325" w:rsidP="00704CAA">
      <w:pPr>
        <w:pStyle w:val="footnote"/>
      </w:pPr>
      <w:r>
        <w:rPr>
          <w:rStyle w:val="FootnoteReference"/>
        </w:rPr>
        <w:footnoteRef/>
      </w:r>
      <w:r>
        <w:t xml:space="preserve"> [JS] or “thanksgiving,” or “thankful confession with praise”</w:t>
      </w:r>
    </w:p>
  </w:footnote>
  <w:footnote w:id="660">
    <w:p w14:paraId="003E75E9" w14:textId="77777777" w:rsidR="00EB5325" w:rsidRDefault="00EB5325"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EB5325" w:rsidRDefault="00EB5325" w:rsidP="00704CAA">
      <w:pPr>
        <w:pStyle w:val="footnote"/>
      </w:pPr>
      <w:r>
        <w:rPr>
          <w:rStyle w:val="FootnoteReference"/>
        </w:rPr>
        <w:footnoteRef/>
      </w:r>
      <w:r>
        <w:t xml:space="preserve"> Gen. 6:18; 9:9f; 15; 17; Ex. 19:5; Mk. 14:24; Lk. 22:20,29,30.</w:t>
      </w:r>
    </w:p>
  </w:footnote>
  <w:footnote w:id="662">
    <w:p w14:paraId="25E37270" w14:textId="77777777" w:rsidR="00EB5325" w:rsidRDefault="00EB5325" w:rsidP="00704CAA">
      <w:pPr>
        <w:pStyle w:val="footnote"/>
      </w:pPr>
      <w:r>
        <w:rPr>
          <w:rStyle w:val="FootnoteReference"/>
        </w:rPr>
        <w:footnoteRef/>
      </w:r>
      <w:r>
        <w:t xml:space="preserve"> [JS] or “awesome”, “terrible”</w:t>
      </w:r>
    </w:p>
  </w:footnote>
  <w:footnote w:id="663">
    <w:p w14:paraId="21A9EB43" w14:textId="77777777" w:rsidR="00EB5325" w:rsidRDefault="00EB5325"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EB5325" w:rsidRDefault="00EB5325"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EB5325" w:rsidRDefault="00EB5325" w:rsidP="00704CAA">
      <w:pPr>
        <w:pStyle w:val="footnote"/>
      </w:pPr>
      <w:r>
        <w:rPr>
          <w:rStyle w:val="FootnoteReference"/>
        </w:rPr>
        <w:footnoteRef/>
      </w:r>
      <w:r>
        <w:t xml:space="preserve"> [JS] or “endures forever and ever”</w:t>
      </w:r>
    </w:p>
  </w:footnote>
  <w:footnote w:id="666">
    <w:p w14:paraId="4732D835" w14:textId="77777777" w:rsidR="00EB5325" w:rsidRDefault="00EB5325" w:rsidP="00704CAA">
      <w:pPr>
        <w:pStyle w:val="footnote"/>
      </w:pPr>
      <w:r>
        <w:rPr>
          <w:rStyle w:val="FootnoteReference"/>
        </w:rPr>
        <w:footnoteRef/>
      </w:r>
      <w:r>
        <w:t xml:space="preserve"> [JS] or “dawned”</w:t>
      </w:r>
    </w:p>
  </w:footnote>
  <w:footnote w:id="667">
    <w:p w14:paraId="049D5215" w14:textId="77777777" w:rsidR="00EB5325" w:rsidRDefault="00EB5325" w:rsidP="00704CAA">
      <w:pPr>
        <w:pStyle w:val="footnote"/>
      </w:pPr>
      <w:r>
        <w:rPr>
          <w:rStyle w:val="FootnoteReference"/>
        </w:rPr>
        <w:footnoteRef/>
      </w:r>
      <w:r>
        <w:t xml:space="preserve"> [JS] NETS interprets this as “He scattered [His enemies]”</w:t>
      </w:r>
    </w:p>
  </w:footnote>
  <w:footnote w:id="668">
    <w:p w14:paraId="2262A787" w14:textId="77777777" w:rsidR="00EB5325" w:rsidRDefault="00EB5325" w:rsidP="00704CAA">
      <w:pPr>
        <w:pStyle w:val="footnote"/>
      </w:pPr>
      <w:r>
        <w:rPr>
          <w:rStyle w:val="FootnoteReference"/>
        </w:rPr>
        <w:footnoteRef/>
      </w:r>
      <w:r>
        <w:t xml:space="preserve"> [JS] or “contines forever and ever”</w:t>
      </w:r>
    </w:p>
  </w:footnote>
  <w:footnote w:id="669">
    <w:p w14:paraId="3DC1ACDA" w14:textId="77777777" w:rsidR="00EB5325" w:rsidRDefault="00EB5325" w:rsidP="00704CAA">
      <w:pPr>
        <w:pStyle w:val="footnote"/>
      </w:pPr>
      <w:r>
        <w:rPr>
          <w:rStyle w:val="FootnoteReference"/>
        </w:rPr>
        <w:footnoteRef/>
      </w:r>
      <w:r>
        <w:t xml:space="preserve"> [JS] or “he will be raised to power and glory.”</w:t>
      </w:r>
    </w:p>
  </w:footnote>
  <w:footnote w:id="670">
    <w:p w14:paraId="4A10F39F" w14:textId="77777777" w:rsidR="00EB5325" w:rsidRDefault="00EB5325"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EB5325" w:rsidRDefault="00EB5325"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EB5325" w:rsidRDefault="00EB5325"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EB5325" w:rsidRDefault="00EB5325" w:rsidP="00704CAA">
      <w:pPr>
        <w:pStyle w:val="footnote"/>
      </w:pPr>
      <w:r>
        <w:rPr>
          <w:rStyle w:val="FootnoteReference"/>
        </w:rPr>
        <w:footnoteRef/>
      </w:r>
      <w:r>
        <w:t xml:space="preserve"> Ex. 19:6; 29:43-46; Deut. 27:9; Is. 63:18,19; Jer. 2:3; 2 Cor. 6:16.</w:t>
      </w:r>
    </w:p>
  </w:footnote>
  <w:footnote w:id="674">
    <w:p w14:paraId="4ACA2EFF" w14:textId="77777777" w:rsidR="00EB5325" w:rsidRDefault="00EB5325"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EB5325" w:rsidRDefault="00EB5325"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EB5325" w:rsidRDefault="00EB5325" w:rsidP="00704CAA">
      <w:pPr>
        <w:pStyle w:val="footnote"/>
      </w:pPr>
      <w:r>
        <w:rPr>
          <w:rStyle w:val="FootnoteReference"/>
        </w:rPr>
        <w:footnoteRef/>
      </w:r>
      <w:r>
        <w:t xml:space="preserve"> [JS] or “presence”</w:t>
      </w:r>
    </w:p>
  </w:footnote>
  <w:footnote w:id="677">
    <w:p w14:paraId="263120E9" w14:textId="77777777" w:rsidR="00EB5325" w:rsidRDefault="00EB5325" w:rsidP="00704CAA">
      <w:pPr>
        <w:pStyle w:val="footnote"/>
      </w:pPr>
      <w:r>
        <w:rPr>
          <w:rStyle w:val="FootnoteReference"/>
        </w:rPr>
        <w:footnoteRef/>
      </w:r>
      <w:r>
        <w:t xml:space="preserve"> Cf. John 1:18; 3:13; Wisdom 18:16.</w:t>
      </w:r>
    </w:p>
  </w:footnote>
  <w:footnote w:id="678">
    <w:p w14:paraId="45C85546" w14:textId="77777777" w:rsidR="00EB5325" w:rsidRDefault="00EB5325"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EB5325" w:rsidRDefault="00EB5325" w:rsidP="00704CAA">
      <w:pPr>
        <w:pStyle w:val="footnote"/>
      </w:pPr>
      <w:r>
        <w:rPr>
          <w:rStyle w:val="FootnoteReference"/>
        </w:rPr>
        <w:footnoteRef/>
      </w:r>
      <w:r>
        <w:t xml:space="preserve"> [JS] or “from now and forevermore.”</w:t>
      </w:r>
    </w:p>
  </w:footnote>
  <w:footnote w:id="680">
    <w:p w14:paraId="0509066F" w14:textId="77777777" w:rsidR="00EB5325" w:rsidRDefault="00EB5325"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EB5325" w:rsidRDefault="00EB5325" w:rsidP="00704CAA">
      <w:pPr>
        <w:pStyle w:val="footnote"/>
      </w:pPr>
      <w:r>
        <w:rPr>
          <w:rStyle w:val="FootnoteReference"/>
        </w:rPr>
        <w:footnoteRef/>
      </w:r>
      <w:r>
        <w:t xml:space="preserve"> [JS] or “cry”</w:t>
      </w:r>
    </w:p>
  </w:footnote>
  <w:footnote w:id="682">
    <w:p w14:paraId="65517406" w14:textId="77777777" w:rsidR="00EB5325" w:rsidRDefault="00EB5325" w:rsidP="00704CAA">
      <w:pPr>
        <w:pStyle w:val="footnote"/>
      </w:pPr>
      <w:r>
        <w:rPr>
          <w:rStyle w:val="FootnoteReference"/>
        </w:rPr>
        <w:footnoteRef/>
      </w:r>
      <w:r>
        <w:t xml:space="preserve"> [JS] or “rescue”, i.e. “O Lord, rescue me!”</w:t>
      </w:r>
    </w:p>
  </w:footnote>
  <w:footnote w:id="683">
    <w:p w14:paraId="00DCFDCC" w14:textId="77777777" w:rsidR="00EB5325" w:rsidRDefault="00EB5325" w:rsidP="00704CAA">
      <w:pPr>
        <w:pStyle w:val="footnote"/>
      </w:pPr>
      <w:r>
        <w:rPr>
          <w:rStyle w:val="FootnoteReference"/>
        </w:rPr>
        <w:footnoteRef/>
      </w:r>
      <w:r>
        <w:t xml:space="preserve"> Or “life,” or “self.</w:t>
      </w:r>
    </w:p>
  </w:footnote>
  <w:footnote w:id="684">
    <w:p w14:paraId="39013900" w14:textId="77777777" w:rsidR="00EB5325" w:rsidRDefault="00EB5325" w:rsidP="00704CAA">
      <w:pPr>
        <w:pStyle w:val="footnote"/>
      </w:pPr>
      <w:r>
        <w:rPr>
          <w:rStyle w:val="FootnoteReference"/>
        </w:rPr>
        <w:footnoteRef/>
      </w:r>
      <w:r>
        <w:t xml:space="preserve"> cf. Heb. 4:10; Phil. 2:12; Mt. 11:28,29; Jer. 6:16.</w:t>
      </w:r>
    </w:p>
  </w:footnote>
  <w:footnote w:id="685">
    <w:p w14:paraId="7EF4902F" w14:textId="77777777" w:rsidR="00EB5325" w:rsidRDefault="00EB5325" w:rsidP="00704CAA">
      <w:pPr>
        <w:pStyle w:val="footnote"/>
      </w:pPr>
      <w:r>
        <w:rPr>
          <w:rStyle w:val="FootnoteReference"/>
        </w:rPr>
        <w:footnoteRef/>
      </w:r>
      <w:r>
        <w:t xml:space="preserve"> [JS] Fr. Lazarus has, “I will live to please the Lord”</w:t>
      </w:r>
    </w:p>
  </w:footnote>
  <w:footnote w:id="686">
    <w:p w14:paraId="074C68EB" w14:textId="77777777" w:rsidR="00EB5325" w:rsidRDefault="00EB5325" w:rsidP="00704CAA">
      <w:pPr>
        <w:pStyle w:val="footnote"/>
      </w:pPr>
      <w:r>
        <w:rPr>
          <w:rStyle w:val="FootnoteReference"/>
        </w:rPr>
        <w:footnoteRef/>
      </w:r>
      <w:r>
        <w:t xml:space="preserve"> 2 Cor. 4:13.</w:t>
      </w:r>
    </w:p>
  </w:footnote>
  <w:footnote w:id="687">
    <w:p w14:paraId="1961AD01" w14:textId="77777777" w:rsidR="00EB5325" w:rsidRDefault="00EB5325" w:rsidP="00704CAA">
      <w:pPr>
        <w:pStyle w:val="footnote"/>
      </w:pPr>
      <w:r>
        <w:rPr>
          <w:rStyle w:val="FootnoteReference"/>
        </w:rPr>
        <w:footnoteRef/>
      </w:r>
      <w:r>
        <w:t xml:space="preserve"> [JS] or “brought very low”</w:t>
      </w:r>
    </w:p>
  </w:footnote>
  <w:footnote w:id="688">
    <w:p w14:paraId="5336CA97" w14:textId="77777777" w:rsidR="00EB5325" w:rsidRDefault="00EB5325" w:rsidP="00704CAA">
      <w:pPr>
        <w:pStyle w:val="footnote"/>
      </w:pPr>
      <w:r>
        <w:rPr>
          <w:rStyle w:val="FootnoteReference"/>
        </w:rPr>
        <w:footnoteRef/>
      </w:r>
      <w:r>
        <w:t xml:space="preserve"> [JS] OSB has, “ecstasy,” Fr. Lazarus has “madness,” Brenton has “amazement.”</w:t>
      </w:r>
    </w:p>
  </w:footnote>
  <w:footnote w:id="689">
    <w:p w14:paraId="7806EAC7" w14:textId="77777777" w:rsidR="00EB5325" w:rsidRDefault="00EB5325" w:rsidP="00704CAA">
      <w:pPr>
        <w:pStyle w:val="footnote"/>
      </w:pPr>
      <w:r>
        <w:rPr>
          <w:rStyle w:val="FootnoteReference"/>
        </w:rPr>
        <w:footnoteRef/>
      </w:r>
      <w:r>
        <w:t xml:space="preserve"> [JS] NETS and OSB omit vs. 5.</w:t>
      </w:r>
    </w:p>
  </w:footnote>
  <w:footnote w:id="690">
    <w:p w14:paraId="3C69D206" w14:textId="77777777" w:rsidR="00EB5325" w:rsidRDefault="00EB5325" w:rsidP="00704CAA">
      <w:pPr>
        <w:pStyle w:val="footnote"/>
      </w:pPr>
      <w:r>
        <w:rPr>
          <w:rStyle w:val="FootnoteReference"/>
        </w:rPr>
        <w:footnoteRef/>
      </w:r>
      <w:r>
        <w:t xml:space="preserve"> [JS] literally, “holy ones.”</w:t>
      </w:r>
    </w:p>
  </w:footnote>
  <w:footnote w:id="691">
    <w:p w14:paraId="42AB023A" w14:textId="77777777" w:rsidR="00EB5325" w:rsidRDefault="00EB5325"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EB5325" w:rsidRDefault="00EB5325" w:rsidP="00704CAA">
      <w:pPr>
        <w:pStyle w:val="footnote"/>
      </w:pPr>
      <w:r>
        <w:rPr>
          <w:rStyle w:val="FootnoteReference"/>
        </w:rPr>
        <w:footnoteRef/>
      </w:r>
      <w:r>
        <w:t xml:space="preserve"> [JS] litearlly, “slave”.</w:t>
      </w:r>
    </w:p>
  </w:footnote>
  <w:footnote w:id="693">
    <w:p w14:paraId="3AA5172C" w14:textId="77777777" w:rsidR="00EB5325" w:rsidRDefault="00EB5325" w:rsidP="00704CAA">
      <w:pPr>
        <w:pStyle w:val="footnote"/>
      </w:pPr>
      <w:r>
        <w:rPr>
          <w:rStyle w:val="FootnoteReference"/>
        </w:rPr>
        <w:footnoteRef/>
      </w:r>
      <w:r>
        <w:t xml:space="preserve"> [JS] [] lacking in NETS and OSB.</w:t>
      </w:r>
    </w:p>
  </w:footnote>
  <w:footnote w:id="694">
    <w:p w14:paraId="6A76C09C" w14:textId="77777777" w:rsidR="00EB5325" w:rsidRDefault="00EB5325" w:rsidP="00704CAA">
      <w:pPr>
        <w:pStyle w:val="footnote"/>
      </w:pPr>
      <w:r>
        <w:rPr>
          <w:rStyle w:val="FootnoteReference"/>
        </w:rPr>
        <w:footnoteRef/>
      </w:r>
      <w:r>
        <w:t xml:space="preserve"> Rom. 15:11.</w:t>
      </w:r>
    </w:p>
  </w:footnote>
  <w:footnote w:id="695">
    <w:p w14:paraId="68C80167" w14:textId="77777777" w:rsidR="00EB5325" w:rsidRDefault="00EB5325"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EB5325" w:rsidRDefault="00EB5325" w:rsidP="00704CAA">
      <w:pPr>
        <w:pStyle w:val="footnote"/>
      </w:pPr>
      <w:r>
        <w:rPr>
          <w:rStyle w:val="FootnoteReference"/>
        </w:rPr>
        <w:footnoteRef/>
      </w:r>
      <w:r>
        <w:t xml:space="preserve"> [JS] “thankfully confess the Lord with praise,” here and throughout</w:t>
      </w:r>
    </w:p>
  </w:footnote>
  <w:footnote w:id="697">
    <w:p w14:paraId="56D602AB" w14:textId="77777777" w:rsidR="00EB5325" w:rsidRDefault="00EB5325"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EB5325" w:rsidRPr="00C544D6" w:rsidRDefault="00EB5325" w:rsidP="00704CAA">
      <w:pPr>
        <w:pStyle w:val="footnote"/>
      </w:pPr>
      <w:r w:rsidRPr="00C544D6">
        <w:rPr>
          <w:rStyle w:val="FootnoteReference"/>
        </w:rPr>
        <w:footnoteRef/>
      </w:r>
      <w:r w:rsidRPr="00C544D6">
        <w:t xml:space="preserve"> Heb. 13:6.</w:t>
      </w:r>
    </w:p>
  </w:footnote>
  <w:footnote w:id="699">
    <w:p w14:paraId="5D0FEE98" w14:textId="77777777" w:rsidR="00EB5325" w:rsidRDefault="00EB5325" w:rsidP="00704CAA">
      <w:pPr>
        <w:pStyle w:val="footnote"/>
      </w:pPr>
      <w:r>
        <w:rPr>
          <w:rStyle w:val="FootnoteReference"/>
        </w:rPr>
        <w:footnoteRef/>
      </w:r>
      <w:r>
        <w:t xml:space="preserve"> [JS] Fr. Lazarus has “see the fall of”</w:t>
      </w:r>
    </w:p>
  </w:footnote>
  <w:footnote w:id="700">
    <w:p w14:paraId="47411FC0" w14:textId="77777777" w:rsidR="00EB5325" w:rsidRDefault="00EB5325"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EB5325" w:rsidRDefault="00EB5325" w:rsidP="00704CAA">
      <w:pPr>
        <w:pStyle w:val="footnote"/>
      </w:pPr>
      <w:r>
        <w:rPr>
          <w:rStyle w:val="FootnoteReference"/>
        </w:rPr>
        <w:footnoteRef/>
      </w:r>
      <w:r>
        <w:t xml:space="preserve"> [JS] or “give thanks to”, “thankfully confess with praise”</w:t>
      </w:r>
    </w:p>
  </w:footnote>
  <w:footnote w:id="702">
    <w:p w14:paraId="4D0EB5F8" w14:textId="77777777" w:rsidR="00EB5325" w:rsidRDefault="00EB5325" w:rsidP="00704CAA">
      <w:pPr>
        <w:pStyle w:val="footnote"/>
      </w:pPr>
      <w:r>
        <w:rPr>
          <w:rStyle w:val="FootnoteReference"/>
        </w:rPr>
        <w:footnoteRef/>
      </w:r>
      <w:r>
        <w:t xml:space="preserve"> [JS] or “praise and thank,” “thankfully confess with praise”</w:t>
      </w:r>
    </w:p>
  </w:footnote>
  <w:footnote w:id="703">
    <w:p w14:paraId="4867BE6A" w14:textId="77777777" w:rsidR="00EB5325" w:rsidRDefault="00EB5325"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EB5325" w:rsidRDefault="00EB5325" w:rsidP="00704CAA">
      <w:pPr>
        <w:pStyle w:val="footnote"/>
      </w:pPr>
      <w:r>
        <w:rPr>
          <w:rStyle w:val="FootnoteReference"/>
        </w:rPr>
        <w:footnoteRef/>
      </w:r>
      <w:r>
        <w:t xml:space="preserve"> [JS] or “prosper us”</w:t>
      </w:r>
    </w:p>
  </w:footnote>
  <w:footnote w:id="705">
    <w:p w14:paraId="6B15A309" w14:textId="77777777" w:rsidR="00EB5325" w:rsidRDefault="00EB5325"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EB5325" w:rsidRDefault="00EB5325"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EB5325" w:rsidRDefault="00EB5325"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EB5325" w:rsidRDefault="00EB5325" w:rsidP="00704CAA">
      <w:pPr>
        <w:pStyle w:val="footnote"/>
      </w:pPr>
      <w:r>
        <w:rPr>
          <w:rStyle w:val="FootnoteReference"/>
        </w:rPr>
        <w:footnoteRef/>
      </w:r>
      <w:r>
        <w:t xml:space="preserve"> [JS] “thankfully confess You with praise”</w:t>
      </w:r>
    </w:p>
  </w:footnote>
  <w:footnote w:id="709">
    <w:p w14:paraId="6C5B9009" w14:textId="77777777" w:rsidR="00EB5325" w:rsidRDefault="00EB5325" w:rsidP="00704CAA">
      <w:pPr>
        <w:pStyle w:val="footnote"/>
      </w:pPr>
      <w:r>
        <w:rPr>
          <w:rStyle w:val="FootnoteReference"/>
        </w:rPr>
        <w:footnoteRef/>
      </w:r>
      <w:r>
        <w:t xml:space="preserve"> [JS] “thankfully confess You with praise”</w:t>
      </w:r>
    </w:p>
  </w:footnote>
  <w:footnote w:id="710">
    <w:p w14:paraId="0FB1A1E8" w14:textId="77777777" w:rsidR="00EB5325" w:rsidRDefault="00EB5325"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EB5325" w:rsidRDefault="00EB5325" w:rsidP="00704CAA">
      <w:pPr>
        <w:pStyle w:val="footnote"/>
      </w:pPr>
      <w:r>
        <w:rPr>
          <w:rStyle w:val="FootnoteReference"/>
        </w:rPr>
        <w:footnoteRef/>
      </w:r>
      <w:r>
        <w:t xml:space="preserve"> Rom. 10:5; Gal. 3:12; Lev. 18:5; Luke 10:25-28.</w:t>
      </w:r>
    </w:p>
  </w:footnote>
  <w:footnote w:id="712">
    <w:p w14:paraId="1EF5EAAA" w14:textId="77777777" w:rsidR="00EB5325" w:rsidRDefault="00EB5325"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EB5325" w:rsidRDefault="00EB5325"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EB5325" w:rsidRDefault="00EB5325"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EB5325" w:rsidRDefault="00EB5325"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EB5325" w:rsidRDefault="00EB5325" w:rsidP="00704CAA">
      <w:pPr>
        <w:pStyle w:val="footnote"/>
      </w:pPr>
      <w:r>
        <w:rPr>
          <w:rStyle w:val="FootnoteReference"/>
        </w:rPr>
        <w:footnoteRef/>
      </w:r>
      <w:r>
        <w:t xml:space="preserve"> [JS] or “sayings,” or “teachings”</w:t>
      </w:r>
    </w:p>
  </w:footnote>
  <w:footnote w:id="717">
    <w:p w14:paraId="6D49B268" w14:textId="77777777" w:rsidR="00EB5325" w:rsidRDefault="00EB5325" w:rsidP="00704CAA">
      <w:pPr>
        <w:pStyle w:val="footnote"/>
      </w:pPr>
      <w:r>
        <w:rPr>
          <w:rStyle w:val="FootnoteReference"/>
        </w:rPr>
        <w:footnoteRef/>
      </w:r>
      <w:r>
        <w:t xml:space="preserve"> [JS] Fr. Athanasius has, “repaly,” Brenton has “recompense”</w:t>
      </w:r>
    </w:p>
  </w:footnote>
  <w:footnote w:id="718">
    <w:p w14:paraId="3F4E21CA" w14:textId="77777777" w:rsidR="00EB5325" w:rsidRDefault="00EB5325"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EB5325" w:rsidRDefault="00EB5325"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EB5325" w:rsidRDefault="00EB5325"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EB5325" w:rsidRDefault="00EB5325"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EB5325" w:rsidRDefault="00EB5325" w:rsidP="00704CAA">
      <w:pPr>
        <w:pStyle w:val="footnote"/>
      </w:pPr>
      <w:r>
        <w:rPr>
          <w:rStyle w:val="FootnoteReference"/>
        </w:rPr>
        <w:footnoteRef/>
      </w:r>
      <w:r>
        <w:t xml:space="preserve"> [JS] or “establish,” “confirm”</w:t>
      </w:r>
    </w:p>
  </w:footnote>
  <w:footnote w:id="723">
    <w:p w14:paraId="7016EE01" w14:textId="77777777" w:rsidR="00EB5325" w:rsidRDefault="00EB5325" w:rsidP="00704CAA">
      <w:pPr>
        <w:pStyle w:val="footnote"/>
      </w:pPr>
      <w:r>
        <w:rPr>
          <w:rStyle w:val="FootnoteReference"/>
        </w:rPr>
        <w:footnoteRef/>
      </w:r>
      <w:r>
        <w:t xml:space="preserve"> [JS] or “covetousness”</w:t>
      </w:r>
    </w:p>
  </w:footnote>
  <w:footnote w:id="724">
    <w:p w14:paraId="3AB589AF" w14:textId="77777777" w:rsidR="00EB5325" w:rsidRDefault="00EB5325"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EB5325" w:rsidRDefault="00EB5325"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EB5325" w:rsidRDefault="00EB5325"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EB5325" w:rsidRDefault="00EB5325"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EB5325" w:rsidRDefault="00EB5325"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EB5325" w:rsidRDefault="00EB5325" w:rsidP="00704CAA">
      <w:pPr>
        <w:pStyle w:val="footnote"/>
      </w:pPr>
      <w:r>
        <w:rPr>
          <w:rStyle w:val="FootnoteReference"/>
        </w:rPr>
        <w:footnoteRef/>
      </w:r>
      <w:r>
        <w:t xml:space="preserve"> [JS] or “thank,” “thankfully confess You with praise”</w:t>
      </w:r>
    </w:p>
  </w:footnote>
  <w:footnote w:id="730">
    <w:p w14:paraId="7A133E63" w14:textId="77777777" w:rsidR="00EB5325" w:rsidRDefault="00EB5325"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EB5325" w:rsidRDefault="00EB5325" w:rsidP="00704CAA">
      <w:pPr>
        <w:pStyle w:val="footnote"/>
      </w:pPr>
      <w:r>
        <w:rPr>
          <w:rStyle w:val="FootnoteReference"/>
        </w:rPr>
        <w:footnoteRef/>
      </w:r>
      <w:r>
        <w:t xml:space="preserve"> Curdled with scorn, anger and fear.</w:t>
      </w:r>
    </w:p>
  </w:footnote>
  <w:footnote w:id="732">
    <w:p w14:paraId="63630B8F" w14:textId="77777777" w:rsidR="00EB5325" w:rsidRDefault="00EB5325"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EB5325" w:rsidRDefault="00EB5325"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EB5325" w:rsidRDefault="00EB5325" w:rsidP="00704CAA">
      <w:pPr>
        <w:pStyle w:val="footnote"/>
      </w:pPr>
      <w:r>
        <w:rPr>
          <w:rStyle w:val="FootnoteReference"/>
        </w:rPr>
        <w:footnoteRef/>
      </w:r>
      <w:r>
        <w:t xml:space="preserve"> [JS] i.e. my eyes were straigned looking for your word.</w:t>
      </w:r>
    </w:p>
  </w:footnote>
  <w:footnote w:id="735">
    <w:p w14:paraId="7FC6C490" w14:textId="77777777" w:rsidR="00EB5325" w:rsidRDefault="00EB5325"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EB5325" w:rsidRDefault="00EB5325"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EB5325" w:rsidRDefault="00EB5325" w:rsidP="00704CAA">
      <w:pPr>
        <w:pStyle w:val="footnote"/>
      </w:pPr>
      <w:r>
        <w:rPr>
          <w:rStyle w:val="FootnoteReference"/>
        </w:rPr>
        <w:footnoteRef/>
      </w:r>
      <w:r>
        <w:t xml:space="preserve"> [JS] revive, “give me life”</w:t>
      </w:r>
    </w:p>
  </w:footnote>
  <w:footnote w:id="738">
    <w:p w14:paraId="1F853481" w14:textId="77777777" w:rsidR="00EB5325" w:rsidRDefault="00EB5325" w:rsidP="00704CAA">
      <w:pPr>
        <w:pStyle w:val="footnote"/>
      </w:pPr>
      <w:r>
        <w:rPr>
          <w:rStyle w:val="FootnoteReference"/>
        </w:rPr>
        <w:footnoteRef/>
      </w:r>
      <w:r>
        <w:t xml:space="preserve"> [JS] “all things together”, i.e. “all the universe”</w:t>
      </w:r>
    </w:p>
  </w:footnote>
  <w:footnote w:id="739">
    <w:p w14:paraId="543C0AC2" w14:textId="77777777" w:rsidR="00EB5325" w:rsidRDefault="00EB5325"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EB5325" w:rsidRDefault="00EB5325"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EB5325" w:rsidRDefault="00EB5325"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EB5325" w:rsidRDefault="00EB5325" w:rsidP="00704CAA">
      <w:pPr>
        <w:pStyle w:val="footnote"/>
      </w:pPr>
      <w:r>
        <w:rPr>
          <w:rStyle w:val="FootnoteReference"/>
        </w:rPr>
        <w:footnoteRef/>
      </w:r>
      <w:r>
        <w:t xml:space="preserve"> [JS] probably “forever for a reward”, rather than “for an eternal reward”</w:t>
      </w:r>
    </w:p>
  </w:footnote>
  <w:footnote w:id="743">
    <w:p w14:paraId="62CCD289" w14:textId="77777777" w:rsidR="00EB5325" w:rsidRDefault="00EB5325"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EB5325" w:rsidRDefault="00EB5325"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EB5325" w:rsidRDefault="00EB5325"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EB5325" w:rsidRDefault="00EB5325"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EB5325" w:rsidRDefault="00EB5325"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EB5325" w:rsidRDefault="00EB5325" w:rsidP="00704CAA">
      <w:pPr>
        <w:pStyle w:val="footnote"/>
      </w:pPr>
      <w:r>
        <w:rPr>
          <w:rStyle w:val="FootnoteReference"/>
        </w:rPr>
        <w:footnoteRef/>
      </w:r>
      <w:r>
        <w:t xml:space="preserve"> [JS] or “I directed myself towards”</w:t>
      </w:r>
    </w:p>
  </w:footnote>
  <w:footnote w:id="749">
    <w:p w14:paraId="7AA4F803" w14:textId="77777777" w:rsidR="00EB5325" w:rsidRDefault="00EB5325" w:rsidP="00704CAA">
      <w:pPr>
        <w:pStyle w:val="footnote"/>
      </w:pPr>
      <w:r>
        <w:rPr>
          <w:rStyle w:val="FootnoteReference"/>
        </w:rPr>
        <w:footnoteRef/>
      </w:r>
      <w:r>
        <w:t xml:space="preserve"> Cf. Lk. 24:27,32,45.</w:t>
      </w:r>
    </w:p>
  </w:footnote>
  <w:footnote w:id="750">
    <w:p w14:paraId="25CB77BD" w14:textId="77777777" w:rsidR="00EB5325" w:rsidRDefault="00EB5325"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EB5325" w:rsidRDefault="00EB5325"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EB5325" w:rsidRDefault="00EB5325"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EB5325" w:rsidRDefault="00EB5325"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EB5325" w:rsidRDefault="00EB5325"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EB5325" w:rsidRDefault="00EB5325"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EB5325" w:rsidRDefault="00EB5325" w:rsidP="00704CAA">
      <w:pPr>
        <w:pStyle w:val="footnote"/>
      </w:pPr>
      <w:r>
        <w:rPr>
          <w:rStyle w:val="FootnoteReference"/>
        </w:rPr>
        <w:footnoteRef/>
      </w:r>
      <w:r>
        <w:t xml:space="preserve"> [JS] or “wickedness”</w:t>
      </w:r>
    </w:p>
  </w:footnote>
  <w:footnote w:id="757">
    <w:p w14:paraId="5B4CF2F0" w14:textId="77777777" w:rsidR="00EB5325" w:rsidRDefault="00EB5325" w:rsidP="00704CAA">
      <w:pPr>
        <w:pStyle w:val="footnote"/>
      </w:pPr>
      <w:r>
        <w:rPr>
          <w:rStyle w:val="FootnoteReference"/>
        </w:rPr>
        <w:footnoteRef/>
      </w:r>
      <w:r>
        <w:t xml:space="preserve"> Cf. Ps. 110:10.</w:t>
      </w:r>
    </w:p>
  </w:footnote>
  <w:footnote w:id="758">
    <w:p w14:paraId="3210B748" w14:textId="77777777" w:rsidR="00EB5325" w:rsidRDefault="00EB5325"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EB5325" w:rsidRDefault="00EB5325" w:rsidP="00704CAA">
      <w:pPr>
        <w:pStyle w:val="footnote"/>
      </w:pPr>
      <w:r>
        <w:rPr>
          <w:rStyle w:val="FootnoteReference"/>
        </w:rPr>
        <w:footnoteRef/>
      </w:r>
      <w:r>
        <w:t xml:space="preserve"> [JS] Coptic has, “Name”.</w:t>
      </w:r>
    </w:p>
  </w:footnote>
  <w:footnote w:id="760">
    <w:p w14:paraId="2283E1D7" w14:textId="77777777" w:rsidR="00EB5325" w:rsidRDefault="00EB5325" w:rsidP="00704CAA">
      <w:pPr>
        <w:pStyle w:val="footnote"/>
      </w:pPr>
      <w:r>
        <w:rPr>
          <w:rStyle w:val="FootnoteReference"/>
        </w:rPr>
        <w:footnoteRef/>
      </w:r>
      <w:r>
        <w:t xml:space="preserve"> [JS] or “word,” or “teachings</w:t>
      </w:r>
    </w:p>
  </w:footnote>
  <w:footnote w:id="761">
    <w:p w14:paraId="387BB099" w14:textId="77777777" w:rsidR="00EB5325" w:rsidRDefault="00EB5325" w:rsidP="00704CAA">
      <w:pPr>
        <w:pStyle w:val="footnote"/>
      </w:pPr>
      <w:r>
        <w:rPr>
          <w:rStyle w:val="FootnoteReference"/>
        </w:rPr>
        <w:footnoteRef/>
      </w:r>
      <w:r>
        <w:t xml:space="preserve"> [JS] [] found in Coptic. See the First Hour of Tuesday of Holy Week.</w:t>
      </w:r>
    </w:p>
  </w:footnote>
  <w:footnote w:id="762">
    <w:p w14:paraId="7C32BFF6" w14:textId="77777777" w:rsidR="00EB5325" w:rsidRDefault="00EB5325"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EB5325" w:rsidRDefault="00EB5325"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EB5325" w:rsidRDefault="00EB5325" w:rsidP="00704CAA">
      <w:pPr>
        <w:pStyle w:val="footnote"/>
      </w:pPr>
      <w:r>
        <w:rPr>
          <w:rStyle w:val="FootnoteReference"/>
        </w:rPr>
        <w:footnoteRef/>
      </w:r>
      <w:r>
        <w:t xml:space="preserve"> Cf. Jeremiah 3:23. I look through the hills to their unseen Maker.</w:t>
      </w:r>
    </w:p>
  </w:footnote>
  <w:footnote w:id="765">
    <w:p w14:paraId="1876E7D4" w14:textId="77777777" w:rsidR="00EB5325" w:rsidRDefault="00EB5325"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EB5325" w:rsidRDefault="00EB5325"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EB5325" w:rsidRDefault="00EB5325"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EB5325" w:rsidRDefault="00EB5325" w:rsidP="00704CAA">
      <w:pPr>
        <w:pStyle w:val="footnote"/>
      </w:pPr>
      <w:r>
        <w:rPr>
          <w:rStyle w:val="FootnoteReference"/>
        </w:rPr>
        <w:footnoteRef/>
      </w:r>
      <w:r>
        <w:t xml:space="preserve"> [JS] or “thank and praise”, “thankfully confess with praise”</w:t>
      </w:r>
    </w:p>
  </w:footnote>
  <w:footnote w:id="769">
    <w:p w14:paraId="1FAE8E94" w14:textId="77777777" w:rsidR="00EB5325" w:rsidRDefault="00EB5325"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EB5325" w:rsidRDefault="00EB5325"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EB5325" w:rsidRDefault="00EB5325" w:rsidP="00704CAA">
      <w:pPr>
        <w:pStyle w:val="footnote"/>
      </w:pPr>
      <w:r>
        <w:rPr>
          <w:rStyle w:val="FootnoteReference"/>
        </w:rPr>
        <w:footnoteRef/>
      </w:r>
      <w:r>
        <w:t xml:space="preserve"> Hebrews 11:26; 13:13.</w:t>
      </w:r>
    </w:p>
  </w:footnote>
  <w:footnote w:id="772">
    <w:p w14:paraId="05D5FD0A" w14:textId="77777777" w:rsidR="00EB5325" w:rsidRDefault="00EB5325" w:rsidP="00704CAA">
      <w:pPr>
        <w:pStyle w:val="footnote"/>
      </w:pPr>
      <w:r>
        <w:rPr>
          <w:rStyle w:val="FootnoteReference"/>
        </w:rPr>
        <w:footnoteRef/>
      </w:r>
      <w:r>
        <w:t xml:space="preserve"> Heaven is here (Mt. 4:17; Lk. 17:21; Prov. 17:24).</w:t>
      </w:r>
    </w:p>
  </w:footnote>
  <w:footnote w:id="773">
    <w:p w14:paraId="7D59277F" w14:textId="77777777" w:rsidR="00EB5325" w:rsidRDefault="00EB5325" w:rsidP="00704CAA">
      <w:pPr>
        <w:pStyle w:val="footnote"/>
      </w:pPr>
      <w:r>
        <w:rPr>
          <w:rStyle w:val="FootnoteReference"/>
        </w:rPr>
        <w:footnoteRef/>
      </w:r>
      <w:r>
        <w:t xml:space="preserve"> [JS] Fr. Lazarus and NETS have “irresistible”, OSB has “overwhelming”</w:t>
      </w:r>
    </w:p>
  </w:footnote>
  <w:footnote w:id="774">
    <w:p w14:paraId="604D1C2F" w14:textId="77777777" w:rsidR="00EB5325" w:rsidRDefault="00EB5325" w:rsidP="00704CAA">
      <w:pPr>
        <w:pStyle w:val="footnote"/>
      </w:pPr>
      <w:r>
        <w:rPr>
          <w:rStyle w:val="FootnoteReference"/>
        </w:rPr>
        <w:footnoteRef/>
      </w:r>
      <w:r>
        <w:t xml:space="preserve"> [JS] or “evildoers”</w:t>
      </w:r>
    </w:p>
  </w:footnote>
  <w:footnote w:id="775">
    <w:p w14:paraId="093F2A64" w14:textId="77777777" w:rsidR="00EB5325" w:rsidRDefault="00EB5325" w:rsidP="00704CAA">
      <w:pPr>
        <w:pStyle w:val="footnote"/>
      </w:pPr>
      <w:r>
        <w:rPr>
          <w:rStyle w:val="FootnoteReference"/>
        </w:rPr>
        <w:footnoteRef/>
      </w:r>
      <w:r>
        <w:t xml:space="preserve"> [JS] Fr. Athanasius has, “the Lord has magnified His doings with them.”</w:t>
      </w:r>
    </w:p>
  </w:footnote>
  <w:footnote w:id="776">
    <w:p w14:paraId="574A06B5" w14:textId="77777777" w:rsidR="00EB5325" w:rsidRDefault="00EB5325"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EB5325" w:rsidRDefault="00EB5325"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EB5325" w:rsidRDefault="00EB5325" w:rsidP="00704CAA">
      <w:pPr>
        <w:pStyle w:val="footnote"/>
      </w:pPr>
      <w:r>
        <w:rPr>
          <w:rStyle w:val="FootnoteReference"/>
        </w:rPr>
        <w:footnoteRef/>
      </w:r>
      <w:r>
        <w:t xml:space="preserve"> [JS] “from your rest”, literally, “after sitting”</w:t>
      </w:r>
    </w:p>
  </w:footnote>
  <w:footnote w:id="779">
    <w:p w14:paraId="5C7D4D32" w14:textId="77777777" w:rsidR="00EB5325" w:rsidRDefault="00EB5325" w:rsidP="00704CAA">
      <w:pPr>
        <w:pStyle w:val="footnote"/>
      </w:pPr>
      <w:r>
        <w:rPr>
          <w:rStyle w:val="FootnoteReference"/>
        </w:rPr>
        <w:footnoteRef/>
      </w:r>
      <w:r>
        <w:t xml:space="preserve"> [JS] Fr. Athanasius has, “the children of those who have been awakened.”</w:t>
      </w:r>
    </w:p>
  </w:footnote>
  <w:footnote w:id="780">
    <w:p w14:paraId="4E0751D4" w14:textId="77777777" w:rsidR="00EB5325" w:rsidRDefault="00EB5325" w:rsidP="00704CAA">
      <w:pPr>
        <w:pStyle w:val="footnote"/>
      </w:pPr>
      <w:r>
        <w:rPr>
          <w:rStyle w:val="FootnoteReference"/>
        </w:rPr>
        <w:footnoteRef/>
      </w:r>
      <w:r>
        <w:t xml:space="preserve"> [JS] Fr. Lazarus has, “such exiles”</w:t>
      </w:r>
    </w:p>
  </w:footnote>
  <w:footnote w:id="781">
    <w:p w14:paraId="09DB039E" w14:textId="77777777" w:rsidR="00EB5325" w:rsidRDefault="00EB5325" w:rsidP="00704CAA">
      <w:pPr>
        <w:pStyle w:val="footnote"/>
      </w:pPr>
      <w:r>
        <w:rPr>
          <w:rStyle w:val="FootnoteReference"/>
        </w:rPr>
        <w:footnoteRef/>
      </w:r>
      <w:r>
        <w:t xml:space="preserve"> [JS] Fr. Athanasius has, “You will be blessed”</w:t>
      </w:r>
    </w:p>
  </w:footnote>
  <w:footnote w:id="782">
    <w:p w14:paraId="32267075" w14:textId="77777777" w:rsidR="00EB5325" w:rsidRDefault="00EB5325" w:rsidP="00704CAA">
      <w:pPr>
        <w:pStyle w:val="footnote"/>
      </w:pPr>
      <w:r>
        <w:rPr>
          <w:rStyle w:val="FootnoteReference"/>
        </w:rPr>
        <w:footnoteRef/>
      </w:r>
      <w:r>
        <w:t xml:space="preserve"> [JS] Fr. Athanasius has “the Lord will bless,” and “you will see the joys”</w:t>
      </w:r>
    </w:p>
  </w:footnote>
  <w:footnote w:id="783">
    <w:p w14:paraId="07B50ADB" w14:textId="77777777" w:rsidR="00EB5325" w:rsidRDefault="00EB5325"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EB5325" w:rsidRDefault="00EB5325"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EB5325" w:rsidRDefault="00EB5325" w:rsidP="00704CAA">
      <w:pPr>
        <w:pStyle w:val="footnote"/>
      </w:pPr>
      <w:r>
        <w:rPr>
          <w:rStyle w:val="FootnoteReference"/>
        </w:rPr>
        <w:footnoteRef/>
      </w:r>
      <w:r>
        <w:t xml:space="preserve"> [JS] or “lawlessness”</w:t>
      </w:r>
    </w:p>
  </w:footnote>
  <w:footnote w:id="786">
    <w:p w14:paraId="67C4030A" w14:textId="77777777" w:rsidR="00EB5325" w:rsidRDefault="00EB5325"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EB5325" w:rsidRDefault="00EB5325" w:rsidP="00704CAA">
      <w:pPr>
        <w:pStyle w:val="footnote"/>
      </w:pPr>
      <w:r>
        <w:rPr>
          <w:rStyle w:val="FootnoteReference"/>
        </w:rPr>
        <w:footnoteRef/>
      </w:r>
      <w:r>
        <w:t xml:space="preserve"> [JS] or “transgressions” or “acts of lawlessness”, throughout.</w:t>
      </w:r>
    </w:p>
  </w:footnote>
  <w:footnote w:id="788">
    <w:p w14:paraId="01546DD5" w14:textId="77777777" w:rsidR="00EB5325" w:rsidRDefault="00EB5325" w:rsidP="00704CAA">
      <w:pPr>
        <w:pStyle w:val="footnote"/>
      </w:pPr>
      <w:r>
        <w:rPr>
          <w:rStyle w:val="FootnoteReference"/>
        </w:rPr>
        <w:footnoteRef/>
      </w:r>
      <w:r>
        <w:t xml:space="preserve"> [JS] or “forgiveness”</w:t>
      </w:r>
    </w:p>
  </w:footnote>
  <w:footnote w:id="789">
    <w:p w14:paraId="1F064365" w14:textId="77777777" w:rsidR="00EB5325" w:rsidRDefault="00EB5325"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EB5325" w:rsidRDefault="00EB5325" w:rsidP="00704CAA">
      <w:pPr>
        <w:pStyle w:val="footnote"/>
      </w:pPr>
      <w:r>
        <w:rPr>
          <w:rStyle w:val="FootnoteReference"/>
        </w:rPr>
        <w:footnoteRef/>
      </w:r>
      <w:r>
        <w:t xml:space="preserve"> Cf. Titus 2:14.</w:t>
      </w:r>
    </w:p>
  </w:footnote>
  <w:footnote w:id="791">
    <w:p w14:paraId="12B3D57D" w14:textId="77777777" w:rsidR="00EB5325" w:rsidRDefault="00EB5325" w:rsidP="00704CAA">
      <w:pPr>
        <w:pStyle w:val="footnote"/>
      </w:pPr>
      <w:r>
        <w:rPr>
          <w:rStyle w:val="FootnoteReference"/>
        </w:rPr>
        <w:footnoteRef/>
      </w:r>
      <w:r>
        <w:t xml:space="preserve"> Prov. 29:1; 2 Kings 17:14; Neh. 9:16; Dt. 9:6.</w:t>
      </w:r>
    </w:p>
  </w:footnote>
  <w:footnote w:id="792">
    <w:p w14:paraId="1811E64B" w14:textId="77777777" w:rsidR="00EB5325" w:rsidRDefault="00EB5325" w:rsidP="00704CAA">
      <w:pPr>
        <w:pStyle w:val="footnote"/>
      </w:pPr>
      <w:r>
        <w:rPr>
          <w:rStyle w:val="FootnoteReference"/>
        </w:rPr>
        <w:footnoteRef/>
      </w:r>
      <w:r>
        <w:t xml:space="preserve"> [JS] literally “the tent of my house”</w:t>
      </w:r>
    </w:p>
  </w:footnote>
  <w:footnote w:id="793">
    <w:p w14:paraId="01BC8279" w14:textId="77777777" w:rsidR="00EB5325" w:rsidRDefault="00EB5325"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EB5325" w:rsidRDefault="00EB5325" w:rsidP="00704CAA">
      <w:pPr>
        <w:pStyle w:val="footnote"/>
      </w:pPr>
      <w:r>
        <w:rPr>
          <w:rStyle w:val="FootnoteReference"/>
        </w:rPr>
        <w:footnoteRef/>
      </w:r>
      <w:r>
        <w:t xml:space="preserve"> Cf. 1 Kings 6:21 (1 Sam. 6:21).</w:t>
      </w:r>
    </w:p>
  </w:footnote>
  <w:footnote w:id="795">
    <w:p w14:paraId="0F2A4FAB" w14:textId="77777777" w:rsidR="00EB5325" w:rsidRDefault="00EB5325" w:rsidP="00704CAA">
      <w:pPr>
        <w:pStyle w:val="footnote"/>
      </w:pPr>
      <w:r>
        <w:rPr>
          <w:rStyle w:val="FootnoteReference"/>
        </w:rPr>
        <w:footnoteRef/>
      </w:r>
      <w:r>
        <w:t xml:space="preserve"> [JS] “do obeisance”, i.e. literally “bow down”</w:t>
      </w:r>
    </w:p>
  </w:footnote>
  <w:footnote w:id="796">
    <w:p w14:paraId="653EFE5A" w14:textId="77777777" w:rsidR="00EB5325" w:rsidRDefault="00EB5325" w:rsidP="00704CAA">
      <w:pPr>
        <w:pStyle w:val="footnote"/>
      </w:pPr>
      <w:r>
        <w:rPr>
          <w:rStyle w:val="FootnoteReference"/>
        </w:rPr>
        <w:footnoteRef/>
      </w:r>
      <w:r>
        <w:t xml:space="preserve"> [JS] Fr. Lazarus has “resting-place”</w:t>
      </w:r>
    </w:p>
  </w:footnote>
  <w:footnote w:id="797">
    <w:p w14:paraId="3CB0BB7B" w14:textId="77777777" w:rsidR="00EB5325" w:rsidRDefault="00EB5325" w:rsidP="00704CAA">
      <w:pPr>
        <w:pStyle w:val="footnote"/>
      </w:pPr>
      <w:r>
        <w:rPr>
          <w:rStyle w:val="FootnoteReference"/>
        </w:rPr>
        <w:footnoteRef/>
      </w:r>
      <w:r>
        <w:t xml:space="preserve"> [JS] or “the ark of Your holiness”</w:t>
      </w:r>
    </w:p>
  </w:footnote>
  <w:footnote w:id="798">
    <w:p w14:paraId="63153007" w14:textId="77777777" w:rsidR="00EB5325" w:rsidRDefault="00EB5325" w:rsidP="00704CAA">
      <w:pPr>
        <w:pStyle w:val="footnote"/>
      </w:pPr>
      <w:r>
        <w:rPr>
          <w:rStyle w:val="FootnoteReference"/>
        </w:rPr>
        <w:footnoteRef/>
      </w:r>
      <w:r>
        <w:t xml:space="preserve"> Ps. 131:8-10 = 2 Chron. 6:41-42.</w:t>
      </w:r>
    </w:p>
  </w:footnote>
  <w:footnote w:id="799">
    <w:p w14:paraId="3EE06E49" w14:textId="77777777" w:rsidR="00EB5325" w:rsidRDefault="00EB5325" w:rsidP="00704CAA">
      <w:pPr>
        <w:pStyle w:val="footnote"/>
      </w:pPr>
      <w:r>
        <w:rPr>
          <w:rStyle w:val="FootnoteReference"/>
        </w:rPr>
        <w:footnoteRef/>
      </w:r>
      <w:r>
        <w:t xml:space="preserve"> I Chron. 17:11-14; Acts 2:30-33.</w:t>
      </w:r>
    </w:p>
  </w:footnote>
  <w:footnote w:id="800">
    <w:p w14:paraId="42F3B605" w14:textId="77777777" w:rsidR="00EB5325" w:rsidRDefault="00EB5325" w:rsidP="00704CAA">
      <w:pPr>
        <w:pStyle w:val="footnote"/>
      </w:pPr>
      <w:r>
        <w:rPr>
          <w:rStyle w:val="FootnoteReference"/>
        </w:rPr>
        <w:footnoteRef/>
      </w:r>
      <w:r>
        <w:t xml:space="preserve"> [JS] Coptic has “widow”.</w:t>
      </w:r>
    </w:p>
  </w:footnote>
  <w:footnote w:id="801">
    <w:p w14:paraId="1A9AACF1" w14:textId="77777777" w:rsidR="00EB5325" w:rsidRDefault="00EB5325" w:rsidP="00704CAA">
      <w:pPr>
        <w:pStyle w:val="footnote"/>
      </w:pPr>
      <w:r>
        <w:rPr>
          <w:rStyle w:val="FootnoteReference"/>
        </w:rPr>
        <w:footnoteRef/>
      </w:r>
      <w:r>
        <w:t xml:space="preserve"> [JS] or “rejoice with rejoicing”</w:t>
      </w:r>
    </w:p>
  </w:footnote>
  <w:footnote w:id="802">
    <w:p w14:paraId="3AE96C33" w14:textId="77777777" w:rsidR="00EB5325" w:rsidRDefault="00EB5325" w:rsidP="00704CAA">
      <w:pPr>
        <w:pStyle w:val="footnote"/>
      </w:pPr>
      <w:r>
        <w:rPr>
          <w:rStyle w:val="FootnoteReference"/>
        </w:rPr>
        <w:footnoteRef/>
      </w:r>
      <w:r>
        <w:t xml:space="preserve"> stock: </w:t>
      </w:r>
      <w:r w:rsidRPr="00783CA0">
        <w:rPr>
          <w:i/>
        </w:rPr>
        <w:t>lit</w:t>
      </w:r>
      <w:r>
        <w:t>. horn.</w:t>
      </w:r>
    </w:p>
  </w:footnote>
  <w:footnote w:id="803">
    <w:p w14:paraId="27E8A16B" w14:textId="77777777" w:rsidR="00EB5325" w:rsidRDefault="00EB5325"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EB5325" w:rsidRDefault="00EB5325"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EB5325" w:rsidRDefault="00EB5325"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EB5325" w:rsidRDefault="00EB5325"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EB5325" w:rsidRDefault="00EB5325" w:rsidP="00704CAA">
      <w:pPr>
        <w:pStyle w:val="footnote"/>
      </w:pPr>
      <w:r>
        <w:rPr>
          <w:rStyle w:val="FootnoteReference"/>
        </w:rPr>
        <w:footnoteRef/>
      </w:r>
      <w:r>
        <w:t xml:space="preserve"> [JS] literally, “slaves”</w:t>
      </w:r>
    </w:p>
  </w:footnote>
  <w:footnote w:id="808">
    <w:p w14:paraId="158F5E0F" w14:textId="77777777" w:rsidR="00EB5325" w:rsidRDefault="00EB5325"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EB5325" w:rsidRDefault="00EB5325" w:rsidP="00704CAA">
      <w:pPr>
        <w:pStyle w:val="footnote"/>
      </w:pPr>
      <w:r>
        <w:rPr>
          <w:rStyle w:val="FootnoteReference"/>
        </w:rPr>
        <w:footnoteRef/>
      </w:r>
      <w:r>
        <w:t xml:space="preserve"> Deut. 32:36.</w:t>
      </w:r>
    </w:p>
  </w:footnote>
  <w:footnote w:id="810">
    <w:p w14:paraId="0E72D9EE" w14:textId="77777777" w:rsidR="00EB5325" w:rsidRDefault="00EB5325" w:rsidP="00704CAA">
      <w:pPr>
        <w:pStyle w:val="footnote"/>
      </w:pPr>
      <w:r>
        <w:rPr>
          <w:rStyle w:val="FootnoteReference"/>
        </w:rPr>
        <w:footnoteRef/>
      </w:r>
      <w:r>
        <w:t xml:space="preserve"> [JS] [] lacking in all but OSB</w:t>
      </w:r>
    </w:p>
  </w:footnote>
  <w:footnote w:id="811">
    <w:p w14:paraId="671F363B" w14:textId="77777777" w:rsidR="00EB5325" w:rsidRDefault="00EB5325"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EB5325" w:rsidRDefault="00EB5325"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EB5325" w:rsidRDefault="00EB5325"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EB5325" w:rsidRDefault="00EB5325"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EB5325" w:rsidRDefault="00EB5325" w:rsidP="00704CAA">
      <w:pPr>
        <w:pStyle w:val="footnote"/>
      </w:pPr>
      <w:r>
        <w:rPr>
          <w:rStyle w:val="FootnoteReference"/>
        </w:rPr>
        <w:footnoteRef/>
      </w:r>
      <w:r>
        <w:t xml:space="preserve"> [JS] or “and shook of Pharaoh and his army into the Red sea,”</w:t>
      </w:r>
    </w:p>
  </w:footnote>
  <w:footnote w:id="816">
    <w:p w14:paraId="3F59DD13" w14:textId="77777777" w:rsidR="00EB5325" w:rsidRDefault="00EB5325" w:rsidP="00704CAA">
      <w:pPr>
        <w:pStyle w:val="footnote"/>
      </w:pPr>
      <w:r>
        <w:rPr>
          <w:rStyle w:val="FootnoteReference"/>
        </w:rPr>
        <w:footnoteRef/>
      </w:r>
      <w:r>
        <w:t xml:space="preserve"> [JS] or “slew”</w:t>
      </w:r>
    </w:p>
  </w:footnote>
  <w:footnote w:id="817">
    <w:p w14:paraId="7583087A" w14:textId="77777777" w:rsidR="00EB5325" w:rsidRDefault="00EB5325"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EB5325" w:rsidRDefault="00EB5325"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EB5325" w:rsidRDefault="00EB5325" w:rsidP="00704CAA">
      <w:pPr>
        <w:pStyle w:val="footnote"/>
      </w:pPr>
      <w:r>
        <w:rPr>
          <w:rStyle w:val="FootnoteReference"/>
        </w:rPr>
        <w:footnoteRef/>
      </w:r>
      <w:r>
        <w:t xml:space="preserve"> See previous footnote.</w:t>
      </w:r>
    </w:p>
  </w:footnote>
  <w:footnote w:id="820">
    <w:p w14:paraId="0CAFD8C9" w14:textId="77777777" w:rsidR="00EB5325" w:rsidRDefault="00EB5325"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EB5325" w:rsidRDefault="00EB5325" w:rsidP="00704CAA">
      <w:pPr>
        <w:pStyle w:val="footnote"/>
      </w:pPr>
      <w:r>
        <w:rPr>
          <w:rStyle w:val="FootnoteReference"/>
        </w:rPr>
        <w:footnoteRef/>
      </w:r>
      <w:r>
        <w:t xml:space="preserve"> [JS] or “thank”, or “thankfully confess with praise”</w:t>
      </w:r>
    </w:p>
  </w:footnote>
  <w:footnote w:id="822">
    <w:p w14:paraId="458AF9FF" w14:textId="77777777" w:rsidR="00EB5325" w:rsidRDefault="00EB5325"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EB5325" w:rsidRDefault="00EB5325"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EB5325" w:rsidRDefault="00EB5325"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EB5325" w:rsidRDefault="00EB5325"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EB5325" w:rsidRDefault="00EB5325"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EB5325" w:rsidRDefault="00EB5325"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EB5325" w:rsidRDefault="00EB5325" w:rsidP="00704CAA">
      <w:pPr>
        <w:pStyle w:val="footnote"/>
      </w:pPr>
      <w:r>
        <w:rPr>
          <w:rStyle w:val="FootnoteReference"/>
        </w:rPr>
        <w:footnoteRef/>
      </w:r>
      <w:r>
        <w:t xml:space="preserve"> [JS] literally “those who are exalted” or “the high things”</w:t>
      </w:r>
    </w:p>
  </w:footnote>
  <w:footnote w:id="829">
    <w:p w14:paraId="792E0633" w14:textId="77777777" w:rsidR="00EB5325" w:rsidRDefault="00EB5325"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EB5325" w:rsidRDefault="00EB5325" w:rsidP="00704CAA">
      <w:pPr>
        <w:pStyle w:val="footnote"/>
      </w:pPr>
      <w:r>
        <w:rPr>
          <w:rStyle w:val="FootnoteReference"/>
        </w:rPr>
        <w:footnoteRef/>
      </w:r>
      <w:r>
        <w:t xml:space="preserve"> [JS] or “possess”</w:t>
      </w:r>
    </w:p>
  </w:footnote>
  <w:footnote w:id="831">
    <w:p w14:paraId="1B57A445" w14:textId="77777777" w:rsidR="00EB5325" w:rsidRDefault="00EB5325"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EB5325" w:rsidRDefault="00EB5325" w:rsidP="00704CAA">
      <w:pPr>
        <w:pStyle w:val="footnote"/>
      </w:pPr>
      <w:r>
        <w:rPr>
          <w:rStyle w:val="FootnoteReference"/>
        </w:rPr>
        <w:footnoteRef/>
      </w:r>
      <w:r>
        <w:t xml:space="preserve"> [JS] or “give thanks,” or “thankfully confess You with praise”</w:t>
      </w:r>
    </w:p>
  </w:footnote>
  <w:footnote w:id="833">
    <w:p w14:paraId="67B776F5" w14:textId="77777777" w:rsidR="00EB5325" w:rsidRDefault="00EB5325" w:rsidP="00704CAA">
      <w:pPr>
        <w:pStyle w:val="footnote"/>
      </w:pPr>
      <w:r>
        <w:rPr>
          <w:rStyle w:val="FootnoteReference"/>
        </w:rPr>
        <w:footnoteRef/>
      </w:r>
      <w:r>
        <w:t xml:space="preserve"> [JS] or “authorities” or “powers”</w:t>
      </w:r>
    </w:p>
  </w:footnote>
  <w:footnote w:id="834">
    <w:p w14:paraId="045B7D15" w14:textId="77777777" w:rsidR="00EB5325" w:rsidRDefault="00EB5325" w:rsidP="00704CAA">
      <w:pPr>
        <w:pStyle w:val="footnote"/>
      </w:pPr>
      <w:r>
        <w:rPr>
          <w:rStyle w:val="FootnoteReference"/>
        </w:rPr>
        <w:footnoteRef/>
      </w:r>
      <w:r>
        <w:t xml:space="preserve"> [JS] or “and do I not waste away because of my enemies?”</w:t>
      </w:r>
    </w:p>
  </w:footnote>
  <w:footnote w:id="835">
    <w:p w14:paraId="44DA4D92" w14:textId="77777777" w:rsidR="00EB5325" w:rsidRDefault="00EB5325" w:rsidP="00704CAA">
      <w:pPr>
        <w:pStyle w:val="footnote"/>
      </w:pPr>
      <w:r>
        <w:rPr>
          <w:rStyle w:val="FootnoteReference"/>
        </w:rPr>
        <w:footnoteRef/>
      </w:r>
      <w:r>
        <w:t xml:space="preserve"> [JS] or “way of iniquity”</w:t>
      </w:r>
    </w:p>
  </w:footnote>
  <w:footnote w:id="836">
    <w:p w14:paraId="05DEA3B3" w14:textId="77777777" w:rsidR="00EB5325" w:rsidRDefault="00EB5325" w:rsidP="00704CAA">
      <w:pPr>
        <w:pStyle w:val="footnote"/>
      </w:pPr>
      <w:r>
        <w:rPr>
          <w:rStyle w:val="FootnoteReference"/>
        </w:rPr>
        <w:footnoteRef/>
      </w:r>
      <w:r>
        <w:t xml:space="preserve"> ‘He gives songs in the night’ (Job. 35:10).</w:t>
      </w:r>
    </w:p>
  </w:footnote>
  <w:footnote w:id="837">
    <w:p w14:paraId="493AAC58" w14:textId="77777777" w:rsidR="00EB5325" w:rsidRDefault="00EB5325" w:rsidP="00704CAA">
      <w:pPr>
        <w:pStyle w:val="footnote"/>
      </w:pPr>
      <w:r>
        <w:rPr>
          <w:rStyle w:val="FootnoteReference"/>
        </w:rPr>
        <w:footnoteRef/>
      </w:r>
      <w:r>
        <w:t xml:space="preserve"> Literally “voice”</w:t>
      </w:r>
    </w:p>
  </w:footnote>
  <w:footnote w:id="838">
    <w:p w14:paraId="6AF28D26" w14:textId="77777777" w:rsidR="00EB5325" w:rsidRDefault="00EB5325" w:rsidP="00704CAA">
      <w:pPr>
        <w:pStyle w:val="footnote"/>
      </w:pPr>
      <w:r>
        <w:rPr>
          <w:rStyle w:val="FootnoteReference"/>
        </w:rPr>
        <w:footnoteRef/>
      </w:r>
      <w:r>
        <w:t xml:space="preserve"> [JS] or “praise,” or “give thanks to,” or “thankfully confess with praise”</w:t>
      </w:r>
    </w:p>
  </w:footnote>
  <w:footnote w:id="839">
    <w:p w14:paraId="761DDB32" w14:textId="77777777" w:rsidR="00EB5325" w:rsidRDefault="00EB5325" w:rsidP="00704CAA">
      <w:pPr>
        <w:pStyle w:val="footnote"/>
      </w:pPr>
      <w:r>
        <w:rPr>
          <w:rStyle w:val="FootnoteReference"/>
        </w:rPr>
        <w:footnoteRef/>
      </w:r>
      <w:r>
        <w:t xml:space="preserve"> [JS] or “Hades”.</w:t>
      </w:r>
    </w:p>
  </w:footnote>
  <w:footnote w:id="840">
    <w:p w14:paraId="726EF8AF" w14:textId="77777777" w:rsidR="00EB5325" w:rsidRDefault="00EB5325"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EB5325" w:rsidRDefault="00EB5325" w:rsidP="00704CAA">
      <w:pPr>
        <w:pStyle w:val="footnote"/>
      </w:pPr>
      <w:r>
        <w:rPr>
          <w:rStyle w:val="FootnoteReference"/>
        </w:rPr>
        <w:footnoteRef/>
      </w:r>
      <w:r>
        <w:t xml:space="preserve"> this way: the confession of Christ (2 Tim. 3:12).</w:t>
      </w:r>
    </w:p>
  </w:footnote>
  <w:footnote w:id="842">
    <w:p w14:paraId="171F27CE" w14:textId="77777777" w:rsidR="00EB5325" w:rsidRDefault="00EB5325" w:rsidP="00704CAA">
      <w:pPr>
        <w:pStyle w:val="footnote"/>
      </w:pPr>
      <w:r>
        <w:rPr>
          <w:rStyle w:val="FootnoteReference"/>
        </w:rPr>
        <w:footnoteRef/>
      </w:r>
      <w:r>
        <w:t xml:space="preserve"> [JS] or “praise” or “thive thanks to,” or “thankfully confess with praise”</w:t>
      </w:r>
    </w:p>
  </w:footnote>
  <w:footnote w:id="843">
    <w:p w14:paraId="2146C03C" w14:textId="77777777" w:rsidR="00EB5325" w:rsidRDefault="00EB5325" w:rsidP="00704CAA">
      <w:pPr>
        <w:pStyle w:val="footnote"/>
      </w:pPr>
      <w:r>
        <w:rPr>
          <w:rStyle w:val="FootnoteReference"/>
        </w:rPr>
        <w:footnoteRef/>
      </w:r>
      <w:r>
        <w:t xml:space="preserve"> These two lines are identical with Lamentations 3:6.</w:t>
      </w:r>
    </w:p>
  </w:footnote>
  <w:footnote w:id="844">
    <w:p w14:paraId="324992B1" w14:textId="77777777" w:rsidR="00EB5325" w:rsidRDefault="00EB5325" w:rsidP="00704CAA">
      <w:pPr>
        <w:pStyle w:val="footnote"/>
      </w:pPr>
      <w:r>
        <w:rPr>
          <w:rStyle w:val="FootnoteReference"/>
        </w:rPr>
        <w:footnoteRef/>
      </w:r>
      <w:r>
        <w:t xml:space="preserve"> Cf. Rev. 10:5; Ezek. 20:23,28,42; Deut. 32:14.</w:t>
      </w:r>
    </w:p>
  </w:footnote>
  <w:footnote w:id="845">
    <w:p w14:paraId="4B8D626C" w14:textId="77777777" w:rsidR="00EB5325" w:rsidRDefault="00EB5325"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EB5325" w:rsidRDefault="00EB5325"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EB5325" w:rsidRDefault="00EB5325"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EB5325" w:rsidRDefault="00EB5325" w:rsidP="00704CAA">
      <w:pPr>
        <w:pStyle w:val="footnote"/>
      </w:pPr>
      <w:r>
        <w:rPr>
          <w:rStyle w:val="FootnoteReference"/>
        </w:rPr>
        <w:footnoteRef/>
      </w:r>
      <w:r>
        <w:t xml:space="preserve"> [JS] or “gush forth”, “overflow”</w:t>
      </w:r>
    </w:p>
  </w:footnote>
  <w:footnote w:id="849">
    <w:p w14:paraId="4045CB15" w14:textId="77777777" w:rsidR="00EB5325" w:rsidRDefault="00EB5325"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EB5325" w:rsidRDefault="00EB5325" w:rsidP="00704CAA">
      <w:pPr>
        <w:pStyle w:val="footnote"/>
      </w:pPr>
      <w:r>
        <w:rPr>
          <w:rStyle w:val="FootnoteReference"/>
        </w:rPr>
        <w:footnoteRef/>
      </w:r>
      <w:r>
        <w:t xml:space="preserve"> [JS] literally “holy ones”</w:t>
      </w:r>
    </w:p>
  </w:footnote>
  <w:footnote w:id="851">
    <w:p w14:paraId="423A55DA" w14:textId="77777777" w:rsidR="00EB5325" w:rsidRDefault="00EB5325"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EB5325" w:rsidRDefault="00EB5325" w:rsidP="00704CAA">
      <w:pPr>
        <w:pStyle w:val="footnote"/>
      </w:pPr>
      <w:r>
        <w:rPr>
          <w:rStyle w:val="FootnoteReference"/>
        </w:rPr>
        <w:footnoteRef/>
      </w:r>
      <w:r>
        <w:t xml:space="preserve"> Cf. Ps. 145:2 with Ps. 103:33. Only verbs differ.</w:t>
      </w:r>
    </w:p>
  </w:footnote>
  <w:footnote w:id="853">
    <w:p w14:paraId="38AC6FE4" w14:textId="77777777" w:rsidR="00EB5325" w:rsidRDefault="00EB5325" w:rsidP="00704CAA">
      <w:pPr>
        <w:pStyle w:val="footnote"/>
      </w:pPr>
      <w:r>
        <w:rPr>
          <w:rStyle w:val="FootnoteReference"/>
        </w:rPr>
        <w:footnoteRef/>
      </w:r>
      <w:r>
        <w:t xml:space="preserve"> [JS] or “spirit”</w:t>
      </w:r>
    </w:p>
  </w:footnote>
  <w:footnote w:id="854">
    <w:p w14:paraId="4A4D4349" w14:textId="77777777" w:rsidR="00EB5325" w:rsidRDefault="00EB5325" w:rsidP="00704CAA">
      <w:pPr>
        <w:pStyle w:val="footnote"/>
      </w:pPr>
      <w:r>
        <w:rPr>
          <w:rStyle w:val="FootnoteReference"/>
        </w:rPr>
        <w:footnoteRef/>
      </w:r>
      <w:r>
        <w:t xml:space="preserve"> [JS] thoughts, or designs, plans, projects</w:t>
      </w:r>
    </w:p>
  </w:footnote>
  <w:footnote w:id="855">
    <w:p w14:paraId="111B2FF9" w14:textId="77777777" w:rsidR="00EB5325" w:rsidRDefault="00EB5325" w:rsidP="00704CAA">
      <w:pPr>
        <w:pStyle w:val="footnote"/>
      </w:pPr>
      <w:r>
        <w:rPr>
          <w:rStyle w:val="FootnoteReference"/>
        </w:rPr>
        <w:footnoteRef/>
      </w:r>
      <w:r>
        <w:t xml:space="preserve"> [JS] or “guards”</w:t>
      </w:r>
    </w:p>
  </w:footnote>
  <w:footnote w:id="856">
    <w:p w14:paraId="5B0C1EE0" w14:textId="77777777" w:rsidR="00EB5325" w:rsidRDefault="00EB5325" w:rsidP="00704CAA">
      <w:pPr>
        <w:pStyle w:val="footnote"/>
      </w:pPr>
      <w:r>
        <w:rPr>
          <w:rStyle w:val="FootnoteReference"/>
        </w:rPr>
        <w:footnoteRef/>
      </w:r>
      <w:r>
        <w:t xml:space="preserve"> [JS] or “frees the prisoners”</w:t>
      </w:r>
    </w:p>
  </w:footnote>
  <w:footnote w:id="857">
    <w:p w14:paraId="7B0952C9" w14:textId="77777777" w:rsidR="00EB5325" w:rsidRDefault="00EB5325" w:rsidP="00704CAA">
      <w:pPr>
        <w:pStyle w:val="footnote"/>
      </w:pPr>
      <w:r>
        <w:rPr>
          <w:rStyle w:val="FootnoteReference"/>
        </w:rPr>
        <w:footnoteRef/>
      </w:r>
      <w:r>
        <w:t xml:space="preserve"> [JS] or “bent”</w:t>
      </w:r>
    </w:p>
  </w:footnote>
  <w:footnote w:id="858">
    <w:p w14:paraId="2FB9D9F0" w14:textId="77777777" w:rsidR="00EB5325" w:rsidRDefault="00EB5325" w:rsidP="00704CAA">
      <w:pPr>
        <w:pStyle w:val="footnote"/>
      </w:pPr>
      <w:r>
        <w:rPr>
          <w:rStyle w:val="FootnoteReference"/>
        </w:rPr>
        <w:footnoteRef/>
      </w:r>
      <w:r>
        <w:t xml:space="preserve"> [JS] or “skill”</w:t>
      </w:r>
    </w:p>
  </w:footnote>
  <w:footnote w:id="859">
    <w:p w14:paraId="07EA9BD7" w14:textId="77777777" w:rsidR="00EB5325" w:rsidRDefault="00EB5325" w:rsidP="00704CAA">
      <w:pPr>
        <w:pStyle w:val="footnote"/>
      </w:pPr>
      <w:r>
        <w:rPr>
          <w:rStyle w:val="FootnoteReference"/>
        </w:rPr>
        <w:footnoteRef/>
      </w:r>
      <w:r>
        <w:t xml:space="preserve"> [JS] or “foreigners”</w:t>
      </w:r>
    </w:p>
  </w:footnote>
  <w:footnote w:id="860">
    <w:p w14:paraId="4E693DCD" w14:textId="77777777" w:rsidR="00EB5325" w:rsidRDefault="00EB5325" w:rsidP="00704CAA">
      <w:pPr>
        <w:pStyle w:val="footnote"/>
      </w:pPr>
      <w:r>
        <w:rPr>
          <w:rStyle w:val="FootnoteReference"/>
        </w:rPr>
        <w:footnoteRef/>
      </w:r>
      <w:r>
        <w:t xml:space="preserve"> [JS] or a psalm, or a melody</w:t>
      </w:r>
    </w:p>
  </w:footnote>
  <w:footnote w:id="861">
    <w:p w14:paraId="3674D23E" w14:textId="77777777" w:rsidR="00EB5325" w:rsidRDefault="00EB5325"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EB5325" w:rsidRDefault="00EB5325"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EB5325" w:rsidRDefault="00EB5325" w:rsidP="00704CAA">
      <w:pPr>
        <w:pStyle w:val="footnote"/>
      </w:pPr>
      <w:r>
        <w:rPr>
          <w:rStyle w:val="FootnoteReference"/>
        </w:rPr>
        <w:footnoteRef/>
      </w:r>
      <w:r>
        <w:t xml:space="preserve"> [JS] or word, or teaching</w:t>
      </w:r>
    </w:p>
  </w:footnote>
  <w:footnote w:id="864">
    <w:p w14:paraId="2CF34236" w14:textId="77777777" w:rsidR="00EB5325" w:rsidRDefault="00EB5325"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EB5325" w:rsidRDefault="00EB5325" w:rsidP="00704CAA">
      <w:pPr>
        <w:pStyle w:val="footnote"/>
      </w:pPr>
      <w:r>
        <w:rPr>
          <w:rStyle w:val="FootnoteReference"/>
        </w:rPr>
        <w:footnoteRef/>
      </w:r>
      <w:r>
        <w:t xml:space="preserve"> [JS] or “stormy wind”</w:t>
      </w:r>
    </w:p>
  </w:footnote>
  <w:footnote w:id="866">
    <w:p w14:paraId="2B981771" w14:textId="77777777" w:rsidR="00EB5325" w:rsidRDefault="00EB5325" w:rsidP="00704CAA">
      <w:pPr>
        <w:pStyle w:val="footnote"/>
      </w:pPr>
      <w:r>
        <w:rPr>
          <w:rStyle w:val="FootnoteReference"/>
        </w:rPr>
        <w:footnoteRef/>
      </w:r>
      <w:r>
        <w:t xml:space="preserve"> [JS] or “maidens,” or “unmarried women”</w:t>
      </w:r>
    </w:p>
  </w:footnote>
  <w:footnote w:id="867">
    <w:p w14:paraId="04C80253" w14:textId="77777777" w:rsidR="00EB5325" w:rsidRDefault="00EB5325"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EB5325" w:rsidRDefault="00EB5325" w:rsidP="00704CAA">
      <w:pPr>
        <w:pStyle w:val="footnote"/>
      </w:pPr>
      <w:r>
        <w:rPr>
          <w:rStyle w:val="FootnoteReference"/>
        </w:rPr>
        <w:footnoteRef/>
      </w:r>
      <w:r>
        <w:t xml:space="preserve"> [JS] literally, “And He will raise/exalt the horn of His people”</w:t>
      </w:r>
    </w:p>
  </w:footnote>
  <w:footnote w:id="869">
    <w:p w14:paraId="195ABFE0" w14:textId="77777777" w:rsidR="00EB5325" w:rsidRDefault="00EB5325" w:rsidP="00704CAA">
      <w:pPr>
        <w:pStyle w:val="footnote"/>
      </w:pPr>
      <w:r>
        <w:rPr>
          <w:rStyle w:val="FootnoteReference"/>
        </w:rPr>
        <w:footnoteRef/>
      </w:r>
      <w:r>
        <w:t xml:space="preserve"> [JS] “assembly”</w:t>
      </w:r>
    </w:p>
  </w:footnote>
  <w:footnote w:id="870">
    <w:p w14:paraId="497FB437" w14:textId="77777777" w:rsidR="00EB5325" w:rsidRDefault="00EB5325" w:rsidP="00704CAA">
      <w:pPr>
        <w:pStyle w:val="footnote"/>
      </w:pPr>
      <w:r>
        <w:rPr>
          <w:rStyle w:val="FootnoteReference"/>
        </w:rPr>
        <w:footnoteRef/>
      </w:r>
      <w:r>
        <w:t xml:space="preserve"> [JS] Coptic has “in the chorus”</w:t>
      </w:r>
    </w:p>
  </w:footnote>
  <w:footnote w:id="871">
    <w:p w14:paraId="43317287" w14:textId="77777777" w:rsidR="00EB5325" w:rsidRDefault="00EB5325" w:rsidP="00704CAA">
      <w:pPr>
        <w:pStyle w:val="footnote"/>
      </w:pPr>
      <w:r>
        <w:rPr>
          <w:rStyle w:val="FootnoteReference"/>
        </w:rPr>
        <w:footnoteRef/>
      </w:r>
      <w:r>
        <w:t xml:space="preserve"> [JS] Fr. Athanasius has “exalt,” See the Liturgy of Mesori 26)</w:t>
      </w:r>
    </w:p>
  </w:footnote>
  <w:footnote w:id="872">
    <w:p w14:paraId="5B0388FF" w14:textId="77777777" w:rsidR="00EB5325" w:rsidRDefault="00EB5325" w:rsidP="00704CAA">
      <w:pPr>
        <w:pStyle w:val="footnote"/>
      </w:pPr>
      <w:r>
        <w:rPr>
          <w:rStyle w:val="FootnoteReference"/>
        </w:rPr>
        <w:footnoteRef/>
      </w:r>
      <w:r>
        <w:t xml:space="preserve"> two-edged sword: praise which conquers Amalek (St. Chrysostom).</w:t>
      </w:r>
    </w:p>
  </w:footnote>
  <w:footnote w:id="873">
    <w:p w14:paraId="31AB8451" w14:textId="77777777" w:rsidR="00EB5325" w:rsidRDefault="00EB5325" w:rsidP="00704CAA">
      <w:pPr>
        <w:pStyle w:val="footnote"/>
      </w:pPr>
      <w:r>
        <w:rPr>
          <w:rStyle w:val="FootnoteReference"/>
        </w:rPr>
        <w:footnoteRef/>
      </w:r>
      <w:r>
        <w:t xml:space="preserve"> ‘Holiness of life is the mother of glory’ (St Theodoret).</w:t>
      </w:r>
    </w:p>
  </w:footnote>
  <w:footnote w:id="874">
    <w:p w14:paraId="1BFFDD90" w14:textId="77777777" w:rsidR="00EB5325" w:rsidRDefault="00EB5325" w:rsidP="00704CAA">
      <w:pPr>
        <w:pStyle w:val="footnote"/>
      </w:pPr>
      <w:r>
        <w:rPr>
          <w:rStyle w:val="FootnoteReference"/>
        </w:rPr>
        <w:footnoteRef/>
      </w:r>
      <w:r>
        <w:t xml:space="preserve"> [JS] variant reading, “harp and lyre”</w:t>
      </w:r>
    </w:p>
  </w:footnote>
  <w:footnote w:id="875">
    <w:p w14:paraId="41E39163" w14:textId="77777777" w:rsidR="00EB5325" w:rsidRDefault="00EB5325"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EB5325" w:rsidRDefault="00EB5325"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EB5325" w:rsidRDefault="00EB5325" w:rsidP="00865C59">
      <w:pPr>
        <w:pStyle w:val="footnote"/>
      </w:pPr>
      <w:r>
        <w:rPr>
          <w:rStyle w:val="FootnoteReference"/>
        </w:rPr>
        <w:footnoteRef/>
      </w:r>
      <w:r>
        <w:t xml:space="preserve"> Or “Spirit”</w:t>
      </w:r>
    </w:p>
  </w:footnote>
  <w:footnote w:id="878">
    <w:p w14:paraId="296DD30B" w14:textId="77777777" w:rsidR="00EB5325" w:rsidRDefault="00EB532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EB5325" w:rsidRDefault="00EB5325" w:rsidP="00344A59">
      <w:pPr>
        <w:pStyle w:val="footnote"/>
      </w:pPr>
      <w:r>
        <w:rPr>
          <w:rStyle w:val="FootnoteReference"/>
        </w:rPr>
        <w:footnoteRef/>
      </w:r>
      <w:r>
        <w:t xml:space="preserve"> The “alleluia” in each vs is inserted into each verse of the Psalm</w:t>
      </w:r>
    </w:p>
  </w:footnote>
  <w:footnote w:id="880">
    <w:p w14:paraId="1F1613E0" w14:textId="77777777" w:rsidR="00EB5325" w:rsidRDefault="00EB532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EB5325" w:rsidRDefault="00EB5325" w:rsidP="00A7333E">
      <w:pPr>
        <w:pStyle w:val="footnote"/>
      </w:pPr>
      <w:r>
        <w:rPr>
          <w:rStyle w:val="FootnoteReference"/>
        </w:rPr>
        <w:footnoteRef/>
      </w:r>
      <w:r>
        <w:t xml:space="preserve"> Do obiesance</w:t>
      </w:r>
    </w:p>
  </w:footnote>
  <w:footnote w:id="882">
    <w:p w14:paraId="109CBDA9" w14:textId="77777777" w:rsidR="00EB5325" w:rsidRDefault="00EB5325" w:rsidP="00A7333E">
      <w:pPr>
        <w:pStyle w:val="footnote"/>
      </w:pPr>
      <w:r>
        <w:rPr>
          <w:rStyle w:val="FootnoteReference"/>
        </w:rPr>
        <w:footnoteRef/>
      </w:r>
      <w:r>
        <w:t xml:space="preserve"> Literally, “horn”</w:t>
      </w:r>
    </w:p>
  </w:footnote>
  <w:footnote w:id="883">
    <w:p w14:paraId="6824A765" w14:textId="77777777" w:rsidR="00EB5325" w:rsidRDefault="00EB5325" w:rsidP="00A7333E">
      <w:pPr>
        <w:pStyle w:val="footnote"/>
      </w:pPr>
      <w:r>
        <w:rPr>
          <w:rStyle w:val="FootnoteReference"/>
        </w:rPr>
        <w:footnoteRef/>
      </w:r>
      <w:r>
        <w:t xml:space="preserve"> Or, “ways”</w:t>
      </w:r>
    </w:p>
  </w:footnote>
  <w:footnote w:id="884">
    <w:p w14:paraId="6136C7AC" w14:textId="77777777" w:rsidR="00EB5325" w:rsidRDefault="00EB5325" w:rsidP="00A7333E">
      <w:pPr>
        <w:pStyle w:val="footnote"/>
      </w:pPr>
      <w:r>
        <w:rPr>
          <w:rStyle w:val="FootnoteReference"/>
        </w:rPr>
        <w:footnoteRef/>
      </w:r>
      <w:r>
        <w:t xml:space="preserve"> Literally, “exalt the horn”</w:t>
      </w:r>
    </w:p>
  </w:footnote>
  <w:footnote w:id="885">
    <w:p w14:paraId="640045D3" w14:textId="27C5899B" w:rsidR="00EB5325" w:rsidRPr="00542C00" w:rsidRDefault="00EB5325"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EB5325" w:rsidRDefault="00EB5325" w:rsidP="00A7333E">
      <w:pPr>
        <w:pStyle w:val="footnote"/>
      </w:pPr>
      <w:r>
        <w:rPr>
          <w:rStyle w:val="FootnoteReference"/>
        </w:rPr>
        <w:footnoteRef/>
      </w:r>
      <w:r>
        <w:t xml:space="preserve"> Or “christs”</w:t>
      </w:r>
    </w:p>
  </w:footnote>
  <w:footnote w:id="887">
    <w:p w14:paraId="75E4F1BF" w14:textId="77777777" w:rsidR="00EB5325" w:rsidRDefault="00EB5325" w:rsidP="00A7333E">
      <w:pPr>
        <w:pStyle w:val="footnote"/>
      </w:pPr>
      <w:r>
        <w:rPr>
          <w:rStyle w:val="FootnoteReference"/>
        </w:rPr>
        <w:footnoteRef/>
      </w:r>
      <w:r>
        <w:t xml:space="preserve"> Or “workers of iniquity”</w:t>
      </w:r>
    </w:p>
  </w:footnote>
  <w:footnote w:id="888">
    <w:p w14:paraId="6B1B283E" w14:textId="77777777" w:rsidR="00EB5325" w:rsidRDefault="00EB532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EB5325" w:rsidRDefault="00EB5325" w:rsidP="00A7333E">
      <w:pPr>
        <w:pStyle w:val="footnote"/>
      </w:pPr>
      <w:r>
        <w:rPr>
          <w:rStyle w:val="FootnoteReference"/>
        </w:rPr>
        <w:footnoteRef/>
      </w:r>
      <w:r>
        <w:t xml:space="preserve"> or “blessing”</w:t>
      </w:r>
    </w:p>
  </w:footnote>
  <w:footnote w:id="890">
    <w:p w14:paraId="39CDECB8" w14:textId="77777777" w:rsidR="00EB5325" w:rsidRDefault="00EB5325" w:rsidP="00A7333E">
      <w:pPr>
        <w:pStyle w:val="footnote"/>
      </w:pPr>
      <w:r>
        <w:rPr>
          <w:rStyle w:val="FootnoteReference"/>
        </w:rPr>
        <w:footnoteRef/>
      </w:r>
      <w:r>
        <w:t xml:space="preserve"> Or “Thy holy Name we do utter”</w:t>
      </w:r>
    </w:p>
  </w:footnote>
  <w:footnote w:id="891">
    <w:p w14:paraId="2BFF308D" w14:textId="77777777" w:rsidR="00EB5325" w:rsidRDefault="00EB5325" w:rsidP="00A7333E">
      <w:pPr>
        <w:pStyle w:val="footnote"/>
      </w:pPr>
      <w:r>
        <w:rPr>
          <w:rStyle w:val="FootnoteReference"/>
        </w:rPr>
        <w:footnoteRef/>
      </w:r>
      <w:r>
        <w:t xml:space="preserve"> Or “May it be so, Lord!”</w:t>
      </w:r>
    </w:p>
  </w:footnote>
  <w:footnote w:id="892">
    <w:p w14:paraId="7211B02A" w14:textId="77777777" w:rsidR="00EB5325" w:rsidRDefault="00EB5325" w:rsidP="008A378B">
      <w:pPr>
        <w:pStyle w:val="footnote"/>
      </w:pPr>
      <w:r>
        <w:rPr>
          <w:rStyle w:val="FootnoteReference"/>
        </w:rPr>
        <w:footnoteRef/>
      </w:r>
      <w:r>
        <w:t xml:space="preserve"> Or “thankfully confess You with praise”</w:t>
      </w:r>
    </w:p>
  </w:footnote>
  <w:footnote w:id="893">
    <w:p w14:paraId="693B122B" w14:textId="28D696D4" w:rsidR="00EB5325" w:rsidRDefault="00EB532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EB5325" w:rsidRDefault="00EB5325" w:rsidP="00A7333E">
      <w:pPr>
        <w:pStyle w:val="footnote"/>
      </w:pPr>
      <w:r>
        <w:rPr>
          <w:rStyle w:val="FootnoteReference"/>
        </w:rPr>
        <w:footnoteRef/>
      </w:r>
      <w:r>
        <w:t xml:space="preserve"> Latria</w:t>
      </w:r>
    </w:p>
  </w:footnote>
  <w:footnote w:id="895">
    <w:p w14:paraId="6A1BE515" w14:textId="5E13A526" w:rsidR="00EB5325" w:rsidRDefault="00EB5325" w:rsidP="00426715">
      <w:pPr>
        <w:pStyle w:val="footnote"/>
      </w:pPr>
      <w:r>
        <w:rPr>
          <w:rStyle w:val="FootnoteReference"/>
        </w:rPr>
        <w:footnoteRef/>
      </w:r>
      <w:r>
        <w:t xml:space="preserve"> Or, “Sing a hymn to Him, and exalt Him beyond measure unto the ages.”</w:t>
      </w:r>
    </w:p>
  </w:footnote>
  <w:footnote w:id="896">
    <w:p w14:paraId="68D0AB21" w14:textId="61EA66CA" w:rsidR="00EB5325" w:rsidRDefault="00EB5325" w:rsidP="00426715">
      <w:pPr>
        <w:pStyle w:val="footnote"/>
      </w:pPr>
      <w:r>
        <w:rPr>
          <w:rStyle w:val="FootnoteReference"/>
        </w:rPr>
        <w:footnoteRef/>
      </w:r>
      <w:r>
        <w:t xml:space="preserve"> This verse is lacking in the Greek.</w:t>
      </w:r>
    </w:p>
  </w:footnote>
  <w:footnote w:id="897">
    <w:p w14:paraId="26544D11" w14:textId="10502CC8" w:rsidR="00EB5325" w:rsidRDefault="00EB5325"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EB5325" w:rsidRDefault="00EB5325" w:rsidP="007757C9">
      <w:pPr>
        <w:pStyle w:val="footnote"/>
      </w:pPr>
      <w:r>
        <w:rPr>
          <w:rStyle w:val="FootnoteReference"/>
        </w:rPr>
        <w:footnoteRef/>
      </w:r>
      <w:r>
        <w:t xml:space="preserve"> Greek has “sea-monsters”</w:t>
      </w:r>
    </w:p>
  </w:footnote>
  <w:footnote w:id="899">
    <w:p w14:paraId="0ECD7B50" w14:textId="7593729A" w:rsidR="00EB5325" w:rsidRDefault="00EB5325" w:rsidP="007757C9">
      <w:pPr>
        <w:pStyle w:val="footnote"/>
      </w:pPr>
      <w:r>
        <w:rPr>
          <w:rStyle w:val="FootnoteReference"/>
        </w:rPr>
        <w:footnoteRef/>
      </w:r>
      <w:r>
        <w:t xml:space="preserve"> [] not found in Gk.</w:t>
      </w:r>
    </w:p>
  </w:footnote>
  <w:footnote w:id="900">
    <w:p w14:paraId="0A00818E" w14:textId="6F9A1D3E" w:rsidR="00EB5325" w:rsidRDefault="00EB532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EB5325" w:rsidRDefault="00EB532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EB5325" w:rsidRDefault="00EB5325" w:rsidP="003758F4">
      <w:pPr>
        <w:pStyle w:val="footnote"/>
      </w:pPr>
      <w:r>
        <w:rPr>
          <w:rStyle w:val="FootnoteReference"/>
        </w:rPr>
        <w:footnoteRef/>
      </w:r>
      <w:r>
        <w:t xml:space="preserve"> Or, “Sing a hymn to Him, and exalt Him beyond measure unto the ages.”</w:t>
      </w:r>
    </w:p>
  </w:footnote>
  <w:footnote w:id="903">
    <w:p w14:paraId="3AF01027" w14:textId="77777777" w:rsidR="00EB5325" w:rsidRDefault="00EB5325"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EB5325" w:rsidRDefault="00EB5325" w:rsidP="003758F4">
      <w:pPr>
        <w:pStyle w:val="footnote"/>
      </w:pPr>
      <w:r>
        <w:rPr>
          <w:rStyle w:val="FootnoteReference"/>
        </w:rPr>
        <w:footnoteRef/>
      </w:r>
      <w:r>
        <w:t xml:space="preserve"> [] not found in Gk.</w:t>
      </w:r>
    </w:p>
  </w:footnote>
  <w:footnote w:id="905">
    <w:p w14:paraId="3D357C32" w14:textId="77777777" w:rsidR="00EB5325" w:rsidRDefault="00EB532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EB5325" w:rsidRDefault="00EB53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EB5325" w:rsidRDefault="00EB53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EB5325" w:rsidRPr="008D5F3D" w:rsidRDefault="00EB5325" w:rsidP="008D5F3D">
      <w:pPr>
        <w:pStyle w:val="footnote"/>
      </w:pPr>
      <w:r>
        <w:rPr>
          <w:rStyle w:val="FootnoteReference"/>
        </w:rPr>
        <w:footnoteRef/>
      </w:r>
      <w:r>
        <w:t xml:space="preserve"> [JS] Greek has “stars and light,” while Coptic has “stars of light”</w:t>
      </w:r>
    </w:p>
  </w:footnote>
  <w:footnote w:id="911">
    <w:p w14:paraId="6888EF75" w14:textId="7291EAAC" w:rsidR="00EB5325" w:rsidRDefault="00EB5325" w:rsidP="00A17656">
      <w:pPr>
        <w:pStyle w:val="footnote"/>
      </w:pPr>
      <w:r>
        <w:rPr>
          <w:rStyle w:val="FootnoteReference"/>
        </w:rPr>
        <w:footnoteRef/>
      </w:r>
      <w:r>
        <w:t xml:space="preserve"> [JS] Gk has “confession/praise of Him is in the earth and heaven”</w:t>
      </w:r>
    </w:p>
  </w:footnote>
  <w:footnote w:id="912">
    <w:p w14:paraId="0C9270F2" w14:textId="14BEF321" w:rsidR="00EB5325" w:rsidRDefault="00EB5325" w:rsidP="00A17656">
      <w:pPr>
        <w:pStyle w:val="footnote"/>
      </w:pPr>
      <w:r>
        <w:rPr>
          <w:rStyle w:val="FootnoteReference"/>
        </w:rPr>
        <w:footnoteRef/>
      </w:r>
      <w:r>
        <w:t xml:space="preserve"> [JS] literally, “And He will exalt the horn of His people”</w:t>
      </w:r>
    </w:p>
  </w:footnote>
  <w:footnote w:id="913">
    <w:p w14:paraId="2890F7AF" w14:textId="127DC52C" w:rsidR="00EB5325" w:rsidRDefault="00EB5325"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EB5325" w:rsidRDefault="00EB5325" w:rsidP="00680B91">
      <w:pPr>
        <w:pStyle w:val="footnote"/>
      </w:pPr>
      <w:r>
        <w:rPr>
          <w:rStyle w:val="FootnoteReference"/>
        </w:rPr>
        <w:footnoteRef/>
      </w:r>
      <w:r>
        <w:t xml:space="preserve"> Latria</w:t>
      </w:r>
    </w:p>
  </w:footnote>
  <w:footnote w:id="915">
    <w:p w14:paraId="690DC348"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EB5325" w:rsidRDefault="00EB532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EB5325" w:rsidRDefault="00EB5325" w:rsidP="00E60591">
      <w:pPr>
        <w:pStyle w:val="footnote"/>
      </w:pPr>
      <w:r>
        <w:rPr>
          <w:rStyle w:val="FootnoteReference"/>
        </w:rPr>
        <w:footnoteRef/>
      </w:r>
      <w:r>
        <w:t xml:space="preserve"> Fr. Athanasius has “My soul shall make her boast in the Lord”</w:t>
      </w:r>
    </w:p>
  </w:footnote>
  <w:footnote w:id="920">
    <w:p w14:paraId="71668483" w14:textId="77777777" w:rsidR="00EB5325" w:rsidRDefault="00EB5325" w:rsidP="00E60591">
      <w:pPr>
        <w:pStyle w:val="footnote"/>
      </w:pPr>
      <w:r>
        <w:rPr>
          <w:rStyle w:val="FootnoteReference"/>
        </w:rPr>
        <w:footnoteRef/>
      </w:r>
      <w:r>
        <w:t xml:space="preserve"> 2 Sam. 6:2 (LXX).</w:t>
      </w:r>
    </w:p>
  </w:footnote>
  <w:footnote w:id="921">
    <w:p w14:paraId="04F68D8E" w14:textId="77777777" w:rsidR="00EB5325" w:rsidRDefault="00EB5325" w:rsidP="00E60591">
      <w:pPr>
        <w:pStyle w:val="footnote"/>
      </w:pPr>
      <w:r>
        <w:rPr>
          <w:rStyle w:val="FootnoteReference"/>
        </w:rPr>
        <w:footnoteRef/>
      </w:r>
      <w:r>
        <w:t xml:space="preserve"> [JS] or “appear” or “reveal Yourself”</w:t>
      </w:r>
    </w:p>
  </w:footnote>
  <w:footnote w:id="922">
    <w:p w14:paraId="01A143A7" w14:textId="77777777" w:rsidR="00EB5325" w:rsidRDefault="00EB5325" w:rsidP="00E60591">
      <w:pPr>
        <w:pStyle w:val="footnote"/>
      </w:pPr>
      <w:r>
        <w:rPr>
          <w:rStyle w:val="FootnoteReference"/>
        </w:rPr>
        <w:footnoteRef/>
      </w:r>
      <w:r>
        <w:t xml:space="preserve"> [JS] or “reveal Your face”.</w:t>
      </w:r>
    </w:p>
  </w:footnote>
  <w:footnote w:id="923">
    <w:p w14:paraId="22AD0096" w14:textId="77777777" w:rsidR="00EB5325" w:rsidRPr="004A3E27" w:rsidRDefault="00EB5325"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EB5325" w:rsidRDefault="00EB5325" w:rsidP="00E60591">
      <w:pPr>
        <w:pStyle w:val="footnote"/>
      </w:pPr>
      <w:r>
        <w:rPr>
          <w:rStyle w:val="FootnoteReference"/>
        </w:rPr>
        <w:footnoteRef/>
      </w:r>
      <w:r>
        <w:t xml:space="preserve"> [JS] literally “do obeisance”, i.e. “bow down to”</w:t>
      </w:r>
    </w:p>
  </w:footnote>
  <w:footnote w:id="925">
    <w:p w14:paraId="2630F597" w14:textId="77777777" w:rsidR="00EB5325" w:rsidRPr="004A3E27" w:rsidRDefault="00EB5325"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EB5325" w:rsidRDefault="00EB5325" w:rsidP="00E60591">
      <w:pPr>
        <w:pStyle w:val="footnote"/>
      </w:pPr>
      <w:r>
        <w:rPr>
          <w:rStyle w:val="FootnoteReference"/>
        </w:rPr>
        <w:footnoteRef/>
      </w:r>
      <w:r>
        <w:t xml:space="preserve"> [JS] or “beautifully situated”</w:t>
      </w:r>
    </w:p>
  </w:footnote>
  <w:footnote w:id="927">
    <w:p w14:paraId="270252A4" w14:textId="77777777" w:rsidR="00EB5325" w:rsidRPr="004A3E27" w:rsidRDefault="00EB5325"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EB5325" w:rsidRDefault="00EB5325"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EB5325" w:rsidRDefault="00EB5325" w:rsidP="00E60591">
      <w:pPr>
        <w:pStyle w:val="footnote"/>
      </w:pPr>
      <w:r>
        <w:rPr>
          <w:rStyle w:val="FootnoteReference"/>
        </w:rPr>
        <w:footnoteRef/>
      </w:r>
      <w:r>
        <w:t xml:space="preserve"> [JS] or “Mother Zion will say,”</w:t>
      </w:r>
    </w:p>
  </w:footnote>
  <w:footnote w:id="930">
    <w:p w14:paraId="33656AE4" w14:textId="77777777" w:rsidR="00EB5325" w:rsidRDefault="00EB5325" w:rsidP="00E60591">
      <w:pPr>
        <w:pStyle w:val="footnote"/>
      </w:pPr>
      <w:r>
        <w:rPr>
          <w:rStyle w:val="FootnoteReference"/>
        </w:rPr>
        <w:footnoteRef/>
      </w:r>
      <w:r>
        <w:t xml:space="preserve"> [JS] Coptic has, “that a man and a man dwelt in her”</w:t>
      </w:r>
    </w:p>
  </w:footnote>
  <w:footnote w:id="931">
    <w:p w14:paraId="54C279A1" w14:textId="77777777" w:rsidR="00EB5325" w:rsidRDefault="00EB5325" w:rsidP="00E60591">
      <w:pPr>
        <w:pStyle w:val="footnote"/>
      </w:pPr>
      <w:r>
        <w:rPr>
          <w:rStyle w:val="FootnoteReference"/>
        </w:rPr>
        <w:footnoteRef/>
      </w:r>
      <w:r>
        <w:t xml:space="preserve"> [JS] or “messengers”</w:t>
      </w:r>
    </w:p>
  </w:footnote>
  <w:footnote w:id="932">
    <w:p w14:paraId="43C0F64C" w14:textId="77777777" w:rsidR="00EB5325" w:rsidRDefault="00EB5325" w:rsidP="00E60591">
      <w:pPr>
        <w:pStyle w:val="footnote"/>
      </w:pPr>
      <w:r>
        <w:rPr>
          <w:rStyle w:val="FootnoteReference"/>
        </w:rPr>
        <w:footnoteRef/>
      </w:r>
      <w:r>
        <w:t xml:space="preserve"> [JS] Fr. Lazarus has “servants”</w:t>
      </w:r>
    </w:p>
  </w:footnote>
  <w:footnote w:id="933">
    <w:p w14:paraId="5CB58F29" w14:textId="77777777" w:rsidR="00EB5325" w:rsidRDefault="00EB5325" w:rsidP="00E60591">
      <w:pPr>
        <w:pStyle w:val="footnote"/>
      </w:pPr>
      <w:r>
        <w:rPr>
          <w:rStyle w:val="FootnoteReference"/>
        </w:rPr>
        <w:footnoteRef/>
      </w:r>
      <w:r>
        <w:t xml:space="preserve"> Heb. 1:7; Ezek. 1:14; 2 Esdras 8:22.</w:t>
      </w:r>
    </w:p>
  </w:footnote>
  <w:footnote w:id="934">
    <w:p w14:paraId="3C41F1A9" w14:textId="77777777" w:rsidR="00EB5325" w:rsidRDefault="00EB5325" w:rsidP="00E60591">
      <w:pPr>
        <w:pStyle w:val="footnote"/>
      </w:pPr>
      <w:r>
        <w:rPr>
          <w:rStyle w:val="FootnoteReference"/>
        </w:rPr>
        <w:footnoteRef/>
      </w:r>
      <w:r>
        <w:t xml:space="preserve"> [JS] or “makes the clouds His chariot”</w:t>
      </w:r>
    </w:p>
  </w:footnote>
  <w:footnote w:id="935">
    <w:p w14:paraId="48E0AB19" w14:textId="77777777" w:rsidR="00EB5325" w:rsidRDefault="00EB5325"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EB5325" w:rsidRDefault="00EB5325" w:rsidP="00E60591">
      <w:pPr>
        <w:pStyle w:val="footnote"/>
      </w:pPr>
      <w:r>
        <w:rPr>
          <w:rStyle w:val="FootnoteReference"/>
        </w:rPr>
        <w:footnoteRef/>
      </w:r>
      <w:r>
        <w:t xml:space="preserve"> [JS] lit. day to day</w:t>
      </w:r>
    </w:p>
  </w:footnote>
  <w:footnote w:id="937">
    <w:p w14:paraId="12F98413" w14:textId="77777777" w:rsidR="00EB5325" w:rsidRPr="004A3E27" w:rsidRDefault="00EB5325" w:rsidP="00E60591">
      <w:pPr>
        <w:pStyle w:val="footnote"/>
      </w:pPr>
      <w:r w:rsidRPr="004A3E27">
        <w:rPr>
          <w:rStyle w:val="FootnoteReference"/>
        </w:rPr>
        <w:footnoteRef/>
      </w:r>
      <w:r w:rsidRPr="004A3E27">
        <w:t xml:space="preserve"> Luke 4:32.</w:t>
      </w:r>
    </w:p>
  </w:footnote>
  <w:footnote w:id="938">
    <w:p w14:paraId="094C75E4" w14:textId="77777777" w:rsidR="00EB5325" w:rsidRDefault="00EB5325" w:rsidP="00E60591">
      <w:pPr>
        <w:pStyle w:val="footnote"/>
      </w:pPr>
      <w:r>
        <w:rPr>
          <w:rStyle w:val="FootnoteReference"/>
        </w:rPr>
        <w:footnoteRef/>
      </w:r>
      <w:r>
        <w:t xml:space="preserve"> [JS] or “give thanks to”. “Thankfully confess with praise”</w:t>
      </w:r>
    </w:p>
  </w:footnote>
  <w:footnote w:id="939">
    <w:p w14:paraId="55536D04" w14:textId="77777777" w:rsidR="00EB5325" w:rsidRDefault="00EB5325" w:rsidP="00E60591">
      <w:pPr>
        <w:pStyle w:val="footnote"/>
      </w:pPr>
      <w:r>
        <w:rPr>
          <w:rStyle w:val="FootnoteReference"/>
        </w:rPr>
        <w:footnoteRef/>
      </w:r>
      <w:r>
        <w:t xml:space="preserve"> [JS] literally, “holy ones.”</w:t>
      </w:r>
    </w:p>
  </w:footnote>
  <w:footnote w:id="940">
    <w:p w14:paraId="7C8A0D56" w14:textId="77777777" w:rsidR="00EB5325" w:rsidRDefault="00EB5325"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EB5325" w:rsidRDefault="00EB5325" w:rsidP="00E60591">
      <w:pPr>
        <w:pStyle w:val="footnote"/>
      </w:pPr>
      <w:r>
        <w:rPr>
          <w:rStyle w:val="FootnoteReference"/>
        </w:rPr>
        <w:footnoteRef/>
      </w:r>
      <w:r>
        <w:t xml:space="preserve"> [JS] litearlly, “slave”.</w:t>
      </w:r>
    </w:p>
  </w:footnote>
  <w:footnote w:id="942">
    <w:p w14:paraId="341A5D3B" w14:textId="77777777" w:rsidR="00EB5325" w:rsidRPr="004A3E27" w:rsidRDefault="00EB5325"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EB5325" w:rsidRDefault="00EB5325"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EB5325" w:rsidRDefault="00EB5325"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EB5325" w:rsidRDefault="00EB5325"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EB5325" w:rsidRDefault="00EB5325" w:rsidP="00E60591">
      <w:pPr>
        <w:pStyle w:val="footnote"/>
      </w:pPr>
      <w:r>
        <w:rPr>
          <w:rStyle w:val="FootnoteReference"/>
        </w:rPr>
        <w:footnoteRef/>
      </w:r>
      <w:r>
        <w:t xml:space="preserve"> [JS] or, “boast”</w:t>
      </w:r>
    </w:p>
  </w:footnote>
  <w:footnote w:id="947">
    <w:p w14:paraId="5CB3133E" w14:textId="77777777" w:rsidR="00EB5325" w:rsidRPr="004A3E27" w:rsidRDefault="00EB5325"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EB5325" w:rsidRDefault="00EB5325" w:rsidP="00E60591">
      <w:pPr>
        <w:pStyle w:val="footnote"/>
      </w:pPr>
      <w:r>
        <w:rPr>
          <w:rStyle w:val="FootnoteReference"/>
        </w:rPr>
        <w:footnoteRef/>
      </w:r>
      <w:r>
        <w:t xml:space="preserve"> [JS] Fr. Lazarus renders “repent” as “change His mind”</w:t>
      </w:r>
    </w:p>
  </w:footnote>
  <w:footnote w:id="949">
    <w:p w14:paraId="673E3386" w14:textId="77777777" w:rsidR="00EB5325" w:rsidRDefault="00EB5325" w:rsidP="00E60591">
      <w:pPr>
        <w:pStyle w:val="footnote"/>
      </w:pPr>
      <w:r>
        <w:rPr>
          <w:rStyle w:val="FootnoteReference"/>
        </w:rPr>
        <w:footnoteRef/>
      </w:r>
      <w:r>
        <w:t xml:space="preserve"> Heb. 7:21.</w:t>
      </w:r>
    </w:p>
  </w:footnote>
  <w:footnote w:id="950">
    <w:p w14:paraId="584B7EF5" w14:textId="77777777" w:rsidR="00EB5325" w:rsidRPr="004A3E27" w:rsidRDefault="00EB5325"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EB5325" w:rsidRPr="004A3E27" w:rsidRDefault="00EB5325"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EB5325" w:rsidRDefault="00EB5325"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EB5325" w:rsidRDefault="00EB5325" w:rsidP="00E60591">
      <w:pPr>
        <w:pStyle w:val="footnote"/>
      </w:pPr>
      <w:r>
        <w:rPr>
          <w:rStyle w:val="FootnoteReference"/>
        </w:rPr>
        <w:footnoteRef/>
      </w:r>
      <w:r>
        <w:t xml:space="preserve"> This column is the version abridged by Fr. Athanasius Iskander.</w:t>
      </w:r>
    </w:p>
  </w:footnote>
  <w:footnote w:id="954">
    <w:p w14:paraId="4081C3EC" w14:textId="77777777" w:rsidR="00EB5325" w:rsidRDefault="00EB5325"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EB5325" w:rsidRDefault="00EB5325"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EB5325" w:rsidRDefault="00EB5325"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EB5325" w:rsidRDefault="00EB5325"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EB5325" w:rsidRDefault="00EB5325"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EB5325" w:rsidRDefault="00EB5325" w:rsidP="00E60591">
      <w:pPr>
        <w:pStyle w:val="footnote"/>
      </w:pPr>
      <w:r>
        <w:rPr>
          <w:rStyle w:val="FootnoteReference"/>
        </w:rPr>
        <w:footnoteRef/>
      </w:r>
      <w:r>
        <w:t xml:space="preserve"> Meaning of “o-ti eros tattis etenhoot” unclear.</w:t>
      </w:r>
    </w:p>
  </w:footnote>
  <w:footnote w:id="960">
    <w:p w14:paraId="1FAA9981" w14:textId="77777777" w:rsidR="00EB5325" w:rsidRDefault="00EB5325" w:rsidP="00E60591">
      <w:pPr>
        <w:pStyle w:val="footnote"/>
      </w:pPr>
      <w:r>
        <w:rPr>
          <w:rStyle w:val="FootnoteReference"/>
        </w:rPr>
        <w:footnoteRef/>
      </w:r>
      <w:r>
        <w:t xml:space="preserve"> Coptic has “El”, but that would be somewhat obscure in English.</w:t>
      </w:r>
    </w:p>
  </w:footnote>
  <w:footnote w:id="961">
    <w:p w14:paraId="6ECFB0E5" w14:textId="77777777" w:rsidR="00EB5325" w:rsidRDefault="00EB5325" w:rsidP="00E60591">
      <w:pPr>
        <w:pStyle w:val="footnote"/>
      </w:pPr>
      <w:r>
        <w:rPr>
          <w:rStyle w:val="FootnoteReference"/>
        </w:rPr>
        <w:footnoteRef/>
      </w:r>
      <w:r>
        <w:t xml:space="preserve"> Perhaps His order as Highpriest, after the order of Melchizedek.</w:t>
      </w:r>
    </w:p>
  </w:footnote>
  <w:footnote w:id="962">
    <w:p w14:paraId="3DC9334B" w14:textId="77777777" w:rsidR="00EB5325" w:rsidRDefault="00EB53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EB5325" w:rsidRPr="00260CA9" w:rsidRDefault="00EB53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EB5325" w:rsidRPr="00FD7CBF" w:rsidRDefault="00EB5325"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EB5325" w:rsidRDefault="00EB5325"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EB5325" w:rsidRDefault="00EB5325" w:rsidP="00B62960">
      <w:pPr>
        <w:pStyle w:val="footnote"/>
      </w:pPr>
      <w:r>
        <w:rPr>
          <w:rStyle w:val="FootnoteReference"/>
        </w:rPr>
        <w:footnoteRef/>
      </w:r>
      <w:r>
        <w:t xml:space="preserve"> “brethren”, because said by a deacon.</w:t>
      </w:r>
    </w:p>
  </w:footnote>
  <w:footnote w:id="967">
    <w:p w14:paraId="620F336B"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EB5325" w:rsidRPr="00B021F8" w:rsidRDefault="00EB532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EB5325" w:rsidRDefault="00EB532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EB5325" w:rsidRDefault="00EB5325" w:rsidP="00E83105">
      <w:pPr>
        <w:pStyle w:val="footnote"/>
      </w:pPr>
      <w:r>
        <w:rPr>
          <w:rStyle w:val="FootnoteReference"/>
        </w:rPr>
        <w:footnoteRef/>
      </w:r>
      <w:r>
        <w:t xml:space="preserve"> Some translations replace “Barbarians” with “those who desire war”</w:t>
      </w:r>
    </w:p>
  </w:footnote>
  <w:footnote w:id="974">
    <w:p w14:paraId="6BD2B85F" w14:textId="3AA00754" w:rsidR="00EB5325" w:rsidRDefault="00EB5325" w:rsidP="00B02DD7">
      <w:pPr>
        <w:pStyle w:val="footnote"/>
      </w:pPr>
      <w:r>
        <w:rPr>
          <w:rStyle w:val="FootnoteReference"/>
        </w:rPr>
        <w:footnoteRef/>
      </w:r>
      <w:r>
        <w:t xml:space="preserve"> Or “assemblies,” i.e. not a group of people, but an action.</w:t>
      </w:r>
    </w:p>
  </w:footnote>
  <w:footnote w:id="975">
    <w:p w14:paraId="69447F9F" w14:textId="7CAFAA2C" w:rsidR="00EB5325" w:rsidRDefault="00EB5325" w:rsidP="00B02DD7">
      <w:pPr>
        <w:pStyle w:val="footnote"/>
      </w:pPr>
      <w:r>
        <w:rPr>
          <w:rStyle w:val="FootnoteReference"/>
        </w:rPr>
        <w:footnoteRef/>
      </w:r>
      <w:r>
        <w:t xml:space="preserve"> Literally, “raise the horn”</w:t>
      </w:r>
    </w:p>
  </w:footnote>
  <w:footnote w:id="976">
    <w:p w14:paraId="1C38F898" w14:textId="533A4129"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EB5325" w:rsidRDefault="00EB5325">
      <w:pPr>
        <w:pStyle w:val="FootnoteText"/>
      </w:pPr>
      <w:r>
        <w:rPr>
          <w:rStyle w:val="FootnoteReference"/>
        </w:rPr>
        <w:footnoteRef/>
      </w:r>
      <w:r>
        <w:t xml:space="preserve"> Acts 7:60</w:t>
      </w:r>
    </w:p>
  </w:footnote>
  <w:footnote w:id="978">
    <w:p w14:paraId="66841CA4" w14:textId="77777777" w:rsidR="00EB5325" w:rsidRDefault="00EB5325"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EB5325" w:rsidRDefault="00EB5325"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EB5325" w:rsidRDefault="00EB5325">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EB5325" w:rsidRDefault="00EB5325">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EB5325" w:rsidRDefault="00EB5325">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EB5325" w:rsidRDefault="00EB5325">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EB5325" w:rsidRDefault="00EB532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EB5325" w:rsidRDefault="00EB5325" w:rsidP="00AA0D73">
      <w:pPr>
        <w:pStyle w:val="footnote"/>
      </w:pPr>
      <w:r>
        <w:rPr>
          <w:rStyle w:val="FootnoteReference"/>
        </w:rPr>
        <w:footnoteRef/>
      </w:r>
      <w:r>
        <w:t xml:space="preserve"> Composed in 2017 A.D. based on the Byzantine Troparion.</w:t>
      </w:r>
    </w:p>
  </w:footnote>
  <w:footnote w:id="986">
    <w:p w14:paraId="4B423B56" w14:textId="77777777" w:rsidR="00EB5325" w:rsidRDefault="00EB5325" w:rsidP="005A4893">
      <w:pPr>
        <w:pStyle w:val="footnote"/>
      </w:pPr>
      <w:r>
        <w:rPr>
          <w:rStyle w:val="FootnoteReference"/>
        </w:rPr>
        <w:footnoteRef/>
      </w:r>
      <w:r>
        <w:t xml:space="preserve"> Composed in 2017 A.D. based on the Byzantine Troparion.</w:t>
      </w:r>
    </w:p>
  </w:footnote>
  <w:footnote w:id="987">
    <w:p w14:paraId="43D7A435" w14:textId="12276A7D" w:rsidR="00EB5325" w:rsidRDefault="00EB5325" w:rsidP="00FA1142">
      <w:pPr>
        <w:pStyle w:val="footnote"/>
      </w:pPr>
      <w:r>
        <w:rPr>
          <w:rStyle w:val="FootnoteReference"/>
        </w:rPr>
        <w:footnoteRef/>
      </w:r>
      <w:r>
        <w:t xml:space="preserve"> Adapted from Byzantine Troparion in 2017</w:t>
      </w:r>
    </w:p>
  </w:footnote>
  <w:footnote w:id="988">
    <w:p w14:paraId="4ACBECBD" w14:textId="77777777" w:rsidR="00EB5325" w:rsidRDefault="00EB532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EB5325" w:rsidRDefault="00EB5325" w:rsidP="00C0205C">
      <w:pPr>
        <w:pStyle w:val="footnote"/>
      </w:pPr>
      <w:r>
        <w:rPr>
          <w:rStyle w:val="FootnoteReference"/>
          <w:rFonts w:eastAsiaTheme="majorEastAsia"/>
        </w:rPr>
        <w:footnoteRef/>
      </w:r>
      <w:r>
        <w:t xml:space="preserve"> Ps 72:10</w:t>
      </w:r>
    </w:p>
  </w:footnote>
  <w:footnote w:id="990">
    <w:p w14:paraId="73200F36" w14:textId="77777777" w:rsidR="00EB5325" w:rsidRDefault="00EB5325">
      <w:pPr>
        <w:pStyle w:val="FootnoteText"/>
      </w:pPr>
      <w:r>
        <w:rPr>
          <w:rStyle w:val="FootnoteReference"/>
        </w:rPr>
        <w:footnoteRef/>
      </w:r>
      <w:r>
        <w:t xml:space="preserve"> Pope Dioscorus can but substituted here to use this doxology on his feast.</w:t>
      </w:r>
    </w:p>
  </w:footnote>
  <w:footnote w:id="991">
    <w:p w14:paraId="6EE19208" w14:textId="77777777" w:rsidR="00EB5325" w:rsidRDefault="00EB5325" w:rsidP="008B74E6">
      <w:pPr>
        <w:pStyle w:val="footnote"/>
      </w:pPr>
      <w:r>
        <w:rPr>
          <w:rStyle w:val="FootnoteReference"/>
        </w:rPr>
        <w:footnoteRef/>
      </w:r>
      <w:r>
        <w:t xml:space="preserve"> Taken from Byzantine rite hymns in 2016.</w:t>
      </w:r>
    </w:p>
  </w:footnote>
  <w:footnote w:id="992">
    <w:p w14:paraId="55DD5410" w14:textId="77777777" w:rsidR="00EB5325" w:rsidRDefault="00EB5325" w:rsidP="003765FB">
      <w:pPr>
        <w:pStyle w:val="footnote"/>
      </w:pPr>
      <w:r>
        <w:rPr>
          <w:rStyle w:val="FootnoteReference"/>
        </w:rPr>
        <w:footnoteRef/>
      </w:r>
      <w:r>
        <w:t xml:space="preserve"> Taken from Byzantine rite hymns in 2016.</w:t>
      </w:r>
    </w:p>
  </w:footnote>
  <w:footnote w:id="993">
    <w:p w14:paraId="10C81BCA" w14:textId="32EF878B" w:rsidR="00EB5325" w:rsidRDefault="00EB5325" w:rsidP="008B74E6">
      <w:pPr>
        <w:pStyle w:val="footnote"/>
      </w:pPr>
      <w:r>
        <w:rPr>
          <w:rStyle w:val="FootnoteReference"/>
        </w:rPr>
        <w:footnoteRef/>
      </w:r>
      <w:r>
        <w:t xml:space="preserve"> Taken from Byzantine rite hymns in 2016.</w:t>
      </w:r>
    </w:p>
  </w:footnote>
  <w:footnote w:id="994">
    <w:p w14:paraId="2FF46E46" w14:textId="77777777" w:rsidR="00EB5325" w:rsidRDefault="00EB5325" w:rsidP="003D4209">
      <w:pPr>
        <w:pStyle w:val="footnote"/>
      </w:pPr>
      <w:r>
        <w:rPr>
          <w:rStyle w:val="FootnoteReference"/>
        </w:rPr>
        <w:footnoteRef/>
      </w:r>
      <w:r>
        <w:t xml:space="preserve"> Dan 12:3</w:t>
      </w:r>
    </w:p>
  </w:footnote>
  <w:footnote w:id="995">
    <w:p w14:paraId="4F373D62" w14:textId="77777777" w:rsidR="00EB5325" w:rsidRDefault="00EB5325"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EB5325" w:rsidRDefault="00EB5325"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EB5325" w:rsidRDefault="00EB5325" w:rsidP="00CB28F2">
      <w:pPr>
        <w:pStyle w:val="footnote"/>
      </w:pPr>
      <w:r>
        <w:rPr>
          <w:rStyle w:val="FootnoteReference"/>
        </w:rPr>
        <w:footnoteRef/>
      </w:r>
      <w:r>
        <w:t xml:space="preserve"> Compiled based on the Byzantine Troparion and Kontakion in 2017.</w:t>
      </w:r>
    </w:p>
  </w:footnote>
  <w:footnote w:id="998">
    <w:p w14:paraId="0977783C" w14:textId="77777777" w:rsidR="00EB5325" w:rsidRDefault="00EB5325">
      <w:pPr>
        <w:pStyle w:val="FootnoteText"/>
      </w:pPr>
      <w:r>
        <w:rPr>
          <w:rStyle w:val="FootnoteReference"/>
        </w:rPr>
        <w:footnoteRef/>
      </w:r>
      <w:r>
        <w:t xml:space="preserve"> Rev 4:6</w:t>
      </w:r>
    </w:p>
  </w:footnote>
  <w:footnote w:id="999">
    <w:p w14:paraId="3E5CE9E1" w14:textId="497E46FC" w:rsidR="00EB5325" w:rsidRDefault="00EB5325" w:rsidP="006B5522">
      <w:pPr>
        <w:pStyle w:val="footnote"/>
      </w:pPr>
      <w:r>
        <w:rPr>
          <w:rStyle w:val="FootnoteReference"/>
        </w:rPr>
        <w:footnoteRef/>
      </w:r>
      <w:r>
        <w:t xml:space="preserve"> Composed in 2017 based on Byzantine hymns</w:t>
      </w:r>
    </w:p>
  </w:footnote>
  <w:footnote w:id="1000">
    <w:p w14:paraId="4ED11EF4" w14:textId="7D8D49ED" w:rsidR="00EB5325" w:rsidRDefault="00EB5325"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EB5325" w:rsidRDefault="00EB5325"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EB5325" w:rsidRDefault="00EB5325">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EB5325" w:rsidRDefault="00EB5325">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EB5325" w:rsidRDefault="00EB532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EB5325" w:rsidRDefault="00EB5325"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EB5325" w:rsidRDefault="00EB5325" w:rsidP="00E43E17">
      <w:pPr>
        <w:pStyle w:val="footnote"/>
      </w:pPr>
      <w:r>
        <w:rPr>
          <w:rStyle w:val="FootnoteReference"/>
        </w:rPr>
        <w:footnoteRef/>
      </w:r>
      <w:r>
        <w:t xml:space="preserve"> Added in 2017 based on the Byzantine hymns.</w:t>
      </w:r>
    </w:p>
  </w:footnote>
  <w:footnote w:id="1007">
    <w:p w14:paraId="13C4CE75" w14:textId="77777777" w:rsidR="00EB5325" w:rsidRDefault="00EB5325" w:rsidP="003462CF">
      <w:pPr>
        <w:pStyle w:val="footnote"/>
      </w:pPr>
      <w:r>
        <w:rPr>
          <w:rStyle w:val="FootnoteReference"/>
        </w:rPr>
        <w:footnoteRef/>
      </w:r>
      <w:r>
        <w:t xml:space="preserve"> Added in 2017 based on the Byzantine hymns.</w:t>
      </w:r>
    </w:p>
  </w:footnote>
  <w:footnote w:id="1008">
    <w:p w14:paraId="3B864A3D" w14:textId="77777777" w:rsidR="00EB5325" w:rsidRDefault="00EB5325"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EB5325" w:rsidRDefault="00EB5325" w:rsidP="00056BED">
      <w:pPr>
        <w:pStyle w:val="footnote"/>
      </w:pPr>
      <w:r>
        <w:rPr>
          <w:rStyle w:val="FootnoteReference"/>
        </w:rPr>
        <w:footnoteRef/>
      </w:r>
      <w:r>
        <w:t xml:space="preserve"> Added in 2017 based on the Byzantine hymns</w:t>
      </w:r>
    </w:p>
  </w:footnote>
  <w:footnote w:id="1010">
    <w:p w14:paraId="0AAB833E" w14:textId="77777777" w:rsidR="00EB5325" w:rsidRDefault="00EB5325" w:rsidP="00935F13">
      <w:pPr>
        <w:pStyle w:val="footnote"/>
      </w:pPr>
      <w:r>
        <w:rPr>
          <w:rStyle w:val="FootnoteReference"/>
        </w:rPr>
        <w:footnoteRef/>
      </w:r>
      <w:r>
        <w:t xml:space="preserve"> Rev 4:4</w:t>
      </w:r>
    </w:p>
  </w:footnote>
  <w:footnote w:id="1011">
    <w:p w14:paraId="70D69B5E" w14:textId="77777777" w:rsidR="00EB5325" w:rsidRDefault="00EB5325" w:rsidP="00935F13">
      <w:pPr>
        <w:pStyle w:val="footnote"/>
      </w:pPr>
      <w:r>
        <w:rPr>
          <w:rStyle w:val="FootnoteReference"/>
        </w:rPr>
        <w:footnoteRef/>
      </w:r>
      <w:r>
        <w:t xml:space="preserve"> Rev 5:8</w:t>
      </w:r>
    </w:p>
  </w:footnote>
  <w:footnote w:id="1012">
    <w:p w14:paraId="741347AD" w14:textId="77777777" w:rsidR="00EB5325" w:rsidRDefault="00EB5325">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EB5325" w:rsidRDefault="00EB5325">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EB5325" w:rsidRDefault="00EB5325"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EB5325" w:rsidRDefault="00EB5325"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EB5325" w:rsidRDefault="00EB5325"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EB5325" w:rsidRDefault="00EB5325"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EB5325" w:rsidRDefault="00EB532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EB5325" w:rsidRDefault="00EB532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EB5325" w:rsidRDefault="00EB5325">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EB5325" w:rsidRDefault="00EB5325"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EB5325" w:rsidRDefault="00EB5325"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EB5325" w:rsidRDefault="00EB532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EB5325" w:rsidRDefault="00EB5325" w:rsidP="00073003">
      <w:pPr>
        <w:pStyle w:val="footnote"/>
      </w:pPr>
      <w:r>
        <w:rPr>
          <w:rStyle w:val="FootnoteReference"/>
        </w:rPr>
        <w:footnoteRef/>
      </w:r>
      <w:r>
        <w:t xml:space="preserve"> Revelation 7:2</w:t>
      </w:r>
    </w:p>
  </w:footnote>
  <w:footnote w:id="1033">
    <w:p w14:paraId="047C672B" w14:textId="77777777" w:rsidR="00EB5325" w:rsidRDefault="00EB5325" w:rsidP="00073003">
      <w:pPr>
        <w:pStyle w:val="footnote"/>
      </w:pPr>
      <w:r>
        <w:rPr>
          <w:rStyle w:val="FootnoteReference"/>
        </w:rPr>
        <w:footnoteRef/>
      </w:r>
      <w:r>
        <w:t xml:space="preserve"> Revelation 7:3</w:t>
      </w:r>
    </w:p>
  </w:footnote>
  <w:footnote w:id="1034">
    <w:p w14:paraId="338E8815" w14:textId="77777777" w:rsidR="00EB5325" w:rsidRDefault="00EB532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EB5325" w:rsidRDefault="00EB5325" w:rsidP="00BC160E">
      <w:pPr>
        <w:pStyle w:val="footnote"/>
      </w:pPr>
      <w:r>
        <w:rPr>
          <w:rStyle w:val="FootnoteReference"/>
        </w:rPr>
        <w:footnoteRef/>
      </w:r>
      <w:r>
        <w:t xml:space="preserve"> John 13:25</w:t>
      </w:r>
    </w:p>
  </w:footnote>
  <w:footnote w:id="1036">
    <w:p w14:paraId="72C55A17" w14:textId="77777777" w:rsidR="00EB5325" w:rsidRDefault="00EB5325"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EB5325" w:rsidRDefault="00EB5325" w:rsidP="00B54DE8">
      <w:pPr>
        <w:pStyle w:val="footnote"/>
      </w:pPr>
      <w:r>
        <w:rPr>
          <w:rStyle w:val="FootnoteReference"/>
        </w:rPr>
        <w:footnoteRef/>
      </w:r>
      <w:r>
        <w:t xml:space="preserve"> Adapted from the Byzantine hymns in 2017.</w:t>
      </w:r>
    </w:p>
  </w:footnote>
  <w:footnote w:id="1038">
    <w:p w14:paraId="0E087572" w14:textId="27E962C9" w:rsidR="00EB5325" w:rsidRDefault="00EB532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EB5325" w:rsidRDefault="00EB5325" w:rsidP="00B53E05">
      <w:pPr>
        <w:pStyle w:val="footnote"/>
      </w:pPr>
      <w:r>
        <w:rPr>
          <w:rStyle w:val="FootnoteReference"/>
        </w:rPr>
        <w:footnoteRef/>
      </w:r>
      <w:r>
        <w:t xml:space="preserve"> Normally reserved for the Theotokos.</w:t>
      </w:r>
    </w:p>
  </w:footnote>
  <w:footnote w:id="1040">
    <w:p w14:paraId="483F0E8B" w14:textId="77777777" w:rsidR="00EB5325" w:rsidRDefault="00EB5325" w:rsidP="00B53E05">
      <w:pPr>
        <w:pStyle w:val="footnote"/>
      </w:pPr>
      <w:r>
        <w:rPr>
          <w:rStyle w:val="FootnoteReference"/>
        </w:rPr>
        <w:footnoteRef/>
      </w:r>
      <w:r>
        <w:t xml:space="preserve"> The law of righteousness, not the Law of the Old Covenant.</w:t>
      </w:r>
    </w:p>
  </w:footnote>
  <w:footnote w:id="1041">
    <w:p w14:paraId="361DBD71" w14:textId="77777777" w:rsidR="00EB5325" w:rsidRDefault="00EB5325" w:rsidP="00662600">
      <w:pPr>
        <w:pStyle w:val="footnote"/>
      </w:pPr>
      <w:r>
        <w:rPr>
          <w:rStyle w:val="FootnoteReference"/>
        </w:rPr>
        <w:footnoteRef/>
      </w:r>
      <w:r>
        <w:t xml:space="preserve"> Or image</w:t>
      </w:r>
    </w:p>
  </w:footnote>
  <w:footnote w:id="1042">
    <w:p w14:paraId="2DF974D0" w14:textId="77777777" w:rsidR="00EB5325" w:rsidRDefault="00EB5325">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EB5325" w:rsidRDefault="00EB5325"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EB5325" w:rsidRDefault="00EB5325" w:rsidP="00E22010">
      <w:pPr>
        <w:pStyle w:val="footnote"/>
      </w:pPr>
      <w:r>
        <w:rPr>
          <w:rStyle w:val="FootnoteReference"/>
        </w:rPr>
        <w:footnoteRef/>
      </w:r>
      <w:r>
        <w:t xml:space="preserve"> 2 Tim 4:7</w:t>
      </w:r>
    </w:p>
  </w:footnote>
  <w:footnote w:id="1045">
    <w:p w14:paraId="519A6EA0" w14:textId="77777777" w:rsidR="00EB5325" w:rsidRDefault="00EB5325" w:rsidP="00E22010">
      <w:pPr>
        <w:pStyle w:val="footnote"/>
      </w:pPr>
      <w:r>
        <w:rPr>
          <w:rStyle w:val="FootnoteReference"/>
        </w:rPr>
        <w:footnoteRef/>
      </w:r>
      <w:r>
        <w:t xml:space="preserve"> 2 Tim 4:8</w:t>
      </w:r>
    </w:p>
  </w:footnote>
  <w:footnote w:id="1046">
    <w:p w14:paraId="7CA44E2F" w14:textId="57439995" w:rsidR="00EB5325" w:rsidRDefault="00EB5325" w:rsidP="00D93653">
      <w:pPr>
        <w:pStyle w:val="footnote"/>
      </w:pPr>
      <w:r>
        <w:rPr>
          <w:rStyle w:val="FootnoteReference"/>
        </w:rPr>
        <w:footnoteRef/>
      </w:r>
      <w:r>
        <w:t xml:space="preserve"> Composed in 2017 based on the Byznatine hymns.</w:t>
      </w:r>
    </w:p>
  </w:footnote>
  <w:footnote w:id="1047">
    <w:p w14:paraId="42EF2EEC" w14:textId="5D62416A" w:rsidR="00EB5325" w:rsidRDefault="00EB5325" w:rsidP="00DD1748">
      <w:pPr>
        <w:pStyle w:val="footnote"/>
      </w:pPr>
      <w:r>
        <w:rPr>
          <w:rStyle w:val="FootnoteReference"/>
        </w:rPr>
        <w:footnoteRef/>
      </w:r>
      <w:r>
        <w:t xml:space="preserve"> Composed in 2017 A.D. based on the Byzantine hymns.</w:t>
      </w:r>
    </w:p>
  </w:footnote>
  <w:footnote w:id="1048">
    <w:p w14:paraId="52362ED9" w14:textId="0D5017D3" w:rsidR="00EB5325" w:rsidRDefault="00EB5325" w:rsidP="00885E1E">
      <w:pPr>
        <w:pStyle w:val="footnote"/>
      </w:pPr>
      <w:r>
        <w:rPr>
          <w:rStyle w:val="FootnoteReference"/>
        </w:rPr>
        <w:footnoteRef/>
      </w:r>
      <w:r>
        <w:t xml:space="preserve"> Composed based on the Byzantine hymns in 2017.</w:t>
      </w:r>
    </w:p>
  </w:footnote>
  <w:footnote w:id="1049">
    <w:p w14:paraId="51918F66" w14:textId="77777777" w:rsidR="00EB5325" w:rsidRDefault="00EB5325" w:rsidP="00885E1E">
      <w:pPr>
        <w:pStyle w:val="footnote"/>
      </w:pPr>
      <w:r>
        <w:rPr>
          <w:rStyle w:val="FootnoteReference"/>
        </w:rPr>
        <w:footnoteRef/>
      </w:r>
      <w:r>
        <w:t xml:space="preserve"> Composed based on the Byzantine hymns in 2017.</w:t>
      </w:r>
    </w:p>
  </w:footnote>
  <w:footnote w:id="1050">
    <w:p w14:paraId="2C92CCF6" w14:textId="77777777" w:rsidR="00EB5325" w:rsidRDefault="00EB5325"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EB5325" w:rsidRDefault="00EB532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EB5325" w:rsidRDefault="00EB5325" w:rsidP="00281522">
      <w:pPr>
        <w:pStyle w:val="footnote"/>
      </w:pPr>
      <w:r>
        <w:rPr>
          <w:rStyle w:val="FootnoteReference"/>
        </w:rPr>
        <w:footnoteRef/>
      </w:r>
      <w:r>
        <w:t xml:space="preserve"> Modified from the Byzantine hymns in 2017.</w:t>
      </w:r>
    </w:p>
  </w:footnote>
  <w:footnote w:id="1053">
    <w:p w14:paraId="12537685" w14:textId="7413E1F7" w:rsidR="00EB5325" w:rsidRDefault="00EB5325" w:rsidP="00BD15D3">
      <w:pPr>
        <w:pStyle w:val="footnote"/>
      </w:pPr>
      <w:r>
        <w:rPr>
          <w:rStyle w:val="FootnoteReference"/>
        </w:rPr>
        <w:footnoteRef/>
      </w:r>
      <w:r>
        <w:t xml:space="preserve"> Modified from the Byzantine hymns in 2017.</w:t>
      </w:r>
    </w:p>
  </w:footnote>
  <w:footnote w:id="1054">
    <w:p w14:paraId="467934E6" w14:textId="77777777" w:rsidR="00EB5325" w:rsidRDefault="00EB5325" w:rsidP="004C6309">
      <w:pPr>
        <w:pStyle w:val="footnote"/>
      </w:pPr>
      <w:r>
        <w:rPr>
          <w:rStyle w:val="FootnoteReference"/>
        </w:rPr>
        <w:footnoteRef/>
      </w:r>
      <w:r>
        <w:t xml:space="preserve"> Modified from the Byzantine hymns in 2017.</w:t>
      </w:r>
    </w:p>
  </w:footnote>
  <w:footnote w:id="1055">
    <w:p w14:paraId="717A066E" w14:textId="77777777" w:rsidR="00EB5325" w:rsidRDefault="00EB5325">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EB5325" w:rsidRDefault="00EB5325">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EB5325" w:rsidRDefault="00EB5325">
      <w:pPr>
        <w:pStyle w:val="FootnoteText"/>
      </w:pPr>
      <w:r>
        <w:rPr>
          <w:rStyle w:val="FootnoteReference"/>
        </w:rPr>
        <w:footnoteRef/>
      </w:r>
      <w:r>
        <w:t xml:space="preserve"> Published by Abouna Matta El-Maskeen of St. Macarius’ Monastery.</w:t>
      </w:r>
    </w:p>
  </w:footnote>
  <w:footnote w:id="1058">
    <w:p w14:paraId="6BC2BFA9"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EB5325" w:rsidRDefault="00EB5325" w:rsidP="00894260">
      <w:pPr>
        <w:pStyle w:val="footnote"/>
      </w:pPr>
      <w:r>
        <w:rPr>
          <w:rStyle w:val="FootnoteReference"/>
        </w:rPr>
        <w:footnoteRef/>
      </w:r>
      <w:r>
        <w:t xml:space="preserve"> Composed in 2017 based on the Byznatine hymns.</w:t>
      </w:r>
    </w:p>
  </w:footnote>
  <w:footnote w:id="1060">
    <w:p w14:paraId="1DBA48D7" w14:textId="77777777" w:rsidR="00EB5325" w:rsidRDefault="00EB5325" w:rsidP="00182B91">
      <w:pPr>
        <w:pStyle w:val="footnote"/>
      </w:pPr>
      <w:r>
        <w:rPr>
          <w:rStyle w:val="FootnoteReference"/>
        </w:rPr>
        <w:footnoteRef/>
      </w:r>
      <w:r>
        <w:t xml:space="preserve"> Modified from the Byzantine hymns in 2017.</w:t>
      </w:r>
    </w:p>
  </w:footnote>
  <w:footnote w:id="1061">
    <w:p w14:paraId="50BD250A" w14:textId="77777777" w:rsidR="00EB5325" w:rsidRDefault="00EB5325" w:rsidP="00894260">
      <w:pPr>
        <w:pStyle w:val="footnote"/>
      </w:pPr>
      <w:r>
        <w:rPr>
          <w:rStyle w:val="FootnoteReference"/>
        </w:rPr>
        <w:footnoteRef/>
      </w:r>
      <w:r>
        <w:t xml:space="preserve"> Composed in 2017 based on the Byznatine hymns.</w:t>
      </w:r>
    </w:p>
  </w:footnote>
  <w:footnote w:id="1062">
    <w:p w14:paraId="13898138" w14:textId="3CDF7BE3"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EB5325" w:rsidRDefault="00EB5325" w:rsidP="005A4893">
      <w:pPr>
        <w:pStyle w:val="footnote"/>
      </w:pPr>
      <w:r>
        <w:rPr>
          <w:rStyle w:val="FootnoteReference"/>
        </w:rPr>
        <w:footnoteRef/>
      </w:r>
      <w:r>
        <w:t xml:space="preserve"> Modified from the Byzantine hymns in 2017.</w:t>
      </w:r>
    </w:p>
  </w:footnote>
  <w:footnote w:id="1064">
    <w:p w14:paraId="0DF506F7" w14:textId="77777777" w:rsidR="00EB5325" w:rsidRDefault="00EB5325" w:rsidP="00FD5DB0">
      <w:pPr>
        <w:pStyle w:val="footnote"/>
      </w:pPr>
      <w:r>
        <w:rPr>
          <w:rStyle w:val="FootnoteReference"/>
        </w:rPr>
        <w:footnoteRef/>
      </w:r>
      <w:r>
        <w:t xml:space="preserve"> Modified from the Byzantine hymns in 2017.</w:t>
      </w:r>
    </w:p>
  </w:footnote>
  <w:footnote w:id="1065">
    <w:p w14:paraId="3A6EC701" w14:textId="77777777" w:rsidR="00EB5325" w:rsidRDefault="00EB5325" w:rsidP="00670C79">
      <w:pPr>
        <w:pStyle w:val="footnote"/>
      </w:pPr>
      <w:r>
        <w:rPr>
          <w:rStyle w:val="FootnoteReference"/>
        </w:rPr>
        <w:footnoteRef/>
      </w:r>
      <w:r>
        <w:t xml:space="preserve"> Modern day Ethiopia and Eritrea.</w:t>
      </w:r>
    </w:p>
  </w:footnote>
  <w:footnote w:id="1066">
    <w:p w14:paraId="46D5577E" w14:textId="77777777" w:rsidR="00EB5325" w:rsidRDefault="00EB5325"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EB5325" w:rsidRDefault="00EB5325" w:rsidP="008C608D">
      <w:pPr>
        <w:pStyle w:val="footnote"/>
      </w:pPr>
      <w:r>
        <w:rPr>
          <w:rStyle w:val="FootnoteReference"/>
        </w:rPr>
        <w:footnoteRef/>
      </w:r>
      <w:r>
        <w:t xml:space="preserve"> Modified from the Byzantine hymns in 2017.</w:t>
      </w:r>
    </w:p>
  </w:footnote>
  <w:footnote w:id="1068">
    <w:p w14:paraId="540EA838" w14:textId="77777777" w:rsidR="00EB5325" w:rsidRDefault="00EB5325" w:rsidP="003462CF">
      <w:pPr>
        <w:pStyle w:val="footnote"/>
      </w:pPr>
      <w:r>
        <w:rPr>
          <w:rStyle w:val="FootnoteReference"/>
        </w:rPr>
        <w:footnoteRef/>
      </w:r>
      <w:r>
        <w:t xml:space="preserve"> Modified from the Byzantine hymns in 2017.</w:t>
      </w:r>
    </w:p>
  </w:footnote>
  <w:footnote w:id="1069">
    <w:p w14:paraId="2F5E6ED4" w14:textId="52CEBBCB" w:rsidR="00EB5325" w:rsidRDefault="00EB5325" w:rsidP="00BD2B3F">
      <w:pPr>
        <w:pStyle w:val="footnote"/>
      </w:pPr>
      <w:r>
        <w:rPr>
          <w:rStyle w:val="FootnoteReference"/>
        </w:rPr>
        <w:footnoteRef/>
      </w:r>
      <w:r>
        <w:t xml:space="preserve"> Adapted from the hymn of St. Severus of Antioch, in 2015 in English.</w:t>
      </w:r>
    </w:p>
  </w:footnote>
  <w:footnote w:id="1070">
    <w:p w14:paraId="018A465B" w14:textId="77777777" w:rsidR="00EB5325" w:rsidRDefault="00EB5325">
      <w:pPr>
        <w:pStyle w:val="footnote"/>
        <w:rPr>
          <w:ins w:id="1803" w:author="Brett Slote" w:date="2011-07-21T19:11:00Z"/>
        </w:rPr>
        <w:pPrChange w:id="1804" w:author="Brett Slote" w:date="2011-07-21T20:05:00Z">
          <w:pPr>
            <w:pStyle w:val="FootnoteText"/>
          </w:pPr>
        </w:pPrChange>
      </w:pPr>
      <w:ins w:id="1805" w:author="Brett Slote" w:date="2011-07-21T19:11:00Z">
        <w:r>
          <w:rPr>
            <w:rStyle w:val="FootnoteReference"/>
          </w:rPr>
          <w:footnoteRef/>
        </w:r>
        <w:r>
          <w:t xml:space="preserve"> Psalm 41:1</w:t>
        </w:r>
      </w:ins>
    </w:p>
  </w:footnote>
  <w:footnote w:id="1071">
    <w:p w14:paraId="30B9D2C6" w14:textId="77777777" w:rsidR="00EB5325" w:rsidRDefault="00EB532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EB5325" w:rsidRDefault="00EB532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EB5325" w:rsidRDefault="00EB532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EB5325" w:rsidRDefault="00EB5325" w:rsidP="006D27E4">
      <w:pPr>
        <w:pStyle w:val="Footnote0"/>
      </w:pPr>
      <w:r>
        <w:rPr>
          <w:rStyle w:val="FootnoteReference"/>
        </w:rPr>
        <w:footnoteRef/>
      </w:r>
      <w:r>
        <w:t xml:space="preserve"> In modern day Libya</w:t>
      </w:r>
    </w:p>
  </w:footnote>
  <w:footnote w:id="1075">
    <w:p w14:paraId="5E4AA7CE" w14:textId="77777777" w:rsidR="00EB5325" w:rsidRDefault="00EB5325">
      <w:pPr>
        <w:pStyle w:val="footnote"/>
        <w:rPr>
          <w:ins w:id="1831" w:author="Brett Slote" w:date="2011-07-21T18:49:00Z"/>
        </w:rPr>
        <w:pPrChange w:id="1832" w:author="Brett Slote" w:date="2011-07-21T20:02:00Z">
          <w:pPr>
            <w:pStyle w:val="FootnoteText"/>
          </w:pPr>
        </w:pPrChange>
      </w:pPr>
      <w:ins w:id="1833" w:author="Brett Slote" w:date="2011-07-21T18:49:00Z">
        <w:r>
          <w:rPr>
            <w:rStyle w:val="FootnoteReference"/>
          </w:rPr>
          <w:footnoteRef/>
        </w:r>
        <w:r>
          <w:t xml:space="preserve"> Note that </w:t>
        </w:r>
        <w:r w:rsidRPr="003A78C2">
          <w:rPr>
            <w:rFonts w:ascii="CS Avva Shenouda" w:hAnsi="CS Avva Shenouda"/>
            <w:rPrChange w:id="1834"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EB5325" w:rsidRDefault="00EB5325">
      <w:pPr>
        <w:pStyle w:val="footnote"/>
        <w:rPr>
          <w:ins w:id="1835" w:author="Brett Slote" w:date="2011-07-21T18:50:00Z"/>
        </w:rPr>
        <w:pPrChange w:id="1836" w:author="Brett Slote" w:date="2011-07-21T20:02:00Z">
          <w:pPr>
            <w:pStyle w:val="FootnoteText"/>
          </w:pPr>
        </w:pPrChange>
      </w:pPr>
      <w:ins w:id="1837" w:author="Brett Slote" w:date="2011-07-21T18:50:00Z">
        <w:r>
          <w:rPr>
            <w:rStyle w:val="FootnoteReference"/>
          </w:rPr>
          <w:footnoteRef/>
        </w:r>
        <w:r>
          <w:t xml:space="preserve"> US book has “travails of torment” – but it’s not possessive.</w:t>
        </w:r>
      </w:ins>
    </w:p>
  </w:footnote>
  <w:footnote w:id="1077">
    <w:p w14:paraId="39517237" w14:textId="77777777" w:rsidR="00EB5325" w:rsidRDefault="00EB5325">
      <w:pPr>
        <w:pStyle w:val="footnote"/>
        <w:rPr>
          <w:ins w:id="1838" w:author="Brett Slote" w:date="2011-07-21T18:49:00Z"/>
        </w:rPr>
        <w:pPrChange w:id="1839" w:author="Brett Slote" w:date="2011-07-21T20:02:00Z">
          <w:pPr>
            <w:pStyle w:val="FootnoteText"/>
          </w:pPr>
        </w:pPrChange>
      </w:pPr>
      <w:ins w:id="1840" w:author="Brett Slote" w:date="2011-07-21T18:49:00Z">
        <w:r>
          <w:rPr>
            <w:rStyle w:val="FootnoteReference"/>
          </w:rPr>
          <w:footnoteRef/>
        </w:r>
        <w:r>
          <w:t xml:space="preserve"> 1 Peter 1:4</w:t>
        </w:r>
      </w:ins>
    </w:p>
  </w:footnote>
  <w:footnote w:id="1078">
    <w:p w14:paraId="45663590" w14:textId="77777777" w:rsidR="00EB5325" w:rsidRDefault="00EB5325" w:rsidP="00F93B55">
      <w:pPr>
        <w:pStyle w:val="footnote"/>
      </w:pPr>
      <w:r>
        <w:rPr>
          <w:rStyle w:val="FootnoteReference"/>
        </w:rPr>
        <w:footnoteRef/>
      </w:r>
      <w:r>
        <w:t xml:space="preserve"> Modified from the Byzantine hymns in 2017.</w:t>
      </w:r>
    </w:p>
  </w:footnote>
  <w:footnote w:id="1079">
    <w:p w14:paraId="049774F0" w14:textId="77777777" w:rsidR="00EB5325" w:rsidRDefault="00EB5325"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EB5325" w:rsidRDefault="00EB5325" w:rsidP="00E77C68">
      <w:pPr>
        <w:pStyle w:val="footnote"/>
      </w:pPr>
      <w:r>
        <w:rPr>
          <w:rStyle w:val="FootnoteReference"/>
        </w:rPr>
        <w:footnoteRef/>
      </w:r>
      <w:r>
        <w:t xml:space="preserve"> This line is heretical.</w:t>
      </w:r>
    </w:p>
  </w:footnote>
  <w:footnote w:id="1081">
    <w:p w14:paraId="2A005F90" w14:textId="77777777" w:rsidR="00EB5325" w:rsidRDefault="00EB5325">
      <w:pPr>
        <w:pStyle w:val="footnote"/>
        <w:rPr>
          <w:ins w:id="1876" w:author="Brett Slote" w:date="2011-07-21T18:55:00Z"/>
        </w:rPr>
        <w:pPrChange w:id="1877" w:author="Brett Slote" w:date="2011-07-21T20:02:00Z">
          <w:pPr>
            <w:pStyle w:val="FootnoteText"/>
          </w:pPr>
        </w:pPrChange>
      </w:pPr>
      <w:ins w:id="1878"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EB5325" w:rsidRDefault="00EB5325">
      <w:pPr>
        <w:pStyle w:val="footnote"/>
        <w:rPr>
          <w:ins w:id="1884" w:author="Brett Slote" w:date="2011-07-21T18:52:00Z"/>
        </w:rPr>
        <w:pPrChange w:id="1885" w:author="Brett Slote" w:date="2011-07-21T20:02:00Z">
          <w:pPr/>
        </w:pPrChange>
      </w:pPr>
      <w:ins w:id="1886"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EB5325" w:rsidRPr="00A20ACC" w:rsidRDefault="00EB5325">
      <w:pPr>
        <w:pStyle w:val="footnote"/>
        <w:rPr>
          <w:ins w:id="1887" w:author="Brett Slote" w:date="2011-07-21T18:52:00Z"/>
          <w:rFonts w:ascii="CS Avva Shenouda" w:hAnsi="CS Avva Shenouda"/>
          <w:color w:val="FF0000"/>
          <w:rPrChange w:id="1888" w:author="Brett Slote" w:date="2011-07-21T20:02:00Z">
            <w:rPr>
              <w:ins w:id="1889" w:author="Brett Slote" w:date="2011-07-21T18:52:00Z"/>
              <w:color w:val="FF0000"/>
            </w:rPr>
          </w:rPrChange>
        </w:rPr>
        <w:pPrChange w:id="1890" w:author="Brett Slote" w:date="2011-07-21T20:02:00Z">
          <w:pPr/>
        </w:pPrChange>
      </w:pPr>
      <w:ins w:id="1891" w:author="Brett Slote" w:date="2011-07-21T18:52:00Z">
        <w:r w:rsidRPr="00FB36D8">
          <w:rPr>
            <w:rStyle w:val="FootnoteReference"/>
            <w:vertAlign w:val="baseline"/>
          </w:rPr>
          <w:footnoteRef/>
        </w:r>
        <w:r w:rsidRPr="00FB36D8">
          <w:t xml:space="preserve"> </w:t>
        </w:r>
        <w:r w:rsidRPr="003A78C2">
          <w:rPr>
            <w:rPrChange w:id="1892" w:author="Brett Slote" w:date="2011-07-21T20:02:00Z">
              <w:rPr>
                <w:rFonts w:ascii="Antonious Normal" w:hAnsi="Antonious Normal"/>
                <w:color w:val="FF0000"/>
              </w:rPr>
            </w:rPrChange>
          </w:rPr>
          <w:t>qen hanhwd/ nem han'almoc</w:t>
        </w:r>
      </w:ins>
    </w:p>
  </w:footnote>
  <w:footnote w:id="1084">
    <w:p w14:paraId="0D9B9A7D" w14:textId="77777777" w:rsidR="00EB5325" w:rsidRDefault="00EB5325" w:rsidP="006D5FC1">
      <w:pPr>
        <w:pStyle w:val="footnote"/>
      </w:pPr>
      <w:r>
        <w:rPr>
          <w:rStyle w:val="FootnoteReference"/>
        </w:rPr>
        <w:footnoteRef/>
      </w:r>
      <w:r>
        <w:t xml:space="preserve"> Modified from the Byzantine hymns in 2017.</w:t>
      </w:r>
    </w:p>
  </w:footnote>
  <w:footnote w:id="1085">
    <w:p w14:paraId="437E843D" w14:textId="620C793B" w:rsidR="00EB5325" w:rsidRDefault="00EB5325"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EB5325" w:rsidRDefault="00EB5325" w:rsidP="00B54DE8">
      <w:pPr>
        <w:pStyle w:val="footnote"/>
      </w:pPr>
      <w:r>
        <w:rPr>
          <w:rStyle w:val="FootnoteReference"/>
        </w:rPr>
        <w:footnoteRef/>
      </w:r>
      <w:r>
        <w:t xml:space="preserve"> Matthew 1:20</w:t>
      </w:r>
    </w:p>
  </w:footnote>
  <w:footnote w:id="1087">
    <w:p w14:paraId="0E9CA519" w14:textId="77777777" w:rsidR="00EB5325" w:rsidRDefault="00EB5325" w:rsidP="00662A48">
      <w:pPr>
        <w:pStyle w:val="footnote"/>
      </w:pPr>
      <w:r>
        <w:rPr>
          <w:rStyle w:val="FootnoteReference"/>
          <w:rFonts w:eastAsiaTheme="majorEastAsia"/>
        </w:rPr>
        <w:footnoteRef/>
      </w:r>
      <w:r>
        <w:t xml:space="preserve"> All-holy</w:t>
      </w:r>
    </w:p>
  </w:footnote>
  <w:footnote w:id="1088">
    <w:p w14:paraId="50451B0F" w14:textId="77777777" w:rsidR="00EB5325" w:rsidRDefault="00EB5325">
      <w:pPr>
        <w:pStyle w:val="footnote"/>
        <w:rPr>
          <w:ins w:id="1970" w:author="Brett Slote" w:date="2011-07-21T19:04:00Z"/>
        </w:rPr>
        <w:pPrChange w:id="1971" w:author="Brett Slote" w:date="2011-07-21T20:04:00Z">
          <w:pPr>
            <w:pStyle w:val="FootnoteText"/>
          </w:pPr>
        </w:pPrChange>
      </w:pPr>
      <w:ins w:id="1972" w:author="Brett Slote" w:date="2011-07-21T19:04:00Z">
        <w:r>
          <w:rPr>
            <w:rStyle w:val="FootnoteReference"/>
          </w:rPr>
          <w:footnoteRef/>
        </w:r>
        <w:r>
          <w:t xml:space="preserve"> literal is disregarded</w:t>
        </w:r>
      </w:ins>
    </w:p>
  </w:footnote>
  <w:footnote w:id="1089">
    <w:p w14:paraId="062BDCC1" w14:textId="77777777" w:rsidR="00EB5325" w:rsidRDefault="00EB5325">
      <w:pPr>
        <w:pStyle w:val="FootnoteText"/>
      </w:pPr>
      <w:r>
        <w:rPr>
          <w:rStyle w:val="FootnoteReference"/>
        </w:rPr>
        <w:footnoteRef/>
      </w:r>
      <w:r>
        <w:t xml:space="preserve"> Ps 8:2</w:t>
      </w:r>
    </w:p>
  </w:footnote>
  <w:footnote w:id="1090">
    <w:p w14:paraId="5BC08478" w14:textId="77777777" w:rsidR="00EB5325" w:rsidRPr="000C76BB" w:rsidRDefault="00EB532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EB5325" w:rsidRDefault="00EB5325">
      <w:pPr>
        <w:pStyle w:val="FootnoteText"/>
      </w:pPr>
      <w:r>
        <w:rPr>
          <w:rStyle w:val="FootnoteReference"/>
        </w:rPr>
        <w:footnoteRef/>
      </w:r>
      <w:r>
        <w:t xml:space="preserve"> Matthew 28:6</w:t>
      </w:r>
    </w:p>
  </w:footnote>
  <w:footnote w:id="1092">
    <w:p w14:paraId="339855D2" w14:textId="77777777" w:rsidR="00EB5325" w:rsidRDefault="00EB5325">
      <w:pPr>
        <w:pStyle w:val="FootnoteText"/>
      </w:pPr>
      <w:r>
        <w:rPr>
          <w:rStyle w:val="FootnoteReference"/>
        </w:rPr>
        <w:footnoteRef/>
      </w:r>
      <w:r>
        <w:t xml:space="preserve"> Matthew 28:7,6</w:t>
      </w:r>
    </w:p>
  </w:footnote>
  <w:footnote w:id="1093">
    <w:p w14:paraId="76212A49" w14:textId="77777777" w:rsidR="00EB5325" w:rsidRDefault="00EB5325">
      <w:pPr>
        <w:pStyle w:val="FootnoteText"/>
      </w:pPr>
      <w:r>
        <w:rPr>
          <w:rStyle w:val="FootnoteReference"/>
        </w:rPr>
        <w:footnoteRef/>
      </w:r>
      <w:r>
        <w:t xml:space="preserve"> Matthew 28:7</w:t>
      </w:r>
    </w:p>
  </w:footnote>
  <w:footnote w:id="1094">
    <w:p w14:paraId="716019EB" w14:textId="77777777" w:rsidR="00EB5325" w:rsidRDefault="00EB5325">
      <w:pPr>
        <w:pStyle w:val="FootnoteText"/>
      </w:pPr>
      <w:r>
        <w:rPr>
          <w:rStyle w:val="FootnoteReference"/>
        </w:rPr>
        <w:footnoteRef/>
      </w:r>
      <w:r>
        <w:t xml:space="preserve"> John 20:27</w:t>
      </w:r>
    </w:p>
  </w:footnote>
  <w:footnote w:id="1095">
    <w:p w14:paraId="0ECF3FB0" w14:textId="77777777" w:rsidR="00EB5325" w:rsidRDefault="00EB5325">
      <w:pPr>
        <w:pStyle w:val="FootnoteText"/>
      </w:pPr>
      <w:r>
        <w:rPr>
          <w:rStyle w:val="FootnoteReference"/>
        </w:rPr>
        <w:footnoteRef/>
      </w:r>
      <w:r>
        <w:t xml:space="preserve"> John 20:28</w:t>
      </w:r>
    </w:p>
  </w:footnote>
  <w:footnote w:id="1096">
    <w:p w14:paraId="3FCB0B65" w14:textId="77777777" w:rsidR="00EB5325" w:rsidRDefault="00EB5325">
      <w:pPr>
        <w:pStyle w:val="FootnoteText"/>
      </w:pPr>
      <w:r>
        <w:rPr>
          <w:rStyle w:val="FootnoteReference"/>
        </w:rPr>
        <w:footnoteRef/>
      </w:r>
      <w:r>
        <w:t xml:space="preserve"> John 20:29</w:t>
      </w:r>
    </w:p>
  </w:footnote>
  <w:footnote w:id="1097">
    <w:p w14:paraId="6B80EDF7" w14:textId="77777777" w:rsidR="00EB5325" w:rsidRDefault="00EB5325">
      <w:pPr>
        <w:pStyle w:val="FootnoteText"/>
      </w:pPr>
      <w:r>
        <w:rPr>
          <w:rStyle w:val="FootnoteReference"/>
        </w:rPr>
        <w:footnoteRef/>
      </w:r>
      <w:r>
        <w:t xml:space="preserve"> John 20:29</w:t>
      </w:r>
    </w:p>
  </w:footnote>
  <w:footnote w:id="1098">
    <w:p w14:paraId="3D721105" w14:textId="77777777" w:rsidR="00EB5325" w:rsidRDefault="00EB5325"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EB5325" w:rsidRDefault="00EB5325" w:rsidP="00513E2D">
      <w:pPr>
        <w:pStyle w:val="footnote"/>
      </w:pPr>
      <w:r>
        <w:rPr>
          <w:rStyle w:val="FootnoteReference"/>
        </w:rPr>
        <w:footnoteRef/>
      </w:r>
      <w:r>
        <w:t xml:space="preserve"> From Paoni 12 to Paopi 19: “Bless the waters of the river this year”.</w:t>
      </w:r>
    </w:p>
    <w:p w14:paraId="16B83A6A" w14:textId="77777777" w:rsidR="00EB5325" w:rsidRDefault="00EB5325" w:rsidP="00513E2D">
      <w:pPr>
        <w:pStyle w:val="footnote"/>
      </w:pPr>
      <w:r>
        <w:t>From Paopi 10 to Tobi 10: “Bless the herbs and the plants”.</w:t>
      </w:r>
    </w:p>
    <w:p w14:paraId="34A5B65F" w14:textId="77777777" w:rsidR="00EB5325" w:rsidRDefault="00EB5325"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150CEFD" w:rsidR="00EB5325" w:rsidRPr="00E00D27" w:rsidRDefault="00EB532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452C0">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39DD780F" w:rsidR="00EB5325" w:rsidRPr="00E00D27" w:rsidRDefault="00EB5325"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452C0">
      <w:rPr>
        <w:noProof/>
        <w:sz w:val="20"/>
        <w:szCs w:val="20"/>
      </w:rPr>
      <w:t>August 6 / Mesori 13: The Transfiguration</w:t>
    </w:r>
    <w:r w:rsidRPr="00E00D27">
      <w:rPr>
        <w:sz w:val="20"/>
        <w:szCs w:val="20"/>
      </w:rPr>
      <w:fldChar w:fldCharType="end"/>
    </w:r>
  </w:p>
  <w:p w14:paraId="0BA9A7AA" w14:textId="77777777" w:rsidR="00EB5325" w:rsidRPr="00686912" w:rsidRDefault="00EB5325"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7C7406F9" w:rsidR="00EB5325" w:rsidRPr="00E00D27" w:rsidRDefault="00EB53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452C0">
      <w:rPr>
        <w:noProof/>
        <w:sz w:val="20"/>
        <w:szCs w:val="20"/>
      </w:rPr>
      <w:t>Prayer for the Church</w:t>
    </w:r>
    <w:r w:rsidRPr="00E00D27">
      <w:rPr>
        <w:sz w:val="20"/>
        <w:szCs w:val="20"/>
      </w:rPr>
      <w:fldChar w:fldCharType="end"/>
    </w:r>
  </w:p>
  <w:p w14:paraId="6EBDE8BD" w14:textId="77777777" w:rsidR="00EB5325" w:rsidRPr="00686912" w:rsidRDefault="00EB5325"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B5325" w:rsidRPr="00E00D27" w:rsidRDefault="00EB5325"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B5325" w:rsidRPr="00E00D27" w:rsidRDefault="00EB5325" w:rsidP="00686912">
    <w:pPr>
      <w:pStyle w:val="Header"/>
      <w:jc w:val="center"/>
      <w:rPr>
        <w:sz w:val="20"/>
        <w:szCs w:val="20"/>
      </w:rPr>
    </w:pPr>
  </w:p>
  <w:p w14:paraId="022704DA" w14:textId="77777777" w:rsidR="00EB5325" w:rsidRPr="00686912" w:rsidRDefault="00EB532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EB5325" w:rsidRPr="00E00D27" w:rsidRDefault="00EB532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2E95124E" w:rsidR="00EB5325" w:rsidRPr="00E00D27" w:rsidRDefault="00EB53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452C0">
      <w:rPr>
        <w:noProof/>
        <w:sz w:val="20"/>
        <w:szCs w:val="20"/>
      </w:rPr>
      <w:t>The Psalms of the Twelfth Hour (Old Rite)</w:t>
    </w:r>
    <w:r>
      <w:rPr>
        <w:sz w:val="20"/>
        <w:szCs w:val="20"/>
      </w:rPr>
      <w:fldChar w:fldCharType="end"/>
    </w:r>
  </w:p>
  <w:p w14:paraId="0D77CDA8" w14:textId="77777777" w:rsidR="00EB5325" w:rsidRPr="00E00D27" w:rsidRDefault="00EB5325"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176E1403" w:rsidR="00EB5325" w:rsidRPr="00E00D27" w:rsidRDefault="00EB53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452C0">
      <w:rPr>
        <w:noProof/>
        <w:sz w:val="20"/>
        <w:szCs w:val="20"/>
      </w:rPr>
      <w:t>The Saturday Psali Batos</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7909BE" w:rsidR="00EB5325" w:rsidRPr="00E00D27" w:rsidRDefault="00EB532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452C0">
      <w:rPr>
        <w:noProof/>
        <w:sz w:val="20"/>
        <w:szCs w:val="20"/>
      </w:rPr>
      <w:t>Sunday</w:t>
    </w:r>
    <w:r w:rsidRPr="00E00D27">
      <w:rPr>
        <w:sz w:val="20"/>
        <w:szCs w:val="20"/>
      </w:rPr>
      <w:fldChar w:fldCharType="end"/>
    </w:r>
  </w:p>
  <w:p w14:paraId="48CF3F9A" w14:textId="245E316D" w:rsidR="00EB5325" w:rsidRPr="00686912" w:rsidRDefault="00EB532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5A29AD41" w:rsidR="00EB5325" w:rsidRPr="00E00D27" w:rsidRDefault="00EB53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452C0">
      <w:rPr>
        <w:noProof/>
        <w:sz w:val="20"/>
        <w:szCs w:val="20"/>
      </w:rPr>
      <w:t>The Tuesday Theotokia</w:t>
    </w:r>
    <w:r w:rsidRPr="00E00D27">
      <w:rPr>
        <w:sz w:val="20"/>
        <w:szCs w:val="20"/>
      </w:rPr>
      <w:fldChar w:fldCharType="end"/>
    </w:r>
  </w:p>
  <w:p w14:paraId="246A3E66" w14:textId="77777777" w:rsidR="00EB5325" w:rsidRPr="00686912" w:rsidRDefault="00EB532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B5325" w:rsidRPr="00686912" w:rsidRDefault="00EB532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EB5325" w:rsidRPr="000E2EAC" w:rsidRDefault="00EB5325"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4011A9EF" w:rsidR="00EB5325" w:rsidRPr="00E00D27" w:rsidRDefault="00EB5325"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452C0">
      <w:rPr>
        <w:noProof/>
        <w:sz w:val="20"/>
        <w:szCs w:val="20"/>
      </w:rPr>
      <w:t>August 6 / Mesori 13: The Transfiguration</w:t>
    </w:r>
    <w:r>
      <w:rPr>
        <w:sz w:val="20"/>
        <w:szCs w:val="20"/>
      </w:rPr>
      <w:fldChar w:fldCharType="end"/>
    </w:r>
  </w:p>
  <w:p w14:paraId="3CBA650E" w14:textId="77777777" w:rsidR="00EB5325" w:rsidRPr="000E2EAC" w:rsidRDefault="00EB5325"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98217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9E70D-AC9A-DA4F-B378-433422EE98A5}">
  <ds:schemaRefs>
    <ds:schemaRef ds:uri="http://schemas.openxmlformats.org/officeDocument/2006/bibliography"/>
  </ds:schemaRefs>
</ds:datastoreItem>
</file>

<file path=customXml/itemProps2.xml><?xml version="1.0" encoding="utf-8"?>
<ds:datastoreItem xmlns:ds="http://schemas.openxmlformats.org/officeDocument/2006/customXml" ds:itemID="{A34418B9-3DE7-004A-89AC-2CF1A2A5DACB}">
  <ds:schemaRefs>
    <ds:schemaRef ds:uri="http://schemas.openxmlformats.org/officeDocument/2006/bibliography"/>
  </ds:schemaRefs>
</ds:datastoreItem>
</file>

<file path=customXml/itemProps3.xml><?xml version="1.0" encoding="utf-8"?>
<ds:datastoreItem xmlns:ds="http://schemas.openxmlformats.org/officeDocument/2006/customXml" ds:itemID="{A250D7A1-A508-A14B-ACA2-592FD9B17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1294</Pages>
  <Words>238740</Words>
  <Characters>1360818</Characters>
  <Application>Microsoft Macintosh Word</Application>
  <DocSecurity>0</DocSecurity>
  <Lines>11340</Lines>
  <Paragraphs>3192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164</cp:revision>
  <cp:lastPrinted>2017-07-04T12:21:00Z</cp:lastPrinted>
  <dcterms:created xsi:type="dcterms:W3CDTF">2017-05-21T02:46:00Z</dcterms:created>
  <dcterms:modified xsi:type="dcterms:W3CDTF">2017-08-12T02:34:00Z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