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EC501B">
          <w:rPr>
            <w:noProof/>
            <w:webHidden/>
          </w:rPr>
          <w:t>3</w:t>
        </w:r>
        <w:r w:rsidR="00790D8D">
          <w:rPr>
            <w:noProof/>
            <w:webHidden/>
          </w:rPr>
          <w:fldChar w:fldCharType="end"/>
        </w:r>
      </w:hyperlink>
    </w:p>
    <w:p w14:paraId="3ED923AA" w14:textId="41CB7C76" w:rsidR="00790D8D" w:rsidRDefault="008B7CFC">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EC501B">
          <w:rPr>
            <w:noProof/>
            <w:webHidden/>
          </w:rPr>
          <w:t>4</w:t>
        </w:r>
        <w:r w:rsidR="00790D8D">
          <w:rPr>
            <w:noProof/>
            <w:webHidden/>
          </w:rPr>
          <w:fldChar w:fldCharType="end"/>
        </w:r>
      </w:hyperlink>
    </w:p>
    <w:p w14:paraId="2B3A0953" w14:textId="62E28AE4" w:rsidR="00790D8D" w:rsidRDefault="008B7CFC">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EC501B">
          <w:rPr>
            <w:noProof/>
            <w:webHidden/>
          </w:rPr>
          <w:t>17</w:t>
        </w:r>
        <w:r w:rsidR="00790D8D">
          <w:rPr>
            <w:noProof/>
            <w:webHidden/>
          </w:rPr>
          <w:fldChar w:fldCharType="end"/>
        </w:r>
      </w:hyperlink>
    </w:p>
    <w:p w14:paraId="6C848373" w14:textId="544A897A" w:rsidR="00790D8D" w:rsidRDefault="008B7CFC">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EC501B">
          <w:rPr>
            <w:noProof/>
            <w:webHidden/>
          </w:rPr>
          <w:t>32</w:t>
        </w:r>
        <w:r w:rsidR="00790D8D">
          <w:rPr>
            <w:noProof/>
            <w:webHidden/>
          </w:rPr>
          <w:fldChar w:fldCharType="end"/>
        </w:r>
      </w:hyperlink>
    </w:p>
    <w:p w14:paraId="32B3CBDD" w14:textId="005B2A1B" w:rsidR="00790D8D" w:rsidRDefault="008B7CFC">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EC501B">
          <w:rPr>
            <w:noProof/>
            <w:webHidden/>
          </w:rPr>
          <w:t>65</w:t>
        </w:r>
        <w:r w:rsidR="00790D8D">
          <w:rPr>
            <w:noProof/>
            <w:webHidden/>
          </w:rPr>
          <w:fldChar w:fldCharType="end"/>
        </w:r>
      </w:hyperlink>
    </w:p>
    <w:p w14:paraId="36A0A524" w14:textId="58901A05" w:rsidR="00790D8D" w:rsidRDefault="008B7CFC">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EC501B">
          <w:rPr>
            <w:noProof/>
            <w:webHidden/>
          </w:rPr>
          <w:t>66</w:t>
        </w:r>
        <w:r w:rsidR="00790D8D">
          <w:rPr>
            <w:noProof/>
            <w:webHidden/>
          </w:rPr>
          <w:fldChar w:fldCharType="end"/>
        </w:r>
      </w:hyperlink>
    </w:p>
    <w:p w14:paraId="4BEC3756" w14:textId="4684B94E" w:rsidR="00790D8D" w:rsidRDefault="008B7CFC">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EC501B">
          <w:rPr>
            <w:noProof/>
            <w:webHidden/>
          </w:rPr>
          <w:t>85</w:t>
        </w:r>
        <w:r w:rsidR="00790D8D">
          <w:rPr>
            <w:noProof/>
            <w:webHidden/>
          </w:rPr>
          <w:fldChar w:fldCharType="end"/>
        </w:r>
      </w:hyperlink>
    </w:p>
    <w:p w14:paraId="4013AF3D" w14:textId="7B325CC6" w:rsidR="00790D8D" w:rsidRDefault="008B7CFC">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EC501B">
          <w:rPr>
            <w:noProof/>
            <w:webHidden/>
          </w:rPr>
          <w:t>88</w:t>
        </w:r>
        <w:r w:rsidR="00790D8D">
          <w:rPr>
            <w:noProof/>
            <w:webHidden/>
          </w:rPr>
          <w:fldChar w:fldCharType="end"/>
        </w:r>
      </w:hyperlink>
    </w:p>
    <w:p w14:paraId="4E369E90" w14:textId="58C7C22C" w:rsidR="00790D8D" w:rsidRDefault="008B7CFC">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EC501B">
          <w:rPr>
            <w:noProof/>
            <w:webHidden/>
          </w:rPr>
          <w:t>92</w:t>
        </w:r>
        <w:r w:rsidR="00790D8D">
          <w:rPr>
            <w:noProof/>
            <w:webHidden/>
          </w:rPr>
          <w:fldChar w:fldCharType="end"/>
        </w:r>
      </w:hyperlink>
    </w:p>
    <w:p w14:paraId="206DC744" w14:textId="3FFCFBDE" w:rsidR="00790D8D" w:rsidRDefault="008B7CFC">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EC501B">
          <w:rPr>
            <w:noProof/>
            <w:webHidden/>
          </w:rPr>
          <w:t>96</w:t>
        </w:r>
        <w:r w:rsidR="00790D8D">
          <w:rPr>
            <w:noProof/>
            <w:webHidden/>
          </w:rPr>
          <w:fldChar w:fldCharType="end"/>
        </w:r>
      </w:hyperlink>
    </w:p>
    <w:p w14:paraId="2E824416" w14:textId="1D9D620F" w:rsidR="00790D8D" w:rsidRDefault="008B7CFC">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EC501B">
          <w:rPr>
            <w:noProof/>
            <w:webHidden/>
          </w:rPr>
          <w:t>103</w:t>
        </w:r>
        <w:r w:rsidR="00790D8D">
          <w:rPr>
            <w:noProof/>
            <w:webHidden/>
          </w:rPr>
          <w:fldChar w:fldCharType="end"/>
        </w:r>
      </w:hyperlink>
    </w:p>
    <w:p w14:paraId="567AC54D" w14:textId="3930DDDB" w:rsidR="00790D8D" w:rsidRDefault="008B7CFC">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EC501B">
          <w:rPr>
            <w:noProof/>
            <w:webHidden/>
          </w:rPr>
          <w:t>342</w:t>
        </w:r>
        <w:r w:rsidR="00790D8D">
          <w:rPr>
            <w:noProof/>
            <w:webHidden/>
          </w:rPr>
          <w:fldChar w:fldCharType="end"/>
        </w:r>
      </w:hyperlink>
    </w:p>
    <w:p w14:paraId="3EEFF57D" w14:textId="1C6B6375" w:rsidR="00790D8D" w:rsidRDefault="008B7CFC">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EC501B">
          <w:rPr>
            <w:noProof/>
            <w:webHidden/>
          </w:rPr>
          <w:t>430</w:t>
        </w:r>
        <w:r w:rsidR="00790D8D">
          <w:rPr>
            <w:noProof/>
            <w:webHidden/>
          </w:rPr>
          <w:fldChar w:fldCharType="end"/>
        </w:r>
      </w:hyperlink>
    </w:p>
    <w:p w14:paraId="16A98013" w14:textId="6A31B801" w:rsidR="00790D8D" w:rsidRDefault="008B7CFC">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EC501B">
          <w:rPr>
            <w:noProof/>
            <w:webHidden/>
          </w:rPr>
          <w:t>431</w:t>
        </w:r>
        <w:r w:rsidR="00790D8D">
          <w:rPr>
            <w:noProof/>
            <w:webHidden/>
          </w:rPr>
          <w:fldChar w:fldCharType="end"/>
        </w:r>
      </w:hyperlink>
    </w:p>
    <w:p w14:paraId="7FA30D33" w14:textId="3EB9E601" w:rsidR="00790D8D" w:rsidRDefault="008B7CFC">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EC501B">
          <w:rPr>
            <w:noProof/>
            <w:webHidden/>
          </w:rPr>
          <w:t>470</w:t>
        </w:r>
        <w:r w:rsidR="00790D8D">
          <w:rPr>
            <w:noProof/>
            <w:webHidden/>
          </w:rPr>
          <w:fldChar w:fldCharType="end"/>
        </w:r>
      </w:hyperlink>
    </w:p>
    <w:p w14:paraId="2D3E557D" w14:textId="7762DD9C" w:rsidR="00790D8D" w:rsidRDefault="008B7CFC">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EC501B">
          <w:rPr>
            <w:noProof/>
            <w:webHidden/>
          </w:rPr>
          <w:t>473</w:t>
        </w:r>
        <w:r w:rsidR="00790D8D">
          <w:rPr>
            <w:noProof/>
            <w:webHidden/>
          </w:rPr>
          <w:fldChar w:fldCharType="end"/>
        </w:r>
      </w:hyperlink>
    </w:p>
    <w:p w14:paraId="4B626EE8" w14:textId="780C6389" w:rsidR="00790D8D" w:rsidRDefault="008B7CFC">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EC501B">
          <w:rPr>
            <w:noProof/>
            <w:webHidden/>
          </w:rPr>
          <w:t>488</w:t>
        </w:r>
        <w:r w:rsidR="00790D8D">
          <w:rPr>
            <w:noProof/>
            <w:webHidden/>
          </w:rPr>
          <w:fldChar w:fldCharType="end"/>
        </w:r>
      </w:hyperlink>
    </w:p>
    <w:p w14:paraId="1A459399" w14:textId="33E78C08" w:rsidR="00790D8D" w:rsidRDefault="008B7CFC">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EC501B">
          <w:rPr>
            <w:noProof/>
            <w:webHidden/>
          </w:rPr>
          <w:t>500</w:t>
        </w:r>
        <w:r w:rsidR="00790D8D">
          <w:rPr>
            <w:noProof/>
            <w:webHidden/>
          </w:rPr>
          <w:fldChar w:fldCharType="end"/>
        </w:r>
      </w:hyperlink>
    </w:p>
    <w:p w14:paraId="7A3C1BD6" w14:textId="2923FC5E" w:rsidR="00790D8D" w:rsidRDefault="008B7CFC">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EC501B">
          <w:rPr>
            <w:noProof/>
            <w:webHidden/>
          </w:rPr>
          <w:t>512</w:t>
        </w:r>
        <w:r w:rsidR="00790D8D">
          <w:rPr>
            <w:noProof/>
            <w:webHidden/>
          </w:rPr>
          <w:fldChar w:fldCharType="end"/>
        </w:r>
      </w:hyperlink>
    </w:p>
    <w:p w14:paraId="6F04D6FA" w14:textId="51D177FA" w:rsidR="00790D8D" w:rsidRDefault="008B7CFC">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EC501B">
          <w:rPr>
            <w:noProof/>
            <w:webHidden/>
          </w:rPr>
          <w:t>527</w:t>
        </w:r>
        <w:r w:rsidR="00790D8D">
          <w:rPr>
            <w:noProof/>
            <w:webHidden/>
          </w:rPr>
          <w:fldChar w:fldCharType="end"/>
        </w:r>
      </w:hyperlink>
    </w:p>
    <w:p w14:paraId="27B826F0" w14:textId="1DDB585F" w:rsidR="00790D8D" w:rsidRDefault="008B7CFC">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EC501B">
          <w:rPr>
            <w:noProof/>
            <w:webHidden/>
          </w:rPr>
          <w:t>536</w:t>
        </w:r>
        <w:r w:rsidR="00790D8D">
          <w:rPr>
            <w:noProof/>
            <w:webHidden/>
          </w:rPr>
          <w:fldChar w:fldCharType="end"/>
        </w:r>
      </w:hyperlink>
    </w:p>
    <w:p w14:paraId="5EBA913D" w14:textId="0190ADF1" w:rsidR="00790D8D" w:rsidRDefault="008B7CFC">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EC501B">
          <w:rPr>
            <w:noProof/>
            <w:webHidden/>
          </w:rPr>
          <w:t>551</w:t>
        </w:r>
        <w:r w:rsidR="00790D8D">
          <w:rPr>
            <w:noProof/>
            <w:webHidden/>
          </w:rPr>
          <w:fldChar w:fldCharType="end"/>
        </w:r>
      </w:hyperlink>
    </w:p>
    <w:p w14:paraId="3662B903" w14:textId="57C4BB59" w:rsidR="00790D8D" w:rsidRDefault="008B7CFC">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EC501B">
          <w:rPr>
            <w:noProof/>
            <w:webHidden/>
          </w:rPr>
          <w:t>553</w:t>
        </w:r>
        <w:r w:rsidR="00790D8D">
          <w:rPr>
            <w:noProof/>
            <w:webHidden/>
          </w:rPr>
          <w:fldChar w:fldCharType="end"/>
        </w:r>
      </w:hyperlink>
    </w:p>
    <w:p w14:paraId="0460787E" w14:textId="0734CEFB" w:rsidR="00790D8D" w:rsidRDefault="008B7CFC">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EC501B">
          <w:rPr>
            <w:noProof/>
            <w:webHidden/>
          </w:rPr>
          <w:t>587</w:t>
        </w:r>
        <w:r w:rsidR="00790D8D">
          <w:rPr>
            <w:noProof/>
            <w:webHidden/>
          </w:rPr>
          <w:fldChar w:fldCharType="end"/>
        </w:r>
      </w:hyperlink>
    </w:p>
    <w:p w14:paraId="03FB296F" w14:textId="4B742C15" w:rsidR="00790D8D" w:rsidRDefault="008B7CFC">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EC501B">
          <w:rPr>
            <w:noProof/>
            <w:webHidden/>
          </w:rPr>
          <w:t>588</w:t>
        </w:r>
        <w:r w:rsidR="00790D8D">
          <w:rPr>
            <w:noProof/>
            <w:webHidden/>
          </w:rPr>
          <w:fldChar w:fldCharType="end"/>
        </w:r>
      </w:hyperlink>
    </w:p>
    <w:p w14:paraId="55712884" w14:textId="278EEFDA" w:rsidR="00790D8D" w:rsidRDefault="008B7CFC">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EC501B">
          <w:rPr>
            <w:noProof/>
            <w:webHidden/>
          </w:rPr>
          <w:t>609</w:t>
        </w:r>
        <w:r w:rsidR="00790D8D">
          <w:rPr>
            <w:noProof/>
            <w:webHidden/>
          </w:rPr>
          <w:fldChar w:fldCharType="end"/>
        </w:r>
      </w:hyperlink>
    </w:p>
    <w:p w14:paraId="712C3BB3" w14:textId="2124F869" w:rsidR="00790D8D" w:rsidRDefault="008B7CFC">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EC501B">
          <w:rPr>
            <w:noProof/>
            <w:webHidden/>
          </w:rPr>
          <w:t>621</w:t>
        </w:r>
        <w:r w:rsidR="00790D8D">
          <w:rPr>
            <w:noProof/>
            <w:webHidden/>
          </w:rPr>
          <w:fldChar w:fldCharType="end"/>
        </w:r>
      </w:hyperlink>
    </w:p>
    <w:p w14:paraId="48FB2382" w14:textId="0AC8FA1F" w:rsidR="00790D8D" w:rsidRDefault="008B7CFC">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EC501B">
          <w:rPr>
            <w:noProof/>
            <w:webHidden/>
          </w:rPr>
          <w:t>622</w:t>
        </w:r>
        <w:r w:rsidR="00790D8D">
          <w:rPr>
            <w:noProof/>
            <w:webHidden/>
          </w:rPr>
          <w:fldChar w:fldCharType="end"/>
        </w:r>
      </w:hyperlink>
    </w:p>
    <w:p w14:paraId="658E1834" w14:textId="6126AEDE" w:rsidR="00790D8D" w:rsidRDefault="008B7CFC">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EC501B">
          <w:rPr>
            <w:noProof/>
            <w:webHidden/>
          </w:rPr>
          <w:t>643</w:t>
        </w:r>
        <w:r w:rsidR="00790D8D">
          <w:rPr>
            <w:noProof/>
            <w:webHidden/>
          </w:rPr>
          <w:fldChar w:fldCharType="end"/>
        </w:r>
      </w:hyperlink>
    </w:p>
    <w:p w14:paraId="174364E6" w14:textId="7B9C0BE8" w:rsidR="00790D8D" w:rsidRDefault="008B7CFC">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EC501B">
          <w:rPr>
            <w:noProof/>
            <w:webHidden/>
          </w:rPr>
          <w:t>683</w:t>
        </w:r>
        <w:r w:rsidR="00790D8D">
          <w:rPr>
            <w:noProof/>
            <w:webHidden/>
          </w:rPr>
          <w:fldChar w:fldCharType="end"/>
        </w:r>
      </w:hyperlink>
    </w:p>
    <w:p w14:paraId="0F829583" w14:textId="076F123B" w:rsidR="00790D8D" w:rsidRDefault="008B7CFC">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EC501B">
          <w:rPr>
            <w:noProof/>
            <w:webHidden/>
          </w:rPr>
          <w:t>691</w:t>
        </w:r>
        <w:r w:rsidR="00790D8D">
          <w:rPr>
            <w:noProof/>
            <w:webHidden/>
          </w:rPr>
          <w:fldChar w:fldCharType="end"/>
        </w:r>
      </w:hyperlink>
    </w:p>
    <w:p w14:paraId="1FAE80C8" w14:textId="69CFD6E0" w:rsidR="00790D8D" w:rsidRDefault="008B7CFC">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EC501B">
          <w:rPr>
            <w:noProof/>
            <w:webHidden/>
          </w:rPr>
          <w:t>706</w:t>
        </w:r>
        <w:r w:rsidR="00790D8D">
          <w:rPr>
            <w:noProof/>
            <w:webHidden/>
          </w:rPr>
          <w:fldChar w:fldCharType="end"/>
        </w:r>
      </w:hyperlink>
    </w:p>
    <w:p w14:paraId="048F495C" w14:textId="0ED88AF5" w:rsidR="00790D8D" w:rsidRDefault="008B7CFC">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EC501B">
          <w:rPr>
            <w:noProof/>
            <w:webHidden/>
          </w:rPr>
          <w:t>769</w:t>
        </w:r>
        <w:r w:rsidR="00790D8D">
          <w:rPr>
            <w:noProof/>
            <w:webHidden/>
          </w:rPr>
          <w:fldChar w:fldCharType="end"/>
        </w:r>
      </w:hyperlink>
    </w:p>
    <w:p w14:paraId="07FDF397" w14:textId="4D5080E2" w:rsidR="00790D8D" w:rsidRDefault="008B7CFC">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EC501B">
          <w:rPr>
            <w:noProof/>
            <w:webHidden/>
          </w:rPr>
          <w:t>832</w:t>
        </w:r>
        <w:r w:rsidR="00790D8D">
          <w:rPr>
            <w:noProof/>
            <w:webHidden/>
          </w:rPr>
          <w:fldChar w:fldCharType="end"/>
        </w:r>
      </w:hyperlink>
    </w:p>
    <w:p w14:paraId="34769EEE" w14:textId="0B951AE9" w:rsidR="00790D8D" w:rsidRDefault="008B7CFC">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EC501B">
          <w:rPr>
            <w:noProof/>
            <w:webHidden/>
          </w:rPr>
          <w:t>837</w:t>
        </w:r>
        <w:r w:rsidR="00790D8D">
          <w:rPr>
            <w:noProof/>
            <w:webHidden/>
          </w:rPr>
          <w:fldChar w:fldCharType="end"/>
        </w:r>
      </w:hyperlink>
    </w:p>
    <w:p w14:paraId="45BBD758" w14:textId="1E323127" w:rsidR="00790D8D" w:rsidRDefault="008B7CFC">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EC501B">
          <w:rPr>
            <w:noProof/>
            <w:webHidden/>
          </w:rPr>
          <w:t>854</w:t>
        </w:r>
        <w:r w:rsidR="00790D8D">
          <w:rPr>
            <w:noProof/>
            <w:webHidden/>
          </w:rPr>
          <w:fldChar w:fldCharType="end"/>
        </w:r>
      </w:hyperlink>
    </w:p>
    <w:p w14:paraId="52411E5D" w14:textId="06D6E410" w:rsidR="00790D8D" w:rsidRDefault="008B7CFC">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EC501B">
          <w:rPr>
            <w:noProof/>
            <w:webHidden/>
          </w:rPr>
          <w:t>860</w:t>
        </w:r>
        <w:r w:rsidR="00790D8D">
          <w:rPr>
            <w:noProof/>
            <w:webHidden/>
          </w:rPr>
          <w:fldChar w:fldCharType="end"/>
        </w:r>
      </w:hyperlink>
    </w:p>
    <w:p w14:paraId="2736B5FF" w14:textId="4D0F504C" w:rsidR="00790D8D" w:rsidRDefault="008B7CFC">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EC501B">
          <w:rPr>
            <w:noProof/>
            <w:webHidden/>
          </w:rPr>
          <w:t>883</w:t>
        </w:r>
        <w:r w:rsidR="00790D8D">
          <w:rPr>
            <w:noProof/>
            <w:webHidden/>
          </w:rPr>
          <w:fldChar w:fldCharType="end"/>
        </w:r>
      </w:hyperlink>
    </w:p>
    <w:p w14:paraId="78F0B3CD" w14:textId="0C68F6EF" w:rsidR="00790D8D" w:rsidRDefault="008B7CFC">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EC501B">
          <w:rPr>
            <w:noProof/>
            <w:webHidden/>
          </w:rPr>
          <w:t>910</w:t>
        </w:r>
        <w:r w:rsidR="00790D8D">
          <w:rPr>
            <w:noProof/>
            <w:webHidden/>
          </w:rPr>
          <w:fldChar w:fldCharType="end"/>
        </w:r>
      </w:hyperlink>
    </w:p>
    <w:p w14:paraId="452EBA35" w14:textId="75E72F2D" w:rsidR="00790D8D" w:rsidRDefault="008B7CFC">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EC501B">
          <w:rPr>
            <w:noProof/>
            <w:webHidden/>
          </w:rPr>
          <w:t>924</w:t>
        </w:r>
        <w:r w:rsidR="00790D8D">
          <w:rPr>
            <w:noProof/>
            <w:webHidden/>
          </w:rPr>
          <w:fldChar w:fldCharType="end"/>
        </w:r>
      </w:hyperlink>
    </w:p>
    <w:p w14:paraId="2CAA4B1D" w14:textId="2E857952" w:rsidR="00790D8D" w:rsidRDefault="008B7CFC">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EC501B">
          <w:rPr>
            <w:noProof/>
            <w:webHidden/>
          </w:rPr>
          <w:t>948</w:t>
        </w:r>
        <w:r w:rsidR="00790D8D">
          <w:rPr>
            <w:noProof/>
            <w:webHidden/>
          </w:rPr>
          <w:fldChar w:fldCharType="end"/>
        </w:r>
      </w:hyperlink>
    </w:p>
    <w:p w14:paraId="1C10526E" w14:textId="02247D82" w:rsidR="00790D8D" w:rsidRDefault="008B7CFC">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EC501B">
          <w:rPr>
            <w:noProof/>
            <w:webHidden/>
          </w:rPr>
          <w:t>1023</w:t>
        </w:r>
        <w:r w:rsidR="00790D8D">
          <w:rPr>
            <w:noProof/>
            <w:webHidden/>
          </w:rPr>
          <w:fldChar w:fldCharType="end"/>
        </w:r>
      </w:hyperlink>
    </w:p>
    <w:p w14:paraId="393716F6" w14:textId="1C821E40" w:rsidR="00790D8D" w:rsidRDefault="008B7CFC">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EC501B">
          <w:rPr>
            <w:noProof/>
            <w:webHidden/>
          </w:rPr>
          <w:t>1038</w:t>
        </w:r>
        <w:r w:rsidR="00790D8D">
          <w:rPr>
            <w:noProof/>
            <w:webHidden/>
          </w:rPr>
          <w:fldChar w:fldCharType="end"/>
        </w:r>
      </w:hyperlink>
    </w:p>
    <w:p w14:paraId="11789C68" w14:textId="196FB480" w:rsidR="00790D8D" w:rsidRDefault="008B7CFC">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EC501B">
          <w:rPr>
            <w:noProof/>
            <w:webHidden/>
          </w:rPr>
          <w:t>1040</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EC501B">
              <w:rPr>
                <w:noProof/>
                <w:webHidden/>
              </w:rPr>
              <w:t>5</w:t>
            </w:r>
            <w:r w:rsidR="00E35F1F">
              <w:rPr>
                <w:noProof/>
                <w:webHidden/>
              </w:rPr>
              <w:fldChar w:fldCharType="end"/>
            </w:r>
          </w:hyperlink>
        </w:p>
        <w:p w14:paraId="3CE22754" w14:textId="136BB0E0" w:rsidR="00E35F1F" w:rsidRDefault="008B7CFC">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EC501B">
              <w:rPr>
                <w:noProof/>
                <w:webHidden/>
              </w:rPr>
              <w:t>10</w:t>
            </w:r>
            <w:r w:rsidR="00E35F1F">
              <w:rPr>
                <w:noProof/>
                <w:webHidden/>
              </w:rPr>
              <w:fldChar w:fldCharType="end"/>
            </w:r>
          </w:hyperlink>
        </w:p>
        <w:p w14:paraId="4B0BA7F1" w14:textId="6AADF410" w:rsidR="00E35F1F" w:rsidRDefault="008B7CFC">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EC501B">
              <w:rPr>
                <w:noProof/>
                <w:webHidden/>
              </w:rPr>
              <w:t>554</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EC501B">
        <w:rPr>
          <w:noProof/>
          <w:lang w:val="en-US"/>
        </w:rPr>
        <w:t>934</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EC501B">
        <w:t>The Fourth Canticle</w:t>
      </w:r>
      <w:r>
        <w:fldChar w:fldCharType="end"/>
      </w:r>
      <w:r>
        <w:tab/>
      </w:r>
      <w:r>
        <w:fldChar w:fldCharType="begin"/>
      </w:r>
      <w:r>
        <w:instrText xml:space="preserve"> PAGEREF _Ref448228505 \h </w:instrText>
      </w:r>
      <w:r>
        <w:fldChar w:fldCharType="separate"/>
      </w:r>
      <w:r w:rsidR="00EC501B">
        <w:rPr>
          <w:noProof/>
        </w:rPr>
        <w:t>421</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EC501B">
        <w:t>The Annual Psalis and Theotokia</w:t>
      </w:r>
      <w:r>
        <w:fldChar w:fldCharType="end"/>
      </w:r>
      <w:r>
        <w:tab/>
      </w:r>
      <w:r>
        <w:fldChar w:fldCharType="begin"/>
      </w:r>
      <w:r>
        <w:instrText xml:space="preserve"> PAGEREF _Ref448228524 \h </w:instrText>
      </w:r>
      <w:r>
        <w:fldChar w:fldCharType="separate"/>
      </w:r>
      <w:r w:rsidR="00EC501B">
        <w:rPr>
          <w:noProof/>
        </w:rPr>
        <w:t>430</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EC501B">
        <w:t>The Book of Psalis and Doxologies</w:t>
      </w:r>
      <w:r>
        <w:fldChar w:fldCharType="end"/>
      </w:r>
      <w:r>
        <w:tab/>
      </w:r>
      <w:r>
        <w:fldChar w:fldCharType="begin"/>
      </w:r>
      <w:r>
        <w:instrText xml:space="preserve"> PAGEREF _Ref448228546 \h </w:instrText>
      </w:r>
      <w:r>
        <w:fldChar w:fldCharType="separate"/>
      </w:r>
      <w:r w:rsidR="00EC501B">
        <w:rPr>
          <w:noProof/>
        </w:rPr>
        <w:t>621</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6" w:name="_Toc298445789"/>
            <w:bookmarkStart w:id="47" w:name="_Toc298681274"/>
            <w:bookmarkStart w:id="48" w:name="_Toc298447514"/>
            <w:bookmarkStart w:id="49" w:name="_Toc308441912"/>
            <w:r>
              <w:rPr>
                <w:rFonts w:eastAsia="@MingLiU"/>
              </w:rPr>
              <w:t>Holy, Holy, Holy</w:t>
            </w:r>
            <w:bookmarkEnd w:id="46"/>
            <w:bookmarkEnd w:id="47"/>
            <w:bookmarkEnd w:id="48"/>
            <w:bookmarkEnd w:id="49"/>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0" w:name="_Toc298445790"/>
            <w:bookmarkStart w:id="51" w:name="_Toc298681275"/>
            <w:bookmarkStart w:id="52" w:name="_Toc298447515"/>
            <w:bookmarkStart w:id="53" w:name="_Toc308441913"/>
            <w:r>
              <w:rPr>
                <w:rFonts w:eastAsia="@MingLiU"/>
              </w:rPr>
              <w:t>The Lord’s Prayer</w:t>
            </w:r>
            <w:bookmarkEnd w:id="50"/>
            <w:bookmarkEnd w:id="51"/>
            <w:bookmarkEnd w:id="52"/>
            <w:bookmarkEnd w:id="53"/>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4" w:name="_Toc410196173"/>
      <w:bookmarkStart w:id="55" w:name="_Toc410196405"/>
      <w:bookmarkStart w:id="56" w:name="_Toc410196907"/>
      <w:bookmarkStart w:id="57" w:name="_Ref435789546"/>
      <w:bookmarkStart w:id="58" w:name="_Ref435789552"/>
      <w:r>
        <w:br w:type="page"/>
      </w:r>
    </w:p>
    <w:p w14:paraId="25BA8728" w14:textId="2065D657" w:rsidR="00964F23" w:rsidRDefault="00964F23" w:rsidP="00964F23">
      <w:pPr>
        <w:pStyle w:val="Heading3"/>
      </w:pPr>
      <w:bookmarkStart w:id="59" w:name="_Ref445106453"/>
      <w:bookmarkStart w:id="60" w:name="_Toc448227456"/>
      <w:r>
        <w:lastRenderedPageBreak/>
        <w:t>The Psalms of the Eleventh Hour (Little Vespers)</w:t>
      </w:r>
      <w:bookmarkEnd w:id="54"/>
      <w:bookmarkEnd w:id="55"/>
      <w:bookmarkEnd w:id="56"/>
      <w:bookmarkEnd w:id="57"/>
      <w:bookmarkEnd w:id="58"/>
      <w:bookmarkEnd w:id="59"/>
      <w:bookmarkEnd w:id="60"/>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1" w:name="_Ref411967832"/>
      <w:r>
        <w:t>The Lord's Prayer</w:t>
      </w:r>
      <w:bookmarkEnd w:id="61"/>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2" w:name="_Ref411967872"/>
      <w:r>
        <w:t>The Prayer of Thanksgiving</w:t>
      </w:r>
      <w:bookmarkEnd w:id="62"/>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EC501B">
        <w:rPr>
          <w:noProof/>
          <w:lang w:val="en-GB"/>
        </w:rPr>
        <w:t>178</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3" w:name="_Ref434576694"/>
      <w:r>
        <w:rPr>
          <w:lang w:val="en-GB"/>
        </w:rPr>
        <w:t>The Psalms</w:t>
      </w:r>
      <w:r w:rsidR="00F14AA6">
        <w:rPr>
          <w:lang w:val="en-GB"/>
        </w:rPr>
        <w:t xml:space="preserve"> of Sunset (Vespers)</w:t>
      </w:r>
      <w:bookmarkEnd w:id="63"/>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EC501B">
        <w:t>Psalm</w:t>
      </w:r>
      <w:r w:rsidR="00EC501B" w:rsidRPr="00AB1781">
        <w:t xml:space="preserve"> 116</w:t>
      </w:r>
      <w:r w:rsidR="00EC501B">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EC501B">
        <w:rPr>
          <w:noProof/>
        </w:rPr>
        <w:t>286</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EC501B">
        <w:t>Psalm</w:t>
      </w:r>
      <w:r w:rsidR="00EC501B" w:rsidRPr="00AB1781">
        <w:t xml:space="preserve"> 117</w:t>
      </w:r>
      <w:r w:rsidR="00EC501B">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EC501B">
        <w:rPr>
          <w:noProof/>
        </w:rPr>
        <w:t>286</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EC501B">
        <w:t>Psalm</w:t>
      </w:r>
      <w:r w:rsidR="00EC501B" w:rsidRPr="00AB1781">
        <w:t xml:space="preserve"> 119</w:t>
      </w:r>
      <w:r w:rsidR="00EC501B">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EC501B">
        <w:rPr>
          <w:noProof/>
        </w:rPr>
        <w:t>305</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EC501B">
        <w:t>Psalm</w:t>
      </w:r>
      <w:r w:rsidR="00EC501B" w:rsidRPr="00AB1781">
        <w:t xml:space="preserve"> 120</w:t>
      </w:r>
      <w:r w:rsidR="00EC501B">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EC501B">
        <w:rPr>
          <w:noProof/>
        </w:rPr>
        <w:t>306</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EC501B">
        <w:t>Psalm</w:t>
      </w:r>
      <w:r w:rsidR="00EC501B" w:rsidRPr="00AB1781">
        <w:t xml:space="preserve"> 121</w:t>
      </w:r>
      <w:r w:rsidR="00EC501B">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EC501B">
        <w:rPr>
          <w:noProof/>
        </w:rPr>
        <w:t>306</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EC501B">
        <w:t>Psalm</w:t>
      </w:r>
      <w:r w:rsidR="00EC501B" w:rsidRPr="00AB1781">
        <w:t xml:space="preserve"> 122</w:t>
      </w:r>
      <w:r w:rsidR="00EC501B">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EC501B">
        <w:rPr>
          <w:noProof/>
        </w:rPr>
        <w:t>308</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EC501B">
        <w:t>Psalm</w:t>
      </w:r>
      <w:r w:rsidR="00EC501B" w:rsidRPr="00AB1781">
        <w:t xml:space="preserve"> 123</w:t>
      </w:r>
      <w:r w:rsidR="00EC501B">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EC501B">
        <w:rPr>
          <w:noProof/>
        </w:rPr>
        <w:t>308</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EC501B">
        <w:t>Psalm</w:t>
      </w:r>
      <w:r w:rsidR="00EC501B" w:rsidRPr="00AB1781">
        <w:t xml:space="preserve"> 124</w:t>
      </w:r>
      <w:r w:rsidR="00EC501B">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EC501B">
        <w:rPr>
          <w:noProof/>
        </w:rPr>
        <w:t>309</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EC501B">
        <w:t>Psalm</w:t>
      </w:r>
      <w:r w:rsidR="00EC501B" w:rsidRPr="00AB1781">
        <w:t xml:space="preserve"> 125</w:t>
      </w:r>
      <w:r w:rsidR="00EC501B">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EC501B">
        <w:rPr>
          <w:noProof/>
        </w:rPr>
        <w:t>310</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EC501B">
        <w:t>Psalm</w:t>
      </w:r>
      <w:r w:rsidR="00EC501B" w:rsidRPr="00AB1781">
        <w:t xml:space="preserve"> 126</w:t>
      </w:r>
      <w:r w:rsidR="00EC501B">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EC501B">
        <w:rPr>
          <w:noProof/>
        </w:rPr>
        <w:t>311</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EC501B">
        <w:t>Psalm</w:t>
      </w:r>
      <w:r w:rsidR="00EC501B" w:rsidRPr="00AB1781">
        <w:t xml:space="preserve"> 127</w:t>
      </w:r>
      <w:r w:rsidR="00EC501B">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EC501B">
        <w:rPr>
          <w:noProof/>
        </w:rPr>
        <w:t>312</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EC501B">
        <w:t>Psalm</w:t>
      </w:r>
      <w:r w:rsidR="00EC501B" w:rsidRPr="00AB1781">
        <w:t xml:space="preserve"> 128</w:t>
      </w:r>
      <w:r w:rsidR="00EC501B">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EC501B">
        <w:rPr>
          <w:noProof/>
        </w:rPr>
        <w:t>312</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1"/>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2"/>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4" w:name="_Ref411969137"/>
      <w:r>
        <w:rPr>
          <w:lang w:val="en-GB"/>
        </w:rPr>
        <w:lastRenderedPageBreak/>
        <w:t>Holy, Holy, Holy</w:t>
      </w:r>
      <w:bookmarkEnd w:id="64"/>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w:t>
      </w:r>
      <w:r>
        <w:lastRenderedPageBreak/>
        <w:t xml:space="preserve">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5" w:name="_Ref411969145"/>
      <w:r>
        <w:t>The Prayer of the Hours</w:t>
      </w:r>
      <w:bookmarkEnd w:id="65"/>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6" w:name="_Toc410196174"/>
      <w:bookmarkStart w:id="67" w:name="_Toc410196406"/>
      <w:bookmarkStart w:id="68" w:name="_Toc410196908"/>
      <w:bookmarkStart w:id="69" w:name="_Ref434565022"/>
      <w:bookmarkStart w:id="70"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EC501B">
        <w:t>The Raising of Incense</w:t>
      </w:r>
      <w:r>
        <w:fldChar w:fldCharType="end"/>
      </w:r>
      <w:r>
        <w:t xml:space="preserve">, page </w:t>
      </w:r>
      <w:r>
        <w:fldChar w:fldCharType="begin"/>
      </w:r>
      <w:r>
        <w:instrText xml:space="preserve"> PAGEREF _Ref448227880 \h </w:instrText>
      </w:r>
      <w:r>
        <w:fldChar w:fldCharType="separate"/>
      </w:r>
      <w:r w:rsidR="00EC501B">
        <w:rPr>
          <w:noProof/>
        </w:rPr>
        <w:t>553</w:t>
      </w:r>
      <w:r>
        <w:fldChar w:fldCharType="end"/>
      </w:r>
      <w:r w:rsidR="00346189">
        <w:br w:type="page"/>
      </w:r>
      <w:bookmarkEnd w:id="66"/>
      <w:bookmarkEnd w:id="67"/>
      <w:bookmarkEnd w:id="68"/>
      <w:bookmarkEnd w:id="69"/>
      <w:bookmarkEnd w:id="70"/>
    </w:p>
    <w:p w14:paraId="18715C71" w14:textId="77777777" w:rsidR="00964F23" w:rsidRDefault="00964F23" w:rsidP="00964F23">
      <w:pPr>
        <w:pStyle w:val="Heading2"/>
      </w:pPr>
      <w:bookmarkStart w:id="71" w:name="_Toc410196175"/>
      <w:bookmarkStart w:id="72" w:name="_Toc410196407"/>
      <w:bookmarkStart w:id="73" w:name="_Toc410196909"/>
      <w:bookmarkStart w:id="74" w:name="_Toc448696619"/>
      <w:bookmarkStart w:id="75" w:name="Compline"/>
      <w:bookmarkEnd w:id="23"/>
      <w:r>
        <w:lastRenderedPageBreak/>
        <w:t>After Supper: Retiring</w:t>
      </w:r>
      <w:r>
        <w:rPr>
          <w:rStyle w:val="FootnoteReference"/>
        </w:rPr>
        <w:footnoteReference w:id="3"/>
      </w:r>
      <w:r>
        <w:t xml:space="preserve"> (the Twelfth Hour)</w:t>
      </w:r>
      <w:bookmarkEnd w:id="71"/>
      <w:bookmarkEnd w:id="72"/>
      <w:bookmarkEnd w:id="73"/>
      <w:bookmarkEnd w:id="74"/>
    </w:p>
    <w:bookmarkStart w:id="76" w:name="_Ref435789575" w:displacedByCustomXml="next"/>
    <w:bookmarkStart w:id="77" w:name="_Ref435789570" w:displacedByCustomXml="next"/>
    <w:bookmarkStart w:id="78" w:name="_Ref435434300" w:displacedByCustomXml="next"/>
    <w:bookmarkStart w:id="79" w:name="_Ref435434294" w:displacedByCustomXml="next"/>
    <w:bookmarkStart w:id="80" w:name="_Toc410196910" w:displacedByCustomXml="next"/>
    <w:bookmarkStart w:id="81" w:name="_Toc410196408" w:displacedByCustomXml="next"/>
    <w:bookmarkStart w:id="82" w:name="_Toc410196176"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EC501B">
              <w:rPr>
                <w:noProof/>
                <w:webHidden/>
              </w:rPr>
              <w:t>18</w:t>
            </w:r>
            <w:r w:rsidR="00E35F1F">
              <w:rPr>
                <w:noProof/>
                <w:webHidden/>
              </w:rPr>
              <w:fldChar w:fldCharType="end"/>
            </w:r>
          </w:hyperlink>
        </w:p>
        <w:p w14:paraId="20C68518" w14:textId="642BA8D3" w:rsidR="00E35F1F" w:rsidRDefault="008B7CFC">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EC501B">
              <w:rPr>
                <w:noProof/>
                <w:webHidden/>
              </w:rPr>
              <w:t>23</w:t>
            </w:r>
            <w:r w:rsidR="00E35F1F">
              <w:rPr>
                <w:noProof/>
                <w:webHidden/>
              </w:rPr>
              <w:fldChar w:fldCharType="end"/>
            </w:r>
          </w:hyperlink>
        </w:p>
        <w:p w14:paraId="7AECBD7C" w14:textId="4F999A19" w:rsidR="00E35F1F" w:rsidRDefault="008B7CFC">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EC501B">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4822745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EC501B">
        <w:t>Psalm</w:t>
      </w:r>
      <w:r w:rsidR="00EC501B" w:rsidRPr="00AB1781">
        <w:t xml:space="preserve"> 129</w:t>
      </w:r>
      <w:r w:rsidR="00EC501B">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C501B">
        <w:rPr>
          <w:rFonts w:cstheme="minorBidi"/>
          <w:noProof/>
        </w:rPr>
        <w:t>313</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EC501B">
        <w:t>Psalm</w:t>
      </w:r>
      <w:r w:rsidR="00EC501B" w:rsidRPr="00AB1781">
        <w:t xml:space="preserve"> 130</w:t>
      </w:r>
      <w:r w:rsidR="00EC501B">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C501B">
        <w:rPr>
          <w:rFonts w:cstheme="minorBidi"/>
          <w:noProof/>
        </w:rPr>
        <w:t>314</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EC501B">
        <w:t>Psalm</w:t>
      </w:r>
      <w:r w:rsidR="00EC501B" w:rsidRPr="00AB1781">
        <w:t xml:space="preserve"> 131</w:t>
      </w:r>
      <w:r w:rsidR="00EC501B">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C501B">
        <w:rPr>
          <w:rFonts w:cstheme="minorBidi"/>
          <w:noProof/>
        </w:rPr>
        <w:t>315</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EC501B">
        <w:t>Psalm</w:t>
      </w:r>
      <w:r w:rsidR="00EC501B" w:rsidRPr="00AB1781">
        <w:t xml:space="preserve"> 133</w:t>
      </w:r>
      <w:r w:rsidR="00EC501B">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EC501B">
        <w:t>Psalm</w:t>
      </w:r>
      <w:r w:rsidR="00EC501B" w:rsidRPr="00AB1781">
        <w:t xml:space="preserve"> 136</w:t>
      </w:r>
      <w:r w:rsidR="00EC501B">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C501B">
        <w:rPr>
          <w:rFonts w:cstheme="minorBidi"/>
          <w:noProof/>
        </w:rPr>
        <w:t>322</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EC501B">
        <w:t>Psalm</w:t>
      </w:r>
      <w:r w:rsidR="00EC501B" w:rsidRPr="00AB1781">
        <w:t xml:space="preserve"> 137</w:t>
      </w:r>
      <w:r w:rsidR="00EC501B">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C501B">
        <w:rPr>
          <w:rFonts w:cstheme="minorBidi"/>
          <w:noProof/>
        </w:rPr>
        <w:t>323</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EC501B">
        <w:t>Psalm</w:t>
      </w:r>
      <w:r w:rsidR="00EC501B" w:rsidRPr="00AB1781">
        <w:t xml:space="preserve"> 140</w:t>
      </w:r>
      <w:r w:rsidR="00EC501B">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C501B">
        <w:rPr>
          <w:rFonts w:cstheme="minorBidi"/>
          <w:noProof/>
        </w:rPr>
        <w:t>328</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EC501B">
        <w:t>Psalm</w:t>
      </w:r>
      <w:r w:rsidR="00EC501B" w:rsidRPr="00AB1781">
        <w:t xml:space="preserve"> 141</w:t>
      </w:r>
      <w:r w:rsidR="00EC501B">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C501B">
        <w:rPr>
          <w:rFonts w:cstheme="minorBidi"/>
          <w:noProof/>
        </w:rPr>
        <w:t>329</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EC501B">
        <w:t>Psalm</w:t>
      </w:r>
      <w:r w:rsidR="00EC501B" w:rsidRPr="00AB1781">
        <w:t xml:space="preserve"> 145</w:t>
      </w:r>
      <w:r w:rsidR="00EC501B">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C501B">
        <w:rPr>
          <w:rFonts w:cstheme="minorBidi"/>
          <w:noProof/>
        </w:rPr>
        <w:t>335</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EC501B">
        <w:t>Psalm</w:t>
      </w:r>
      <w:r w:rsidR="00EC501B" w:rsidRPr="00AB1781">
        <w:t xml:space="preserve"> 146</w:t>
      </w:r>
      <w:r w:rsidR="00EC501B">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C501B">
        <w:rPr>
          <w:rFonts w:cstheme="minorBidi"/>
          <w:noProof/>
        </w:rPr>
        <w:t>336</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EC501B">
        <w:t>Psalm</w:t>
      </w:r>
      <w:r w:rsidR="00EC501B" w:rsidRPr="00AB1781">
        <w:t xml:space="preserve"> 147</w:t>
      </w:r>
      <w:r w:rsidR="00EC501B">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C501B">
        <w:rPr>
          <w:rFonts w:cstheme="minorBidi"/>
          <w:noProof/>
        </w:rPr>
        <w:t>337</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4"/>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4822745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EC501B">
        <w:t>Psalm</w:t>
      </w:r>
      <w:r w:rsidR="00EC501B" w:rsidRPr="00AB1781">
        <w:t xml:space="preserve"> 129</w:t>
      </w:r>
      <w:r w:rsidR="00EC501B">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C501B">
        <w:rPr>
          <w:rFonts w:cstheme="minorBidi"/>
          <w:noProof/>
        </w:rPr>
        <w:t>313</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EC501B">
        <w:t>Psalm</w:t>
      </w:r>
      <w:r w:rsidR="00EC501B" w:rsidRPr="00AB1781">
        <w:t xml:space="preserve"> 130</w:t>
      </w:r>
      <w:r w:rsidR="00EC501B">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C501B">
        <w:rPr>
          <w:rFonts w:cstheme="minorBidi"/>
          <w:noProof/>
        </w:rPr>
        <w:t>314</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EC501B">
        <w:t>Psalm</w:t>
      </w:r>
      <w:r w:rsidR="00EC501B" w:rsidRPr="00AB1781">
        <w:t xml:space="preserve"> 131</w:t>
      </w:r>
      <w:r w:rsidR="00EC501B">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C501B">
        <w:rPr>
          <w:rFonts w:cstheme="minorBidi"/>
          <w:noProof/>
        </w:rPr>
        <w:t>315</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EC501B">
        <w:t>Psalm</w:t>
      </w:r>
      <w:r w:rsidR="00EC501B" w:rsidRPr="00AB1781">
        <w:t xml:space="preserve"> 133</w:t>
      </w:r>
      <w:r w:rsidR="00EC501B">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EC501B">
        <w:t>Psalm</w:t>
      </w:r>
      <w:r w:rsidR="00EC501B" w:rsidRPr="00AB1781">
        <w:t xml:space="preserve"> 136</w:t>
      </w:r>
      <w:r w:rsidR="00EC501B">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C501B">
        <w:rPr>
          <w:rFonts w:cstheme="minorBidi"/>
          <w:noProof/>
        </w:rPr>
        <w:t>322</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EC501B">
        <w:t>Psalm</w:t>
      </w:r>
      <w:r w:rsidR="00EC501B" w:rsidRPr="00AB1781">
        <w:t xml:space="preserve"> 137</w:t>
      </w:r>
      <w:r w:rsidR="00EC501B">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C501B">
        <w:rPr>
          <w:rFonts w:cstheme="minorBidi"/>
          <w:noProof/>
        </w:rPr>
        <w:t>323</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EC501B">
        <w:t>Psalm</w:t>
      </w:r>
      <w:r w:rsidR="00EC501B" w:rsidRPr="00AB1781">
        <w:t xml:space="preserve"> 140</w:t>
      </w:r>
      <w:r w:rsidR="00EC501B">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C501B">
        <w:rPr>
          <w:rFonts w:cstheme="minorBidi"/>
          <w:noProof/>
        </w:rPr>
        <w:t>328</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EC501B">
        <w:t>Psalm</w:t>
      </w:r>
      <w:r w:rsidR="00EC501B" w:rsidRPr="00AB1781">
        <w:t xml:space="preserve"> 141</w:t>
      </w:r>
      <w:r w:rsidR="00EC501B">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C501B">
        <w:rPr>
          <w:rFonts w:cstheme="minorBidi"/>
          <w:noProof/>
        </w:rPr>
        <w:t>329</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EC501B">
        <w:t>Psalm</w:t>
      </w:r>
      <w:r w:rsidR="00EC501B" w:rsidRPr="00AB1781">
        <w:t xml:space="preserve"> 145</w:t>
      </w:r>
      <w:r w:rsidR="00EC501B">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C501B">
        <w:rPr>
          <w:rFonts w:cstheme="minorBidi"/>
          <w:noProof/>
        </w:rPr>
        <w:t>335</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EC501B">
        <w:t>Psalm</w:t>
      </w:r>
      <w:r w:rsidR="00EC501B" w:rsidRPr="00AB1781">
        <w:t xml:space="preserve"> 146</w:t>
      </w:r>
      <w:r w:rsidR="00EC501B">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C501B">
        <w:rPr>
          <w:rFonts w:cstheme="minorBidi"/>
          <w:noProof/>
        </w:rPr>
        <w:t>336</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EC501B">
        <w:t>Psalm</w:t>
      </w:r>
      <w:r w:rsidR="00EC501B" w:rsidRPr="00AB1781">
        <w:t xml:space="preserve"> 147</w:t>
      </w:r>
      <w:r w:rsidR="00EC501B">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C501B">
        <w:rPr>
          <w:rFonts w:cstheme="minorBidi"/>
          <w:noProof/>
        </w:rPr>
        <w:t>337</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6"/>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7"/>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4822746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EC501B">
        <w:t>Psalm</w:t>
      </w:r>
      <w:r w:rsidR="00EC501B" w:rsidRPr="00AB1781">
        <w:t xml:space="preserve"> 4</w:t>
      </w:r>
      <w:r w:rsidR="00EC501B">
        <w:t>: “You heard me when I called”</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EC501B">
        <w:rPr>
          <w:noProof/>
        </w:rPr>
        <w:t>106</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EC501B">
        <w:t>Psalm</w:t>
      </w:r>
      <w:r w:rsidR="00EC501B" w:rsidRPr="00AB1781">
        <w:t xml:space="preserve"> 6</w:t>
      </w:r>
      <w:r w:rsidR="00EC501B">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EC501B">
        <w:rPr>
          <w:noProof/>
        </w:rPr>
        <w:t>108</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EC501B">
        <w:t>Psalm</w:t>
      </w:r>
      <w:r w:rsidR="00EC501B" w:rsidRPr="00AB1781">
        <w:t xml:space="preserve"> 12</w:t>
      </w:r>
      <w:r w:rsidR="00EC501B">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EC501B">
        <w:rPr>
          <w:noProof/>
        </w:rPr>
        <w:t>117</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EC501B">
        <w:t>Psalm</w:t>
      </w:r>
      <w:r w:rsidR="00EC501B" w:rsidRPr="00AB1781">
        <w:t xml:space="preserve"> 15</w:t>
      </w:r>
      <w:r w:rsidR="00EC501B">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EC501B">
        <w:rPr>
          <w:noProof/>
        </w:rPr>
        <w:t>119</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EC501B">
        <w:t>Psalm</w:t>
      </w:r>
      <w:r w:rsidR="00EC501B" w:rsidRPr="00AB1781">
        <w:t xml:space="preserve"> 24</w:t>
      </w:r>
      <w:r w:rsidR="00EC501B">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EC501B">
        <w:rPr>
          <w:noProof/>
        </w:rPr>
        <w:t>134</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EC501B">
        <w:t>Psalm</w:t>
      </w:r>
      <w:r w:rsidR="00EC501B" w:rsidRPr="00AB1781">
        <w:t xml:space="preserve"> 26</w:t>
      </w:r>
      <w:r w:rsidR="00EC501B">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EC501B">
        <w:rPr>
          <w:noProof/>
        </w:rPr>
        <w:t>138</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EC501B">
        <w:t>Psalm</w:t>
      </w:r>
      <w:r w:rsidR="00EC501B" w:rsidRPr="00AB1781">
        <w:t xml:space="preserve"> 66</w:t>
      </w:r>
      <w:r w:rsidR="00EC501B">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EC501B">
        <w:rPr>
          <w:noProof/>
        </w:rPr>
        <w:t>198</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EC501B">
        <w:t>Psalm</w:t>
      </w:r>
      <w:r w:rsidR="00EC501B" w:rsidRPr="00AB1781">
        <w:t xml:space="preserve"> 69</w:t>
      </w:r>
      <w:r w:rsidR="00EC501B">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EC501B">
        <w:rPr>
          <w:noProof/>
        </w:rPr>
        <w:t>205</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EC501B">
        <w:t>Psalm</w:t>
      </w:r>
      <w:r w:rsidR="00EC501B" w:rsidRPr="00AB1781">
        <w:t xml:space="preserve"> 22</w:t>
      </w:r>
      <w:r w:rsidR="00EC501B">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EC501B">
        <w:rPr>
          <w:noProof/>
        </w:rPr>
        <w:t>132</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EC501B">
        <w:t>Psalm</w:t>
      </w:r>
      <w:r w:rsidR="00EC501B" w:rsidRPr="00AB1781">
        <w:t xml:space="preserve"> 29</w:t>
      </w:r>
      <w:r w:rsidR="00EC501B">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EC501B">
        <w:rPr>
          <w:noProof/>
        </w:rPr>
        <w:t>142</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EC501B">
        <w:t>Psalm</w:t>
      </w:r>
      <w:r w:rsidR="00EC501B" w:rsidRPr="00AB1781">
        <w:t xml:space="preserve"> 42</w:t>
      </w:r>
      <w:r w:rsidR="00EC501B">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EC501B">
        <w:rPr>
          <w:noProof/>
        </w:rPr>
        <w:t>165</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EC501B">
        <w:t>Psalm</w:t>
      </w:r>
      <w:r w:rsidR="00EC501B" w:rsidRPr="00AB1781">
        <w:t xml:space="preserve"> 56</w:t>
      </w:r>
      <w:r w:rsidR="00EC501B">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EC501B">
        <w:rPr>
          <w:noProof/>
        </w:rPr>
        <w:t>186</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EC501B">
        <w:t>Psalm</w:t>
      </w:r>
      <w:r w:rsidR="00EC501B" w:rsidRPr="00AB1781">
        <w:t xml:space="preserve"> 85</w:t>
      </w:r>
      <w:r w:rsidR="00EC501B">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EC501B">
        <w:rPr>
          <w:noProof/>
        </w:rPr>
        <w:t>233</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EC501B">
        <w:t>Psalm</w:t>
      </w:r>
      <w:r w:rsidR="00EC501B" w:rsidRPr="00AB1781">
        <w:t xml:space="preserve"> 90</w:t>
      </w:r>
      <w:r w:rsidR="00EC501B">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EC501B">
        <w:rPr>
          <w:noProof/>
        </w:rPr>
        <w:t>243</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EC501B">
        <w:t>Psalm</w:t>
      </w:r>
      <w:r w:rsidR="00EC501B" w:rsidRPr="00AB1781">
        <w:t xml:space="preserve"> 96</w:t>
      </w:r>
      <w:r w:rsidR="00EC501B">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EC501B">
        <w:rPr>
          <w:noProof/>
        </w:rPr>
        <w:t>251</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EC501B">
        <w:t>Psalm</w:t>
      </w:r>
      <w:r w:rsidR="00EC501B" w:rsidRPr="00AB1781">
        <w:t xml:space="preserve"> 109</w:t>
      </w:r>
      <w:r w:rsidR="00EC501B">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EC501B">
        <w:rPr>
          <w:noProof/>
        </w:rPr>
        <w:t>277</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EC501B">
        <w:t>Psalm</w:t>
      </w:r>
      <w:r w:rsidR="00EC501B" w:rsidRPr="00AB1781">
        <w:t xml:space="preserve"> 114</w:t>
      </w:r>
      <w:r w:rsidR="00EC501B">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EC501B">
        <w:rPr>
          <w:noProof/>
        </w:rPr>
        <w:t>284</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EC501B">
        <w:t>Psalm</w:t>
      </w:r>
      <w:r w:rsidR="00EC501B" w:rsidRPr="00AB1781">
        <w:t xml:space="preserve"> 115</w:t>
      </w:r>
      <w:r w:rsidR="00EC501B">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EC501B">
        <w:rPr>
          <w:noProof/>
        </w:rPr>
        <w:t>285</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EC501B">
        <w:t>Psalm</w:t>
      </w:r>
      <w:r w:rsidR="00EC501B" w:rsidRPr="00AB1781">
        <w:t xml:space="preserve"> 129</w:t>
      </w:r>
      <w:r w:rsidR="00EC501B">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EC501B">
        <w:rPr>
          <w:noProof/>
        </w:rPr>
        <w:t>313</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EC501B">
        <w:t>Psalm</w:t>
      </w:r>
      <w:r w:rsidR="00EC501B" w:rsidRPr="00AB1781">
        <w:t xml:space="preserve"> 130</w:t>
      </w:r>
      <w:r w:rsidR="00EC501B">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EC501B">
        <w:rPr>
          <w:noProof/>
        </w:rPr>
        <w:t>314</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EC501B">
        <w:t>Psalm</w:t>
      </w:r>
      <w:r w:rsidR="00EC501B" w:rsidRPr="00AB1781">
        <w:t xml:space="preserve"> 131</w:t>
      </w:r>
      <w:r w:rsidR="00EC501B">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EC501B">
        <w:rPr>
          <w:noProof/>
        </w:rPr>
        <w:t>315</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EC501B">
        <w:rPr>
          <w:noProof/>
        </w:rPr>
        <w:t>317</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EC501B">
        <w:t>Psalm</w:t>
      </w:r>
      <w:r w:rsidR="00EC501B" w:rsidRPr="00AB1781">
        <w:t xml:space="preserve"> 133</w:t>
      </w:r>
      <w:r w:rsidR="00EC501B">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EC501B">
        <w:rPr>
          <w:noProof/>
        </w:rPr>
        <w:t>317</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EC501B">
        <w:t>Psalm</w:t>
      </w:r>
      <w:r w:rsidR="00EC501B" w:rsidRPr="00AB1781">
        <w:t xml:space="preserve"> 136</w:t>
      </w:r>
      <w:r w:rsidR="00EC501B">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EC501B">
        <w:rPr>
          <w:noProof/>
        </w:rPr>
        <w:t>322</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EC501B">
        <w:t>Psalm</w:t>
      </w:r>
      <w:r w:rsidR="00EC501B" w:rsidRPr="00AB1781">
        <w:t xml:space="preserve"> 140</w:t>
      </w:r>
      <w:r w:rsidR="00EC501B">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EC501B">
        <w:rPr>
          <w:noProof/>
        </w:rPr>
        <w:t>328</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EC501B">
        <w:t>Psalm</w:t>
      </w:r>
      <w:r w:rsidR="00EC501B" w:rsidRPr="00AB1781">
        <w:t xml:space="preserve"> 145</w:t>
      </w:r>
      <w:r w:rsidR="00EC501B">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EC501B">
        <w:rPr>
          <w:noProof/>
        </w:rPr>
        <w:t>335</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EC501B">
        <w:t>Psalm 118 Part 20 (</w:t>
      </w:r>
      <w:r w:rsidR="00EC501B" w:rsidRPr="00EC501B">
        <w:rPr>
          <w:rFonts w:ascii="Times New Roman" w:hAnsi="Times New Roman"/>
        </w:rPr>
        <w:t>ר</w:t>
      </w:r>
      <w:r w:rsidR="00EC501B">
        <w:t>): “See my humiliation and deliver me”</w:t>
      </w:r>
      <w:r>
        <w:fldChar w:fldCharType="end"/>
      </w:r>
      <w:r>
        <w:tab/>
      </w:r>
      <w:r>
        <w:fldChar w:fldCharType="begin"/>
      </w:r>
      <w:r>
        <w:instrText xml:space="preserve"> PAGEREF _Ref434579036 \h </w:instrText>
      </w:r>
      <w:r>
        <w:fldChar w:fldCharType="separate"/>
      </w:r>
      <w:r w:rsidR="00EC501B">
        <w:rPr>
          <w:noProof/>
        </w:rPr>
        <w:t>302</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EC501B">
        <w:t>Psalm 118 Part 21 (</w:t>
      </w:r>
      <w:r w:rsidR="00EC501B" w:rsidRPr="00EC501B">
        <w:rPr>
          <w:rFonts w:ascii="Times New Roman" w:hAnsi="Times New Roman"/>
        </w:rPr>
        <w:t>ש</w:t>
      </w:r>
      <w:r w:rsidR="00EC501B">
        <w:t>): “Rulers persecute me without cause”</w:t>
      </w:r>
      <w:r>
        <w:fldChar w:fldCharType="end"/>
      </w:r>
      <w:r>
        <w:tab/>
      </w:r>
      <w:r>
        <w:fldChar w:fldCharType="begin"/>
      </w:r>
      <w:r>
        <w:instrText xml:space="preserve"> PAGEREF _Ref434579051 \h </w:instrText>
      </w:r>
      <w:r>
        <w:fldChar w:fldCharType="separate"/>
      </w:r>
      <w:r w:rsidR="00EC501B">
        <w:rPr>
          <w:noProof/>
        </w:rPr>
        <w:t>303</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EC501B">
        <w:t>Psalm 118 Part 22 (</w:t>
      </w:r>
      <w:r w:rsidR="00EC501B" w:rsidRPr="00EC501B">
        <w:rPr>
          <w:rFonts w:ascii="Times New Roman" w:hAnsi="Times New Roman"/>
        </w:rPr>
        <w:t>ת</w:t>
      </w:r>
      <w:r w:rsidR="00EC501B">
        <w:t>): “Let my supplication come before You, O Lord”</w:t>
      </w:r>
      <w:r>
        <w:fldChar w:fldCharType="end"/>
      </w:r>
      <w:r>
        <w:tab/>
      </w:r>
      <w:r>
        <w:fldChar w:fldCharType="begin"/>
      </w:r>
      <w:r>
        <w:instrText xml:space="preserve"> PAGEREF _Ref434579065 \h </w:instrText>
      </w:r>
      <w:r>
        <w:fldChar w:fldCharType="separate"/>
      </w:r>
      <w:r w:rsidR="00EC501B">
        <w:rPr>
          <w:noProof/>
        </w:rPr>
        <w:t>304</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8"/>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C501B">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48696620"/>
      <w:bookmarkStart w:id="103" w:name="Midnight"/>
      <w:bookmarkEnd w:id="75"/>
      <w:r>
        <w:lastRenderedPageBreak/>
        <w:t>Midnight</w:t>
      </w:r>
      <w:bookmarkEnd w:id="99"/>
      <w:bookmarkEnd w:id="100"/>
      <w:bookmarkEnd w:id="101"/>
      <w:bookmarkEnd w:id="102"/>
    </w:p>
    <w:bookmarkStart w:id="104" w:name="_Toc410196913" w:displacedByCustomXml="next"/>
    <w:bookmarkStart w:id="105" w:name="_Toc410196411" w:displacedByCustomXml="next"/>
    <w:bookmarkStart w:id="106" w:name="_Toc410196179"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EC501B">
              <w:rPr>
                <w:noProof/>
                <w:webHidden/>
              </w:rPr>
              <w:t>33</w:t>
            </w:r>
            <w:r w:rsidR="00E35F1F">
              <w:rPr>
                <w:noProof/>
                <w:webHidden/>
              </w:rPr>
              <w:fldChar w:fldCharType="end"/>
            </w:r>
          </w:hyperlink>
        </w:p>
        <w:p w14:paraId="7991B885" w14:textId="40CF0E93" w:rsidR="00E35F1F" w:rsidRDefault="008B7CFC">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EC501B">
              <w:rPr>
                <w:noProof/>
                <w:webHidden/>
              </w:rPr>
              <w:t>36</w:t>
            </w:r>
            <w:r w:rsidR="00E35F1F">
              <w:rPr>
                <w:noProof/>
                <w:webHidden/>
              </w:rPr>
              <w:fldChar w:fldCharType="end"/>
            </w:r>
          </w:hyperlink>
        </w:p>
        <w:p w14:paraId="6660B090" w14:textId="56D90E24" w:rsidR="00E35F1F" w:rsidRDefault="008B7CFC">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EC501B">
              <w:rPr>
                <w:noProof/>
                <w:webHidden/>
              </w:rPr>
              <w:t>38</w:t>
            </w:r>
            <w:r w:rsidR="00E35F1F">
              <w:rPr>
                <w:noProof/>
                <w:webHidden/>
              </w:rPr>
              <w:fldChar w:fldCharType="end"/>
            </w:r>
          </w:hyperlink>
        </w:p>
        <w:p w14:paraId="26627408" w14:textId="0A786E02" w:rsidR="00E35F1F" w:rsidRDefault="008B7CFC">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EC501B">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Ref448127130"/>
      <w:bookmarkStart w:id="108" w:name="_Toc448227461"/>
      <w:r>
        <w:lastRenderedPageBreak/>
        <w:t xml:space="preserve">The Psalms of </w:t>
      </w:r>
      <w:bookmarkEnd w:id="106"/>
      <w:bookmarkEnd w:id="105"/>
      <w:bookmarkEnd w:id="104"/>
      <w:r w:rsidR="006D16F9">
        <w:t>Midnight</w:t>
      </w:r>
      <w:r w:rsidR="009800DB">
        <w:t xml:space="preserve"> (The Beginning of Watches)</w:t>
      </w:r>
      <w:bookmarkEnd w:id="107"/>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EC501B">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EC501B">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9"/>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EC501B">
        <w:t>Psalm</w:t>
      </w:r>
      <w:r w:rsidR="00EC501B" w:rsidRPr="00AB1781">
        <w:t xml:space="preserve"> 3</w:t>
      </w:r>
      <w:r w:rsidR="00EC501B">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EC501B">
        <w:rPr>
          <w:noProof/>
        </w:rPr>
        <w:t>105</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EC501B">
        <w:t>Psalm</w:t>
      </w:r>
      <w:r w:rsidR="00EC501B" w:rsidRPr="00AB1781">
        <w:t xml:space="preserve"> 6</w:t>
      </w:r>
      <w:r w:rsidR="00EC501B">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EC501B">
        <w:rPr>
          <w:noProof/>
        </w:rPr>
        <w:t>108</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EC501B">
        <w:t>Psalm</w:t>
      </w:r>
      <w:r w:rsidR="00EC501B" w:rsidRPr="00AB1781">
        <w:t xml:space="preserve"> 12</w:t>
      </w:r>
      <w:r w:rsidR="00EC501B">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EC501B">
        <w:rPr>
          <w:noProof/>
        </w:rPr>
        <w:t>117</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EC501B">
        <w:t>Psalm</w:t>
      </w:r>
      <w:r w:rsidR="00EC501B" w:rsidRPr="00AB1781">
        <w:t xml:space="preserve"> 69</w:t>
      </w:r>
      <w:r w:rsidR="00EC501B">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EC501B">
        <w:rPr>
          <w:noProof/>
        </w:rPr>
        <w:t>205</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EC501B">
        <w:t>Psalm</w:t>
      </w:r>
      <w:r w:rsidR="00EC501B" w:rsidRPr="00AB1781">
        <w:t xml:space="preserve"> 85</w:t>
      </w:r>
      <w:r w:rsidR="00EC501B">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EC501B">
        <w:rPr>
          <w:noProof/>
        </w:rPr>
        <w:t>233</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EC501B">
        <w:t>Psalm</w:t>
      </w:r>
      <w:r w:rsidR="00EC501B" w:rsidRPr="00AB1781">
        <w:t xml:space="preserve"> 90</w:t>
      </w:r>
      <w:r w:rsidR="00EC501B">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EC501B">
        <w:rPr>
          <w:noProof/>
        </w:rPr>
        <w:t>243</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EC501B">
        <w:t>Psalm</w:t>
      </w:r>
      <w:r w:rsidR="00EC501B" w:rsidRPr="00AB1781">
        <w:t xml:space="preserve"> 116</w:t>
      </w:r>
      <w:r w:rsidR="00EC501B">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EC501B">
        <w:rPr>
          <w:noProof/>
        </w:rPr>
        <w:t>286</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EC501B">
        <w:t>Psalm</w:t>
      </w:r>
      <w:r w:rsidR="00EC501B" w:rsidRPr="00AB1781">
        <w:t xml:space="preserve"> 117</w:t>
      </w:r>
      <w:r w:rsidR="00EC501B">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EC501B">
        <w:rPr>
          <w:noProof/>
        </w:rPr>
        <w:t>286</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EC501B">
        <w:t>Psalm</w:t>
      </w:r>
      <w:r w:rsidR="00EC501B" w:rsidRPr="00AB1781">
        <w:t xml:space="preserve"> 118</w:t>
      </w:r>
      <w:r w:rsidR="00EC501B">
        <w:t>: “Blessed are the blameless in the way”</w:t>
      </w:r>
      <w:r>
        <w:fldChar w:fldCharType="end"/>
      </w:r>
      <w:r w:rsidR="006A0403">
        <w:tab/>
      </w:r>
      <w:r>
        <w:fldChar w:fldCharType="begin"/>
      </w:r>
      <w:r w:rsidR="006A0403">
        <w:instrText xml:space="preserve"> PAGEREF _Ref412027139 \h </w:instrText>
      </w:r>
      <w:r>
        <w:fldChar w:fldCharType="separate"/>
      </w:r>
      <w:r w:rsidR="00EC501B">
        <w:rPr>
          <w:noProof/>
        </w:rPr>
        <w:t>289</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0"/>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1"/>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C501B">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3" w:name="_Ref434580361"/>
      <w:bookmarkStart w:id="114" w:name="_Toc448227462"/>
      <w:r>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EC501B">
        <w:t>Psalm</w:t>
      </w:r>
      <w:r w:rsidR="00EC501B" w:rsidRPr="00AB1781">
        <w:t xml:space="preserve"> 119</w:t>
      </w:r>
      <w:r w:rsidR="00EC501B">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EC501B">
        <w:rPr>
          <w:noProof/>
        </w:rPr>
        <w:t>305</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EC501B">
        <w:t>Psalm</w:t>
      </w:r>
      <w:r w:rsidR="00EC501B" w:rsidRPr="00AB1781">
        <w:t xml:space="preserve"> 120</w:t>
      </w:r>
      <w:r w:rsidR="00EC501B">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EC501B">
        <w:rPr>
          <w:noProof/>
        </w:rPr>
        <w:t>306</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EC501B">
        <w:t>Psalm</w:t>
      </w:r>
      <w:r w:rsidR="00EC501B" w:rsidRPr="00AB1781">
        <w:t xml:space="preserve"> 121</w:t>
      </w:r>
      <w:r w:rsidR="00EC501B">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EC501B">
        <w:rPr>
          <w:noProof/>
        </w:rPr>
        <w:t>306</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EC501B">
        <w:t>Psalm</w:t>
      </w:r>
      <w:r w:rsidR="00EC501B" w:rsidRPr="00AB1781">
        <w:t xml:space="preserve"> 122</w:t>
      </w:r>
      <w:r w:rsidR="00EC501B">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EC501B">
        <w:rPr>
          <w:noProof/>
        </w:rPr>
        <w:t>308</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EC501B">
        <w:t>Psalm</w:t>
      </w:r>
      <w:r w:rsidR="00EC501B" w:rsidRPr="00AB1781">
        <w:t xml:space="preserve"> 123</w:t>
      </w:r>
      <w:r w:rsidR="00EC501B">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EC501B">
        <w:rPr>
          <w:noProof/>
        </w:rPr>
        <w:t>308</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EC501B">
        <w:t>Psalm</w:t>
      </w:r>
      <w:r w:rsidR="00EC501B" w:rsidRPr="00AB1781">
        <w:t xml:space="preserve"> 124</w:t>
      </w:r>
      <w:r w:rsidR="00EC501B">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EC501B">
        <w:rPr>
          <w:noProof/>
        </w:rPr>
        <w:t>309</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EC501B">
        <w:t>Psalm</w:t>
      </w:r>
      <w:r w:rsidR="00EC501B" w:rsidRPr="00AB1781">
        <w:t xml:space="preserve"> 125</w:t>
      </w:r>
      <w:r w:rsidR="00EC501B">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EC501B">
        <w:rPr>
          <w:noProof/>
        </w:rPr>
        <w:t>310</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EC501B">
        <w:t>Psalm</w:t>
      </w:r>
      <w:r w:rsidR="00EC501B" w:rsidRPr="00AB1781">
        <w:t xml:space="preserve"> 126</w:t>
      </w:r>
      <w:r w:rsidR="00EC501B">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EC501B">
        <w:rPr>
          <w:noProof/>
        </w:rPr>
        <w:t>311</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EC501B">
        <w:t>Psalm</w:t>
      </w:r>
      <w:r w:rsidR="00EC501B" w:rsidRPr="00AB1781">
        <w:t xml:space="preserve"> 127</w:t>
      </w:r>
      <w:r w:rsidR="00EC501B">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EC501B">
        <w:rPr>
          <w:noProof/>
        </w:rPr>
        <w:t>312</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EC501B">
        <w:t>Psalm</w:t>
      </w:r>
      <w:r w:rsidR="00EC501B" w:rsidRPr="00AB1781">
        <w:t xml:space="preserve"> 128</w:t>
      </w:r>
      <w:r w:rsidR="00EC501B">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EC501B">
        <w:rPr>
          <w:noProof/>
        </w:rPr>
        <w:t>312</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C501B">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6" w:name="_Toc410196181"/>
      <w:bookmarkStart w:id="117" w:name="_Toc410196413"/>
      <w:bookmarkStart w:id="118" w:name="_Toc410196915"/>
      <w:bookmarkStart w:id="119" w:name="_Ref434580482"/>
      <w:bookmarkStart w:id="120" w:name="_Toc448227463"/>
      <w:r>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EC501B">
        <w:t>Psalm</w:t>
      </w:r>
      <w:r w:rsidR="00EC501B" w:rsidRPr="00AB1781">
        <w:t xml:space="preserve"> 129</w:t>
      </w:r>
      <w:r w:rsidR="00EC501B">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C501B">
        <w:rPr>
          <w:rFonts w:cstheme="minorBidi"/>
          <w:noProof/>
        </w:rPr>
        <w:t>313</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EC501B">
        <w:t>Psalm</w:t>
      </w:r>
      <w:r w:rsidR="00EC501B" w:rsidRPr="00AB1781">
        <w:t xml:space="preserve"> 130</w:t>
      </w:r>
      <w:r w:rsidR="00EC501B">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C501B">
        <w:rPr>
          <w:rFonts w:cstheme="minorBidi"/>
          <w:noProof/>
        </w:rPr>
        <w:t>314</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EC501B">
        <w:t>Psalm</w:t>
      </w:r>
      <w:r w:rsidR="00EC501B" w:rsidRPr="00AB1781">
        <w:t xml:space="preserve"> 131</w:t>
      </w:r>
      <w:r w:rsidR="00EC501B">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C501B">
        <w:rPr>
          <w:rFonts w:cstheme="minorBidi"/>
          <w:noProof/>
        </w:rPr>
        <w:t>315</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EC501B">
        <w:t>Psalm</w:t>
      </w:r>
      <w:r w:rsidR="00EC501B" w:rsidRPr="00AB1781">
        <w:t xml:space="preserve"> 133</w:t>
      </w:r>
      <w:r w:rsidR="00EC501B">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EC501B">
        <w:t>Psalm</w:t>
      </w:r>
      <w:r w:rsidR="00EC501B" w:rsidRPr="00AB1781">
        <w:t xml:space="preserve"> 136</w:t>
      </w:r>
      <w:r w:rsidR="00EC501B">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C501B">
        <w:rPr>
          <w:rFonts w:cstheme="minorBidi"/>
          <w:noProof/>
        </w:rPr>
        <w:t>322</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EC501B">
        <w:t>Psalm</w:t>
      </w:r>
      <w:r w:rsidR="00EC501B" w:rsidRPr="00AB1781">
        <w:t xml:space="preserve"> 137</w:t>
      </w:r>
      <w:r w:rsidR="00EC501B">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C501B">
        <w:rPr>
          <w:rFonts w:cstheme="minorBidi"/>
          <w:noProof/>
        </w:rPr>
        <w:t>323</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EC501B">
        <w:t>Psalm</w:t>
      </w:r>
      <w:r w:rsidR="00EC501B" w:rsidRPr="00AB1781">
        <w:t xml:space="preserve"> 140</w:t>
      </w:r>
      <w:r w:rsidR="00EC501B">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C501B">
        <w:rPr>
          <w:rFonts w:cstheme="minorBidi"/>
          <w:noProof/>
        </w:rPr>
        <w:t>328</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EC501B">
        <w:t>Psalm</w:t>
      </w:r>
      <w:r w:rsidR="00EC501B" w:rsidRPr="00AB1781">
        <w:t xml:space="preserve"> 141</w:t>
      </w:r>
      <w:r w:rsidR="00EC501B">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C501B">
        <w:rPr>
          <w:rFonts w:cstheme="minorBidi"/>
          <w:noProof/>
        </w:rPr>
        <w:t>329</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EC501B">
        <w:t>Psalm</w:t>
      </w:r>
      <w:r w:rsidR="00EC501B" w:rsidRPr="00AB1781">
        <w:t xml:space="preserve"> 145</w:t>
      </w:r>
      <w:r w:rsidR="00EC501B">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C501B">
        <w:rPr>
          <w:rFonts w:cstheme="minorBidi"/>
          <w:noProof/>
        </w:rPr>
        <w:t>335</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EC501B">
        <w:t>Psalm</w:t>
      </w:r>
      <w:r w:rsidR="00EC501B" w:rsidRPr="00AB1781">
        <w:t xml:space="preserve"> 146</w:t>
      </w:r>
      <w:r w:rsidR="00EC501B">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C501B">
        <w:rPr>
          <w:rFonts w:cstheme="minorBidi"/>
          <w:noProof/>
        </w:rPr>
        <w:t>336</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EC501B">
        <w:t>Psalm</w:t>
      </w:r>
      <w:r w:rsidR="00EC501B" w:rsidRPr="00AB1781">
        <w:t xml:space="preserve"> 147</w:t>
      </w:r>
      <w:r w:rsidR="00EC501B">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C501B">
        <w:rPr>
          <w:rFonts w:cstheme="minorBidi"/>
          <w:noProof/>
        </w:rPr>
        <w:t>337</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7D4D31A" w:rsidR="00964F23" w:rsidRDefault="00964F23" w:rsidP="00964F23">
      <w:pPr>
        <w:pStyle w:val="Heading3"/>
      </w:pPr>
      <w:bookmarkStart w:id="125" w:name="_Toc448227464"/>
      <w:r>
        <w:lastRenderedPageBreak/>
        <w:t>The Midnight Praise</w:t>
      </w:r>
      <w:bookmarkEnd w:id="122"/>
      <w:bookmarkEnd w:id="123"/>
      <w:bookmarkEnd w:id="124"/>
      <w:bookmarkEnd w:id="125"/>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252B8CBD"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EC501B">
        <w:t>The First Canticle</w:t>
      </w:r>
      <w:r>
        <w:fldChar w:fldCharType="end"/>
      </w:r>
      <w:r>
        <w:tab/>
      </w:r>
      <w:r>
        <w:fldChar w:fldCharType="begin"/>
      </w:r>
      <w:r>
        <w:instrText xml:space="preserve"> PAGEREF _Ref448228164 \h </w:instrText>
      </w:r>
      <w:r>
        <w:fldChar w:fldCharType="separate"/>
      </w:r>
      <w:r w:rsidR="00EC501B">
        <w:rPr>
          <w:noProof/>
        </w:rPr>
        <w:t>342</w:t>
      </w:r>
      <w:r>
        <w:fldChar w:fldCharType="end"/>
      </w:r>
    </w:p>
    <w:p w14:paraId="5928D17A" w14:textId="088F9A50" w:rsidR="00B102EF" w:rsidRDefault="00BC3E53" w:rsidP="00E97A49">
      <w:pPr>
        <w:pStyle w:val="EngHang"/>
        <w:tabs>
          <w:tab w:val="right" w:leader="dot" w:pos="8460"/>
        </w:tabs>
      </w:pPr>
      <w:r>
        <w:fldChar w:fldCharType="begin"/>
      </w:r>
      <w:r>
        <w:instrText xml:space="preserve"> REF _Ref449954885 \h </w:instrText>
      </w:r>
      <w:r>
        <w:fldChar w:fldCharType="separate"/>
      </w:r>
      <w:r w:rsidR="00EC501B">
        <w:t>The Second Canticle</w:t>
      </w:r>
      <w:r>
        <w:fldChar w:fldCharType="end"/>
      </w:r>
      <w:r w:rsidR="00B102EF">
        <w:tab/>
      </w:r>
      <w:r w:rsidR="00B102EF">
        <w:fldChar w:fldCharType="begin"/>
      </w:r>
      <w:r w:rsidR="00B102EF">
        <w:instrText xml:space="preserve"> PAGEREF _Ref448228178 \h </w:instrText>
      </w:r>
      <w:r w:rsidR="00B102EF">
        <w:fldChar w:fldCharType="separate"/>
      </w:r>
      <w:r w:rsidR="00EC501B">
        <w:rPr>
          <w:noProof/>
        </w:rPr>
        <w:t>358</w:t>
      </w:r>
      <w:r w:rsidR="00B102EF">
        <w:fldChar w:fldCharType="end"/>
      </w:r>
    </w:p>
    <w:p w14:paraId="2338565C" w14:textId="77777777" w:rsidR="00EC501B" w:rsidRDefault="00BC3E53" w:rsidP="00EC501B">
      <w:pPr>
        <w:pStyle w:val="EngHang"/>
        <w:tabs>
          <w:tab w:val="right" w:leader="dot" w:pos="8460"/>
        </w:tabs>
      </w:pPr>
      <w:r>
        <w:fldChar w:fldCharType="begin"/>
      </w:r>
      <w:r>
        <w:instrText xml:space="preserve"> REF _Ref449954950 \h </w:instrText>
      </w:r>
      <w:r>
        <w:fldChar w:fldCharType="separate"/>
      </w:r>
      <w:r w:rsidR="00EC501B">
        <w:t>Additional Canticles for the Vigil of Joyous Saturday from the Old Testament</w:t>
      </w:r>
      <w:r>
        <w:fldChar w:fldCharType="end"/>
      </w:r>
      <w:r>
        <w:tab/>
      </w:r>
      <w:r>
        <w:fldChar w:fldCharType="begin"/>
      </w:r>
      <w:r>
        <w:instrText xml:space="preserve"> PAGEREF _Ref449954950 \h </w:instrText>
      </w:r>
      <w:r>
        <w:fldChar w:fldCharType="separate"/>
      </w:r>
      <w:r w:rsidR="00EC501B">
        <w:rPr>
          <w:noProof/>
        </w:rPr>
        <w:t>363</w:t>
      </w:r>
      <w:r>
        <w:fldChar w:fldCharType="end"/>
      </w:r>
      <w:r w:rsidR="00B102EF">
        <w:fldChar w:fldCharType="begin"/>
      </w:r>
      <w:r w:rsidR="00B102EF">
        <w:instrText xml:space="preserve"> REF _Ref448228188 \h </w:instrText>
      </w:r>
      <w:r w:rsidR="00E97A49">
        <w:instrText xml:space="preserve"> \* MERGEFORMAT </w:instrText>
      </w:r>
      <w:r w:rsidR="00B102EF">
        <w:fldChar w:fldCharType="separate"/>
      </w:r>
      <w:r w:rsidR="00EC501B">
        <w:t>Additional Canticles for the Vigil of Joyous Saturday from the Old Testament</w:t>
      </w:r>
    </w:p>
    <w:p w14:paraId="4355C5D6" w14:textId="77777777" w:rsidR="00EC501B" w:rsidRPr="00641A23" w:rsidRDefault="00EC501B" w:rsidP="00EC501B">
      <w:pPr>
        <w:pStyle w:val="EngHang"/>
        <w:tabs>
          <w:tab w:val="right" w:leader="dot" w:pos="8460"/>
        </w:tabs>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4C938858" w14:textId="77777777" w:rsidR="00EC501B" w:rsidRDefault="00EC501B" w:rsidP="00A7333E">
      <w:pPr>
        <w:pStyle w:val="Heading4"/>
      </w:pPr>
      <w:r>
        <w:t>The Second Song of Moses the Prophet</w:t>
      </w:r>
    </w:p>
    <w:p w14:paraId="52E27D7F" w14:textId="77777777" w:rsidR="00EC501B" w:rsidRDefault="00EC501B" w:rsidP="00A7333E">
      <w:pPr>
        <w:pStyle w:val="Rubric"/>
      </w:pPr>
      <w:r>
        <w:t>(Deuteronomy 32:1-43; Coptic rite: Joyous Saturday, Byzantine rite: Second Ode; After the Law had been written; a song of Moses)</w:t>
      </w:r>
    </w:p>
    <w:p w14:paraId="55F54FB2" w14:textId="77777777" w:rsidR="00EC501B" w:rsidRDefault="00EC501B" w:rsidP="00A7333E">
      <w:pPr>
        <w:pStyle w:val="Rubric"/>
      </w:pPr>
      <w:r>
        <w:t>A reading from the book of Deuteronomy of Moses the Prophet. He blessing be upon us all. Amen.</w:t>
      </w:r>
    </w:p>
    <w:p w14:paraId="3EFF4258" w14:textId="77777777" w:rsidR="00EC501B" w:rsidRDefault="00EC501B" w:rsidP="00A7333E">
      <w:pPr>
        <w:pStyle w:val="EnglishHangNoCoptic"/>
      </w:pPr>
      <w:r>
        <w:t>1 “Pay attention, O heaven, and I will speak;</w:t>
      </w:r>
    </w:p>
    <w:p w14:paraId="61A10C46" w14:textId="77777777" w:rsidR="00EC501B" w:rsidRDefault="00EC501B" w:rsidP="00A7333E">
      <w:pPr>
        <w:pStyle w:val="EnglishHangEndNoCoptic"/>
        <w:ind w:firstLine="0"/>
      </w:pPr>
      <w:r>
        <w:t>and let the earth hear the words of my mouth.</w:t>
      </w:r>
    </w:p>
    <w:p w14:paraId="7A60BF41" w14:textId="77777777" w:rsidR="00EC501B" w:rsidRDefault="00EC501B" w:rsidP="00A7333E">
      <w:pPr>
        <w:pStyle w:val="EnglishHangNoCoptic"/>
      </w:pPr>
      <w:r>
        <w:t>2 Let my saying be awaited as the rain,</w:t>
      </w:r>
    </w:p>
    <w:p w14:paraId="6C961B0B" w14:textId="77777777" w:rsidR="00EC501B" w:rsidRDefault="00EC501B" w:rsidP="00A7333E">
      <w:pPr>
        <w:pStyle w:val="EnglishHangNoCoptic"/>
        <w:ind w:firstLine="0"/>
      </w:pPr>
      <w:r>
        <w:t>and let my words come down</w:t>
      </w:r>
    </w:p>
    <w:p w14:paraId="55986DB4" w14:textId="77777777" w:rsidR="00EC501B" w:rsidRDefault="00EC501B" w:rsidP="00A7333E">
      <w:pPr>
        <w:pStyle w:val="EnglishHangNoCoptic"/>
        <w:ind w:firstLine="0"/>
      </w:pPr>
      <w:r>
        <w:t>as raindrops on the wild grass,</w:t>
      </w:r>
    </w:p>
    <w:p w14:paraId="53B58435" w14:textId="77777777" w:rsidR="00EC501B" w:rsidRDefault="00EC501B" w:rsidP="00A7333E">
      <w:pPr>
        <w:pStyle w:val="EnglishHangEndNoCoptic"/>
        <w:ind w:firstLine="0"/>
      </w:pPr>
      <w:r>
        <w:t>and as snowfall on the grass.</w:t>
      </w:r>
    </w:p>
    <w:p w14:paraId="759DBBB8" w14:textId="77777777" w:rsidR="00EC501B" w:rsidRDefault="00EC501B" w:rsidP="00A7333E">
      <w:pPr>
        <w:pStyle w:val="EnglishHangNoCoptic"/>
      </w:pPr>
      <w:r>
        <w:t>3 For I have called out the Lord’s Name;</w:t>
      </w:r>
    </w:p>
    <w:p w14:paraId="3F377336" w14:textId="77777777" w:rsidR="00EC501B" w:rsidRDefault="00EC501B" w:rsidP="00A7333E">
      <w:pPr>
        <w:pStyle w:val="EnglishHangEndNoCoptic"/>
        <w:ind w:left="0" w:firstLine="432"/>
      </w:pPr>
      <w:r>
        <w:t>ascribe greatness to our God!</w:t>
      </w:r>
    </w:p>
    <w:p w14:paraId="4D4BB1B6" w14:textId="77777777" w:rsidR="00EC501B" w:rsidRDefault="00EC501B" w:rsidP="00A7333E">
      <w:pPr>
        <w:pStyle w:val="EnglishHangNoCoptic"/>
      </w:pPr>
      <w:r>
        <w:t>4 God—His works are true;</w:t>
      </w:r>
    </w:p>
    <w:p w14:paraId="6BED7DD0" w14:textId="77777777" w:rsidR="00EC501B" w:rsidRDefault="00EC501B" w:rsidP="00A7333E">
      <w:pPr>
        <w:pStyle w:val="EnglishHangNoCoptic"/>
        <w:ind w:firstLine="0"/>
      </w:pPr>
      <w:r>
        <w:t>and all His ways are justice,</w:t>
      </w:r>
    </w:p>
    <w:p w14:paraId="11008795" w14:textId="77777777" w:rsidR="00EC501B" w:rsidRDefault="00EC501B" w:rsidP="00A7333E">
      <w:pPr>
        <w:pStyle w:val="EnglishHangNoCoptic"/>
        <w:ind w:firstLine="0"/>
      </w:pPr>
      <w:r>
        <w:t>a faithful God and without injustice;</w:t>
      </w:r>
    </w:p>
    <w:p w14:paraId="5C5E0BB6" w14:textId="77777777" w:rsidR="00EC501B" w:rsidRDefault="00EC501B" w:rsidP="00A7333E">
      <w:pPr>
        <w:pStyle w:val="EnglishHangEndNoCoptic"/>
        <w:ind w:firstLine="0"/>
      </w:pPr>
      <w:r>
        <w:t>righteous and holy is the Lord.</w:t>
      </w:r>
    </w:p>
    <w:p w14:paraId="1EF421E1" w14:textId="77777777" w:rsidR="00EC501B" w:rsidRDefault="00EC501B" w:rsidP="00A7333E">
      <w:pPr>
        <w:pStyle w:val="EnglishHangNoCoptic"/>
      </w:pPr>
      <w:r>
        <w:t>5 “They sinned; the blameworthy children are not His,</w:t>
      </w:r>
    </w:p>
    <w:p w14:paraId="16C489A3" w14:textId="77777777" w:rsidR="00EC501B" w:rsidRDefault="00EC501B" w:rsidP="00A7333E">
      <w:pPr>
        <w:pStyle w:val="EnglishHangEndNoCoptic"/>
        <w:ind w:firstLine="0"/>
      </w:pPr>
      <w:r>
        <w:t>A crooked and perverse generation.</w:t>
      </w:r>
    </w:p>
    <w:p w14:paraId="0CE0DDFA" w14:textId="77777777" w:rsidR="00EC501B" w:rsidRDefault="00EC501B" w:rsidP="00A7333E">
      <w:pPr>
        <w:pStyle w:val="EnglishHangNoCoptic"/>
      </w:pPr>
      <w:r>
        <w:lastRenderedPageBreak/>
        <w:t>6 Is this how you repay the Lord,</w:t>
      </w:r>
    </w:p>
    <w:p w14:paraId="29B0764B" w14:textId="77777777" w:rsidR="00EC501B" w:rsidRDefault="00EC501B" w:rsidP="00A7333E">
      <w:pPr>
        <w:pStyle w:val="EnglishHangNoCoptic"/>
        <w:ind w:firstLine="0"/>
      </w:pPr>
      <w:r>
        <w:t>O foolish and unwise people?</w:t>
      </w:r>
    </w:p>
    <w:p w14:paraId="71B6F71B" w14:textId="77777777" w:rsidR="00EC501B" w:rsidRDefault="00EC501B" w:rsidP="00A7333E">
      <w:pPr>
        <w:pStyle w:val="EnglishHangNoCoptic"/>
        <w:ind w:firstLine="0"/>
      </w:pPr>
      <w:r>
        <w:t>Is He not your Father, who acquired you?</w:t>
      </w:r>
    </w:p>
    <w:p w14:paraId="1332BB2D" w14:textId="77777777" w:rsidR="00EC501B" w:rsidRDefault="00EC501B" w:rsidP="00A7333E">
      <w:pPr>
        <w:pStyle w:val="EnglishHangEndNoCoptic"/>
        <w:ind w:firstLine="0"/>
      </w:pPr>
      <w:r>
        <w:t>Has He not made and created you?</w:t>
      </w:r>
    </w:p>
    <w:p w14:paraId="1C436446" w14:textId="77777777" w:rsidR="00EC501B" w:rsidRDefault="00EC501B" w:rsidP="00A7333E">
      <w:pPr>
        <w:pStyle w:val="EnglishHangNoCoptic"/>
      </w:pPr>
      <w:r>
        <w:t>7 “Remember the days of old,</w:t>
      </w:r>
    </w:p>
    <w:p w14:paraId="606A8A60" w14:textId="77777777" w:rsidR="00EC501B" w:rsidRDefault="00EC501B" w:rsidP="00A7333E">
      <w:pPr>
        <w:pStyle w:val="EnglishHangNoCoptic"/>
        <w:ind w:firstLine="0"/>
      </w:pPr>
      <w:r>
        <w:t>consider the years of many generations.</w:t>
      </w:r>
    </w:p>
    <w:p w14:paraId="724B6082" w14:textId="77777777" w:rsidR="00EC501B" w:rsidRDefault="00EC501B" w:rsidP="00A7333E">
      <w:pPr>
        <w:pStyle w:val="EnglishHangNoCoptic"/>
        <w:ind w:firstLine="0"/>
      </w:pPr>
      <w:r>
        <w:t>Ask your father, and he will tell you;</w:t>
      </w:r>
    </w:p>
    <w:p w14:paraId="50C2610C" w14:textId="77777777" w:rsidR="00EC501B" w:rsidRDefault="00EC501B" w:rsidP="00A7333E">
      <w:pPr>
        <w:pStyle w:val="EnglishHangEndNoCoptic"/>
        <w:ind w:firstLine="0"/>
      </w:pPr>
      <w:r>
        <w:t>your elders, and they will tell you:</w:t>
      </w:r>
    </w:p>
    <w:p w14:paraId="4C11F315" w14:textId="77777777" w:rsidR="00EC501B" w:rsidRDefault="00EC501B" w:rsidP="00A7333E">
      <w:pPr>
        <w:pStyle w:val="EnglishHangNoCoptic"/>
      </w:pPr>
      <w:r>
        <w:t>8 When the Most High divided the nations,</w:t>
      </w:r>
    </w:p>
    <w:p w14:paraId="67A751C8" w14:textId="77777777" w:rsidR="00EC501B" w:rsidRDefault="00EC501B" w:rsidP="00A7333E">
      <w:pPr>
        <w:pStyle w:val="EnglishHangNoCoptic"/>
        <w:ind w:firstLine="0"/>
      </w:pPr>
      <w:r>
        <w:t>when He scattered the sons of Adam,</w:t>
      </w:r>
    </w:p>
    <w:p w14:paraId="18F947BD" w14:textId="77777777" w:rsidR="00EC501B" w:rsidRDefault="00EC501B" w:rsidP="00A7333E">
      <w:pPr>
        <w:pStyle w:val="EnglishHangNoCoptic"/>
        <w:ind w:firstLine="0"/>
      </w:pPr>
      <w:r>
        <w:t>He set the boundaries of the nations</w:t>
      </w:r>
    </w:p>
    <w:p w14:paraId="2E41EE96" w14:textId="77777777" w:rsidR="00EC501B" w:rsidRDefault="00EC501B" w:rsidP="00A7333E">
      <w:pPr>
        <w:pStyle w:val="EnglishHangEndNoCoptic"/>
        <w:ind w:firstLine="0"/>
      </w:pPr>
      <w:r>
        <w:t>by the number of God’s angels.</w:t>
      </w:r>
    </w:p>
    <w:p w14:paraId="326AAA90" w14:textId="77777777" w:rsidR="00EC501B" w:rsidRDefault="00EC501B" w:rsidP="00A7333E">
      <w:pPr>
        <w:pStyle w:val="EnglishHangNoCoptic"/>
      </w:pPr>
      <w:r>
        <w:t>9 and the Lord’s portion became the people of Jacob;</w:t>
      </w:r>
    </w:p>
    <w:p w14:paraId="411E2763" w14:textId="77777777" w:rsidR="00EC501B" w:rsidRDefault="00EC501B" w:rsidP="00A7333E">
      <w:pPr>
        <w:pStyle w:val="EnglishHangEndNoCoptic"/>
        <w:ind w:firstLine="0"/>
      </w:pPr>
      <w:r>
        <w:t>Israel [became] the allotment of His inheritance.</w:t>
      </w:r>
    </w:p>
    <w:p w14:paraId="3CD9C8F9" w14:textId="77777777" w:rsidR="00EC501B" w:rsidRDefault="00EC501B" w:rsidP="00A7333E">
      <w:pPr>
        <w:pStyle w:val="EnglishHangNoCoptic"/>
      </w:pPr>
      <w:r>
        <w:t>10 He provided for him in the desert,</w:t>
      </w:r>
    </w:p>
    <w:p w14:paraId="09FFC14A" w14:textId="77777777" w:rsidR="00EC501B" w:rsidRDefault="00EC501B" w:rsidP="00A7333E">
      <w:pPr>
        <w:pStyle w:val="EnglishHangNoCoptic"/>
        <w:ind w:firstLine="0"/>
      </w:pPr>
      <w:r>
        <w:t>in thirst of heat, in a waterless place.</w:t>
      </w:r>
    </w:p>
    <w:p w14:paraId="33A6FCA4" w14:textId="77777777" w:rsidR="00EC501B" w:rsidRDefault="00EC501B" w:rsidP="00A7333E">
      <w:pPr>
        <w:pStyle w:val="EnglishHangNoCoptic"/>
        <w:ind w:firstLine="0"/>
      </w:pPr>
      <w:r>
        <w:t>He encircled him; He instructed him;</w:t>
      </w:r>
    </w:p>
    <w:p w14:paraId="2836E15E" w14:textId="77777777" w:rsidR="00EC501B" w:rsidRDefault="00EC501B" w:rsidP="00A7333E">
      <w:pPr>
        <w:pStyle w:val="EnglishHangEndNoCoptic"/>
        <w:ind w:firstLine="0"/>
      </w:pPr>
      <w:r>
        <w:t>He guarded him as the apple of His eye.</w:t>
      </w:r>
    </w:p>
    <w:p w14:paraId="5C70990E" w14:textId="77777777" w:rsidR="00EC501B" w:rsidRDefault="00EC501B" w:rsidP="00A7333E">
      <w:pPr>
        <w:pStyle w:val="EnglishHangNoCoptic"/>
      </w:pPr>
      <w:r>
        <w:t>11 As an eagle covers its nest,</w:t>
      </w:r>
    </w:p>
    <w:p w14:paraId="66AC99FB" w14:textId="77777777" w:rsidR="00EC501B" w:rsidRDefault="00EC501B" w:rsidP="00A7333E">
      <w:pPr>
        <w:pStyle w:val="EnglishHangNoCoptic"/>
        <w:ind w:firstLine="0"/>
      </w:pPr>
      <w:r>
        <w:t>He yearned for His young,</w:t>
      </w:r>
    </w:p>
    <w:p w14:paraId="069C219B" w14:textId="77777777" w:rsidR="00EC501B" w:rsidRDefault="00EC501B" w:rsidP="00A7333E">
      <w:pPr>
        <w:pStyle w:val="EnglishHangNoCoptic"/>
        <w:ind w:firstLine="0"/>
      </w:pPr>
      <w:r>
        <w:t>spreading out its wings, he took them up,</w:t>
      </w:r>
    </w:p>
    <w:p w14:paraId="2EC1EE9B" w14:textId="77777777" w:rsidR="00EC501B" w:rsidRDefault="00EC501B" w:rsidP="00A7333E">
      <w:pPr>
        <w:pStyle w:val="EnglishHangEndNoCoptic"/>
        <w:ind w:firstLine="0"/>
      </w:pPr>
      <w:r>
        <w:t>carrying them on His back,</w:t>
      </w:r>
    </w:p>
    <w:p w14:paraId="60EB8C18" w14:textId="77777777" w:rsidR="00EC501B" w:rsidRDefault="00EC501B" w:rsidP="00A7333E">
      <w:pPr>
        <w:pStyle w:val="EnglishHangNoCoptic"/>
      </w:pPr>
      <w:r>
        <w:t>12 So the Lord alone led them,</w:t>
      </w:r>
    </w:p>
    <w:p w14:paraId="476A621D" w14:textId="77777777" w:rsidR="00EC501B" w:rsidRDefault="00EC501B" w:rsidP="00A7333E">
      <w:pPr>
        <w:pStyle w:val="EnglishHangEndNoCoptic"/>
        <w:ind w:firstLine="0"/>
      </w:pPr>
      <w:r>
        <w:t>and there was no foreign god with them.</w:t>
      </w:r>
    </w:p>
    <w:p w14:paraId="5742D3DE" w14:textId="77777777" w:rsidR="00EC501B" w:rsidRDefault="00EC501B" w:rsidP="00A7333E">
      <w:pPr>
        <w:pStyle w:val="EnglishHangNoCoptic"/>
      </w:pPr>
      <w:r>
        <w:t>13 He raised them on the strength of the land;</w:t>
      </w:r>
    </w:p>
    <w:p w14:paraId="39C6C39D" w14:textId="77777777" w:rsidR="00EC501B" w:rsidRDefault="00EC501B" w:rsidP="00A7333E">
      <w:pPr>
        <w:pStyle w:val="EnglishHangNoCoptic"/>
        <w:ind w:firstLine="0"/>
      </w:pPr>
      <w:r>
        <w:t>He fed them with the produce of the fields;</w:t>
      </w:r>
    </w:p>
    <w:p w14:paraId="194B4151" w14:textId="77777777" w:rsidR="00EC501B" w:rsidRDefault="00EC501B" w:rsidP="00A7333E">
      <w:pPr>
        <w:pStyle w:val="EnglishHangNoCoptic"/>
        <w:ind w:firstLine="0"/>
      </w:pPr>
      <w:r>
        <w:t>He suckled them on honey from the rock</w:t>
      </w:r>
    </w:p>
    <w:p w14:paraId="77158DC0" w14:textId="77777777" w:rsidR="00EC501B" w:rsidRDefault="00EC501B" w:rsidP="00A7333E">
      <w:pPr>
        <w:pStyle w:val="EnglishHangEndNoCoptic"/>
        <w:ind w:firstLine="0"/>
      </w:pPr>
      <w:r>
        <w:t>and oil from the solid rock,</w:t>
      </w:r>
    </w:p>
    <w:p w14:paraId="10EBE9FA" w14:textId="77777777" w:rsidR="00EC501B" w:rsidRDefault="00EC501B" w:rsidP="00A7333E">
      <w:pPr>
        <w:pStyle w:val="EnglishHangNoCoptic"/>
      </w:pPr>
      <w:r>
        <w:t>14 butter of cows and milk of sheep,</w:t>
      </w:r>
    </w:p>
    <w:p w14:paraId="457BCC99" w14:textId="77777777" w:rsidR="00EC501B" w:rsidRDefault="00EC501B" w:rsidP="00A7333E">
      <w:pPr>
        <w:pStyle w:val="EnglishHangNoCoptic"/>
        <w:ind w:firstLine="0"/>
      </w:pPr>
      <w:r>
        <w:t>with fat of lambs and goats,</w:t>
      </w:r>
    </w:p>
    <w:p w14:paraId="3964ECF0" w14:textId="77777777" w:rsidR="00EC501B" w:rsidRDefault="00EC501B" w:rsidP="00A7333E">
      <w:pPr>
        <w:pStyle w:val="EnglishHangNoCoptic"/>
        <w:ind w:firstLine="0"/>
      </w:pPr>
      <w:r>
        <w:t>of the sons of bulls and goats,</w:t>
      </w:r>
    </w:p>
    <w:p w14:paraId="6FE2877B" w14:textId="77777777" w:rsidR="00EC501B" w:rsidRDefault="00EC501B" w:rsidP="00A7333E">
      <w:pPr>
        <w:pStyle w:val="EnglishHangNoCoptic"/>
        <w:ind w:firstLine="0"/>
      </w:pPr>
      <w:r>
        <w:t>with the choicest wheat;</w:t>
      </w:r>
    </w:p>
    <w:p w14:paraId="607460C9" w14:textId="77777777" w:rsidR="00EC501B" w:rsidRDefault="00EC501B" w:rsidP="00A7333E">
      <w:pPr>
        <w:pStyle w:val="EnglishHangEndNoCoptic"/>
        <w:ind w:firstLine="0"/>
      </w:pPr>
      <w:r>
        <w:t>and they drank wine, the blood of grapes.</w:t>
      </w:r>
    </w:p>
    <w:p w14:paraId="6BB1D675" w14:textId="77777777" w:rsidR="00EC501B" w:rsidRDefault="00EC501B" w:rsidP="00A7333E">
      <w:pPr>
        <w:pStyle w:val="EnglishHangNoCoptic"/>
      </w:pPr>
      <w:r>
        <w:t>15 So Jacob ate and was filled, and the beloved kicked;</w:t>
      </w:r>
    </w:p>
    <w:p w14:paraId="207D45BC" w14:textId="77777777" w:rsidR="00EC501B" w:rsidRDefault="00EC501B" w:rsidP="00A7333E">
      <w:pPr>
        <w:pStyle w:val="EnglishHangNoCoptic"/>
        <w:ind w:firstLine="0"/>
      </w:pPr>
      <w:r>
        <w:t>He grew fat, he became heavy, he became obese!</w:t>
      </w:r>
    </w:p>
    <w:p w14:paraId="00E90143" w14:textId="77777777" w:rsidR="00EC501B" w:rsidRDefault="00EC501B" w:rsidP="00A7333E">
      <w:pPr>
        <w:pStyle w:val="EnglishHangNoCoptic"/>
        <w:ind w:firstLine="0"/>
      </w:pPr>
      <w:r>
        <w:t>Then he forsook God who made him,</w:t>
      </w:r>
    </w:p>
    <w:p w14:paraId="05E21127" w14:textId="77777777" w:rsidR="00EC501B" w:rsidRDefault="00EC501B" w:rsidP="00A7333E">
      <w:pPr>
        <w:pStyle w:val="EnglishHangEndNoCoptic"/>
        <w:ind w:firstLine="0"/>
      </w:pPr>
      <w:r>
        <w:t>and departed from God his Saviour.</w:t>
      </w:r>
    </w:p>
    <w:p w14:paraId="4CB8C648" w14:textId="77777777" w:rsidR="00EC501B" w:rsidRDefault="00EC501B" w:rsidP="00A7333E">
      <w:pPr>
        <w:pStyle w:val="EnglishHangNoCoptic"/>
      </w:pPr>
      <w:r>
        <w:lastRenderedPageBreak/>
        <w:t>16 They provoked Me to wrath with foreign gods;</w:t>
      </w:r>
    </w:p>
    <w:p w14:paraId="679B9792" w14:textId="77777777" w:rsidR="00EC501B" w:rsidRDefault="00EC501B" w:rsidP="00A7333E">
      <w:pPr>
        <w:pStyle w:val="EnglishHangEndNoCoptic"/>
        <w:ind w:firstLine="0"/>
      </w:pPr>
      <w:r>
        <w:t>They embittered Me with their.</w:t>
      </w:r>
    </w:p>
    <w:p w14:paraId="5712ADB4" w14:textId="77777777" w:rsidR="00EC501B" w:rsidRDefault="00EC501B" w:rsidP="00A7333E">
      <w:pPr>
        <w:pStyle w:val="EnglishHangNoCoptic"/>
      </w:pPr>
      <w:r>
        <w:t>17 They sacrificed to demons, and not to God,</w:t>
      </w:r>
    </w:p>
    <w:p w14:paraId="029EC14A" w14:textId="77777777" w:rsidR="00EC501B" w:rsidRDefault="00EC501B" w:rsidP="00A7333E">
      <w:pPr>
        <w:pStyle w:val="EnglishHangNoCoptic"/>
        <w:ind w:firstLine="0"/>
      </w:pPr>
      <w:r>
        <w:t>to gods they did not know;</w:t>
      </w:r>
    </w:p>
    <w:p w14:paraId="1F69E0C4" w14:textId="77777777" w:rsidR="00EC501B" w:rsidRDefault="00EC501B" w:rsidP="00A7333E">
      <w:pPr>
        <w:pStyle w:val="EnglishHangNoCoptic"/>
        <w:ind w:firstLine="0"/>
      </w:pPr>
      <w:r>
        <w:t>new ones, recent gods arrived,</w:t>
      </w:r>
    </w:p>
    <w:p w14:paraId="3BE0917A" w14:textId="77777777" w:rsidR="00EC501B" w:rsidRDefault="00EC501B" w:rsidP="00A7333E">
      <w:pPr>
        <w:pStyle w:val="EnglishHangEndNoCoptic"/>
        <w:ind w:firstLine="0"/>
      </w:pPr>
      <w:r>
        <w:t>which their fathers did not know.</w:t>
      </w:r>
    </w:p>
    <w:p w14:paraId="3139D0BC" w14:textId="77777777" w:rsidR="00EC501B" w:rsidRDefault="00EC501B" w:rsidP="00A7333E">
      <w:pPr>
        <w:pStyle w:val="EnglishHangNoCoptic"/>
      </w:pPr>
      <w:r>
        <w:t>18 You abandoned the God who begot you,</w:t>
      </w:r>
    </w:p>
    <w:p w14:paraId="120986DB" w14:textId="77777777" w:rsidR="00EC501B" w:rsidRDefault="00EC501B" w:rsidP="00A7333E">
      <w:pPr>
        <w:pStyle w:val="EnglishHangEndNoCoptic"/>
        <w:ind w:firstLine="0"/>
      </w:pPr>
      <w:r>
        <w:t>And forgot the God who nourished you.</w:t>
      </w:r>
    </w:p>
    <w:p w14:paraId="128728C6" w14:textId="77777777" w:rsidR="00EC501B" w:rsidRDefault="00EC501B" w:rsidP="00A7333E">
      <w:pPr>
        <w:pStyle w:val="EnglishHangNoCoptic"/>
      </w:pPr>
      <w:r>
        <w:t>19 So the Lord saw it, and was jealous;</w:t>
      </w:r>
    </w:p>
    <w:p w14:paraId="6633E3A8" w14:textId="77777777" w:rsidR="00EC501B" w:rsidRDefault="00EC501B" w:rsidP="00A7333E">
      <w:pPr>
        <w:pStyle w:val="EnglishHangEndNoCoptic"/>
        <w:ind w:firstLine="0"/>
      </w:pPr>
      <w:r>
        <w:t>and He was provoked to anger by His sons and daughters.</w:t>
      </w:r>
    </w:p>
    <w:p w14:paraId="6FB198EB" w14:textId="77777777" w:rsidR="00EC501B" w:rsidRDefault="00EC501B" w:rsidP="00A7333E">
      <w:pPr>
        <w:pStyle w:val="EnglishHangNoCoptic"/>
      </w:pPr>
      <w:r>
        <w:t>20 Then He said, “I will turn My face from them,</w:t>
      </w:r>
    </w:p>
    <w:p w14:paraId="0B445700" w14:textId="77777777" w:rsidR="00EC501B" w:rsidRDefault="00EC501B" w:rsidP="00A7333E">
      <w:pPr>
        <w:pStyle w:val="EnglishHangNoCoptic"/>
        <w:ind w:firstLine="0"/>
      </w:pPr>
      <w:r>
        <w:t>and I will show them what their end will be;</w:t>
      </w:r>
    </w:p>
    <w:p w14:paraId="57CA5691" w14:textId="77777777" w:rsidR="00EC501B" w:rsidRDefault="00EC501B" w:rsidP="00A7333E">
      <w:pPr>
        <w:pStyle w:val="EnglishHangNoCoptic"/>
        <w:ind w:firstLine="0"/>
      </w:pPr>
      <w:r>
        <w:t>for they are a perverse generation,</w:t>
      </w:r>
    </w:p>
    <w:p w14:paraId="0867E207" w14:textId="77777777" w:rsidR="00EC501B" w:rsidRDefault="00EC501B" w:rsidP="00A7333E">
      <w:pPr>
        <w:pStyle w:val="EnglishHangEndNoCoptic"/>
        <w:ind w:firstLine="0"/>
      </w:pPr>
      <w:r>
        <w:t>sons in whom is no faith.</w:t>
      </w:r>
    </w:p>
    <w:p w14:paraId="1456E8DC" w14:textId="77777777" w:rsidR="00EC501B" w:rsidRDefault="00EC501B" w:rsidP="00A7333E">
      <w:pPr>
        <w:pStyle w:val="EnglishHangNoCoptic"/>
      </w:pPr>
      <w:r>
        <w:t>21 They made Me jealous with what is not God;</w:t>
      </w:r>
    </w:p>
    <w:p w14:paraId="652FE9E1" w14:textId="77777777" w:rsidR="00EC501B" w:rsidRDefault="00EC501B" w:rsidP="00A7333E">
      <w:pPr>
        <w:pStyle w:val="EnglishHangNoCoptic"/>
        <w:ind w:firstLine="0"/>
      </w:pPr>
      <w:r>
        <w:t>they provoked Me to anger by their idols;</w:t>
      </w:r>
    </w:p>
    <w:p w14:paraId="7A2C5226" w14:textId="77777777" w:rsidR="00EC501B" w:rsidRDefault="00EC501B" w:rsidP="00A7333E">
      <w:pPr>
        <w:pStyle w:val="EnglishHangNoCoptic"/>
        <w:ind w:firstLine="0"/>
      </w:pPr>
      <w:r>
        <w:t>so I will make them jealous by those who are not a nation;</w:t>
      </w:r>
    </w:p>
    <w:p w14:paraId="11586DD9" w14:textId="77777777" w:rsidR="00EC501B" w:rsidRDefault="00EC501B" w:rsidP="00A7333E">
      <w:pPr>
        <w:pStyle w:val="EnglishHangEndNoCoptic"/>
        <w:ind w:firstLine="0"/>
      </w:pPr>
      <w:r>
        <w:t>I will provoke them by a foolish nation.</w:t>
      </w:r>
    </w:p>
    <w:p w14:paraId="087AE2FF" w14:textId="77777777" w:rsidR="00EC501B" w:rsidRDefault="00EC501B" w:rsidP="00A7333E">
      <w:pPr>
        <w:pStyle w:val="EnglishHangNoCoptic"/>
      </w:pPr>
      <w:r>
        <w:t>22 For a fire is kindled in My anger,</w:t>
      </w:r>
    </w:p>
    <w:p w14:paraId="6D62F6D9" w14:textId="77777777" w:rsidR="00EC501B" w:rsidRDefault="00EC501B" w:rsidP="00A7333E">
      <w:pPr>
        <w:pStyle w:val="EnglishHangNoCoptic"/>
        <w:ind w:firstLine="0"/>
      </w:pPr>
      <w:r>
        <w:t>and will burn to the lowest Hades;</w:t>
      </w:r>
    </w:p>
    <w:p w14:paraId="08A4D51A" w14:textId="77777777" w:rsidR="00EC501B" w:rsidRDefault="00EC501B" w:rsidP="00A7333E">
      <w:pPr>
        <w:pStyle w:val="EnglishHangNoCoptic"/>
        <w:ind w:firstLine="0"/>
      </w:pPr>
      <w:r>
        <w:t>it will consume the land with its produce</w:t>
      </w:r>
    </w:p>
    <w:p w14:paraId="368FFA12" w14:textId="77777777" w:rsidR="00EC501B" w:rsidRDefault="00EC501B" w:rsidP="00A7333E">
      <w:pPr>
        <w:pStyle w:val="EnglishHangEndNoCoptic"/>
        <w:ind w:firstLine="0"/>
      </w:pPr>
      <w:r>
        <w:t>and set</w:t>
      </w:r>
      <w:r w:rsidRPr="008E14B2">
        <w:t xml:space="preserve"> </w:t>
      </w:r>
      <w:r>
        <w:t>the foundations of the mountains on fire.</w:t>
      </w:r>
    </w:p>
    <w:p w14:paraId="4C796426" w14:textId="77777777" w:rsidR="00EC501B" w:rsidRDefault="00EC501B" w:rsidP="00A7333E">
      <w:pPr>
        <w:pStyle w:val="EnglishHangNoCoptic"/>
      </w:pPr>
      <w:r>
        <w:t>23 I will gather evils against them;</w:t>
      </w:r>
    </w:p>
    <w:p w14:paraId="6803D6F3" w14:textId="77777777" w:rsidR="00EC501B" w:rsidRDefault="00EC501B" w:rsidP="00A7333E">
      <w:pPr>
        <w:pStyle w:val="EnglishHangEndNoCoptic"/>
        <w:ind w:firstLine="0"/>
      </w:pPr>
      <w:r>
        <w:t>I will spend My arrows on them:</w:t>
      </w:r>
    </w:p>
    <w:p w14:paraId="765A1D9D" w14:textId="77777777" w:rsidR="00EC501B" w:rsidRDefault="00EC501B" w:rsidP="00A7333E">
      <w:pPr>
        <w:pStyle w:val="EnglishHangNoCoptic"/>
      </w:pPr>
      <w:r>
        <w:t>24 they will be wasted with hunger,</w:t>
      </w:r>
    </w:p>
    <w:p w14:paraId="7A2EFB1B" w14:textId="77777777" w:rsidR="00EC501B" w:rsidRDefault="00EC501B" w:rsidP="00A7333E">
      <w:pPr>
        <w:pStyle w:val="EnglishHangNoCoptic"/>
        <w:ind w:firstLine="0"/>
      </w:pPr>
      <w:r>
        <w:t>devoured by birds and incurable disease;</w:t>
      </w:r>
    </w:p>
    <w:p w14:paraId="77642A60" w14:textId="77777777" w:rsidR="00EC501B" w:rsidRDefault="00EC501B" w:rsidP="00A7333E">
      <w:pPr>
        <w:pStyle w:val="EnglishHangNoCoptic"/>
        <w:ind w:firstLine="0"/>
      </w:pPr>
      <w:r>
        <w:t>I will also send</w:t>
      </w:r>
      <w:r w:rsidRPr="008E14B2">
        <w:t xml:space="preserve"> </w:t>
      </w:r>
      <w:r>
        <w:t>the teeth of wild animals against them,</w:t>
      </w:r>
    </w:p>
    <w:p w14:paraId="58BA908C" w14:textId="77777777" w:rsidR="00EC501B" w:rsidRDefault="00EC501B" w:rsidP="00A7333E">
      <w:pPr>
        <w:pStyle w:val="EnglishHangEndNoCoptic"/>
        <w:ind w:firstLine="0"/>
      </w:pPr>
      <w:r>
        <w:t>with the rage of things crawling on the ground.</w:t>
      </w:r>
    </w:p>
    <w:p w14:paraId="08482574" w14:textId="77777777" w:rsidR="00EC501B" w:rsidRDefault="00EC501B" w:rsidP="00A7333E">
      <w:pPr>
        <w:pStyle w:val="EnglishHangNoCoptic"/>
      </w:pPr>
      <w:r>
        <w:t>25 The sword will make them childless outside,</w:t>
      </w:r>
    </w:p>
    <w:p w14:paraId="52D17768" w14:textId="77777777" w:rsidR="00EC501B" w:rsidRDefault="00EC501B" w:rsidP="00A7333E">
      <w:pPr>
        <w:pStyle w:val="EnglishHangNoCoptic"/>
        <w:ind w:firstLine="0"/>
      </w:pPr>
      <w:r>
        <w:t>and fear from the inner chambers,</w:t>
      </w:r>
    </w:p>
    <w:p w14:paraId="48DEA753" w14:textId="77777777" w:rsidR="00EC501B" w:rsidRDefault="00EC501B" w:rsidP="00A7333E">
      <w:pPr>
        <w:pStyle w:val="EnglishHangNoCoptic"/>
        <w:ind w:firstLine="0"/>
      </w:pPr>
      <w:r>
        <w:t>for the young man and virgin,</w:t>
      </w:r>
    </w:p>
    <w:p w14:paraId="20C5ED20" w14:textId="77777777" w:rsidR="00EC501B" w:rsidRDefault="00EC501B" w:rsidP="00A7333E">
      <w:pPr>
        <w:pStyle w:val="EnglishHangEndNoCoptic"/>
        <w:ind w:firstLine="0"/>
      </w:pPr>
      <w:r>
        <w:t>the nursing child with the elder of gray hairs.</w:t>
      </w:r>
    </w:p>
    <w:p w14:paraId="6426B386" w14:textId="77777777" w:rsidR="00EC501B" w:rsidRDefault="00EC501B" w:rsidP="00A7333E">
      <w:pPr>
        <w:pStyle w:val="EnglishHangNoCoptic"/>
      </w:pPr>
      <w:r>
        <w:t>26 I said, “I will scatter them;</w:t>
      </w:r>
    </w:p>
    <w:p w14:paraId="3BC1FFC9" w14:textId="77777777" w:rsidR="00EC501B" w:rsidRDefault="00EC501B" w:rsidP="00A7333E">
      <w:pPr>
        <w:pStyle w:val="EnglishHangEndNoCoptic"/>
        <w:ind w:firstLine="0"/>
      </w:pPr>
      <w:r>
        <w:t>I will cause their memory to cease from among men,</w:t>
      </w:r>
    </w:p>
    <w:p w14:paraId="1C7E8F46" w14:textId="77777777" w:rsidR="00EC501B" w:rsidRDefault="00EC501B" w:rsidP="00A7333E">
      <w:pPr>
        <w:pStyle w:val="EnglishHangNoCoptic"/>
      </w:pPr>
      <w:r>
        <w:t>27 but for the wrath of the enemy, lest they live long,</w:t>
      </w:r>
    </w:p>
    <w:p w14:paraId="3E4B2E52" w14:textId="77777777" w:rsidR="00EC501B" w:rsidRDefault="00EC501B" w:rsidP="00A7333E">
      <w:pPr>
        <w:pStyle w:val="EnglishHangNoCoptic"/>
        <w:ind w:firstLine="0"/>
      </w:pPr>
      <w:r>
        <w:t>lest their adversaries make a joint attack,</w:t>
      </w:r>
    </w:p>
    <w:p w14:paraId="653CDAFA" w14:textId="77777777" w:rsidR="00EC501B" w:rsidRDefault="00EC501B" w:rsidP="00A7333E">
      <w:pPr>
        <w:pStyle w:val="EnglishHangNoCoptic"/>
        <w:ind w:firstLine="0"/>
      </w:pPr>
      <w:r>
        <w:t>lest they should say, ‘Our hand is high;</w:t>
      </w:r>
    </w:p>
    <w:p w14:paraId="6AA984D4" w14:textId="77777777" w:rsidR="00EC501B" w:rsidRDefault="00EC501B" w:rsidP="00A7333E">
      <w:pPr>
        <w:pStyle w:val="EnglishHangEndNoCoptic"/>
        <w:ind w:firstLine="0"/>
      </w:pPr>
      <w:r>
        <w:t>and it is not the Lord who did all this.’”</w:t>
      </w:r>
    </w:p>
    <w:p w14:paraId="0459BB52" w14:textId="77777777" w:rsidR="00EC501B" w:rsidRDefault="00EC501B" w:rsidP="00A7333E">
      <w:pPr>
        <w:pStyle w:val="EnglishHangNoCoptic"/>
      </w:pPr>
      <w:r>
        <w:lastRenderedPageBreak/>
        <w:t>28 For they are a nation void of counsel,</w:t>
      </w:r>
    </w:p>
    <w:p w14:paraId="0173E766" w14:textId="77777777" w:rsidR="00EC501B" w:rsidRDefault="00EC501B" w:rsidP="00A7333E">
      <w:pPr>
        <w:pStyle w:val="EnglishHangEndNoCoptic"/>
        <w:ind w:firstLine="0"/>
      </w:pPr>
      <w:r>
        <w:t>and is there is no understanding in them.</w:t>
      </w:r>
    </w:p>
    <w:p w14:paraId="5680E6C8" w14:textId="77777777" w:rsidR="00EC501B" w:rsidRDefault="00EC501B" w:rsidP="00A7333E">
      <w:pPr>
        <w:pStyle w:val="EnglishHangNoCoptic"/>
      </w:pPr>
      <w:r>
        <w:t>29 They were not wise to understand these things;</w:t>
      </w:r>
    </w:p>
    <w:p w14:paraId="2A225F60" w14:textId="77777777" w:rsidR="00EC501B" w:rsidRDefault="00EC501B" w:rsidP="00A7333E">
      <w:pPr>
        <w:pStyle w:val="EnglishHangEndNoCoptic"/>
        <w:ind w:firstLine="0"/>
      </w:pPr>
      <w:r>
        <w:t>let them be concerned for the coming time.</w:t>
      </w:r>
    </w:p>
    <w:p w14:paraId="03B1A737" w14:textId="77777777" w:rsidR="00EC501B" w:rsidRDefault="00EC501B" w:rsidP="00A7333E">
      <w:pPr>
        <w:pStyle w:val="EnglishHangNoCoptic"/>
      </w:pPr>
      <w:r>
        <w:t>30 How could one chase a thousand,</w:t>
      </w:r>
    </w:p>
    <w:p w14:paraId="5168AB71" w14:textId="77777777" w:rsidR="00EC501B" w:rsidRDefault="00EC501B" w:rsidP="00A7333E">
      <w:pPr>
        <w:pStyle w:val="EnglishHangNoCoptic"/>
        <w:ind w:firstLine="0"/>
      </w:pPr>
      <w:r>
        <w:t>and two put ten thousand to flight</w:t>
      </w:r>
    </w:p>
    <w:p w14:paraId="3785EC50" w14:textId="77777777" w:rsidR="00EC501B" w:rsidRDefault="00EC501B" w:rsidP="00A7333E">
      <w:pPr>
        <w:pStyle w:val="EnglishHangNoCoptic"/>
        <w:ind w:firstLine="0"/>
      </w:pPr>
      <w:r>
        <w:t>unless God had sold them,</w:t>
      </w:r>
    </w:p>
    <w:p w14:paraId="27C77FDF" w14:textId="77777777" w:rsidR="00EC501B" w:rsidRDefault="00EC501B" w:rsidP="00A7333E">
      <w:pPr>
        <w:pStyle w:val="EnglishHangEndNoCoptic"/>
        <w:ind w:firstLine="0"/>
      </w:pPr>
      <w:r>
        <w:t>and the Lord delivered them up?</w:t>
      </w:r>
    </w:p>
    <w:p w14:paraId="2B815A71" w14:textId="77777777" w:rsidR="00EC501B" w:rsidRDefault="00EC501B" w:rsidP="00A7333E">
      <w:pPr>
        <w:pStyle w:val="EnglishHangNoCoptic"/>
      </w:pPr>
      <w:r>
        <w:t>31 For our God is not like their gods,</w:t>
      </w:r>
    </w:p>
    <w:p w14:paraId="1C775F05" w14:textId="77777777" w:rsidR="00EC501B" w:rsidRDefault="00EC501B" w:rsidP="00A7333E">
      <w:pPr>
        <w:pStyle w:val="EnglishHangEndNoCoptic"/>
        <w:ind w:firstLine="0"/>
      </w:pPr>
      <w:r>
        <w:t>but our enemies are foolish.</w:t>
      </w:r>
    </w:p>
    <w:p w14:paraId="2A84FE9C" w14:textId="77777777" w:rsidR="00EC501B" w:rsidRDefault="00EC501B" w:rsidP="00A7333E">
      <w:pPr>
        <w:pStyle w:val="EnglishHangNoCoptic"/>
      </w:pPr>
      <w:r>
        <w:t>32 For their vineyard is of the vineyard of Sodom,</w:t>
      </w:r>
    </w:p>
    <w:p w14:paraId="4B287E90" w14:textId="77777777" w:rsidR="00EC501B" w:rsidRDefault="00EC501B" w:rsidP="00A7333E">
      <w:pPr>
        <w:pStyle w:val="EnglishHangNoCoptic"/>
        <w:ind w:firstLine="0"/>
      </w:pPr>
      <w:r>
        <w:t>and their vine is from Gomorrah;</w:t>
      </w:r>
    </w:p>
    <w:p w14:paraId="6B8C369F" w14:textId="77777777" w:rsidR="00EC501B" w:rsidRDefault="00EC501B" w:rsidP="00A7333E">
      <w:pPr>
        <w:pStyle w:val="EnglishHangNoCoptic"/>
        <w:ind w:firstLine="0"/>
      </w:pPr>
      <w:r>
        <w:t>their grapes are grapes of gall;</w:t>
      </w:r>
    </w:p>
    <w:p w14:paraId="7D186992" w14:textId="77777777" w:rsidR="00EC501B" w:rsidRDefault="00EC501B" w:rsidP="00A7333E">
      <w:pPr>
        <w:pStyle w:val="EnglishHangEndNoCoptic"/>
        <w:ind w:firstLine="0"/>
      </w:pPr>
      <w:r>
        <w:t>their clusters are bitter.</w:t>
      </w:r>
    </w:p>
    <w:p w14:paraId="2C96F0F7" w14:textId="77777777" w:rsidR="00EC501B" w:rsidRDefault="00EC501B" w:rsidP="00A7333E">
      <w:pPr>
        <w:pStyle w:val="EnglishHangNoCoptic"/>
      </w:pPr>
      <w:r>
        <w:t>33 Their wine is the wrath of serpents,</w:t>
      </w:r>
    </w:p>
    <w:p w14:paraId="35A6EF00" w14:textId="77777777" w:rsidR="00EC501B" w:rsidRDefault="00EC501B" w:rsidP="00A7333E">
      <w:pPr>
        <w:pStyle w:val="EnglishHangEndNoCoptic"/>
        <w:ind w:firstLine="0"/>
      </w:pPr>
      <w:r>
        <w:t>and the incurable wrath of asps.</w:t>
      </w:r>
    </w:p>
    <w:p w14:paraId="602BA079" w14:textId="77777777" w:rsidR="00EC501B" w:rsidRDefault="00EC501B" w:rsidP="00A7333E">
      <w:pPr>
        <w:pStyle w:val="EnglishHangNoCoptic"/>
      </w:pPr>
      <w:r>
        <w:t>34 Behold, has this not been gathered with me,</w:t>
      </w:r>
    </w:p>
    <w:p w14:paraId="04B83B1F" w14:textId="77777777" w:rsidR="00EC501B" w:rsidRDefault="00EC501B" w:rsidP="00A7333E">
      <w:pPr>
        <w:pStyle w:val="EnglishHangEndNoCoptic"/>
        <w:ind w:firstLine="0"/>
      </w:pPr>
      <w:r>
        <w:t>sealed up among My treasures?</w:t>
      </w:r>
    </w:p>
    <w:p w14:paraId="2AC0BCBA" w14:textId="77777777" w:rsidR="00EC501B" w:rsidRDefault="00EC501B" w:rsidP="00A7333E">
      <w:pPr>
        <w:pStyle w:val="EnglishHangNoCoptic"/>
      </w:pPr>
      <w:r>
        <w:t>35 I will repay on the day of vengeance;</w:t>
      </w:r>
    </w:p>
    <w:p w14:paraId="3F14E258" w14:textId="77777777" w:rsidR="00EC501B" w:rsidRDefault="00EC501B" w:rsidP="00A7333E">
      <w:pPr>
        <w:pStyle w:val="EnglishHangNoCoptic"/>
        <w:ind w:firstLine="0"/>
      </w:pPr>
      <w:r>
        <w:t>in time when their foot shall slip;</w:t>
      </w:r>
    </w:p>
    <w:p w14:paraId="1F3C1B58" w14:textId="77777777" w:rsidR="00EC501B" w:rsidRDefault="00EC501B" w:rsidP="00A7333E">
      <w:pPr>
        <w:pStyle w:val="EnglishHangNoCoptic"/>
        <w:ind w:firstLine="0"/>
      </w:pPr>
      <w:r>
        <w:t>for the day of their calamity is at hand,</w:t>
      </w:r>
    </w:p>
    <w:p w14:paraId="5FF1BC7C" w14:textId="77777777" w:rsidR="00EC501B" w:rsidRDefault="00EC501B" w:rsidP="00A7333E">
      <w:pPr>
        <w:pStyle w:val="EnglishHangEndNoCoptic"/>
        <w:ind w:firstLine="0"/>
      </w:pPr>
      <w:r>
        <w:t>and is waiting, ready for them.</w:t>
      </w:r>
    </w:p>
    <w:p w14:paraId="57D8BFC1" w14:textId="77777777" w:rsidR="00EC501B" w:rsidRDefault="00EC501B" w:rsidP="00A7333E">
      <w:pPr>
        <w:pStyle w:val="EnglishHangNoCoptic"/>
      </w:pPr>
      <w:r>
        <w:t>36 For the Lord will judge His people,</w:t>
      </w:r>
    </w:p>
    <w:p w14:paraId="31413FBB" w14:textId="77777777" w:rsidR="00EC501B" w:rsidRDefault="00EC501B" w:rsidP="00A7333E">
      <w:pPr>
        <w:pStyle w:val="EnglishHangNoCoptic"/>
        <w:ind w:left="0" w:firstLine="432"/>
      </w:pPr>
      <w:r>
        <w:t>and have compassion on His servants;</w:t>
      </w:r>
    </w:p>
    <w:p w14:paraId="2F36C300" w14:textId="77777777" w:rsidR="00EC501B" w:rsidRDefault="00EC501B" w:rsidP="00A7333E">
      <w:pPr>
        <w:pStyle w:val="EnglishHangNoCoptic"/>
        <w:ind w:firstLine="0"/>
      </w:pPr>
      <w:r>
        <w:t>for He sees them disabled,</w:t>
      </w:r>
    </w:p>
    <w:p w14:paraId="62E39736" w14:textId="77777777" w:rsidR="00EC501B" w:rsidRDefault="00EC501B" w:rsidP="00A7333E">
      <w:pPr>
        <w:pStyle w:val="EnglishHangEndNoCoptic"/>
        <w:ind w:firstLine="0"/>
      </w:pPr>
      <w:r>
        <w:t>and left in distress and weakened.</w:t>
      </w:r>
    </w:p>
    <w:p w14:paraId="502CE602" w14:textId="77777777" w:rsidR="00EC501B" w:rsidRDefault="00EC501B" w:rsidP="00A7333E">
      <w:pPr>
        <w:pStyle w:val="EnglishHangNoCoptic"/>
      </w:pPr>
      <w:r>
        <w:t>37 The Lord said,</w:t>
      </w:r>
    </w:p>
    <w:p w14:paraId="6580AA13" w14:textId="77777777" w:rsidR="00EC501B" w:rsidRDefault="00EC501B" w:rsidP="00A7333E">
      <w:pPr>
        <w:pStyle w:val="EnglishHangEndNoCoptic"/>
        <w:ind w:firstLine="0"/>
      </w:pPr>
      <w:r>
        <w:t>“Where are their gods in which they trusted?</w:t>
      </w:r>
    </w:p>
    <w:p w14:paraId="14098275" w14:textId="77777777" w:rsidR="00EC501B" w:rsidRDefault="00EC501B" w:rsidP="00A7333E">
      <w:pPr>
        <w:pStyle w:val="EnglishHangNoCoptic"/>
      </w:pPr>
      <w:r>
        <w:t>38 Who ate the fat of their sacrifices,</w:t>
      </w:r>
    </w:p>
    <w:p w14:paraId="4BDE7707" w14:textId="77777777" w:rsidR="00EC501B" w:rsidRDefault="00EC501B" w:rsidP="00A7333E">
      <w:pPr>
        <w:pStyle w:val="EnglishHangNoCoptic"/>
        <w:ind w:firstLine="0"/>
      </w:pPr>
      <w:r>
        <w:t>and drank the wine of their drink offerings?</w:t>
      </w:r>
    </w:p>
    <w:p w14:paraId="30892E0C" w14:textId="77777777" w:rsidR="00EC501B" w:rsidRDefault="00EC501B" w:rsidP="00A7333E">
      <w:pPr>
        <w:pStyle w:val="EnglishHangNoCoptic"/>
        <w:ind w:firstLine="0"/>
      </w:pPr>
      <w:r>
        <w:t>Let them rise and help you</w:t>
      </w:r>
    </w:p>
    <w:p w14:paraId="19B8486C" w14:textId="77777777" w:rsidR="00EC501B" w:rsidRDefault="00EC501B" w:rsidP="00A7333E">
      <w:pPr>
        <w:pStyle w:val="EnglishHangEndNoCoptic"/>
        <w:ind w:firstLine="0"/>
      </w:pPr>
      <w:r>
        <w:t>and be your defender.</w:t>
      </w:r>
    </w:p>
    <w:p w14:paraId="4DBF0457" w14:textId="77777777" w:rsidR="00EC501B" w:rsidRDefault="00EC501B" w:rsidP="00A7333E">
      <w:pPr>
        <w:pStyle w:val="EnglishHangNoCoptic"/>
      </w:pPr>
      <w:r>
        <w:lastRenderedPageBreak/>
        <w:t>39 Now see, I, even I, am He,</w:t>
      </w:r>
    </w:p>
    <w:p w14:paraId="341664C8" w14:textId="77777777" w:rsidR="00EC501B" w:rsidRDefault="00EC501B" w:rsidP="00A7333E">
      <w:pPr>
        <w:pStyle w:val="EnglishHangNoCoptic"/>
        <w:ind w:firstLine="0"/>
      </w:pPr>
      <w:r>
        <w:t>and there is no god besides Me;</w:t>
      </w:r>
    </w:p>
    <w:p w14:paraId="5A252B11" w14:textId="77777777" w:rsidR="00EC501B" w:rsidRDefault="00EC501B" w:rsidP="00A7333E">
      <w:pPr>
        <w:pStyle w:val="EnglishHangNoCoptic"/>
        <w:ind w:firstLine="0"/>
      </w:pPr>
      <w:r>
        <w:t>I kill and I make alive;</w:t>
      </w:r>
    </w:p>
    <w:p w14:paraId="5EF1FFEB" w14:textId="77777777" w:rsidR="00EC501B" w:rsidRDefault="00EC501B" w:rsidP="00A7333E">
      <w:pPr>
        <w:pStyle w:val="EnglishHangNoCoptic"/>
        <w:ind w:firstLine="0"/>
      </w:pPr>
      <w:r>
        <w:t>I wound and I heal;</w:t>
      </w:r>
    </w:p>
    <w:p w14:paraId="04F3C4EC" w14:textId="77777777" w:rsidR="00EC501B" w:rsidRDefault="00EC501B" w:rsidP="00A7333E">
      <w:pPr>
        <w:pStyle w:val="EnglishHangEndNoCoptic"/>
        <w:ind w:firstLine="0"/>
      </w:pPr>
      <w:r>
        <w:t>and there is no one who can deliver from My hands.</w:t>
      </w:r>
    </w:p>
    <w:p w14:paraId="16D65074" w14:textId="77777777" w:rsidR="00EC501B" w:rsidRDefault="00EC501B" w:rsidP="00A7333E">
      <w:pPr>
        <w:pStyle w:val="EnglishHangNoCoptic"/>
      </w:pPr>
      <w:r>
        <w:t>40 For I raise My hand to heaven,</w:t>
      </w:r>
    </w:p>
    <w:p w14:paraId="36D926E4" w14:textId="77777777" w:rsidR="00EC501B" w:rsidRDefault="00EC501B" w:rsidP="00A7333E">
      <w:pPr>
        <w:pStyle w:val="EnglishHangNoCoptic"/>
        <w:ind w:firstLine="0"/>
      </w:pPr>
      <w:r>
        <w:t>and I swear by My right hand, and say,</w:t>
      </w:r>
    </w:p>
    <w:p w14:paraId="43B5CDDF" w14:textId="77777777" w:rsidR="00EC501B" w:rsidRDefault="00EC501B" w:rsidP="00A7333E">
      <w:pPr>
        <w:pStyle w:val="EnglishHangEndNoCoptic"/>
        <w:ind w:firstLine="0"/>
      </w:pPr>
      <w:r>
        <w:t>‘As I live forever,</w:t>
      </w:r>
    </w:p>
    <w:p w14:paraId="30A7C412" w14:textId="77777777" w:rsidR="00EC501B" w:rsidRDefault="00EC501B" w:rsidP="00A7333E">
      <w:pPr>
        <w:pStyle w:val="EnglishHangNoCoptic"/>
      </w:pPr>
      <w:r>
        <w:t>41 for I sharpen My sword like lightning,</w:t>
      </w:r>
    </w:p>
    <w:p w14:paraId="2F19BB22" w14:textId="77777777" w:rsidR="00EC501B" w:rsidRDefault="00EC501B" w:rsidP="00A7333E">
      <w:pPr>
        <w:pStyle w:val="EnglishHangNoCoptic"/>
        <w:ind w:firstLine="0"/>
      </w:pPr>
      <w:r>
        <w:t>and My hand takes hold of judgment.,</w:t>
      </w:r>
    </w:p>
    <w:p w14:paraId="092CE3F7" w14:textId="77777777" w:rsidR="00EC501B" w:rsidRDefault="00EC501B" w:rsidP="00A7333E">
      <w:pPr>
        <w:pStyle w:val="EnglishHangNoCoptic"/>
        <w:ind w:firstLine="0"/>
      </w:pPr>
      <w:r>
        <w:t>I will render vengeance on My enemies,</w:t>
      </w:r>
    </w:p>
    <w:p w14:paraId="1A3241B1" w14:textId="77777777" w:rsidR="00EC501B" w:rsidRDefault="00EC501B" w:rsidP="00A7333E">
      <w:pPr>
        <w:pStyle w:val="EnglishHangEndNoCoptic"/>
        <w:ind w:firstLine="0"/>
      </w:pPr>
      <w:r>
        <w:t>And repay those who hate Me.</w:t>
      </w:r>
    </w:p>
    <w:p w14:paraId="150ED74E" w14:textId="77777777" w:rsidR="00EC501B" w:rsidRDefault="00EC501B" w:rsidP="00A7333E">
      <w:pPr>
        <w:pStyle w:val="EnglishHangNoCoptic"/>
      </w:pPr>
      <w:r>
        <w:t>42 I will make My arrows drunk from blood;</w:t>
      </w:r>
    </w:p>
    <w:p w14:paraId="7566810E" w14:textId="77777777" w:rsidR="00EC501B" w:rsidRDefault="00EC501B" w:rsidP="00A7333E">
      <w:pPr>
        <w:pStyle w:val="EnglishHangNoCoptic"/>
        <w:ind w:firstLine="0"/>
      </w:pPr>
      <w:r>
        <w:t>and My sword shall devour flesh</w:t>
      </w:r>
    </w:p>
    <w:p w14:paraId="7871FF5A" w14:textId="77777777" w:rsidR="00EC501B" w:rsidRDefault="00EC501B" w:rsidP="00A7333E">
      <w:pPr>
        <w:pStyle w:val="EnglishHangNoCoptic"/>
        <w:ind w:firstLine="0"/>
      </w:pPr>
      <w:r>
        <w:t>with the blood of the slain and the captives,</w:t>
      </w:r>
    </w:p>
    <w:p w14:paraId="485E16E8" w14:textId="77777777" w:rsidR="00EC501B" w:rsidRDefault="00EC501B" w:rsidP="00A7333E">
      <w:pPr>
        <w:pStyle w:val="EnglishHangEndNoCoptic"/>
        <w:ind w:firstLine="0"/>
      </w:pPr>
      <w:r>
        <w:t>from the heads of the leaders of the enemies.’”</w:t>
      </w:r>
    </w:p>
    <w:p w14:paraId="5CA19BD2" w14:textId="77777777" w:rsidR="00EC501B" w:rsidRDefault="00EC501B" w:rsidP="00A7333E">
      <w:pPr>
        <w:pStyle w:val="EnglishHangNoCoptic"/>
      </w:pPr>
      <w:r>
        <w:t>43 Rejoice, O Heavens, together with Him,</w:t>
      </w:r>
    </w:p>
    <w:p w14:paraId="3EE3A374" w14:textId="77777777" w:rsidR="00EC501B" w:rsidRDefault="00EC501B" w:rsidP="00A7333E">
      <w:pPr>
        <w:pStyle w:val="EnglishHangNoCoptic"/>
        <w:ind w:firstLine="0"/>
      </w:pPr>
      <w:r>
        <w:t>and worship Him, all the sons of God;</w:t>
      </w:r>
    </w:p>
    <w:p w14:paraId="3E025CA7" w14:textId="77777777" w:rsidR="00EC501B" w:rsidRDefault="00EC501B" w:rsidP="00A7333E">
      <w:pPr>
        <w:pStyle w:val="EnglishHangNoCoptic"/>
        <w:ind w:firstLine="0"/>
      </w:pPr>
      <w:r>
        <w:t>rejoice, O nations, with His people;</w:t>
      </w:r>
    </w:p>
    <w:p w14:paraId="7BA93F64" w14:textId="77777777" w:rsidR="00EC501B" w:rsidRDefault="00EC501B" w:rsidP="00A7333E">
      <w:pPr>
        <w:pStyle w:val="EnglishHangNoCoptic"/>
        <w:ind w:firstLine="0"/>
      </w:pPr>
      <w:r>
        <w:t>and let all the angels of God be strong with Him;</w:t>
      </w:r>
    </w:p>
    <w:p w14:paraId="26F1DF88" w14:textId="77777777" w:rsidR="00EC501B" w:rsidRDefault="00EC501B" w:rsidP="00A7333E">
      <w:pPr>
        <w:pStyle w:val="EnglishHangNoCoptic"/>
        <w:ind w:firstLine="0"/>
      </w:pPr>
      <w:r>
        <w:t>for He will avenge the blood of His sons</w:t>
      </w:r>
    </w:p>
    <w:p w14:paraId="28193628" w14:textId="77777777" w:rsidR="00EC501B" w:rsidRDefault="00EC501B" w:rsidP="00A7333E">
      <w:pPr>
        <w:pStyle w:val="EnglishHangNoCoptic"/>
        <w:ind w:firstLine="0"/>
      </w:pPr>
      <w:r>
        <w:t>and render vengeance to His adversaries;</w:t>
      </w:r>
    </w:p>
    <w:p w14:paraId="6A3F5686" w14:textId="77777777" w:rsidR="00EC501B" w:rsidRDefault="00EC501B" w:rsidP="00A7333E">
      <w:pPr>
        <w:pStyle w:val="EnglishHangEndNoCoptic"/>
        <w:ind w:firstLine="0"/>
      </w:pPr>
      <w:r>
        <w:t>and the Lord will purify the land of His people.</w:t>
      </w:r>
    </w:p>
    <w:p w14:paraId="1AE74326" w14:textId="77777777" w:rsidR="00EC501B" w:rsidRDefault="00EC501B" w:rsidP="00A7333E">
      <w:pPr>
        <w:pStyle w:val="Heading4"/>
      </w:pPr>
      <w:r>
        <w:t>The Prayer of Hannah, Samuel’s Mother</w:t>
      </w:r>
    </w:p>
    <w:p w14:paraId="3507D4EF" w14:textId="77777777" w:rsidR="00EC501B" w:rsidRDefault="00EC501B" w:rsidP="00A7333E">
      <w:pPr>
        <w:pStyle w:val="Rubric"/>
      </w:pPr>
      <w:r>
        <w:t>(1 Kings 2:1-10; Coptic rite: Joyous Saturday, Byzantine rite: Third Ode; The barren one strangely bares a son and praises God: You are holy, O Lord, and my spirit praises You.)</w:t>
      </w:r>
    </w:p>
    <w:p w14:paraId="08809D49" w14:textId="77777777" w:rsidR="00EC501B" w:rsidRPr="00634364" w:rsidRDefault="00EC501B" w:rsidP="00A7333E">
      <w:pPr>
        <w:pStyle w:val="Rubric"/>
      </w:pPr>
      <w:r>
        <w:t>A reading from the First book of Kings.</w:t>
      </w:r>
    </w:p>
    <w:p w14:paraId="491E9F6F" w14:textId="77777777" w:rsidR="00EC501B" w:rsidRDefault="00EC501B" w:rsidP="00A7333E">
      <w:pPr>
        <w:pStyle w:val="EnglishHangNoCoptic"/>
      </w:pPr>
      <w:r>
        <w:t>“My heart is strengthened in the Lord;</w:t>
      </w:r>
    </w:p>
    <w:p w14:paraId="36D73BB8" w14:textId="77777777" w:rsidR="00EC501B" w:rsidRDefault="00EC501B" w:rsidP="00A7333E">
      <w:pPr>
        <w:pStyle w:val="EnglishHangNoCoptic"/>
        <w:ind w:firstLine="0"/>
      </w:pPr>
      <w:r>
        <w:t>my strength is exalted in my God.</w:t>
      </w:r>
    </w:p>
    <w:p w14:paraId="7A1AC5E0" w14:textId="77777777" w:rsidR="00EC501B" w:rsidRDefault="00EC501B" w:rsidP="00A7333E">
      <w:pPr>
        <w:pStyle w:val="EnglishHangNoCoptic"/>
        <w:ind w:firstLine="0"/>
      </w:pPr>
      <w:r>
        <w:t>I smile at my enemies;</w:t>
      </w:r>
    </w:p>
    <w:p w14:paraId="70261FE1" w14:textId="77777777" w:rsidR="00EC501B" w:rsidRDefault="00EC501B" w:rsidP="00A7333E">
      <w:pPr>
        <w:pStyle w:val="EnglishHangEndNoCoptic"/>
        <w:ind w:firstLine="0"/>
      </w:pPr>
      <w:r>
        <w:t>I rejoice in Your salvation,</w:t>
      </w:r>
    </w:p>
    <w:p w14:paraId="01A1DE2C" w14:textId="77777777" w:rsidR="00EC501B" w:rsidRDefault="00EC501B" w:rsidP="00A7333E">
      <w:pPr>
        <w:pStyle w:val="EnglishHangNoCoptic"/>
      </w:pPr>
      <w:r>
        <w:t>2 because no one is holy like the Lord,</w:t>
      </w:r>
    </w:p>
    <w:p w14:paraId="39D4F2F6" w14:textId="77777777" w:rsidR="00EC501B" w:rsidRDefault="00EC501B" w:rsidP="00A7333E">
      <w:pPr>
        <w:pStyle w:val="EnglishHangNoCoptic"/>
        <w:ind w:firstLine="0"/>
      </w:pPr>
      <w:r>
        <w:t>no one is righteous like our God,</w:t>
      </w:r>
    </w:p>
    <w:p w14:paraId="39798AF4" w14:textId="77777777" w:rsidR="00EC501B" w:rsidRDefault="00EC501B" w:rsidP="00A7333E">
      <w:pPr>
        <w:pStyle w:val="EnglishHangEndNoCoptic"/>
        <w:ind w:firstLine="0"/>
      </w:pPr>
      <w:r>
        <w:t>no one is holy but You.</w:t>
      </w:r>
    </w:p>
    <w:p w14:paraId="06D491CE" w14:textId="77777777" w:rsidR="00EC501B" w:rsidRDefault="00EC501B" w:rsidP="00A7333E">
      <w:pPr>
        <w:pStyle w:val="EnglishHangNoCoptic"/>
      </w:pPr>
      <w:r>
        <w:t>3 Do not boast or speak of high things;</w:t>
      </w:r>
    </w:p>
    <w:p w14:paraId="23EA332D" w14:textId="77777777" w:rsidR="00EC501B" w:rsidRDefault="00EC501B" w:rsidP="00A7333E">
      <w:pPr>
        <w:pStyle w:val="EnglishHangNoCoptic"/>
        <w:ind w:firstLine="0"/>
      </w:pPr>
      <w:r>
        <w:t>do not let any arrogance come from your mouth,</w:t>
      </w:r>
    </w:p>
    <w:p w14:paraId="6ABA06AF" w14:textId="77777777" w:rsidR="00EC501B" w:rsidRDefault="00EC501B" w:rsidP="00A7333E">
      <w:pPr>
        <w:pStyle w:val="EnglishHangNoCoptic"/>
        <w:ind w:firstLine="0"/>
      </w:pPr>
      <w:r>
        <w:t>for the Lord is the God of knowledge;</w:t>
      </w:r>
    </w:p>
    <w:p w14:paraId="7D9F5065" w14:textId="77777777" w:rsidR="00EC501B" w:rsidRDefault="00EC501B" w:rsidP="00A7333E">
      <w:pPr>
        <w:pStyle w:val="EnglishHangEndNoCoptic"/>
        <w:ind w:firstLine="0"/>
      </w:pPr>
      <w:r>
        <w:t>and God is preparing His actions.</w:t>
      </w:r>
    </w:p>
    <w:p w14:paraId="63DC3750" w14:textId="77777777" w:rsidR="00EC501B" w:rsidRDefault="00EC501B" w:rsidP="00A7333E">
      <w:pPr>
        <w:pStyle w:val="EnglishHangNoCoptic"/>
      </w:pPr>
      <w:r>
        <w:lastRenderedPageBreak/>
        <w:t>4 He weakened the bow of mighty men,</w:t>
      </w:r>
    </w:p>
    <w:p w14:paraId="1242E563" w14:textId="77777777" w:rsidR="00EC501B" w:rsidRDefault="00EC501B" w:rsidP="00A7333E">
      <w:pPr>
        <w:pStyle w:val="EnglishHangEndNoCoptic"/>
        <w:ind w:firstLine="0"/>
      </w:pPr>
      <w:r>
        <w:t>and those who are weak are girded with strength.</w:t>
      </w:r>
    </w:p>
    <w:p w14:paraId="2B66BAF7" w14:textId="77777777" w:rsidR="00EC501B" w:rsidRDefault="00EC501B" w:rsidP="00A7333E">
      <w:pPr>
        <w:pStyle w:val="EnglishHangNoCoptic"/>
      </w:pPr>
      <w:r>
        <w:t>5 Those who were full of bread were made empty,</w:t>
      </w:r>
    </w:p>
    <w:p w14:paraId="1F1F71D2" w14:textId="77777777" w:rsidR="00EC501B" w:rsidRDefault="00EC501B" w:rsidP="00A7333E">
      <w:pPr>
        <w:pStyle w:val="EnglishHangNoCoptic"/>
        <w:ind w:firstLine="0"/>
      </w:pPr>
      <w:r>
        <w:t>and the hungry have forsaken the land.</w:t>
      </w:r>
    </w:p>
    <w:p w14:paraId="145E41D6" w14:textId="77777777" w:rsidR="00EC501B" w:rsidRDefault="00EC501B" w:rsidP="00A7333E">
      <w:pPr>
        <w:pStyle w:val="EnglishHangNoCoptic"/>
        <w:ind w:firstLine="0"/>
      </w:pPr>
      <w:r>
        <w:t>The barren woman has borne seven,</w:t>
      </w:r>
    </w:p>
    <w:p w14:paraId="7F105939" w14:textId="77777777" w:rsidR="00EC501B" w:rsidRDefault="00EC501B" w:rsidP="00A7333E">
      <w:pPr>
        <w:pStyle w:val="EnglishHangEndNoCoptic"/>
        <w:ind w:firstLine="0"/>
      </w:pPr>
      <w:r>
        <w:t>and she who has many children has become weak.</w:t>
      </w:r>
    </w:p>
    <w:p w14:paraId="313BDF89" w14:textId="77777777" w:rsidR="00EC501B" w:rsidRDefault="00EC501B" w:rsidP="00A7333E">
      <w:pPr>
        <w:pStyle w:val="EnglishHangNoCoptic"/>
      </w:pPr>
      <w:r>
        <w:t>6 The Lord kills and makes alive;</w:t>
      </w:r>
    </w:p>
    <w:p w14:paraId="60FB601C" w14:textId="77777777" w:rsidR="00EC501B" w:rsidRDefault="00EC501B" w:rsidP="00A7333E">
      <w:pPr>
        <w:pStyle w:val="EnglishHangEndNoCoptic"/>
        <w:ind w:firstLine="0"/>
      </w:pPr>
      <w:r>
        <w:t>He brings down to Hades and raises up.</w:t>
      </w:r>
    </w:p>
    <w:p w14:paraId="26A30E1B" w14:textId="77777777" w:rsidR="00EC501B" w:rsidRDefault="00EC501B" w:rsidP="00A7333E">
      <w:pPr>
        <w:pStyle w:val="EnglishHangNoCoptic"/>
      </w:pPr>
      <w:r>
        <w:t>7 The Lord makes poor and rich;</w:t>
      </w:r>
    </w:p>
    <w:p w14:paraId="5860E5EB" w14:textId="77777777" w:rsidR="00EC501B" w:rsidRDefault="00EC501B" w:rsidP="00A7333E">
      <w:pPr>
        <w:pStyle w:val="EnglishHangEndNoCoptic"/>
        <w:ind w:firstLine="0"/>
      </w:pPr>
      <w:r>
        <w:t>He brings low and raises on high.</w:t>
      </w:r>
    </w:p>
    <w:p w14:paraId="1861467C" w14:textId="77777777" w:rsidR="00EC501B" w:rsidRDefault="00EC501B" w:rsidP="00A7333E">
      <w:pPr>
        <w:pStyle w:val="EnglishHangNoCoptic"/>
      </w:pPr>
      <w:r>
        <w:t>8 He raises the poor from the ground</w:t>
      </w:r>
    </w:p>
    <w:p w14:paraId="66D9BBEA" w14:textId="77777777" w:rsidR="00EC501B" w:rsidRDefault="00EC501B" w:rsidP="00A7333E">
      <w:pPr>
        <w:pStyle w:val="EnglishHangNoCoptic"/>
        <w:ind w:firstLine="0"/>
      </w:pPr>
      <w:r>
        <w:t>and lifts the needy from the dunghill,</w:t>
      </w:r>
    </w:p>
    <w:p w14:paraId="4A0AFB0A" w14:textId="77777777" w:rsidR="00EC501B" w:rsidRDefault="00EC501B" w:rsidP="00A7333E">
      <w:pPr>
        <w:pStyle w:val="EnglishHangNoCoptic"/>
        <w:ind w:firstLine="0"/>
      </w:pPr>
      <w:r>
        <w:t>to set them among princely people</w:t>
      </w:r>
    </w:p>
    <w:p w14:paraId="224D9237" w14:textId="77777777" w:rsidR="00EC501B" w:rsidRDefault="00EC501B" w:rsidP="00A7333E">
      <w:pPr>
        <w:pStyle w:val="EnglishHangEndNoCoptic"/>
        <w:ind w:firstLine="0"/>
      </w:pPr>
      <w:r>
        <w:t>and make them inherit a throne of glory.</w:t>
      </w:r>
    </w:p>
    <w:p w14:paraId="14EF0AD2" w14:textId="77777777" w:rsidR="00EC501B" w:rsidRDefault="00EC501B" w:rsidP="00A7333E">
      <w:pPr>
        <w:pStyle w:val="EnglishHangNoCoptic"/>
      </w:pPr>
      <w:r>
        <w:t>9 Granting the prayer of the one praying,</w:t>
      </w:r>
    </w:p>
    <w:p w14:paraId="317ECEAA" w14:textId="77777777" w:rsidR="00EC501B" w:rsidRDefault="00EC501B" w:rsidP="00A7333E">
      <w:pPr>
        <w:pStyle w:val="EnglishHangNoCoptic"/>
        <w:ind w:firstLine="0"/>
      </w:pPr>
      <w:r>
        <w:t>He blesses with righteous years;</w:t>
      </w:r>
    </w:p>
    <w:p w14:paraId="68CB2852" w14:textId="77777777" w:rsidR="00EC501B" w:rsidRDefault="00EC501B" w:rsidP="00A7333E">
      <w:pPr>
        <w:pStyle w:val="EnglishHangEndNoCoptic"/>
        <w:ind w:firstLine="0"/>
      </w:pPr>
      <w:r>
        <w:t>for no man can prevail by strength.</w:t>
      </w:r>
    </w:p>
    <w:p w14:paraId="54D6C674" w14:textId="77777777" w:rsidR="00EC501B" w:rsidRDefault="00EC501B" w:rsidP="00A7333E">
      <w:pPr>
        <w:pStyle w:val="EnglishHangNoCoptic"/>
      </w:pPr>
      <w:r>
        <w:t>10 The Lord makes His adversaries weak;</w:t>
      </w:r>
    </w:p>
    <w:p w14:paraId="4E8822DC" w14:textId="77777777" w:rsidR="00EC501B" w:rsidRDefault="00EC501B" w:rsidP="00A7333E">
      <w:pPr>
        <w:pStyle w:val="EnglishHangNoCoptic"/>
        <w:ind w:firstLine="0"/>
      </w:pPr>
      <w:r>
        <w:t>the Lord is holy.</w:t>
      </w:r>
    </w:p>
    <w:p w14:paraId="57AE4024" w14:textId="77777777" w:rsidR="00EC501B" w:rsidRDefault="00EC501B" w:rsidP="00A7333E">
      <w:pPr>
        <w:pStyle w:val="EnglishHangNoCoptic"/>
        <w:ind w:firstLine="0"/>
      </w:pPr>
      <w:r>
        <w:t>Do not let the man of learning boast in his understanding,</w:t>
      </w:r>
    </w:p>
    <w:p w14:paraId="52DF8656" w14:textId="77777777" w:rsidR="00EC501B" w:rsidRDefault="00EC501B" w:rsidP="00A7333E">
      <w:pPr>
        <w:pStyle w:val="EnglishHangNoCoptic"/>
        <w:ind w:firstLine="0"/>
      </w:pPr>
      <w:r>
        <w:t>nor let the man of might boast in his might,</w:t>
      </w:r>
    </w:p>
    <w:p w14:paraId="6431623D" w14:textId="77777777" w:rsidR="00EC501B" w:rsidRDefault="00EC501B" w:rsidP="00A7333E">
      <w:pPr>
        <w:pStyle w:val="EnglishHangNoCoptic"/>
        <w:ind w:firstLine="0"/>
      </w:pPr>
      <w:r>
        <w:t>nor let the man of riches boast in his riches.</w:t>
      </w:r>
    </w:p>
    <w:p w14:paraId="5592A58F" w14:textId="77777777" w:rsidR="00EC501B" w:rsidRDefault="00EC501B" w:rsidP="00A7333E">
      <w:pPr>
        <w:pStyle w:val="EnglishHangNoCoptic"/>
        <w:ind w:firstLine="0"/>
      </w:pPr>
      <w:r>
        <w:t>Let the one who boasts boast in this:</w:t>
      </w:r>
    </w:p>
    <w:p w14:paraId="75E65243" w14:textId="77777777" w:rsidR="00EC501B" w:rsidRDefault="00EC501B" w:rsidP="00A7333E">
      <w:pPr>
        <w:pStyle w:val="EnglishHangNoCoptic"/>
        <w:ind w:firstLine="0"/>
      </w:pPr>
      <w:r>
        <w:t>to understand and to know the Lord</w:t>
      </w:r>
    </w:p>
    <w:p w14:paraId="1FEEC316" w14:textId="77777777" w:rsidR="00EC501B" w:rsidRDefault="00EC501B" w:rsidP="00A7333E">
      <w:pPr>
        <w:pStyle w:val="EnglishHangEndNoCoptic"/>
        <w:ind w:firstLine="0"/>
      </w:pPr>
      <w:r>
        <w:t>and to do justice and righteousness in the midst of the earth.</w:t>
      </w:r>
    </w:p>
    <w:p w14:paraId="25BEE874" w14:textId="77777777" w:rsidR="00EC501B" w:rsidRDefault="00EC501B" w:rsidP="00A7333E">
      <w:pPr>
        <w:pStyle w:val="EnglishHangNoCoptic"/>
      </w:pPr>
      <w:r>
        <w:t>The Lord ascended into the heavens and thundered.</w:t>
      </w:r>
    </w:p>
    <w:p w14:paraId="27E86C3B" w14:textId="77777777" w:rsidR="00EC501B" w:rsidRDefault="00EC501B" w:rsidP="00A7333E">
      <w:pPr>
        <w:pStyle w:val="EnglishHangNoCoptic"/>
        <w:ind w:firstLine="0"/>
      </w:pPr>
      <w:r>
        <w:t>The Lord judges the ends of the earth.</w:t>
      </w:r>
    </w:p>
    <w:p w14:paraId="1A8CCEDB" w14:textId="77777777" w:rsidR="00EC501B" w:rsidRDefault="00EC501B" w:rsidP="00A7333E">
      <w:pPr>
        <w:pStyle w:val="EnglishHangNoCoptic"/>
        <w:ind w:firstLine="0"/>
      </w:pPr>
      <w:r>
        <w:t>He gives strength to our kings,</w:t>
      </w:r>
    </w:p>
    <w:p w14:paraId="26E85C9C" w14:textId="77777777" w:rsidR="00EC501B" w:rsidRDefault="00EC501B" w:rsidP="00A7333E">
      <w:pPr>
        <w:pStyle w:val="EnglishHangNoCoptic"/>
        <w:ind w:firstLine="0"/>
      </w:pPr>
      <w:r>
        <w:t>and He will raise the power of His Christ.”</w:t>
      </w:r>
    </w:p>
    <w:p w14:paraId="3B35973A" w14:textId="77777777" w:rsidR="00EC501B" w:rsidRDefault="00EC501B" w:rsidP="00A7333E">
      <w:pPr>
        <w:pStyle w:val="Heading4"/>
      </w:pPr>
      <w:r>
        <w:t>The Prayer of Habakkuk the Prophet</w:t>
      </w:r>
    </w:p>
    <w:p w14:paraId="11F75BA6" w14:textId="77777777" w:rsidR="00EC501B" w:rsidRDefault="00EC501B" w:rsidP="00A7333E">
      <w:pPr>
        <w:pStyle w:val="Rubric"/>
      </w:pPr>
      <w:r>
        <w:t>(Habakkuk 3:2-19; Coptic rite: Joyous Saturday, Byzantine rite: Fourth Ode; The prayer of the prophet Habakkuk, with an ode.)</w:t>
      </w:r>
    </w:p>
    <w:p w14:paraId="59839F08" w14:textId="77777777" w:rsidR="00EC501B" w:rsidRPr="0069088C" w:rsidRDefault="00EC501B" w:rsidP="00A7333E">
      <w:pPr>
        <w:pStyle w:val="Rubric"/>
      </w:pPr>
      <w:r>
        <w:t>A reading from the Book of Habakkuk the Prophet. May his blessing be upon us all. Amen.</w:t>
      </w:r>
    </w:p>
    <w:p w14:paraId="2978EACC" w14:textId="77777777" w:rsidR="00EC501B" w:rsidRDefault="00EC501B" w:rsidP="00A7333E">
      <w:pPr>
        <w:pStyle w:val="EnglishHangNoCoptic"/>
      </w:pPr>
      <w:r>
        <w:lastRenderedPageBreak/>
        <w:t>O Lord, I have heard of Your renown and was afraid;</w:t>
      </w:r>
    </w:p>
    <w:p w14:paraId="1ED45560" w14:textId="77777777" w:rsidR="00EC501B" w:rsidRDefault="00EC501B" w:rsidP="00A7333E">
      <w:pPr>
        <w:pStyle w:val="EnglishHangNoCoptic"/>
        <w:ind w:firstLine="0"/>
      </w:pPr>
      <w:r>
        <w:t>I considered Your works and was greatly astonished.</w:t>
      </w:r>
    </w:p>
    <w:p w14:paraId="52DBFF5E" w14:textId="77777777" w:rsidR="00EC501B" w:rsidRDefault="00EC501B" w:rsidP="00A7333E">
      <w:pPr>
        <w:pStyle w:val="EnglishHangNoCoptic"/>
        <w:ind w:firstLine="0"/>
      </w:pPr>
      <w:r>
        <w:t>You will be known in the midst of two living creatures;</w:t>
      </w:r>
    </w:p>
    <w:p w14:paraId="5CE09B87" w14:textId="77777777" w:rsidR="00EC501B" w:rsidRDefault="00EC501B" w:rsidP="00A7333E">
      <w:pPr>
        <w:pStyle w:val="EnglishHangNoCoptic"/>
        <w:ind w:firstLine="0"/>
      </w:pPr>
      <w:r>
        <w:t>in the approaching years You shall be acknowledged;</w:t>
      </w:r>
    </w:p>
    <w:p w14:paraId="2FBB76D7" w14:textId="77777777" w:rsidR="00EC501B" w:rsidRDefault="00EC501B" w:rsidP="00A7333E">
      <w:pPr>
        <w:pStyle w:val="EnglishHangNoCoptic"/>
        <w:ind w:firstLine="0"/>
      </w:pPr>
      <w:r>
        <w:t>You will be revealed when the time comes.</w:t>
      </w:r>
    </w:p>
    <w:p w14:paraId="45CAE60E" w14:textId="77777777" w:rsidR="00EC501B" w:rsidRDefault="00EC501B" w:rsidP="00A7333E">
      <w:pPr>
        <w:pStyle w:val="EnglishHangNoCoptic"/>
        <w:ind w:firstLine="0"/>
      </w:pPr>
      <w:r>
        <w:t>When my soul is troubled in wrath,</w:t>
      </w:r>
    </w:p>
    <w:p w14:paraId="13E879A9" w14:textId="77777777" w:rsidR="00EC501B" w:rsidRDefault="00EC501B" w:rsidP="00A7333E">
      <w:pPr>
        <w:pStyle w:val="EnglishHangEndNoCoptic"/>
        <w:ind w:firstLine="0"/>
      </w:pPr>
      <w:r>
        <w:t>You will remember mercy.</w:t>
      </w:r>
    </w:p>
    <w:p w14:paraId="58900250" w14:textId="77777777" w:rsidR="00EC501B" w:rsidRDefault="00EC501B" w:rsidP="00A7333E">
      <w:pPr>
        <w:pStyle w:val="EnglishHangNoCoptic"/>
      </w:pPr>
      <w:r>
        <w:t>3 God will come from Teman,</w:t>
      </w:r>
    </w:p>
    <w:p w14:paraId="27B5A090" w14:textId="77777777" w:rsidR="00EC501B" w:rsidRDefault="00EC501B" w:rsidP="00A7333E">
      <w:pPr>
        <w:pStyle w:val="EnglishHangNoCoptic"/>
        <w:ind w:firstLine="0"/>
      </w:pPr>
      <w:r>
        <w:t xml:space="preserve">the Holy One from a shady, densly wooded mountain. </w:t>
      </w:r>
      <w:r w:rsidRPr="00C02B48">
        <w:rPr>
          <w:i/>
        </w:rPr>
        <w:t>(Pause.)</w:t>
      </w:r>
    </w:p>
    <w:p w14:paraId="7DDD848F" w14:textId="77777777" w:rsidR="00EC501B" w:rsidRDefault="00EC501B" w:rsidP="00A7333E">
      <w:pPr>
        <w:pStyle w:val="EnglishHangNoCoptic"/>
        <w:ind w:firstLine="0"/>
      </w:pPr>
      <w:r>
        <w:t>His excellence covered the heavens,</w:t>
      </w:r>
    </w:p>
    <w:p w14:paraId="36335065" w14:textId="77777777" w:rsidR="00EC501B" w:rsidRDefault="00EC501B" w:rsidP="00A7333E">
      <w:pPr>
        <w:pStyle w:val="EnglishHangEndNoCoptic"/>
        <w:ind w:firstLine="0"/>
      </w:pPr>
      <w:r>
        <w:t>and the earth was full of His praise.</w:t>
      </w:r>
    </w:p>
    <w:p w14:paraId="69A002A3" w14:textId="77777777" w:rsidR="00EC501B" w:rsidRDefault="00EC501B" w:rsidP="00A7333E">
      <w:pPr>
        <w:pStyle w:val="EnglishHangNoCoptic"/>
      </w:pPr>
      <w:r>
        <w:t>4 His brightness will be like the light;</w:t>
      </w:r>
    </w:p>
    <w:p w14:paraId="3A922026" w14:textId="77777777" w:rsidR="00EC501B" w:rsidRDefault="00EC501B" w:rsidP="00A7333E">
      <w:pPr>
        <w:pStyle w:val="EnglishHangNoCoptic"/>
        <w:ind w:firstLine="0"/>
      </w:pPr>
      <w:r>
        <w:t>horns will be in His hand,</w:t>
      </w:r>
    </w:p>
    <w:p w14:paraId="12E83217" w14:textId="77777777" w:rsidR="00EC501B" w:rsidRDefault="00EC501B" w:rsidP="00A7333E">
      <w:pPr>
        <w:pStyle w:val="EnglishHangEndNoCoptic"/>
        <w:ind w:firstLine="0"/>
      </w:pPr>
      <w:r>
        <w:t>and He established a mighty love of His strength.</w:t>
      </w:r>
    </w:p>
    <w:p w14:paraId="70D65F7D" w14:textId="77777777" w:rsidR="00EC501B" w:rsidRDefault="00EC501B" w:rsidP="00A7333E">
      <w:pPr>
        <w:pStyle w:val="EnglishHangNoCoptic"/>
      </w:pPr>
      <w:r>
        <w:t>5 A word will go forth from before His face;</w:t>
      </w:r>
    </w:p>
    <w:p w14:paraId="6B1A3505" w14:textId="77777777" w:rsidR="00EC501B" w:rsidRDefault="00EC501B" w:rsidP="00A7333E">
      <w:pPr>
        <w:pStyle w:val="EnglishHangEndNoCoptic"/>
        <w:ind w:firstLine="0"/>
      </w:pPr>
      <w:r>
        <w:t>He will go forth, with shoes on His feet.</w:t>
      </w:r>
    </w:p>
    <w:p w14:paraId="6770EF55" w14:textId="77777777" w:rsidR="00EC501B" w:rsidRDefault="00EC501B" w:rsidP="00A7333E">
      <w:pPr>
        <w:pStyle w:val="EnglishHangNoCoptic"/>
      </w:pPr>
      <w:r>
        <w:t>6 The earth stood and was shaken to and fro;</w:t>
      </w:r>
    </w:p>
    <w:p w14:paraId="729A8D15" w14:textId="77777777" w:rsidR="00EC501B" w:rsidRDefault="00EC501B" w:rsidP="00A7333E">
      <w:pPr>
        <w:pStyle w:val="EnglishHangNoCoptic"/>
        <w:ind w:firstLine="0"/>
      </w:pPr>
      <w:r>
        <w:t>He looked, and the nations melted away.</w:t>
      </w:r>
    </w:p>
    <w:p w14:paraId="2E234C7A" w14:textId="77777777" w:rsidR="00EC501B" w:rsidRDefault="00EC501B" w:rsidP="00A7333E">
      <w:pPr>
        <w:pStyle w:val="EnglishHangNoCoptic"/>
        <w:ind w:firstLine="0"/>
      </w:pPr>
      <w:r>
        <w:t>the mountains were shattered by force;</w:t>
      </w:r>
    </w:p>
    <w:p w14:paraId="1B39A2E3" w14:textId="77777777" w:rsidR="00EC501B" w:rsidRDefault="00EC501B" w:rsidP="00A7333E">
      <w:pPr>
        <w:pStyle w:val="EnglishHangEndNoCoptic"/>
        <w:ind w:firstLine="0"/>
      </w:pPr>
      <w:r>
        <w:t>the everlasting hills wasted away.</w:t>
      </w:r>
    </w:p>
    <w:p w14:paraId="0D2AABA5" w14:textId="77777777" w:rsidR="00EC501B" w:rsidRDefault="00EC501B" w:rsidP="00A7333E">
      <w:pPr>
        <w:pStyle w:val="EnglishHangNoCoptic"/>
      </w:pPr>
      <w:r>
        <w:t>7 In the place of distresses, I saw His eternal ways.</w:t>
      </w:r>
    </w:p>
    <w:p w14:paraId="39078FDD" w14:textId="77777777" w:rsidR="00EC501B" w:rsidRDefault="00EC501B" w:rsidP="00A7333E">
      <w:pPr>
        <w:pStyle w:val="EnglishHangNoCoptic"/>
        <w:ind w:firstLine="0"/>
      </w:pPr>
      <w:r>
        <w:t>The tents of the Ethiopians will be dismayed,</w:t>
      </w:r>
    </w:p>
    <w:p w14:paraId="7226F097" w14:textId="77777777" w:rsidR="00EC501B" w:rsidRDefault="00EC501B" w:rsidP="00A7333E">
      <w:pPr>
        <w:pStyle w:val="EnglishHangEndNoCoptic"/>
        <w:ind w:firstLine="0"/>
      </w:pPr>
      <w:r>
        <w:t>even the tents of the land of Midian.</w:t>
      </w:r>
    </w:p>
    <w:p w14:paraId="5AE8D2DB" w14:textId="77777777" w:rsidR="00EC501B" w:rsidRDefault="00EC501B" w:rsidP="00A7333E">
      <w:pPr>
        <w:pStyle w:val="EnglishHangNoCoptic"/>
      </w:pPr>
      <w:r>
        <w:t>8 Were you angry, O Lord, with the rivers?</w:t>
      </w:r>
    </w:p>
    <w:p w14:paraId="30EDFB18" w14:textId="77777777" w:rsidR="00EC501B" w:rsidRDefault="00EC501B" w:rsidP="00A7333E">
      <w:pPr>
        <w:pStyle w:val="EnglishHangNoCoptic"/>
        <w:ind w:firstLine="0"/>
      </w:pPr>
      <w:r>
        <w:t>Or was Your wrath against the rivers,</w:t>
      </w:r>
    </w:p>
    <w:p w14:paraId="34C691E6" w14:textId="77777777" w:rsidR="00EC501B" w:rsidRDefault="00EC501B" w:rsidP="00A7333E">
      <w:pPr>
        <w:pStyle w:val="EnglishHangNoCoptic"/>
        <w:ind w:firstLine="0"/>
      </w:pPr>
      <w:r>
        <w:t>or was Your fury against the sea,</w:t>
      </w:r>
    </w:p>
    <w:p w14:paraId="40D7F7A7" w14:textId="77777777" w:rsidR="00EC501B" w:rsidRDefault="00EC501B" w:rsidP="00A7333E">
      <w:pPr>
        <w:pStyle w:val="EnglishHangNoCoptic"/>
        <w:ind w:firstLine="0"/>
      </w:pPr>
      <w:r>
        <w:t>that You will mount Your horses,</w:t>
      </w:r>
    </w:p>
    <w:p w14:paraId="38448601" w14:textId="77777777" w:rsidR="00EC501B" w:rsidRDefault="00EC501B" w:rsidP="00A7333E">
      <w:pPr>
        <w:pStyle w:val="EnglishHangEndNoCoptic"/>
        <w:ind w:firstLine="0"/>
      </w:pPr>
      <w:r>
        <w:t>and Your chariot is salvation?</w:t>
      </w:r>
    </w:p>
    <w:p w14:paraId="37D5A104" w14:textId="77777777" w:rsidR="00EC501B" w:rsidRDefault="00EC501B" w:rsidP="00A7333E">
      <w:pPr>
        <w:pStyle w:val="EnglishHangNoCoptic"/>
      </w:pPr>
      <w:r>
        <w:t>9 “You will stretch your bow against scepters,” says the Lord.</w:t>
      </w:r>
      <w:r w:rsidRPr="006768D5">
        <w:rPr>
          <w:i/>
        </w:rPr>
        <w:t xml:space="preserve"> (Pause.)</w:t>
      </w:r>
    </w:p>
    <w:p w14:paraId="198EE954" w14:textId="77777777" w:rsidR="00EC501B" w:rsidRDefault="00EC501B" w:rsidP="00A7333E">
      <w:pPr>
        <w:pStyle w:val="EnglishHangEndNoCoptic"/>
        <w:ind w:firstLine="0"/>
      </w:pPr>
      <w:r>
        <w:t>The land of rivers will be torn asunder.</w:t>
      </w:r>
    </w:p>
    <w:p w14:paraId="1A99EAF3" w14:textId="77777777" w:rsidR="00EC501B" w:rsidRDefault="00EC501B" w:rsidP="00A7333E">
      <w:pPr>
        <w:pStyle w:val="EnglishHangNoCoptic"/>
      </w:pPr>
      <w:r>
        <w:t>10 Many peoples will see you and be in travail,</w:t>
      </w:r>
    </w:p>
    <w:p w14:paraId="1DD71EEE" w14:textId="77777777" w:rsidR="00EC501B" w:rsidRDefault="00EC501B" w:rsidP="00A7333E">
      <w:pPr>
        <w:pStyle w:val="EnglishHangNoCoptic"/>
        <w:ind w:firstLine="0"/>
      </w:pPr>
      <w:r>
        <w:t>as You scatter water from its course.</w:t>
      </w:r>
    </w:p>
    <w:p w14:paraId="60CA6235" w14:textId="77777777" w:rsidR="00EC501B" w:rsidRDefault="00EC501B" w:rsidP="00A7333E">
      <w:pPr>
        <w:pStyle w:val="EnglishHangNoCoptic"/>
        <w:ind w:firstLine="0"/>
      </w:pPr>
      <w:r>
        <w:t>The deep uttered its voice;</w:t>
      </w:r>
    </w:p>
    <w:p w14:paraId="4F266B9C" w14:textId="77777777" w:rsidR="00EC501B" w:rsidRDefault="00EC501B" w:rsidP="00A7333E">
      <w:pPr>
        <w:pStyle w:val="EnglishHangEndNoCoptic"/>
        <w:ind w:firstLine="0"/>
      </w:pPr>
      <w:r>
        <w:t>raising its form on high.</w:t>
      </w:r>
    </w:p>
    <w:p w14:paraId="0FFB3024" w14:textId="77777777" w:rsidR="00EC501B" w:rsidRDefault="00EC501B" w:rsidP="00A7333E">
      <w:pPr>
        <w:pStyle w:val="EnglishHangNoCoptic"/>
      </w:pPr>
      <w:r>
        <w:t>11 The sun arose, and the moon stood still in its course;</w:t>
      </w:r>
    </w:p>
    <w:p w14:paraId="3272A135" w14:textId="77777777" w:rsidR="00EC501B" w:rsidRDefault="00EC501B" w:rsidP="00A7333E">
      <w:pPr>
        <w:pStyle w:val="EnglishHangNoCoptic"/>
        <w:ind w:firstLine="0"/>
      </w:pPr>
      <w:r>
        <w:t>at the light of Your arrows they went forth,</w:t>
      </w:r>
    </w:p>
    <w:p w14:paraId="729F36B5" w14:textId="77777777" w:rsidR="00EC501B" w:rsidRDefault="00EC501B" w:rsidP="00A7333E">
      <w:pPr>
        <w:pStyle w:val="EnglishHangEndNoCoptic"/>
        <w:ind w:firstLine="0"/>
      </w:pPr>
      <w:r>
        <w:t>at the flashing of Your gleaming weapons.</w:t>
      </w:r>
    </w:p>
    <w:p w14:paraId="6102B064" w14:textId="77777777" w:rsidR="00EC501B" w:rsidRDefault="00EC501B" w:rsidP="00A7333E">
      <w:pPr>
        <w:pStyle w:val="EnglishHangNoCoptic"/>
      </w:pPr>
      <w:r>
        <w:t>12 You will bring low the land with a threat;</w:t>
      </w:r>
    </w:p>
    <w:p w14:paraId="3F35E93C" w14:textId="77777777" w:rsidR="00EC501B" w:rsidRDefault="00EC501B" w:rsidP="00A7333E">
      <w:pPr>
        <w:pStyle w:val="EnglishHangEndNoCoptic"/>
        <w:ind w:firstLine="0"/>
      </w:pPr>
      <w:r>
        <w:t>You will break the nations in wrath.</w:t>
      </w:r>
    </w:p>
    <w:p w14:paraId="124174C6" w14:textId="77777777" w:rsidR="00EC501B" w:rsidRDefault="00EC501B" w:rsidP="00A7333E">
      <w:pPr>
        <w:pStyle w:val="EnglishHangNoCoptic"/>
      </w:pPr>
      <w:r>
        <w:lastRenderedPageBreak/>
        <w:t>13 You went forth for the salvation of Your people,</w:t>
      </w:r>
    </w:p>
    <w:p w14:paraId="74297877" w14:textId="77777777" w:rsidR="00EC501B" w:rsidRDefault="00EC501B" w:rsidP="00A7333E">
      <w:pPr>
        <w:pStyle w:val="EnglishHangNoCoptic"/>
        <w:ind w:firstLine="0"/>
      </w:pPr>
      <w:r>
        <w:t>to save Your anointed ones.</w:t>
      </w:r>
    </w:p>
    <w:p w14:paraId="75FF5155" w14:textId="77777777" w:rsidR="00EC501B" w:rsidRDefault="00EC501B" w:rsidP="00A7333E">
      <w:pPr>
        <w:pStyle w:val="EnglishHangNoCoptic"/>
        <w:ind w:firstLine="0"/>
      </w:pPr>
      <w:r>
        <w:t>You brought death upon the heads of the lawless;</w:t>
      </w:r>
    </w:p>
    <w:p w14:paraId="5EE01D7E" w14:textId="77777777" w:rsidR="00EC501B" w:rsidRDefault="00EC501B" w:rsidP="00A7333E">
      <w:pPr>
        <w:pStyle w:val="EnglishHangEndNoCoptic"/>
        <w:ind w:firstLine="0"/>
      </w:pPr>
      <w:r>
        <w:t xml:space="preserve">You brought fetters upon their neck. </w:t>
      </w:r>
      <w:r w:rsidRPr="006768D5">
        <w:rPr>
          <w:i/>
        </w:rPr>
        <w:t>(Pause.)</w:t>
      </w:r>
    </w:p>
    <w:p w14:paraId="56D84F1A" w14:textId="77777777" w:rsidR="00EC501B" w:rsidRDefault="00EC501B" w:rsidP="00A7333E">
      <w:pPr>
        <w:pStyle w:val="EnglishHangNoCoptic"/>
      </w:pPr>
      <w:r>
        <w:t>14 You cut off the heads of rulers in a frenzy;</w:t>
      </w:r>
    </w:p>
    <w:p w14:paraId="435F7A9A" w14:textId="77777777" w:rsidR="00EC501B" w:rsidRDefault="00EC501B" w:rsidP="00A7333E">
      <w:pPr>
        <w:pStyle w:val="EnglishHangNoCoptic"/>
        <w:ind w:firstLine="0"/>
      </w:pPr>
      <w:r>
        <w:t>they will tremble in this.</w:t>
      </w:r>
    </w:p>
    <w:p w14:paraId="40EF3DD6" w14:textId="77777777" w:rsidR="00EC501B" w:rsidRDefault="00EC501B" w:rsidP="00A7333E">
      <w:pPr>
        <w:pStyle w:val="EnglishHangNoCoptic"/>
        <w:ind w:firstLine="0"/>
      </w:pPr>
      <w:r>
        <w:t>They will break their bridles</w:t>
      </w:r>
    </w:p>
    <w:p w14:paraId="3524170E" w14:textId="77777777" w:rsidR="00EC501B" w:rsidRDefault="00EC501B" w:rsidP="00A7333E">
      <w:pPr>
        <w:pStyle w:val="EnglishHangEndNoCoptic"/>
        <w:ind w:firstLine="0"/>
      </w:pPr>
      <w:r>
        <w:t>like a poor man eating in secret.</w:t>
      </w:r>
    </w:p>
    <w:p w14:paraId="44954588" w14:textId="77777777" w:rsidR="00EC501B" w:rsidRDefault="00EC501B" w:rsidP="00A7333E">
      <w:pPr>
        <w:pStyle w:val="EnglishHangNoCoptic"/>
      </w:pPr>
      <w:r>
        <w:t>15 You ran your horses into the sea,</w:t>
      </w:r>
    </w:p>
    <w:p w14:paraId="2D995D41" w14:textId="77777777" w:rsidR="00EC501B" w:rsidRDefault="00EC501B" w:rsidP="00A7333E">
      <w:pPr>
        <w:pStyle w:val="EnglishHangEndNoCoptic"/>
        <w:ind w:firstLine="0"/>
      </w:pPr>
      <w:r>
        <w:t>churning up the many waters.</w:t>
      </w:r>
    </w:p>
    <w:p w14:paraId="6F9B6133" w14:textId="77777777" w:rsidR="00EC501B" w:rsidRDefault="00EC501B" w:rsidP="00A7333E">
      <w:pPr>
        <w:pStyle w:val="EnglishHangNoCoptic"/>
      </w:pPr>
      <w:r>
        <w:t>16 I kept watch, and my belly trembled</w:t>
      </w:r>
    </w:p>
    <w:p w14:paraId="36ECD285" w14:textId="77777777" w:rsidR="00EC501B" w:rsidRDefault="00EC501B" w:rsidP="00A7333E">
      <w:pPr>
        <w:pStyle w:val="EnglishHangNoCoptic"/>
        <w:ind w:firstLine="0"/>
      </w:pPr>
      <w:r>
        <w:t>from the sound of the prayer of my lips;</w:t>
      </w:r>
    </w:p>
    <w:p w14:paraId="36550EDC" w14:textId="77777777" w:rsidR="00EC501B" w:rsidRDefault="00EC501B" w:rsidP="00A7333E">
      <w:pPr>
        <w:pStyle w:val="EnglishHangNoCoptic"/>
        <w:ind w:firstLine="0"/>
      </w:pPr>
      <w:r>
        <w:t>and trembling penetrated into my bones.</w:t>
      </w:r>
    </w:p>
    <w:p w14:paraId="7827DFE4" w14:textId="77777777" w:rsidR="00EC501B" w:rsidRDefault="00EC501B" w:rsidP="00A7333E">
      <w:pPr>
        <w:pStyle w:val="EnglishHangNoCoptic"/>
        <w:ind w:firstLine="0"/>
      </w:pPr>
      <w:r>
        <w:t>and my very frame of mind was troubled.</w:t>
      </w:r>
    </w:p>
    <w:p w14:paraId="2CC52318" w14:textId="77777777" w:rsidR="00EC501B" w:rsidRDefault="00EC501B" w:rsidP="00A7333E">
      <w:pPr>
        <w:pStyle w:val="EnglishHangNoCoptic"/>
        <w:ind w:firstLine="0"/>
      </w:pPr>
      <w:r>
        <w:t>I will rest in the day of affliction</w:t>
      </w:r>
    </w:p>
    <w:p w14:paraId="21E00D89" w14:textId="77777777" w:rsidR="00EC501B" w:rsidRDefault="00EC501B" w:rsidP="00A7333E">
      <w:pPr>
        <w:pStyle w:val="EnglishHangEndNoCoptic"/>
        <w:ind w:firstLine="0"/>
      </w:pPr>
      <w:r>
        <w:t>to go up to the people of my sojourn.</w:t>
      </w:r>
    </w:p>
    <w:p w14:paraId="2B7414FE" w14:textId="77777777" w:rsidR="00EC501B" w:rsidRDefault="00EC501B" w:rsidP="00A7333E">
      <w:pPr>
        <w:pStyle w:val="EnglishHangNoCoptic"/>
      </w:pPr>
      <w:r>
        <w:t>17 For though the fig tree will not bear fruit</w:t>
      </w:r>
    </w:p>
    <w:p w14:paraId="1F560E0C" w14:textId="77777777" w:rsidR="00EC501B" w:rsidRDefault="00EC501B" w:rsidP="00A7333E">
      <w:pPr>
        <w:pStyle w:val="EnglishHangNoCoptic"/>
        <w:ind w:firstLine="0"/>
      </w:pPr>
      <w:r>
        <w:t>and there are no grapes on the vines;</w:t>
      </w:r>
    </w:p>
    <w:p w14:paraId="4365978F" w14:textId="77777777" w:rsidR="00EC501B" w:rsidRDefault="00EC501B" w:rsidP="00A7333E">
      <w:pPr>
        <w:pStyle w:val="EnglishHangNoCoptic"/>
        <w:ind w:firstLine="0"/>
      </w:pPr>
      <w:r>
        <w:t>the labor of the olive tree fail</w:t>
      </w:r>
    </w:p>
    <w:p w14:paraId="2B742171" w14:textId="77777777" w:rsidR="00EC501B" w:rsidRDefault="00EC501B" w:rsidP="00A7333E">
      <w:pPr>
        <w:pStyle w:val="EnglishHangNoCoptic"/>
        <w:ind w:firstLine="0"/>
      </w:pPr>
      <w:r>
        <w:t>and the fields yield no food;</w:t>
      </w:r>
    </w:p>
    <w:p w14:paraId="2133B362" w14:textId="77777777" w:rsidR="00EC501B" w:rsidRDefault="00EC501B" w:rsidP="00A7333E">
      <w:pPr>
        <w:pStyle w:val="EnglishHangNoCoptic"/>
        <w:ind w:firstLine="0"/>
      </w:pPr>
      <w:r>
        <w:t>though the sheep have no pasture</w:t>
      </w:r>
    </w:p>
    <w:p w14:paraId="57758D71" w14:textId="77777777" w:rsidR="00EC501B" w:rsidRDefault="00EC501B" w:rsidP="00A7333E">
      <w:pPr>
        <w:pStyle w:val="EnglishHangEndNoCoptic"/>
        <w:ind w:firstLine="0"/>
      </w:pPr>
      <w:r>
        <w:t>and there are no oxen at the mangers;</w:t>
      </w:r>
    </w:p>
    <w:p w14:paraId="53C015E5" w14:textId="77777777" w:rsidR="00EC501B" w:rsidRDefault="00EC501B" w:rsidP="00A7333E">
      <w:pPr>
        <w:pStyle w:val="EnglishHangNoCoptic"/>
      </w:pPr>
      <w:r>
        <w:t>18 yet I will glory in the Lord;</w:t>
      </w:r>
    </w:p>
    <w:p w14:paraId="0B14D6F9" w14:textId="77777777" w:rsidR="00EC501B" w:rsidRDefault="00EC501B" w:rsidP="00A7333E">
      <w:pPr>
        <w:pStyle w:val="EnglishHangEndNoCoptic"/>
        <w:ind w:firstLine="0"/>
      </w:pPr>
      <w:r>
        <w:t>I will rejoice in God my Saviour.</w:t>
      </w:r>
    </w:p>
    <w:p w14:paraId="3987CDB2" w14:textId="77777777" w:rsidR="00EC501B" w:rsidRDefault="00EC501B" w:rsidP="00A7333E">
      <w:pPr>
        <w:pStyle w:val="EnglishHangNoCoptic"/>
      </w:pPr>
      <w:r>
        <w:t>19 The Lord God is my strength;</w:t>
      </w:r>
    </w:p>
    <w:p w14:paraId="29EB0B32" w14:textId="77777777" w:rsidR="00EC501B" w:rsidRDefault="00EC501B" w:rsidP="00A7333E">
      <w:pPr>
        <w:pStyle w:val="EnglishHangNoCoptic"/>
        <w:ind w:firstLine="0"/>
      </w:pPr>
      <w:r>
        <w:t>He will direct my feet to the end;</w:t>
      </w:r>
    </w:p>
    <w:p w14:paraId="3919355C" w14:textId="77777777" w:rsidR="00EC501B" w:rsidRDefault="00EC501B" w:rsidP="00A7333E">
      <w:pPr>
        <w:pStyle w:val="EnglishHangNoCoptic"/>
        <w:ind w:firstLine="0"/>
      </w:pPr>
      <w:r>
        <w:t>He will set me upon high places,</w:t>
      </w:r>
    </w:p>
    <w:p w14:paraId="1720ED1B" w14:textId="77777777" w:rsidR="00EC501B" w:rsidRDefault="00EC501B" w:rsidP="00A7333E">
      <w:pPr>
        <w:pStyle w:val="EnglishHangEndNoCoptic"/>
        <w:ind w:firstLine="0"/>
      </w:pPr>
      <w:r>
        <w:t>to conquer by His song.</w:t>
      </w:r>
    </w:p>
    <w:p w14:paraId="6534E0C0" w14:textId="77777777" w:rsidR="00EC501B" w:rsidRDefault="00EC501B" w:rsidP="00A7333E">
      <w:pPr>
        <w:pStyle w:val="Heading4"/>
      </w:pPr>
      <w:r>
        <w:t>The Prayer of Jonas the Prophet</w:t>
      </w:r>
    </w:p>
    <w:p w14:paraId="389F0B94" w14:textId="77777777" w:rsidR="00EC501B" w:rsidRDefault="00EC501B" w:rsidP="00A7333E">
      <w:pPr>
        <w:pStyle w:val="Rubric"/>
      </w:pPr>
      <w:r>
        <w:t>(Jonas 2:2-10. Coptic rite: Joyous Saturday, Byzantine rite: Sixth Ode; 2And from the belly of the sea creature, Jonah prayed to the Lord his God, 3and said,)</w:t>
      </w:r>
    </w:p>
    <w:p w14:paraId="488C00D6" w14:textId="77777777" w:rsidR="00EC501B" w:rsidRDefault="00EC501B" w:rsidP="00A7333E">
      <w:pPr>
        <w:pStyle w:val="Rubric"/>
      </w:pPr>
      <w:r>
        <w:t>A reading from the Book of Jonas the Prophet. His blessing be upon us all. Amen.</w:t>
      </w:r>
    </w:p>
    <w:p w14:paraId="3E08E3F0" w14:textId="77777777" w:rsidR="00EC501B" w:rsidRDefault="00EC501B" w:rsidP="00A7333E">
      <w:pPr>
        <w:pStyle w:val="EnglishHangNoCoptic"/>
      </w:pPr>
      <w:r>
        <w:t>“I cried out in my affliction to the Lord, my God,</w:t>
      </w:r>
    </w:p>
    <w:p w14:paraId="761D51FD" w14:textId="77777777" w:rsidR="00EC501B" w:rsidRDefault="00EC501B" w:rsidP="00A7333E">
      <w:pPr>
        <w:pStyle w:val="EnglishHangNoCoptic"/>
        <w:ind w:firstLine="0"/>
      </w:pPr>
      <w:r>
        <w:t>and He heard my voice;</w:t>
      </w:r>
    </w:p>
    <w:p w14:paraId="5DDF5503" w14:textId="77777777" w:rsidR="00EC501B" w:rsidRDefault="00EC501B" w:rsidP="00A7333E">
      <w:pPr>
        <w:pStyle w:val="EnglishHangEndNoCoptic"/>
        <w:ind w:firstLine="0"/>
      </w:pPr>
      <w:r>
        <w:t>out of the belly of Hades, You heard the cry of my voice.</w:t>
      </w:r>
    </w:p>
    <w:p w14:paraId="5BCD48E7" w14:textId="77777777" w:rsidR="00EC501B" w:rsidRDefault="00EC501B" w:rsidP="00A7333E">
      <w:pPr>
        <w:pStyle w:val="EnglishHangNoCoptic"/>
      </w:pPr>
      <w:r>
        <w:lastRenderedPageBreak/>
        <w:t>4 You cast me into the depths of the heart of the sea,</w:t>
      </w:r>
    </w:p>
    <w:p w14:paraId="6D72A693" w14:textId="77777777" w:rsidR="00EC501B" w:rsidRDefault="00EC501B" w:rsidP="00A7333E">
      <w:pPr>
        <w:pStyle w:val="EnglishHangNoCoptic"/>
        <w:ind w:firstLine="0"/>
      </w:pPr>
      <w:r>
        <w:t>and rivers encompassed me;</w:t>
      </w:r>
    </w:p>
    <w:p w14:paraId="626D3B61" w14:textId="77777777" w:rsidR="00EC501B" w:rsidRDefault="00EC501B" w:rsidP="00A7333E">
      <w:pPr>
        <w:pStyle w:val="EnglishHangEndNoCoptic"/>
        <w:ind w:firstLine="0"/>
      </w:pPr>
      <w:r>
        <w:t>all Your surging waters and Your waves passed over me.</w:t>
      </w:r>
    </w:p>
    <w:p w14:paraId="138BDA53" w14:textId="77777777" w:rsidR="00EC501B" w:rsidRDefault="00EC501B" w:rsidP="00A7333E">
      <w:pPr>
        <w:pStyle w:val="EnglishHangNoCoptic"/>
      </w:pPr>
      <w:r>
        <w:t>5 And I said, ‘I have been driven away from Your sight;</w:t>
      </w:r>
    </w:p>
    <w:p w14:paraId="77434CB5" w14:textId="77777777" w:rsidR="00EC501B" w:rsidRDefault="00EC501B" w:rsidP="00A7333E">
      <w:pPr>
        <w:pStyle w:val="EnglishHangEndNoCoptic"/>
        <w:ind w:firstLine="0"/>
      </w:pPr>
      <w:r>
        <w:t>Will I look again with favor toward Your holy temple?’</w:t>
      </w:r>
    </w:p>
    <w:p w14:paraId="6BE2C28C" w14:textId="77777777" w:rsidR="00EC501B" w:rsidRDefault="00EC501B" w:rsidP="00A7333E">
      <w:pPr>
        <w:pStyle w:val="EnglishHangNoCoptic"/>
      </w:pPr>
      <w:r>
        <w:t>6 Water is poured over me to my soul;</w:t>
      </w:r>
    </w:p>
    <w:p w14:paraId="754E6C5E" w14:textId="77777777" w:rsidR="00EC501B" w:rsidRDefault="00EC501B" w:rsidP="00A7333E">
      <w:pPr>
        <w:pStyle w:val="EnglishHangNoCoptic"/>
        <w:ind w:firstLine="0"/>
      </w:pPr>
      <w:r>
        <w:t>the lowest depth encircled me;</w:t>
      </w:r>
    </w:p>
    <w:p w14:paraId="5CA0478F" w14:textId="77777777" w:rsidR="00EC501B" w:rsidRDefault="00EC501B" w:rsidP="00A7333E">
      <w:pPr>
        <w:pStyle w:val="EnglishHangEndNoCoptic"/>
        <w:ind w:firstLine="0"/>
      </w:pPr>
      <w:r>
        <w:t>my head sank into the clefts of the mountains.</w:t>
      </w:r>
    </w:p>
    <w:p w14:paraId="0BE62B12" w14:textId="77777777" w:rsidR="00EC501B" w:rsidRDefault="00EC501B" w:rsidP="00A7333E">
      <w:pPr>
        <w:pStyle w:val="EnglishHangNoCoptic"/>
      </w:pPr>
      <w:r>
        <w:t>7 I descended into the earth,</w:t>
      </w:r>
    </w:p>
    <w:p w14:paraId="180EF728" w14:textId="77777777" w:rsidR="00EC501B" w:rsidRDefault="00EC501B" w:rsidP="00A7333E">
      <w:pPr>
        <w:pStyle w:val="EnglishHangNoCoptic"/>
        <w:ind w:firstLine="0"/>
      </w:pPr>
      <w:r>
        <w:t>whose bars are everlasting barriers;</w:t>
      </w:r>
    </w:p>
    <w:p w14:paraId="112C740E" w14:textId="77777777" w:rsidR="00EC501B" w:rsidRDefault="00EC501B" w:rsidP="00A7333E">
      <w:pPr>
        <w:pStyle w:val="EnglishHangNoCoptic"/>
        <w:ind w:firstLine="0"/>
      </w:pPr>
      <w:r>
        <w:t>yet let my life ascend from corruption,</w:t>
      </w:r>
    </w:p>
    <w:p w14:paraId="716CEB3D" w14:textId="77777777" w:rsidR="00EC501B" w:rsidRDefault="00EC501B" w:rsidP="00A7333E">
      <w:pPr>
        <w:pStyle w:val="EnglishHangEndNoCoptic"/>
        <w:ind w:firstLine="0"/>
      </w:pPr>
      <w:r>
        <w:t>O Lord, my God.</w:t>
      </w:r>
    </w:p>
    <w:p w14:paraId="7A897F2A" w14:textId="77777777" w:rsidR="00EC501B" w:rsidRDefault="00EC501B" w:rsidP="00A7333E">
      <w:pPr>
        <w:pStyle w:val="EnglishHangNoCoptic"/>
      </w:pPr>
      <w:r>
        <w:t>8 When my soul was failing from me,</w:t>
      </w:r>
    </w:p>
    <w:p w14:paraId="07E05FC7" w14:textId="77777777" w:rsidR="00EC501B" w:rsidRDefault="00EC501B" w:rsidP="00A7333E">
      <w:pPr>
        <w:pStyle w:val="EnglishHangNoCoptic"/>
        <w:ind w:firstLine="0"/>
      </w:pPr>
      <w:r>
        <w:t>I remembered the Lord.</w:t>
      </w:r>
    </w:p>
    <w:p w14:paraId="45C70FF6" w14:textId="77777777" w:rsidR="00EC501B" w:rsidRDefault="00EC501B" w:rsidP="00A7333E">
      <w:pPr>
        <w:pStyle w:val="EnglishHangEndNoCoptic"/>
        <w:ind w:firstLine="0"/>
      </w:pPr>
      <w:r>
        <w:t>May my prayer be brought to You,</w:t>
      </w:r>
    </w:p>
    <w:p w14:paraId="00BC32D4" w14:textId="77777777" w:rsidR="00EC501B" w:rsidRDefault="00EC501B" w:rsidP="00A7333E">
      <w:pPr>
        <w:pStyle w:val="EnglishHangEndNoCoptic"/>
        <w:ind w:firstLine="0"/>
      </w:pPr>
      <w:r>
        <w:t>into Your holy temple.</w:t>
      </w:r>
    </w:p>
    <w:p w14:paraId="4EF6960D" w14:textId="77777777" w:rsidR="00EC501B" w:rsidRDefault="00EC501B" w:rsidP="00A7333E">
      <w:pPr>
        <w:pStyle w:val="EnglishHangNoCoptic"/>
      </w:pPr>
      <w:r>
        <w:t>9 Those who follow vanity and lies</w:t>
      </w:r>
    </w:p>
    <w:p w14:paraId="64E762EA" w14:textId="77777777" w:rsidR="00EC501B" w:rsidRDefault="00EC501B" w:rsidP="00A7333E">
      <w:pPr>
        <w:pStyle w:val="EnglishHangEndNoCoptic"/>
        <w:ind w:firstLine="0"/>
      </w:pPr>
      <w:r>
        <w:t>forsake their own mercy.</w:t>
      </w:r>
    </w:p>
    <w:p w14:paraId="1BCA896C" w14:textId="77777777" w:rsidR="00EC501B" w:rsidRDefault="00EC501B" w:rsidP="00A7333E">
      <w:pPr>
        <w:pStyle w:val="EnglishHangNoCoptic"/>
      </w:pPr>
      <w:r>
        <w:t>10 But with a voice of confession and praise,</w:t>
      </w:r>
    </w:p>
    <w:p w14:paraId="4406A29D" w14:textId="77777777" w:rsidR="00EC501B" w:rsidRDefault="00EC501B" w:rsidP="00A7333E">
      <w:pPr>
        <w:pStyle w:val="EnglishHangNoCoptic"/>
        <w:ind w:firstLine="0"/>
      </w:pPr>
      <w:r>
        <w:t>I will sacrifice to You.</w:t>
      </w:r>
    </w:p>
    <w:p w14:paraId="4D994B95" w14:textId="77777777" w:rsidR="00EC501B" w:rsidRDefault="00EC501B" w:rsidP="00A7333E">
      <w:pPr>
        <w:pStyle w:val="EnglishHangNoCoptic"/>
        <w:ind w:firstLine="0"/>
      </w:pPr>
      <w:r>
        <w:t>I will offer up to You as much as I vowed,</w:t>
      </w:r>
    </w:p>
    <w:p w14:paraId="0CF57836" w14:textId="77777777" w:rsidR="00EC501B" w:rsidRDefault="00EC501B" w:rsidP="00A7333E">
      <w:pPr>
        <w:pStyle w:val="EnglishHangEndNoCoptic"/>
        <w:ind w:firstLine="0"/>
      </w:pPr>
      <w:r>
        <w:t>to You, the Lord of my Deliverance.”</w:t>
      </w:r>
    </w:p>
    <w:p w14:paraId="4011645E" w14:textId="77777777" w:rsidR="00EC501B" w:rsidRDefault="00EC501B" w:rsidP="00A7333E">
      <w:pPr>
        <w:pStyle w:val="Heading4"/>
      </w:pPr>
      <w:r>
        <w:t>The Prayer of Hezekiah the King</w:t>
      </w:r>
    </w:p>
    <w:p w14:paraId="76443F30" w14:textId="77777777" w:rsidR="00EC501B" w:rsidRDefault="00EC501B" w:rsidP="00A7333E">
      <w:pPr>
        <w:pStyle w:val="Rubric"/>
      </w:pPr>
      <w:r>
        <w:t>(Esaias 38:9-20. Coptic rite: Joyous Saturday; 9</w:t>
      </w:r>
      <w:r w:rsidRPr="00170FFC">
        <w:t>The prayer of Hezekiah king of Judah when he was sick and recovered from his sickness:</w:t>
      </w:r>
      <w:r>
        <w:t>)</w:t>
      </w:r>
    </w:p>
    <w:p w14:paraId="33391ADC" w14:textId="77777777" w:rsidR="00EC501B" w:rsidRDefault="00EC501B" w:rsidP="00A7333E">
      <w:pPr>
        <w:pStyle w:val="Rubric"/>
      </w:pPr>
      <w:r>
        <w:t>A reading from the book of Esias the Prophet. His blessing be upon us all. Amen.</w:t>
      </w:r>
    </w:p>
    <w:p w14:paraId="30C83EAB" w14:textId="77777777" w:rsidR="00EC501B" w:rsidRDefault="00EC501B" w:rsidP="00A7333E">
      <w:pPr>
        <w:pStyle w:val="EnglishHangNoCoptic"/>
      </w:pPr>
      <w:r w:rsidRPr="00170FFC">
        <w:t>“I said at the end of m</w:t>
      </w:r>
      <w:r>
        <w:t>y days, near the gates of Hades,</w:t>
      </w:r>
    </w:p>
    <w:p w14:paraId="0D18EA4F" w14:textId="77777777" w:rsidR="00EC501B" w:rsidRDefault="00EC501B" w:rsidP="00A7333E">
      <w:pPr>
        <w:pStyle w:val="EnglishHangEndNoCoptic"/>
        <w:ind w:firstLine="0"/>
      </w:pPr>
      <w:r w:rsidRPr="00170FFC">
        <w:t xml:space="preserve">‘I </w:t>
      </w:r>
      <w:r>
        <w:t>will</w:t>
      </w:r>
      <w:r w:rsidRPr="00170FFC">
        <w:t xml:space="preserve"> leave behind the remainder of my y</w:t>
      </w:r>
      <w:r>
        <w:t>ears.’</w:t>
      </w:r>
    </w:p>
    <w:p w14:paraId="0FE1976B" w14:textId="77777777" w:rsidR="00EC501B" w:rsidRDefault="00EC501B" w:rsidP="00A7333E">
      <w:pPr>
        <w:pStyle w:val="EnglishHangNoCoptic"/>
      </w:pPr>
      <w:r w:rsidRPr="00170FFC">
        <w:t>11</w:t>
      </w:r>
      <w:r>
        <w:t xml:space="preserve"> I said, ‘I will no longer see</w:t>
      </w:r>
    </w:p>
    <w:p w14:paraId="5C7A989F" w14:textId="77777777" w:rsidR="00EC501B" w:rsidRDefault="00EC501B" w:rsidP="00A7333E">
      <w:pPr>
        <w:pStyle w:val="EnglishHangNoCoptic"/>
        <w:ind w:firstLine="0"/>
      </w:pPr>
      <w:r w:rsidRPr="00170FFC">
        <w:t>the salv</w:t>
      </w:r>
      <w:r>
        <w:t>ation of my God upon the earth;</w:t>
      </w:r>
    </w:p>
    <w:p w14:paraId="663DE0CE" w14:textId="77777777" w:rsidR="00EC501B" w:rsidRDefault="00EC501B" w:rsidP="00A7333E">
      <w:pPr>
        <w:pStyle w:val="EnglishHangNoCoptic"/>
        <w:ind w:firstLine="0"/>
      </w:pPr>
      <w:r>
        <w:t>I will no longer see a man</w:t>
      </w:r>
    </w:p>
    <w:p w14:paraId="6EE61EE4" w14:textId="77777777" w:rsidR="00EC501B" w:rsidRDefault="00EC501B" w:rsidP="00A7333E">
      <w:pPr>
        <w:pStyle w:val="EnglishHangEndNoCoptic"/>
        <w:ind w:firstLine="0"/>
      </w:pPr>
      <w:r>
        <w:t>From among my kindred.’</w:t>
      </w:r>
    </w:p>
    <w:p w14:paraId="0D3C0BCA" w14:textId="77777777" w:rsidR="00EC501B" w:rsidRDefault="00EC501B" w:rsidP="00A7333E">
      <w:pPr>
        <w:pStyle w:val="EnglishHangNoCoptic"/>
      </w:pPr>
      <w:r w:rsidRPr="00170FFC">
        <w:lastRenderedPageBreak/>
        <w:t>12</w:t>
      </w:r>
      <w:r>
        <w:t xml:space="preserve"> </w:t>
      </w:r>
      <w:r w:rsidRPr="00170FFC">
        <w:t>I left b</w:t>
      </w:r>
      <w:r>
        <w:t>ehind what remained of my life.</w:t>
      </w:r>
    </w:p>
    <w:p w14:paraId="539CFAB4" w14:textId="77777777" w:rsidR="00EC501B" w:rsidRDefault="00EC501B" w:rsidP="00A7333E">
      <w:pPr>
        <w:pStyle w:val="EnglishHangNoCoptic"/>
        <w:ind w:firstLine="0"/>
      </w:pPr>
      <w:r w:rsidRPr="00170FFC">
        <w:t>It</w:t>
      </w:r>
      <w:r>
        <w:t xml:space="preserve"> went away and departed from me</w:t>
      </w:r>
    </w:p>
    <w:p w14:paraId="484ABFAE" w14:textId="77777777" w:rsidR="00EC501B" w:rsidRDefault="00EC501B" w:rsidP="00A7333E">
      <w:pPr>
        <w:pStyle w:val="EnglishHangNoCoptic"/>
        <w:ind w:firstLine="0"/>
      </w:pPr>
      <w:r>
        <w:t>like one who takes down a tent.</w:t>
      </w:r>
    </w:p>
    <w:p w14:paraId="76A84C73" w14:textId="77777777" w:rsidR="00EC501B" w:rsidRDefault="00EC501B" w:rsidP="00A7333E">
      <w:pPr>
        <w:pStyle w:val="EnglishHangNoCoptic"/>
        <w:ind w:firstLine="0"/>
      </w:pPr>
      <w:r w:rsidRPr="00170FFC">
        <w:t xml:space="preserve">My breath became </w:t>
      </w:r>
      <w:r>
        <w:t>like a web</w:t>
      </w:r>
      <w:r w:rsidRPr="00170FFC">
        <w:t xml:space="preserve"> </w:t>
      </w:r>
      <w:r>
        <w:t xml:space="preserve">of a weaver </w:t>
      </w:r>
    </w:p>
    <w:p w14:paraId="3189DA9A" w14:textId="77777777" w:rsidR="00EC501B" w:rsidRDefault="00EC501B" w:rsidP="00A7333E">
      <w:pPr>
        <w:pStyle w:val="EnglishHangEndNoCoptic"/>
        <w:ind w:firstLine="0"/>
      </w:pPr>
      <w:r>
        <w:t>within me, when she draws near to cut it.</w:t>
      </w:r>
    </w:p>
    <w:p w14:paraId="1094257B" w14:textId="77777777" w:rsidR="00EC501B" w:rsidRDefault="00EC501B" w:rsidP="00A7333E">
      <w:pPr>
        <w:pStyle w:val="EnglishHangNoCoptic"/>
      </w:pPr>
      <w:r w:rsidRPr="00170FFC">
        <w:t>13</w:t>
      </w:r>
      <w:r>
        <w:t xml:space="preserve"> On that day I was given</w:t>
      </w:r>
    </w:p>
    <w:p w14:paraId="1E6EA9DD" w14:textId="77777777" w:rsidR="00EC501B" w:rsidRDefault="00EC501B" w:rsidP="00A7333E">
      <w:pPr>
        <w:pStyle w:val="EnglishHangNoCoptic"/>
        <w:ind w:firstLine="0"/>
      </w:pPr>
      <w:r>
        <w:t>as to a lion until morning;</w:t>
      </w:r>
    </w:p>
    <w:p w14:paraId="16775662" w14:textId="77777777" w:rsidR="00EC501B" w:rsidRDefault="00EC501B" w:rsidP="00A7333E">
      <w:pPr>
        <w:pStyle w:val="EnglishHangNoCoptic"/>
        <w:ind w:firstLine="0"/>
      </w:pPr>
      <w:r>
        <w:t>so He broke my bones,</w:t>
      </w:r>
    </w:p>
    <w:p w14:paraId="7B39B1EF" w14:textId="77777777" w:rsidR="00EC501B" w:rsidRDefault="00EC501B" w:rsidP="00A7333E">
      <w:pPr>
        <w:pStyle w:val="EnglishHangEndNoCoptic"/>
        <w:ind w:firstLine="0"/>
      </w:pPr>
      <w:r w:rsidRPr="00170FFC">
        <w:t xml:space="preserve">for </w:t>
      </w:r>
      <w:r>
        <w:t>I was given to him</w:t>
      </w:r>
      <w:r w:rsidRPr="00170FFC">
        <w:t xml:space="preserve"> from da</w:t>
      </w:r>
      <w:r>
        <w:t>y until night.</w:t>
      </w:r>
    </w:p>
    <w:p w14:paraId="6F6C10D6" w14:textId="77777777" w:rsidR="00EC501B" w:rsidRDefault="00EC501B" w:rsidP="00A7333E">
      <w:pPr>
        <w:pStyle w:val="EnglishHangNoCoptic"/>
      </w:pPr>
      <w:r w:rsidRPr="00170FFC">
        <w:t>14</w:t>
      </w:r>
      <w:r>
        <w:t xml:space="preserve"> I will cry out like a swallow;</w:t>
      </w:r>
    </w:p>
    <w:p w14:paraId="1FCEDB0E" w14:textId="77777777" w:rsidR="00EC501B" w:rsidRDefault="00EC501B" w:rsidP="00A7333E">
      <w:pPr>
        <w:pStyle w:val="EnglishHangNoCoptic"/>
        <w:ind w:firstLine="0"/>
      </w:pPr>
      <w:r>
        <w:t>I will mourn like a dove.</w:t>
      </w:r>
    </w:p>
    <w:p w14:paraId="5DB65E8F" w14:textId="77777777" w:rsidR="00EC501B" w:rsidRDefault="00EC501B" w:rsidP="00A7333E">
      <w:pPr>
        <w:pStyle w:val="EnglishHangNoCoptic"/>
        <w:ind w:firstLine="0"/>
      </w:pPr>
      <w:r w:rsidRPr="00170FFC">
        <w:t xml:space="preserve">My eyes </w:t>
      </w:r>
      <w:r>
        <w:t xml:space="preserve">have </w:t>
      </w:r>
      <w:r w:rsidRPr="00170FFC">
        <w:t>fail from l</w:t>
      </w:r>
      <w:r>
        <w:t>ooking to the height of heaven,</w:t>
      </w:r>
    </w:p>
    <w:p w14:paraId="38566FD0" w14:textId="77777777" w:rsidR="00EC501B" w:rsidRDefault="00EC501B" w:rsidP="00A7333E">
      <w:pPr>
        <w:pStyle w:val="EnglishHangNoCoptic"/>
        <w:ind w:firstLine="0"/>
      </w:pPr>
      <w:r w:rsidRPr="00170FFC">
        <w:t>to</w:t>
      </w:r>
      <w:r>
        <w:t>ward the Lord, who delivered me</w:t>
      </w:r>
    </w:p>
    <w:p w14:paraId="670C4C90" w14:textId="77777777" w:rsidR="00EC501B" w:rsidRDefault="00EC501B" w:rsidP="00A7333E">
      <w:pPr>
        <w:pStyle w:val="EnglishHangEndNoCoptic"/>
        <w:ind w:firstLine="0"/>
      </w:pPr>
      <w:r w:rsidRPr="00170FFC">
        <w:t>15</w:t>
      </w:r>
      <w:r>
        <w:t xml:space="preserve"> </w:t>
      </w:r>
      <w:r w:rsidRPr="00170FFC">
        <w:t>a</w:t>
      </w:r>
      <w:r>
        <w:t>nd removed the pain of my soul.</w:t>
      </w:r>
    </w:p>
    <w:p w14:paraId="5DE20D86" w14:textId="77777777" w:rsidR="00EC501B" w:rsidRDefault="00EC501B" w:rsidP="00A7333E">
      <w:pPr>
        <w:pStyle w:val="EnglishHangNoCoptic"/>
      </w:pPr>
      <w:r w:rsidRPr="00170FFC">
        <w:t>16</w:t>
      </w:r>
      <w:r>
        <w:t xml:space="preserve"> </w:t>
      </w:r>
      <w:r w:rsidRPr="00170FFC">
        <w:t>O Lord,</w:t>
      </w:r>
      <w:r>
        <w:t xml:space="preserve"> it was told You concerning this,</w:t>
      </w:r>
    </w:p>
    <w:p w14:paraId="442DA605" w14:textId="77777777" w:rsidR="00EC501B" w:rsidRDefault="00EC501B" w:rsidP="00A7333E">
      <w:pPr>
        <w:pStyle w:val="EnglishHangNoCoptic"/>
        <w:ind w:firstLine="0"/>
      </w:pPr>
      <w:r>
        <w:t>and You revived my breath;</w:t>
      </w:r>
    </w:p>
    <w:p w14:paraId="2646ED94" w14:textId="77777777" w:rsidR="00EC501B" w:rsidRDefault="00EC501B" w:rsidP="00A7333E">
      <w:pPr>
        <w:pStyle w:val="EnglishHangEndNoCoptic"/>
        <w:ind w:firstLine="0"/>
      </w:pPr>
      <w:r>
        <w:t>and I was comforted, and lived!</w:t>
      </w:r>
    </w:p>
    <w:p w14:paraId="0A14FF7D" w14:textId="77777777" w:rsidR="00EC501B" w:rsidRDefault="00EC501B" w:rsidP="00A7333E">
      <w:pPr>
        <w:pStyle w:val="EnglishHangNoCoptic"/>
      </w:pPr>
      <w:r>
        <w:t>17 For You have chosen my soul,</w:t>
      </w:r>
    </w:p>
    <w:p w14:paraId="629A2524" w14:textId="77777777" w:rsidR="00EC501B" w:rsidRDefault="00EC501B" w:rsidP="00A7333E">
      <w:pPr>
        <w:pStyle w:val="EnglishHangNoCoptic"/>
        <w:ind w:firstLine="0"/>
      </w:pPr>
      <w:r>
        <w:t>that it should not perish,</w:t>
      </w:r>
    </w:p>
    <w:p w14:paraId="4E8FC1E6" w14:textId="77777777" w:rsidR="00EC501B" w:rsidRDefault="00EC501B" w:rsidP="00A7333E">
      <w:pPr>
        <w:pStyle w:val="EnglishHangNoCoptic"/>
        <w:ind w:firstLine="0"/>
      </w:pPr>
      <w:r w:rsidRPr="00170FFC">
        <w:t xml:space="preserve">and </w:t>
      </w:r>
      <w:r>
        <w:t>You cast all my sins</w:t>
      </w:r>
    </w:p>
    <w:p w14:paraId="7C0E7D00" w14:textId="77777777" w:rsidR="00EC501B" w:rsidRDefault="00EC501B" w:rsidP="00A7333E">
      <w:pPr>
        <w:pStyle w:val="EnglishHangEndNoCoptic"/>
        <w:ind w:firstLine="0"/>
      </w:pPr>
      <w:r>
        <w:t>behind me.</w:t>
      </w:r>
    </w:p>
    <w:p w14:paraId="52DE7125" w14:textId="77777777" w:rsidR="00EC501B" w:rsidRDefault="00EC501B" w:rsidP="00A7333E">
      <w:pPr>
        <w:pStyle w:val="EnglishHangNoCoptic"/>
      </w:pPr>
      <w:r w:rsidRPr="00170FFC">
        <w:t>18</w:t>
      </w:r>
      <w:r>
        <w:t xml:space="preserve"> </w:t>
      </w:r>
      <w:r w:rsidRPr="00170FFC">
        <w:t>For those</w:t>
      </w:r>
      <w:r>
        <w:t xml:space="preserve"> in Hades will not praise You,</w:t>
      </w:r>
    </w:p>
    <w:p w14:paraId="3AA773EE" w14:textId="77777777" w:rsidR="00EC501B" w:rsidRDefault="00EC501B" w:rsidP="00A7333E">
      <w:pPr>
        <w:pStyle w:val="EnglishHangNoCoptic"/>
        <w:ind w:firstLine="0"/>
      </w:pPr>
      <w:r w:rsidRPr="00170FFC">
        <w:t>n</w:t>
      </w:r>
      <w:r>
        <w:t>either will the dead bless You;</w:t>
      </w:r>
    </w:p>
    <w:p w14:paraId="451742FC" w14:textId="77777777" w:rsidR="00EC501B" w:rsidRDefault="00EC501B" w:rsidP="00A7333E">
      <w:pPr>
        <w:pStyle w:val="EnglishHangNoCoptic"/>
        <w:ind w:firstLine="0"/>
      </w:pPr>
      <w:r>
        <w:t>nor shall those in Hades hope</w:t>
      </w:r>
    </w:p>
    <w:p w14:paraId="28718900" w14:textId="77777777" w:rsidR="00EC501B" w:rsidRDefault="00EC501B" w:rsidP="00A7333E">
      <w:pPr>
        <w:pStyle w:val="EnglishHangEndNoCoptic"/>
        <w:ind w:firstLine="0"/>
      </w:pPr>
      <w:r>
        <w:t>for Your mercy.</w:t>
      </w:r>
    </w:p>
    <w:p w14:paraId="26A19B78" w14:textId="77777777" w:rsidR="00EC501B" w:rsidRDefault="00EC501B" w:rsidP="00A7333E">
      <w:pPr>
        <w:pStyle w:val="EnglishHangNoCoptic"/>
      </w:pPr>
      <w:r>
        <w:t>19 The living will praise You</w:t>
      </w:r>
    </w:p>
    <w:p w14:paraId="20D61599" w14:textId="77777777" w:rsidR="00EC501B" w:rsidRDefault="00EC501B" w:rsidP="00A7333E">
      <w:pPr>
        <w:pStyle w:val="EnglishHangNoCoptic"/>
        <w:ind w:firstLine="0"/>
      </w:pPr>
      <w:r w:rsidRPr="00170FFC">
        <w:t>as I</w:t>
      </w:r>
      <w:r>
        <w:t xml:space="preserve"> do,</w:t>
      </w:r>
    </w:p>
    <w:p w14:paraId="5007619A" w14:textId="77777777" w:rsidR="00EC501B" w:rsidRDefault="00EC501B" w:rsidP="00A7333E">
      <w:pPr>
        <w:pStyle w:val="EnglishHangNoCoptic"/>
        <w:ind w:firstLine="0"/>
      </w:pPr>
      <w:r>
        <w:t>for from this day forward, I will cause children</w:t>
      </w:r>
    </w:p>
    <w:p w14:paraId="463834AD" w14:textId="77777777" w:rsidR="00EC501B" w:rsidRDefault="00EC501B" w:rsidP="00A7333E">
      <w:pPr>
        <w:pStyle w:val="EnglishHangNoCoptic"/>
        <w:ind w:firstLine="0"/>
      </w:pPr>
      <w:r w:rsidRPr="00170FFC">
        <w:t>to declare Your righteo</w:t>
      </w:r>
      <w:r>
        <w:t>usness,</w:t>
      </w:r>
    </w:p>
    <w:p w14:paraId="7549A19E" w14:textId="77777777" w:rsidR="00EC501B" w:rsidRDefault="00EC501B" w:rsidP="00A7333E">
      <w:pPr>
        <w:pStyle w:val="EnglishHangEndNoCoptic"/>
        <w:ind w:firstLine="0"/>
      </w:pPr>
      <w:r>
        <w:t>O Lord of my salvation.</w:t>
      </w:r>
    </w:p>
    <w:p w14:paraId="24CA2342" w14:textId="77777777" w:rsidR="00EC501B" w:rsidRDefault="00EC501B" w:rsidP="00A7333E">
      <w:pPr>
        <w:pStyle w:val="EnglishHangNoCoptic"/>
      </w:pPr>
      <w:r w:rsidRPr="00170FFC">
        <w:t>20</w:t>
      </w:r>
      <w:r>
        <w:t xml:space="preserve"> A</w:t>
      </w:r>
      <w:r w:rsidRPr="00170FFC">
        <w:t xml:space="preserve">nd I </w:t>
      </w:r>
      <w:r>
        <w:t>will</w:t>
      </w:r>
      <w:r w:rsidRPr="00170FFC">
        <w:t xml:space="preserve"> not cease</w:t>
      </w:r>
      <w:r>
        <w:t xml:space="preserve"> praising You with the harp</w:t>
      </w:r>
    </w:p>
    <w:p w14:paraId="79B7745D" w14:textId="77777777" w:rsidR="00EC501B" w:rsidRDefault="00EC501B" w:rsidP="00A7333E">
      <w:pPr>
        <w:pStyle w:val="EnglishHangNoCoptic"/>
        <w:ind w:firstLine="0"/>
      </w:pPr>
      <w:r>
        <w:t>all the days of my life,</w:t>
      </w:r>
    </w:p>
    <w:p w14:paraId="0DF80861" w14:textId="77777777" w:rsidR="00EC501B" w:rsidRDefault="00EC501B" w:rsidP="00A7333E">
      <w:pPr>
        <w:pStyle w:val="EnglishHangEndNoCoptic"/>
        <w:ind w:firstLine="0"/>
      </w:pPr>
      <w:r w:rsidRPr="00170FFC">
        <w:t xml:space="preserve">before the house of </w:t>
      </w:r>
      <w:r>
        <w:t>the Lord</w:t>
      </w:r>
      <w:r w:rsidRPr="00170FFC">
        <w:t>.”</w:t>
      </w:r>
    </w:p>
    <w:p w14:paraId="7F6616A0" w14:textId="77777777" w:rsidR="00EC501B" w:rsidRDefault="00EC501B" w:rsidP="00A7333E">
      <w:pPr>
        <w:pStyle w:val="Heading4"/>
      </w:pPr>
      <w:r>
        <w:t>The Prayer of Manesses the King</w:t>
      </w:r>
    </w:p>
    <w:p w14:paraId="0A7EEA78" w14:textId="77777777" w:rsidR="00EC501B" w:rsidRDefault="00EC501B" w:rsidP="00A7333E">
      <w:pPr>
        <w:pStyle w:val="Rubric"/>
      </w:pPr>
      <w:r>
        <w:t>(Deuterocanonical. Sometimes called Psalm 152, or 2 Chronicles 37. Coptic rite: Joyous Saturday)</w:t>
      </w:r>
    </w:p>
    <w:p w14:paraId="41F5B843" w14:textId="77777777" w:rsidR="00EC501B" w:rsidRDefault="00EC501B" w:rsidP="00ED1D04">
      <w:pPr>
        <w:pStyle w:val="Rubric"/>
      </w:pPr>
      <w:r>
        <w:t>The Prayer of Manesses the King. His blessing be upon us all. Amen.</w:t>
      </w:r>
    </w:p>
    <w:p w14:paraId="0AAAC4CD" w14:textId="77777777" w:rsidR="00EC501B" w:rsidRDefault="00EC501B" w:rsidP="00A7333E">
      <w:pPr>
        <w:pStyle w:val="EnglishHangNoCoptic"/>
      </w:pPr>
      <w:r>
        <w:lastRenderedPageBreak/>
        <w:t>1 “O Lord Almighty,</w:t>
      </w:r>
    </w:p>
    <w:p w14:paraId="544C9382" w14:textId="77777777" w:rsidR="00EC501B" w:rsidRDefault="00EC501B" w:rsidP="00A7333E">
      <w:pPr>
        <w:pStyle w:val="EnglishHangNoCoptic"/>
        <w:ind w:firstLine="0"/>
      </w:pPr>
      <w:r>
        <w:t>the God of our fathers,</w:t>
      </w:r>
    </w:p>
    <w:p w14:paraId="18C3D46C" w14:textId="77777777" w:rsidR="00EC501B" w:rsidRDefault="00EC501B" w:rsidP="00A7333E">
      <w:pPr>
        <w:pStyle w:val="EnglishHangNoCoptic"/>
        <w:ind w:firstLine="0"/>
      </w:pPr>
      <w:r>
        <w:t>of Abraham, Isaac, and Jacob,</w:t>
      </w:r>
    </w:p>
    <w:p w14:paraId="2BB8DFD1" w14:textId="77777777" w:rsidR="00EC501B" w:rsidRDefault="00EC501B" w:rsidP="00A7333E">
      <w:pPr>
        <w:pStyle w:val="EnglishHangEndNoCoptic"/>
        <w:ind w:firstLine="0"/>
      </w:pPr>
      <w:r>
        <w:t>and their righteous seed;</w:t>
      </w:r>
    </w:p>
    <w:p w14:paraId="6E6F31AF" w14:textId="77777777" w:rsidR="00EC501B" w:rsidRDefault="00EC501B" w:rsidP="00A7333E">
      <w:pPr>
        <w:pStyle w:val="EnglishHangNoCoptic"/>
      </w:pPr>
      <w:r>
        <w:t>2 Who made heaven and earth</w:t>
      </w:r>
    </w:p>
    <w:p w14:paraId="3AD201D5" w14:textId="77777777" w:rsidR="00EC501B" w:rsidRDefault="00EC501B" w:rsidP="00A7333E">
      <w:pPr>
        <w:pStyle w:val="EnglishHangEndNoCoptic"/>
        <w:ind w:firstLine="0"/>
      </w:pPr>
      <w:r>
        <w:t>with all their order;</w:t>
      </w:r>
    </w:p>
    <w:p w14:paraId="259D1A94" w14:textId="77777777" w:rsidR="00EC501B" w:rsidRDefault="00EC501B" w:rsidP="00A7333E">
      <w:pPr>
        <w:pStyle w:val="EnglishHangNoCoptic"/>
      </w:pPr>
      <w:r>
        <w:t>3 Who set the bounds of the sea</w:t>
      </w:r>
    </w:p>
    <w:p w14:paraId="17115D36" w14:textId="77777777" w:rsidR="00EC501B" w:rsidRDefault="00EC501B" w:rsidP="00A7333E">
      <w:pPr>
        <w:pStyle w:val="EnglishHangNoCoptic"/>
        <w:ind w:firstLine="0"/>
      </w:pPr>
      <w:r>
        <w:t>by the word of Your statute;</w:t>
      </w:r>
    </w:p>
    <w:p w14:paraId="10319200" w14:textId="77777777" w:rsidR="00EC501B" w:rsidRDefault="00EC501B" w:rsidP="00A7333E">
      <w:pPr>
        <w:pStyle w:val="EnglishHangNoCoptic"/>
        <w:ind w:firstLine="0"/>
      </w:pPr>
      <w:r>
        <w:t>Who shut up the deep</w:t>
      </w:r>
    </w:p>
    <w:p w14:paraId="58BAB203" w14:textId="77777777" w:rsidR="00EC501B" w:rsidRDefault="00EC501B" w:rsidP="00A7333E">
      <w:pPr>
        <w:pStyle w:val="EnglishHangEndNoCoptic"/>
        <w:ind w:firstLine="0"/>
      </w:pPr>
      <w:r>
        <w:t>and sealed it by Your awesome and glorious Name;</w:t>
      </w:r>
    </w:p>
    <w:p w14:paraId="0D4BF6C8" w14:textId="77777777" w:rsidR="00EC501B" w:rsidRDefault="00EC501B" w:rsidP="00A7333E">
      <w:pPr>
        <w:pStyle w:val="EnglishHangNoCoptic"/>
      </w:pPr>
      <w:r>
        <w:t>4 before whom all things tremble</w:t>
      </w:r>
    </w:p>
    <w:p w14:paraId="36471A64" w14:textId="77777777" w:rsidR="00EC501B" w:rsidRDefault="00EC501B" w:rsidP="00A7333E">
      <w:pPr>
        <w:pStyle w:val="EnglishHangEndNoCoptic"/>
        <w:ind w:firstLine="0"/>
      </w:pPr>
      <w:r>
        <w:t>and fear because of Your power;</w:t>
      </w:r>
    </w:p>
    <w:p w14:paraId="60CC4FF5" w14:textId="77777777" w:rsidR="00EC501B" w:rsidRDefault="00EC501B" w:rsidP="00A7333E">
      <w:pPr>
        <w:pStyle w:val="EnglishHangNoCoptic"/>
      </w:pPr>
      <w:r>
        <w:t>5 for the majesty of Your glory is unbearable,</w:t>
      </w:r>
    </w:p>
    <w:p w14:paraId="19245DD9" w14:textId="77777777" w:rsidR="00EC501B" w:rsidRDefault="00EC501B" w:rsidP="00A7333E">
      <w:pPr>
        <w:pStyle w:val="EnglishHangEndNoCoptic"/>
        <w:ind w:firstLine="0"/>
      </w:pPr>
      <w:r>
        <w:t>and the wrath of Your threats toward sinners cannot be withstood;</w:t>
      </w:r>
    </w:p>
    <w:p w14:paraId="2330FA44" w14:textId="77777777" w:rsidR="00EC501B" w:rsidRDefault="00EC501B" w:rsidP="00A7333E">
      <w:pPr>
        <w:pStyle w:val="EnglishHangEndNoCoptic"/>
      </w:pPr>
      <w:r>
        <w:t>6 yet Your merciful promise is immeasurable and unsearchable.</w:t>
      </w:r>
    </w:p>
    <w:p w14:paraId="28FDD188" w14:textId="77777777" w:rsidR="00EC501B" w:rsidRDefault="00EC501B" w:rsidP="00A7333E">
      <w:pPr>
        <w:pStyle w:val="EnglishHangNoCoptic"/>
      </w:pPr>
      <w:r>
        <w:t>7 For You are the Lord Most High,</w:t>
      </w:r>
    </w:p>
    <w:p w14:paraId="2C5C052E" w14:textId="77777777" w:rsidR="00EC501B" w:rsidRDefault="00EC501B" w:rsidP="00A7333E">
      <w:pPr>
        <w:pStyle w:val="EnglishHangNoCoptic"/>
        <w:ind w:firstLine="0"/>
      </w:pPr>
      <w:r>
        <w:t>and are compassionate, slow to anger, and abounding in mercy,</w:t>
      </w:r>
    </w:p>
    <w:p w14:paraId="613F8715" w14:textId="77777777" w:rsidR="00EC501B" w:rsidRDefault="00EC501B" w:rsidP="00A7333E">
      <w:pPr>
        <w:pStyle w:val="EnglishHangEndNoCoptic"/>
        <w:ind w:firstLine="0"/>
      </w:pPr>
      <w:r>
        <w:t>and repenting at all the evils of man.</w:t>
      </w:r>
    </w:p>
    <w:p w14:paraId="5D2E1482" w14:textId="77777777" w:rsidR="00EC501B" w:rsidRDefault="00EC501B" w:rsidP="00A7333E">
      <w:pPr>
        <w:pStyle w:val="EnglishHangNoCoptic"/>
      </w:pPr>
      <w:r>
        <w:t>8 Therefore You, O Lord God of the righteous,</w:t>
      </w:r>
    </w:p>
    <w:p w14:paraId="4BD59DEF" w14:textId="77777777" w:rsidR="00EC501B" w:rsidRDefault="00EC501B" w:rsidP="00A7333E">
      <w:pPr>
        <w:pStyle w:val="EnglishHangNoCoptic"/>
        <w:ind w:firstLine="0"/>
      </w:pPr>
      <w:r>
        <w:t>have not appointed repentance for the righteous,</w:t>
      </w:r>
    </w:p>
    <w:p w14:paraId="5D18CA71" w14:textId="77777777" w:rsidR="00EC501B" w:rsidRDefault="00EC501B" w:rsidP="00A7333E">
      <w:pPr>
        <w:pStyle w:val="EnglishHangNoCoptic"/>
        <w:ind w:firstLine="0"/>
      </w:pPr>
      <w:r>
        <w:t>for Abraham, Isaac, and Jacob, who have not sinned against You;</w:t>
      </w:r>
    </w:p>
    <w:p w14:paraId="1B1B2B1E" w14:textId="77777777" w:rsidR="00EC501B" w:rsidRDefault="00EC501B" w:rsidP="00A7333E">
      <w:pPr>
        <w:pStyle w:val="EnglishHangEndNoCoptic"/>
        <w:ind w:firstLine="0"/>
      </w:pPr>
      <w:r>
        <w:t>but You have appointed repentance for me, the sinner,</w:t>
      </w:r>
    </w:p>
    <w:p w14:paraId="7C51DE1C" w14:textId="77777777" w:rsidR="00EC501B" w:rsidRDefault="00EC501B" w:rsidP="00A7333E">
      <w:pPr>
        <w:pStyle w:val="EnglishHangNoCoptic"/>
      </w:pPr>
      <w:r>
        <w:t>9 because I have sinned more than the number of the sands on the seashore.</w:t>
      </w:r>
    </w:p>
    <w:p w14:paraId="6BC2CB8F" w14:textId="77777777" w:rsidR="00EC501B" w:rsidRDefault="00EC501B" w:rsidP="00A7333E">
      <w:pPr>
        <w:pStyle w:val="EnglishHangNoCoptic"/>
        <w:ind w:firstLine="0"/>
      </w:pPr>
      <w:r>
        <w:t>My lawlessness, O Lord, is multiplied.</w:t>
      </w:r>
    </w:p>
    <w:p w14:paraId="2B0822AA" w14:textId="77777777" w:rsidR="00EC501B" w:rsidRDefault="00EC501B" w:rsidP="00A7333E">
      <w:pPr>
        <w:pStyle w:val="EnglishHangNoCoptic"/>
        <w:ind w:firstLine="0"/>
      </w:pPr>
      <w:r>
        <w:t>Yes, my lawlessness is multiplied,</w:t>
      </w:r>
    </w:p>
    <w:p w14:paraId="72269505" w14:textId="77777777" w:rsidR="00EC501B" w:rsidRDefault="00EC501B" w:rsidP="00A7333E">
      <w:pPr>
        <w:pStyle w:val="EnglishHangNoCoptic"/>
        <w:ind w:firstLine="0"/>
      </w:pPr>
      <w:r>
        <w:t>and I am not worthy to fix my eyes to behold the heights of heaven</w:t>
      </w:r>
    </w:p>
    <w:p w14:paraId="4D2FC2AC" w14:textId="77777777" w:rsidR="00EC501B" w:rsidRDefault="00EC501B" w:rsidP="00A7333E">
      <w:pPr>
        <w:pStyle w:val="EnglishHangEndNoCoptic"/>
        <w:ind w:firstLine="0"/>
      </w:pPr>
      <w:r>
        <w:t>because of the multitude of my wrongdoings.</w:t>
      </w:r>
    </w:p>
    <w:p w14:paraId="3C4C2304" w14:textId="77777777" w:rsidR="00EC501B" w:rsidRDefault="00EC501B" w:rsidP="00A7333E">
      <w:pPr>
        <w:pStyle w:val="EnglishHangNoCoptic"/>
      </w:pPr>
      <w:r>
        <w:t>10 I am bent down with many iron chains</w:t>
      </w:r>
    </w:p>
    <w:p w14:paraId="4FE824D2" w14:textId="77777777" w:rsidR="00EC501B" w:rsidRDefault="00EC501B" w:rsidP="00A7333E">
      <w:pPr>
        <w:pStyle w:val="EnglishHangNoCoptic"/>
        <w:ind w:firstLine="0"/>
      </w:pPr>
      <w:r>
        <w:t>that I shake my head over my sins,</w:t>
      </w:r>
    </w:p>
    <w:p w14:paraId="17D97A5D" w14:textId="77777777" w:rsidR="00EC501B" w:rsidRDefault="00EC501B" w:rsidP="00A7333E">
      <w:pPr>
        <w:pStyle w:val="EnglishHangNoCoptic"/>
        <w:ind w:firstLine="0"/>
      </w:pPr>
      <w:r>
        <w:t>and I find no relief.</w:t>
      </w:r>
    </w:p>
    <w:p w14:paraId="0D37EEBF" w14:textId="77777777" w:rsidR="00EC501B" w:rsidRDefault="00EC501B" w:rsidP="00A7333E">
      <w:pPr>
        <w:pStyle w:val="EnglishHangNoCoptic"/>
        <w:ind w:firstLine="0"/>
      </w:pPr>
      <w:r>
        <w:t>For I have provoked Your anger</w:t>
      </w:r>
    </w:p>
    <w:p w14:paraId="35CEC844" w14:textId="77777777" w:rsidR="00EC501B" w:rsidRDefault="00EC501B" w:rsidP="00A7333E">
      <w:pPr>
        <w:pStyle w:val="EnglishHangNoCoptic"/>
        <w:ind w:firstLine="0"/>
      </w:pPr>
      <w:r>
        <w:t>and done evil in your sight.</w:t>
      </w:r>
    </w:p>
    <w:p w14:paraId="58E598FE" w14:textId="77777777" w:rsidR="00EC501B" w:rsidRDefault="00EC501B" w:rsidP="00A7333E">
      <w:pPr>
        <w:pStyle w:val="EnglishHangNoCoptic"/>
        <w:ind w:firstLine="0"/>
      </w:pPr>
      <w:r>
        <w:t>I have set up abominations</w:t>
      </w:r>
    </w:p>
    <w:p w14:paraId="7B2B1C44" w14:textId="77777777" w:rsidR="00EC501B" w:rsidRDefault="00EC501B" w:rsidP="00A7333E">
      <w:pPr>
        <w:pStyle w:val="EnglishHangEndNoCoptic"/>
        <w:ind w:firstLine="0"/>
      </w:pPr>
      <w:r>
        <w:t>and multiplied idols.</w:t>
      </w:r>
    </w:p>
    <w:p w14:paraId="3FE84E4B" w14:textId="77777777" w:rsidR="00EC501B" w:rsidRDefault="00EC501B" w:rsidP="00A7333E">
      <w:pPr>
        <w:pStyle w:val="EnglishHangNoCoptic"/>
      </w:pPr>
      <w:r>
        <w:t>11 Now therefore, I bend the knee of my heart,</w:t>
      </w:r>
    </w:p>
    <w:p w14:paraId="4E107B2C" w14:textId="77777777" w:rsidR="00EC501B" w:rsidRDefault="00EC501B" w:rsidP="00A7333E">
      <w:pPr>
        <w:pStyle w:val="EnglishHangEndNoCoptic"/>
        <w:ind w:firstLine="0"/>
      </w:pPr>
      <w:r>
        <w:t>begging goodness from You.</w:t>
      </w:r>
    </w:p>
    <w:p w14:paraId="69521E59" w14:textId="77777777" w:rsidR="00EC501B" w:rsidRDefault="00EC501B" w:rsidP="00A7333E">
      <w:pPr>
        <w:pStyle w:val="EnglishHangNoCoptic"/>
      </w:pPr>
      <w:r>
        <w:t>12 I have sinned, O Lord, I have sinned,</w:t>
      </w:r>
    </w:p>
    <w:p w14:paraId="0E633498" w14:textId="77777777" w:rsidR="00EC501B" w:rsidRDefault="00EC501B" w:rsidP="00A7333E">
      <w:pPr>
        <w:pStyle w:val="EnglishHangEndNoCoptic"/>
        <w:ind w:firstLine="0"/>
      </w:pPr>
      <w:r>
        <w:t>and I know my iniquity.</w:t>
      </w:r>
    </w:p>
    <w:p w14:paraId="0EE57327" w14:textId="77777777" w:rsidR="00EC501B" w:rsidRDefault="00EC501B" w:rsidP="00A7333E">
      <w:pPr>
        <w:pStyle w:val="EnglishHangNoCoptic"/>
      </w:pPr>
      <w:r>
        <w:lastRenderedPageBreak/>
        <w:t>13 I ask and beg you:</w:t>
      </w:r>
    </w:p>
    <w:p w14:paraId="137F6108" w14:textId="77777777" w:rsidR="00EC501B" w:rsidRDefault="00EC501B" w:rsidP="00A7333E">
      <w:pPr>
        <w:pStyle w:val="EnglishHangNoCoptic"/>
        <w:ind w:firstLine="0"/>
      </w:pPr>
      <w:r>
        <w:t>forgive me, O Lord, forgive me!</w:t>
      </w:r>
    </w:p>
    <w:p w14:paraId="18BA3CC9" w14:textId="77777777" w:rsidR="00EC501B" w:rsidRDefault="00EC501B" w:rsidP="00A7333E">
      <w:pPr>
        <w:pStyle w:val="EnglishHangNoCoptic"/>
        <w:ind w:firstLine="0"/>
      </w:pPr>
      <w:r>
        <w:t>Do not destroy me because of my iniquity;</w:t>
      </w:r>
    </w:p>
    <w:p w14:paraId="3BBAAC6F" w14:textId="77777777" w:rsidR="00EC501B" w:rsidRDefault="00EC501B" w:rsidP="00A7333E">
      <w:pPr>
        <w:pStyle w:val="EnglishHangNoCoptic"/>
        <w:ind w:firstLine="0"/>
      </w:pPr>
      <w:r>
        <w:t>neither reserve evils for me, nor be wrathful forever;</w:t>
      </w:r>
    </w:p>
    <w:p w14:paraId="0375E7C2" w14:textId="77777777" w:rsidR="00EC501B" w:rsidRDefault="00EC501B" w:rsidP="00A7333E">
      <w:pPr>
        <w:pStyle w:val="EnglishHangNoCoptic"/>
        <w:ind w:firstLine="0"/>
      </w:pPr>
      <w:r>
        <w:t>nor condemn me to the lowest parts of the earth;</w:t>
      </w:r>
    </w:p>
    <w:p w14:paraId="5D48B140" w14:textId="77777777" w:rsidR="00EC501B" w:rsidRDefault="00EC501B" w:rsidP="00A7333E">
      <w:pPr>
        <w:pStyle w:val="EnglishHangEndNoCoptic"/>
        <w:ind w:firstLine="0"/>
      </w:pPr>
      <w:r>
        <w:t>for You are the Lord God of those who repent.</w:t>
      </w:r>
    </w:p>
    <w:p w14:paraId="48C4D1CC" w14:textId="77777777" w:rsidR="00EC501B" w:rsidRDefault="00EC501B" w:rsidP="00A7333E">
      <w:pPr>
        <w:pStyle w:val="EnglishHangNoCoptic"/>
      </w:pPr>
      <w:r>
        <w:t>14 And in me, though I am unworthy,</w:t>
      </w:r>
    </w:p>
    <w:p w14:paraId="41B14804" w14:textId="77777777" w:rsidR="00EC501B" w:rsidRDefault="00EC501B" w:rsidP="00A7333E">
      <w:pPr>
        <w:pStyle w:val="EnglishHangNoCoptic"/>
        <w:ind w:firstLine="0"/>
      </w:pPr>
      <w:r>
        <w:t>You will show Your goodness, and will save me</w:t>
      </w:r>
    </w:p>
    <w:p w14:paraId="4924912D" w14:textId="77777777" w:rsidR="00EC501B" w:rsidRDefault="00EC501B" w:rsidP="00A7333E">
      <w:pPr>
        <w:pStyle w:val="EnglishHangEndNoCoptic"/>
        <w:ind w:firstLine="0"/>
      </w:pPr>
      <w:r>
        <w:t>according to Your great mercy.</w:t>
      </w:r>
    </w:p>
    <w:p w14:paraId="1AE24F61" w14:textId="77777777" w:rsidR="00EC501B" w:rsidRDefault="00EC501B" w:rsidP="00A7333E">
      <w:pPr>
        <w:pStyle w:val="EnglishHangNoCoptic"/>
      </w:pPr>
      <w:r>
        <w:t>15 Therefore I shall praise You continually, all the days of my life,</w:t>
      </w:r>
    </w:p>
    <w:p w14:paraId="770C0285" w14:textId="77777777" w:rsidR="00EC501B" w:rsidRDefault="00EC501B" w:rsidP="00A7333E">
      <w:pPr>
        <w:pStyle w:val="EnglishHangNoCoptic"/>
        <w:ind w:firstLine="0"/>
      </w:pPr>
      <w:r>
        <w:t>for all the powers of the heavens praise You,</w:t>
      </w:r>
    </w:p>
    <w:p w14:paraId="22C990B2" w14:textId="77777777" w:rsidR="00EC501B" w:rsidRDefault="00EC501B" w:rsidP="00A7333E">
      <w:pPr>
        <w:pStyle w:val="EnglishHangEndNoCoptic"/>
        <w:ind w:firstLine="0"/>
      </w:pPr>
      <w:r>
        <w:t>and Yours is the glory unto the ages. Amen.”</w:t>
      </w:r>
    </w:p>
    <w:p w14:paraId="29C0B131" w14:textId="77777777" w:rsidR="00EC501B" w:rsidRDefault="00EC501B" w:rsidP="00A7333E">
      <w:pPr>
        <w:pStyle w:val="Heading4"/>
      </w:pPr>
      <w:r>
        <w:t>The First Prayer of Esaias the Prophet</w:t>
      </w:r>
    </w:p>
    <w:p w14:paraId="605A64F0" w14:textId="77777777" w:rsidR="00EC501B" w:rsidRDefault="00EC501B" w:rsidP="00A7333E">
      <w:pPr>
        <w:pStyle w:val="Rubric"/>
      </w:pPr>
      <w:r>
        <w:t>(Esaias 26:9-20. Coptic rite: Joyous Saturday, Byzantine rite Fifth Ode. Esias’ prophecy, which is also his prayer. O Lord our God, grant us peace.)</w:t>
      </w:r>
    </w:p>
    <w:p w14:paraId="06DF379D" w14:textId="77777777" w:rsidR="00EC501B" w:rsidRPr="0040319E" w:rsidRDefault="00EC501B" w:rsidP="00ED1D04">
      <w:pPr>
        <w:pStyle w:val="Rubric"/>
      </w:pPr>
      <w:r>
        <w:t>A reading from the Book of Esias the Prophet. His blessing be upon us all. Amen.</w:t>
      </w:r>
    </w:p>
    <w:p w14:paraId="3C652F24" w14:textId="77777777" w:rsidR="00EC501B" w:rsidRDefault="00EC501B" w:rsidP="00A7333E">
      <w:pPr>
        <w:pStyle w:val="EnglishHangNoCoptic"/>
      </w:pPr>
      <w:r>
        <w:t>[7 The way of the godly has become straight;</w:t>
      </w:r>
    </w:p>
    <w:p w14:paraId="10CE5F42" w14:textId="77777777" w:rsidR="00EC501B" w:rsidRDefault="00EC501B" w:rsidP="00A7333E">
      <w:pPr>
        <w:pStyle w:val="EnglishHangEndNoCoptic"/>
        <w:ind w:firstLine="0"/>
      </w:pPr>
      <w:r>
        <w:t>The way of the godly has been prepared,</w:t>
      </w:r>
    </w:p>
    <w:p w14:paraId="58291F06" w14:textId="77777777" w:rsidR="00EC501B" w:rsidRDefault="00EC501B" w:rsidP="00A7333E">
      <w:pPr>
        <w:pStyle w:val="EnglishHangNoCoptic"/>
      </w:pPr>
      <w:r>
        <w:t>8 for the way of the Lord is justice;</w:t>
      </w:r>
    </w:p>
    <w:p w14:paraId="3C97FDED" w14:textId="77777777" w:rsidR="00EC501B" w:rsidRDefault="00EC501B" w:rsidP="00A7333E">
      <w:pPr>
        <w:pStyle w:val="EnglishHangNoCoptic"/>
        <w:ind w:firstLine="0"/>
      </w:pPr>
      <w:r>
        <w:t>we have hoped in Your Name</w:t>
      </w:r>
    </w:p>
    <w:p w14:paraId="2DF53149" w14:textId="77777777" w:rsidR="00EC501B" w:rsidRDefault="00EC501B" w:rsidP="00A7333E">
      <w:pPr>
        <w:pStyle w:val="EnglishHangEndNoCoptic"/>
        <w:ind w:firstLine="0"/>
      </w:pPr>
      <w:r>
        <w:t>and in the remembrance]</w:t>
      </w:r>
    </w:p>
    <w:p w14:paraId="32707C3C" w14:textId="77777777" w:rsidR="00EC501B" w:rsidRDefault="00EC501B" w:rsidP="00A7333E">
      <w:pPr>
        <w:pStyle w:val="EnglishHangNoCoptic"/>
      </w:pPr>
      <w:r w:rsidRPr="0040319E">
        <w:t>9</w:t>
      </w:r>
      <w:r>
        <w:t xml:space="preserve"> that our soul desires]</w:t>
      </w:r>
    </w:p>
    <w:p w14:paraId="205AE4E9" w14:textId="77777777" w:rsidR="00EC501B" w:rsidRDefault="00EC501B" w:rsidP="00A7333E">
      <w:pPr>
        <w:pStyle w:val="EnglishHangNoCoptic"/>
        <w:ind w:firstLine="0"/>
      </w:pPr>
      <w:r>
        <w:t>At night m</w:t>
      </w:r>
      <w:r w:rsidRPr="0040319E">
        <w:t>y spirit rises earl</w:t>
      </w:r>
      <w:r>
        <w:t>y toward You, O God,</w:t>
      </w:r>
    </w:p>
    <w:p w14:paraId="5A0C93B0" w14:textId="77777777" w:rsidR="00EC501B" w:rsidRDefault="00EC501B" w:rsidP="00A7333E">
      <w:pPr>
        <w:pStyle w:val="EnglishHangNoCoptic"/>
        <w:ind w:firstLine="0"/>
      </w:pPr>
      <w:r w:rsidRPr="0040319E">
        <w:t>for Your comma</w:t>
      </w:r>
      <w:r>
        <w:t>nds are a light upon the earth.</w:t>
      </w:r>
    </w:p>
    <w:p w14:paraId="2F8AA6FF" w14:textId="77777777" w:rsidR="00EC501B" w:rsidRDefault="00EC501B" w:rsidP="00A7333E">
      <w:pPr>
        <w:pStyle w:val="EnglishHangEndNoCoptic"/>
        <w:ind w:firstLine="0"/>
      </w:pPr>
      <w:r w:rsidRPr="0040319E">
        <w:t>Learn righteousne</w:t>
      </w:r>
      <w:r>
        <w:t>ss, you who dwell on the earth.</w:t>
      </w:r>
    </w:p>
    <w:p w14:paraId="7535593A" w14:textId="77777777" w:rsidR="00EC501B" w:rsidRDefault="00EC501B" w:rsidP="00A7333E">
      <w:pPr>
        <w:pStyle w:val="EnglishHangNoCoptic"/>
      </w:pPr>
      <w:r w:rsidRPr="0040319E">
        <w:t>10</w:t>
      </w:r>
      <w:r>
        <w:t xml:space="preserve"> The ungodly man ceases;</w:t>
      </w:r>
    </w:p>
    <w:p w14:paraId="1AAD090C" w14:textId="77777777" w:rsidR="00EC501B" w:rsidRDefault="00EC501B" w:rsidP="00A7333E">
      <w:pPr>
        <w:pStyle w:val="EnglishHangNoCoptic"/>
        <w:ind w:firstLine="0"/>
      </w:pPr>
      <w:r w:rsidRPr="0040319E">
        <w:t>he will not le</w:t>
      </w:r>
      <w:r>
        <w:t>arn righteousness on the earth;</w:t>
      </w:r>
    </w:p>
    <w:p w14:paraId="7B40D850" w14:textId="77777777" w:rsidR="00EC501B" w:rsidRDefault="00EC501B" w:rsidP="00A7333E">
      <w:pPr>
        <w:pStyle w:val="EnglishHangNoCoptic"/>
        <w:ind w:firstLine="0"/>
      </w:pPr>
      <w:r>
        <w:t>he will not perform truth;</w:t>
      </w:r>
    </w:p>
    <w:p w14:paraId="01B775CB" w14:textId="77777777" w:rsidR="00EC501B" w:rsidRDefault="00EC501B" w:rsidP="00A7333E">
      <w:pPr>
        <w:pStyle w:val="EnglishHangNoCoptic"/>
        <w:ind w:firstLine="0"/>
      </w:pPr>
      <w:r w:rsidRPr="0040319E">
        <w:t>let</w:t>
      </w:r>
      <w:r>
        <w:t xml:space="preserve"> the ungodly man be taken away,</w:t>
      </w:r>
    </w:p>
    <w:p w14:paraId="762EA29E" w14:textId="77777777" w:rsidR="00EC501B" w:rsidRDefault="00EC501B" w:rsidP="00A7333E">
      <w:pPr>
        <w:pStyle w:val="EnglishHangEndNoCoptic"/>
        <w:ind w:firstLine="0"/>
      </w:pPr>
      <w:r w:rsidRPr="0040319E">
        <w:t>that he may</w:t>
      </w:r>
      <w:r>
        <w:t xml:space="preserve"> not see the glory of the Lord.</w:t>
      </w:r>
    </w:p>
    <w:p w14:paraId="7621783D" w14:textId="77777777" w:rsidR="00EC501B" w:rsidRDefault="00EC501B" w:rsidP="00A7333E">
      <w:pPr>
        <w:pStyle w:val="EnglishHangNoCoptic"/>
      </w:pPr>
      <w:r w:rsidRPr="0040319E">
        <w:t>11</w:t>
      </w:r>
      <w:r>
        <w:t xml:space="preserve"> O Lord, Your arm is exalted,</w:t>
      </w:r>
    </w:p>
    <w:p w14:paraId="7D0EC234" w14:textId="77777777" w:rsidR="00EC501B" w:rsidRDefault="00EC501B" w:rsidP="00A7333E">
      <w:pPr>
        <w:pStyle w:val="EnglishHangNoCoptic"/>
        <w:ind w:firstLine="0"/>
      </w:pPr>
      <w:r>
        <w:t>but they have not known it.</w:t>
      </w:r>
    </w:p>
    <w:p w14:paraId="3A3D4372" w14:textId="77777777" w:rsidR="00EC501B" w:rsidRDefault="00EC501B" w:rsidP="00A7333E">
      <w:pPr>
        <w:pStyle w:val="EnglishHangNoCoptic"/>
        <w:ind w:firstLine="0"/>
      </w:pPr>
      <w:r w:rsidRPr="0040319E">
        <w:t xml:space="preserve">But when they </w:t>
      </w:r>
      <w:r>
        <w:t>realize it, they shall be ashamed,</w:t>
      </w:r>
    </w:p>
    <w:p w14:paraId="5B513E4F" w14:textId="77777777" w:rsidR="00EC501B" w:rsidRDefault="00EC501B" w:rsidP="00A7333E">
      <w:pPr>
        <w:pStyle w:val="EnglishHangNoCoptic"/>
        <w:ind w:firstLine="0"/>
      </w:pPr>
      <w:r w:rsidRPr="0040319E">
        <w:t>for jealousy</w:t>
      </w:r>
      <w:r>
        <w:t xml:space="preserve"> will seize an untaught people;</w:t>
      </w:r>
    </w:p>
    <w:p w14:paraId="56D04AFE" w14:textId="77777777" w:rsidR="00EC501B" w:rsidRDefault="00EC501B" w:rsidP="00A7333E">
      <w:pPr>
        <w:pStyle w:val="EnglishHangEndNoCoptic"/>
        <w:ind w:firstLine="0"/>
      </w:pPr>
      <w:r w:rsidRPr="0040319E">
        <w:t>and now fi</w:t>
      </w:r>
      <w:r>
        <w:t>re will consume the adversaries.</w:t>
      </w:r>
    </w:p>
    <w:p w14:paraId="0FD9DA81" w14:textId="77777777" w:rsidR="00EC501B" w:rsidRDefault="00EC501B" w:rsidP="00A7333E">
      <w:pPr>
        <w:pStyle w:val="EnglishHangNoCoptic"/>
      </w:pPr>
      <w:r w:rsidRPr="0040319E">
        <w:lastRenderedPageBreak/>
        <w:t>12</w:t>
      </w:r>
      <w:r>
        <w:t xml:space="preserve"> O Lord our God, grant us peace,</w:t>
      </w:r>
    </w:p>
    <w:p w14:paraId="33A02D61" w14:textId="77777777" w:rsidR="00EC501B" w:rsidRDefault="00EC501B" w:rsidP="00A7333E">
      <w:pPr>
        <w:pStyle w:val="EnglishHangEndNoCoptic"/>
        <w:ind w:firstLine="0"/>
      </w:pPr>
      <w:r w:rsidRPr="0040319E">
        <w:t>f</w:t>
      </w:r>
      <w:r>
        <w:t>or You grant everything to us.</w:t>
      </w:r>
    </w:p>
    <w:p w14:paraId="22F9A3A7" w14:textId="77777777" w:rsidR="00EC501B" w:rsidRDefault="00EC501B" w:rsidP="00A7333E">
      <w:pPr>
        <w:pStyle w:val="EnglishHangNoCoptic"/>
      </w:pPr>
      <w:r>
        <w:t>13 O Lord our God, take possession of us;</w:t>
      </w:r>
    </w:p>
    <w:p w14:paraId="5E080719" w14:textId="77777777" w:rsidR="00EC501B" w:rsidRDefault="00EC501B" w:rsidP="00A7333E">
      <w:pPr>
        <w:pStyle w:val="EnglishHangNoCoptic"/>
        <w:ind w:firstLine="0"/>
      </w:pPr>
      <w:r w:rsidRPr="0040319E">
        <w:t>O Lord</w:t>
      </w:r>
      <w:r>
        <w:t>, we know no other besides You;</w:t>
      </w:r>
    </w:p>
    <w:p w14:paraId="75052438" w14:textId="77777777" w:rsidR="00EC501B" w:rsidRDefault="00EC501B" w:rsidP="00A7333E">
      <w:pPr>
        <w:pStyle w:val="EnglishHangEndNoCoptic"/>
        <w:ind w:firstLine="0"/>
      </w:pPr>
      <w:r>
        <w:t>we name Your Name.</w:t>
      </w:r>
    </w:p>
    <w:p w14:paraId="614B65E3" w14:textId="77777777" w:rsidR="00EC501B" w:rsidRDefault="00EC501B" w:rsidP="00A7333E">
      <w:pPr>
        <w:pStyle w:val="EnglishHangNoCoptic"/>
      </w:pPr>
      <w:r w:rsidRPr="0040319E">
        <w:t>14</w:t>
      </w:r>
      <w:r>
        <w:t xml:space="preserve"> </w:t>
      </w:r>
      <w:r w:rsidRPr="0040319E">
        <w:t xml:space="preserve">The dead will not </w:t>
      </w:r>
      <w:r>
        <w:t>see life;</w:t>
      </w:r>
    </w:p>
    <w:p w14:paraId="2490A4E3" w14:textId="77777777" w:rsidR="00EC501B" w:rsidRDefault="00EC501B" w:rsidP="00A7333E">
      <w:pPr>
        <w:pStyle w:val="EnglishHangNoCoptic"/>
        <w:ind w:firstLine="0"/>
      </w:pPr>
      <w:r w:rsidRPr="0040319E">
        <w:t>neit</w:t>
      </w:r>
      <w:r>
        <w:t>her will physicians raise them,</w:t>
      </w:r>
    </w:p>
    <w:p w14:paraId="5C124FC3" w14:textId="77777777" w:rsidR="00EC501B" w:rsidRDefault="00EC501B" w:rsidP="00A7333E">
      <w:pPr>
        <w:pStyle w:val="EnglishHangNoCoptic"/>
        <w:ind w:firstLine="0"/>
      </w:pPr>
      <w:r>
        <w:t>because</w:t>
      </w:r>
      <w:r w:rsidRPr="0040319E">
        <w:t xml:space="preserve"> You brought evil</w:t>
      </w:r>
      <w:r>
        <w:t>s upon them and destroyed them,</w:t>
      </w:r>
    </w:p>
    <w:p w14:paraId="458AC7A1" w14:textId="77777777" w:rsidR="00EC501B" w:rsidRDefault="00EC501B" w:rsidP="00A7333E">
      <w:pPr>
        <w:pStyle w:val="EnglishHangEndNoCoptic"/>
        <w:ind w:firstLine="0"/>
      </w:pPr>
      <w:r w:rsidRPr="0040319E">
        <w:t xml:space="preserve">and </w:t>
      </w:r>
      <w:r>
        <w:t>took away all their males.</w:t>
      </w:r>
    </w:p>
    <w:p w14:paraId="78193284" w14:textId="77777777" w:rsidR="00EC501B" w:rsidRDefault="00EC501B" w:rsidP="00A7333E">
      <w:pPr>
        <w:pStyle w:val="EnglishHangNoCoptic"/>
      </w:pPr>
      <w:r w:rsidRPr="0040319E">
        <w:t>15</w:t>
      </w:r>
      <w:r>
        <w:t xml:space="preserve"> </w:t>
      </w:r>
      <w:r w:rsidRPr="0040319E">
        <w:t>Br</w:t>
      </w:r>
      <w:r>
        <w:t>ing more evils on them, O Lord,</w:t>
      </w:r>
    </w:p>
    <w:p w14:paraId="79B3F9A5" w14:textId="77777777" w:rsidR="00EC501B" w:rsidRDefault="00EC501B" w:rsidP="00A7333E">
      <w:pPr>
        <w:pStyle w:val="EnglishHangEndNoCoptic"/>
        <w:ind w:firstLine="0"/>
      </w:pPr>
      <w:r>
        <w:t>on the glorious of the earth.</w:t>
      </w:r>
    </w:p>
    <w:p w14:paraId="087D2D59" w14:textId="77777777" w:rsidR="00EC501B" w:rsidRDefault="00EC501B" w:rsidP="00A7333E">
      <w:pPr>
        <w:pStyle w:val="EnglishHangNoCoptic"/>
      </w:pPr>
      <w:r w:rsidRPr="0040319E">
        <w:t>16</w:t>
      </w:r>
      <w:r>
        <w:t xml:space="preserve"> </w:t>
      </w:r>
      <w:r w:rsidRPr="0040319E">
        <w:t xml:space="preserve">O Lord, I remembered You in my </w:t>
      </w:r>
      <w:r>
        <w:t>affliction.</w:t>
      </w:r>
    </w:p>
    <w:p w14:paraId="4541734B" w14:textId="77777777" w:rsidR="00EC501B" w:rsidRDefault="00EC501B" w:rsidP="00A7333E">
      <w:pPr>
        <w:pStyle w:val="EnglishHangEndNoCoptic"/>
        <w:ind w:firstLine="0"/>
      </w:pPr>
      <w:r w:rsidRPr="0040319E">
        <w:t>Your chastenin</w:t>
      </w:r>
      <w:r>
        <w:t>g to us was a small affliction.</w:t>
      </w:r>
    </w:p>
    <w:p w14:paraId="7AF0D46B" w14:textId="77777777" w:rsidR="00EC501B" w:rsidRDefault="00EC501B" w:rsidP="00A7333E">
      <w:pPr>
        <w:pStyle w:val="EnglishHangNoCoptic"/>
      </w:pPr>
      <w:r w:rsidRPr="0040319E">
        <w:t>17</w:t>
      </w:r>
      <w:r>
        <w:t xml:space="preserve"> </w:t>
      </w:r>
      <w:r w:rsidRPr="0040319E">
        <w:t>As a woman with child is in p</w:t>
      </w:r>
      <w:r>
        <w:t>ain</w:t>
      </w:r>
    </w:p>
    <w:p w14:paraId="0411F45A" w14:textId="77777777" w:rsidR="00EC501B" w:rsidRDefault="00EC501B" w:rsidP="00A7333E">
      <w:pPr>
        <w:pStyle w:val="EnglishHangNoCoptic"/>
        <w:ind w:firstLine="0"/>
      </w:pPr>
      <w:r>
        <w:t>and cries out in her pangs</w:t>
      </w:r>
    </w:p>
    <w:p w14:paraId="3FD7CE54" w14:textId="77777777" w:rsidR="00EC501B" w:rsidRDefault="00EC501B" w:rsidP="00A7333E">
      <w:pPr>
        <w:pStyle w:val="EnglishHangNoCoptic"/>
        <w:ind w:firstLine="0"/>
      </w:pPr>
      <w:r w:rsidRPr="0040319E">
        <w:t xml:space="preserve">when she </w:t>
      </w:r>
      <w:r>
        <w:t>is about to give birth,</w:t>
      </w:r>
    </w:p>
    <w:p w14:paraId="551337BE" w14:textId="77777777" w:rsidR="00EC501B" w:rsidRDefault="00EC501B" w:rsidP="00A7333E">
      <w:pPr>
        <w:pStyle w:val="EnglishHangNoCoptic"/>
        <w:ind w:firstLine="0"/>
      </w:pPr>
      <w:r>
        <w:t>so we became to Your beloved</w:t>
      </w:r>
    </w:p>
    <w:p w14:paraId="5D4E5BF3" w14:textId="77777777" w:rsidR="00EC501B" w:rsidRDefault="00EC501B" w:rsidP="00A7333E">
      <w:pPr>
        <w:pStyle w:val="EnglishHangEndNoCoptic"/>
        <w:ind w:firstLine="0"/>
      </w:pPr>
      <w:r>
        <w:t>because of Your fear, O Lord.</w:t>
      </w:r>
    </w:p>
    <w:p w14:paraId="222A50A5" w14:textId="77777777" w:rsidR="00EC501B" w:rsidRDefault="00EC501B" w:rsidP="00A7333E">
      <w:pPr>
        <w:pStyle w:val="EnglishHangNoCoptic"/>
      </w:pPr>
      <w:r w:rsidRPr="0040319E">
        <w:t>18</w:t>
      </w:r>
      <w:r>
        <w:t xml:space="preserve"> We have conceived,</w:t>
      </w:r>
    </w:p>
    <w:p w14:paraId="4C649BD6" w14:textId="77777777" w:rsidR="00EC501B" w:rsidRDefault="00EC501B" w:rsidP="00A7333E">
      <w:pPr>
        <w:pStyle w:val="EnglishHangNoCoptic"/>
        <w:ind w:firstLine="0"/>
      </w:pPr>
      <w:r w:rsidRPr="0040319E">
        <w:t>we have been in</w:t>
      </w:r>
      <w:r>
        <w:t xml:space="preserve"> pain,</w:t>
      </w:r>
    </w:p>
    <w:p w14:paraId="4ABB4F09" w14:textId="77777777" w:rsidR="00EC501B" w:rsidRDefault="00EC501B" w:rsidP="00A7333E">
      <w:pPr>
        <w:pStyle w:val="EnglishHangNoCoptic"/>
        <w:ind w:firstLine="0"/>
      </w:pPr>
      <w:r>
        <w:t>and we have given birth.</w:t>
      </w:r>
    </w:p>
    <w:p w14:paraId="0ED3F480" w14:textId="77777777" w:rsidR="00EC501B" w:rsidRDefault="00EC501B" w:rsidP="00A7333E">
      <w:pPr>
        <w:pStyle w:val="EnglishHangNoCoptic"/>
        <w:ind w:firstLine="0"/>
      </w:pPr>
      <w:r w:rsidRPr="0040319E">
        <w:t xml:space="preserve">We brought forth the spirit </w:t>
      </w:r>
      <w:r>
        <w:t>of Your salvation on the earth.</w:t>
      </w:r>
    </w:p>
    <w:p w14:paraId="74577903" w14:textId="77777777" w:rsidR="00EC501B" w:rsidRDefault="00EC501B" w:rsidP="00A7333E">
      <w:pPr>
        <w:pStyle w:val="EnglishHangEndNoCoptic"/>
        <w:ind w:firstLine="0"/>
      </w:pPr>
      <w:r w:rsidRPr="0040319E">
        <w:t>But the inhab</w:t>
      </w:r>
      <w:r>
        <w:t>itants of the earth will fall.</w:t>
      </w:r>
    </w:p>
    <w:p w14:paraId="5ACA4FDD" w14:textId="77777777" w:rsidR="00EC501B" w:rsidRDefault="00EC501B"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1E66C128" w14:textId="77777777" w:rsidR="00EC501B" w:rsidRDefault="00EC501B" w:rsidP="00A7333E">
      <w:pPr>
        <w:pStyle w:val="EnglishHangNoCoptic"/>
        <w:ind w:firstLine="0"/>
      </w:pPr>
      <w:r w:rsidRPr="0040319E">
        <w:t>Th</w:t>
      </w:r>
      <w:r>
        <w:t>ose in the earth will rejoice,</w:t>
      </w:r>
    </w:p>
    <w:p w14:paraId="670CD646" w14:textId="77777777" w:rsidR="00EC501B" w:rsidRDefault="00EC501B" w:rsidP="00A7333E">
      <w:pPr>
        <w:pStyle w:val="EnglishHangNoCoptic"/>
        <w:ind w:firstLine="0"/>
      </w:pPr>
      <w:r>
        <w:t>for your dew is</w:t>
      </w:r>
      <w:r w:rsidRPr="0040319E">
        <w:t xml:space="preserve"> heali</w:t>
      </w:r>
      <w:r>
        <w:t>ng to them,</w:t>
      </w:r>
    </w:p>
    <w:p w14:paraId="728524DA" w14:textId="77777777" w:rsidR="00EC501B" w:rsidRDefault="00EC501B" w:rsidP="00A7333E">
      <w:pPr>
        <w:pStyle w:val="EnglishHangEndNoCoptic"/>
        <w:ind w:firstLine="0"/>
      </w:pPr>
      <w:r w:rsidRPr="0040319E">
        <w:t>but the land of the</w:t>
      </w:r>
      <w:r>
        <w:t xml:space="preserve"> ungodly shall come to an end.”</w:t>
      </w:r>
    </w:p>
    <w:p w14:paraId="78E3AED6" w14:textId="77777777" w:rsidR="00EC501B" w:rsidRDefault="00EC501B" w:rsidP="00A7333E">
      <w:pPr>
        <w:pStyle w:val="EnglishHangNoCoptic"/>
      </w:pPr>
      <w:r w:rsidRPr="0040319E">
        <w:t>20</w:t>
      </w:r>
      <w:r>
        <w:t xml:space="preserve"> </w:t>
      </w:r>
      <w:r w:rsidRPr="0040319E">
        <w:t>Come</w:t>
      </w:r>
      <w:r>
        <w:t>, my people, enter your closets</w:t>
      </w:r>
    </w:p>
    <w:p w14:paraId="51B73A75" w14:textId="77777777" w:rsidR="00EC501B" w:rsidRDefault="00EC501B" w:rsidP="00A7333E">
      <w:pPr>
        <w:pStyle w:val="EnglishHangNoCoptic"/>
        <w:ind w:firstLine="0"/>
      </w:pPr>
      <w:r>
        <w:t>and shut your door;</w:t>
      </w:r>
    </w:p>
    <w:p w14:paraId="7D4A77F0" w14:textId="77777777" w:rsidR="00EC501B" w:rsidRDefault="00EC501B" w:rsidP="00A7333E">
      <w:pPr>
        <w:pStyle w:val="EnglishHangNoCoptic"/>
        <w:ind w:firstLine="0"/>
      </w:pPr>
      <w:r w:rsidRPr="0040319E">
        <w:t>hide y</w:t>
      </w:r>
      <w:r>
        <w:t>ourself for a short while,</w:t>
      </w:r>
    </w:p>
    <w:p w14:paraId="2CE81F6F" w14:textId="77777777" w:rsidR="00EC501B" w:rsidRDefault="00EC501B" w:rsidP="00A7333E">
      <w:pPr>
        <w:pStyle w:val="EnglishHangEndNoCoptic"/>
        <w:ind w:firstLine="0"/>
      </w:pPr>
      <w:r w:rsidRPr="0040319E">
        <w:t>until</w:t>
      </w:r>
      <w:r>
        <w:t xml:space="preserve"> the wrath of the Lord is passed.</w:t>
      </w:r>
    </w:p>
    <w:p w14:paraId="600AB8DE" w14:textId="77777777" w:rsidR="00EC501B" w:rsidRDefault="00EC501B" w:rsidP="00A7333E">
      <w:pPr>
        <w:pStyle w:val="EnglishHangNoCoptic"/>
      </w:pPr>
      <w:r w:rsidRPr="0040319E">
        <w:t>21</w:t>
      </w:r>
      <w:r>
        <w:t xml:space="preserve"> </w:t>
      </w:r>
      <w:r w:rsidRPr="0040319E">
        <w:t>For behold, the Lord is bringing wrath from His holy plac</w:t>
      </w:r>
      <w:r>
        <w:t>e</w:t>
      </w:r>
    </w:p>
    <w:p w14:paraId="16630ACC" w14:textId="77777777" w:rsidR="00EC501B" w:rsidRDefault="00EC501B" w:rsidP="00A7333E">
      <w:pPr>
        <w:pStyle w:val="EnglishHangNoCoptic"/>
        <w:ind w:firstLine="0"/>
      </w:pPr>
      <w:r w:rsidRPr="0040319E">
        <w:t>upon</w:t>
      </w:r>
      <w:r>
        <w:t xml:space="preserve"> the inhabitants of the earth,</w:t>
      </w:r>
    </w:p>
    <w:p w14:paraId="70A1E808" w14:textId="77777777" w:rsidR="00EC501B" w:rsidRDefault="00EC501B" w:rsidP="00A7333E">
      <w:pPr>
        <w:pStyle w:val="EnglishHangNoCoptic"/>
        <w:ind w:firstLine="0"/>
      </w:pPr>
      <w:r>
        <w:t>a</w:t>
      </w:r>
      <w:r w:rsidRPr="0040319E">
        <w:t>nd t</w:t>
      </w:r>
      <w:r>
        <w:t>he earth will uncover its blood</w:t>
      </w:r>
    </w:p>
    <w:p w14:paraId="0E4F7664" w14:textId="77777777" w:rsidR="00EC501B" w:rsidRPr="00783F3E" w:rsidRDefault="00EC501B" w:rsidP="00A7333E">
      <w:pPr>
        <w:pStyle w:val="EnglishHangEndNoCoptic"/>
        <w:ind w:firstLine="0"/>
      </w:pPr>
      <w:r w:rsidRPr="0040319E">
        <w:t>and will not cover its slain.</w:t>
      </w:r>
    </w:p>
    <w:p w14:paraId="197D9AFE" w14:textId="77777777" w:rsidR="00EC501B" w:rsidRDefault="00EC501B" w:rsidP="00A7333E">
      <w:pPr>
        <w:pStyle w:val="Heading4"/>
      </w:pPr>
      <w:r>
        <w:t>The Second Prayer of Esaias the Prophet</w:t>
      </w:r>
    </w:p>
    <w:p w14:paraId="02AFD2C0" w14:textId="77777777" w:rsidR="00EC501B" w:rsidRDefault="00EC501B" w:rsidP="00A7333E">
      <w:pPr>
        <w:pStyle w:val="Rubric"/>
      </w:pPr>
      <w:r>
        <w:t>(Esaias 25:1-12. Coptic rite: Joyous Saturday.)</w:t>
      </w:r>
    </w:p>
    <w:p w14:paraId="2E34C660" w14:textId="77777777" w:rsidR="00EC501B" w:rsidRPr="0040319E" w:rsidRDefault="00EC501B" w:rsidP="00ED1D04">
      <w:pPr>
        <w:pStyle w:val="Rubric"/>
      </w:pPr>
      <w:r>
        <w:lastRenderedPageBreak/>
        <w:t>Again, a reading from the book of Esaias the Prophet. His blessing be upon us all. Amen.</w:t>
      </w:r>
    </w:p>
    <w:p w14:paraId="39AB1450" w14:textId="77777777" w:rsidR="00EC501B" w:rsidRDefault="00EC501B" w:rsidP="00A7333E">
      <w:pPr>
        <w:pStyle w:val="EnglishHangNoCoptic"/>
      </w:pPr>
      <w:r>
        <w:t>1 O Lord my God,</w:t>
      </w:r>
    </w:p>
    <w:p w14:paraId="73371DD2" w14:textId="77777777" w:rsidR="00EC501B" w:rsidRDefault="00EC501B" w:rsidP="00A7333E">
      <w:pPr>
        <w:pStyle w:val="EnglishHangNoCoptic"/>
        <w:ind w:firstLine="0"/>
      </w:pPr>
      <w:r>
        <w:t>I will glorify You;</w:t>
      </w:r>
    </w:p>
    <w:p w14:paraId="247FFC8C" w14:textId="77777777" w:rsidR="00EC501B" w:rsidRDefault="00EC501B" w:rsidP="00A7333E">
      <w:pPr>
        <w:pStyle w:val="EnglishHangNoCoptic"/>
        <w:ind w:firstLine="0"/>
      </w:pPr>
      <w:r w:rsidRPr="00224A73">
        <w:t>I</w:t>
      </w:r>
      <w:r>
        <w:t xml:space="preserve"> will sing a hymn to Your Name,</w:t>
      </w:r>
    </w:p>
    <w:p w14:paraId="5D08590E" w14:textId="77777777" w:rsidR="00EC501B" w:rsidRDefault="00EC501B" w:rsidP="00A7333E">
      <w:pPr>
        <w:pStyle w:val="EnglishHangNoCoptic"/>
        <w:ind w:firstLine="0"/>
      </w:pPr>
      <w:r w:rsidRPr="00224A73">
        <w:t xml:space="preserve">for </w:t>
      </w:r>
      <w:r>
        <w:t>You have done wonderful things—</w:t>
      </w:r>
    </w:p>
    <w:p w14:paraId="244D51E4" w14:textId="77777777" w:rsidR="00EC501B" w:rsidRDefault="00EC501B" w:rsidP="00A7333E">
      <w:pPr>
        <w:pStyle w:val="EnglishHangEndNoCoptic"/>
        <w:ind w:firstLine="0"/>
      </w:pPr>
      <w:r w:rsidRPr="00224A73">
        <w:t xml:space="preserve">an ancient and true </w:t>
      </w:r>
      <w:r>
        <w:t>plan</w:t>
      </w:r>
      <w:r w:rsidRPr="00224A73">
        <w:t xml:space="preserve">. </w:t>
      </w:r>
      <w:r>
        <w:t>Amen, Lord!</w:t>
      </w:r>
    </w:p>
    <w:p w14:paraId="454B6F92" w14:textId="77777777" w:rsidR="00EC501B" w:rsidRDefault="00EC501B" w:rsidP="00A7333E">
      <w:pPr>
        <w:pStyle w:val="EnglishHangNoCoptic"/>
      </w:pPr>
      <w:r w:rsidRPr="00224A73">
        <w:t>2</w:t>
      </w:r>
      <w:r>
        <w:t xml:space="preserve"> </w:t>
      </w:r>
      <w:r w:rsidRPr="00224A73">
        <w:t>Fo</w:t>
      </w:r>
      <w:r>
        <w:t>r You have made cities into a mound;</w:t>
      </w:r>
    </w:p>
    <w:p w14:paraId="7A040269" w14:textId="77777777" w:rsidR="00EC501B" w:rsidRDefault="00EC501B" w:rsidP="00A7333E">
      <w:pPr>
        <w:pStyle w:val="EnglishHangNoCoptic"/>
        <w:ind w:firstLine="0"/>
      </w:pPr>
      <w:r w:rsidRPr="00224A73">
        <w:t xml:space="preserve">You </w:t>
      </w:r>
      <w:r>
        <w:t xml:space="preserve">have </w:t>
      </w:r>
      <w:r w:rsidRPr="00224A73">
        <w:t>made the foundatio</w:t>
      </w:r>
      <w:r>
        <w:t>ns of their strong cities fall.</w:t>
      </w:r>
    </w:p>
    <w:p w14:paraId="06DD7633" w14:textId="77777777" w:rsidR="00EC501B" w:rsidRDefault="00EC501B" w:rsidP="00A7333E">
      <w:pPr>
        <w:pStyle w:val="EnglishHangEndNoCoptic"/>
        <w:ind w:firstLine="0"/>
      </w:pPr>
      <w:r w:rsidRPr="00224A73">
        <w:t>The city of the ungo</w:t>
      </w:r>
      <w:r>
        <w:t>dly shall not be built forever.</w:t>
      </w:r>
    </w:p>
    <w:p w14:paraId="790C4656" w14:textId="77777777" w:rsidR="00EC501B" w:rsidRDefault="00EC501B" w:rsidP="00A7333E">
      <w:pPr>
        <w:pStyle w:val="EnglishHangNoCoptic"/>
      </w:pPr>
      <w:r w:rsidRPr="00224A73">
        <w:t>3</w:t>
      </w:r>
      <w:r>
        <w:t xml:space="preserve"> </w:t>
      </w:r>
      <w:r w:rsidRPr="00224A73">
        <w:t>Therefore</w:t>
      </w:r>
      <w:r>
        <w:t>,</w:t>
      </w:r>
      <w:r w:rsidRPr="00224A73">
        <w:t xml:space="preserve"> </w:t>
      </w:r>
      <w:r>
        <w:t>the poor people will bless You,</w:t>
      </w:r>
    </w:p>
    <w:p w14:paraId="66F339D7" w14:textId="77777777" w:rsidR="00EC501B" w:rsidRDefault="00EC501B" w:rsidP="00A7333E">
      <w:pPr>
        <w:pStyle w:val="EnglishHangEndNoCoptic"/>
        <w:ind w:firstLine="0"/>
      </w:pPr>
      <w:r w:rsidRPr="00224A73">
        <w:t xml:space="preserve">and the cities of </w:t>
      </w:r>
      <w:r>
        <w:t>wronged people will praise You.</w:t>
      </w:r>
    </w:p>
    <w:p w14:paraId="1BFEDCD3" w14:textId="77777777" w:rsidR="00EC501B" w:rsidRDefault="00EC501B"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1B6A5DD3" w14:textId="77777777" w:rsidR="00EC501B" w:rsidRDefault="00EC501B" w:rsidP="00A7333E">
      <w:pPr>
        <w:pStyle w:val="EnglishHangNoCoptic"/>
        <w:ind w:firstLine="0"/>
      </w:pPr>
      <w:r w:rsidRPr="00224A73">
        <w:t>and a protection to those who were dis</w:t>
      </w:r>
      <w:r>
        <w:t>heartened because of poverty.</w:t>
      </w:r>
    </w:p>
    <w:p w14:paraId="5A9E32F4" w14:textId="77777777" w:rsidR="00EC501B" w:rsidRDefault="00EC501B" w:rsidP="00A7333E">
      <w:pPr>
        <w:pStyle w:val="EnglishHangNoCoptic"/>
        <w:ind w:firstLine="0"/>
      </w:pPr>
      <w:r w:rsidRPr="00224A73">
        <w:t>You w</w:t>
      </w:r>
      <w:r>
        <w:t>ill deliver them from evil men,</w:t>
      </w:r>
    </w:p>
    <w:p w14:paraId="0215A98A" w14:textId="77777777" w:rsidR="00EC501B" w:rsidRDefault="00EC501B" w:rsidP="00A7333E">
      <w:pPr>
        <w:pStyle w:val="EnglishHangEndNoCoptic"/>
        <w:ind w:firstLine="0"/>
      </w:pPr>
      <w:r w:rsidRPr="00224A73">
        <w:t>and be a shelter of the thirsty</w:t>
      </w:r>
      <w:r>
        <w:t>,</w:t>
      </w:r>
      <w:r w:rsidRPr="00224A73">
        <w:t xml:space="preserve"> and a</w:t>
      </w:r>
      <w:r>
        <w:t xml:space="preserve"> breath of life to the wronged.</w:t>
      </w:r>
    </w:p>
    <w:p w14:paraId="1415C005" w14:textId="77777777" w:rsidR="00EC501B" w:rsidRDefault="00EC501B" w:rsidP="00A7333E">
      <w:pPr>
        <w:pStyle w:val="EnglishHangNoCoptic"/>
      </w:pPr>
      <w:r w:rsidRPr="00224A73">
        <w:t>5</w:t>
      </w:r>
      <w:r>
        <w:t xml:space="preserve"> </w:t>
      </w:r>
      <w:r w:rsidRPr="00224A73">
        <w:t>They will b</w:t>
      </w:r>
      <w:r>
        <w:t>less You as discouraged people,</w:t>
      </w:r>
    </w:p>
    <w:p w14:paraId="21742BBB" w14:textId="77777777" w:rsidR="00EC501B" w:rsidRDefault="00EC501B" w:rsidP="00A7333E">
      <w:pPr>
        <w:pStyle w:val="EnglishHangEndNoCoptic"/>
        <w:ind w:firstLine="0"/>
      </w:pPr>
      <w:r w:rsidRPr="00224A73">
        <w:t>thirsting in Zion because of ungodl</w:t>
      </w:r>
      <w:r>
        <w:t>y men, to whom You delivered us.</w:t>
      </w:r>
    </w:p>
    <w:p w14:paraId="00BE59FD" w14:textId="77777777" w:rsidR="00EC501B" w:rsidRDefault="00EC501B"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218EE31A" w14:textId="77777777" w:rsidR="00EC501B" w:rsidRDefault="00EC501B" w:rsidP="00A7333E">
      <w:pPr>
        <w:pStyle w:val="EnglishHangNoCoptic"/>
        <w:ind w:firstLine="0"/>
      </w:pPr>
      <w:r>
        <w:t>They will drink joy;</w:t>
      </w:r>
    </w:p>
    <w:p w14:paraId="01AB2C06" w14:textId="77777777" w:rsidR="00EC501B" w:rsidRDefault="00EC501B" w:rsidP="00A7333E">
      <w:pPr>
        <w:pStyle w:val="EnglishHangNoCoptic"/>
        <w:ind w:firstLine="0"/>
      </w:pPr>
      <w:r>
        <w:t>they will drink wine;</w:t>
      </w:r>
    </w:p>
    <w:p w14:paraId="1EC49D6A" w14:textId="77777777" w:rsidR="00EC501B" w:rsidRDefault="00EC501B" w:rsidP="00A7333E">
      <w:pPr>
        <w:pStyle w:val="EnglishHangEndNoCoptic"/>
        <w:ind w:firstLine="0"/>
      </w:pPr>
      <w:r>
        <w:t>they will</w:t>
      </w:r>
      <w:r w:rsidRPr="00224A73">
        <w:t xml:space="preserve"> </w:t>
      </w:r>
      <w:r>
        <w:t>anoint themselves with ointment.</w:t>
      </w:r>
    </w:p>
    <w:p w14:paraId="77D7A251" w14:textId="77777777" w:rsidR="00EC501B" w:rsidRDefault="00EC501B" w:rsidP="00A7333E">
      <w:pPr>
        <w:pStyle w:val="EnglishHangNoCoptic"/>
      </w:pPr>
      <w:r w:rsidRPr="00224A73">
        <w:t>7</w:t>
      </w:r>
      <w:r>
        <w:t xml:space="preserve"> </w:t>
      </w:r>
      <w:r w:rsidRPr="00224A73">
        <w:t>Deliver a</w:t>
      </w:r>
      <w:r>
        <w:t>ll these things to the nations on this mountain,</w:t>
      </w:r>
    </w:p>
    <w:p w14:paraId="267AFC78" w14:textId="77777777" w:rsidR="00EC501B" w:rsidRDefault="00EC501B" w:rsidP="00A7333E">
      <w:pPr>
        <w:pStyle w:val="EnglishHangEndNoCoptic"/>
        <w:ind w:firstLine="0"/>
      </w:pPr>
      <w:r w:rsidRPr="00224A73">
        <w:t>for this is t</w:t>
      </w:r>
      <w:r>
        <w:t>he counsel for all the nations.</w:t>
      </w:r>
    </w:p>
    <w:p w14:paraId="57344D33" w14:textId="77777777" w:rsidR="00EC501B" w:rsidRDefault="00EC501B" w:rsidP="00A7333E">
      <w:pPr>
        <w:pStyle w:val="EnglishHangNoCoptic"/>
      </w:pPr>
      <w:r w:rsidRPr="00224A73">
        <w:t>8</w:t>
      </w:r>
      <w:r>
        <w:t xml:space="preserve"> </w:t>
      </w:r>
      <w:r w:rsidRPr="00224A73">
        <w:t>Deat</w:t>
      </w:r>
      <w:r>
        <w:t>h prevailed and swallowed them,</w:t>
      </w:r>
    </w:p>
    <w:p w14:paraId="0C8293EB" w14:textId="77777777" w:rsidR="00EC501B" w:rsidRDefault="00EC501B" w:rsidP="00A7333E">
      <w:pPr>
        <w:pStyle w:val="EnglishHangNoCoptic"/>
        <w:ind w:firstLine="0"/>
      </w:pPr>
      <w:r w:rsidRPr="00224A73">
        <w:t>but again God wiped a</w:t>
      </w:r>
      <w:r>
        <w:t>way every tear from every face;</w:t>
      </w:r>
    </w:p>
    <w:p w14:paraId="0871518D" w14:textId="77777777" w:rsidR="00EC501B" w:rsidRDefault="00EC501B" w:rsidP="00A7333E">
      <w:pPr>
        <w:pStyle w:val="EnglishHangNoCoptic"/>
        <w:ind w:firstLine="0"/>
      </w:pPr>
      <w:r w:rsidRPr="00224A73">
        <w:t>He took away the disgrace of</w:t>
      </w:r>
      <w:r>
        <w:t xml:space="preserve"> His people from all the earth;</w:t>
      </w:r>
    </w:p>
    <w:p w14:paraId="7E524405" w14:textId="77777777" w:rsidR="00EC501B" w:rsidRDefault="00EC501B" w:rsidP="00A7333E">
      <w:pPr>
        <w:pStyle w:val="EnglishHangEndNoCoptic"/>
        <w:ind w:firstLine="0"/>
      </w:pPr>
      <w:r w:rsidRPr="00224A73">
        <w:t>for the mouth of the Lord h</w:t>
      </w:r>
      <w:r>
        <w:t>as spoken.</w:t>
      </w:r>
    </w:p>
    <w:p w14:paraId="35085DB1" w14:textId="77777777" w:rsidR="00EC501B" w:rsidRDefault="00EC501B" w:rsidP="00A7333E">
      <w:pPr>
        <w:pStyle w:val="EnglishHangNoCoptic"/>
      </w:pPr>
      <w:r w:rsidRPr="00224A73">
        <w:t>9</w:t>
      </w:r>
      <w:r>
        <w:t xml:space="preserve"> </w:t>
      </w:r>
      <w:r w:rsidRPr="00224A73">
        <w:t>Th</w:t>
      </w:r>
      <w:r>
        <w:t>en it will be said in that day,</w:t>
      </w:r>
    </w:p>
    <w:p w14:paraId="1CFF1C1B" w14:textId="77777777" w:rsidR="00EC501B" w:rsidRDefault="00EC501B" w:rsidP="00A7333E">
      <w:pPr>
        <w:pStyle w:val="EnglishHangNoCoptic"/>
        <w:ind w:firstLine="0"/>
      </w:pPr>
      <w:r w:rsidRPr="00224A73">
        <w:t>“Behold, th</w:t>
      </w:r>
      <w:r>
        <w:t>is is our God, in whom we hoped</w:t>
      </w:r>
    </w:p>
    <w:p w14:paraId="01E5F242" w14:textId="77777777" w:rsidR="00EC501B" w:rsidRDefault="00EC501B" w:rsidP="00A7333E">
      <w:pPr>
        <w:pStyle w:val="EnglishHangEndNoCoptic"/>
        <w:ind w:firstLine="0"/>
      </w:pPr>
      <w:r w:rsidRPr="00224A73">
        <w:t xml:space="preserve">and we </w:t>
      </w:r>
      <w:r>
        <w:t>were glad in His salvation.”</w:t>
      </w:r>
    </w:p>
    <w:p w14:paraId="6D8B7529" w14:textId="77777777" w:rsidR="00EC501B" w:rsidRDefault="00EC501B"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1A1AA607" w14:textId="77777777" w:rsidR="00EC501B" w:rsidRDefault="00EC501B" w:rsidP="00A7333E">
      <w:pPr>
        <w:pStyle w:val="EnglishHangNoCoptic"/>
        <w:ind w:firstLine="0"/>
      </w:pPr>
      <w:r w:rsidRPr="00224A73">
        <w:t xml:space="preserve">and the </w:t>
      </w:r>
      <w:r>
        <w:t>Moabite shall be trampled down,</w:t>
      </w:r>
    </w:p>
    <w:p w14:paraId="0B6015F7" w14:textId="77777777" w:rsidR="00EC501B" w:rsidRDefault="00EC501B" w:rsidP="00A7333E">
      <w:pPr>
        <w:pStyle w:val="EnglishHangEndNoCoptic"/>
        <w:ind w:firstLine="0"/>
      </w:pPr>
      <w:r>
        <w:t>as</w:t>
      </w:r>
      <w:r w:rsidRPr="00224A73">
        <w:t xml:space="preserve"> the thresh</w:t>
      </w:r>
      <w:r>
        <w:t>ing floor is tread with wagons.</w:t>
      </w:r>
    </w:p>
    <w:p w14:paraId="003759C9" w14:textId="77777777" w:rsidR="00EC501B" w:rsidRDefault="00EC501B" w:rsidP="00A7333E">
      <w:pPr>
        <w:pStyle w:val="EnglishHangNoCoptic"/>
      </w:pPr>
      <w:r w:rsidRPr="00224A73">
        <w:lastRenderedPageBreak/>
        <w:t>1</w:t>
      </w:r>
      <w:r>
        <w:t>1 He will spread forth His hands</w:t>
      </w:r>
    </w:p>
    <w:p w14:paraId="667C1835" w14:textId="77777777" w:rsidR="00EC501B" w:rsidRDefault="00EC501B" w:rsidP="00A7333E">
      <w:pPr>
        <w:pStyle w:val="EnglishHangNoCoptic"/>
        <w:ind w:firstLine="0"/>
      </w:pPr>
      <w:r w:rsidRPr="00224A73">
        <w:t>so as</w:t>
      </w:r>
      <w:r>
        <w:t xml:space="preserve"> to humble man, to destroy him;</w:t>
      </w:r>
    </w:p>
    <w:p w14:paraId="41B99F31" w14:textId="77777777" w:rsidR="00EC501B" w:rsidRDefault="00EC501B" w:rsidP="00A7333E">
      <w:pPr>
        <w:pStyle w:val="EnglishHangNoCoptic"/>
        <w:ind w:firstLine="0"/>
      </w:pPr>
      <w:r w:rsidRPr="00224A73">
        <w:t>and He will humble his arrogance—</w:t>
      </w:r>
    </w:p>
    <w:p w14:paraId="091CFF49" w14:textId="77777777" w:rsidR="00EC501B" w:rsidRDefault="00EC501B" w:rsidP="00A7333E">
      <w:pPr>
        <w:pStyle w:val="EnglishHangEndNoCoptic"/>
        <w:ind w:firstLine="0"/>
      </w:pPr>
      <w:r w:rsidRPr="00224A73">
        <w:t>arroga</w:t>
      </w:r>
      <w:r>
        <w:t>nce on which he laid his hands.</w:t>
      </w:r>
    </w:p>
    <w:p w14:paraId="387A36E3" w14:textId="77777777" w:rsidR="00EC501B" w:rsidRDefault="00EC501B"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4398721D" w14:textId="77777777" w:rsidR="00EC501B" w:rsidRDefault="00EC501B" w:rsidP="00A7333E">
      <w:pPr>
        <w:pStyle w:val="EnglishHangEndNoCoptic"/>
        <w:ind w:firstLine="0"/>
      </w:pPr>
      <w:r w:rsidRPr="00224A73">
        <w:t>and bring it down to the ground.</w:t>
      </w:r>
    </w:p>
    <w:p w14:paraId="4A5E9F99" w14:textId="77777777" w:rsidR="00EC501B" w:rsidRDefault="00EC501B" w:rsidP="00A7333E">
      <w:pPr>
        <w:pStyle w:val="Heading4"/>
      </w:pPr>
      <w:r>
        <w:t>The Third Prayer of Esaias the Prophet</w:t>
      </w:r>
    </w:p>
    <w:p w14:paraId="2B1D7AFD" w14:textId="77777777" w:rsidR="00EC501B" w:rsidRDefault="00EC501B" w:rsidP="00A7333E">
      <w:pPr>
        <w:pStyle w:val="Rubric"/>
      </w:pPr>
      <w:r>
        <w:t>(Esaias 26:1-9. Coptic rite: Joyous Saturday.)</w:t>
      </w:r>
    </w:p>
    <w:p w14:paraId="2503FD8D" w14:textId="77777777" w:rsidR="00EC501B" w:rsidRPr="0040319E" w:rsidRDefault="00EC501B" w:rsidP="00ED1D04">
      <w:pPr>
        <w:pStyle w:val="Rubric"/>
      </w:pPr>
      <w:r>
        <w:t>And again, a reading from the book of Esaias the Prophet. His blessing be upon us all. Amen.</w:t>
      </w:r>
    </w:p>
    <w:p w14:paraId="2522C232" w14:textId="77777777" w:rsidR="00EC501B" w:rsidRDefault="00EC501B"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180C5F1" w14:textId="77777777" w:rsidR="00EC501B" w:rsidRDefault="00EC501B" w:rsidP="00A7333E">
      <w:pPr>
        <w:pStyle w:val="EnglishHangNoCoptic"/>
        <w:ind w:firstLine="0"/>
      </w:pPr>
      <w:r>
        <w:t>“Behold, we have a strong city;</w:t>
      </w:r>
    </w:p>
    <w:p w14:paraId="043676DC" w14:textId="77777777" w:rsidR="00EC501B" w:rsidRDefault="00EC501B" w:rsidP="00A7333E">
      <w:pPr>
        <w:pStyle w:val="EnglishHangEndNoCoptic"/>
        <w:ind w:firstLine="0"/>
      </w:pPr>
      <w:r>
        <w:t>He will make its outer wall our salvation.</w:t>
      </w:r>
    </w:p>
    <w:p w14:paraId="387A9443" w14:textId="77777777" w:rsidR="00EC501B" w:rsidRDefault="00EC501B" w:rsidP="00A7333E">
      <w:pPr>
        <w:pStyle w:val="EnglishHangNoCoptic"/>
      </w:pPr>
      <w:r>
        <w:t>2 Open the gates;</w:t>
      </w:r>
    </w:p>
    <w:p w14:paraId="5196ACF9" w14:textId="77777777" w:rsidR="00EC501B" w:rsidRDefault="00EC501B" w:rsidP="00A7333E">
      <w:pPr>
        <w:pStyle w:val="EnglishHangNoCoptic"/>
        <w:ind w:firstLine="0"/>
      </w:pPr>
      <w:r w:rsidRPr="00224A73">
        <w:t>let the peop</w:t>
      </w:r>
      <w:r>
        <w:t>le enter who keep righteousness</w:t>
      </w:r>
    </w:p>
    <w:p w14:paraId="1C76B61C" w14:textId="77777777" w:rsidR="00EC501B" w:rsidRDefault="00EC501B" w:rsidP="00A7333E">
      <w:pPr>
        <w:pStyle w:val="EnglishHangEndNoCoptic"/>
        <w:ind w:firstLine="0"/>
      </w:pPr>
      <w:r>
        <w:t>and guard the truth,</w:t>
      </w:r>
    </w:p>
    <w:p w14:paraId="113507FF" w14:textId="77777777" w:rsidR="00EC501B" w:rsidRDefault="00EC501B" w:rsidP="00A7333E">
      <w:pPr>
        <w:pStyle w:val="EnglishHangNoCoptic"/>
      </w:pPr>
      <w:r>
        <w:t>3 and who lay hold of the truth</w:t>
      </w:r>
    </w:p>
    <w:p w14:paraId="3A80817A" w14:textId="77777777" w:rsidR="00EC501B" w:rsidRDefault="00EC501B" w:rsidP="00A7333E">
      <w:pPr>
        <w:pStyle w:val="EnglishHangEndNoCoptic"/>
        <w:ind w:firstLine="0"/>
      </w:pPr>
      <w:r>
        <w:t>and keep peace,</w:t>
      </w:r>
    </w:p>
    <w:p w14:paraId="6EF3F5DE" w14:textId="77777777" w:rsidR="00EC501B" w:rsidRDefault="00EC501B" w:rsidP="00A7333E">
      <w:pPr>
        <w:pStyle w:val="EnglishHangNoCoptic"/>
      </w:pPr>
      <w:r w:rsidRPr="00224A73">
        <w:t>4</w:t>
      </w:r>
      <w:r>
        <w:t xml:space="preserve"> </w:t>
      </w:r>
      <w:r w:rsidRPr="00224A73">
        <w:t>because th</w:t>
      </w:r>
      <w:r>
        <w:t>ey hope forever in You, O Lord,</w:t>
      </w:r>
    </w:p>
    <w:p w14:paraId="202C299B" w14:textId="77777777" w:rsidR="00EC501B" w:rsidRDefault="00EC501B" w:rsidP="00A7333E">
      <w:pPr>
        <w:pStyle w:val="EnglishHangEndNoCoptic"/>
        <w:ind w:firstLine="0"/>
      </w:pPr>
      <w:r>
        <w:t>the great and eternal God,</w:t>
      </w:r>
    </w:p>
    <w:p w14:paraId="5944DEC6" w14:textId="77777777" w:rsidR="00EC501B" w:rsidRDefault="00EC501B" w:rsidP="00A7333E">
      <w:pPr>
        <w:pStyle w:val="EnglishHangNoCoptic"/>
      </w:pPr>
      <w:r>
        <w:t>5 Who humbles and brings down</w:t>
      </w:r>
    </w:p>
    <w:p w14:paraId="42232600" w14:textId="77777777" w:rsidR="00EC501B" w:rsidRDefault="00EC501B" w:rsidP="00A7333E">
      <w:pPr>
        <w:pStyle w:val="EnglishHangNoCoptic"/>
        <w:ind w:firstLine="0"/>
      </w:pPr>
      <w:r>
        <w:t>those who dwell in lofty places;</w:t>
      </w:r>
    </w:p>
    <w:p w14:paraId="5975A032" w14:textId="77777777" w:rsidR="00EC501B" w:rsidRDefault="00EC501B" w:rsidP="00A7333E">
      <w:pPr>
        <w:pStyle w:val="EnglishHangNoCoptic"/>
        <w:ind w:firstLine="0"/>
      </w:pPr>
      <w:r w:rsidRPr="00224A73">
        <w:t>You will</w:t>
      </w:r>
      <w:r>
        <w:t xml:space="preserve"> cast down</w:t>
      </w:r>
      <w:r w:rsidRPr="00224A73">
        <w:t xml:space="preserve"> strong cities</w:t>
      </w:r>
      <w:r>
        <w:t>;</w:t>
      </w:r>
    </w:p>
    <w:p w14:paraId="108F81F9" w14:textId="77777777" w:rsidR="00EC501B" w:rsidRDefault="00EC501B" w:rsidP="00A7333E">
      <w:pPr>
        <w:pStyle w:val="EnglishHangEndNoCoptic"/>
        <w:ind w:firstLine="0"/>
      </w:pPr>
      <w:r w:rsidRPr="00224A73">
        <w:t>You will</w:t>
      </w:r>
      <w:r>
        <w:t xml:space="preserve"> bring them down to the ground.</w:t>
      </w:r>
    </w:p>
    <w:p w14:paraId="6C79DED5" w14:textId="77777777" w:rsidR="00EC501B" w:rsidRDefault="00EC501B" w:rsidP="00A7333E">
      <w:pPr>
        <w:pStyle w:val="EnglishHangNoCoptic"/>
      </w:pPr>
      <w:r w:rsidRPr="00224A73">
        <w:t>6</w:t>
      </w:r>
      <w:r>
        <w:t xml:space="preserve"> </w:t>
      </w:r>
      <w:r w:rsidRPr="00224A73">
        <w:t>The fe</w:t>
      </w:r>
      <w:r>
        <w:t>et of the gentle and the humble</w:t>
      </w:r>
    </w:p>
    <w:p w14:paraId="1A66861F" w14:textId="77777777" w:rsidR="00EC501B" w:rsidRDefault="00EC501B" w:rsidP="00A7333E">
      <w:pPr>
        <w:pStyle w:val="EnglishHangEndNoCoptic"/>
        <w:ind w:firstLine="0"/>
      </w:pPr>
      <w:r>
        <w:t>will trample them [underfoot].</w:t>
      </w:r>
    </w:p>
    <w:p w14:paraId="6A3406BC" w14:textId="77777777" w:rsidR="00EC501B" w:rsidRDefault="00EC501B" w:rsidP="00A7333E">
      <w:pPr>
        <w:pStyle w:val="EnglishHangNoCoptic"/>
      </w:pPr>
      <w:r w:rsidRPr="00224A73">
        <w:t>7</w:t>
      </w:r>
      <w:r>
        <w:t xml:space="preserve"> </w:t>
      </w:r>
      <w:r w:rsidRPr="00224A73">
        <w:t>Th</w:t>
      </w:r>
      <w:r>
        <w:t>e way of the godly has become straight;</w:t>
      </w:r>
    </w:p>
    <w:p w14:paraId="68F35254" w14:textId="77777777" w:rsidR="00EC501B" w:rsidRDefault="00EC501B" w:rsidP="00A7333E">
      <w:pPr>
        <w:pStyle w:val="EnglishHangEndNoCoptic"/>
        <w:ind w:firstLine="0"/>
      </w:pPr>
      <w:r w:rsidRPr="00224A73">
        <w:t>and th</w:t>
      </w:r>
      <w:r>
        <w:t>e way of the godly is prepared.</w:t>
      </w:r>
    </w:p>
    <w:p w14:paraId="59AA6044" w14:textId="77777777" w:rsidR="00EC501B" w:rsidRDefault="00EC501B" w:rsidP="00A7333E">
      <w:pPr>
        <w:pStyle w:val="EnglishHangNoCoptic"/>
      </w:pPr>
      <w:r w:rsidRPr="00224A73">
        <w:t>8</w:t>
      </w:r>
      <w:r>
        <w:t xml:space="preserve"> </w:t>
      </w:r>
      <w:r w:rsidRPr="00224A73">
        <w:t>For t</w:t>
      </w:r>
      <w:r>
        <w:t>he way of the Lord is justice.</w:t>
      </w:r>
    </w:p>
    <w:p w14:paraId="783C054A" w14:textId="77777777" w:rsidR="00EC501B" w:rsidRDefault="00EC501B" w:rsidP="00A7333E">
      <w:pPr>
        <w:pStyle w:val="EnglishHangNoCoptic"/>
        <w:ind w:firstLine="0"/>
      </w:pPr>
      <w:r>
        <w:t>We hope in Your Name</w:t>
      </w:r>
    </w:p>
    <w:p w14:paraId="31A3DA00" w14:textId="77777777" w:rsidR="00EC501B" w:rsidRDefault="00EC501B" w:rsidP="00A7333E">
      <w:pPr>
        <w:pStyle w:val="EnglishHangEndNoCoptic"/>
        <w:ind w:firstLine="0"/>
      </w:pPr>
      <w:r w:rsidRPr="00224A73">
        <w:t>and i</w:t>
      </w:r>
      <w:r>
        <w:t>n the remembrance of You.</w:t>
      </w:r>
    </w:p>
    <w:p w14:paraId="75EEFE0D" w14:textId="77777777" w:rsidR="00EC501B" w:rsidRDefault="00EC501B" w:rsidP="00A7333E">
      <w:pPr>
        <w:pStyle w:val="EnglishHangNoCoptic"/>
      </w:pPr>
      <w:r w:rsidRPr="0040319E">
        <w:t>9</w:t>
      </w:r>
      <w:r>
        <w:t xml:space="preserve"> that our soul desires]</w:t>
      </w:r>
    </w:p>
    <w:p w14:paraId="6C952092" w14:textId="77777777" w:rsidR="00EC501B" w:rsidRDefault="00EC501B" w:rsidP="00A7333E">
      <w:pPr>
        <w:pStyle w:val="EnglishHangNoCoptic"/>
        <w:ind w:firstLine="0"/>
      </w:pPr>
      <w:r>
        <w:t>At night m</w:t>
      </w:r>
      <w:r w:rsidRPr="0040319E">
        <w:t>y spirit rises earl</w:t>
      </w:r>
      <w:r>
        <w:t>y toward You, O God,</w:t>
      </w:r>
    </w:p>
    <w:p w14:paraId="300F77F4" w14:textId="77777777" w:rsidR="00EC501B" w:rsidRDefault="00EC501B" w:rsidP="00A7333E">
      <w:pPr>
        <w:pStyle w:val="EnglishHangNoCoptic"/>
        <w:ind w:firstLine="0"/>
      </w:pPr>
      <w:r w:rsidRPr="0040319E">
        <w:t>for Your comma</w:t>
      </w:r>
      <w:r>
        <w:t>nds are a light upon the earth.</w:t>
      </w:r>
    </w:p>
    <w:p w14:paraId="5C79894E" w14:textId="77777777" w:rsidR="00EC501B" w:rsidRDefault="00EC501B" w:rsidP="00A7333E">
      <w:pPr>
        <w:pStyle w:val="EnglishHangEndNoCoptic"/>
        <w:ind w:firstLine="0"/>
      </w:pPr>
      <w:r w:rsidRPr="0040319E">
        <w:t>Learn righteousne</w:t>
      </w:r>
      <w:r>
        <w:t>ss, you who dwell on the earth.</w:t>
      </w:r>
    </w:p>
    <w:p w14:paraId="3D9561FC" w14:textId="77777777" w:rsidR="00EC501B" w:rsidRDefault="00EC501B" w:rsidP="00A7333E">
      <w:pPr>
        <w:pStyle w:val="Heading4"/>
      </w:pPr>
      <w:r>
        <w:lastRenderedPageBreak/>
        <w:t>The Prayer of Jeremias the Prophet</w:t>
      </w:r>
    </w:p>
    <w:p w14:paraId="26DCC290" w14:textId="77777777" w:rsidR="00EC501B" w:rsidRDefault="00EC501B" w:rsidP="00A7333E">
      <w:pPr>
        <w:pStyle w:val="Rubric"/>
      </w:pPr>
      <w:r>
        <w:t>(Lamentations 5:16-22. Coptic rite: Joyous Saturday.)</w:t>
      </w:r>
    </w:p>
    <w:p w14:paraId="7E20C2C2" w14:textId="77777777" w:rsidR="00EC501B" w:rsidRPr="0040319E" w:rsidRDefault="00EC501B" w:rsidP="00A7333E">
      <w:pPr>
        <w:pStyle w:val="Rubric"/>
      </w:pPr>
      <w:r>
        <w:t xml:space="preserve">A reading from the Lamentation of Jeremias. His blessing be upon us all. Amen. </w:t>
      </w:r>
    </w:p>
    <w:p w14:paraId="49DC9260" w14:textId="77777777" w:rsidR="00EC501B" w:rsidRDefault="00EC501B" w:rsidP="00A7333E">
      <w:pPr>
        <w:pStyle w:val="EnglishHangNoCoptic"/>
      </w:pPr>
      <w:r>
        <w:t>16 The crown fell from our head;</w:t>
      </w:r>
    </w:p>
    <w:p w14:paraId="2DE83721" w14:textId="77777777" w:rsidR="00EC501B" w:rsidRDefault="00EC501B" w:rsidP="00A7333E">
      <w:pPr>
        <w:pStyle w:val="EnglishHangEndNoCoptic"/>
        <w:ind w:firstLine="0"/>
      </w:pPr>
      <w:r>
        <w:t>woe to us, for we have sinned!</w:t>
      </w:r>
    </w:p>
    <w:p w14:paraId="4097C70D" w14:textId="77777777" w:rsidR="00EC501B" w:rsidRDefault="00EC501B" w:rsidP="00A7333E">
      <w:pPr>
        <w:pStyle w:val="EnglishHangNoCoptic"/>
      </w:pPr>
      <w:r>
        <w:t>17 Because of this, our heart has become grief stricken;</w:t>
      </w:r>
    </w:p>
    <w:p w14:paraId="19BC244D" w14:textId="77777777" w:rsidR="00EC501B" w:rsidRDefault="00EC501B" w:rsidP="00A7333E">
      <w:pPr>
        <w:pStyle w:val="EnglishHangEndNoCoptic"/>
        <w:ind w:firstLine="0"/>
      </w:pPr>
      <w:r>
        <w:t>because of this, our eyes have grown dark,</w:t>
      </w:r>
    </w:p>
    <w:p w14:paraId="61C96AFF" w14:textId="77777777" w:rsidR="00EC501B" w:rsidRDefault="00EC501B" w:rsidP="00A7333E">
      <w:pPr>
        <w:pStyle w:val="EnglishHangNoCoptic"/>
      </w:pPr>
      <w:r>
        <w:t>18 for Mount Zion, because it is desolate;</w:t>
      </w:r>
    </w:p>
    <w:p w14:paraId="071AAE5A" w14:textId="77777777" w:rsidR="00EC501B" w:rsidRDefault="00EC501B" w:rsidP="00A7333E">
      <w:pPr>
        <w:pStyle w:val="EnglishHangEndNoCoptic"/>
        <w:ind w:firstLine="0"/>
      </w:pPr>
      <w:r>
        <w:t>foxes pass through it.</w:t>
      </w:r>
    </w:p>
    <w:p w14:paraId="259F73E3" w14:textId="77777777" w:rsidR="00EC501B" w:rsidRDefault="00EC501B" w:rsidP="00A7333E">
      <w:pPr>
        <w:pStyle w:val="EnglishHangNoCoptic"/>
      </w:pPr>
      <w:r>
        <w:t>19 But You, O Lord, will dwell forever;</w:t>
      </w:r>
    </w:p>
    <w:p w14:paraId="712D7FFD" w14:textId="77777777" w:rsidR="00EC501B" w:rsidRDefault="00EC501B" w:rsidP="00A7333E">
      <w:pPr>
        <w:pStyle w:val="EnglishHangEndNoCoptic"/>
        <w:ind w:firstLine="0"/>
      </w:pPr>
      <w:r>
        <w:t>Your throne from generation to generation.</w:t>
      </w:r>
    </w:p>
    <w:p w14:paraId="7993F369" w14:textId="77777777" w:rsidR="00EC501B" w:rsidRDefault="00EC501B" w:rsidP="00A7333E">
      <w:pPr>
        <w:pStyle w:val="EnglishHangNoCoptic"/>
      </w:pPr>
      <w:r>
        <w:t>20 Why will You utterly forget us?</w:t>
      </w:r>
    </w:p>
    <w:p w14:paraId="3BEDEF91" w14:textId="77777777" w:rsidR="00EC501B" w:rsidRDefault="00EC501B" w:rsidP="00A7333E">
      <w:pPr>
        <w:pStyle w:val="EnglishHangEndNoCoptic"/>
        <w:ind w:firstLine="0"/>
      </w:pPr>
      <w:r>
        <w:t>Will You forsake us for a long time?</w:t>
      </w:r>
    </w:p>
    <w:p w14:paraId="320C6139" w14:textId="77777777" w:rsidR="00EC501B" w:rsidRDefault="00EC501B" w:rsidP="00A7333E">
      <w:pPr>
        <w:pStyle w:val="EnglishHangNoCoptic"/>
      </w:pPr>
      <w:r>
        <w:t>21 Turn us back to You, O Lord,</w:t>
      </w:r>
    </w:p>
    <w:p w14:paraId="1FFA8F7E" w14:textId="77777777" w:rsidR="00EC501B" w:rsidRDefault="00EC501B" w:rsidP="00A7333E">
      <w:pPr>
        <w:pStyle w:val="EnglishHangNoCoptic"/>
        <w:ind w:firstLine="0"/>
      </w:pPr>
      <w:r>
        <w:t>and we will turn back;</w:t>
      </w:r>
    </w:p>
    <w:p w14:paraId="6A5F88B2" w14:textId="77777777" w:rsidR="00EC501B" w:rsidRDefault="00EC501B" w:rsidP="00A7333E">
      <w:pPr>
        <w:pStyle w:val="EnglishHangEndNoCoptic"/>
        <w:ind w:firstLine="0"/>
      </w:pPr>
      <w:r>
        <w:t>renew our days as before.</w:t>
      </w:r>
    </w:p>
    <w:p w14:paraId="6E0C1025" w14:textId="77777777" w:rsidR="00EC501B" w:rsidRDefault="00EC501B" w:rsidP="00A7333E">
      <w:pPr>
        <w:pStyle w:val="EnglishHangNoCoptic"/>
      </w:pPr>
      <w:r>
        <w:t>22 For You have indeed rejected us,</w:t>
      </w:r>
    </w:p>
    <w:p w14:paraId="5FD44277" w14:textId="77777777" w:rsidR="00EC501B" w:rsidRDefault="00EC501B" w:rsidP="00A7333E">
      <w:pPr>
        <w:pStyle w:val="EnglishHangEndNoCoptic"/>
        <w:ind w:firstLine="0"/>
      </w:pPr>
      <w:r>
        <w:t>and have become exceedingly angry with us.</w:t>
      </w:r>
    </w:p>
    <w:p w14:paraId="6D06C624" w14:textId="77777777" w:rsidR="00EC501B" w:rsidRDefault="00EC501B" w:rsidP="008A378B">
      <w:pPr>
        <w:pStyle w:val="Heading4"/>
      </w:pPr>
      <w:r>
        <w:t>The Prayer of Baruch the Prophet</w:t>
      </w:r>
    </w:p>
    <w:p w14:paraId="37EC3709" w14:textId="77777777" w:rsidR="00EC501B" w:rsidRPr="0040319E" w:rsidRDefault="00EC501B" w:rsidP="008A378B">
      <w:pPr>
        <w:pStyle w:val="Rubric"/>
      </w:pPr>
      <w:r>
        <w:t>(Baruch 2:11-15. Coptic rite: Joyous Saturday. A Plea for Mercy and Deliverance)</w:t>
      </w:r>
    </w:p>
    <w:p w14:paraId="7C0813BB" w14:textId="77777777" w:rsidR="00EC501B" w:rsidRDefault="00EC501B" w:rsidP="008A378B">
      <w:pPr>
        <w:pStyle w:val="EnglishHangNoCoptic"/>
      </w:pPr>
      <w:r w:rsidRPr="00224A73">
        <w:t>11</w:t>
      </w:r>
      <w:r>
        <w:t xml:space="preserve"> And now, O Lord God of Israel,</w:t>
      </w:r>
    </w:p>
    <w:p w14:paraId="5CE9E75D" w14:textId="77777777" w:rsidR="00EC501B" w:rsidRDefault="00EC501B" w:rsidP="008A378B">
      <w:pPr>
        <w:pStyle w:val="EnglishHangNoCoptic"/>
        <w:ind w:firstLine="0"/>
      </w:pPr>
      <w:r>
        <w:t>Who brought</w:t>
      </w:r>
      <w:r w:rsidRPr="00224A73">
        <w:t xml:space="preserve"> Your people </w:t>
      </w:r>
      <w:r>
        <w:t>out of the land of Egypt</w:t>
      </w:r>
    </w:p>
    <w:p w14:paraId="145DD37F" w14:textId="77777777" w:rsidR="00EC501B" w:rsidRDefault="00EC501B" w:rsidP="008A378B">
      <w:pPr>
        <w:pStyle w:val="EnglishHangNoCoptic"/>
        <w:ind w:firstLine="0"/>
      </w:pPr>
      <w:r>
        <w:t>with a mighty hand,</w:t>
      </w:r>
    </w:p>
    <w:p w14:paraId="6E877A83" w14:textId="77777777" w:rsidR="00EC501B" w:rsidRDefault="00EC501B" w:rsidP="008A378B">
      <w:pPr>
        <w:pStyle w:val="EnglishHangNoCoptic"/>
        <w:ind w:firstLine="0"/>
      </w:pPr>
      <w:r>
        <w:t>with signs and wonders,</w:t>
      </w:r>
    </w:p>
    <w:p w14:paraId="5E73E973" w14:textId="77777777" w:rsidR="00EC501B" w:rsidRDefault="00EC501B" w:rsidP="008A378B">
      <w:pPr>
        <w:pStyle w:val="EnglishHangNoCoptic"/>
        <w:ind w:firstLine="0"/>
      </w:pPr>
      <w:r w:rsidRPr="00224A73">
        <w:t>with great p</w:t>
      </w:r>
      <w:r>
        <w:t>ower and with outstretched arm,</w:t>
      </w:r>
    </w:p>
    <w:p w14:paraId="1FCFD658" w14:textId="77777777" w:rsidR="00EC501B" w:rsidRDefault="00EC501B" w:rsidP="008A378B">
      <w:pPr>
        <w:pStyle w:val="EnglishHangNoCoptic"/>
        <w:ind w:firstLine="0"/>
      </w:pPr>
      <w:r w:rsidRPr="00224A73">
        <w:t>and</w:t>
      </w:r>
      <w:r>
        <w:t xml:space="preserve"> made a name for Yourself,</w:t>
      </w:r>
    </w:p>
    <w:p w14:paraId="035EA139" w14:textId="77777777" w:rsidR="00EC501B" w:rsidRDefault="00EC501B" w:rsidP="008A378B">
      <w:pPr>
        <w:pStyle w:val="EnglishHangEndNoCoptic"/>
        <w:ind w:firstLine="0"/>
      </w:pPr>
      <w:r>
        <w:t>which continues to this day,</w:t>
      </w:r>
    </w:p>
    <w:p w14:paraId="605BC479" w14:textId="77777777" w:rsidR="00EC501B" w:rsidRDefault="00EC501B" w:rsidP="008A378B">
      <w:pPr>
        <w:pStyle w:val="EnglishHangNoCoptic"/>
      </w:pPr>
      <w:r w:rsidRPr="00224A73">
        <w:t>12</w:t>
      </w:r>
      <w:r>
        <w:t xml:space="preserve"> </w:t>
      </w:r>
      <w:r w:rsidRPr="00224A73">
        <w:t>we</w:t>
      </w:r>
      <w:r>
        <w:t xml:space="preserve"> have sinned and been ungodly,</w:t>
      </w:r>
    </w:p>
    <w:p w14:paraId="3B8D3BB6" w14:textId="77777777" w:rsidR="00EC501B" w:rsidRDefault="00EC501B" w:rsidP="008A378B">
      <w:pPr>
        <w:pStyle w:val="EnglishHangNoCoptic"/>
        <w:ind w:firstLine="0"/>
      </w:pPr>
      <w:r>
        <w:t>we have done wrong, O Lord our God,</w:t>
      </w:r>
    </w:p>
    <w:p w14:paraId="34388238" w14:textId="77777777" w:rsidR="00EC501B" w:rsidRDefault="00EC501B" w:rsidP="008A378B">
      <w:pPr>
        <w:pStyle w:val="EnglishHangEndNoCoptic"/>
        <w:ind w:firstLine="0"/>
      </w:pPr>
      <w:r w:rsidRPr="00224A73">
        <w:t>against all Your c</w:t>
      </w:r>
      <w:r>
        <w:t>ommandments.</w:t>
      </w:r>
    </w:p>
    <w:p w14:paraId="76E874A8" w14:textId="77777777" w:rsidR="00EC501B" w:rsidRDefault="00EC501B" w:rsidP="008A378B">
      <w:pPr>
        <w:pStyle w:val="EnglishHangNoCoptic"/>
      </w:pPr>
      <w:r w:rsidRPr="00224A73">
        <w:lastRenderedPageBreak/>
        <w:t>13L</w:t>
      </w:r>
      <w:r>
        <w:t xml:space="preserve"> </w:t>
      </w:r>
      <w:r w:rsidRPr="00224A73">
        <w:t>e</w:t>
      </w:r>
      <w:r>
        <w:t>t Your wrath turn away from us,</w:t>
      </w:r>
    </w:p>
    <w:p w14:paraId="4ED05AD3" w14:textId="77777777" w:rsidR="00EC501B" w:rsidRDefault="00EC501B" w:rsidP="008A378B">
      <w:pPr>
        <w:pStyle w:val="EnglishHangNoCoptic"/>
        <w:ind w:firstLine="0"/>
      </w:pPr>
      <w:r>
        <w:t>for only a few of us remain</w:t>
      </w:r>
    </w:p>
    <w:p w14:paraId="2A392BFE" w14:textId="77777777" w:rsidR="00EC501B" w:rsidRDefault="00EC501B" w:rsidP="008A378B">
      <w:pPr>
        <w:pStyle w:val="EnglishHangEndNoCoptic"/>
        <w:ind w:firstLine="0"/>
      </w:pPr>
      <w:r w:rsidRPr="00224A73">
        <w:t xml:space="preserve">within the </w:t>
      </w:r>
      <w:r>
        <w:t>nations where You scattered us.</w:t>
      </w:r>
    </w:p>
    <w:p w14:paraId="6E5972DB" w14:textId="77777777" w:rsidR="00EC501B" w:rsidRDefault="00EC501B" w:rsidP="008A378B">
      <w:pPr>
        <w:pStyle w:val="EnglishHangNoCoptic"/>
      </w:pPr>
      <w:r w:rsidRPr="00224A73">
        <w:t>14</w:t>
      </w:r>
      <w:r>
        <w:t xml:space="preserve"> </w:t>
      </w:r>
      <w:r w:rsidRPr="00224A73">
        <w:t>O Lord, he</w:t>
      </w:r>
      <w:r>
        <w:t>ar our prayer and our supplication,</w:t>
      </w:r>
    </w:p>
    <w:p w14:paraId="7898359D" w14:textId="77777777" w:rsidR="00EC501B" w:rsidRDefault="00EC501B" w:rsidP="008A378B">
      <w:pPr>
        <w:pStyle w:val="EnglishHangNoCoptic"/>
        <w:ind w:firstLine="0"/>
      </w:pPr>
      <w:r w:rsidRPr="00224A73">
        <w:t>an</w:t>
      </w:r>
      <w:r>
        <w:t>d</w:t>
      </w:r>
      <w:r w:rsidRPr="00497E1E">
        <w:t xml:space="preserve"> </w:t>
      </w:r>
      <w:r>
        <w:t>deliver us for Your own sake,</w:t>
      </w:r>
    </w:p>
    <w:p w14:paraId="024DC432" w14:textId="77777777" w:rsidR="00EC501B" w:rsidRDefault="00EC501B" w:rsidP="008A378B">
      <w:pPr>
        <w:pStyle w:val="EnglishHangEndNoCoptic"/>
        <w:ind w:firstLine="0"/>
      </w:pPr>
      <w:r w:rsidRPr="00224A73">
        <w:t>and grant us mercy before those who have carried us into e</w:t>
      </w:r>
      <w:r>
        <w:t>xile,</w:t>
      </w:r>
    </w:p>
    <w:p w14:paraId="7C6C64E3" w14:textId="77777777" w:rsidR="00EC501B" w:rsidRDefault="00EC501B" w:rsidP="008A378B">
      <w:pPr>
        <w:pStyle w:val="EnglishHangNoCoptic"/>
      </w:pPr>
      <w:r w:rsidRPr="00224A73">
        <w:t>15</w:t>
      </w:r>
      <w:r>
        <w:t xml:space="preserve"> </w:t>
      </w:r>
      <w:r w:rsidRPr="00224A73">
        <w:t>in order that t</w:t>
      </w:r>
      <w:r>
        <w:t>he whole earth may come to know</w:t>
      </w:r>
    </w:p>
    <w:p w14:paraId="6567578B" w14:textId="77777777" w:rsidR="00EC501B" w:rsidRDefault="00EC501B" w:rsidP="008A378B">
      <w:pPr>
        <w:pStyle w:val="EnglishHangNoCoptic"/>
        <w:ind w:firstLine="0"/>
      </w:pPr>
      <w:r>
        <w:t>that You are the Lord our God,</w:t>
      </w:r>
    </w:p>
    <w:p w14:paraId="489662CF" w14:textId="77777777" w:rsidR="00EC501B" w:rsidRDefault="00EC501B" w:rsidP="008A378B">
      <w:pPr>
        <w:pStyle w:val="EnglishHangEndNoCoptic"/>
        <w:ind w:firstLine="0"/>
      </w:pPr>
      <w:r w:rsidRPr="00224A73">
        <w:t xml:space="preserve">for Israel and his </w:t>
      </w:r>
      <w:r>
        <w:t>descendants are called by Your N</w:t>
      </w:r>
      <w:r w:rsidRPr="00224A73">
        <w:t>ame.</w:t>
      </w:r>
    </w:p>
    <w:p w14:paraId="4C598DF1" w14:textId="77777777" w:rsidR="00EC501B" w:rsidRDefault="00EC501B" w:rsidP="008A378B">
      <w:pPr>
        <w:pStyle w:val="Heading4"/>
      </w:pPr>
      <w:r>
        <w:t>The Prayer of Elias the Prophet</w:t>
      </w:r>
    </w:p>
    <w:p w14:paraId="22A7423A" w14:textId="77777777" w:rsidR="00EC501B" w:rsidRPr="0040319E" w:rsidRDefault="00EC501B" w:rsidP="008A378B">
      <w:pPr>
        <w:pStyle w:val="Rubric"/>
      </w:pPr>
      <w:r>
        <w:t>(3 Kings 18:36-39. Coptic rite: Joyous Saturday. The Victory over Ba’al)</w:t>
      </w:r>
    </w:p>
    <w:p w14:paraId="05A45F39" w14:textId="77777777" w:rsidR="00EC501B" w:rsidRDefault="00EC501B" w:rsidP="008A378B">
      <w:pPr>
        <w:pStyle w:val="EnglishHangNoCoptic"/>
      </w:pPr>
      <w:r>
        <w:t>36 After this, Elias cried out to heaven and said,</w:t>
      </w:r>
    </w:p>
    <w:p w14:paraId="0DE5D15F" w14:textId="77777777" w:rsidR="00EC501B" w:rsidRDefault="00EC501B" w:rsidP="008A378B">
      <w:pPr>
        <w:pStyle w:val="EnglishHangNoCoptic"/>
        <w:ind w:firstLine="0"/>
      </w:pPr>
      <w:r>
        <w:t>“O Lord God of Abraham, Isaac, and Israel,</w:t>
      </w:r>
    </w:p>
    <w:p w14:paraId="449DDDD0" w14:textId="77777777" w:rsidR="00EC501B" w:rsidRDefault="00EC501B" w:rsidP="008A378B">
      <w:pPr>
        <w:pStyle w:val="EnglishHangNoCoptic"/>
        <w:ind w:firstLine="0"/>
      </w:pPr>
      <w:r>
        <w:t>answer me, O Lord, answer me this day with fire,</w:t>
      </w:r>
    </w:p>
    <w:p w14:paraId="77534628" w14:textId="77777777" w:rsidR="00EC501B" w:rsidRDefault="00EC501B" w:rsidP="008A378B">
      <w:pPr>
        <w:pStyle w:val="EnglishHangNoCoptic"/>
        <w:ind w:firstLine="0"/>
      </w:pPr>
      <w:r>
        <w:t>and let this people know You are Lord, God of Israel,</w:t>
      </w:r>
    </w:p>
    <w:p w14:paraId="50B76551" w14:textId="77777777" w:rsidR="00EC501B" w:rsidRDefault="00EC501B" w:rsidP="008A378B">
      <w:pPr>
        <w:pStyle w:val="EnglishHangEndNoCoptic"/>
        <w:ind w:firstLine="0"/>
      </w:pPr>
      <w:r>
        <w:t>and I am Your servant; and I have done all these things on Your account.</w:t>
      </w:r>
    </w:p>
    <w:p w14:paraId="26B6A6C6" w14:textId="77777777" w:rsidR="00EC501B" w:rsidRDefault="00EC501B" w:rsidP="008A378B">
      <w:pPr>
        <w:pStyle w:val="EnglishHangNoCoptic"/>
      </w:pPr>
      <w:r>
        <w:t>37 Answer me, O Lord, answer me with fire,</w:t>
      </w:r>
    </w:p>
    <w:p w14:paraId="4828C54F" w14:textId="77777777" w:rsidR="00EC501B" w:rsidRDefault="00EC501B" w:rsidP="008A378B">
      <w:pPr>
        <w:pStyle w:val="EnglishHangNoCoptic"/>
        <w:ind w:firstLine="0"/>
      </w:pPr>
      <w:r>
        <w:t>and let these people know You are the Lord God,</w:t>
      </w:r>
    </w:p>
    <w:p w14:paraId="5F263732" w14:textId="77777777" w:rsidR="00EC501B" w:rsidRDefault="00EC501B" w:rsidP="008A378B">
      <w:pPr>
        <w:pStyle w:val="EnglishHangEndNoCoptic"/>
        <w:ind w:firstLine="0"/>
      </w:pPr>
      <w:r>
        <w:t>so as to turn the heart of this people back.”</w:t>
      </w:r>
    </w:p>
    <w:p w14:paraId="58206EA7" w14:textId="77777777" w:rsidR="00EC501B" w:rsidRDefault="00EC501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6F41CF50" w14:textId="77777777" w:rsidR="00EC501B" w:rsidRDefault="00EC501B" w:rsidP="008A378B">
      <w:pPr>
        <w:pStyle w:val="Heading4"/>
      </w:pPr>
      <w:r>
        <w:t>The Prayer of David the Prophet</w:t>
      </w:r>
    </w:p>
    <w:p w14:paraId="4ABB1750" w14:textId="77777777" w:rsidR="00EC501B" w:rsidRDefault="00EC501B" w:rsidP="008A378B">
      <w:pPr>
        <w:pStyle w:val="Rubric"/>
      </w:pPr>
      <w:r>
        <w:t xml:space="preserve">(1 Chronicles 29:10-13. Coptic rite: Joyous Saturday. </w:t>
      </w:r>
      <w:r w:rsidRPr="00EA4CF1">
        <w:t>With this, King David blessed the Lord before all the assembly, saying,</w:t>
      </w:r>
      <w:r>
        <w:t>)</w:t>
      </w:r>
    </w:p>
    <w:p w14:paraId="067A3D98" w14:textId="77777777" w:rsidR="00EC501B" w:rsidRDefault="00EC501B" w:rsidP="008A378B">
      <w:pPr>
        <w:pStyle w:val="EnglishHangNoCoptic"/>
      </w:pPr>
      <w:r w:rsidRPr="00EA4CF1">
        <w:t>“Blessed</w:t>
      </w:r>
      <w:r>
        <w:t xml:space="preserve"> are You, O Lord God of Israel,</w:t>
      </w:r>
    </w:p>
    <w:p w14:paraId="1A99A86B" w14:textId="77777777" w:rsidR="00EC501B" w:rsidRDefault="00EC501B" w:rsidP="008A378B">
      <w:pPr>
        <w:pStyle w:val="EnglishHangEndNoCoptic"/>
        <w:ind w:firstLine="0"/>
      </w:pPr>
      <w:r w:rsidRPr="00EA4CF1">
        <w:t>our</w:t>
      </w:r>
      <w:r>
        <w:t xml:space="preserve"> Father, unto the ages of ages.</w:t>
      </w:r>
    </w:p>
    <w:p w14:paraId="13DECD31" w14:textId="77777777" w:rsidR="00EC501B" w:rsidRDefault="00EC501B" w:rsidP="008A378B">
      <w:pPr>
        <w:pStyle w:val="EnglishHangNoCoptic"/>
      </w:pPr>
      <w:r w:rsidRPr="00EA4CF1">
        <w:t>11</w:t>
      </w:r>
      <w:r>
        <w:t xml:space="preserve"> Yours, O Lord, is the greatness</w:t>
      </w:r>
    </w:p>
    <w:p w14:paraId="65728CBE" w14:textId="77777777" w:rsidR="00EC501B" w:rsidRDefault="00EC501B" w:rsidP="008A378B">
      <w:pPr>
        <w:pStyle w:val="EnglishHangNoCoptic"/>
        <w:ind w:firstLine="0"/>
      </w:pPr>
      <w:r>
        <w:t>and the power and the glory</w:t>
      </w:r>
    </w:p>
    <w:p w14:paraId="768E3AD9" w14:textId="77777777" w:rsidR="00EC501B" w:rsidRDefault="00EC501B" w:rsidP="008A378B">
      <w:pPr>
        <w:pStyle w:val="EnglishHangNoCoptic"/>
        <w:ind w:firstLine="0"/>
      </w:pPr>
      <w:r>
        <w:t>and the victory and the might.</w:t>
      </w:r>
    </w:p>
    <w:p w14:paraId="49749144" w14:textId="77777777" w:rsidR="00EC501B" w:rsidRDefault="00EC501B" w:rsidP="008A378B">
      <w:pPr>
        <w:pStyle w:val="EnglishHangNoCoptic"/>
        <w:ind w:firstLine="0"/>
      </w:pPr>
      <w:r>
        <w:t>You have dominion over all that is</w:t>
      </w:r>
    </w:p>
    <w:p w14:paraId="17F5B00D" w14:textId="77777777" w:rsidR="00EC501B" w:rsidRDefault="00EC501B" w:rsidP="008A378B">
      <w:pPr>
        <w:pStyle w:val="EnglishHangNoCoptic"/>
        <w:ind w:firstLine="0"/>
      </w:pPr>
      <w:r>
        <w:t>in heaven and on the earth.</w:t>
      </w:r>
    </w:p>
    <w:p w14:paraId="476FAE1A" w14:textId="77777777" w:rsidR="00EC501B" w:rsidRDefault="00EC501B" w:rsidP="008A378B">
      <w:pPr>
        <w:pStyle w:val="EnglishHangNoCoptic"/>
        <w:ind w:firstLine="0"/>
      </w:pPr>
      <w:r w:rsidRPr="00EA4CF1">
        <w:t xml:space="preserve">Every king and </w:t>
      </w:r>
      <w:r>
        <w:t>nation</w:t>
      </w:r>
    </w:p>
    <w:p w14:paraId="2276EAF2" w14:textId="77777777" w:rsidR="00EC501B" w:rsidRDefault="00EC501B" w:rsidP="008A378B">
      <w:pPr>
        <w:pStyle w:val="EnglishHangEndNoCoptic"/>
        <w:ind w:firstLine="0"/>
      </w:pPr>
      <w:r w:rsidRPr="00EA4CF1">
        <w:t>is th</w:t>
      </w:r>
      <w:r>
        <w:t>rown into confusion before You.</w:t>
      </w:r>
    </w:p>
    <w:p w14:paraId="4720150A" w14:textId="77777777" w:rsidR="00EC501B" w:rsidRDefault="00EC501B" w:rsidP="008A378B">
      <w:pPr>
        <w:pStyle w:val="EnglishHangNoCoptic"/>
      </w:pPr>
      <w:r w:rsidRPr="00EA4CF1">
        <w:lastRenderedPageBreak/>
        <w:t>12</w:t>
      </w:r>
      <w:r>
        <w:t xml:space="preserve"> </w:t>
      </w:r>
      <w:r w:rsidRPr="00EA4CF1">
        <w:t>Fro</w:t>
      </w:r>
      <w:r>
        <w:t xml:space="preserve">m You are the wealth </w:t>
      </w:r>
      <w:r w:rsidRPr="00EA4CF1">
        <w:t>and</w:t>
      </w:r>
      <w:r>
        <w:t xml:space="preserve"> glory.</w:t>
      </w:r>
    </w:p>
    <w:p w14:paraId="34D3F348" w14:textId="77777777" w:rsidR="00EC501B" w:rsidRDefault="00EC501B" w:rsidP="008A378B">
      <w:pPr>
        <w:pStyle w:val="EnglishHangNoCoptic"/>
        <w:ind w:firstLine="0"/>
      </w:pPr>
      <w:r>
        <w:t>You reigns over all, Lord, and ruler of all rule.</w:t>
      </w:r>
    </w:p>
    <w:p w14:paraId="4228D20B" w14:textId="77777777" w:rsidR="00EC501B" w:rsidRDefault="00EC501B" w:rsidP="008A378B">
      <w:pPr>
        <w:pStyle w:val="EnglishHangNoCoptic"/>
        <w:ind w:firstLine="0"/>
      </w:pPr>
      <w:r w:rsidRPr="00EA4CF1">
        <w:t>In Yo</w:t>
      </w:r>
      <w:r>
        <w:t>ur hand is power and authority,</w:t>
      </w:r>
    </w:p>
    <w:p w14:paraId="330ED560" w14:textId="77777777" w:rsidR="00EC501B" w:rsidRDefault="00EC501B" w:rsidP="008A378B">
      <w:pPr>
        <w:pStyle w:val="EnglishHangNoCoptic"/>
        <w:ind w:firstLine="0"/>
      </w:pPr>
      <w:r w:rsidRPr="00EA4CF1">
        <w:t xml:space="preserve">and </w:t>
      </w:r>
      <w:r>
        <w:t>it is in Your hand, almighty one,</w:t>
      </w:r>
    </w:p>
    <w:p w14:paraId="5B1C947F" w14:textId="77777777" w:rsidR="00EC501B" w:rsidRDefault="00EC501B" w:rsidP="008A378B">
      <w:pPr>
        <w:pStyle w:val="EnglishHangEndNoCoptic"/>
        <w:ind w:firstLine="0"/>
      </w:pPr>
      <w:r w:rsidRPr="00EA4CF1">
        <w:t>to inc</w:t>
      </w:r>
      <w:r>
        <w:t>rease and establish all things.</w:t>
      </w:r>
    </w:p>
    <w:p w14:paraId="7279B70E" w14:textId="77777777" w:rsidR="00EC501B" w:rsidRDefault="00EC501B" w:rsidP="008A378B">
      <w:pPr>
        <w:pStyle w:val="EnglishHangNoCoptic"/>
      </w:pPr>
      <w:r w:rsidRPr="00EA4CF1">
        <w:t>13</w:t>
      </w:r>
      <w:r>
        <w:t xml:space="preserve"> </w:t>
      </w:r>
      <w:r w:rsidRPr="00EA4CF1">
        <w:t>And no</w:t>
      </w:r>
      <w:r>
        <w:t>w, Lord, we confess You,</w:t>
      </w:r>
    </w:p>
    <w:p w14:paraId="42709C02" w14:textId="77777777" w:rsidR="00EC501B" w:rsidRDefault="00EC501B" w:rsidP="008A378B">
      <w:pPr>
        <w:pStyle w:val="EnglishHangEndNoCoptic"/>
        <w:ind w:firstLine="0"/>
      </w:pPr>
      <w:r>
        <w:t>and we praise Your glorious N</w:t>
      </w:r>
      <w:r w:rsidRPr="00EA4CF1">
        <w:t>ame.</w:t>
      </w:r>
    </w:p>
    <w:p w14:paraId="751DBF62" w14:textId="77777777" w:rsidR="00EC501B" w:rsidRDefault="00EC501B" w:rsidP="00A7333E">
      <w:pPr>
        <w:pStyle w:val="Heading3"/>
      </w:pPr>
      <w:r>
        <w:t>Additional Canticles for the Vigil of Joyous Saturday from the New Testament</w:t>
      </w:r>
    </w:p>
    <w:p w14:paraId="1143F775" w14:textId="77777777" w:rsidR="00EC501B" w:rsidRDefault="00EC501B" w:rsidP="00A7333E">
      <w:pPr>
        <w:pStyle w:val="Heading4"/>
      </w:pPr>
      <w:r>
        <w:t>The Prayer of the Theotokos Mary</w:t>
      </w:r>
    </w:p>
    <w:p w14:paraId="777909DC" w14:textId="77777777" w:rsidR="00EC501B" w:rsidRDefault="00EC501B" w:rsidP="006841DC">
      <w:pPr>
        <w:pStyle w:val="Rubric"/>
      </w:pPr>
      <w:r>
        <w:t>(Byzantine Ninth Ode. Luke 1:46-55: Mary said,)</w:t>
      </w:r>
    </w:p>
    <w:p w14:paraId="797C2C43" w14:textId="77777777" w:rsidR="00EC501B" w:rsidRPr="006841DC" w:rsidRDefault="00EC501B" w:rsidP="006841DC">
      <w:pPr>
        <w:pStyle w:val="Rubric"/>
      </w:pPr>
      <w:r>
        <w:t>The Prayer of the Theotokos Mary from the Holy Gospel According to St. Luke. May her blessing be upon us all. Amen.</w:t>
      </w:r>
    </w:p>
    <w:p w14:paraId="2BBB038C" w14:textId="77777777" w:rsidR="00EC501B" w:rsidRDefault="00EC501B" w:rsidP="006841DC">
      <w:pPr>
        <w:pStyle w:val="EnglishHangEndNoCoptic"/>
      </w:pPr>
      <w:r>
        <w:t>My soul magnifies the Lord</w:t>
      </w:r>
    </w:p>
    <w:p w14:paraId="4083D96B" w14:textId="77777777" w:rsidR="00EC501B" w:rsidRDefault="00EC501B" w:rsidP="00A7333E">
      <w:pPr>
        <w:pStyle w:val="EnglishHangEndNoCoptic"/>
      </w:pPr>
      <w:r>
        <w:t>47 and my spirit has rejoiced in God my Saviour,</w:t>
      </w:r>
    </w:p>
    <w:p w14:paraId="1D38A342" w14:textId="77777777" w:rsidR="00EC501B" w:rsidRDefault="00EC501B" w:rsidP="00A7333E">
      <w:pPr>
        <w:pStyle w:val="EnglishHangNoCoptic"/>
      </w:pPr>
      <w:r>
        <w:t>48 for he has looked at the humble state of his handmaid.</w:t>
      </w:r>
    </w:p>
    <w:p w14:paraId="20DBD619" w14:textId="77777777" w:rsidR="00EC501B" w:rsidRDefault="00EC501B" w:rsidP="00A7333E">
      <w:pPr>
        <w:pStyle w:val="EnglishHangNoCoptic"/>
        <w:ind w:firstLine="0"/>
      </w:pPr>
      <w:r>
        <w:t>For behold, from now on, all</w:t>
      </w:r>
    </w:p>
    <w:p w14:paraId="2CB13C9F" w14:textId="77777777" w:rsidR="00EC501B" w:rsidRDefault="00EC501B" w:rsidP="00A7333E">
      <w:pPr>
        <w:pStyle w:val="EnglishHangEndNoCoptic"/>
        <w:ind w:firstLine="0"/>
      </w:pPr>
      <w:r>
        <w:t>generations will call me blessed!</w:t>
      </w:r>
    </w:p>
    <w:p w14:paraId="266F7ACD" w14:textId="77777777" w:rsidR="00EC501B" w:rsidRDefault="00EC501B" w:rsidP="00A7333E">
      <w:pPr>
        <w:pStyle w:val="EnglishHangNoCoptic"/>
      </w:pPr>
      <w:r>
        <w:t>49 Indeed, he who is might has done great things for me,</w:t>
      </w:r>
    </w:p>
    <w:p w14:paraId="1DC6D88D" w14:textId="77777777" w:rsidR="00EC501B" w:rsidRDefault="00EC501B" w:rsidP="00A7333E">
      <w:pPr>
        <w:pStyle w:val="EnglishHangEndNoCoptic"/>
        <w:ind w:firstLine="0"/>
      </w:pPr>
      <w:r>
        <w:t>and His Name is Holy!</w:t>
      </w:r>
    </w:p>
    <w:p w14:paraId="706E5709" w14:textId="77777777" w:rsidR="00EC501B" w:rsidRDefault="00EC501B" w:rsidP="00A7333E">
      <w:pPr>
        <w:pStyle w:val="EnglishHangNoCoptic"/>
      </w:pPr>
      <w:r>
        <w:t xml:space="preserve">50 His mercy is on those who fear Him </w:t>
      </w:r>
    </w:p>
    <w:p w14:paraId="540DEEDA" w14:textId="77777777" w:rsidR="00EC501B" w:rsidRDefault="00EC501B" w:rsidP="00A7333E">
      <w:pPr>
        <w:pStyle w:val="EnglishHangEndNoCoptic"/>
        <w:ind w:firstLine="0"/>
      </w:pPr>
      <w:r>
        <w:t>for generations of generations.</w:t>
      </w:r>
    </w:p>
    <w:p w14:paraId="35910154" w14:textId="77777777" w:rsidR="00EC501B" w:rsidRDefault="00EC501B" w:rsidP="00A7333E">
      <w:pPr>
        <w:pStyle w:val="EnglishHangNoCoptic"/>
      </w:pPr>
      <w:r>
        <w:t>51 He has shown strength with his arm,</w:t>
      </w:r>
    </w:p>
    <w:p w14:paraId="16ECCF15" w14:textId="77777777" w:rsidR="00EC501B" w:rsidRDefault="00EC501B" w:rsidP="00A7333E">
      <w:pPr>
        <w:pStyle w:val="EnglishHangEndNoCoptic"/>
        <w:ind w:firstLine="0"/>
      </w:pPr>
      <w:r>
        <w:t>He has scattered the proud in the imagination of their hearts,</w:t>
      </w:r>
    </w:p>
    <w:p w14:paraId="15D10AC2" w14:textId="77777777" w:rsidR="00EC501B" w:rsidRDefault="00EC501B" w:rsidP="00A7333E">
      <w:pPr>
        <w:pStyle w:val="EnglishHangNoCoptic"/>
      </w:pPr>
      <w:r>
        <w:t>52 He has put down princes form their throns,</w:t>
      </w:r>
    </w:p>
    <w:p w14:paraId="0F967BD0" w14:textId="77777777" w:rsidR="00EC501B" w:rsidRDefault="00EC501B" w:rsidP="00A7333E">
      <w:pPr>
        <w:pStyle w:val="EnglishHangEndNoCoptic"/>
        <w:ind w:firstLine="0"/>
      </w:pPr>
      <w:r>
        <w:t>and has exalted the lowly.</w:t>
      </w:r>
    </w:p>
    <w:p w14:paraId="1B188B0B" w14:textId="77777777" w:rsidR="00EC501B" w:rsidRDefault="00EC501B" w:rsidP="00A7333E">
      <w:pPr>
        <w:pStyle w:val="EnglishHangNoCoptic"/>
      </w:pPr>
      <w:r>
        <w:t>53 He has filled the hungry with good things,</w:t>
      </w:r>
    </w:p>
    <w:p w14:paraId="179AEC7B" w14:textId="77777777" w:rsidR="00EC501B" w:rsidRDefault="00EC501B" w:rsidP="00A7333E">
      <w:pPr>
        <w:pStyle w:val="EnglishHangEndNoCoptic"/>
        <w:ind w:firstLine="0"/>
      </w:pPr>
      <w:r>
        <w:t>He has sent the rich away empty.</w:t>
      </w:r>
    </w:p>
    <w:p w14:paraId="2D6EE91A" w14:textId="77777777" w:rsidR="00EC501B" w:rsidRDefault="00EC501B" w:rsidP="00A7333E">
      <w:pPr>
        <w:pStyle w:val="EnglishHangNoCoptic"/>
      </w:pPr>
      <w:r>
        <w:t>54 He has given help to Israel, his servant,</w:t>
      </w:r>
    </w:p>
    <w:p w14:paraId="12F149B0" w14:textId="77777777" w:rsidR="00EC501B" w:rsidRDefault="00EC501B" w:rsidP="00A7333E">
      <w:pPr>
        <w:pStyle w:val="EnglishHangEndNoCoptic"/>
        <w:ind w:firstLine="0"/>
      </w:pPr>
      <w:r>
        <w:t>so that he might remember mercy,</w:t>
      </w:r>
    </w:p>
    <w:p w14:paraId="4DA4A41A" w14:textId="77777777" w:rsidR="00EC501B" w:rsidRDefault="00EC501B" w:rsidP="00A7333E">
      <w:pPr>
        <w:pStyle w:val="EnglishHangNoCoptic"/>
      </w:pPr>
      <w:r>
        <w:lastRenderedPageBreak/>
        <w:t>55 As He spoke to our fathers,</w:t>
      </w:r>
    </w:p>
    <w:p w14:paraId="40385801" w14:textId="77777777" w:rsidR="00EC501B" w:rsidRDefault="00EC501B" w:rsidP="00A7333E">
      <w:pPr>
        <w:pStyle w:val="EnglishHangEndNoCoptic"/>
        <w:ind w:firstLine="0"/>
      </w:pPr>
      <w:r>
        <w:t>to Abraham and his desendants forever.</w:t>
      </w:r>
    </w:p>
    <w:p w14:paraId="4C95010B" w14:textId="77777777" w:rsidR="00EC501B" w:rsidRDefault="00EC501B" w:rsidP="00A7333E">
      <w:pPr>
        <w:pStyle w:val="Heading4"/>
      </w:pPr>
      <w:r>
        <w:t>The Prayer of Zechariah the Priest</w:t>
      </w:r>
    </w:p>
    <w:p w14:paraId="0B55E54E" w14:textId="77777777" w:rsidR="00EC501B" w:rsidRDefault="00EC501B" w:rsidP="00CD0F97">
      <w:pPr>
        <w:pStyle w:val="Rubric"/>
      </w:pPr>
      <w:r>
        <w:t>(Luke 1:68-79)</w:t>
      </w:r>
    </w:p>
    <w:p w14:paraId="794AA0CC" w14:textId="77777777" w:rsidR="00EC501B" w:rsidRDefault="00EC501B" w:rsidP="00CD0F97">
      <w:pPr>
        <w:pStyle w:val="Rubric"/>
      </w:pPr>
      <w:r>
        <w:t>The prayer of Zecharias the Priest from the Holy Gospel According to St. Luke. May his blessing be upon us all. Amen.</w:t>
      </w:r>
    </w:p>
    <w:p w14:paraId="3F07AC8B" w14:textId="77777777" w:rsidR="00EC501B" w:rsidRDefault="00EC501B" w:rsidP="00A7333E">
      <w:pPr>
        <w:pStyle w:val="EnglishHangNoCoptic"/>
      </w:pPr>
      <w:r>
        <w:t>68 Blessed be the Lord, God of Israel,</w:t>
      </w:r>
    </w:p>
    <w:p w14:paraId="247322D8" w14:textId="77777777" w:rsidR="00EC501B" w:rsidRDefault="00EC501B" w:rsidP="00A7333E">
      <w:pPr>
        <w:pStyle w:val="EnglishHangNoCoptic"/>
        <w:ind w:firstLine="0"/>
      </w:pPr>
      <w:r>
        <w:t>for He has visited and worked</w:t>
      </w:r>
    </w:p>
    <w:p w14:paraId="700C83D8" w14:textId="77777777" w:rsidR="00EC501B" w:rsidRDefault="00EC501B" w:rsidP="00A7333E">
      <w:pPr>
        <w:pStyle w:val="EnglishHangEndNoCoptic"/>
        <w:ind w:firstLine="0"/>
      </w:pPr>
      <w:r>
        <w:t>redemption for His people;</w:t>
      </w:r>
    </w:p>
    <w:p w14:paraId="2B2AEB55" w14:textId="77777777" w:rsidR="00EC501B" w:rsidRDefault="00EC501B" w:rsidP="00A7333E">
      <w:pPr>
        <w:pStyle w:val="EnglishHangNoCoptic"/>
      </w:pPr>
      <w:r>
        <w:t>69 and has raised up a horn of salvation for us</w:t>
      </w:r>
    </w:p>
    <w:p w14:paraId="2892EB14" w14:textId="77777777" w:rsidR="00EC501B" w:rsidRDefault="00EC501B" w:rsidP="00A7333E">
      <w:pPr>
        <w:pStyle w:val="EnglishHangEndNoCoptic"/>
        <w:ind w:firstLine="0"/>
      </w:pPr>
      <w:r>
        <w:t>in the house of his servant David</w:t>
      </w:r>
    </w:p>
    <w:p w14:paraId="275137E2" w14:textId="77777777" w:rsidR="00EC501B" w:rsidRDefault="00EC501B" w:rsidP="00A7333E">
      <w:pPr>
        <w:pStyle w:val="EnglishHangNoCoptic"/>
      </w:pPr>
      <w:r>
        <w:t>70 (as he spoke by the mouth of his holy</w:t>
      </w:r>
    </w:p>
    <w:p w14:paraId="71D995DE" w14:textId="77777777" w:rsidR="00EC501B" w:rsidRDefault="00EC501B" w:rsidP="00A7333E">
      <w:pPr>
        <w:pStyle w:val="EnglishHangNoCoptic"/>
        <w:ind w:firstLine="0"/>
      </w:pPr>
      <w:r>
        <w:t>prophets who have been from old),</w:t>
      </w:r>
    </w:p>
    <w:p w14:paraId="43574B67" w14:textId="77777777" w:rsidR="00EC501B" w:rsidRDefault="00EC501B" w:rsidP="00A7333E">
      <w:pPr>
        <w:pStyle w:val="EnglishHangNoCoptic"/>
        <w:ind w:firstLine="0"/>
      </w:pPr>
      <w:r>
        <w:t>salvation from our enemies</w:t>
      </w:r>
    </w:p>
    <w:p w14:paraId="06F47BAC" w14:textId="77777777" w:rsidR="00EC501B" w:rsidRDefault="00EC501B" w:rsidP="00A7333E">
      <w:pPr>
        <w:pStyle w:val="EnglishHangEndNoCoptic"/>
        <w:ind w:firstLine="0"/>
      </w:pPr>
      <w:r>
        <w:t>and from the hand of all who hate us;</w:t>
      </w:r>
    </w:p>
    <w:p w14:paraId="6C39335F" w14:textId="77777777" w:rsidR="00EC501B" w:rsidRDefault="00EC501B" w:rsidP="00A7333E">
      <w:pPr>
        <w:pStyle w:val="EnglishHangNoCoptic"/>
      </w:pPr>
      <w:r>
        <w:t>72 to show mercy towards our fathers,</w:t>
      </w:r>
    </w:p>
    <w:p w14:paraId="6974C50F" w14:textId="77777777" w:rsidR="00EC501B" w:rsidRDefault="00EC501B" w:rsidP="00A7333E">
      <w:pPr>
        <w:pStyle w:val="EnglishHangEndNoCoptic"/>
        <w:ind w:firstLine="0"/>
      </w:pPr>
      <w:r>
        <w:t>to remember his holy covenant,</w:t>
      </w:r>
    </w:p>
    <w:p w14:paraId="3FB8D2E6" w14:textId="77777777" w:rsidR="00EC501B" w:rsidRDefault="00EC501B" w:rsidP="00A7333E">
      <w:pPr>
        <w:pStyle w:val="EnglishHangNoCoptic"/>
      </w:pPr>
      <w:r>
        <w:t>73 the oath which he swore to Abraham, our father,</w:t>
      </w:r>
    </w:p>
    <w:p w14:paraId="307FA476" w14:textId="77777777" w:rsidR="00EC501B" w:rsidRDefault="00EC501B" w:rsidP="00A7333E">
      <w:pPr>
        <w:pStyle w:val="EnglishHangNoCoptic"/>
        <w:ind w:firstLine="0"/>
      </w:pPr>
      <w:r>
        <w:t>to grant us  74 that being delivered out of the hands of our enemies,</w:t>
      </w:r>
    </w:p>
    <w:p w14:paraId="2BD513B7" w14:textId="77777777" w:rsidR="00EC501B" w:rsidRDefault="00EC501B" w:rsidP="00A7333E">
      <w:pPr>
        <w:pStyle w:val="EnglishHangEndNoCoptic"/>
        <w:ind w:firstLine="0"/>
      </w:pPr>
      <w:r>
        <w:t>we should worship Him without fear,</w:t>
      </w:r>
    </w:p>
    <w:p w14:paraId="28622CF2" w14:textId="77777777" w:rsidR="00EC501B" w:rsidRDefault="00EC501B" w:rsidP="00A7333E">
      <w:pPr>
        <w:pStyle w:val="EnglishHangNoCoptic"/>
      </w:pPr>
      <w:r>
        <w:t>75 in holiness and righteousness before Him,</w:t>
      </w:r>
    </w:p>
    <w:p w14:paraId="5963151B" w14:textId="77777777" w:rsidR="00EC501B" w:rsidRDefault="00EC501B" w:rsidP="00A7333E">
      <w:pPr>
        <w:pStyle w:val="EnglishHangEndNoCoptic"/>
        <w:ind w:firstLine="0"/>
      </w:pPr>
      <w:r>
        <w:t>all the days of our life.</w:t>
      </w:r>
    </w:p>
    <w:p w14:paraId="492D9ACE" w14:textId="77777777" w:rsidR="00EC501B" w:rsidRDefault="00EC501B" w:rsidP="00A7333E">
      <w:pPr>
        <w:pStyle w:val="EnglishHangNoCoptic"/>
      </w:pPr>
      <w:r>
        <w:t>76 And you, child, will be called a prophet of the Most High,</w:t>
      </w:r>
    </w:p>
    <w:p w14:paraId="75989D2F" w14:textId="77777777" w:rsidR="00EC501B" w:rsidRDefault="00EC501B" w:rsidP="00A7333E">
      <w:pPr>
        <w:pStyle w:val="EnglishHangEndNoCoptic"/>
        <w:ind w:firstLine="0"/>
      </w:pPr>
      <w:r>
        <w:t>for you will go before the face of the Lord to prepare his ways,</w:t>
      </w:r>
    </w:p>
    <w:p w14:paraId="7AD317CB" w14:textId="77777777" w:rsidR="00EC501B" w:rsidRDefault="00EC501B" w:rsidP="00A7333E">
      <w:pPr>
        <w:pStyle w:val="EnglishHangNoCoptic"/>
      </w:pPr>
      <w:r>
        <w:t>77 to give knowledge of salvation to his</w:t>
      </w:r>
    </w:p>
    <w:p w14:paraId="0F44D38A" w14:textId="77777777" w:rsidR="00EC501B" w:rsidRDefault="00EC501B" w:rsidP="00A7333E">
      <w:pPr>
        <w:pStyle w:val="EnglishHangEndNoCoptic"/>
        <w:ind w:firstLine="0"/>
      </w:pPr>
      <w:r>
        <w:t>people by the remissions of their sins,</w:t>
      </w:r>
    </w:p>
    <w:p w14:paraId="5E74144C" w14:textId="77777777" w:rsidR="00EC501B" w:rsidRDefault="00EC501B" w:rsidP="00A7333E">
      <w:pPr>
        <w:pStyle w:val="EnglishHangNoCoptic"/>
      </w:pPr>
      <w:r>
        <w:t>78 because of the tender mercy of our God,</w:t>
      </w:r>
    </w:p>
    <w:p w14:paraId="263B862C" w14:textId="77777777" w:rsidR="00EC501B" w:rsidRDefault="00EC501B" w:rsidP="00A7333E">
      <w:pPr>
        <w:pStyle w:val="EnglishHangEndNoCoptic"/>
        <w:ind w:firstLine="0"/>
      </w:pPr>
      <w:r>
        <w:t>by which the dawn from on high has visted us,</w:t>
      </w:r>
    </w:p>
    <w:p w14:paraId="5497024D" w14:textId="77777777" w:rsidR="00EC501B" w:rsidRDefault="00EC501B" w:rsidP="00A7333E">
      <w:pPr>
        <w:pStyle w:val="EnglishHangNoCoptic"/>
      </w:pPr>
      <w:r>
        <w:t>79 to shine on those who sit in darkness</w:t>
      </w:r>
    </w:p>
    <w:p w14:paraId="40402647" w14:textId="77777777" w:rsidR="00EC501B" w:rsidRDefault="00EC501B" w:rsidP="00A7333E">
      <w:pPr>
        <w:pStyle w:val="EnglishHangNoCoptic"/>
        <w:ind w:firstLine="0"/>
      </w:pPr>
      <w:r>
        <w:t>and the shadow of death;</w:t>
      </w:r>
    </w:p>
    <w:p w14:paraId="7809579E" w14:textId="77777777" w:rsidR="00EC501B" w:rsidRDefault="00EC501B" w:rsidP="00A7333E">
      <w:pPr>
        <w:pStyle w:val="EnglishHangEndNoCoptic"/>
        <w:ind w:firstLine="0"/>
      </w:pPr>
      <w:r>
        <w:t>to guide our feet into the way of peace.</w:t>
      </w:r>
    </w:p>
    <w:p w14:paraId="197342D5" w14:textId="77777777" w:rsidR="00EC501B" w:rsidRDefault="00EC501B" w:rsidP="00A7333E">
      <w:pPr>
        <w:pStyle w:val="Heading4"/>
      </w:pPr>
      <w:r>
        <w:t>The Prayer of Simeon the Priest</w:t>
      </w:r>
    </w:p>
    <w:p w14:paraId="75D7B7B9" w14:textId="77777777" w:rsidR="00EC501B" w:rsidRDefault="00EC501B" w:rsidP="00CD0F97">
      <w:pPr>
        <w:pStyle w:val="Rubric"/>
      </w:pPr>
      <w:r>
        <w:t>(Luke 2:29-32)</w:t>
      </w:r>
    </w:p>
    <w:p w14:paraId="6FB025F2" w14:textId="77777777" w:rsidR="00EC501B" w:rsidRDefault="00EC501B" w:rsidP="00CD0F97">
      <w:pPr>
        <w:pStyle w:val="Rubric"/>
      </w:pPr>
      <w:r>
        <w:lastRenderedPageBreak/>
        <w:t>The Prayer of Simeon the Priest from the Gospel According to Saint Luke. May his blessing be upon us all. Amen.</w:t>
      </w:r>
    </w:p>
    <w:p w14:paraId="53ACAAED" w14:textId="77777777" w:rsidR="00EC501B" w:rsidRDefault="00EC501B" w:rsidP="00A7333E">
      <w:pPr>
        <w:pStyle w:val="EnglishHangNoCoptic"/>
      </w:pPr>
      <w:r>
        <w:t>29 Now You are letting your servant depart in</w:t>
      </w:r>
    </w:p>
    <w:p w14:paraId="2226233C" w14:textId="77777777" w:rsidR="00EC501B" w:rsidRDefault="00EC501B" w:rsidP="00A7333E">
      <w:pPr>
        <w:pStyle w:val="EnglishHangNoCoptic"/>
        <w:ind w:firstLine="0"/>
      </w:pPr>
      <w:r>
        <w:t>peace, Master,</w:t>
      </w:r>
    </w:p>
    <w:p w14:paraId="2C22862C" w14:textId="77777777" w:rsidR="00EC501B" w:rsidRDefault="00EC501B" w:rsidP="00A7333E">
      <w:pPr>
        <w:pStyle w:val="EnglishHangEndNoCoptic"/>
        <w:ind w:firstLine="0"/>
      </w:pPr>
      <w:r>
        <w:t>according to your word,</w:t>
      </w:r>
    </w:p>
    <w:p w14:paraId="43820380" w14:textId="77777777" w:rsidR="00EC501B" w:rsidRDefault="00EC501B" w:rsidP="00A7333E">
      <w:pPr>
        <w:pStyle w:val="EnglishHangEndNoCoptic"/>
      </w:pPr>
      <w:r>
        <w:t>30 for my eyes have seen Your salvation,</w:t>
      </w:r>
    </w:p>
    <w:p w14:paraId="6DCD2435" w14:textId="77777777" w:rsidR="00EC501B" w:rsidRDefault="00EC501B" w:rsidP="00A7333E">
      <w:pPr>
        <w:pStyle w:val="EnglishHangEndNoCoptic"/>
      </w:pPr>
      <w:r>
        <w:t>31 which You have prepared before the face of all peoples;</w:t>
      </w:r>
    </w:p>
    <w:p w14:paraId="71F2F5DE" w14:textId="77777777" w:rsidR="00EC501B" w:rsidRDefault="00EC501B" w:rsidP="00A7333E">
      <w:pPr>
        <w:pStyle w:val="EnglishHangNoCoptic"/>
      </w:pPr>
      <w:r>
        <w:t>32 a light to enlighten the nations,</w:t>
      </w:r>
    </w:p>
    <w:p w14:paraId="10CF4627" w14:textId="77777777" w:rsidR="00EC501B" w:rsidRPr="00F4219E" w:rsidRDefault="00EC501B" w:rsidP="00A7333E">
      <w:pPr>
        <w:pStyle w:val="EnglishHangEndNoCoptic"/>
        <w:ind w:firstLine="0"/>
      </w:pPr>
      <w:r>
        <w:t>and the glory of Your people Israel.</w:t>
      </w:r>
    </w:p>
    <w:p w14:paraId="55312801" w14:textId="74BC7917" w:rsidR="00B102EF" w:rsidRDefault="00EC501B" w:rsidP="00E97A49">
      <w:pPr>
        <w:pStyle w:val="EngHang"/>
        <w:tabs>
          <w:tab w:val="right" w:leader="dot" w:pos="8460"/>
        </w:tabs>
      </w:pPr>
      <w:r>
        <w:t>The Third Canticle</w:t>
      </w:r>
      <w:r w:rsidR="00B102EF">
        <w:fldChar w:fldCharType="end"/>
      </w:r>
      <w:r w:rsidR="00B102EF">
        <w:tab/>
      </w:r>
      <w:r w:rsidR="00B102EF">
        <w:fldChar w:fldCharType="begin"/>
      </w:r>
      <w:r w:rsidR="00B102EF">
        <w:instrText xml:space="preserve"> PAGEREF _Ref448228188 \h </w:instrText>
      </w:r>
      <w:r w:rsidR="00B102EF">
        <w:fldChar w:fldCharType="separate"/>
      </w:r>
      <w:r>
        <w:rPr>
          <w:noProof/>
        </w:rPr>
        <w:t>363</w:t>
      </w:r>
      <w:r w:rsidR="00B102EF">
        <w:fldChar w:fldCharType="end"/>
      </w:r>
    </w:p>
    <w:p w14:paraId="46EDCFEC" w14:textId="1F60FB10"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EC501B">
        <w:t>The Communion of the Saints</w:t>
      </w:r>
      <w:r>
        <w:fldChar w:fldCharType="end"/>
      </w:r>
      <w:r>
        <w:tab/>
      </w:r>
      <w:r>
        <w:fldChar w:fldCharType="begin"/>
      </w:r>
      <w:r>
        <w:instrText xml:space="preserve"> PAGEREF _Ref448228224 \h </w:instrText>
      </w:r>
      <w:r>
        <w:fldChar w:fldCharType="separate"/>
      </w:r>
      <w:r w:rsidR="00EC501B">
        <w:rPr>
          <w:noProof/>
        </w:rPr>
        <w:t>399</w:t>
      </w:r>
      <w:r>
        <w:fldChar w:fldCharType="end"/>
      </w:r>
    </w:p>
    <w:p w14:paraId="103CDB1E" w14:textId="5E922207"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EC501B">
        <w:t>The Doxologies</w:t>
      </w:r>
      <w:r>
        <w:fldChar w:fldCharType="end"/>
      </w:r>
      <w:r>
        <w:tab/>
      </w:r>
      <w:r>
        <w:fldChar w:fldCharType="begin"/>
      </w:r>
      <w:r>
        <w:instrText xml:space="preserve"> PAGEREF _Ref448228235 \h </w:instrText>
      </w:r>
      <w:r>
        <w:fldChar w:fldCharType="separate"/>
      </w:r>
      <w:r w:rsidR="00EC501B">
        <w:rPr>
          <w:noProof/>
        </w:rPr>
        <w:t>418</w:t>
      </w:r>
      <w:r>
        <w:fldChar w:fldCharType="end"/>
      </w:r>
    </w:p>
    <w:p w14:paraId="661E2504" w14:textId="4F8A8B89" w:rsidR="00E97A49" w:rsidRDefault="00E97A49" w:rsidP="00E97A49">
      <w:pPr>
        <w:pStyle w:val="EngHang"/>
        <w:tabs>
          <w:tab w:val="right" w:leader="dot" w:pos="8460"/>
        </w:tabs>
      </w:pPr>
      <w:r>
        <w:fldChar w:fldCharType="begin"/>
      </w:r>
      <w:r>
        <w:instrText xml:space="preserve"> REF _Ref448471060 \h </w:instrText>
      </w:r>
      <w:r>
        <w:fldChar w:fldCharType="separate"/>
      </w:r>
      <w:r w:rsidR="00EC501B">
        <w:t>The Conclusion of the Midnight Praise</w:t>
      </w:r>
      <w:r>
        <w:fldChar w:fldCharType="end"/>
      </w:r>
      <w:r>
        <w:tab/>
      </w:r>
      <w:r>
        <w:fldChar w:fldCharType="begin"/>
      </w:r>
      <w:r>
        <w:instrText xml:space="preserve"> PAGEREF _Ref448471060 \h </w:instrText>
      </w:r>
      <w:r>
        <w:fldChar w:fldCharType="separate"/>
      </w:r>
      <w:r w:rsidR="00EC501B">
        <w:rPr>
          <w:noProof/>
        </w:rPr>
        <w:t>5</w:t>
      </w:r>
      <w:r>
        <w:fldChar w:fldCharType="end"/>
      </w:r>
    </w:p>
    <w:p w14:paraId="4AF2B63F" w14:textId="77B0E622"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EC501B">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EC501B">
        <w:rPr>
          <w:noProof/>
        </w:rPr>
        <w:t>65</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6"/>
            <w:r w:rsidRPr="007425E1">
              <w:rPr>
                <w:rFonts w:eastAsiaTheme="minorHAnsi"/>
              </w:rPr>
              <w:t>O our Lord, Jesus Christ</w:t>
            </w:r>
            <w:commentRangeEnd w:id="126"/>
            <w:r>
              <w:rPr>
                <w:rStyle w:val="CommentReference"/>
                <w:rFonts w:eastAsiaTheme="minorHAnsi" w:cstheme="minorBidi"/>
                <w:color w:val="auto"/>
                <w:lang w:val="en-CA"/>
              </w:rPr>
              <w:commentReference w:id="126"/>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7"/>
            <w:r w:rsidRPr="007425E1">
              <w:rPr>
                <w:rFonts w:eastAsiaTheme="minorHAnsi"/>
              </w:rPr>
              <w:t>Awesome and full of glory</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8"/>
            <w:r w:rsidRPr="007425E1">
              <w:rPr>
                <w:rFonts w:eastAsiaTheme="minorHAnsi"/>
              </w:rPr>
              <w:t>works</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9"/>
            <w:r w:rsidRPr="00582AD7">
              <w:t>ϥ̀ⲛⲁϯ ⲙ̀ⲡⲓⲟⲩⲁⲓ</w:t>
            </w:r>
            <w:commentRangeEnd w:id="129"/>
            <w:r>
              <w:rPr>
                <w:rStyle w:val="CommentReference"/>
                <w:rFonts w:ascii="Garamond" w:hAnsi="Garamond" w:cstheme="minorBidi"/>
                <w:noProof w:val="0"/>
                <w:lang w:val="en-CA"/>
              </w:rPr>
              <w:commentReference w:id="129"/>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0"/>
            <w:r w:rsidRPr="007425E1">
              <w:rPr>
                <w:rFonts w:eastAsiaTheme="minorHAnsi"/>
              </w:rPr>
              <w:t xml:space="preserve">with </w:t>
            </w:r>
            <w:commentRangeEnd w:id="130"/>
            <w:r>
              <w:rPr>
                <w:rStyle w:val="CommentReference"/>
                <w:rFonts w:ascii="Times New Roman" w:eastAsiaTheme="minorHAnsi" w:hAnsi="Times New Roman" w:cstheme="minorBidi"/>
                <w:color w:val="auto"/>
              </w:rPr>
              <w:commentReference w:id="130"/>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1"/>
            <w:r w:rsidRPr="00582AD7">
              <w:t>ⲡⲁⲓ ⲉ̀ϩⲟⲟⲩ</w:t>
            </w:r>
            <w:commentRangeEnd w:id="131"/>
            <w:r>
              <w:rPr>
                <w:rStyle w:val="CommentReference"/>
                <w:rFonts w:ascii="Garamond" w:hAnsi="Garamond" w:cstheme="minorBidi"/>
                <w:noProof w:val="0"/>
                <w:lang w:val="en-CA"/>
              </w:rPr>
              <w:commentReference w:id="131"/>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4" w:name="_Toc410196183"/>
      <w:bookmarkStart w:id="135" w:name="_Toc410196421"/>
      <w:bookmarkStart w:id="136" w:name="_Toc410196923"/>
      <w:bookmarkStart w:id="137" w:name="_Ref435790458"/>
      <w:bookmarkStart w:id="138" w:name="_Ref435790464"/>
      <w:bookmarkStart w:id="139" w:name="_Toc448696621"/>
      <w:bookmarkEnd w:id="103"/>
      <w:r>
        <w:lastRenderedPageBreak/>
        <w:t xml:space="preserve">The Rising of the Sun: Matins </w:t>
      </w:r>
      <w:bookmarkEnd w:id="134"/>
      <w:bookmarkEnd w:id="135"/>
      <w:bookmarkEnd w:id="136"/>
      <w:r>
        <w:t>(or Lauds)</w:t>
      </w:r>
      <w:bookmarkEnd w:id="137"/>
      <w:bookmarkEnd w:id="138"/>
      <w:bookmarkEnd w:id="139"/>
    </w:p>
    <w:p w14:paraId="3E5C38FC" w14:textId="5901D067" w:rsidR="00DE5308" w:rsidRDefault="00DE5308" w:rsidP="00DE5308">
      <w:pPr>
        <w:pStyle w:val="Heading3"/>
      </w:pPr>
      <w:bookmarkStart w:id="140" w:name="_Ref411320700"/>
      <w:r>
        <w:t>Matins</w:t>
      </w:r>
      <w:bookmarkEnd w:id="140"/>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EC501B">
        <w:t>Vespers Praise</w:t>
      </w:r>
      <w:r>
        <w:fldChar w:fldCharType="end"/>
      </w:r>
      <w:r>
        <w:t xml:space="preserve">, page </w:t>
      </w:r>
      <w:r>
        <w:fldChar w:fldCharType="begin"/>
      </w:r>
      <w:r>
        <w:instrText xml:space="preserve"> PAGEREF _Ref448228965 \h </w:instrText>
      </w:r>
      <w:r>
        <w:fldChar w:fldCharType="separate"/>
      </w:r>
      <w:r w:rsidR="00EC501B">
        <w:rPr>
          <w:noProof/>
        </w:rPr>
        <w:t>5</w:t>
      </w:r>
      <w:r>
        <w:fldChar w:fldCharType="end"/>
      </w:r>
      <w:r>
        <w:t>.</w:t>
      </w:r>
    </w:p>
    <w:p w14:paraId="59F64A80" w14:textId="77777777" w:rsidR="00495F1A" w:rsidRDefault="00495F1A" w:rsidP="00495F1A">
      <w:pPr>
        <w:pStyle w:val="Heading2"/>
      </w:pPr>
      <w:bookmarkStart w:id="141" w:name="_Toc410196185"/>
      <w:bookmarkStart w:id="142" w:name="_Toc410196427"/>
      <w:bookmarkStart w:id="143" w:name="_Toc410196929"/>
      <w:bookmarkStart w:id="144" w:name="_Toc448696622"/>
      <w:bookmarkStart w:id="145" w:name="Prime"/>
      <w:r>
        <w:lastRenderedPageBreak/>
        <w:t>Early Morning: Prime (The First Hour)</w:t>
      </w:r>
      <w:bookmarkEnd w:id="141"/>
      <w:bookmarkEnd w:id="142"/>
      <w:bookmarkEnd w:id="143"/>
      <w:bookmarkEnd w:id="144"/>
    </w:p>
    <w:bookmarkStart w:id="146" w:name="_Ref435799261" w:displacedByCustomXml="next"/>
    <w:bookmarkStart w:id="147" w:name="_Ref435799254" w:displacedByCustomXml="next"/>
    <w:bookmarkStart w:id="148" w:name="_Ref435789629" w:displacedByCustomXml="next"/>
    <w:bookmarkStart w:id="149" w:name="_Ref435789623" w:displacedByCustomXml="next"/>
    <w:bookmarkStart w:id="150" w:name="_Ref435434342" w:displacedByCustomXml="next"/>
    <w:bookmarkStart w:id="151" w:name="_Ref435434336" w:displacedByCustomXml="next"/>
    <w:bookmarkStart w:id="152" w:name="_Toc410196930" w:displacedByCustomXml="next"/>
    <w:bookmarkStart w:id="153" w:name="_Toc410196428" w:displacedByCustomXml="next"/>
    <w:bookmarkStart w:id="154" w:name="_Toc410196186"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EC501B">
              <w:rPr>
                <w:noProof/>
                <w:webHidden/>
              </w:rPr>
              <w:t>67</w:t>
            </w:r>
            <w:r w:rsidR="00E35F1F">
              <w:rPr>
                <w:noProof/>
                <w:webHidden/>
              </w:rPr>
              <w:fldChar w:fldCharType="end"/>
            </w:r>
          </w:hyperlink>
        </w:p>
        <w:p w14:paraId="0BBF1C4E" w14:textId="3E9417AD" w:rsidR="00E35F1F" w:rsidRDefault="008B7CFC">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EC501B">
              <w:rPr>
                <w:noProof/>
                <w:webHidden/>
              </w:rPr>
              <w:t>73</w:t>
            </w:r>
            <w:r w:rsidR="00E35F1F">
              <w:rPr>
                <w:noProof/>
                <w:webHidden/>
              </w:rPr>
              <w:fldChar w:fldCharType="end"/>
            </w:r>
          </w:hyperlink>
        </w:p>
        <w:p w14:paraId="3DAD865F" w14:textId="5863DFCF" w:rsidR="00E35F1F" w:rsidRDefault="008B7CFC">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EC501B">
              <w:rPr>
                <w:noProof/>
                <w:webHidden/>
              </w:rPr>
              <w:t>84</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5" w:name="_Ref448061221"/>
      <w:bookmarkStart w:id="156" w:name="_Toc448227465"/>
      <w:r>
        <w:lastRenderedPageBreak/>
        <w:t>The Psalms of Prime</w:t>
      </w:r>
      <w:bookmarkEnd w:id="154"/>
      <w:bookmarkEnd w:id="153"/>
      <w:bookmarkEnd w:id="152"/>
      <w:bookmarkEnd w:id="151"/>
      <w:bookmarkEnd w:id="150"/>
      <w:bookmarkEnd w:id="149"/>
      <w:bookmarkEnd w:id="148"/>
      <w:bookmarkEnd w:id="147"/>
      <w:bookmarkEnd w:id="146"/>
      <w:bookmarkEnd w:id="155"/>
      <w:bookmarkEnd w:id="156"/>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EC501B">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EC501B">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7" w:name="_Ref442855527"/>
      <w:r>
        <w:t>Ephesians</w:t>
      </w:r>
      <w:r w:rsidR="00CC066E">
        <w:t xml:space="preserve"> 4:1 5</w:t>
      </w:r>
      <w:bookmarkEnd w:id="157"/>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8" w:name="_Ref434575533"/>
      <w:r>
        <w:rPr>
          <w:lang w:val="en-GB"/>
        </w:rPr>
        <w:t>The Psalm</w:t>
      </w:r>
      <w:r w:rsidR="00F14AA6">
        <w:rPr>
          <w:lang w:val="en-GB"/>
        </w:rPr>
        <w:t>s of Early Morning (Prime)</w:t>
      </w:r>
      <w:bookmarkEnd w:id="158"/>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EC501B">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EC501B">
        <w:rPr>
          <w:noProof/>
        </w:rPr>
        <w:t>103</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EC501B">
        <w:t>Psalm</w:t>
      </w:r>
      <w:r w:rsidR="00EC501B" w:rsidRPr="00AB1781">
        <w:t xml:space="preserve"> 2</w:t>
      </w:r>
      <w:r w:rsidR="00EC501B">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EC501B">
        <w:rPr>
          <w:noProof/>
        </w:rPr>
        <w:t>103</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EC501B">
        <w:t>Psalm</w:t>
      </w:r>
      <w:r w:rsidR="00EC501B" w:rsidRPr="00AB1781">
        <w:t xml:space="preserve"> 3</w:t>
      </w:r>
      <w:r w:rsidR="00EC501B">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EC501B">
        <w:rPr>
          <w:noProof/>
        </w:rPr>
        <w:t>105</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EC501B">
        <w:t>Psalm</w:t>
      </w:r>
      <w:r w:rsidR="00EC501B" w:rsidRPr="00AB1781">
        <w:t xml:space="preserve"> 4</w:t>
      </w:r>
      <w:r w:rsidR="00EC501B">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EC501B">
        <w:rPr>
          <w:noProof/>
        </w:rPr>
        <w:t>106</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EC501B">
        <w:t>Psalm</w:t>
      </w:r>
      <w:r w:rsidR="00EC501B" w:rsidRPr="00AB1781">
        <w:t xml:space="preserve"> 5</w:t>
      </w:r>
      <w:r w:rsidR="00EC501B">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EC501B">
        <w:rPr>
          <w:noProof/>
        </w:rPr>
        <w:t>107</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EC501B">
        <w:t>Psalm</w:t>
      </w:r>
      <w:r w:rsidR="00EC501B" w:rsidRPr="00AB1781">
        <w:t xml:space="preserve"> 6</w:t>
      </w:r>
      <w:r w:rsidR="00EC501B">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EC501B">
        <w:rPr>
          <w:noProof/>
        </w:rPr>
        <w:t>108</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EC501B">
        <w:t>Psalm</w:t>
      </w:r>
      <w:r w:rsidR="00EC501B" w:rsidRPr="00AB1781">
        <w:t xml:space="preserve"> 8</w:t>
      </w:r>
      <w:r w:rsidR="00EC501B">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EC501B">
        <w:rPr>
          <w:noProof/>
        </w:rPr>
        <w:t>111</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EC501B">
        <w:t>Psalm</w:t>
      </w:r>
      <w:r w:rsidR="00EC501B" w:rsidRPr="00AB1781">
        <w:t xml:space="preserve"> 11</w:t>
      </w:r>
      <w:r w:rsidR="00EC501B">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EC501B">
        <w:rPr>
          <w:noProof/>
        </w:rPr>
        <w:t>116</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EC501B">
        <w:t>Psalm</w:t>
      </w:r>
      <w:r w:rsidR="00EC501B" w:rsidRPr="00AB1781">
        <w:t xml:space="preserve"> 12</w:t>
      </w:r>
      <w:r w:rsidR="00EC501B">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EC501B">
        <w:rPr>
          <w:noProof/>
        </w:rPr>
        <w:t>117</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EC501B">
        <w:t>Psalm</w:t>
      </w:r>
      <w:r w:rsidR="00EC501B" w:rsidRPr="00AB1781">
        <w:t xml:space="preserve"> 14</w:t>
      </w:r>
      <w:r w:rsidR="00EC501B">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EC501B">
        <w:rPr>
          <w:noProof/>
        </w:rPr>
        <w:t>118</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EC501B">
        <w:t>Psalm</w:t>
      </w:r>
      <w:r w:rsidR="00EC501B" w:rsidRPr="00AB1781">
        <w:t xml:space="preserve"> 15</w:t>
      </w:r>
      <w:r w:rsidR="00EC501B">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EC501B">
        <w:rPr>
          <w:noProof/>
        </w:rPr>
        <w:t>119</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EC501B">
        <w:t>Psalm</w:t>
      </w:r>
      <w:r w:rsidR="00EC501B" w:rsidRPr="00AB1781">
        <w:t xml:space="preserve"> 18</w:t>
      </w:r>
      <w:r w:rsidR="00EC501B">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EC501B">
        <w:rPr>
          <w:noProof/>
        </w:rPr>
        <w:t>126</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EC501B">
        <w:t>Psalm</w:t>
      </w:r>
      <w:r w:rsidR="00EC501B" w:rsidRPr="00AB1781">
        <w:t xml:space="preserve"> 24</w:t>
      </w:r>
      <w:r w:rsidR="00EC501B">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EC501B">
        <w:rPr>
          <w:noProof/>
        </w:rPr>
        <w:t>134</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EC501B">
        <w:t>Psalm</w:t>
      </w:r>
      <w:r w:rsidR="00EC501B" w:rsidRPr="00AB1781">
        <w:t xml:space="preserve"> 26</w:t>
      </w:r>
      <w:r w:rsidR="00EC501B">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EC501B">
        <w:rPr>
          <w:noProof/>
        </w:rPr>
        <w:t>138</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EC501B">
        <w:t>Psalm</w:t>
      </w:r>
      <w:r w:rsidR="00EC501B" w:rsidRPr="00AB1781">
        <w:t xml:space="preserve"> 62</w:t>
      </w:r>
      <w:r w:rsidR="00EC501B">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EC501B">
        <w:rPr>
          <w:noProof/>
        </w:rPr>
        <w:t>193</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EC501B">
        <w:t>Psalm</w:t>
      </w:r>
      <w:r w:rsidR="00EC501B" w:rsidRPr="00AB1781">
        <w:t xml:space="preserve"> 66</w:t>
      </w:r>
      <w:r w:rsidR="00EC501B">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EC501B">
        <w:rPr>
          <w:noProof/>
        </w:rPr>
        <w:t>198</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EC501B">
        <w:t>Psalm</w:t>
      </w:r>
      <w:r w:rsidR="00EC501B" w:rsidRPr="00AB1781">
        <w:t xml:space="preserve"> 69</w:t>
      </w:r>
      <w:r w:rsidR="00EC501B">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EC501B">
        <w:rPr>
          <w:noProof/>
        </w:rPr>
        <w:t>205</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EC501B">
        <w:t>Psalm</w:t>
      </w:r>
      <w:r w:rsidR="00EC501B" w:rsidRPr="00AB1781">
        <w:t xml:space="preserve"> 112</w:t>
      </w:r>
      <w:r w:rsidR="00EC501B">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EC501B">
        <w:rPr>
          <w:noProof/>
        </w:rPr>
        <w:t>280</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EC501B">
        <w:t>Psalm</w:t>
      </w:r>
      <w:r w:rsidR="00EC501B" w:rsidRPr="00AB1781">
        <w:t xml:space="preserve"> 142</w:t>
      </w:r>
      <w:r w:rsidR="00EC501B">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EC501B">
        <w:rPr>
          <w:noProof/>
        </w:rPr>
        <w:t>330</w:t>
      </w:r>
      <w:r w:rsidR="003A78C2">
        <w:fldChar w:fldCharType="end"/>
      </w:r>
    </w:p>
    <w:p w14:paraId="3CD7FD72" w14:textId="4F43604B" w:rsidR="00CC066E" w:rsidRDefault="00CC066E" w:rsidP="00CC066E">
      <w:pPr>
        <w:pStyle w:val="Heading5"/>
      </w:pPr>
      <w:bookmarkStart w:id="159" w:name="_Ref435799363"/>
      <w:r>
        <w:t>T</w:t>
      </w:r>
      <w:r w:rsidR="00AB78C6">
        <w:t>he Gospel from Saint John</w:t>
      </w:r>
      <w:r>
        <w:t xml:space="preserve"> 1:1 17</w:t>
      </w:r>
      <w:bookmarkEnd w:id="159"/>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4"/>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5"/>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6"/>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EC501B">
        <w:rPr>
          <w:noProof/>
        </w:rPr>
        <w:t>73</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EC501B">
        <w:rPr>
          <w:noProof/>
        </w:rPr>
        <w:t>84</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0" w:name="_Toc410196187"/>
      <w:bookmarkStart w:id="161" w:name="_Toc410196429"/>
      <w:bookmarkStart w:id="162"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48227466"/>
      <w:r>
        <w:lastRenderedPageBreak/>
        <w:t>The Doxology of Prime</w:t>
      </w:r>
      <w:bookmarkEnd w:id="160"/>
      <w:bookmarkEnd w:id="161"/>
      <w:bookmarkEnd w:id="162"/>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8"/>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7"/>
            <w:r>
              <w:t>That gives light,</w:t>
            </w:r>
            <w:commentRangeEnd w:id="167"/>
            <w:r>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19"/>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EC501B">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EC501B">
        <w:rPr>
          <w:noProof/>
        </w:rPr>
        <w:t>470</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48227467"/>
      <w:r>
        <w:lastRenderedPageBreak/>
        <w:t>The Raising of Morning Incense</w:t>
      </w:r>
      <w:bookmarkEnd w:id="169"/>
      <w:bookmarkEnd w:id="170"/>
      <w:bookmarkEnd w:id="171"/>
      <w:bookmarkEnd w:id="172"/>
      <w:bookmarkEnd w:id="176"/>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EC501B" w:rsidRPr="00EC501B">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EC501B">
        <w:rPr>
          <w:i/>
          <w:noProof/>
        </w:rPr>
        <w:t>553</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48696623"/>
      <w:bookmarkEnd w:id="145"/>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EC501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EC501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EC501B">
        <w:t>Psalm</w:t>
      </w:r>
      <w:r w:rsidR="00EC501B" w:rsidRPr="00AB1781">
        <w:t xml:space="preserve"> 19</w:t>
      </w:r>
      <w:r w:rsidR="00EC501B">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EC501B">
        <w:rPr>
          <w:noProof/>
        </w:rPr>
        <w:t>127</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EC501B">
        <w:t>Psalm</w:t>
      </w:r>
      <w:r w:rsidR="00EC501B" w:rsidRPr="00AB1781">
        <w:t xml:space="preserve"> 22</w:t>
      </w:r>
      <w:r w:rsidR="00EC501B">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EC501B">
        <w:rPr>
          <w:noProof/>
        </w:rPr>
        <w:t>132</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EC501B">
        <w:t>Psalm</w:t>
      </w:r>
      <w:r w:rsidR="00EC501B" w:rsidRPr="00AB1781">
        <w:t xml:space="preserve"> 23</w:t>
      </w:r>
      <w:r w:rsidR="00EC501B">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EC501B">
        <w:rPr>
          <w:noProof/>
        </w:rPr>
        <w:t>133</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EC501B">
        <w:t>Psalm</w:t>
      </w:r>
      <w:r w:rsidR="00EC501B" w:rsidRPr="00AB1781">
        <w:t xml:space="preserve"> 25</w:t>
      </w:r>
      <w:r w:rsidR="00EC501B">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EC501B">
        <w:rPr>
          <w:noProof/>
        </w:rPr>
        <w:t>136</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EC501B">
        <w:t>Psalm</w:t>
      </w:r>
      <w:r w:rsidR="00EC501B" w:rsidRPr="00AB1781">
        <w:t xml:space="preserve"> 28</w:t>
      </w:r>
      <w:r w:rsidR="00EC501B">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EC501B">
        <w:rPr>
          <w:noProof/>
        </w:rPr>
        <w:t>140</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EC501B">
        <w:t>Psalm</w:t>
      </w:r>
      <w:r w:rsidR="00EC501B" w:rsidRPr="00AB1781">
        <w:t xml:space="preserve"> 29</w:t>
      </w:r>
      <w:r w:rsidR="00EC501B">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EC501B">
        <w:rPr>
          <w:noProof/>
        </w:rPr>
        <w:t>142</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EC501B">
        <w:t>Psalm</w:t>
      </w:r>
      <w:r w:rsidR="00EC501B" w:rsidRPr="00AB1781">
        <w:t xml:space="preserve"> 33</w:t>
      </w:r>
      <w:r w:rsidR="00EC501B">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EC501B">
        <w:rPr>
          <w:noProof/>
        </w:rPr>
        <w:t>149</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EC501B">
        <w:t>Psalm</w:t>
      </w:r>
      <w:r w:rsidR="00EC501B" w:rsidRPr="00AB1781">
        <w:t xml:space="preserve"> 40</w:t>
      </w:r>
      <w:r w:rsidR="00EC501B">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EC501B">
        <w:rPr>
          <w:noProof/>
        </w:rPr>
        <w:t>163</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EC501B">
        <w:t>Psalm</w:t>
      </w:r>
      <w:r w:rsidR="00EC501B" w:rsidRPr="00AB1781">
        <w:t xml:space="preserve"> 42</w:t>
      </w:r>
      <w:r w:rsidR="00EC501B">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EC501B">
        <w:rPr>
          <w:noProof/>
        </w:rPr>
        <w:t>165</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EC501B">
        <w:t>Psalm</w:t>
      </w:r>
      <w:r w:rsidR="00EC501B" w:rsidRPr="00AB1781">
        <w:t xml:space="preserve"> 44</w:t>
      </w:r>
      <w:r w:rsidR="00EC501B">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EC501B">
        <w:rPr>
          <w:noProof/>
        </w:rPr>
        <w:t>169</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EC501B">
        <w:t>Psalm</w:t>
      </w:r>
      <w:r w:rsidR="00EC501B" w:rsidRPr="00AB1781">
        <w:t xml:space="preserve"> 45</w:t>
      </w:r>
      <w:r w:rsidR="00EC501B">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EC501B">
        <w:rPr>
          <w:noProof/>
        </w:rPr>
        <w:t>170</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EC501B">
        <w:t>Psalm</w:t>
      </w:r>
      <w:r w:rsidR="00EC501B" w:rsidRPr="00AB1781">
        <w:t xml:space="preserve"> 46</w:t>
      </w:r>
      <w:r w:rsidR="00EC501B">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EC501B">
        <w:rPr>
          <w:noProof/>
        </w:rPr>
        <w:t>171</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48696624"/>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EC501B">
        <w:t>Psalm</w:t>
      </w:r>
      <w:r w:rsidR="00EC501B" w:rsidRPr="00AB1781">
        <w:t xml:space="preserve"> 53</w:t>
      </w:r>
      <w:r w:rsidR="00EC501B">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EC501B">
        <w:rPr>
          <w:noProof/>
        </w:rPr>
        <w:t>181</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EC501B">
        <w:t>Psalm</w:t>
      </w:r>
      <w:r w:rsidR="00EC501B" w:rsidRPr="00AB1781">
        <w:t xml:space="preserve"> 56</w:t>
      </w:r>
      <w:r w:rsidR="00EC501B">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EC501B">
        <w:rPr>
          <w:noProof/>
        </w:rPr>
        <w:t>186</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EC501B">
        <w:t>Psalm</w:t>
      </w:r>
      <w:r w:rsidR="00EC501B" w:rsidRPr="00AB1781">
        <w:t xml:space="preserve"> 60</w:t>
      </w:r>
      <w:r w:rsidR="00EC501B">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EC501B">
        <w:rPr>
          <w:noProof/>
        </w:rPr>
        <w:t>191</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EC501B">
        <w:t>Psalm</w:t>
      </w:r>
      <w:r w:rsidR="00EC501B" w:rsidRPr="00AB1781">
        <w:t xml:space="preserve"> 62</w:t>
      </w:r>
      <w:r w:rsidR="00EC501B">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EC501B">
        <w:rPr>
          <w:noProof/>
        </w:rPr>
        <w:t>193</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EC501B">
        <w:t>Psalm</w:t>
      </w:r>
      <w:r w:rsidR="00EC501B" w:rsidRPr="00AB1781">
        <w:t xml:space="preserve"> 66</w:t>
      </w:r>
      <w:r w:rsidR="00EC501B">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EC501B">
        <w:rPr>
          <w:noProof/>
        </w:rPr>
        <w:t>198</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EC501B">
        <w:t>Psalm</w:t>
      </w:r>
      <w:r w:rsidR="00EC501B" w:rsidRPr="00AB1781">
        <w:t xml:space="preserve"> 66</w:t>
      </w:r>
      <w:r w:rsidR="00EC501B">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EC501B">
        <w:rPr>
          <w:noProof/>
        </w:rPr>
        <w:t>198</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EC501B">
        <w:t>Psalm</w:t>
      </w:r>
      <w:r w:rsidR="00EC501B" w:rsidRPr="00AB1781">
        <w:t xml:space="preserve"> 83</w:t>
      </w:r>
      <w:r w:rsidR="00EC501B">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EC501B">
        <w:rPr>
          <w:noProof/>
        </w:rPr>
        <w:t>230</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EC501B">
        <w:t>Psalm</w:t>
      </w:r>
      <w:r w:rsidR="00EC501B" w:rsidRPr="00AB1781">
        <w:t xml:space="preserve"> 84</w:t>
      </w:r>
      <w:r w:rsidR="00EC501B">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EC501B">
        <w:rPr>
          <w:noProof/>
        </w:rPr>
        <w:t>232</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EC501B">
        <w:t>Psalm</w:t>
      </w:r>
      <w:r w:rsidR="00EC501B" w:rsidRPr="00AB1781">
        <w:t xml:space="preserve"> 85</w:t>
      </w:r>
      <w:r w:rsidR="00EC501B">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EC501B">
        <w:rPr>
          <w:noProof/>
        </w:rPr>
        <w:t>233</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EC501B">
        <w:t>Psalm</w:t>
      </w:r>
      <w:r w:rsidR="00EC501B" w:rsidRPr="00AB1781">
        <w:t xml:space="preserve"> 86</w:t>
      </w:r>
      <w:r w:rsidR="00EC501B">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EC501B">
        <w:rPr>
          <w:noProof/>
        </w:rPr>
        <w:t>235</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EC501B">
        <w:t>Psalm</w:t>
      </w:r>
      <w:r w:rsidR="00EC501B" w:rsidRPr="00AB1781">
        <w:t xml:space="preserve"> 90</w:t>
      </w:r>
      <w:r w:rsidR="00EC501B">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EC501B">
        <w:rPr>
          <w:noProof/>
        </w:rPr>
        <w:t>243</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EC501B">
        <w:t>Psalm</w:t>
      </w:r>
      <w:r w:rsidR="00EC501B" w:rsidRPr="00AB1781">
        <w:t xml:space="preserve"> 92</w:t>
      </w:r>
      <w:r w:rsidR="00EC501B">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EC501B">
        <w:rPr>
          <w:noProof/>
        </w:rPr>
        <w:t>246</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1"/>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Life 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77777777" w:rsidR="00984EE6" w:rsidRDefault="00984EE6" w:rsidP="00984EE6">
      <w:pPr>
        <w:pStyle w:val="Rubric"/>
      </w:pPr>
      <w:commentRangeStart w:id="204"/>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4"/>
      <w:r w:rsidR="00180AE1">
        <w:rPr>
          <w:rStyle w:val="CommentReference"/>
          <w:i w:val="0"/>
        </w:rPr>
        <w:commentReference w:id="204"/>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5" w:name="_Toc410196193"/>
      <w:bookmarkStart w:id="206" w:name="_Toc410196435"/>
      <w:bookmarkStart w:id="207" w:name="_Toc410196937"/>
      <w:bookmarkStart w:id="208" w:name="_Toc448696625"/>
      <w:r>
        <w:lastRenderedPageBreak/>
        <w:t>Afternoon (The Ninth Hour)</w:t>
      </w:r>
      <w:bookmarkEnd w:id="205"/>
      <w:bookmarkEnd w:id="206"/>
      <w:bookmarkEnd w:id="207"/>
      <w:bookmarkEnd w:id="208"/>
    </w:p>
    <w:p w14:paraId="76CF3E2D" w14:textId="77777777" w:rsidR="00495F1A" w:rsidRDefault="00495F1A" w:rsidP="00495F1A">
      <w:pPr>
        <w:pStyle w:val="Heading3"/>
      </w:pPr>
      <w:bookmarkStart w:id="209" w:name="_Toc410196194"/>
      <w:bookmarkStart w:id="210" w:name="_Toc410196436"/>
      <w:bookmarkStart w:id="211" w:name="_Toc410196938"/>
      <w:bookmarkStart w:id="212" w:name="_Ref435434381"/>
      <w:bookmarkStart w:id="213" w:name="_Ref435434387"/>
      <w:r>
        <w:t>The Psalms of the Ninth Hour</w:t>
      </w:r>
      <w:bookmarkEnd w:id="209"/>
      <w:bookmarkEnd w:id="210"/>
      <w:bookmarkEnd w:id="211"/>
      <w:bookmarkEnd w:id="212"/>
      <w:bookmarkEnd w:id="213"/>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4" w:name="_Ref434576482"/>
      <w:r>
        <w:rPr>
          <w:lang w:val="en-GB"/>
        </w:rPr>
        <w:t>The Psalms</w:t>
      </w:r>
      <w:r w:rsidR="00F14AA6">
        <w:rPr>
          <w:lang w:val="en-GB"/>
        </w:rPr>
        <w:t xml:space="preserve"> of the Afternoon (Ninth hour)</w:t>
      </w:r>
      <w:bookmarkEnd w:id="214"/>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EC501B">
        <w:t>Psalm</w:t>
      </w:r>
      <w:r w:rsidR="00EC501B" w:rsidRPr="00AB1781">
        <w:t xml:space="preserve"> 95</w:t>
      </w:r>
      <w:r w:rsidR="00EC501B">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EC501B">
        <w:rPr>
          <w:noProof/>
        </w:rPr>
        <w:t>249</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EC501B">
        <w:t>Psalm</w:t>
      </w:r>
      <w:r w:rsidR="00EC501B" w:rsidRPr="00AB1781">
        <w:t xml:space="preserve"> 96</w:t>
      </w:r>
      <w:r w:rsidR="00EC501B">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EC501B">
        <w:rPr>
          <w:noProof/>
        </w:rPr>
        <w:t>251</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EC501B">
        <w:t>Psalm</w:t>
      </w:r>
      <w:r w:rsidR="00EC501B" w:rsidRPr="00AB1781">
        <w:t xml:space="preserve"> 97</w:t>
      </w:r>
      <w:r w:rsidR="00EC501B">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EC501B">
        <w:rPr>
          <w:noProof/>
        </w:rPr>
        <w:t>252</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EC501B">
        <w:t>Psalm</w:t>
      </w:r>
      <w:r w:rsidR="00EC501B" w:rsidRPr="00AB1781">
        <w:t xml:space="preserve"> 98</w:t>
      </w:r>
      <w:r w:rsidR="00EC501B">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EC501B">
        <w:rPr>
          <w:noProof/>
        </w:rPr>
        <w:t>253</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EC501B">
        <w:t>Psalm</w:t>
      </w:r>
      <w:r w:rsidR="00EC501B" w:rsidRPr="00AB1781">
        <w:t xml:space="preserve"> 99</w:t>
      </w:r>
      <w:r w:rsidR="00EC501B">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EC501B">
        <w:rPr>
          <w:noProof/>
        </w:rPr>
        <w:t>254</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EC501B">
        <w:t>Psalm</w:t>
      </w:r>
      <w:r w:rsidR="00EC501B" w:rsidRPr="00AB1781">
        <w:t xml:space="preserve"> 100</w:t>
      </w:r>
      <w:r w:rsidR="00EC501B">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EC501B">
        <w:rPr>
          <w:noProof/>
        </w:rPr>
        <w:t>255</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EC501B">
        <w:t>Psalm</w:t>
      </w:r>
      <w:r w:rsidR="00EC501B" w:rsidRPr="00AB1781">
        <w:t xml:space="preserve"> 109</w:t>
      </w:r>
      <w:r w:rsidR="00EC501B">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EC501B">
        <w:rPr>
          <w:noProof/>
        </w:rPr>
        <w:t>277</w:t>
      </w:r>
      <w:r w:rsidR="003A78C2">
        <w:fldChar w:fldCharType="end"/>
      </w:r>
    </w:p>
    <w:commentRangeStart w:id="215"/>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EC501B">
        <w:t>Psalm</w:t>
      </w:r>
      <w:r w:rsidR="00EC501B" w:rsidRPr="00AB1781">
        <w:t xml:space="preserve"> 110</w:t>
      </w:r>
      <w:r w:rsidR="00EC501B">
        <w:t>: “I will confess You, O Lord, with my whole heart”</w:t>
      </w:r>
      <w:r>
        <w:fldChar w:fldCharType="end"/>
      </w:r>
      <w:commentRangeEnd w:id="215"/>
      <w:r w:rsidR="00984EE6">
        <w:rPr>
          <w:rStyle w:val="CommentReference"/>
          <w:rFonts w:eastAsiaTheme="minorHAnsi" w:cstheme="minorBidi"/>
          <w:color w:val="auto"/>
          <w:lang w:val="en-CA"/>
        </w:rPr>
        <w:commentReference w:id="215"/>
      </w:r>
      <w:r w:rsidR="00075EAD">
        <w:tab/>
      </w:r>
      <w:r>
        <w:fldChar w:fldCharType="begin"/>
      </w:r>
      <w:r w:rsidR="00075EAD">
        <w:instrText xml:space="preserve"> PAGEREF _Ref412111792 \h </w:instrText>
      </w:r>
      <w:r>
        <w:fldChar w:fldCharType="separate"/>
      </w:r>
      <w:r w:rsidR="00EC501B">
        <w:rPr>
          <w:noProof/>
        </w:rPr>
        <w:t>278</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EC501B">
        <w:t>Psalm</w:t>
      </w:r>
      <w:r w:rsidR="00EC501B" w:rsidRPr="00AB1781">
        <w:t xml:space="preserve"> 111</w:t>
      </w:r>
      <w:r w:rsidR="00EC501B">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EC501B">
        <w:rPr>
          <w:noProof/>
        </w:rPr>
        <w:t>279</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EC501B">
        <w:t>Psalm</w:t>
      </w:r>
      <w:r w:rsidR="00EC501B" w:rsidRPr="00AB1781">
        <w:t xml:space="preserve"> 112</w:t>
      </w:r>
      <w:r w:rsidR="00EC501B">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EC501B">
        <w:rPr>
          <w:noProof/>
        </w:rPr>
        <w:t>280</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EC501B">
        <w:t>Psalm</w:t>
      </w:r>
      <w:r w:rsidR="00EC501B" w:rsidRPr="00AB1781">
        <w:t xml:space="preserve"> 114</w:t>
      </w:r>
      <w:r w:rsidR="00EC501B">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EC501B">
        <w:rPr>
          <w:noProof/>
        </w:rPr>
        <w:t>284</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EC501B">
        <w:t>Psalm</w:t>
      </w:r>
      <w:r w:rsidR="00EC501B" w:rsidRPr="00AB1781">
        <w:t xml:space="preserve"> 115</w:t>
      </w:r>
      <w:r w:rsidR="00EC501B">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EC501B">
        <w:rPr>
          <w:noProof/>
        </w:rPr>
        <w:t>285</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6" w:name="_Toc410196195"/>
      <w:bookmarkStart w:id="217" w:name="_Toc410196437"/>
      <w:bookmarkStart w:id="218"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9" w:name="_Toc448696626"/>
      <w:r>
        <w:lastRenderedPageBreak/>
        <w:t>The Book of the Psalter</w:t>
      </w:r>
      <w:bookmarkEnd w:id="216"/>
      <w:bookmarkEnd w:id="217"/>
      <w:bookmarkEnd w:id="218"/>
      <w:bookmarkEnd w:id="219"/>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EC501B">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EC501B" w:rsidRPr="00AB1781">
              <w:t>K</w:t>
            </w:r>
            <w:r w:rsidR="00EC501B">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EC501B">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EC501B">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EC501B" w:rsidRPr="00AB1781">
              <w:t>K</w:t>
            </w:r>
            <w:r w:rsidR="00EC501B">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EC501B" w:rsidRPr="00AB1781">
              <w:t>K</w:t>
            </w:r>
            <w:r w:rsidR="00EC501B">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EC501B">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EC501B" w:rsidRPr="00AB1781">
              <w:t>K</w:t>
            </w:r>
            <w:r w:rsidR="00EC501B">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EC501B" w:rsidRPr="00AB1781">
              <w:t>K</w:t>
            </w:r>
            <w:r w:rsidR="00EC501B">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EC501B" w:rsidRPr="00AB1781">
              <w:t>K</w:t>
            </w:r>
            <w:r w:rsidR="00EC501B">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EC501B">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EC501B">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EC501B">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EC501B">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EC501B" w:rsidRPr="00AB1781">
              <w:t>K</w:t>
            </w:r>
            <w:r w:rsidR="00EC501B">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EC501B">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EC501B" w:rsidRPr="00AB1781">
              <w:t>K</w:t>
            </w:r>
            <w:r w:rsidR="00EC501B">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EC501B">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EC501B" w:rsidRPr="00AB1781">
              <w:t>K</w:t>
            </w:r>
            <w:r w:rsidR="00EC501B">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EC501B" w:rsidRPr="00AB1781">
              <w:t>K</w:t>
            </w:r>
            <w:r w:rsidR="00EC501B">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EC501B">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EC501B" w:rsidRPr="00AB1781">
              <w:t>K</w:t>
            </w:r>
            <w:r w:rsidR="00EC501B">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EC501B" w:rsidRPr="00AB1781">
              <w:t>K</w:t>
            </w:r>
            <w:r w:rsidR="00EC501B">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EC501B" w:rsidRPr="00AB1781">
              <w:t>K</w:t>
            </w:r>
            <w:r w:rsidR="00EC501B">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EC501B">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EC501B" w:rsidRPr="00AB1781">
              <w:t>K</w:t>
            </w:r>
            <w:r w:rsidR="00EC501B">
              <w:t>athisma</w:t>
            </w:r>
            <w:r w:rsidR="00EC501B" w:rsidRPr="00AB1781">
              <w:t xml:space="preserve"> 1</w:t>
            </w:r>
            <w:r w:rsidR="00EC501B">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EC501B" w:rsidRPr="00AB1781">
              <w:t>K</w:t>
            </w:r>
            <w:r w:rsidR="00EC501B">
              <w:t>athisma</w:t>
            </w:r>
            <w:r w:rsidR="00EC501B" w:rsidRPr="00AB1781">
              <w:t xml:space="preserve"> 1</w:t>
            </w:r>
            <w:r w:rsidR="00EC501B">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EC501B">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EC501B">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EC501B" w:rsidRPr="00AB1781">
              <w:t>K</w:t>
            </w:r>
            <w:r w:rsidR="00EC501B">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 MERGEFORMAT </w:instrText>
            </w:r>
            <w:r>
              <w:fldChar w:fldCharType="separate"/>
            </w:r>
            <w:r w:rsidR="00EC501B" w:rsidRPr="00AB1781">
              <w:t>K</w:t>
            </w:r>
            <w:r w:rsidR="00EC501B">
              <w:t>athisma 3</w:t>
            </w:r>
            <w:r>
              <w:fldChar w:fldCharType="end"/>
            </w:r>
            <w:r>
              <w:t xml:space="preserve">, </w:t>
            </w:r>
            <w:r w:rsidR="00D016DC">
              <w:fldChar w:fldCharType="begin"/>
            </w:r>
            <w:r w:rsidR="00D016DC">
              <w:instrText xml:space="preserve"> REF _Ref435990049 \h </w:instrText>
            </w:r>
            <w:r w:rsidR="00D016DC">
              <w:fldChar w:fldCharType="separate"/>
            </w:r>
            <w:r w:rsidR="00EC501B">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EC501B">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EC501B" w:rsidRPr="00AB1781">
              <w:t>K</w:t>
            </w:r>
            <w:r w:rsidR="00EC501B">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EC501B" w:rsidRPr="00AB1781">
              <w:t>K</w:t>
            </w:r>
            <w:r w:rsidR="00EC501B">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EC501B">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EC501B" w:rsidRPr="00AB1781">
              <w:t>K</w:t>
            </w:r>
            <w:r w:rsidR="00EC501B">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EC501B" w:rsidRPr="00AB1781">
              <w:t>K</w:t>
            </w:r>
            <w:r w:rsidR="00EC501B">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EC501B">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EC501B" w:rsidRPr="00AB1781">
              <w:t>K</w:t>
            </w:r>
            <w:r w:rsidR="00EC501B">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EC501B">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EC501B">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EC501B">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0"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EC501B" w:rsidRPr="00AB1781">
              <w:t>K</w:t>
            </w:r>
            <w:r w:rsidR="00EC501B">
              <w:t>athisma 20</w:t>
            </w:r>
            <w:r>
              <w:fldChar w:fldCharType="end"/>
            </w:r>
            <w:r>
              <w:t>,</w:t>
            </w:r>
            <w:bookmarkEnd w:id="220"/>
            <w:r>
              <w:t xml:space="preserve"> </w:t>
            </w:r>
            <w:r w:rsidR="00D44900">
              <w:fldChar w:fldCharType="begin"/>
            </w:r>
            <w:r w:rsidR="00D44900">
              <w:instrText xml:space="preserve"> REF _Ref439535283 \h </w:instrText>
            </w:r>
            <w:r w:rsidR="00D44900">
              <w:fldChar w:fldCharType="separate"/>
            </w:r>
            <w:r w:rsidR="00EC501B">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EC501B" w:rsidRPr="00AB1781">
              <w:t>K</w:t>
            </w:r>
            <w:r w:rsidR="00EC501B">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EC501B" w:rsidRPr="00AB1781">
              <w:t>K</w:t>
            </w:r>
            <w:r w:rsidR="00EC501B">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EC501B">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EC501B" w:rsidRPr="00AB1781">
              <w:t>K</w:t>
            </w:r>
            <w:r w:rsidR="00EC501B">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EC501B">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EC501B" w:rsidRPr="00AB1781">
              <w:t>K</w:t>
            </w:r>
            <w:r w:rsidR="00EC501B">
              <w:t>athisma 6</w:t>
            </w:r>
            <w:r>
              <w:fldChar w:fldCharType="end"/>
            </w:r>
            <w:r>
              <w:t xml:space="preserve">, </w:t>
            </w:r>
            <w:r w:rsidR="00D016DC">
              <w:fldChar w:fldCharType="begin"/>
            </w:r>
            <w:r w:rsidR="00D016DC">
              <w:instrText xml:space="preserve"> REF _Ref435990010 \h </w:instrText>
            </w:r>
            <w:r w:rsidR="00D016DC">
              <w:fldChar w:fldCharType="separate"/>
            </w:r>
            <w:r w:rsidR="00EC501B">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EC501B" w:rsidRPr="00AB1781">
              <w:t>K</w:t>
            </w:r>
            <w:r w:rsidR="00EC501B">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EC501B" w:rsidRPr="00AB1781">
              <w:t>K</w:t>
            </w:r>
            <w:r w:rsidR="00EC501B">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EC501B" w:rsidRPr="00AB1781">
              <w:t>K</w:t>
            </w:r>
            <w:r w:rsidR="00EC501B">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EC501B">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EC501B">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EC501B" w:rsidRPr="00AB1781">
              <w:t>K</w:t>
            </w:r>
            <w:r w:rsidR="00EC501B">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EC501B">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EC501B">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EC501B">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EC501B">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 MERGEFORMAT </w:instrText>
            </w:r>
            <w:r>
              <w:fldChar w:fldCharType="separate"/>
            </w:r>
            <w:r w:rsidR="00EC501B" w:rsidRPr="00AB1781">
              <w:t>K</w:t>
            </w:r>
            <w:r w:rsidR="00EC501B">
              <w:t>athisma 3</w:t>
            </w:r>
            <w:r>
              <w:fldChar w:fldCharType="end"/>
            </w:r>
            <w:r>
              <w:t xml:space="preserve">, </w:t>
            </w:r>
            <w:r w:rsidR="00926985">
              <w:fldChar w:fldCharType="begin"/>
            </w:r>
            <w:r w:rsidR="00926985">
              <w:instrText xml:space="preserve"> REF _Ref435990049 \h </w:instrText>
            </w:r>
            <w:r w:rsidR="00926985">
              <w:fldChar w:fldCharType="separate"/>
            </w:r>
            <w:r w:rsidR="00EC501B">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EC501B">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EC501B" w:rsidRPr="00AB1781">
              <w:t>K</w:t>
            </w:r>
            <w:r w:rsidR="00EC501B">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EC501B" w:rsidRPr="00AB1781">
              <w:t>K</w:t>
            </w:r>
            <w:r w:rsidR="00EC501B">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EC501B">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EC501B" w:rsidRPr="00AB1781">
              <w:t>K</w:t>
            </w:r>
            <w:r w:rsidR="00EC501B">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EC501B" w:rsidRPr="00AB1781">
              <w:t>K</w:t>
            </w:r>
            <w:r w:rsidR="00EC501B">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EC501B" w:rsidRPr="00AB1781">
              <w:t>K</w:t>
            </w:r>
            <w:r w:rsidR="00EC501B">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EC501B" w:rsidRPr="00AB1781">
              <w:t>K</w:t>
            </w:r>
            <w:r w:rsidR="00EC501B">
              <w:t>athisma</w:t>
            </w:r>
            <w:r w:rsidR="00EC501B" w:rsidRPr="00AB1781">
              <w:t xml:space="preserve"> 1</w:t>
            </w:r>
            <w:r w:rsidR="00EC501B">
              <w:t>1</w:t>
            </w:r>
            <w:r>
              <w:fldChar w:fldCharType="end"/>
            </w:r>
            <w:r w:rsidR="00926985">
              <w:t xml:space="preserve">, </w:t>
            </w:r>
            <w:r w:rsidR="00926985">
              <w:fldChar w:fldCharType="begin"/>
            </w:r>
            <w:r w:rsidR="00926985">
              <w:instrText xml:space="preserve"> REF _Ref435990025 \h </w:instrText>
            </w:r>
            <w:r w:rsidR="00926985">
              <w:fldChar w:fldCharType="separate"/>
            </w:r>
            <w:r w:rsidR="00EC501B">
              <w:t>Kathisma 12</w:t>
            </w:r>
            <w:r w:rsidR="00926985">
              <w:fldChar w:fldCharType="end"/>
            </w:r>
            <w:r>
              <w:t xml:space="preserve">, </w:t>
            </w:r>
            <w:r>
              <w:fldChar w:fldCharType="begin"/>
            </w:r>
            <w:r>
              <w:instrText xml:space="preserve"> REF _Ref435438606 \h  \* MERGEFORMAT </w:instrText>
            </w:r>
            <w:r>
              <w:fldChar w:fldCharType="separate"/>
            </w:r>
            <w:r w:rsidR="00EC501B" w:rsidRPr="00AB1781">
              <w:t>K</w:t>
            </w:r>
            <w:r w:rsidR="00EC501B">
              <w:t>athisma</w:t>
            </w:r>
            <w:r w:rsidR="00EC501B" w:rsidRPr="00AB1781">
              <w:t xml:space="preserve"> 1</w:t>
            </w:r>
            <w:r w:rsidR="00EC501B">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EC501B" w:rsidRPr="00AB1781">
              <w:t>K</w:t>
            </w:r>
            <w:r w:rsidR="00EC501B">
              <w:t>athisma</w:t>
            </w:r>
            <w:r w:rsidR="00EC501B" w:rsidRPr="00AB1781">
              <w:t xml:space="preserve"> 1</w:t>
            </w:r>
            <w:r w:rsidR="00EC501B">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EC501B" w:rsidRPr="00AB1781">
              <w:t>K</w:t>
            </w:r>
            <w:r w:rsidR="00EC501B">
              <w:t>athisma</w:t>
            </w:r>
            <w:r w:rsidR="00EC501B" w:rsidRPr="00AB1781">
              <w:t xml:space="preserve"> 1</w:t>
            </w:r>
            <w:r w:rsidR="00EC501B">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EC501B">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EC501B">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EC501B" w:rsidRPr="00AB1781">
              <w:t>K</w:t>
            </w:r>
            <w:r w:rsidR="00EC501B">
              <w:t>athisma</w:t>
            </w:r>
            <w:r w:rsidR="00EC501B" w:rsidRPr="00AB1781">
              <w:t xml:space="preserve"> 1</w:t>
            </w:r>
            <w:r w:rsidR="00EC501B">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EC501B" w:rsidRPr="00AB1781">
              <w:t>K</w:t>
            </w:r>
            <w:r w:rsidR="00EC501B">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EC501B">
              <w:t>Kathisma 1</w:t>
            </w:r>
            <w:r w:rsidR="00D44900">
              <w:fldChar w:fldCharType="end"/>
            </w:r>
            <w:r>
              <w:t xml:space="preserve">, </w:t>
            </w:r>
            <w:r>
              <w:fldChar w:fldCharType="begin"/>
            </w:r>
            <w:r>
              <w:instrText xml:space="preserve"> REF _Ref435438475 \h  \* MERGEFORMAT </w:instrText>
            </w:r>
            <w:r>
              <w:fldChar w:fldCharType="separate"/>
            </w:r>
            <w:r w:rsidR="00EC501B" w:rsidRPr="00AB1781">
              <w:t>K</w:t>
            </w:r>
            <w:r w:rsidR="00EC501B">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EC501B" w:rsidRPr="00AB1781">
              <w:t>K</w:t>
            </w:r>
            <w:r w:rsidR="00EC501B">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EC501B">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EC501B" w:rsidRPr="00AB1781">
              <w:t>K</w:t>
            </w:r>
            <w:r w:rsidR="00EC501B">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EC501B" w:rsidRPr="00AB1781">
              <w:t>K</w:t>
            </w:r>
            <w:r w:rsidR="00EC501B">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EC501B">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EC501B" w:rsidRPr="00AB1781">
              <w:t>K</w:t>
            </w:r>
            <w:r w:rsidR="00EC501B">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EC501B" w:rsidRPr="00AB1781">
              <w:t>K</w:t>
            </w:r>
            <w:r w:rsidR="00EC501B">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EC501B" w:rsidRPr="00AB1781">
              <w:t>K</w:t>
            </w:r>
            <w:r w:rsidR="00EC501B">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EC501B" w:rsidRPr="00AB1781">
              <w:t>K</w:t>
            </w:r>
            <w:r w:rsidR="00EC501B">
              <w:t>athisma</w:t>
            </w:r>
            <w:r w:rsidR="00EC501B" w:rsidRPr="00AB1781">
              <w:t xml:space="preserve"> 1</w:t>
            </w:r>
            <w:r w:rsidR="00EC501B">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EC501B">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 MERGEFORMAT </w:instrText>
            </w:r>
            <w:r>
              <w:fldChar w:fldCharType="separate"/>
            </w:r>
            <w:r w:rsidR="00EC501B" w:rsidRPr="00AB1781">
              <w:t>K</w:t>
            </w:r>
            <w:r w:rsidR="00EC501B">
              <w:t>athisma</w:t>
            </w:r>
            <w:r w:rsidR="00EC501B" w:rsidRPr="00AB1781">
              <w:t xml:space="preserve"> 1</w:t>
            </w:r>
            <w:r w:rsidR="00EC501B">
              <w:t>4</w:t>
            </w:r>
            <w:r>
              <w:fldChar w:fldCharType="end"/>
            </w:r>
            <w:r>
              <w:t xml:space="preserve">, </w:t>
            </w:r>
            <w:r>
              <w:fldChar w:fldCharType="begin"/>
            </w:r>
            <w:r>
              <w:instrText xml:space="preserve"> REF _Ref435438622 \h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EC501B" w:rsidRPr="00AB1781">
              <w:t>K</w:t>
            </w:r>
            <w:r w:rsidR="00EC501B">
              <w:t>athisma</w:t>
            </w:r>
            <w:r w:rsidR="00EC501B" w:rsidRPr="00AB1781">
              <w:t xml:space="preserve"> 1</w:t>
            </w:r>
            <w:r w:rsidR="00EC501B">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EC501B" w:rsidRPr="00AB1781">
              <w:t>K</w:t>
            </w:r>
            <w:r w:rsidR="00EC501B">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EC501B">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EC501B">
              <w:t>Kathisma 16</w:t>
            </w:r>
            <w:r>
              <w:fldChar w:fldCharType="end"/>
            </w:r>
            <w:r>
              <w:t xml:space="preserve">, </w:t>
            </w:r>
            <w:r>
              <w:fldChar w:fldCharType="begin"/>
            </w:r>
            <w:r>
              <w:instrText xml:space="preserve"> REF _Ref435990049 \h </w:instrText>
            </w:r>
            <w:r>
              <w:fldChar w:fldCharType="separate"/>
            </w:r>
            <w:r w:rsidR="00EC501B">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EC501B">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 MERGEFORMAT </w:instrText>
            </w:r>
            <w:r>
              <w:fldChar w:fldCharType="separate"/>
            </w:r>
            <w:r w:rsidR="00EC501B" w:rsidRPr="00AB1781">
              <w:t>K</w:t>
            </w:r>
            <w:r w:rsidR="00EC501B">
              <w:t>athisma 3</w:t>
            </w:r>
            <w:r>
              <w:fldChar w:fldCharType="end"/>
            </w:r>
            <w:r>
              <w:t xml:space="preserve">, </w:t>
            </w:r>
            <w:r>
              <w:fldChar w:fldCharType="begin"/>
            </w:r>
            <w:r>
              <w:instrText xml:space="preserve"> REF _Ref435990049 \h </w:instrText>
            </w:r>
            <w:r>
              <w:fldChar w:fldCharType="separate"/>
            </w:r>
            <w:r w:rsidR="00EC501B">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EC501B">
              <w:t>Kathisma 4</w:t>
            </w:r>
            <w:r>
              <w:fldChar w:fldCharType="end"/>
            </w:r>
            <w:r>
              <w:t xml:space="preserve">, </w:t>
            </w:r>
            <w:r>
              <w:fldChar w:fldCharType="begin"/>
            </w:r>
            <w:r>
              <w:instrText xml:space="preserve"> REF _Ref435438533 \h  \* MERGEFORMAT </w:instrText>
            </w:r>
            <w:r>
              <w:fldChar w:fldCharType="separate"/>
            </w:r>
            <w:r w:rsidR="00EC501B" w:rsidRPr="00AB1781">
              <w:t>K</w:t>
            </w:r>
            <w:r w:rsidR="00EC501B">
              <w:t>athisma 5</w:t>
            </w:r>
            <w:r>
              <w:fldChar w:fldCharType="end"/>
            </w:r>
            <w:r>
              <w:t xml:space="preserve">, </w:t>
            </w:r>
            <w:r>
              <w:fldChar w:fldCharType="begin"/>
            </w:r>
            <w:r>
              <w:instrText xml:space="preserve"> REF _Ref435438548 \h  \* MERGEFORMAT </w:instrText>
            </w:r>
            <w:r>
              <w:fldChar w:fldCharType="separate"/>
            </w:r>
            <w:r w:rsidR="00EC501B" w:rsidRPr="00AB1781">
              <w:t>K</w:t>
            </w:r>
            <w:r w:rsidR="00EC501B">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EC501B">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EC501B" w:rsidRPr="00AB1781">
              <w:t>K</w:t>
            </w:r>
            <w:r w:rsidR="00EC501B">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EC501B" w:rsidRPr="00AB1781">
              <w:t>K</w:t>
            </w:r>
            <w:r w:rsidR="00EC501B">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EC501B" w:rsidRPr="00AB1781">
              <w:t>K</w:t>
            </w:r>
            <w:r w:rsidR="00EC501B">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EC501B" w:rsidRPr="00AB1781">
              <w:t>K</w:t>
            </w:r>
            <w:r w:rsidR="00EC501B">
              <w:t>athisma</w:t>
            </w:r>
            <w:r w:rsidR="00EC501B" w:rsidRPr="00AB1781">
              <w:t xml:space="preserve"> 1</w:t>
            </w:r>
            <w:r w:rsidR="00EC501B">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EC501B">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EC501B" w:rsidRPr="00AB1781">
              <w:t>K</w:t>
            </w:r>
            <w:r w:rsidR="00EC501B">
              <w:t>athisma</w:t>
            </w:r>
            <w:r w:rsidR="00EC501B" w:rsidRPr="00AB1781">
              <w:t xml:space="preserve"> 1</w:t>
            </w:r>
            <w:r w:rsidR="00EC501B">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EC501B" w:rsidRPr="00AB1781">
              <w:t>K</w:t>
            </w:r>
            <w:r w:rsidR="00EC501B">
              <w:t>athisma</w:t>
            </w:r>
            <w:r w:rsidR="00EC501B" w:rsidRPr="00AB1781">
              <w:t xml:space="preserve"> 1</w:t>
            </w:r>
            <w:r w:rsidR="00EC501B">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EC501B" w:rsidRPr="00AB1781">
              <w:t>K</w:t>
            </w:r>
            <w:r w:rsidR="00EC501B">
              <w:t>athisma</w:t>
            </w:r>
            <w:r w:rsidR="00EC501B" w:rsidRPr="00AB1781">
              <w:t xml:space="preserve"> 1</w:t>
            </w:r>
            <w:r w:rsidR="00EC501B">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EC501B">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EC501B" w:rsidRPr="00AB1781">
              <w:t>K</w:t>
            </w:r>
            <w:r w:rsidR="00EC501B">
              <w:t>athisma 20</w:t>
            </w:r>
            <w:r>
              <w:fldChar w:fldCharType="end"/>
            </w:r>
            <w:r>
              <w:t xml:space="preserve">, </w:t>
            </w:r>
            <w:r w:rsidR="00D44900">
              <w:fldChar w:fldCharType="begin"/>
            </w:r>
            <w:r w:rsidR="00D44900">
              <w:instrText xml:space="preserve"> REF _Ref439535283 \h </w:instrText>
            </w:r>
            <w:r w:rsidR="00D44900">
              <w:fldChar w:fldCharType="separate"/>
            </w:r>
            <w:r w:rsidR="00EC501B">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EC501B" w:rsidRPr="00AB1781">
              <w:t>K</w:t>
            </w:r>
            <w:r w:rsidR="00EC501B">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EC501B" w:rsidRPr="00AB1781">
              <w:t>K</w:t>
            </w:r>
            <w:r w:rsidR="00EC501B">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EC501B">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EC501B" w:rsidRPr="00AB1781">
              <w:t>K</w:t>
            </w:r>
            <w:r w:rsidR="00EC501B">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EC501B" w:rsidRPr="00AB1781">
              <w:t>K</w:t>
            </w:r>
            <w:r w:rsidR="00EC501B">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EC501B">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EC501B" w:rsidRPr="00AB1781">
              <w:t>K</w:t>
            </w:r>
            <w:r w:rsidR="00EC501B">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EC501B" w:rsidRPr="00AB1781">
              <w:t>K</w:t>
            </w:r>
            <w:r w:rsidR="00EC501B">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EC501B" w:rsidRPr="00AB1781">
              <w:t>K</w:t>
            </w:r>
            <w:r w:rsidR="00EC501B">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EC501B" w:rsidRPr="00AB1781">
              <w:t>K</w:t>
            </w:r>
            <w:r w:rsidR="00EC501B">
              <w:t>athisma</w:t>
            </w:r>
            <w:r w:rsidR="00EC501B" w:rsidRPr="00AB1781">
              <w:t xml:space="preserve"> 1</w:t>
            </w:r>
            <w:r w:rsidR="00EC501B">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EC501B">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 MERGEFORMAT </w:instrText>
            </w:r>
            <w:r>
              <w:fldChar w:fldCharType="separate"/>
            </w:r>
            <w:r w:rsidR="00EC501B" w:rsidRPr="00AB1781">
              <w:t>K</w:t>
            </w:r>
            <w:r w:rsidR="00EC501B">
              <w:t>athisma</w:t>
            </w:r>
            <w:r w:rsidR="00EC501B" w:rsidRPr="00AB1781">
              <w:t xml:space="preserve"> 1</w:t>
            </w:r>
            <w:r w:rsidR="00EC501B">
              <w:t>4</w:t>
            </w:r>
            <w:r>
              <w:fldChar w:fldCharType="end"/>
            </w:r>
            <w:r>
              <w:t xml:space="preserve">, </w:t>
            </w:r>
            <w:r>
              <w:fldChar w:fldCharType="begin"/>
            </w:r>
            <w:r>
              <w:instrText xml:space="preserve"> REF _Ref435438622 \h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EC501B" w:rsidRPr="00AB1781">
              <w:t>K</w:t>
            </w:r>
            <w:r w:rsidR="00EC501B">
              <w:t>athisma</w:t>
            </w:r>
            <w:r w:rsidR="00EC501B" w:rsidRPr="00AB1781">
              <w:t xml:space="preserve"> 1</w:t>
            </w:r>
            <w:r w:rsidR="00EC501B">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EC501B" w:rsidRPr="00AB1781">
              <w:t>K</w:t>
            </w:r>
            <w:r w:rsidR="00EC501B">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EC501B">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EC501B">
              <w:t>Kathisma 16</w:t>
            </w:r>
            <w:r>
              <w:fldChar w:fldCharType="end"/>
            </w:r>
            <w:r>
              <w:t xml:space="preserve">, </w:t>
            </w:r>
            <w:r>
              <w:fldChar w:fldCharType="begin"/>
            </w:r>
            <w:r>
              <w:instrText xml:space="preserve"> REF _Ref435990049 \h </w:instrText>
            </w:r>
            <w:r>
              <w:fldChar w:fldCharType="separate"/>
            </w:r>
            <w:r w:rsidR="00EC501B">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EC501B">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EC501B" w:rsidRPr="00AB1781">
              <w:t>K</w:t>
            </w:r>
            <w:r w:rsidR="00EC501B">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EC501B" w:rsidRPr="00AB1781">
              <w:t>K</w:t>
            </w:r>
            <w:r w:rsidR="00EC501B">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EC501B">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EC501B" w:rsidRPr="00AB1781">
              <w:t>K</w:t>
            </w:r>
            <w:r w:rsidR="00EC501B">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EC501B" w:rsidRPr="00AB1781">
              <w:t>K</w:t>
            </w:r>
            <w:r w:rsidR="00EC501B">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EC501B">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EC501B" w:rsidRPr="00AB1781">
              <w:t>K</w:t>
            </w:r>
            <w:r w:rsidR="00EC501B">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EC501B">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EC501B" w:rsidRPr="00AB1781">
              <w:t>K</w:t>
            </w:r>
            <w:r w:rsidR="00EC501B">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EC501B" w:rsidRPr="00AB1781">
              <w:t>K</w:t>
            </w:r>
            <w:r w:rsidR="00EC501B">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EC501B">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EC501B">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EC501B" w:rsidRPr="00AB1781">
              <w:t>K</w:t>
            </w:r>
            <w:r w:rsidR="00EC501B">
              <w:t>athisma</w:t>
            </w:r>
            <w:r w:rsidR="00EC501B" w:rsidRPr="00AB1781">
              <w:t xml:space="preserve"> 1</w:t>
            </w:r>
            <w:r w:rsidR="00EC501B">
              <w:t>4</w:t>
            </w:r>
            <w:r>
              <w:fldChar w:fldCharType="end"/>
            </w:r>
            <w:r>
              <w:t xml:space="preserve">, </w:t>
            </w:r>
            <w:r>
              <w:fldChar w:fldCharType="begin"/>
            </w:r>
            <w:r>
              <w:instrText xml:space="preserve"> REF _Ref435438622 \h  \* MERGEFORMAT </w:instrText>
            </w:r>
            <w:r>
              <w:fldChar w:fldCharType="separate"/>
            </w:r>
            <w:r w:rsidR="00EC501B" w:rsidRPr="00AB1781">
              <w:t>K</w:t>
            </w:r>
            <w:r w:rsidR="00EC501B">
              <w:t>athisma</w:t>
            </w:r>
            <w:r w:rsidR="00EC501B" w:rsidRPr="00AB1781">
              <w:t xml:space="preserve"> 1</w:t>
            </w:r>
            <w:r w:rsidR="00EC501B">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EC501B">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EC501B" w:rsidRPr="00AB1781">
              <w:t>K</w:t>
            </w:r>
            <w:r w:rsidR="00EC501B">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EC501B">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EC501B">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1" w:name="_Ref436249665"/>
      <w:bookmarkStart w:id="222" w:name="_Ref435989970"/>
      <w:r w:rsidR="002F2287">
        <w:br w:type="page"/>
      </w:r>
      <w:bookmarkEnd w:id="221"/>
    </w:p>
    <w:p w14:paraId="2F3CFB28" w14:textId="23DA9205" w:rsidR="00D44900" w:rsidRDefault="00D44900" w:rsidP="00D44900">
      <w:pPr>
        <w:pStyle w:val="Heading2"/>
      </w:pPr>
      <w:bookmarkStart w:id="223" w:name="_Toc448696627"/>
      <w:r>
        <w:lastRenderedPageBreak/>
        <w:t>The Psalms</w:t>
      </w:r>
      <w:bookmarkEnd w:id="223"/>
    </w:p>
    <w:p w14:paraId="5D1E6FC7" w14:textId="06BF4D7B" w:rsidR="003A7286" w:rsidRDefault="003A7286" w:rsidP="003A7286">
      <w:pPr>
        <w:pStyle w:val="Heading3"/>
      </w:pPr>
      <w:bookmarkStart w:id="224" w:name="_Ref439535283"/>
      <w:r>
        <w:t>Kathisma 1</w:t>
      </w:r>
      <w:bookmarkEnd w:id="222"/>
      <w:bookmarkEnd w:id="224"/>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5" w:name="_Ref412098127"/>
      <w:r>
        <w:t xml:space="preserve">Psalm 1: </w:t>
      </w:r>
      <w:r w:rsidR="005A728E">
        <w:t>“</w:t>
      </w:r>
      <w:r>
        <w:t>Blessed is the ma</w:t>
      </w:r>
      <w:r w:rsidR="00F017CA">
        <w:t>n”</w:t>
      </w:r>
      <w:bookmarkEnd w:id="225"/>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4"/>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_Ref412098168 \h </w:instrText>
      </w:r>
      <w:r>
        <w:fldChar w:fldCharType="separate"/>
      </w:r>
      <w:r w:rsidR="00EC501B">
        <w:t>Psalm</w:t>
      </w:r>
      <w:r w:rsidR="00EC501B" w:rsidRPr="00AB1781">
        <w:t xml:space="preserve"> 2</w:t>
      </w:r>
      <w:r w:rsidR="00EC501B">
        <w:t>: “Why do the nations rage”</w:t>
      </w:r>
      <w:r>
        <w:fldChar w:fldCharType="end"/>
      </w:r>
      <w:r>
        <w:t xml:space="preserve">, on page </w:t>
      </w:r>
      <w:r>
        <w:fldChar w:fldCharType="begin"/>
      </w:r>
      <w:r>
        <w:instrText xml:space="preserve"> PAGEREF _Ref412098168 \h </w:instrText>
      </w:r>
      <w:r>
        <w:fldChar w:fldCharType="separate"/>
      </w:r>
      <w:r w:rsidR="00EC501B">
        <w:rPr>
          <w:noProof/>
        </w:rPr>
        <w:t>103</w:t>
      </w:r>
      <w:r>
        <w:fldChar w:fldCharType="end"/>
      </w:r>
      <w:r>
        <w:t>.</w:t>
      </w:r>
    </w:p>
    <w:p w14:paraId="5D0E6F55" w14:textId="63E886AD" w:rsidR="00E54261" w:rsidRPr="009C1C97" w:rsidRDefault="009C1C97" w:rsidP="00BF0205">
      <w:pPr>
        <w:pStyle w:val="Heading4"/>
      </w:pPr>
      <w:bookmarkStart w:id="226" w:name="_Ref412098168"/>
      <w:r>
        <w:t>Psalm</w:t>
      </w:r>
      <w:r w:rsidR="00E54261" w:rsidRPr="00AB1781">
        <w:t xml:space="preserve"> 2</w:t>
      </w:r>
      <w:r>
        <w:t xml:space="preserve">: </w:t>
      </w:r>
      <w:r w:rsidR="005A728E">
        <w:t>“</w:t>
      </w:r>
      <w:r>
        <w:t>Why do the nations rag</w:t>
      </w:r>
      <w:r w:rsidR="00F017CA">
        <w:t>e”</w:t>
      </w:r>
      <w:bookmarkEnd w:id="226"/>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5"/>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8"/>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9"/>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_Ref448061339 \h </w:instrText>
      </w:r>
      <w:r>
        <w:fldChar w:fldCharType="separate"/>
      </w:r>
      <w:r w:rsidR="00EC501B">
        <w:t>Psalm</w:t>
      </w:r>
      <w:r w:rsidR="00EC501B" w:rsidRPr="00AB1781">
        <w:t xml:space="preserve"> 3</w:t>
      </w:r>
      <w:r w:rsidR="00EC501B">
        <w:t>: “Lord, why have those that afflict me increased”</w:t>
      </w:r>
      <w:r>
        <w:fldChar w:fldCharType="end"/>
      </w:r>
      <w:r>
        <w:t xml:space="preserve">, on page </w:t>
      </w:r>
      <w:r>
        <w:fldChar w:fldCharType="begin"/>
      </w:r>
      <w:r>
        <w:instrText xml:space="preserve"> PAGEREF _Ref448061339 \h </w:instrText>
      </w:r>
      <w:r>
        <w:fldChar w:fldCharType="separate"/>
      </w:r>
      <w:r w:rsidR="00EC501B">
        <w:rPr>
          <w:noProof/>
        </w:rPr>
        <w:t>105</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7" w:name="_Ref412026989"/>
      <w:bookmarkStart w:id="228"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7"/>
      <w:bookmarkEnd w:id="228"/>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0"/>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_Ref412025808 \h </w:instrText>
      </w:r>
      <w:r>
        <w:fldChar w:fldCharType="separate"/>
      </w:r>
      <w:r w:rsidR="00EC501B">
        <w:t>Psalm</w:t>
      </w:r>
      <w:r w:rsidR="00EC501B" w:rsidRPr="00AB1781">
        <w:t xml:space="preserve"> 4</w:t>
      </w:r>
      <w:r w:rsidR="00EC501B">
        <w:t>: “You heard me when I called”</w:t>
      </w:r>
      <w:r>
        <w:fldChar w:fldCharType="end"/>
      </w:r>
      <w:r>
        <w:t xml:space="preserve">, page </w:t>
      </w:r>
      <w:r>
        <w:fldChar w:fldCharType="begin"/>
      </w:r>
      <w:r>
        <w:instrText xml:space="preserve"> PAGEREF _Ref412025808 \h </w:instrText>
      </w:r>
      <w:r>
        <w:fldChar w:fldCharType="separate"/>
      </w:r>
      <w:r w:rsidR="00EC501B">
        <w:rPr>
          <w:noProof/>
        </w:rPr>
        <w:t>106</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EC501B">
        <w:t>Psalm</w:t>
      </w:r>
      <w:r w:rsidR="00EC501B" w:rsidRPr="00AB1781">
        <w:t xml:space="preserve"> 6</w:t>
      </w:r>
      <w:r w:rsidR="00EC501B">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EC501B">
        <w:rPr>
          <w:noProof/>
        </w:rPr>
        <w:t>108</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29"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9"/>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1"/>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5"/>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6"/>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7"/>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8"/>
      </w:r>
    </w:p>
    <w:p w14:paraId="30E2736C" w14:textId="47624663"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_Ref412098238 \h </w:instrText>
      </w:r>
      <w:r>
        <w:fldChar w:fldCharType="separate"/>
      </w:r>
      <w:r w:rsidR="00EC501B">
        <w:t>Psalm</w:t>
      </w:r>
      <w:r w:rsidR="00EC501B" w:rsidRPr="00AB1781">
        <w:t xml:space="preserve"> 5</w:t>
      </w:r>
      <w:r w:rsidR="00EC501B">
        <w:t>: “Give ear to my words, O Lord”</w:t>
      </w:r>
      <w:r>
        <w:fldChar w:fldCharType="end"/>
      </w:r>
      <w:r>
        <w:t xml:space="preserve">, page </w:t>
      </w:r>
      <w:r>
        <w:fldChar w:fldCharType="begin"/>
      </w:r>
      <w:r>
        <w:instrText xml:space="preserve"> PAGEREF _Ref412098238 \h </w:instrText>
      </w:r>
      <w:r>
        <w:fldChar w:fldCharType="separate"/>
      </w:r>
      <w:r w:rsidR="00EC501B">
        <w:rPr>
          <w:noProof/>
        </w:rPr>
        <w:t>107</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EC501B">
        <w:t>Psalm</w:t>
      </w:r>
      <w:r w:rsidR="00EC501B" w:rsidRPr="00AB1781">
        <w:t xml:space="preserve"> 6</w:t>
      </w:r>
      <w:r w:rsidR="00EC501B">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EC501B">
        <w:rPr>
          <w:noProof/>
        </w:rPr>
        <w:t>108</w:t>
      </w:r>
      <w:r w:rsidR="00B35B25">
        <w:fldChar w:fldCharType="end"/>
      </w:r>
      <w:r w:rsidR="00B35B25">
        <w:t>.</w:t>
      </w:r>
    </w:p>
    <w:p w14:paraId="20A6142B" w14:textId="54175D5B" w:rsidR="00E54261" w:rsidRPr="009C1C97" w:rsidRDefault="009C1C97" w:rsidP="00BF0205">
      <w:pPr>
        <w:pStyle w:val="Heading4"/>
      </w:pPr>
      <w:bookmarkStart w:id="230" w:name="_Ref412098238"/>
      <w:r>
        <w:t>Psalm</w:t>
      </w:r>
      <w:r w:rsidR="00E54261" w:rsidRPr="00AB1781">
        <w:t xml:space="preserve"> 5</w:t>
      </w:r>
      <w:r>
        <w:t xml:space="preserve">: </w:t>
      </w:r>
      <w:r w:rsidR="005A728E">
        <w:t>“</w:t>
      </w:r>
      <w:r w:rsidR="00F017CA">
        <w:t>Give ear to my words, O Lord”</w:t>
      </w:r>
      <w:bookmarkEnd w:id="230"/>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9"/>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0"/>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1"/>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2"/>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_Ref412025822 \h </w:instrText>
      </w:r>
      <w:r>
        <w:fldChar w:fldCharType="separate"/>
      </w:r>
      <w:r w:rsidR="00EC501B">
        <w:t>Psalm</w:t>
      </w:r>
      <w:r w:rsidR="00EC501B" w:rsidRPr="00AB1781">
        <w:t xml:space="preserve"> 6</w:t>
      </w:r>
      <w:r w:rsidR="00EC501B">
        <w:t>: “O Lord, rebuke me, but not in Your anger”</w:t>
      </w:r>
      <w:r>
        <w:fldChar w:fldCharType="end"/>
      </w:r>
      <w:r>
        <w:t xml:space="preserve">, page </w:t>
      </w:r>
      <w:r>
        <w:fldChar w:fldCharType="begin"/>
      </w:r>
      <w:r>
        <w:instrText xml:space="preserve"> PAGEREF _Ref412025822 \h </w:instrText>
      </w:r>
      <w:r>
        <w:fldChar w:fldCharType="separate"/>
      </w:r>
      <w:r w:rsidR="00EC501B">
        <w:rPr>
          <w:noProof/>
        </w:rPr>
        <w:t>108</w:t>
      </w:r>
      <w:r>
        <w:fldChar w:fldCharType="end"/>
      </w:r>
      <w:r>
        <w:t>.</w:t>
      </w:r>
    </w:p>
    <w:p w14:paraId="3514BA70" w14:textId="3F9FE953" w:rsidR="00E54261" w:rsidRPr="009C1C97" w:rsidRDefault="009C1C97" w:rsidP="00BF0205">
      <w:pPr>
        <w:pStyle w:val="Heading4"/>
      </w:pPr>
      <w:bookmarkStart w:id="231"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1"/>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3"/>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4"/>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5"/>
      </w:r>
    </w:p>
    <w:p w14:paraId="09FEE392" w14:textId="77777777" w:rsidR="00E54261" w:rsidRPr="00AB1781" w:rsidRDefault="00E54261" w:rsidP="009C1C97">
      <w:pPr>
        <w:pStyle w:val="EnglishHangNoCoptic"/>
      </w:pPr>
      <w:r w:rsidRPr="00AB1781">
        <w:lastRenderedPageBreak/>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6"/>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7"/>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_Ref412098295 \h </w:instrText>
      </w:r>
      <w:r>
        <w:fldChar w:fldCharType="separate"/>
      </w:r>
      <w:r w:rsidR="00EC501B">
        <w:t>Psalm</w:t>
      </w:r>
      <w:r w:rsidR="00EC501B" w:rsidRPr="00AB1781">
        <w:t xml:space="preserve"> 8</w:t>
      </w:r>
      <w:r w:rsidR="00EC501B">
        <w:t>: “O Lord, our Lord, how wonderful is Your Name”</w:t>
      </w:r>
      <w:r>
        <w:fldChar w:fldCharType="end"/>
      </w:r>
      <w:r>
        <w:t xml:space="preserve">, page </w:t>
      </w:r>
      <w:r>
        <w:fldChar w:fldCharType="begin"/>
      </w:r>
      <w:r>
        <w:instrText xml:space="preserve"> PAGEREF _Ref412098295 \h </w:instrText>
      </w:r>
      <w:r>
        <w:fldChar w:fldCharType="separate"/>
      </w:r>
      <w:r w:rsidR="00EC501B">
        <w:rPr>
          <w:noProof/>
        </w:rPr>
        <w:t>111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EC501B">
        <w:t>Psalm</w:t>
      </w:r>
      <w:r w:rsidR="00EC501B" w:rsidRPr="00AB1781">
        <w:t xml:space="preserve"> 12</w:t>
      </w:r>
      <w:r w:rsidR="00EC501B">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EC501B">
        <w:rPr>
          <w:noProof/>
        </w:rPr>
        <w:t>117</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8"/>
      </w:r>
      <w:r w:rsidRPr="00AB1781">
        <w:t xml:space="preserve"> seize my soul like a lion,</w:t>
      </w:r>
      <w:r w:rsidRPr="00AB1781">
        <w:rPr>
          <w:rStyle w:val="FootnoteReference"/>
        </w:rPr>
        <w:footnoteReference w:id="49"/>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lastRenderedPageBreak/>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0"/>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1"/>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lastRenderedPageBreak/>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2"/>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2"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2"/>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3"/>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4"/>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5"/>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6"/>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lastRenderedPageBreak/>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_Ref412098310 \h </w:instrText>
      </w:r>
      <w:r>
        <w:fldChar w:fldCharType="separate"/>
      </w:r>
      <w:r w:rsidR="00EC501B">
        <w:t>Psalm</w:t>
      </w:r>
      <w:r w:rsidR="00EC501B" w:rsidRPr="00AB1781">
        <w:t xml:space="preserve"> 11</w:t>
      </w:r>
      <w:r w:rsidR="00EC501B">
        <w:t>: “Save me, O Lord, for there is no saint left”</w:t>
      </w:r>
      <w:r>
        <w:fldChar w:fldCharType="end"/>
      </w:r>
      <w:r>
        <w:t xml:space="preserve">, page </w:t>
      </w:r>
      <w:r>
        <w:fldChar w:fldCharType="begin"/>
      </w:r>
      <w:r>
        <w:instrText xml:space="preserve"> PAGEREF _Ref412098310 \h </w:instrText>
      </w:r>
      <w:r>
        <w:fldChar w:fldCharType="separate"/>
      </w:r>
      <w:r w:rsidR="00EC501B">
        <w:rPr>
          <w:noProof/>
        </w:rPr>
        <w:t>116</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3" w:name="_Ref435438475"/>
      <w:r w:rsidRPr="00AB1781">
        <w:t>K</w:t>
      </w:r>
      <w:r>
        <w:t>athisma 2</w:t>
      </w:r>
      <w:bookmarkEnd w:id="233"/>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7"/>
      </w:r>
      <w:r w:rsidRPr="00AB1781">
        <w:t xml:space="preserve"> </w:t>
      </w:r>
      <w:r w:rsidR="001040C8">
        <w:t>You</w:t>
      </w:r>
      <w:r w:rsidR="0019202B">
        <w:rPr>
          <w:rStyle w:val="FootnoteReference"/>
        </w:rPr>
        <w:footnoteReference w:id="58"/>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9"/>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0"/>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lastRenderedPageBreak/>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1"/>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2"/>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lastRenderedPageBreak/>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3"/>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64"/>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4" w:name="_Ref412098310"/>
      <w:r>
        <w:t>Psalm</w:t>
      </w:r>
      <w:r w:rsidRPr="00AB1781">
        <w:t xml:space="preserve"> 11</w:t>
      </w:r>
      <w:r>
        <w:t xml:space="preserve">: </w:t>
      </w:r>
      <w:r w:rsidR="005A728E">
        <w:t>“</w:t>
      </w:r>
      <w:r>
        <w:t>Save me, O Lord, for there is no saint lef</w:t>
      </w:r>
      <w:r w:rsidR="005453DF">
        <w:t>t”</w:t>
      </w:r>
      <w:bookmarkEnd w:id="234"/>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_Ref412025965 \h </w:instrText>
      </w:r>
      <w:r>
        <w:fldChar w:fldCharType="separate"/>
      </w:r>
      <w:r w:rsidR="00EC501B">
        <w:t>Psalm</w:t>
      </w:r>
      <w:r w:rsidR="00EC501B" w:rsidRPr="00AB1781">
        <w:t xml:space="preserve"> 12</w:t>
      </w:r>
      <w:r w:rsidR="00EC501B">
        <w:t>: “How long, O Lord, will You forget me”</w:t>
      </w:r>
      <w:r>
        <w:fldChar w:fldCharType="end"/>
      </w:r>
      <w:r>
        <w:t xml:space="preserve">, page </w:t>
      </w:r>
      <w:r>
        <w:fldChar w:fldCharType="begin"/>
      </w:r>
      <w:r>
        <w:instrText xml:space="preserve"> PAGEREF _Ref412025965 \h </w:instrText>
      </w:r>
      <w:r>
        <w:fldChar w:fldCharType="separate"/>
      </w:r>
      <w:r w:rsidR="00EC501B">
        <w:rPr>
          <w:noProof/>
        </w:rPr>
        <w:t>117</w:t>
      </w:r>
      <w:r>
        <w:fldChar w:fldCharType="end"/>
      </w:r>
      <w:r>
        <w:t>.</w:t>
      </w:r>
    </w:p>
    <w:p w14:paraId="14C73BB1" w14:textId="7218C759" w:rsidR="00435BD3" w:rsidRPr="00435BD3" w:rsidRDefault="00435BD3" w:rsidP="00BF0205">
      <w:pPr>
        <w:pStyle w:val="Heading4"/>
      </w:pPr>
      <w:bookmarkStart w:id="235"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5"/>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_Ref412098343 \h </w:instrText>
      </w:r>
      <w:r>
        <w:fldChar w:fldCharType="separate"/>
      </w:r>
      <w:r w:rsidR="00EC501B">
        <w:t>Psalm</w:t>
      </w:r>
      <w:r w:rsidR="00EC501B" w:rsidRPr="00AB1781">
        <w:t xml:space="preserve"> 14</w:t>
      </w:r>
      <w:r w:rsidR="00EC501B">
        <w:t>: “Lord, who can dwell in Your tabernacle”</w:t>
      </w:r>
      <w:r>
        <w:fldChar w:fldCharType="end"/>
      </w:r>
      <w:r>
        <w:t xml:space="preserve">, page </w:t>
      </w:r>
      <w:r>
        <w:fldChar w:fldCharType="begin"/>
      </w:r>
      <w:r>
        <w:instrText xml:space="preserve"> PAGEREF _Ref412098343 \h </w:instrText>
      </w:r>
      <w:r>
        <w:fldChar w:fldCharType="separate"/>
      </w:r>
      <w:r w:rsidR="00EC501B">
        <w:rPr>
          <w:noProof/>
        </w:rPr>
        <w:t>118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EC501B">
        <w:t>Psalm</w:t>
      </w:r>
      <w:r w:rsidR="00EC501B" w:rsidRPr="00AB1781">
        <w:t xml:space="preserve"> 15</w:t>
      </w:r>
      <w:r w:rsidR="00EC501B">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EC501B">
        <w:rPr>
          <w:noProof/>
        </w:rPr>
        <w:t>119</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EC501B">
        <w:t>Psalm</w:t>
      </w:r>
      <w:r w:rsidR="00EC501B" w:rsidRPr="00AB1781">
        <w:t xml:space="preserve"> 69</w:t>
      </w:r>
      <w:r w:rsidR="00EC501B">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EC501B">
        <w:rPr>
          <w:noProof/>
        </w:rPr>
        <w:t>205</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6" w:name="_Ref412098343"/>
      <w:r>
        <w:t>Psalm</w:t>
      </w:r>
      <w:r w:rsidRPr="00AB1781">
        <w:t xml:space="preserve"> 14</w:t>
      </w:r>
      <w:r>
        <w:t xml:space="preserve">: </w:t>
      </w:r>
      <w:r w:rsidR="005A728E">
        <w:t>“</w:t>
      </w:r>
      <w:r>
        <w:t xml:space="preserve">Lord, who can dwell in </w:t>
      </w:r>
      <w:r w:rsidR="00E570CB">
        <w:t>You</w:t>
      </w:r>
      <w:r w:rsidR="005453DF">
        <w:t>r tabernacle”</w:t>
      </w:r>
      <w:bookmarkEnd w:id="236"/>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_Ref412025981 \h </w:instrText>
      </w:r>
      <w:r>
        <w:fldChar w:fldCharType="separate"/>
      </w:r>
      <w:r w:rsidR="00EC501B">
        <w:t>Psalm</w:t>
      </w:r>
      <w:r w:rsidR="00EC501B" w:rsidRPr="00AB1781">
        <w:t xml:space="preserve"> 15</w:t>
      </w:r>
      <w:r w:rsidR="00EC501B">
        <w:t>: “Keep me, O Lord, I hope in You”</w:t>
      </w:r>
      <w:r>
        <w:fldChar w:fldCharType="end"/>
      </w:r>
      <w:r>
        <w:t xml:space="preserve">, page </w:t>
      </w:r>
      <w:r>
        <w:fldChar w:fldCharType="begin"/>
      </w:r>
      <w:r>
        <w:instrText xml:space="preserve"> PAGEREF _Ref412025981 \h </w:instrText>
      </w:r>
      <w:r>
        <w:fldChar w:fldCharType="separate"/>
      </w:r>
      <w:r w:rsidR="00EC501B">
        <w:rPr>
          <w:noProof/>
        </w:rPr>
        <w:t>119</w:t>
      </w:r>
      <w:r>
        <w:fldChar w:fldCharType="end"/>
      </w:r>
      <w:r>
        <w:t>.</w:t>
      </w:r>
    </w:p>
    <w:p w14:paraId="7999CE77" w14:textId="36DDA5D9" w:rsidR="00435BD3" w:rsidRPr="00435BD3" w:rsidRDefault="00520302" w:rsidP="00BF0205">
      <w:pPr>
        <w:pStyle w:val="Heading4"/>
      </w:pPr>
      <w:bookmarkStart w:id="237" w:name="_Ref412025981"/>
      <w:r>
        <w:t>Psalm</w:t>
      </w:r>
      <w:r w:rsidR="00435BD3" w:rsidRPr="00AB1781">
        <w:t xml:space="preserve"> 15</w:t>
      </w:r>
      <w:r>
        <w:t xml:space="preserve">: </w:t>
      </w:r>
      <w:r w:rsidR="005A728E">
        <w:t>“</w:t>
      </w:r>
      <w:r>
        <w:t>Keep me, O Lord</w:t>
      </w:r>
      <w:r w:rsidR="00F017CA">
        <w:t>, I hope in You”</w:t>
      </w:r>
      <w:bookmarkEnd w:id="237"/>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9"/>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2"/>
      </w:r>
    </w:p>
    <w:p w14:paraId="501763F1" w14:textId="5AC21FE1" w:rsid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_Ref412098373 \h </w:instrText>
      </w:r>
      <w:r>
        <w:fldChar w:fldCharType="separate"/>
      </w:r>
      <w:r w:rsidR="00EC501B">
        <w:t>Psalm</w:t>
      </w:r>
      <w:r w:rsidR="00EC501B" w:rsidRPr="00AB1781">
        <w:t xml:space="preserve"> 18</w:t>
      </w:r>
      <w:r w:rsidR="00EC501B">
        <w:t>: “The heavens declare the glory of God”</w:t>
      </w:r>
      <w:r>
        <w:fldChar w:fldCharType="end"/>
      </w:r>
      <w:r>
        <w:t xml:space="preserve">, page </w:t>
      </w:r>
      <w:r>
        <w:fldChar w:fldCharType="begin"/>
      </w:r>
      <w:r>
        <w:instrText xml:space="preserve"> PAGEREF _Ref412098373 \h </w:instrText>
      </w:r>
      <w:r>
        <w:fldChar w:fldCharType="separate"/>
      </w:r>
      <w:r w:rsidR="00EC501B">
        <w:rPr>
          <w:noProof/>
        </w:rPr>
        <w:t>126</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EC501B">
        <w:t>Psalm</w:t>
      </w:r>
      <w:r w:rsidR="00EC501B" w:rsidRPr="00AB1781">
        <w:t xml:space="preserve"> 24</w:t>
      </w:r>
      <w:r w:rsidR="00EC501B">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EC501B">
        <w:rPr>
          <w:noProof/>
        </w:rPr>
        <w:t>134</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6"/>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8" w:name="_Ref435438484"/>
      <w:r w:rsidRPr="00AB1781">
        <w:lastRenderedPageBreak/>
        <w:t>K</w:t>
      </w:r>
      <w:r>
        <w:t>athisma 3</w:t>
      </w:r>
      <w:bookmarkEnd w:id="238"/>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9"/>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0"/>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1"/>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2"/>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3"/>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4"/>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39"/>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9"/>
      <w:r w:rsidR="007F516C">
        <w:rPr>
          <w:rStyle w:val="CommentReference"/>
          <w:rFonts w:eastAsiaTheme="minorHAnsi" w:cstheme="minorBidi"/>
          <w:color w:val="auto"/>
          <w:lang w:val="en-CA"/>
        </w:rPr>
        <w:commentReference w:id="239"/>
      </w:r>
      <w:r w:rsidRPr="00AB1781">
        <w:t>.</w:t>
      </w:r>
      <w:r w:rsidRPr="00AB1781">
        <w:rPr>
          <w:rStyle w:val="FootnoteReference"/>
        </w:rPr>
        <w:footnoteReference w:id="85"/>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6"/>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7"/>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8"/>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9"/>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0"/>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1"/>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0" w:name="_Ref412098373"/>
      <w:r>
        <w:t>Psalm</w:t>
      </w:r>
      <w:r w:rsidR="00CF35A1" w:rsidRPr="00AB1781">
        <w:t xml:space="preserve"> 18</w:t>
      </w:r>
      <w:r>
        <w:t xml:space="preserve">: </w:t>
      </w:r>
      <w:r w:rsidR="005A728E">
        <w:t>“</w:t>
      </w:r>
      <w:r>
        <w:t>The heavens declare the glory of Go</w:t>
      </w:r>
      <w:r w:rsidR="005453DF">
        <w:t>d”</w:t>
      </w:r>
      <w:bookmarkEnd w:id="240"/>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2"/>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3"/>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4"/>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5"/>
      </w:r>
      <w:r w:rsidRPr="00AB1781">
        <w:t xml:space="preserve"> in the sun;</w:t>
      </w:r>
      <w:r w:rsidRPr="00AB1781">
        <w:rPr>
          <w:rStyle w:val="FootnoteReference"/>
        </w:rPr>
        <w:footnoteReference w:id="96"/>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7"/>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8"/>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9"/>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0"/>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EC501B">
        <w:t>Psalm</w:t>
      </w:r>
      <w:r w:rsidR="00EC501B" w:rsidRPr="00AB1781">
        <w:t xml:space="preserve"> 24</w:t>
      </w:r>
      <w:r w:rsidR="00EC501B">
        <w:t>: “To You, O Lord, I lift up my soul”</w:t>
      </w:r>
      <w:r>
        <w:fldChar w:fldCharType="end"/>
      </w:r>
      <w:r>
        <w:t xml:space="preserve">, page </w:t>
      </w:r>
      <w:r>
        <w:fldChar w:fldCharType="begin"/>
      </w:r>
      <w:r>
        <w:instrText xml:space="preserve"> PAGEREF _Ref412026003 \h </w:instrText>
      </w:r>
      <w:r>
        <w:fldChar w:fldCharType="separate"/>
      </w:r>
      <w:r w:rsidR="00EC501B">
        <w:rPr>
          <w:noProof/>
        </w:rPr>
        <w:t>134</w:t>
      </w:r>
      <w:r>
        <w:fldChar w:fldCharType="end"/>
      </w:r>
      <w:r>
        <w:t>.</w:t>
      </w:r>
    </w:p>
    <w:p w14:paraId="2E6C9A8C" w14:textId="5A97DDA6" w:rsidR="00CF35A1" w:rsidRPr="00CF35A1" w:rsidRDefault="002D71F0" w:rsidP="00BF0205">
      <w:pPr>
        <w:pStyle w:val="Heading4"/>
      </w:pPr>
      <w:bookmarkStart w:id="241" w:name="_Ref412110716"/>
      <w:r>
        <w:t>Psalm</w:t>
      </w:r>
      <w:r w:rsidR="00CF35A1" w:rsidRPr="00AB1781">
        <w:t xml:space="preserve"> 19</w:t>
      </w:r>
      <w:r>
        <w:t xml:space="preserve">: </w:t>
      </w:r>
      <w:r w:rsidR="005A728E">
        <w:t>“</w:t>
      </w:r>
      <w:r>
        <w:t>May the Lord hear you in the day o</w:t>
      </w:r>
      <w:r w:rsidR="005453DF">
        <w:t>f affliction”</w:t>
      </w:r>
      <w:bookmarkEnd w:id="241"/>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2"/>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3"/>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4"/>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_Ref412026111 \h </w:instrText>
      </w:r>
      <w:r>
        <w:fldChar w:fldCharType="separate"/>
      </w:r>
      <w:r w:rsidR="00EC501B">
        <w:t>Psalm</w:t>
      </w:r>
      <w:r w:rsidR="00EC501B" w:rsidRPr="00AB1781">
        <w:t xml:space="preserve"> 22</w:t>
      </w:r>
      <w:r w:rsidR="00EC501B">
        <w:t>: “The Lord is my Shepherd, and I will lack nothing”</w:t>
      </w:r>
      <w:r>
        <w:fldChar w:fldCharType="end"/>
      </w:r>
      <w:r>
        <w:t xml:space="preserve">, page </w:t>
      </w:r>
      <w:r>
        <w:fldChar w:fldCharType="begin"/>
      </w:r>
      <w:r>
        <w:instrText xml:space="preserve"> PAGEREF _Ref412026111 \h </w:instrText>
      </w:r>
      <w:r>
        <w:fldChar w:fldCharType="separate"/>
      </w:r>
      <w:r w:rsidR="00EC501B">
        <w:rPr>
          <w:noProof/>
        </w:rPr>
        <w:t>132</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5"/>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6"/>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7"/>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8"/>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9"/>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0"/>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1"/>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2"/>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3"/>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4"/>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5"/>
      </w:r>
      <w:r w:rsidRPr="00AB1781">
        <w:t xml:space="preserve"> from the power of the dog.</w:t>
      </w:r>
      <w:r w:rsidR="00ED0D70">
        <w:rPr>
          <w:rStyle w:val="FootnoteReference"/>
        </w:rPr>
        <w:footnoteReference w:id="116"/>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7"/>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8"/>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9"/>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0"/>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1"/>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2"/>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3"/>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4"/>
      </w:r>
    </w:p>
    <w:p w14:paraId="3B6A8177" w14:textId="3FDB7992" w:rsidR="00CF35A1" w:rsidRPr="00CF35A1" w:rsidRDefault="002D71F0" w:rsidP="00BF0205">
      <w:pPr>
        <w:pStyle w:val="Heading4"/>
      </w:pPr>
      <w:bookmarkStart w:id="242" w:name="_Ref412026111"/>
      <w:r>
        <w:t>Psalm</w:t>
      </w:r>
      <w:r w:rsidR="00CF35A1" w:rsidRPr="00AB1781">
        <w:t xml:space="preserve"> 22</w:t>
      </w:r>
      <w:r>
        <w:t xml:space="preserve">: </w:t>
      </w:r>
      <w:r w:rsidR="009216DA">
        <w:t>“</w:t>
      </w:r>
      <w:r>
        <w:t>The Lord is my Shepherd, an</w:t>
      </w:r>
      <w:r w:rsidR="00F017CA">
        <w:t>d I will lack nothing”</w:t>
      </w:r>
      <w:bookmarkEnd w:id="242"/>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5"/>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6"/>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7"/>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_Ref412110755 \h </w:instrText>
      </w:r>
      <w:r>
        <w:fldChar w:fldCharType="separate"/>
      </w:r>
      <w:r w:rsidR="00EC501B">
        <w:t>Psalm</w:t>
      </w:r>
      <w:r w:rsidR="00EC501B" w:rsidRPr="00AB1781">
        <w:t xml:space="preserve"> 23</w:t>
      </w:r>
      <w:r w:rsidR="00EC501B">
        <w:t>: “The earth is the Lord's and all that is in it”</w:t>
      </w:r>
      <w:r>
        <w:fldChar w:fldCharType="end"/>
      </w:r>
      <w:r>
        <w:t xml:space="preserve">, page </w:t>
      </w:r>
      <w:r>
        <w:fldChar w:fldCharType="begin"/>
      </w:r>
      <w:r>
        <w:instrText xml:space="preserve"> PAGEREF _Ref412110755 \h </w:instrText>
      </w:r>
      <w:r>
        <w:fldChar w:fldCharType="separate"/>
      </w:r>
      <w:r w:rsidR="00EC501B">
        <w:rPr>
          <w:noProof/>
        </w:rPr>
        <w:t>133</w:t>
      </w:r>
      <w:r>
        <w:fldChar w:fldCharType="end"/>
      </w:r>
      <w:r>
        <w:t xml:space="preserve">.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_Ref412026124 \h </w:instrText>
      </w:r>
      <w:r>
        <w:fldChar w:fldCharType="separate"/>
      </w:r>
      <w:r w:rsidR="00EC501B">
        <w:t>Psalm</w:t>
      </w:r>
      <w:r w:rsidR="00EC501B" w:rsidRPr="00AB1781">
        <w:t xml:space="preserve"> 29</w:t>
      </w:r>
      <w:r w:rsidR="00EC501B">
        <w:t>: “I will exalt You, O Lord”</w:t>
      </w:r>
      <w:r>
        <w:fldChar w:fldCharType="end"/>
      </w:r>
      <w:r>
        <w:t xml:space="preserve">, page </w:t>
      </w:r>
      <w:r>
        <w:fldChar w:fldCharType="begin"/>
      </w:r>
      <w:r>
        <w:instrText xml:space="preserve"> PAGEREF _Ref412026124 \h </w:instrText>
      </w:r>
      <w:r>
        <w:fldChar w:fldCharType="separate"/>
      </w:r>
      <w:r w:rsidR="00EC501B">
        <w:rPr>
          <w:noProof/>
        </w:rPr>
        <w:t>142</w:t>
      </w:r>
      <w:r>
        <w:fldChar w:fldCharType="end"/>
      </w:r>
      <w:r>
        <w:t>.</w:t>
      </w:r>
    </w:p>
    <w:p w14:paraId="3DFD110A" w14:textId="645B1EB9" w:rsidR="00CF35A1" w:rsidRPr="00CF35A1" w:rsidRDefault="002D71F0" w:rsidP="00BF0205">
      <w:pPr>
        <w:pStyle w:val="Heading4"/>
      </w:pPr>
      <w:bookmarkStart w:id="243" w:name="_Ref412110755"/>
      <w:r>
        <w:t>Psalm</w:t>
      </w:r>
      <w:r w:rsidR="00CF35A1" w:rsidRPr="00AB1781">
        <w:t xml:space="preserve"> 23</w:t>
      </w:r>
      <w:r>
        <w:t xml:space="preserve">: </w:t>
      </w:r>
      <w:r w:rsidR="009216DA">
        <w:t>“</w:t>
      </w:r>
      <w:r>
        <w:t>The earth is the Lord's and all that is in i</w:t>
      </w:r>
      <w:r w:rsidR="005453DF">
        <w:t>t”</w:t>
      </w:r>
      <w:bookmarkEnd w:id="243"/>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9"/>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_Ref412110770 \h </w:instrText>
      </w:r>
      <w:r>
        <w:fldChar w:fldCharType="separate"/>
      </w:r>
      <w:r w:rsidR="00EC501B">
        <w:t>Psalm</w:t>
      </w:r>
      <w:r w:rsidR="00EC501B" w:rsidRPr="00AB1781">
        <w:t xml:space="preserve"> 25</w:t>
      </w:r>
      <w:r w:rsidR="00EC501B">
        <w:t>: “Judge me, O Lord, for I have walked in my innocence”</w:t>
      </w:r>
      <w:r>
        <w:fldChar w:fldCharType="end"/>
      </w:r>
      <w:r>
        <w:t xml:space="preserve">, page </w:t>
      </w:r>
      <w:r>
        <w:fldChar w:fldCharType="begin"/>
      </w:r>
      <w:r>
        <w:instrText xml:space="preserve"> PAGEREF _Ref412110770 \h </w:instrText>
      </w:r>
      <w:r>
        <w:fldChar w:fldCharType="separate"/>
      </w:r>
      <w:r w:rsidR="00EC501B">
        <w:rPr>
          <w:noProof/>
        </w:rPr>
        <w:t>136</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4" w:name="_Ref435989991"/>
      <w:r>
        <w:t>Kathisma 4</w:t>
      </w:r>
      <w:bookmarkEnd w:id="244"/>
    </w:p>
    <w:p w14:paraId="125C09B3" w14:textId="71EB341A" w:rsidR="002D71F0" w:rsidRPr="00AB1781" w:rsidRDefault="002D71F0" w:rsidP="00BF0205">
      <w:pPr>
        <w:pStyle w:val="Heading4"/>
      </w:pPr>
      <w:bookmarkStart w:id="245" w:name="_Ref412026003"/>
      <w:r>
        <w:t>Psalm</w:t>
      </w:r>
      <w:r w:rsidRPr="00AB1781">
        <w:t xml:space="preserve"> 24</w:t>
      </w:r>
      <w:r>
        <w:t xml:space="preserve">: </w:t>
      </w:r>
      <w:r w:rsidR="009216DA">
        <w:t>“</w:t>
      </w:r>
      <w:r>
        <w:t xml:space="preserve">To </w:t>
      </w:r>
      <w:r w:rsidR="001040C8">
        <w:t>You</w:t>
      </w:r>
      <w:r>
        <w:t>, O Lord, I lift up my sou</w:t>
      </w:r>
      <w:r w:rsidR="005453DF">
        <w:t>l”</w:t>
      </w:r>
      <w:bookmarkEnd w:id="245"/>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1"/>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2"/>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3"/>
      </w:r>
      <w:r w:rsidRPr="00AB1781">
        <w:t xml:space="preserve"> His covenant and His </w:t>
      </w:r>
      <w:r w:rsidR="00055722">
        <w:t>testimonies</w:t>
      </w:r>
      <w:r w:rsidRPr="00AB1781">
        <w:t>.</w:t>
      </w:r>
      <w:r w:rsidRPr="00AB1781">
        <w:rPr>
          <w:rStyle w:val="FootnoteReference"/>
        </w:rPr>
        <w:footnoteReference w:id="134"/>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5"/>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6"/>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7"/>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8"/>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9"/>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0"/>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EC501B">
        <w:t>Psalm</w:t>
      </w:r>
      <w:r w:rsidR="00EC501B" w:rsidRPr="00AB1781">
        <w:t xml:space="preserve"> 26</w:t>
      </w:r>
      <w:r w:rsidR="00EC501B">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EC501B">
        <w:rPr>
          <w:noProof/>
        </w:rPr>
        <w:t>138</w:t>
      </w:r>
      <w:r>
        <w:fldChar w:fldCharType="end"/>
      </w:r>
      <w:r>
        <w:t>.</w:t>
      </w:r>
    </w:p>
    <w:p w14:paraId="4F2251F9" w14:textId="2E14AC17" w:rsidR="002D71F0" w:rsidRPr="00906079" w:rsidRDefault="00906079" w:rsidP="00BF0205">
      <w:pPr>
        <w:pStyle w:val="Heading4"/>
      </w:pPr>
      <w:bookmarkStart w:id="246" w:name="_Ref412110770"/>
      <w:r>
        <w:t>Psalm</w:t>
      </w:r>
      <w:r w:rsidR="002D71F0" w:rsidRPr="00AB1781">
        <w:t xml:space="preserve"> 25</w:t>
      </w:r>
      <w:r>
        <w:t xml:space="preserve">: </w:t>
      </w:r>
      <w:r w:rsidR="009216DA">
        <w:t>“</w:t>
      </w:r>
      <w:r>
        <w:t>Judge me, O Lord, for I have walked in my innocenc</w:t>
      </w:r>
      <w:r w:rsidR="005453DF">
        <w:t>e”</w:t>
      </w:r>
      <w:bookmarkEnd w:id="246"/>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1"/>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2"/>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3"/>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4"/>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_Ref412110790 \h </w:instrText>
      </w:r>
      <w:r>
        <w:fldChar w:fldCharType="separate"/>
      </w:r>
      <w:r w:rsidR="00EC501B">
        <w:t>Psalm</w:t>
      </w:r>
      <w:r w:rsidR="00EC501B" w:rsidRPr="00AB1781">
        <w:t xml:space="preserve"> 28</w:t>
      </w:r>
      <w:r w:rsidR="00EC501B">
        <w:t>: “Bring to the Lord, O sons of God”</w:t>
      </w:r>
      <w:r>
        <w:fldChar w:fldCharType="end"/>
      </w:r>
      <w:r>
        <w:t xml:space="preserve">, page </w:t>
      </w:r>
      <w:r>
        <w:fldChar w:fldCharType="begin"/>
      </w:r>
      <w:r>
        <w:instrText xml:space="preserve"> PAGEREF _Ref412110790 \h </w:instrText>
      </w:r>
      <w:r>
        <w:fldChar w:fldCharType="separate"/>
      </w:r>
      <w:r w:rsidR="00EC501B">
        <w:rPr>
          <w:noProof/>
        </w:rPr>
        <w:t>140</w:t>
      </w:r>
      <w:r>
        <w:fldChar w:fldCharType="end"/>
      </w:r>
      <w:r>
        <w:t>.</w:t>
      </w:r>
    </w:p>
    <w:p w14:paraId="4B35662F" w14:textId="12BA05FF" w:rsidR="002D71F0" w:rsidRPr="00906079" w:rsidRDefault="00906079" w:rsidP="00BF0205">
      <w:pPr>
        <w:pStyle w:val="Heading4"/>
      </w:pPr>
      <w:bookmarkStart w:id="247" w:name="_Ref412026021"/>
      <w:r>
        <w:t>Psalm</w:t>
      </w:r>
      <w:r w:rsidR="002D71F0" w:rsidRPr="00AB1781">
        <w:t xml:space="preserve"> 26</w:t>
      </w:r>
      <w:r>
        <w:t xml:space="preserve"> </w:t>
      </w:r>
      <w:r w:rsidR="009216DA">
        <w:t>“</w:t>
      </w:r>
      <w:r>
        <w:t>The Lord is my light and my Saviour; whom shall I fea</w:t>
      </w:r>
      <w:r w:rsidR="005453DF">
        <w:t>r”</w:t>
      </w:r>
      <w:bookmarkEnd w:id="247"/>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6"/>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7"/>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_Ref412098429 \h </w:instrText>
      </w:r>
      <w:r>
        <w:fldChar w:fldCharType="separate"/>
      </w:r>
      <w:r w:rsidR="00EC501B">
        <w:t>Psalm</w:t>
      </w:r>
      <w:r w:rsidR="00EC501B" w:rsidRPr="00AB1781">
        <w:t xml:space="preserve"> 62</w:t>
      </w:r>
      <w:r w:rsidR="00EC501B">
        <w:t>: “O God, my God, I rise early to be with You”</w:t>
      </w:r>
      <w:r>
        <w:fldChar w:fldCharType="end"/>
      </w:r>
      <w:r>
        <w:t xml:space="preserve">, page </w:t>
      </w:r>
      <w:r>
        <w:fldChar w:fldCharType="begin"/>
      </w:r>
      <w:r>
        <w:instrText xml:space="preserve"> PAGEREF _Ref412098429 \h </w:instrText>
      </w:r>
      <w:r>
        <w:fldChar w:fldCharType="separate"/>
      </w:r>
      <w:r w:rsidR="00EC501B">
        <w:rPr>
          <w:noProof/>
        </w:rPr>
        <w:t>193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EC501B">
        <w:t>Psalm</w:t>
      </w:r>
      <w:r w:rsidR="00EC501B" w:rsidRPr="00AB1781">
        <w:t xml:space="preserve"> 66</w:t>
      </w:r>
      <w:r w:rsidR="00EC501B">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EC501B">
        <w:rPr>
          <w:noProof/>
        </w:rPr>
        <w:t>198</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8"/>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9"/>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0"/>
      </w:r>
    </w:p>
    <w:p w14:paraId="74EB604D" w14:textId="1BE439E9" w:rsidR="002D71F0" w:rsidRPr="00906079" w:rsidRDefault="00906079" w:rsidP="00BF0205">
      <w:pPr>
        <w:pStyle w:val="Heading4"/>
      </w:pPr>
      <w:bookmarkStart w:id="248" w:name="_Ref412110790"/>
      <w:r>
        <w:t>Psalm</w:t>
      </w:r>
      <w:r w:rsidR="002D71F0" w:rsidRPr="00AB1781">
        <w:t xml:space="preserve"> 28</w:t>
      </w:r>
      <w:r>
        <w:t xml:space="preserve">: </w:t>
      </w:r>
      <w:r w:rsidR="009216DA">
        <w:t>“</w:t>
      </w:r>
      <w:r>
        <w:t>Bring to the Lord, O sons of Go</w:t>
      </w:r>
      <w:r w:rsidR="005453DF">
        <w:t>d”</w:t>
      </w:r>
      <w:bookmarkEnd w:id="248"/>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1"/>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2"/>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3"/>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EC501B">
        <w:t>The Psalms of the Third Hour</w:t>
      </w:r>
      <w:r>
        <w:fldChar w:fldCharType="end"/>
      </w:r>
      <w:r>
        <w:t xml:space="preserve"> continue with </w:t>
      </w:r>
      <w:r>
        <w:fldChar w:fldCharType="begin"/>
      </w:r>
      <w:r>
        <w:instrText xml:space="preserve"> REF _Ref412026124 \h </w:instrText>
      </w:r>
      <w:r>
        <w:fldChar w:fldCharType="separate"/>
      </w:r>
      <w:r w:rsidR="00EC501B">
        <w:t>Psalm</w:t>
      </w:r>
      <w:r w:rsidR="00EC501B" w:rsidRPr="00AB1781">
        <w:t xml:space="preserve"> 29</w:t>
      </w:r>
      <w:r w:rsidR="00EC501B">
        <w:t>: “I will exalt You, O Lord”</w:t>
      </w:r>
      <w:r>
        <w:fldChar w:fldCharType="end"/>
      </w:r>
      <w:r>
        <w:t xml:space="preserve">, page </w:t>
      </w:r>
      <w:r>
        <w:fldChar w:fldCharType="begin"/>
      </w:r>
      <w:r>
        <w:instrText xml:space="preserve"> PAGEREF _Ref412026124 \h </w:instrText>
      </w:r>
      <w:r>
        <w:fldChar w:fldCharType="separate"/>
      </w:r>
      <w:r w:rsidR="00EC501B">
        <w:rPr>
          <w:noProof/>
        </w:rPr>
        <w:t>142</w:t>
      </w:r>
      <w:r>
        <w:fldChar w:fldCharType="end"/>
      </w:r>
      <w:r>
        <w:t>.</w:t>
      </w:r>
    </w:p>
    <w:p w14:paraId="511CF4D8" w14:textId="0112890B" w:rsidR="002D71F0" w:rsidRPr="00906079" w:rsidRDefault="00906079" w:rsidP="00BF0205">
      <w:pPr>
        <w:pStyle w:val="Heading4"/>
      </w:pPr>
      <w:bookmarkStart w:id="249"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9"/>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4"/>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5"/>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6"/>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7"/>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8"/>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EC501B">
        <w:t>The Psalms of the Third Hour</w:t>
      </w:r>
      <w:r>
        <w:fldChar w:fldCharType="end"/>
      </w:r>
      <w:r>
        <w:t xml:space="preserve"> continue with </w:t>
      </w:r>
      <w:r>
        <w:fldChar w:fldCharType="begin"/>
      </w:r>
      <w:r>
        <w:instrText xml:space="preserve"> REF _Ref412110815 \h </w:instrText>
      </w:r>
      <w:r>
        <w:fldChar w:fldCharType="separate"/>
      </w:r>
      <w:r w:rsidR="00EC501B">
        <w:t>Psalm</w:t>
      </w:r>
      <w:r w:rsidR="00EC501B" w:rsidRPr="00AB1781">
        <w:t xml:space="preserve"> 33</w:t>
      </w:r>
      <w:r w:rsidR="00EC501B">
        <w:t>: “I will bless the Lord at all times”</w:t>
      </w:r>
      <w:r>
        <w:fldChar w:fldCharType="end"/>
      </w:r>
      <w:r>
        <w:t xml:space="preserve">, page </w:t>
      </w:r>
      <w:r>
        <w:fldChar w:fldCharType="begin"/>
      </w:r>
      <w:r>
        <w:instrText xml:space="preserve"> PAGEREF _Ref412110815 \h </w:instrText>
      </w:r>
      <w:r>
        <w:fldChar w:fldCharType="separate"/>
      </w:r>
      <w:r w:rsidR="00EC501B">
        <w:rPr>
          <w:noProof/>
        </w:rPr>
        <w:t>149</w:t>
      </w:r>
      <w:r>
        <w:fldChar w:fldCharType="end"/>
      </w:r>
      <w:r>
        <w:t xml:space="preserve">.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_Ref412026139 \h </w:instrText>
      </w:r>
      <w:r>
        <w:fldChar w:fldCharType="separate"/>
      </w:r>
      <w:r w:rsidR="00EC501B">
        <w:t>Psalm</w:t>
      </w:r>
      <w:r w:rsidR="00EC501B" w:rsidRPr="00AB1781">
        <w:t xml:space="preserve"> 42</w:t>
      </w:r>
      <w:r w:rsidR="00EC501B">
        <w:t>: “Judge me, O God, and defend my cause”</w:t>
      </w:r>
      <w:r>
        <w:fldChar w:fldCharType="end"/>
      </w:r>
      <w:r>
        <w:t xml:space="preserve">, page </w:t>
      </w:r>
      <w:r>
        <w:fldChar w:fldCharType="begin"/>
      </w:r>
      <w:r>
        <w:instrText xml:space="preserve"> PAGEREF _Ref412026139 \h </w:instrText>
      </w:r>
      <w:r>
        <w:fldChar w:fldCharType="separate"/>
      </w:r>
      <w:r w:rsidR="00EC501B">
        <w:rPr>
          <w:noProof/>
        </w:rPr>
        <w:t>165</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4"/>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5"/>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6"/>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7"/>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9"/>
      </w:r>
      <w:r w:rsidR="00E87C17">
        <w:t>,</w:t>
      </w:r>
      <w:r w:rsidRPr="00AB1781">
        <w:t xml:space="preserve"> all you </w:t>
      </w:r>
      <w:r w:rsidR="00121720">
        <w:t>upright in</w:t>
      </w:r>
      <w:r w:rsidRPr="00AB1781">
        <w:t xml:space="preserve"> heart.</w:t>
      </w:r>
      <w:r w:rsidRPr="00AB1781">
        <w:rPr>
          <w:rStyle w:val="FootnoteReference"/>
        </w:rPr>
        <w:footnoteReference w:id="170"/>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0" w:name="_Ref435438533"/>
      <w:r w:rsidRPr="00AB1781">
        <w:t>K</w:t>
      </w:r>
      <w:r>
        <w:t>athisma 5</w:t>
      </w:r>
      <w:bookmarkEnd w:id="250"/>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1"/>
      </w:r>
      <w:r w:rsidRPr="00AB1781">
        <w:t xml:space="preserve"> the Lord with the </w:t>
      </w:r>
      <w:r w:rsidR="00643986">
        <w:t>lyre</w:t>
      </w:r>
      <w:r w:rsidR="00643986">
        <w:rPr>
          <w:rStyle w:val="FootnoteReference"/>
        </w:rPr>
        <w:footnoteReference w:id="172"/>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3"/>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4"/>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75"/>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6"/>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7"/>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1" w:name="_Ref412110815"/>
      <w:r>
        <w:lastRenderedPageBreak/>
        <w:t>Psalm</w:t>
      </w:r>
      <w:r w:rsidRPr="00AB1781">
        <w:t xml:space="preserve"> 33</w:t>
      </w:r>
      <w:r>
        <w:t xml:space="preserve">: </w:t>
      </w:r>
      <w:r w:rsidR="009216DA">
        <w:t>“</w:t>
      </w:r>
      <w:r>
        <w:t>I will bless the Lord at all time</w:t>
      </w:r>
      <w:r w:rsidR="005453DF">
        <w:t>s”</w:t>
      </w:r>
      <w:bookmarkEnd w:id="251"/>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8"/>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9"/>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lastRenderedPageBreak/>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0"/>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1"/>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2"/>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3"/>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_Ref412110829 \h </w:instrText>
      </w:r>
      <w:r>
        <w:fldChar w:fldCharType="separate"/>
      </w:r>
      <w:r w:rsidR="00EC501B">
        <w:t>Psalm</w:t>
      </w:r>
      <w:r w:rsidR="00EC501B" w:rsidRPr="00AB1781">
        <w:t xml:space="preserve"> 40</w:t>
      </w:r>
      <w:r w:rsidR="00EC501B">
        <w:t>: “Blessed is he who considers the poor and needy”</w:t>
      </w:r>
      <w:r>
        <w:fldChar w:fldCharType="end"/>
      </w:r>
      <w:r>
        <w:t xml:space="preserve">, page </w:t>
      </w:r>
      <w:r>
        <w:fldChar w:fldCharType="begin"/>
      </w:r>
      <w:r>
        <w:instrText xml:space="preserve"> PAGEREF _Ref412110829 \h </w:instrText>
      </w:r>
      <w:r>
        <w:fldChar w:fldCharType="separate"/>
      </w:r>
      <w:r w:rsidR="00EC501B">
        <w:rPr>
          <w:noProof/>
        </w:rPr>
        <w:t>163</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lastRenderedPageBreak/>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4"/>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5"/>
      </w:r>
    </w:p>
    <w:p w14:paraId="0102DC14" w14:textId="7B6D8EDF" w:rsidR="00950468" w:rsidRPr="00AB1781" w:rsidRDefault="00442FE7" w:rsidP="00950468">
      <w:pPr>
        <w:pStyle w:val="EnglishHangNoCoptic"/>
      </w:pPr>
      <w:r>
        <w:lastRenderedPageBreak/>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6"/>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7"/>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8"/>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89"/>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0"/>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lastRenderedPageBreak/>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1"/>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2"/>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3"/>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4"/>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5"/>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6"/>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7"/>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8"/>
      </w:r>
      <w:r w:rsidRPr="00AB1781">
        <w:t xml:space="preserve"> and be fed </w:t>
      </w:r>
      <w:r w:rsidR="00402CB0">
        <w:t>by</w:t>
      </w:r>
      <w:r w:rsidRPr="00AB1781">
        <w:t xml:space="preserve"> its wealth.</w:t>
      </w:r>
      <w:r w:rsidRPr="00AB1781">
        <w:rPr>
          <w:rStyle w:val="FootnoteReference"/>
        </w:rPr>
        <w:footnoteReference w:id="199"/>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0"/>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1"/>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2"/>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3"/>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4"/>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5"/>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6"/>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7"/>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8"/>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09"/>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2" w:name="_Ref435438548"/>
      <w:r w:rsidRPr="00AB1781">
        <w:t>K</w:t>
      </w:r>
      <w:r>
        <w:t>athisma 6</w:t>
      </w:r>
      <w:bookmarkEnd w:id="252"/>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0"/>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1"/>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2"/>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3"/>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4"/>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5"/>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6"/>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7"/>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8"/>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19"/>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0"/>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3" w:name="_Ref412110829"/>
      <w:r>
        <w:t>Psalm</w:t>
      </w:r>
      <w:r w:rsidR="00950468" w:rsidRPr="00AB1781">
        <w:t xml:space="preserve"> 40</w:t>
      </w:r>
      <w:r>
        <w:t xml:space="preserve">: </w:t>
      </w:r>
      <w:r w:rsidR="009216DA">
        <w:t>“</w:t>
      </w:r>
      <w:r>
        <w:t>Blessed is he who considers the poor and need</w:t>
      </w:r>
      <w:r w:rsidR="005453DF">
        <w:t>y”</w:t>
      </w:r>
      <w:bookmarkEnd w:id="253"/>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2"/>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5"/>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EC501B">
        <w:t>The Psalms of the Third Hour</w:t>
      </w:r>
      <w:r>
        <w:fldChar w:fldCharType="end"/>
      </w:r>
      <w:r>
        <w:t xml:space="preserve"> continue with </w:t>
      </w:r>
      <w:r>
        <w:fldChar w:fldCharType="begin"/>
      </w:r>
      <w:r>
        <w:instrText xml:space="preserve"> REF _Ref412026139 \h </w:instrText>
      </w:r>
      <w:r>
        <w:fldChar w:fldCharType="separate"/>
      </w:r>
      <w:r w:rsidR="00EC501B">
        <w:t>Psalm</w:t>
      </w:r>
      <w:r w:rsidR="00EC501B" w:rsidRPr="00AB1781">
        <w:t xml:space="preserve"> 42</w:t>
      </w:r>
      <w:r w:rsidR="00EC501B">
        <w:t>: “Judge me, O God, and defend my cause”</w:t>
      </w:r>
      <w:r>
        <w:fldChar w:fldCharType="end"/>
      </w:r>
      <w:r>
        <w:t xml:space="preserve">, page </w:t>
      </w:r>
      <w:r>
        <w:fldChar w:fldCharType="begin"/>
      </w:r>
      <w:r>
        <w:instrText xml:space="preserve"> PAGEREF _Ref412026139 \h </w:instrText>
      </w:r>
      <w:r>
        <w:fldChar w:fldCharType="separate"/>
      </w:r>
      <w:r w:rsidR="00EC501B">
        <w:rPr>
          <w:noProof/>
        </w:rPr>
        <w:t>165</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7"/>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8"/>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4" w:name="_Ref412026139"/>
      <w:r>
        <w:t>Psalm</w:t>
      </w:r>
      <w:r w:rsidR="00950468" w:rsidRPr="00AB1781">
        <w:t xml:space="preserve"> 42</w:t>
      </w:r>
      <w:r>
        <w:t xml:space="preserve">: </w:t>
      </w:r>
      <w:r w:rsidR="009216DA">
        <w:t>“</w:t>
      </w:r>
      <w:r>
        <w:t>Judge me, O God, and defend my caus</w:t>
      </w:r>
      <w:r w:rsidR="00F017CA">
        <w:t>e”</w:t>
      </w:r>
      <w:bookmarkEnd w:id="254"/>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0"/>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1"/>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32"/>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_Ref412110857 \h </w:instrText>
      </w:r>
      <w:r>
        <w:fldChar w:fldCharType="separate"/>
      </w:r>
      <w:r w:rsidR="00EC501B">
        <w:t>Psalm</w:t>
      </w:r>
      <w:r w:rsidR="00EC501B" w:rsidRPr="00AB1781">
        <w:t xml:space="preserve"> 44</w:t>
      </w:r>
      <w:r w:rsidR="00EC501B">
        <w:t>: “My heart erupted with a good word”</w:t>
      </w:r>
      <w:r>
        <w:fldChar w:fldCharType="end"/>
      </w:r>
      <w:r>
        <w:t xml:space="preserve">, page </w:t>
      </w:r>
      <w:r>
        <w:fldChar w:fldCharType="begin"/>
      </w:r>
      <w:r>
        <w:instrText xml:space="preserve"> PAGEREF _Ref412110857 \h </w:instrText>
      </w:r>
      <w:r>
        <w:fldChar w:fldCharType="separate"/>
      </w:r>
      <w:r w:rsidR="00EC501B">
        <w:rPr>
          <w:noProof/>
        </w:rPr>
        <w:t>169</w:t>
      </w:r>
      <w:r>
        <w:fldChar w:fldCharType="end"/>
      </w:r>
      <w:r>
        <w:t xml:space="preserve">.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_Ref412026190 \h </w:instrText>
      </w:r>
      <w:r>
        <w:fldChar w:fldCharType="separate"/>
      </w:r>
      <w:r w:rsidR="00EC501B">
        <w:t>Psalm</w:t>
      </w:r>
      <w:r w:rsidR="00EC501B" w:rsidRPr="00AB1781">
        <w:t xml:space="preserve"> 56</w:t>
      </w:r>
      <w:r w:rsidR="00EC501B">
        <w:t>: “Have mercy on me, O God, have mercy on me”</w:t>
      </w:r>
      <w:r>
        <w:fldChar w:fldCharType="end"/>
      </w:r>
      <w:r>
        <w:t xml:space="preserve">, page </w:t>
      </w:r>
      <w:r>
        <w:fldChar w:fldCharType="begin"/>
      </w:r>
      <w:r>
        <w:instrText xml:space="preserve"> PAGEREF _Ref412026190 \h </w:instrText>
      </w:r>
      <w:r>
        <w:fldChar w:fldCharType="separate"/>
      </w:r>
      <w:r w:rsidR="00EC501B">
        <w:rPr>
          <w:noProof/>
        </w:rPr>
        <w:t>186</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3"/>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34"/>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5"/>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6"/>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7"/>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8"/>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5"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5"/>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39"/>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0"/>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41"/>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42"/>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43"/>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44"/>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5"/>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_Ref412110915 \h </w:instrText>
      </w:r>
      <w:r>
        <w:fldChar w:fldCharType="separate"/>
      </w:r>
      <w:r w:rsidR="00EC501B">
        <w:t>Psalm</w:t>
      </w:r>
      <w:r w:rsidR="00EC501B" w:rsidRPr="00AB1781">
        <w:t xml:space="preserve"> 45</w:t>
      </w:r>
      <w:r w:rsidR="00EC501B">
        <w:t>: “God is our refuge and strength”</w:t>
      </w:r>
      <w:r>
        <w:fldChar w:fldCharType="end"/>
      </w:r>
      <w:r>
        <w:t xml:space="preserve">, page </w:t>
      </w:r>
      <w:r>
        <w:fldChar w:fldCharType="begin"/>
      </w:r>
      <w:r>
        <w:instrText xml:space="preserve"> PAGEREF _Ref412110915 \h </w:instrText>
      </w:r>
      <w:r>
        <w:fldChar w:fldCharType="separate"/>
      </w:r>
      <w:r w:rsidR="00EC501B">
        <w:rPr>
          <w:noProof/>
        </w:rPr>
        <w:t>170</w:t>
      </w:r>
      <w:r>
        <w:fldChar w:fldCharType="end"/>
      </w:r>
      <w:r>
        <w:t>.</w:t>
      </w:r>
    </w:p>
    <w:p w14:paraId="5C84228E" w14:textId="1E068D83" w:rsidR="00950468" w:rsidRPr="008242AB" w:rsidRDefault="008242AB" w:rsidP="00BF0205">
      <w:pPr>
        <w:pStyle w:val="Heading4"/>
      </w:pPr>
      <w:bookmarkStart w:id="256" w:name="_Ref412110915"/>
      <w:r>
        <w:t>Psalm</w:t>
      </w:r>
      <w:r w:rsidR="00950468" w:rsidRPr="00AB1781">
        <w:t xml:space="preserve"> 45</w:t>
      </w:r>
      <w:r>
        <w:t xml:space="preserve">: </w:t>
      </w:r>
      <w:r w:rsidR="009216DA">
        <w:t>“</w:t>
      </w:r>
      <w:r>
        <w:t>God is our refuge and strengt</w:t>
      </w:r>
      <w:r w:rsidR="005453DF">
        <w:t>h”</w:t>
      </w:r>
      <w:bookmarkEnd w:id="256"/>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6"/>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7"/>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48"/>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9"/>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0"/>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1"/>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_Ref412110929 \h </w:instrText>
      </w:r>
      <w:r>
        <w:fldChar w:fldCharType="separate"/>
      </w:r>
      <w:r w:rsidR="00EC501B">
        <w:t>Psalm</w:t>
      </w:r>
      <w:r w:rsidR="00EC501B" w:rsidRPr="00AB1781">
        <w:t xml:space="preserve"> 46</w:t>
      </w:r>
      <w:r w:rsidR="00EC501B">
        <w:t>: “Clap your hands, all you nations”</w:t>
      </w:r>
      <w:r>
        <w:fldChar w:fldCharType="end"/>
      </w:r>
      <w:r>
        <w:t xml:space="preserve">, page </w:t>
      </w:r>
      <w:r>
        <w:fldChar w:fldCharType="begin"/>
      </w:r>
      <w:r>
        <w:instrText xml:space="preserve"> PAGEREF _Ref412110929 \h </w:instrText>
      </w:r>
      <w:r>
        <w:fldChar w:fldCharType="separate"/>
      </w:r>
      <w:r w:rsidR="00EC501B">
        <w:rPr>
          <w:noProof/>
        </w:rPr>
        <w:t>171</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7" w:name="_Ref435990010"/>
      <w:r>
        <w:t>Kathisma 7</w:t>
      </w:r>
      <w:bookmarkEnd w:id="257"/>
    </w:p>
    <w:p w14:paraId="3F629085" w14:textId="3F034B79" w:rsidR="00A6346F" w:rsidRPr="00A6346F" w:rsidRDefault="00A6346F" w:rsidP="00BF0205">
      <w:pPr>
        <w:pStyle w:val="Heading4"/>
      </w:pPr>
      <w:bookmarkStart w:id="258" w:name="_Ref412110929"/>
      <w:r>
        <w:t>Psalm</w:t>
      </w:r>
      <w:r w:rsidRPr="00AB1781">
        <w:t xml:space="preserve"> 46</w:t>
      </w:r>
      <w:r>
        <w:t xml:space="preserve">: </w:t>
      </w:r>
      <w:r w:rsidR="009216DA">
        <w:t>“C</w:t>
      </w:r>
      <w:r>
        <w:t>lap your hand</w:t>
      </w:r>
      <w:r w:rsidR="005453DF">
        <w:t>s, all you nations”</w:t>
      </w:r>
      <w:bookmarkEnd w:id="258"/>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52"/>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53"/>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54"/>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5"/>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EC501B">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6"/>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7"/>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8"/>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9"/>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0"/>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61"/>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62"/>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63"/>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64"/>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5"/>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6"/>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7"/>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8"/>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69"/>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0"/>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1"/>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9"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9"/>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EC501B">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EC501B">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EC501B">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EC501B">
        <w:rPr>
          <w:noProof/>
        </w:rPr>
        <w:t>66</w:t>
      </w:r>
      <w:r>
        <w:fldChar w:fldCharType="end"/>
      </w:r>
      <w:r>
        <w:t xml:space="preserve">; </w:t>
      </w:r>
      <w:r>
        <w:fldChar w:fldCharType="begin"/>
      </w:r>
      <w:r>
        <w:instrText xml:space="preserve"> REF _Ref435434353 \h </w:instrText>
      </w:r>
      <w:r>
        <w:fldChar w:fldCharType="separate"/>
      </w:r>
      <w:r w:rsidR="00EC501B">
        <w:t>The Psalms of the Third Hour</w:t>
      </w:r>
      <w:r>
        <w:fldChar w:fldCharType="end"/>
      </w:r>
      <w:r>
        <w:t xml:space="preserve">, page </w:t>
      </w:r>
      <w:r>
        <w:fldChar w:fldCharType="begin"/>
      </w:r>
      <w:r>
        <w:instrText xml:space="preserve"> PAGEREF _Ref435434358 \h </w:instrText>
      </w:r>
      <w:r>
        <w:fldChar w:fldCharType="separate"/>
      </w:r>
      <w:r w:rsidR="00EC501B">
        <w:rPr>
          <w:noProof/>
        </w:rPr>
        <w:t>85</w:t>
      </w:r>
      <w:r>
        <w:fldChar w:fldCharType="end"/>
      </w:r>
      <w:r>
        <w:t xml:space="preserve">; </w:t>
      </w:r>
      <w:r>
        <w:fldChar w:fldCharType="begin"/>
      </w:r>
      <w:r>
        <w:instrText xml:space="preserve"> REF _Ref435434365 \h </w:instrText>
      </w:r>
      <w:r>
        <w:fldChar w:fldCharType="separate"/>
      </w:r>
      <w:r w:rsidR="00EC501B">
        <w:t>The Psalms of the Sixth Hour</w:t>
      </w:r>
      <w:r>
        <w:fldChar w:fldCharType="end"/>
      </w:r>
      <w:r>
        <w:t xml:space="preserve">, page </w:t>
      </w:r>
      <w:r>
        <w:fldChar w:fldCharType="begin"/>
      </w:r>
      <w:r>
        <w:instrText xml:space="preserve"> PAGEREF _Ref435434371 \p \h </w:instrText>
      </w:r>
      <w:r>
        <w:fldChar w:fldCharType="separate"/>
      </w:r>
      <w:r w:rsidR="00EC501B">
        <w:rPr>
          <w:noProof/>
        </w:rPr>
        <w:t>on page 88</w:t>
      </w:r>
      <w:r>
        <w:fldChar w:fldCharType="end"/>
      </w:r>
      <w:r>
        <w:t xml:space="preserve">; </w:t>
      </w:r>
      <w:r>
        <w:fldChar w:fldCharType="begin"/>
      </w:r>
      <w:r>
        <w:instrText xml:space="preserve"> REF _Ref435434381 \h </w:instrText>
      </w:r>
      <w:r>
        <w:fldChar w:fldCharType="separate"/>
      </w:r>
      <w:r w:rsidR="00EC501B">
        <w:t>The Psalms of the Ninth Hour</w:t>
      </w:r>
      <w:r>
        <w:fldChar w:fldCharType="end"/>
      </w:r>
      <w:r>
        <w:t xml:space="preserve">, page </w:t>
      </w:r>
      <w:r>
        <w:fldChar w:fldCharType="begin"/>
      </w:r>
      <w:r>
        <w:instrText xml:space="preserve"> PAGEREF _Ref435434387 \h </w:instrText>
      </w:r>
      <w:r>
        <w:fldChar w:fldCharType="separate"/>
      </w:r>
      <w:r w:rsidR="00EC501B">
        <w:rPr>
          <w:noProof/>
        </w:rPr>
        <w:t>92</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2"/>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3"/>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4"/>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5"/>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6"/>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7"/>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8"/>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0"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0"/>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79"/>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0"/>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81"/>
      </w:r>
      <w:r w:rsidRPr="00AB1781">
        <w:t xml:space="preserve"> </w:t>
      </w:r>
      <w:r w:rsidR="00E570CB">
        <w:t>Your</w:t>
      </w:r>
      <w:r w:rsidRPr="00AB1781">
        <w:t xml:space="preserve"> Name, O Lord, for it is good.</w:t>
      </w:r>
      <w:r w:rsidRPr="00AB1781">
        <w:rPr>
          <w:rStyle w:val="FootnoteReference"/>
        </w:rPr>
        <w:footnoteReference w:id="282"/>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3"/>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EC501B">
        <w:t>Psalm</w:t>
      </w:r>
      <w:r w:rsidR="00EC501B" w:rsidRPr="00AB1781">
        <w:t xml:space="preserve"> 56</w:t>
      </w:r>
      <w:r w:rsidR="00EC501B">
        <w:t>: “Have mercy on me, O God, have mercy on me”</w:t>
      </w:r>
      <w:r>
        <w:fldChar w:fldCharType="end"/>
      </w:r>
      <w:r>
        <w:t xml:space="preserve">, page </w:t>
      </w:r>
      <w:r>
        <w:fldChar w:fldCharType="begin"/>
      </w:r>
      <w:r>
        <w:instrText xml:space="preserve"> PAGEREF _Ref412026190 \h </w:instrText>
      </w:r>
      <w:r>
        <w:fldChar w:fldCharType="separate"/>
      </w:r>
      <w:r w:rsidR="00EC501B">
        <w:rPr>
          <w:noProof/>
        </w:rPr>
        <w:t>186</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4"/>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5"/>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6"/>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1" w:name="_Ref435438564"/>
      <w:r w:rsidRPr="00AB1781">
        <w:t>K</w:t>
      </w:r>
      <w:r>
        <w:t>athisma</w:t>
      </w:r>
      <w:r w:rsidR="0044639B">
        <w:t xml:space="preserve"> 8</w:t>
      </w:r>
      <w:bookmarkEnd w:id="261"/>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7"/>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8"/>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89"/>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2" w:name="_Ref412026190"/>
      <w:r>
        <w:t>Psalm</w:t>
      </w:r>
      <w:r w:rsidRPr="00AB1781">
        <w:t xml:space="preserve"> 56</w:t>
      </w:r>
      <w:r>
        <w:t xml:space="preserve">: </w:t>
      </w:r>
      <w:r w:rsidR="009216DA">
        <w:t>“</w:t>
      </w:r>
      <w:r>
        <w:t>Have mercy on me, O God, have mercy on m</w:t>
      </w:r>
      <w:r w:rsidR="00F017CA">
        <w:t>e”</w:t>
      </w:r>
      <w:bookmarkEnd w:id="262"/>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0"/>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91"/>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92"/>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3"/>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EC501B">
        <w:t>Psalm</w:t>
      </w:r>
      <w:r w:rsidR="00EC501B" w:rsidRPr="00AB1781">
        <w:t xml:space="preserve"> 60</w:t>
      </w:r>
      <w:r w:rsidR="00EC501B">
        <w:t>: “Hear my supplication, O God”</w:t>
      </w:r>
      <w:r>
        <w:fldChar w:fldCharType="end"/>
      </w:r>
      <w:r>
        <w:t xml:space="preserve">, page </w:t>
      </w:r>
      <w:r>
        <w:fldChar w:fldCharType="begin"/>
      </w:r>
      <w:r>
        <w:instrText xml:space="preserve"> PAGEREF _Ref412111219 \h </w:instrText>
      </w:r>
      <w:r>
        <w:fldChar w:fldCharType="separate"/>
      </w:r>
      <w:r w:rsidR="00EC501B">
        <w:rPr>
          <w:noProof/>
        </w:rPr>
        <w:t>191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EC501B">
        <w:t>Psalm</w:t>
      </w:r>
      <w:r w:rsidR="00EC501B" w:rsidRPr="00AB1781">
        <w:t xml:space="preserve"> 85</w:t>
      </w:r>
      <w:r w:rsidR="00EC501B">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EC501B">
        <w:rPr>
          <w:noProof/>
        </w:rPr>
        <w:t>233</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94"/>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5"/>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6"/>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7"/>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8"/>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9"/>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3" w:name="_Ref412111219"/>
      <w:r>
        <w:t>Psalm</w:t>
      </w:r>
      <w:r w:rsidR="009E7111" w:rsidRPr="00AB1781">
        <w:t xml:space="preserve"> 60</w:t>
      </w:r>
      <w:r>
        <w:t xml:space="preserve">: </w:t>
      </w:r>
      <w:r w:rsidR="009216DA">
        <w:t>“Hear</w:t>
      </w:r>
      <w:r>
        <w:t xml:space="preserve"> my supplicatio</w:t>
      </w:r>
      <w:r w:rsidR="005453DF">
        <w:t>n, O God”</w:t>
      </w:r>
      <w:bookmarkEnd w:id="263"/>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EC501B">
        <w:t>Psalm</w:t>
      </w:r>
      <w:r w:rsidR="00EC501B" w:rsidRPr="00AB1781">
        <w:t xml:space="preserve"> 62</w:t>
      </w:r>
      <w:r w:rsidR="00EC501B">
        <w:t>: “O God, my God, I rise early to be with You”</w:t>
      </w:r>
      <w:r>
        <w:fldChar w:fldCharType="end"/>
      </w:r>
      <w:r>
        <w:t xml:space="preserve">, page </w:t>
      </w:r>
      <w:r>
        <w:fldChar w:fldCharType="begin"/>
      </w:r>
      <w:r>
        <w:instrText xml:space="preserve"> PAGEREF _Ref412098429 \h </w:instrText>
      </w:r>
      <w:r>
        <w:fldChar w:fldCharType="separate"/>
      </w:r>
      <w:r w:rsidR="00EC501B">
        <w:rPr>
          <w:noProof/>
        </w:rPr>
        <w:t>193</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0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0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0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4"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4"/>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w:t>
      </w: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04"/>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EC501B">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EC501B">
        <w:t>Psalm</w:t>
      </w:r>
      <w:r w:rsidR="00EC501B" w:rsidRPr="00AB1781">
        <w:t xml:space="preserve"> 66</w:t>
      </w:r>
      <w:r w:rsidR="00EC501B">
        <w:t>: “May God have compassion on us and bless us”</w:t>
      </w:r>
      <w:r>
        <w:fldChar w:fldCharType="end"/>
      </w:r>
      <w:r>
        <w:t xml:space="preserve">, page </w:t>
      </w:r>
      <w:r>
        <w:fldChar w:fldCharType="begin"/>
      </w:r>
      <w:r>
        <w:instrText xml:space="preserve"> PAGEREF _Ref412026041 \h </w:instrText>
      </w:r>
      <w:r>
        <w:fldChar w:fldCharType="separate"/>
      </w:r>
      <w:r w:rsidR="00EC501B">
        <w:rPr>
          <w:noProof/>
        </w:rPr>
        <w:t>198</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5" w:name="_Ref435438574"/>
      <w:r w:rsidRPr="00AB1781">
        <w:t>K</w:t>
      </w:r>
      <w:r>
        <w:t>athisma 9</w:t>
      </w:r>
      <w:bookmarkEnd w:id="265"/>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lastRenderedPageBreak/>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0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0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lastRenderedPageBreak/>
        <w:t>1 (</w:t>
      </w:r>
      <w:r w:rsidR="007048F2">
        <w:t>For the end; a</w:t>
      </w:r>
      <w:r w:rsidRPr="00AB1781">
        <w:t xml:space="preserve"> Song of a Psalm of Resurrection)</w:t>
      </w:r>
      <w:r w:rsidRPr="00AB1781">
        <w:rPr>
          <w:rStyle w:val="FootnoteReference"/>
        </w:rPr>
        <w:footnoteReference w:id="30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10"/>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1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12"/>
      </w:r>
      <w:r w:rsidRPr="00AB1781">
        <w:t xml:space="preserve"> worship</w:t>
      </w:r>
      <w:r w:rsidR="000E01D1">
        <w:rPr>
          <w:rStyle w:val="FootnoteReference"/>
        </w:rPr>
        <w:footnoteReference w:id="31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1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1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1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lastRenderedPageBreak/>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1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1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6" w:name="_Ref412026041"/>
      <w:r>
        <w:t>Psalm</w:t>
      </w:r>
      <w:r w:rsidRPr="00AB1781">
        <w:t xml:space="preserve"> 66</w:t>
      </w:r>
      <w:r>
        <w:t xml:space="preserve">: </w:t>
      </w:r>
      <w:r w:rsidR="007D2678">
        <w:t>“</w:t>
      </w:r>
      <w:r>
        <w:t>M</w:t>
      </w:r>
      <w:r w:rsidR="007D2678">
        <w:t>a</w:t>
      </w:r>
      <w:r>
        <w:t>y God have compassion on us and bless u</w:t>
      </w:r>
      <w:r w:rsidR="005453DF">
        <w:t>s”</w:t>
      </w:r>
      <w:bookmarkEnd w:id="266"/>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w:t>
      </w: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lastRenderedPageBreak/>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2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21"/>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22"/>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23"/>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EC501B">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EC501B">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EC501B">
        <w:t>Psalm</w:t>
      </w:r>
      <w:r w:rsidR="00EC501B" w:rsidRPr="00AB1781">
        <w:t xml:space="preserve"> 69</w:t>
      </w:r>
      <w:r w:rsidR="00EC501B">
        <w:t>: “O Lord, make haste to help me”</w:t>
      </w:r>
      <w:r>
        <w:fldChar w:fldCharType="end"/>
      </w:r>
      <w:r>
        <w:t xml:space="preserve">, page </w:t>
      </w:r>
      <w:r>
        <w:fldChar w:fldCharType="begin"/>
      </w:r>
      <w:r>
        <w:instrText xml:space="preserve"> PAGEREF _Ref412026055 \h </w:instrText>
      </w:r>
      <w:r>
        <w:fldChar w:fldCharType="separate"/>
      </w:r>
      <w:r w:rsidR="00EC501B">
        <w:rPr>
          <w:noProof/>
        </w:rPr>
        <w:t>205</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24"/>
      </w:r>
    </w:p>
    <w:p w14:paraId="5233A7A2" w14:textId="5FC47E08" w:rsidR="00C879D4" w:rsidRPr="00AB1781" w:rsidRDefault="00C879D4" w:rsidP="00C879D4">
      <w:pPr>
        <w:pStyle w:val="EnglishHangNoCoptic"/>
      </w:pPr>
      <w:r w:rsidRPr="00AB1781">
        <w:lastRenderedPageBreak/>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25"/>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26"/>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27"/>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28"/>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lastRenderedPageBreak/>
        <w:t xml:space="preserve">14 Even if you sleep </w:t>
      </w:r>
      <w:r w:rsidR="003863C1">
        <w:t>in the mists of your portions</w:t>
      </w:r>
      <w:r w:rsidRPr="00AB1781">
        <w:t>,</w:t>
      </w:r>
      <w:r w:rsidRPr="00AB1781">
        <w:rPr>
          <w:rStyle w:val="FootnoteReference"/>
        </w:rPr>
        <w:footnoteReference w:id="329"/>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30"/>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31"/>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lastRenderedPageBreak/>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32"/>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33"/>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34"/>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lastRenderedPageBreak/>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36"/>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37"/>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38"/>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39"/>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40"/>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41"/>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42"/>
      </w:r>
    </w:p>
    <w:p w14:paraId="7BE841A8" w14:textId="6FA9486C" w:rsidR="00C879D4" w:rsidRPr="00AB1781" w:rsidRDefault="00C879D4" w:rsidP="00B139A8">
      <w:pPr>
        <w:pStyle w:val="EnglishHangNoCoptic"/>
      </w:pPr>
      <w:r w:rsidRPr="00AB1781">
        <w:lastRenderedPageBreak/>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43"/>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7"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7"/>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w:t>
      </w: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44"/>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45"/>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_Ref412098484 \h </w:instrText>
      </w:r>
      <w:r>
        <w:fldChar w:fldCharType="separate"/>
      </w:r>
      <w:r w:rsidR="00EC501B">
        <w:t>Psalm</w:t>
      </w:r>
      <w:r w:rsidR="00EC501B" w:rsidRPr="00AB1781">
        <w:t xml:space="preserve"> 112</w:t>
      </w:r>
      <w:r w:rsidR="00EC501B">
        <w:t>: “Praise the Lord, you children”</w:t>
      </w:r>
      <w:r>
        <w:fldChar w:fldCharType="end"/>
      </w:r>
      <w:r>
        <w:t xml:space="preserve">, page </w:t>
      </w:r>
      <w:r>
        <w:fldChar w:fldCharType="begin"/>
      </w:r>
      <w:r>
        <w:instrText xml:space="preserve"> PAGEREF _Ref412098484 \h </w:instrText>
      </w:r>
      <w:r>
        <w:fldChar w:fldCharType="separate"/>
      </w:r>
      <w:r w:rsidR="00EC501B">
        <w:rPr>
          <w:noProof/>
        </w:rPr>
        <w:t>280</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EC501B">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EC501B">
        <w:t>Psalm</w:t>
      </w:r>
      <w:r w:rsidR="00EC501B" w:rsidRPr="00AB1781">
        <w:t xml:space="preserve"> 83</w:t>
      </w:r>
      <w:r w:rsidR="00EC501B">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EC501B">
        <w:rPr>
          <w:noProof/>
        </w:rPr>
        <w:t>230</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EC501B">
        <w:t>Psalm</w:t>
      </w:r>
      <w:r w:rsidR="00EC501B" w:rsidRPr="00AB1781">
        <w:t xml:space="preserve"> 22</w:t>
      </w:r>
      <w:r w:rsidR="00EC501B">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EC501B">
        <w:rPr>
          <w:noProof/>
        </w:rPr>
        <w:t>132</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EC501B">
        <w:t>Psalm</w:t>
      </w:r>
      <w:r w:rsidR="00EC501B" w:rsidRPr="00AB1781">
        <w:t xml:space="preserve"> 85</w:t>
      </w:r>
      <w:r w:rsidR="00EC501B">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EC501B">
        <w:rPr>
          <w:noProof/>
        </w:rPr>
        <w:t>233</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8" w:name="_Ref435438582"/>
      <w:r w:rsidRPr="00AB1781">
        <w:t>K</w:t>
      </w:r>
      <w:r>
        <w:t>athisma 10</w:t>
      </w:r>
      <w:bookmarkEnd w:id="268"/>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lastRenderedPageBreak/>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46"/>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47"/>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48"/>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49"/>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50"/>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51"/>
      </w:r>
    </w:p>
    <w:p w14:paraId="73B4E4EB" w14:textId="77777777" w:rsidR="00CA0029" w:rsidRPr="00AB1781" w:rsidRDefault="00CA0029" w:rsidP="00CA0029">
      <w:pPr>
        <w:pStyle w:val="EnglishHangNoCoptic"/>
      </w:pPr>
      <w:r w:rsidRPr="00AB1781">
        <w:lastRenderedPageBreak/>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52"/>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53"/>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54"/>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55"/>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56"/>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57"/>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lastRenderedPageBreak/>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58"/>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59"/>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60"/>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lastRenderedPageBreak/>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61"/>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62"/>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63"/>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64"/>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65"/>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66"/>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67"/>
      </w:r>
    </w:p>
    <w:p w14:paraId="3772CA58" w14:textId="51804392" w:rsidR="00CA0029" w:rsidRPr="00CA0029" w:rsidRDefault="00CA0029" w:rsidP="00BF0205">
      <w:pPr>
        <w:pStyle w:val="Heading4"/>
      </w:pPr>
      <w:r>
        <w:lastRenderedPageBreak/>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68"/>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69"/>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70"/>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71"/>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72"/>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lastRenderedPageBreak/>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73"/>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74"/>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75"/>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76"/>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77"/>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78"/>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79"/>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80"/>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81"/>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82"/>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83"/>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lastRenderedPageBreak/>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84"/>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85"/>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86"/>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9" w:name="_Ref435438587"/>
      <w:r w:rsidRPr="00AB1781">
        <w:t>K</w:t>
      </w:r>
      <w:r>
        <w:t>athisma</w:t>
      </w:r>
      <w:r w:rsidRPr="00AB1781">
        <w:t xml:space="preserve"> 1</w:t>
      </w:r>
      <w:r>
        <w:t>1</w:t>
      </w:r>
      <w:bookmarkEnd w:id="269"/>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lastRenderedPageBreak/>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87"/>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88"/>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89"/>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90"/>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91"/>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lastRenderedPageBreak/>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92"/>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lastRenderedPageBreak/>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lastRenderedPageBreak/>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93"/>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lastRenderedPageBreak/>
        <w:t xml:space="preserve">69 And He built His sanctuary like the horn of a </w:t>
      </w:r>
      <w:r w:rsidR="006B0A9B">
        <w:t>unicorn</w:t>
      </w:r>
      <w:r w:rsidRPr="00AB1781">
        <w:t>;</w:t>
      </w:r>
      <w:r w:rsidRPr="00AB1781">
        <w:rPr>
          <w:rStyle w:val="FootnoteReference"/>
        </w:rPr>
        <w:footnoteReference w:id="394"/>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95"/>
      </w:r>
    </w:p>
    <w:p w14:paraId="728C0489" w14:textId="24E666D3" w:rsidR="004A51E7" w:rsidRPr="00AB1781" w:rsidRDefault="004A51E7" w:rsidP="004A51E7">
      <w:pPr>
        <w:pStyle w:val="EnglishHangNoCoptic"/>
      </w:pPr>
      <w:r w:rsidRPr="00AB1781">
        <w:lastRenderedPageBreak/>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96"/>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97"/>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98"/>
      </w:r>
      <w:r>
        <w:t xml:space="preserve">, </w:t>
      </w:r>
      <w:r w:rsidR="006B0A9B">
        <w:t>manifest Yourself</w:t>
      </w:r>
      <w:r w:rsidR="006B0A9B">
        <w:rPr>
          <w:rStyle w:val="FootnoteReference"/>
        </w:rPr>
        <w:footnoteReference w:id="399"/>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00"/>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lastRenderedPageBreak/>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01"/>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lastRenderedPageBreak/>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02"/>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03"/>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lastRenderedPageBreak/>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04"/>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05"/>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06"/>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lastRenderedPageBreak/>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07"/>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08"/>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09"/>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lastRenderedPageBreak/>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0"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0"/>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10"/>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lastRenderedPageBreak/>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11"/>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12"/>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13"/>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EC501B">
        <w:t>Psalm</w:t>
      </w:r>
      <w:r w:rsidR="00EC501B" w:rsidRPr="00AB1781">
        <w:t xml:space="preserve"> 84</w:t>
      </w:r>
      <w:r w:rsidR="00EC501B">
        <w:t>:” O Lord, You were pleased with Your land”</w:t>
      </w:r>
      <w:r>
        <w:fldChar w:fldCharType="end"/>
      </w:r>
      <w:r>
        <w:t xml:space="preserve">, page </w:t>
      </w:r>
      <w:r>
        <w:fldChar w:fldCharType="begin"/>
      </w:r>
      <w:r>
        <w:instrText xml:space="preserve"> PAGEREF _Ref412111302 \h </w:instrText>
      </w:r>
      <w:r>
        <w:fldChar w:fldCharType="separate"/>
      </w:r>
      <w:r w:rsidR="00EC501B">
        <w:rPr>
          <w:noProof/>
        </w:rPr>
        <w:t>232</w:t>
      </w:r>
      <w:r>
        <w:fldChar w:fldCharType="end"/>
      </w:r>
      <w:r>
        <w:t>.</w:t>
      </w:r>
    </w:p>
    <w:p w14:paraId="2EFF1703" w14:textId="35323D47" w:rsidR="004A51E7" w:rsidRPr="00AB1781" w:rsidRDefault="00A93CE8" w:rsidP="00BF0205">
      <w:pPr>
        <w:pStyle w:val="Heading4"/>
      </w:pPr>
      <w:bookmarkStart w:id="271" w:name="_Ref412111302"/>
      <w:r>
        <w:lastRenderedPageBreak/>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1"/>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14"/>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15"/>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16"/>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17"/>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lastRenderedPageBreak/>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EC501B">
        <w:t>Psalm</w:t>
      </w:r>
      <w:r w:rsidR="00EC501B" w:rsidRPr="00AB1781">
        <w:t xml:space="preserve"> 85</w:t>
      </w:r>
      <w:r w:rsidR="00EC501B">
        <w:t>: “Incline Your ear, O Lord, and hear me”</w:t>
      </w:r>
      <w:r>
        <w:fldChar w:fldCharType="end"/>
      </w:r>
      <w:r>
        <w:t xml:space="preserve">, page </w:t>
      </w:r>
      <w:r>
        <w:fldChar w:fldCharType="begin"/>
      </w:r>
      <w:r>
        <w:instrText xml:space="preserve"> PAGEREF _Ref412026212 \h </w:instrText>
      </w:r>
      <w:r>
        <w:fldChar w:fldCharType="separate"/>
      </w:r>
      <w:r w:rsidR="00EC501B">
        <w:rPr>
          <w:noProof/>
        </w:rPr>
        <w:t>233</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2" w:name="_Ref435990025"/>
      <w:r>
        <w:t>Kathisma 12</w:t>
      </w:r>
      <w:bookmarkEnd w:id="272"/>
    </w:p>
    <w:p w14:paraId="3C923651" w14:textId="0BCFC39C" w:rsidR="00935D4B" w:rsidRPr="00AB1781" w:rsidRDefault="00935D4B" w:rsidP="00BF0205">
      <w:pPr>
        <w:pStyle w:val="Heading4"/>
      </w:pPr>
      <w:bookmarkStart w:id="273"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3"/>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18"/>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19"/>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20"/>
      </w:r>
      <w:r w:rsidRPr="00AB1781">
        <w:t xml:space="preserve"> of my supplication.</w:t>
      </w:r>
    </w:p>
    <w:p w14:paraId="185BE625" w14:textId="7DE762C1" w:rsidR="00935D4B" w:rsidRPr="00AB1781" w:rsidRDefault="00935D4B" w:rsidP="00935D4B">
      <w:pPr>
        <w:pStyle w:val="EnglishHangNoCoptic"/>
      </w:pPr>
      <w:r w:rsidRPr="00AB1781">
        <w:lastRenderedPageBreak/>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21"/>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22"/>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23"/>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24"/>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2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2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w:t>
      </w:r>
      <w:r>
        <w:fldChar w:fldCharType="begin"/>
      </w:r>
      <w:r>
        <w:instrText xml:space="preserve"> REF _Ref412111328 \h </w:instrText>
      </w:r>
      <w:r>
        <w:fldChar w:fldCharType="separate"/>
      </w:r>
      <w:r w:rsidR="00EC501B">
        <w:t>Psalm</w:t>
      </w:r>
      <w:r w:rsidR="00EC501B" w:rsidRPr="00AB1781">
        <w:t xml:space="preserve"> 86</w:t>
      </w:r>
      <w:r w:rsidR="00EC501B">
        <w:t>: “His foundations are on the holy mountains”</w:t>
      </w:r>
      <w:r>
        <w:fldChar w:fldCharType="end"/>
      </w:r>
      <w:r>
        <w:t xml:space="preserve">, page </w:t>
      </w:r>
      <w:r>
        <w:fldChar w:fldCharType="begin"/>
      </w:r>
      <w:r>
        <w:instrText xml:space="preserve"> PAGEREF _Ref412111328 \h </w:instrText>
      </w:r>
      <w:r>
        <w:fldChar w:fldCharType="separate"/>
      </w:r>
      <w:r w:rsidR="00EC501B">
        <w:rPr>
          <w:noProof/>
        </w:rPr>
        <w:t>235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EC501B">
        <w:t>Psalm</w:t>
      </w:r>
      <w:r w:rsidR="00EC501B" w:rsidRPr="00AB1781">
        <w:t xml:space="preserve"> 90</w:t>
      </w:r>
      <w:r w:rsidR="00EC501B">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EC501B">
        <w:rPr>
          <w:noProof/>
        </w:rPr>
        <w:t>243</w:t>
      </w:r>
      <w:r w:rsidR="00E611C7">
        <w:fldChar w:fldCharType="end"/>
      </w:r>
      <w:r w:rsidR="00E611C7">
        <w:t>.</w:t>
      </w:r>
    </w:p>
    <w:p w14:paraId="45920DE7" w14:textId="6372A487" w:rsidR="00935D4B" w:rsidRPr="00AB1781" w:rsidRDefault="00935D4B" w:rsidP="00BF0205">
      <w:pPr>
        <w:pStyle w:val="Heading4"/>
      </w:pPr>
      <w:bookmarkStart w:id="274" w:name="_Ref412111328"/>
      <w:r>
        <w:lastRenderedPageBreak/>
        <w:t>Psalm</w:t>
      </w:r>
      <w:r w:rsidRPr="00AB1781">
        <w:t xml:space="preserve"> 86</w:t>
      </w:r>
      <w:r>
        <w:t xml:space="preserve">: </w:t>
      </w:r>
      <w:r w:rsidR="007D2678">
        <w:t>“</w:t>
      </w:r>
      <w:r>
        <w:t>His foundations are on the holy mountain</w:t>
      </w:r>
      <w:r w:rsidR="005453DF">
        <w:t>s”</w:t>
      </w:r>
      <w:bookmarkEnd w:id="274"/>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2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2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29"/>
      </w:r>
    </w:p>
    <w:p w14:paraId="41ECC6AA" w14:textId="04147FD6" w:rsidR="00935D4B" w:rsidRPr="00AB1781" w:rsidRDefault="00ED7AD3" w:rsidP="00935D4B">
      <w:pPr>
        <w:pStyle w:val="EnglishHangNoCoptic"/>
      </w:pPr>
      <w:r>
        <w:tab/>
        <w:t>and, “a man was born in her,”</w:t>
      </w:r>
      <w:r>
        <w:rPr>
          <w:rStyle w:val="FootnoteReference"/>
        </w:rPr>
        <w:footnoteReference w:id="43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31"/>
      </w:r>
    </w:p>
    <w:p w14:paraId="238BF1CD" w14:textId="10C343FE"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EC501B">
        <w:t>Psalm</w:t>
      </w:r>
      <w:r w:rsidR="00EC501B" w:rsidRPr="00AB1781">
        <w:t xml:space="preserve"> 90</w:t>
      </w:r>
      <w:r w:rsidR="00EC501B">
        <w:t>: “He who dwells in the help of the Most High”</w:t>
      </w:r>
      <w:r>
        <w:fldChar w:fldCharType="end"/>
      </w:r>
      <w:r>
        <w:t xml:space="preserve">, page </w:t>
      </w:r>
      <w:r>
        <w:fldChar w:fldCharType="begin"/>
      </w:r>
      <w:r>
        <w:instrText xml:space="preserve"> PAGEREF _Ref412026283 \h </w:instrText>
      </w:r>
      <w:r>
        <w:fldChar w:fldCharType="separate"/>
      </w:r>
      <w:r w:rsidR="00EC501B">
        <w:rPr>
          <w:noProof/>
        </w:rPr>
        <w:t>243</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lastRenderedPageBreak/>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32"/>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3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3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35"/>
      </w:r>
      <w:r>
        <w:t xml:space="preserve"> confess</w:t>
      </w:r>
      <w:r w:rsidR="00F06A9C">
        <w:rPr>
          <w:rStyle w:val="FootnoteReference"/>
        </w:rPr>
        <w:footnoteReference w:id="436"/>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37"/>
      </w:r>
      <w:r w:rsidR="00FF46D1">
        <w:t xml:space="preserve"> </w:t>
      </w:r>
      <w:r w:rsidRPr="00AB1781">
        <w:t>land?</w:t>
      </w:r>
    </w:p>
    <w:p w14:paraId="536BC3D9" w14:textId="1B73B777" w:rsidR="00935D4B" w:rsidRPr="00AB1781" w:rsidRDefault="00935D4B" w:rsidP="00935D4B">
      <w:pPr>
        <w:pStyle w:val="EnglishHangNoCoptic"/>
      </w:pPr>
      <w:r w:rsidRPr="00AB1781">
        <w:lastRenderedPageBreak/>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38"/>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39"/>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40"/>
      </w:r>
      <w:r w:rsidRPr="00AB1781">
        <w:t xml:space="preserve"> </w:t>
      </w:r>
      <w:r w:rsidR="006D6CF8">
        <w:t>forever</w:t>
      </w:r>
      <w:r w:rsidR="006D6CF8">
        <w:rPr>
          <w:rStyle w:val="FootnoteReference"/>
        </w:rPr>
        <w:footnoteReference w:id="441"/>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42"/>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lastRenderedPageBreak/>
        <w:t xml:space="preserve">6 The heavens </w:t>
      </w:r>
      <w:r w:rsidR="006D6CF8">
        <w:t>will confess</w:t>
      </w:r>
      <w:r w:rsidR="00962B09">
        <w:rPr>
          <w:rStyle w:val="FootnoteReference"/>
        </w:rPr>
        <w:footnoteReference w:id="443"/>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44"/>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45"/>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46"/>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47"/>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48"/>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lastRenderedPageBreak/>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49"/>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50"/>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51"/>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52"/>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53"/>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54"/>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lastRenderedPageBreak/>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55"/>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56"/>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57"/>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58"/>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lastRenderedPageBreak/>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59"/>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60"/>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lastRenderedPageBreak/>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61"/>
      </w:r>
      <w:r w:rsidRPr="00AB1781">
        <w:t xml:space="preserve"> in </w:t>
      </w:r>
      <w:r w:rsidR="00E570CB">
        <w:t>Your</w:t>
      </w:r>
      <w:r w:rsidRPr="00AB1781">
        <w:t xml:space="preserve"> wrath,</w:t>
      </w:r>
      <w:r w:rsidRPr="00AB1781">
        <w:rPr>
          <w:rStyle w:val="FootnoteReference"/>
        </w:rPr>
        <w:footnoteReference w:id="462"/>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63"/>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64"/>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5" w:name="_Ref412026283"/>
      <w:r>
        <w:lastRenderedPageBreak/>
        <w:t>Psalm</w:t>
      </w:r>
      <w:r w:rsidRPr="00AB1781">
        <w:t xml:space="preserve"> 90</w:t>
      </w:r>
      <w:r>
        <w:t xml:space="preserve">: </w:t>
      </w:r>
      <w:r w:rsidR="007D2678">
        <w:t>“</w:t>
      </w:r>
      <w:r>
        <w:t>He who dwells in the help of the Most Hig</w:t>
      </w:r>
      <w:r w:rsidR="00F017CA">
        <w:t>h”</w:t>
      </w:r>
      <w:bookmarkEnd w:id="275"/>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65"/>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lastRenderedPageBreak/>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66"/>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67"/>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EC501B">
        <w:t>Psalm</w:t>
      </w:r>
      <w:r w:rsidR="00EC501B" w:rsidRPr="00AB1781">
        <w:t xml:space="preserve"> 92</w:t>
      </w:r>
      <w:r w:rsidR="00EC501B">
        <w:t>: “The Lord is reigns, He is robed in majesty”</w:t>
      </w:r>
      <w:r>
        <w:fldChar w:fldCharType="end"/>
      </w:r>
      <w:r>
        <w:t xml:space="preserve">, page </w:t>
      </w:r>
      <w:r>
        <w:fldChar w:fldCharType="begin"/>
      </w:r>
      <w:r>
        <w:instrText xml:space="preserve"> PAGEREF _Ref412111374 \h </w:instrText>
      </w:r>
      <w:r>
        <w:fldChar w:fldCharType="separate"/>
      </w:r>
      <w:r w:rsidR="00EC501B">
        <w:rPr>
          <w:noProof/>
        </w:rPr>
        <w:t>246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EC501B">
        <w:t>Psalm</w:t>
      </w:r>
      <w:r w:rsidR="00EC501B" w:rsidRPr="00AB1781">
        <w:t xml:space="preserve"> 96</w:t>
      </w:r>
      <w:r w:rsidR="00EC501B">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EC501B">
        <w:rPr>
          <w:noProof/>
        </w:rPr>
        <w:t>251</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EC501B">
        <w:t>Psalm</w:t>
      </w:r>
      <w:r w:rsidR="00EC501B" w:rsidRPr="00AB1781">
        <w:t xml:space="preserve"> 116</w:t>
      </w:r>
      <w:r w:rsidR="00EC501B">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EC501B">
        <w:rPr>
          <w:noProof/>
        </w:rPr>
        <w:t>286</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6" w:name="_Ref435438606"/>
      <w:r w:rsidRPr="00AB1781">
        <w:t>K</w:t>
      </w:r>
      <w:r>
        <w:t>athisma</w:t>
      </w:r>
      <w:r w:rsidRPr="00AB1781">
        <w:t xml:space="preserve"> 1</w:t>
      </w:r>
      <w:r>
        <w:t>3</w:t>
      </w:r>
      <w:bookmarkEnd w:id="276"/>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68"/>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69"/>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lastRenderedPageBreak/>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70"/>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71"/>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72"/>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73"/>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74"/>
      </w:r>
      <w:r w:rsidRPr="00AB1781">
        <w:t xml:space="preserve"> in a ripe</w:t>
      </w:r>
      <w:r w:rsidR="00325B16">
        <w:rPr>
          <w:rStyle w:val="FootnoteReference"/>
        </w:rPr>
        <w:footnoteReference w:id="475"/>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7" w:name="_Ref412111374"/>
      <w:r>
        <w:lastRenderedPageBreak/>
        <w:t>Psalm</w:t>
      </w:r>
      <w:r w:rsidRPr="00AB1781">
        <w:t xml:space="preserve"> 92</w:t>
      </w:r>
      <w:r>
        <w:t xml:space="preserve">: </w:t>
      </w:r>
      <w:r w:rsidR="007D2678">
        <w:t>“The Lord is reigns</w:t>
      </w:r>
      <w:r>
        <w:t xml:space="preserve">, He is robed in </w:t>
      </w:r>
      <w:r w:rsidR="007D2678">
        <w:t>majesty”</w:t>
      </w:r>
      <w:bookmarkEnd w:id="277"/>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76"/>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77"/>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78"/>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lastRenderedPageBreak/>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79"/>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80"/>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lastRenderedPageBreak/>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81"/>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82"/>
      </w:r>
      <w:r w:rsidRPr="00AB1781">
        <w:t xml:space="preserve"> with thanksgiving</w:t>
      </w:r>
      <w:r w:rsidR="000470D3">
        <w:rPr>
          <w:rStyle w:val="FootnoteReference"/>
        </w:rPr>
        <w:footnoteReference w:id="483"/>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84"/>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485"/>
      </w:r>
      <w:r w:rsidRPr="00AB1781">
        <w:t xml:space="preserve"> and fall down</w:t>
      </w:r>
      <w:r w:rsidR="002A2713">
        <w:rPr>
          <w:rStyle w:val="FootnoteReference"/>
        </w:rPr>
        <w:footnoteReference w:id="486"/>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87"/>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88"/>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89"/>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90"/>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91"/>
      </w:r>
    </w:p>
    <w:p w14:paraId="0D54EE54" w14:textId="754B1C97" w:rsidR="008016CF" w:rsidRPr="00AB1781" w:rsidRDefault="008016CF" w:rsidP="00BF0205">
      <w:pPr>
        <w:pStyle w:val="Heading4"/>
      </w:pPr>
      <w:bookmarkStart w:id="278"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8"/>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lastRenderedPageBreak/>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92"/>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93"/>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94"/>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95"/>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96"/>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97"/>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98"/>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99"/>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00"/>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01"/>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EC501B">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EC501B">
        <w:t>Psalm</w:t>
      </w:r>
      <w:r w:rsidR="00EC501B" w:rsidRPr="00AB1781">
        <w:t xml:space="preserve"> 96</w:t>
      </w:r>
      <w:r w:rsidR="00EC501B">
        <w:t>: “The Lord reigns, let the earth rejoice”</w:t>
      </w:r>
      <w:r>
        <w:fldChar w:fldCharType="end"/>
      </w:r>
      <w:r>
        <w:t xml:space="preserve">, page </w:t>
      </w:r>
      <w:r>
        <w:fldChar w:fldCharType="begin"/>
      </w:r>
      <w:r>
        <w:instrText xml:space="preserve"> PAGEREF _Ref412026313 \h </w:instrText>
      </w:r>
      <w:r>
        <w:fldChar w:fldCharType="separate"/>
      </w:r>
      <w:r w:rsidR="00EC501B">
        <w:rPr>
          <w:noProof/>
        </w:rPr>
        <w:t>251</w:t>
      </w:r>
      <w:r>
        <w:fldChar w:fldCharType="end"/>
      </w:r>
      <w:r>
        <w:t>.</w:t>
      </w:r>
    </w:p>
    <w:p w14:paraId="27826D3E" w14:textId="51F45D77" w:rsidR="008016CF" w:rsidRPr="00AB1781" w:rsidRDefault="00A0015F" w:rsidP="00BF0205">
      <w:pPr>
        <w:pStyle w:val="Heading4"/>
      </w:pPr>
      <w:bookmarkStart w:id="279"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79"/>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502"/>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03"/>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04"/>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05"/>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lastRenderedPageBreak/>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06"/>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07"/>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EC501B">
        <w:t>Psalm</w:t>
      </w:r>
      <w:r w:rsidR="00EC501B" w:rsidRPr="00AB1781">
        <w:t xml:space="preserve"> 97</w:t>
      </w:r>
      <w:r w:rsidR="00EC501B">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EC501B">
        <w:rPr>
          <w:noProof/>
        </w:rPr>
        <w:t>252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EC501B">
        <w:t>Psalm</w:t>
      </w:r>
      <w:r w:rsidR="00EC501B" w:rsidRPr="00AB1781">
        <w:t xml:space="preserve"> 109</w:t>
      </w:r>
      <w:r w:rsidR="00EC501B">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EC501B">
        <w:rPr>
          <w:noProof/>
        </w:rPr>
        <w:t>277</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0"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0"/>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08"/>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EC501B">
        <w:t>Psalm</w:t>
      </w:r>
      <w:r w:rsidR="00EC501B" w:rsidRPr="00AB1781">
        <w:t xml:space="preserve"> 98</w:t>
      </w:r>
      <w:r w:rsidR="00EC501B">
        <w:t>: “The Lord reigns, let the peoples rage”</w:t>
      </w:r>
      <w:r>
        <w:fldChar w:fldCharType="end"/>
      </w:r>
      <w:r>
        <w:t xml:space="preserve">, page </w:t>
      </w:r>
      <w:r>
        <w:fldChar w:fldCharType="begin"/>
      </w:r>
      <w:r>
        <w:instrText xml:space="preserve"> PAGEREF _Ref412111731 \h </w:instrText>
      </w:r>
      <w:r>
        <w:fldChar w:fldCharType="separate"/>
      </w:r>
      <w:r w:rsidR="00EC501B">
        <w:rPr>
          <w:noProof/>
        </w:rPr>
        <w:t>253</w:t>
      </w:r>
      <w:r>
        <w:fldChar w:fldCharType="end"/>
      </w:r>
      <w:r>
        <w:t>.</w:t>
      </w:r>
    </w:p>
    <w:p w14:paraId="45190D05" w14:textId="5690E2E2" w:rsidR="008016CF" w:rsidRPr="00A0015F" w:rsidRDefault="00A0015F" w:rsidP="00BF0205">
      <w:pPr>
        <w:pStyle w:val="Heading4"/>
      </w:pPr>
      <w:bookmarkStart w:id="281" w:name="_Ref412111731"/>
      <w:r>
        <w:t>Psalm</w:t>
      </w:r>
      <w:r w:rsidR="008016CF" w:rsidRPr="00AB1781">
        <w:t xml:space="preserve"> 98</w:t>
      </w:r>
      <w:r>
        <w:t xml:space="preserve">: </w:t>
      </w:r>
      <w:r w:rsidR="007D2678">
        <w:t>“The Lord reigns</w:t>
      </w:r>
      <w:r>
        <w:t>, let the peoples rag</w:t>
      </w:r>
      <w:r w:rsidR="007D2678">
        <w:t>e”</w:t>
      </w:r>
      <w:bookmarkEnd w:id="281"/>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09"/>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10"/>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11"/>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12"/>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13"/>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14"/>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EC501B">
        <w:t>Psalm</w:t>
      </w:r>
      <w:r w:rsidR="00EC501B" w:rsidRPr="00AB1781">
        <w:t xml:space="preserve"> 99</w:t>
      </w:r>
      <w:r w:rsidR="00EC501B">
        <w:t>: “Shout for joy to the Lord, all the earth”</w:t>
      </w:r>
      <w:r>
        <w:fldChar w:fldCharType="end"/>
      </w:r>
      <w:r>
        <w:t xml:space="preserve">, page </w:t>
      </w:r>
      <w:r>
        <w:fldChar w:fldCharType="begin"/>
      </w:r>
      <w:r>
        <w:instrText xml:space="preserve"> PAGEREF _Ref412111741 \h </w:instrText>
      </w:r>
      <w:r>
        <w:fldChar w:fldCharType="separate"/>
      </w:r>
      <w:r w:rsidR="00EC501B">
        <w:rPr>
          <w:noProof/>
        </w:rPr>
        <w:t>254</w:t>
      </w:r>
      <w:r>
        <w:fldChar w:fldCharType="end"/>
      </w:r>
      <w:r>
        <w:t>.</w:t>
      </w:r>
    </w:p>
    <w:p w14:paraId="03F16376" w14:textId="0C4C7F9B" w:rsidR="008016CF" w:rsidRPr="00A0015F" w:rsidRDefault="00A0015F" w:rsidP="00BF0205">
      <w:pPr>
        <w:pStyle w:val="Heading4"/>
      </w:pPr>
      <w:bookmarkStart w:id="282" w:name="_Ref412111741"/>
      <w:r>
        <w:t>Psalm</w:t>
      </w:r>
      <w:r w:rsidR="008016CF" w:rsidRPr="00AB1781">
        <w:t xml:space="preserve"> 99</w:t>
      </w:r>
      <w:r>
        <w:t xml:space="preserve">: </w:t>
      </w:r>
      <w:r w:rsidR="007D2678">
        <w:t>“</w:t>
      </w:r>
      <w:r>
        <w:t>Shout for joy to the Lord, all the eart</w:t>
      </w:r>
      <w:r w:rsidR="007D2678">
        <w:t>h”</w:t>
      </w:r>
      <w:bookmarkEnd w:id="282"/>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15"/>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16"/>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17"/>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EC501B">
        <w:t>Psalm</w:t>
      </w:r>
      <w:r w:rsidR="00EC501B" w:rsidRPr="00AB1781">
        <w:t xml:space="preserve"> 100</w:t>
      </w:r>
      <w:r w:rsidR="00EC501B">
        <w:t>: “I will sing to You of mercy and judgment, O Lord”</w:t>
      </w:r>
      <w:r>
        <w:fldChar w:fldCharType="end"/>
      </w:r>
      <w:r>
        <w:t xml:space="preserve">, page </w:t>
      </w:r>
      <w:r>
        <w:fldChar w:fldCharType="begin"/>
      </w:r>
      <w:r>
        <w:instrText xml:space="preserve"> PAGEREF _Ref412111752 \h </w:instrText>
      </w:r>
      <w:r>
        <w:fldChar w:fldCharType="separate"/>
      </w:r>
      <w:r w:rsidR="00EC501B">
        <w:rPr>
          <w:noProof/>
        </w:rPr>
        <w:t>255</w:t>
      </w:r>
      <w:r>
        <w:fldChar w:fldCharType="end"/>
      </w:r>
      <w:r>
        <w:t>.</w:t>
      </w:r>
    </w:p>
    <w:p w14:paraId="1FF767BE" w14:textId="1FAD1E5E" w:rsidR="008016CF" w:rsidRPr="00A0015F" w:rsidRDefault="00A0015F" w:rsidP="00BF0205">
      <w:pPr>
        <w:pStyle w:val="Heading4"/>
      </w:pPr>
      <w:bookmarkStart w:id="283"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3"/>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18"/>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19"/>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20"/>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EC501B">
        <w:t>Psalm</w:t>
      </w:r>
      <w:r w:rsidR="00EC501B" w:rsidRPr="00AB1781">
        <w:t xml:space="preserve"> 109</w:t>
      </w:r>
      <w:r w:rsidR="00EC501B">
        <w:t>: “The Lord said to my Lord, “Sit at My right hand’”</w:t>
      </w:r>
      <w:r>
        <w:fldChar w:fldCharType="end"/>
      </w:r>
      <w:r>
        <w:t xml:space="preserve">, page </w:t>
      </w:r>
      <w:r>
        <w:fldChar w:fldCharType="begin"/>
      </w:r>
      <w:r>
        <w:instrText xml:space="preserve"> PAGEREF _Ref412026343 \h </w:instrText>
      </w:r>
      <w:r>
        <w:fldChar w:fldCharType="separate"/>
      </w:r>
      <w:r w:rsidR="00EC501B">
        <w:rPr>
          <w:noProof/>
        </w:rPr>
        <w:t>277</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4" w:name="_Ref435438613"/>
      <w:r w:rsidRPr="00AB1781">
        <w:t>K</w:t>
      </w:r>
      <w:r>
        <w:t>athisma</w:t>
      </w:r>
      <w:r w:rsidRPr="00AB1781">
        <w:t xml:space="preserve"> 1</w:t>
      </w:r>
      <w:r>
        <w:t>4</w:t>
      </w:r>
      <w:bookmarkEnd w:id="284"/>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lastRenderedPageBreak/>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21"/>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22"/>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23"/>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lastRenderedPageBreak/>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24"/>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25"/>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26"/>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lastRenderedPageBreak/>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27"/>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28"/>
      </w:r>
      <w:r w:rsidRPr="00AB1781">
        <w:t xml:space="preserve"> from us.</w:t>
      </w:r>
      <w:r w:rsidRPr="00AB1781">
        <w:rPr>
          <w:rStyle w:val="FootnoteReference"/>
        </w:rPr>
        <w:footnoteReference w:id="529"/>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30"/>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31"/>
      </w:r>
    </w:p>
    <w:p w14:paraId="2B0A2F86" w14:textId="2304E765" w:rsidR="00EC728E" w:rsidRPr="00AB1781" w:rsidRDefault="00EC728E" w:rsidP="00EC728E">
      <w:pPr>
        <w:pStyle w:val="EnglishHangNoCoptic"/>
      </w:pPr>
      <w:r w:rsidRPr="00AB1781">
        <w:lastRenderedPageBreak/>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32"/>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33"/>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34"/>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535"/>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36"/>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37"/>
      </w:r>
      <w:r w:rsidR="00342E73">
        <w:t xml:space="preserve"> flames of fire.</w:t>
      </w:r>
      <w:r w:rsidRPr="00AB1781">
        <w:rPr>
          <w:rStyle w:val="FootnoteReference"/>
        </w:rPr>
        <w:footnoteReference w:id="538"/>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39"/>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40"/>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lastRenderedPageBreak/>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41"/>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42"/>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lastRenderedPageBreak/>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43"/>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4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4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lastRenderedPageBreak/>
        <w:t xml:space="preserve">34 May my </w:t>
      </w:r>
      <w:r w:rsidR="00915FD3">
        <w:t>words</w:t>
      </w:r>
      <w:r w:rsidR="00915FD3">
        <w:rPr>
          <w:rStyle w:val="FootnoteReference"/>
        </w:rPr>
        <w:footnoteReference w:id="54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47"/>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4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4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50"/>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5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lastRenderedPageBreak/>
        <w:t>8 He never forgets His covenant</w:t>
      </w:r>
      <w:r w:rsidR="00321F6F">
        <w:rPr>
          <w:rStyle w:val="FootnoteReference"/>
        </w:rPr>
        <w:footnoteReference w:id="55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5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5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5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5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lastRenderedPageBreak/>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5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58"/>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59"/>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6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5" w:name="_Ref435438622"/>
      <w:r w:rsidRPr="00AB1781">
        <w:t>K</w:t>
      </w:r>
      <w:r>
        <w:t>athisma</w:t>
      </w:r>
      <w:r w:rsidRPr="00AB1781">
        <w:t xml:space="preserve"> 1</w:t>
      </w:r>
      <w:r>
        <w:t>5</w:t>
      </w:r>
      <w:bookmarkEnd w:id="285"/>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61"/>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62"/>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lastRenderedPageBreak/>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63"/>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64"/>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65"/>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66"/>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67"/>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68"/>
      </w:r>
    </w:p>
    <w:p w14:paraId="49218C47" w14:textId="1DC4F17B" w:rsidR="00510795" w:rsidRPr="00AB1781" w:rsidRDefault="00510795" w:rsidP="00510795">
      <w:pPr>
        <w:pStyle w:val="EnglishHangNoCoptic"/>
      </w:pPr>
      <w:r w:rsidRPr="00AB1781">
        <w:lastRenderedPageBreak/>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69"/>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70"/>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71"/>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72"/>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73"/>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lastRenderedPageBreak/>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74"/>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75"/>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76"/>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lastRenderedPageBreak/>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77"/>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78"/>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79"/>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80"/>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81"/>
      </w:r>
      <w:r w:rsidRPr="00AB1781">
        <w:t>.</w:t>
      </w:r>
    </w:p>
    <w:p w14:paraId="3949FD98" w14:textId="31269A6F" w:rsidR="00510795" w:rsidRPr="00AB1781" w:rsidRDefault="00510795" w:rsidP="00510795">
      <w:pPr>
        <w:pStyle w:val="EnglishHangNoCoptic"/>
      </w:pPr>
      <w:r w:rsidRPr="00AB1781">
        <w:lastRenderedPageBreak/>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82"/>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83"/>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84"/>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lastRenderedPageBreak/>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85"/>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86"/>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87"/>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88"/>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lastRenderedPageBreak/>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89"/>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lastRenderedPageBreak/>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90"/>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91"/>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92"/>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93"/>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94"/>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lastRenderedPageBreak/>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95"/>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lastRenderedPageBreak/>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596"/>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97"/>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98"/>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lastRenderedPageBreak/>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99"/>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6" w:name="_Ref435990041"/>
      <w:r>
        <w:t>Kathisma 16</w:t>
      </w:r>
      <w:bookmarkEnd w:id="286"/>
    </w:p>
    <w:p w14:paraId="10F0C415" w14:textId="0AB078EF" w:rsidR="00510795" w:rsidRPr="00267F42" w:rsidRDefault="00267F42" w:rsidP="00BF0205">
      <w:pPr>
        <w:pStyle w:val="Heading4"/>
      </w:pPr>
      <w:bookmarkStart w:id="287" w:name="_Ref412026343"/>
      <w:r>
        <w:t>Psalm</w:t>
      </w:r>
      <w:r w:rsidR="00510795" w:rsidRPr="00AB1781">
        <w:t xml:space="preserve"> 109</w:t>
      </w:r>
      <w:r>
        <w:t xml:space="preserve">: </w:t>
      </w:r>
      <w:r w:rsidR="00E67F94">
        <w:t>“The Lord said to my Lord, “</w:t>
      </w:r>
      <w:r>
        <w:t>Sit at My right han</w:t>
      </w:r>
      <w:r w:rsidR="00E67F94">
        <w:t>d’”</w:t>
      </w:r>
      <w:bookmarkEnd w:id="287"/>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00"/>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01"/>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02"/>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03"/>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04"/>
      </w:r>
      <w:r w:rsidRPr="00AB1781">
        <w:t>.</w:t>
      </w:r>
      <w:r w:rsidRPr="00AB1781">
        <w:rPr>
          <w:rStyle w:val="FootnoteReference"/>
        </w:rPr>
        <w:footnoteReference w:id="605"/>
      </w:r>
    </w:p>
    <w:p w14:paraId="7791C5D2" w14:textId="74D157B1" w:rsidR="00510795" w:rsidRPr="00AB1781" w:rsidRDefault="00510795" w:rsidP="00267F42">
      <w:pPr>
        <w:pStyle w:val="EnglishHangNoCoptic"/>
      </w:pPr>
      <w:r w:rsidRPr="00AB1781">
        <w:lastRenderedPageBreak/>
        <w:t xml:space="preserve">4 The Lord has sworn and will not </w:t>
      </w:r>
      <w:r w:rsidR="00AB05E1">
        <w:t>repent</w:t>
      </w:r>
      <w:r w:rsidR="00AB05E1">
        <w:rPr>
          <w:rStyle w:val="FootnoteReference"/>
        </w:rPr>
        <w:footnoteReference w:id="606"/>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07"/>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08"/>
      </w:r>
    </w:p>
    <w:p w14:paraId="3ABB1A49" w14:textId="2E67DD70" w:rsidR="00B35B25" w:rsidRDefault="00B35B25" w:rsidP="00E611C7">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EC501B">
        <w:t>Psalm</w:t>
      </w:r>
      <w:r w:rsidR="00EC501B" w:rsidRPr="00AB1781">
        <w:t xml:space="preserve"> 110</w:t>
      </w:r>
      <w:r w:rsidR="00EC501B">
        <w:t>: “I will confess You, O Lord, with my whole heart”</w:t>
      </w:r>
      <w:r>
        <w:fldChar w:fldCharType="end"/>
      </w:r>
      <w:r>
        <w:t xml:space="preserve">, page </w:t>
      </w:r>
      <w:r>
        <w:fldChar w:fldCharType="begin"/>
      </w:r>
      <w:r>
        <w:instrText xml:space="preserve"> PAGEREF _Ref412111792 \h </w:instrText>
      </w:r>
      <w:r>
        <w:fldChar w:fldCharType="separate"/>
      </w:r>
      <w:r w:rsidR="00EC501B">
        <w:rPr>
          <w:noProof/>
        </w:rPr>
        <w:t>278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EC501B">
        <w:t>Psalm</w:t>
      </w:r>
      <w:r w:rsidR="00EC501B" w:rsidRPr="00AB1781">
        <w:t xml:space="preserve"> 114</w:t>
      </w:r>
      <w:r w:rsidR="00EC501B">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EC501B">
        <w:rPr>
          <w:noProof/>
        </w:rPr>
        <w:t>284</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8"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8"/>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09"/>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10"/>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11"/>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12"/>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lastRenderedPageBreak/>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13"/>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14"/>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15"/>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16"/>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17"/>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EC501B">
        <w:t>Psalm</w:t>
      </w:r>
      <w:r w:rsidR="00EC501B" w:rsidRPr="00AB1781">
        <w:t xml:space="preserve"> 111</w:t>
      </w:r>
      <w:r w:rsidR="00EC501B">
        <w:t>: “Blessed is the man who fears the Lord”</w:t>
      </w:r>
      <w:r>
        <w:fldChar w:fldCharType="end"/>
      </w:r>
      <w:r>
        <w:t xml:space="preserve">, page </w:t>
      </w:r>
      <w:r>
        <w:fldChar w:fldCharType="begin"/>
      </w:r>
      <w:r>
        <w:instrText xml:space="preserve"> PAGEREF _Ref412111806 \h </w:instrText>
      </w:r>
      <w:r>
        <w:fldChar w:fldCharType="separate"/>
      </w:r>
      <w:r w:rsidR="00EC501B">
        <w:rPr>
          <w:noProof/>
        </w:rPr>
        <w:t>279</w:t>
      </w:r>
      <w:r>
        <w:fldChar w:fldCharType="end"/>
      </w:r>
      <w:r>
        <w:t>.</w:t>
      </w:r>
    </w:p>
    <w:p w14:paraId="15C2806A" w14:textId="7A8D6D1E" w:rsidR="00510795" w:rsidRPr="00267F42" w:rsidRDefault="00267F42" w:rsidP="00BF0205">
      <w:pPr>
        <w:pStyle w:val="Heading4"/>
      </w:pPr>
      <w:bookmarkStart w:id="289" w:name="_Ref412111806"/>
      <w:r>
        <w:t>Psalm</w:t>
      </w:r>
      <w:r w:rsidR="00510795" w:rsidRPr="00AB1781">
        <w:t xml:space="preserve"> 111</w:t>
      </w:r>
      <w:r>
        <w:t xml:space="preserve">: </w:t>
      </w:r>
      <w:r w:rsidR="00E67F94">
        <w:t>“</w:t>
      </w:r>
      <w:r>
        <w:t>Blessed is the man who fears the Lor</w:t>
      </w:r>
      <w:r w:rsidR="00E67F94">
        <w:t>d”</w:t>
      </w:r>
      <w:bookmarkEnd w:id="289"/>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lastRenderedPageBreak/>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18"/>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19"/>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20"/>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21"/>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22"/>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23"/>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EC501B">
        <w:t>Psalm</w:t>
      </w:r>
      <w:r w:rsidR="00EC501B" w:rsidRPr="00AB1781">
        <w:t xml:space="preserve"> 112</w:t>
      </w:r>
      <w:r w:rsidR="00EC501B">
        <w:t>: “Praise the Lord, you children”</w:t>
      </w:r>
      <w:r>
        <w:fldChar w:fldCharType="end"/>
      </w:r>
      <w:r>
        <w:t xml:space="preserve">, page </w:t>
      </w:r>
      <w:r>
        <w:fldChar w:fldCharType="begin"/>
      </w:r>
      <w:r>
        <w:instrText xml:space="preserve"> PAGEREF _Ref412098484 \h </w:instrText>
      </w:r>
      <w:r>
        <w:fldChar w:fldCharType="separate"/>
      </w:r>
      <w:r w:rsidR="00EC501B">
        <w:rPr>
          <w:noProof/>
        </w:rPr>
        <w:t>280</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0"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24"/>
      </w:r>
      <w:r w:rsidR="00267F42">
        <w:t xml:space="preserve">: </w:t>
      </w:r>
      <w:r w:rsidR="00E67F94">
        <w:t>“</w:t>
      </w:r>
      <w:r w:rsidR="00267F42">
        <w:t>Praise the Lord, you childre</w:t>
      </w:r>
      <w:r w:rsidR="00E67F94">
        <w:t>n”</w:t>
      </w:r>
      <w:bookmarkEnd w:id="290"/>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w:t>
      </w: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25"/>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_Ref412098508 \h </w:instrText>
      </w:r>
      <w:r>
        <w:fldChar w:fldCharType="separate"/>
      </w:r>
      <w:r w:rsidR="00EC501B">
        <w:t>Psalm</w:t>
      </w:r>
      <w:r w:rsidR="00EC501B" w:rsidRPr="00AB1781">
        <w:t xml:space="preserve"> 142</w:t>
      </w:r>
      <w:r w:rsidR="00EC501B">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EC501B">
        <w:rPr>
          <w:noProof/>
        </w:rPr>
        <w:t>330</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EC501B">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EC501B">
        <w:t>Psalm</w:t>
      </w:r>
      <w:r w:rsidR="00EC501B" w:rsidRPr="00AB1781">
        <w:t xml:space="preserve"> 114</w:t>
      </w:r>
      <w:r w:rsidR="00EC501B">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EC501B">
        <w:rPr>
          <w:noProof/>
        </w:rPr>
        <w:t>284</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lastRenderedPageBreak/>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26"/>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27"/>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28"/>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29"/>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30"/>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lastRenderedPageBreak/>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31"/>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32"/>
      </w:r>
      <w:r w:rsidR="00510795" w:rsidRPr="00AB1781">
        <w:t>.</w:t>
      </w:r>
    </w:p>
    <w:p w14:paraId="397629CE" w14:textId="75AE80C9" w:rsidR="00510795" w:rsidRPr="00267F42" w:rsidRDefault="00267F42" w:rsidP="00BF0205">
      <w:pPr>
        <w:pStyle w:val="Heading4"/>
      </w:pPr>
      <w:bookmarkStart w:id="291" w:name="_Ref412026361"/>
      <w:r>
        <w:lastRenderedPageBreak/>
        <w:t>Psalm</w:t>
      </w:r>
      <w:r w:rsidR="00510795" w:rsidRPr="00AB1781">
        <w:t xml:space="preserve"> 114</w:t>
      </w:r>
      <w:r>
        <w:t xml:space="preserve">: </w:t>
      </w:r>
      <w:r w:rsidR="00E67F94">
        <w:t>“</w:t>
      </w:r>
      <w:r>
        <w:t>I love Him</w:t>
      </w:r>
      <w:r w:rsidR="00E67F94">
        <w:t>,</w:t>
      </w:r>
      <w:r>
        <w:t xml:space="preserve"> because the Lord </w:t>
      </w:r>
      <w:r w:rsidR="00E67F94">
        <w:t>will hear”</w:t>
      </w:r>
      <w:bookmarkEnd w:id="291"/>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33"/>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34"/>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35"/>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36"/>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37"/>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EC501B">
        <w:t>Psalm</w:t>
      </w:r>
      <w:r w:rsidR="00EC501B" w:rsidRPr="00AB1781">
        <w:t xml:space="preserve"> 115</w:t>
      </w:r>
      <w:r w:rsidR="00EC501B">
        <w:t>: “I believed; therefore I spoke; but I was greatly humbled”</w:t>
      </w:r>
      <w:r>
        <w:fldChar w:fldCharType="end"/>
      </w:r>
      <w:r>
        <w:t xml:space="preserve">, page </w:t>
      </w:r>
      <w:r>
        <w:fldChar w:fldCharType="begin"/>
      </w:r>
      <w:r>
        <w:instrText xml:space="preserve"> PAGEREF _Ref412026376 \h </w:instrText>
      </w:r>
      <w:r>
        <w:fldChar w:fldCharType="separate"/>
      </w:r>
      <w:r w:rsidR="00EC501B">
        <w:rPr>
          <w:noProof/>
        </w:rPr>
        <w:t>285</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12820AB0" w:rsidR="00510795" w:rsidRPr="00267F42" w:rsidRDefault="00267F42" w:rsidP="00BF0205">
      <w:pPr>
        <w:pStyle w:val="Heading4"/>
      </w:pPr>
      <w:bookmarkStart w:id="292"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2"/>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38"/>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39"/>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40"/>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41"/>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42"/>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43"/>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44"/>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45"/>
      </w:r>
    </w:p>
    <w:p w14:paraId="62632BBF" w14:textId="77777777" w:rsidR="00510795" w:rsidRPr="00AB1781" w:rsidRDefault="00510795" w:rsidP="00267F42">
      <w:pPr>
        <w:pStyle w:val="EnglishHangNoCoptic"/>
      </w:pPr>
      <w:r w:rsidRPr="00AB1781">
        <w:lastRenderedPageBreak/>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EC501B">
        <w:t>Psalm</w:t>
      </w:r>
      <w:r w:rsidR="00EC501B" w:rsidRPr="00AB1781">
        <w:t xml:space="preserve"> 120</w:t>
      </w:r>
      <w:r w:rsidR="00EC501B">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EC501B">
        <w:rPr>
          <w:noProof/>
        </w:rPr>
        <w:t>306</w:t>
      </w:r>
      <w:r w:rsidR="00E611C7">
        <w:fldChar w:fldCharType="end"/>
      </w:r>
      <w:r w:rsidR="00E611C7">
        <w:t>.</w:t>
      </w:r>
    </w:p>
    <w:p w14:paraId="2E64A8D8" w14:textId="4F0384A6" w:rsidR="00510795" w:rsidRPr="00267F42" w:rsidRDefault="00267F42" w:rsidP="00BF0205">
      <w:pPr>
        <w:pStyle w:val="Heading4"/>
      </w:pPr>
      <w:bookmarkStart w:id="293" w:name="_Ref411967180"/>
      <w:r>
        <w:t>Psalm</w:t>
      </w:r>
      <w:r w:rsidR="00510795" w:rsidRPr="00AB1781">
        <w:t xml:space="preserve"> 116</w:t>
      </w:r>
      <w:r>
        <w:t xml:space="preserve">: </w:t>
      </w:r>
      <w:r w:rsidR="00E67F94">
        <w:t xml:space="preserve">“Praise the Lord, all </w:t>
      </w:r>
      <w:r>
        <w:t>you nations</w:t>
      </w:r>
      <w:r w:rsidR="00E67F94">
        <w:t>”</w:t>
      </w:r>
      <w:bookmarkEnd w:id="293"/>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46"/>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47"/>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EC501B">
        <w:t>Psalm</w:t>
      </w:r>
      <w:r w:rsidR="00EC501B" w:rsidRPr="00AB1781">
        <w:t xml:space="preserve"> 117</w:t>
      </w:r>
      <w:r w:rsidR="00EC501B">
        <w:t>: “Confess the Lord, He is good”</w:t>
      </w:r>
      <w:r>
        <w:fldChar w:fldCharType="end"/>
      </w:r>
      <w:r>
        <w:t xml:space="preserve">, page </w:t>
      </w:r>
      <w:r>
        <w:fldChar w:fldCharType="begin"/>
      </w:r>
      <w:r>
        <w:instrText xml:space="preserve"> PAGEREF _Ref411967211 \h </w:instrText>
      </w:r>
      <w:r>
        <w:fldChar w:fldCharType="separate"/>
      </w:r>
      <w:r w:rsidR="00EC501B">
        <w:rPr>
          <w:noProof/>
        </w:rPr>
        <w:t>286</w:t>
      </w:r>
      <w:r>
        <w:fldChar w:fldCharType="end"/>
      </w:r>
      <w:r>
        <w:t>.</w:t>
      </w:r>
    </w:p>
    <w:p w14:paraId="0CBD83A7" w14:textId="74CB9E6B" w:rsidR="00510795" w:rsidRPr="00267F42" w:rsidRDefault="00267F42" w:rsidP="00BF0205">
      <w:pPr>
        <w:pStyle w:val="Heading4"/>
      </w:pPr>
      <w:bookmarkStart w:id="294" w:name="_Ref411967211"/>
      <w:r>
        <w:t>Psalm</w:t>
      </w:r>
      <w:r w:rsidR="00510795" w:rsidRPr="00AB1781">
        <w:t xml:space="preserve"> 117</w:t>
      </w:r>
      <w:r>
        <w:t xml:space="preserve">: </w:t>
      </w:r>
      <w:r w:rsidR="00E67F94">
        <w:t>“Confess</w:t>
      </w:r>
      <w:r>
        <w:t xml:space="preserve"> the Lord, He is goo</w:t>
      </w:r>
      <w:r w:rsidR="00E67F94">
        <w:t>d”</w:t>
      </w:r>
      <w:bookmarkEnd w:id="294"/>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48"/>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49"/>
      </w:r>
      <w:r w:rsidRPr="00AB1781">
        <w:t xml:space="preserve"> </w:t>
      </w:r>
      <w:r w:rsidR="001E3A06">
        <w:t>endures forever</w:t>
      </w:r>
      <w:r w:rsidRPr="00AB1781">
        <w:t>.</w:t>
      </w:r>
    </w:p>
    <w:p w14:paraId="0DBE3C88" w14:textId="58820AD7" w:rsidR="00510795" w:rsidRPr="00AB1781" w:rsidRDefault="001E3A06" w:rsidP="00267F42">
      <w:pPr>
        <w:pStyle w:val="EnglishHangNoCoptic"/>
      </w:pPr>
      <w:r>
        <w:lastRenderedPageBreak/>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50"/>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51"/>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lastRenderedPageBreak/>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52"/>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53"/>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54"/>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55"/>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56"/>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57"/>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58"/>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59"/>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60"/>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61"/>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t xml:space="preserve"> continue with </w:t>
      </w:r>
      <w:r>
        <w:fldChar w:fldCharType="begin"/>
      </w:r>
      <w:r>
        <w:instrText xml:space="preserve"> REF _Ref411967235 \h </w:instrText>
      </w:r>
      <w:r>
        <w:fldChar w:fldCharType="separate"/>
      </w:r>
      <w:r w:rsidR="00EC501B">
        <w:t>Psalm</w:t>
      </w:r>
      <w:r w:rsidR="00EC501B" w:rsidRPr="00AB1781">
        <w:t xml:space="preserve"> 119</w:t>
      </w:r>
      <w:r w:rsidR="00EC501B">
        <w:t>: “When I was afflicted, I cried out to the Lord”</w:t>
      </w:r>
      <w:r>
        <w:fldChar w:fldCharType="end"/>
      </w:r>
      <w:r>
        <w:t xml:space="preserve">, page </w:t>
      </w:r>
      <w:r>
        <w:fldChar w:fldCharType="begin"/>
      </w:r>
      <w:r>
        <w:instrText xml:space="preserve"> PAGEREF _Ref411967235 \h </w:instrText>
      </w:r>
      <w:r>
        <w:fldChar w:fldCharType="separate"/>
      </w:r>
      <w:r w:rsidR="00EC501B">
        <w:rPr>
          <w:noProof/>
        </w:rPr>
        <w:t>305</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EC501B">
        <w:t>Psalm</w:t>
      </w:r>
      <w:r w:rsidR="00EC501B" w:rsidRPr="00AB1781">
        <w:t xml:space="preserve"> 118</w:t>
      </w:r>
      <w:r w:rsidR="00EC501B">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EC501B">
        <w:rPr>
          <w:noProof/>
        </w:rPr>
        <w:t>289</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5" w:name="_Ref435990049"/>
      <w:r>
        <w:t>Kathisma 17</w:t>
      </w:r>
      <w:bookmarkEnd w:id="295"/>
    </w:p>
    <w:p w14:paraId="5D7D7323" w14:textId="4F44AF1E" w:rsidR="00385CB8" w:rsidRPr="00385CB8" w:rsidRDefault="00385CB8" w:rsidP="00BF0205">
      <w:pPr>
        <w:pStyle w:val="Heading4"/>
      </w:pPr>
      <w:bookmarkStart w:id="296"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6"/>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62"/>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63"/>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64"/>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65"/>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66"/>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67"/>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68"/>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69"/>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70"/>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71"/>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72"/>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73"/>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74"/>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75"/>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76"/>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77"/>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78"/>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79"/>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80"/>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81"/>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82"/>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83"/>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84"/>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85"/>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86"/>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87"/>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88"/>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89"/>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90"/>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91"/>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92"/>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93"/>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694"/>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95"/>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96"/>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97"/>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98"/>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99"/>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00"/>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01"/>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02"/>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lastRenderedPageBreak/>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03"/>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04"/>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05"/>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06"/>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07"/>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08"/>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7"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7"/>
    </w:p>
    <w:p w14:paraId="1B546F80" w14:textId="2E61EE00" w:rsidR="006D2FE5" w:rsidRDefault="006D2FE5" w:rsidP="006D2FE5">
      <w:pPr>
        <w:pStyle w:val="Rubric"/>
      </w:pPr>
      <w:r>
        <w:fldChar w:fldCharType="begin"/>
      </w:r>
      <w:r>
        <w:instrText xml:space="preserve"> REF _Ref434578449 \h </w:instrText>
      </w:r>
      <w:r>
        <w:fldChar w:fldCharType="separate"/>
      </w:r>
      <w:r w:rsidR="00EC501B">
        <w:rPr>
          <w:lang w:val="en-GB"/>
        </w:rPr>
        <w:t>The Psalms of the Veil</w:t>
      </w:r>
      <w:r>
        <w:fldChar w:fldCharType="end"/>
      </w:r>
      <w:r>
        <w:t xml:space="preserve">, page </w:t>
      </w:r>
      <w:r>
        <w:fldChar w:fldCharType="begin"/>
      </w:r>
      <w:r>
        <w:instrText xml:space="preserve"> PAGEREF _Ref434578449 \h </w:instrText>
      </w:r>
      <w:r>
        <w:fldChar w:fldCharType="separate"/>
      </w:r>
      <w:r w:rsidR="00EC501B">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lastRenderedPageBreak/>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09"/>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_Ref434579051 \h </w:instrText>
      </w:r>
      <w:r>
        <w:fldChar w:fldCharType="separate"/>
      </w:r>
      <w:r w:rsidR="00EC501B">
        <w:t>Psalm 118 Part 21 (</w:t>
      </w:r>
      <w:r w:rsidR="00EC501B" w:rsidRPr="0082523C">
        <w:rPr>
          <w:rFonts w:ascii="Tahoma" w:eastAsia="Tahoma" w:hAnsi="Tahoma" w:cs="Tahoma"/>
        </w:rPr>
        <w:t>ש</w:t>
      </w:r>
      <w:r w:rsidR="00EC501B">
        <w:t>): “Rulers persecute me without cause”</w:t>
      </w:r>
      <w:r>
        <w:fldChar w:fldCharType="end"/>
      </w:r>
      <w:r>
        <w:t>.</w:t>
      </w:r>
    </w:p>
    <w:p w14:paraId="4DDA1B57" w14:textId="1B122AC3" w:rsidR="00494693" w:rsidRPr="00494693" w:rsidRDefault="00494693" w:rsidP="00BF0205">
      <w:pPr>
        <w:pStyle w:val="Heading5"/>
      </w:pPr>
      <w:bookmarkStart w:id="298"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298"/>
    </w:p>
    <w:p w14:paraId="4357BBBC" w14:textId="3E2C9C66" w:rsidR="006D2FE5" w:rsidRDefault="006D2FE5" w:rsidP="006D2FE5">
      <w:pPr>
        <w:pStyle w:val="Rubric"/>
      </w:pPr>
      <w:r>
        <w:fldChar w:fldCharType="begin"/>
      </w:r>
      <w:r>
        <w:instrText xml:space="preserve"> REF _Ref434578449 \h </w:instrText>
      </w:r>
      <w:r>
        <w:fldChar w:fldCharType="separate"/>
      </w:r>
      <w:r w:rsidR="00EC501B">
        <w:rPr>
          <w:lang w:val="en-GB"/>
        </w:rPr>
        <w:t>The Psalms of the Veil</w:t>
      </w:r>
      <w:r>
        <w:fldChar w:fldCharType="end"/>
      </w:r>
      <w:r>
        <w:t xml:space="preserve">, page </w:t>
      </w:r>
      <w:r>
        <w:fldChar w:fldCharType="begin"/>
      </w:r>
      <w:r>
        <w:instrText xml:space="preserve"> PAGEREF _Ref434578449 \h </w:instrText>
      </w:r>
      <w:r>
        <w:fldChar w:fldCharType="separate"/>
      </w:r>
      <w:r w:rsidR="00EC501B">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10"/>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lastRenderedPageBreak/>
        <w:t xml:space="preserve">165 </w:t>
      </w:r>
      <w:r w:rsidR="00922B79">
        <w:t>Those who love Your law</w:t>
      </w:r>
      <w:r w:rsidR="00922B79">
        <w:rPr>
          <w:rStyle w:val="FootnoteReference"/>
        </w:rPr>
        <w:footnoteReference w:id="711"/>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_Ref434579065 \h </w:instrText>
      </w:r>
      <w:r>
        <w:fldChar w:fldCharType="separate"/>
      </w:r>
      <w:r w:rsidR="00EC501B">
        <w:t>Psalm 118 Part 22 (</w:t>
      </w:r>
      <w:r w:rsidR="00EC501B" w:rsidRPr="0082523C">
        <w:rPr>
          <w:rFonts w:ascii="Tahoma" w:eastAsia="Tahoma" w:hAnsi="Tahoma" w:cs="Tahoma"/>
        </w:rPr>
        <w:t>ת</w:t>
      </w:r>
      <w:r w:rsidR="00EC501B">
        <w:t>): “Let my supplication come before You, O Lord”</w:t>
      </w:r>
      <w:r>
        <w:fldChar w:fldCharType="end"/>
      </w:r>
      <w:r>
        <w:t>.</w:t>
      </w:r>
    </w:p>
    <w:p w14:paraId="473F235B" w14:textId="730800CE" w:rsidR="00494693" w:rsidRPr="00AB1781" w:rsidRDefault="00494693" w:rsidP="00BF0205">
      <w:pPr>
        <w:pStyle w:val="Heading5"/>
      </w:pPr>
      <w:bookmarkStart w:id="299"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299"/>
    </w:p>
    <w:p w14:paraId="5C3C407C" w14:textId="2199CCA4" w:rsidR="006D2FE5" w:rsidRDefault="006D2FE5" w:rsidP="006D2FE5">
      <w:pPr>
        <w:pStyle w:val="Rubric"/>
      </w:pPr>
      <w:r>
        <w:fldChar w:fldCharType="begin"/>
      </w:r>
      <w:r>
        <w:instrText xml:space="preserve"> REF _Ref434578449 \h </w:instrText>
      </w:r>
      <w:r>
        <w:fldChar w:fldCharType="separate"/>
      </w:r>
      <w:r w:rsidR="00EC501B">
        <w:rPr>
          <w:lang w:val="en-GB"/>
        </w:rPr>
        <w:t>The Psalms of the Veil</w:t>
      </w:r>
      <w:r>
        <w:fldChar w:fldCharType="end"/>
      </w:r>
      <w:r>
        <w:t xml:space="preserve">, page </w:t>
      </w:r>
      <w:r>
        <w:fldChar w:fldCharType="begin"/>
      </w:r>
      <w:r>
        <w:instrText xml:space="preserve"> PAGEREF _Ref434578449 \h </w:instrText>
      </w:r>
      <w:r>
        <w:fldChar w:fldCharType="separate"/>
      </w:r>
      <w:r w:rsidR="00EC501B">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12"/>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EC501B">
        <w:rPr>
          <w:lang w:val="en-GB"/>
        </w:rPr>
        <w:t>The Psalms of the Veil</w:t>
      </w:r>
      <w:r>
        <w:fldChar w:fldCharType="end"/>
      </w:r>
      <w:r>
        <w:t xml:space="preserve"> and </w:t>
      </w:r>
      <w:r>
        <w:fldChar w:fldCharType="begin"/>
      </w:r>
      <w:r>
        <w:instrText xml:space="preserve"> REF _Ref448127130 \h </w:instrText>
      </w:r>
      <w:r>
        <w:fldChar w:fldCharType="separate"/>
      </w:r>
      <w:r w:rsidR="00EC501B">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0" w:name="_Ref435990063"/>
      <w:r>
        <w:lastRenderedPageBreak/>
        <w:t>Kathisma 18</w:t>
      </w:r>
      <w:bookmarkEnd w:id="300"/>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1" w:name="_Ref411967235"/>
      <w:r>
        <w:t>Psalm</w:t>
      </w:r>
      <w:r w:rsidRPr="00AB1781">
        <w:t xml:space="preserve"> 119</w:t>
      </w:r>
      <w:r>
        <w:t xml:space="preserve">: </w:t>
      </w:r>
      <w:r w:rsidR="00E67F94">
        <w:t>“When I was afflicted, I cried out to the Lord”</w:t>
      </w:r>
      <w:bookmarkEnd w:id="301"/>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13"/>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14"/>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EC501B">
        <w:t>Psalm</w:t>
      </w:r>
      <w:r w:rsidR="00EC501B" w:rsidRPr="00AB1781">
        <w:t xml:space="preserve"> 120</w:t>
      </w:r>
      <w:r w:rsidR="00EC501B">
        <w:t>: “I lifted up my eyes to the mountains”</w:t>
      </w:r>
      <w:r>
        <w:fldChar w:fldCharType="end"/>
      </w:r>
      <w:r>
        <w:t xml:space="preserve">, page </w:t>
      </w:r>
      <w:r>
        <w:fldChar w:fldCharType="begin"/>
      </w:r>
      <w:r>
        <w:instrText xml:space="preserve"> PAGEREF _Ref411967252 \h </w:instrText>
      </w:r>
      <w:r>
        <w:fldChar w:fldCharType="separate"/>
      </w:r>
      <w:r w:rsidR="00EC501B">
        <w:rPr>
          <w:noProof/>
        </w:rPr>
        <w:t>306</w:t>
      </w:r>
      <w:r>
        <w:fldChar w:fldCharType="end"/>
      </w:r>
      <w:r>
        <w:t>.</w:t>
      </w:r>
      <w:r w:rsidR="00C61C1A">
        <w:t xml:space="preserve"> </w:t>
      </w:r>
    </w:p>
    <w:p w14:paraId="75788234" w14:textId="63941554" w:rsidR="00FD25B7" w:rsidRPr="00FD25B7" w:rsidRDefault="00FD25B7" w:rsidP="00BF0205">
      <w:pPr>
        <w:pStyle w:val="Heading4"/>
      </w:pPr>
      <w:bookmarkStart w:id="302" w:name="_Ref411967252"/>
      <w:r>
        <w:lastRenderedPageBreak/>
        <w:t>Psalm</w:t>
      </w:r>
      <w:r w:rsidRPr="00AB1781">
        <w:t xml:space="preserve"> 120</w:t>
      </w:r>
      <w:r>
        <w:t xml:space="preserve">: </w:t>
      </w:r>
      <w:r w:rsidR="00E67F94">
        <w:t>“</w:t>
      </w:r>
      <w:r>
        <w:t>I lift</w:t>
      </w:r>
      <w:r w:rsidR="00E67F94">
        <w:t>ed</w:t>
      </w:r>
      <w:r>
        <w:t xml:space="preserve"> up my eyes to the mountain</w:t>
      </w:r>
      <w:r w:rsidR="00E67F94">
        <w:t>s”</w:t>
      </w:r>
      <w:bookmarkEnd w:id="302"/>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15"/>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16"/>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EC501B">
        <w:t>Psalm</w:t>
      </w:r>
      <w:r w:rsidR="00EC501B" w:rsidRPr="00AB1781">
        <w:t xml:space="preserve"> 121</w:t>
      </w:r>
      <w:r w:rsidR="00EC501B">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EC501B">
        <w:rPr>
          <w:noProof/>
        </w:rPr>
        <w:t>306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EC501B">
        <w:t>Psalm</w:t>
      </w:r>
      <w:r w:rsidR="00EC501B" w:rsidRPr="00AB1781">
        <w:t xml:space="preserve"> 128</w:t>
      </w:r>
      <w:r w:rsidR="00EC501B">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EC501B">
        <w:rPr>
          <w:noProof/>
        </w:rPr>
        <w:t>312</w:t>
      </w:r>
      <w:r w:rsidR="00E611C7">
        <w:fldChar w:fldCharType="end"/>
      </w:r>
      <w:r w:rsidR="00E611C7">
        <w:t>.</w:t>
      </w:r>
    </w:p>
    <w:p w14:paraId="7438C3A4" w14:textId="55B00F2C" w:rsidR="00FD25B7" w:rsidRPr="00FD25B7" w:rsidRDefault="00FD25B7" w:rsidP="00BF0205">
      <w:pPr>
        <w:pStyle w:val="Heading4"/>
      </w:pPr>
      <w:bookmarkStart w:id="303" w:name="_Ref411967283"/>
      <w:r>
        <w:t>Psalm</w:t>
      </w:r>
      <w:r w:rsidRPr="00AB1781">
        <w:t xml:space="preserve"> 121</w:t>
      </w:r>
      <w:r>
        <w:t xml:space="preserve">: </w:t>
      </w:r>
      <w:r w:rsidR="00E67F94">
        <w:t>“I was glad when they said to me, ‘we will</w:t>
      </w:r>
      <w:r>
        <w:t xml:space="preserve"> go to the house of the Lord</w:t>
      </w:r>
      <w:r w:rsidR="00E67F94">
        <w:t>’”</w:t>
      </w:r>
      <w:bookmarkEnd w:id="303"/>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17"/>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18"/>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19"/>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20"/>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21"/>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EC501B">
        <w:t>Psalm</w:t>
      </w:r>
      <w:r w:rsidR="00EC501B" w:rsidRPr="00AB1781">
        <w:t xml:space="preserve"> 122</w:t>
      </w:r>
      <w:r w:rsidR="00EC501B">
        <w:t>: “I lift up my eyes to You, Who dwells in heaven”</w:t>
      </w:r>
      <w:r>
        <w:fldChar w:fldCharType="end"/>
      </w:r>
      <w:r>
        <w:t xml:space="preserve">, page </w:t>
      </w:r>
      <w:r>
        <w:fldChar w:fldCharType="begin"/>
      </w:r>
      <w:r>
        <w:instrText xml:space="preserve"> PAGEREF _Ref411967299 \h </w:instrText>
      </w:r>
      <w:r>
        <w:fldChar w:fldCharType="separate"/>
      </w:r>
      <w:r w:rsidR="00EC501B">
        <w:rPr>
          <w:noProof/>
        </w:rPr>
        <w:t>308</w:t>
      </w:r>
      <w:r>
        <w:fldChar w:fldCharType="end"/>
      </w:r>
      <w:r>
        <w:t>.</w:t>
      </w:r>
    </w:p>
    <w:p w14:paraId="3D506578" w14:textId="0E4C1AE7" w:rsidR="00FD25B7" w:rsidRPr="00FD25B7" w:rsidRDefault="00FD25B7" w:rsidP="00BF0205">
      <w:pPr>
        <w:pStyle w:val="Heading4"/>
      </w:pPr>
      <w:bookmarkStart w:id="304" w:name="_Ref411967299"/>
      <w:r>
        <w:lastRenderedPageBreak/>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4"/>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22"/>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23"/>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EC501B">
        <w:t>Psalm</w:t>
      </w:r>
      <w:r w:rsidR="00EC501B" w:rsidRPr="00AB1781">
        <w:t xml:space="preserve"> 123</w:t>
      </w:r>
      <w:r w:rsidR="00EC501B">
        <w:t>: “‘if the Lord had not been among us,”—let Israel now say”</w:t>
      </w:r>
      <w:r>
        <w:fldChar w:fldCharType="end"/>
      </w:r>
      <w:r>
        <w:t xml:space="preserve">, page </w:t>
      </w:r>
      <w:r>
        <w:fldChar w:fldCharType="begin"/>
      </w:r>
      <w:r>
        <w:instrText xml:space="preserve"> PAGEREF _Ref411967321 \h </w:instrText>
      </w:r>
      <w:r>
        <w:fldChar w:fldCharType="separate"/>
      </w:r>
      <w:r w:rsidR="00EC501B">
        <w:rPr>
          <w:noProof/>
        </w:rPr>
        <w:t>308</w:t>
      </w:r>
      <w:r>
        <w:fldChar w:fldCharType="end"/>
      </w:r>
      <w:r>
        <w:t>.</w:t>
      </w:r>
    </w:p>
    <w:p w14:paraId="0C3917C8" w14:textId="7B98D177" w:rsidR="00FD25B7" w:rsidRPr="00FD25B7" w:rsidRDefault="00FD25B7" w:rsidP="00BF0205">
      <w:pPr>
        <w:pStyle w:val="Heading4"/>
      </w:pPr>
      <w:bookmarkStart w:id="305"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5"/>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lastRenderedPageBreak/>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24"/>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EC501B">
        <w:t>Psalm</w:t>
      </w:r>
      <w:r w:rsidR="00EC501B" w:rsidRPr="00AB1781">
        <w:t xml:space="preserve"> 124</w:t>
      </w:r>
      <w:r w:rsidR="00EC501B">
        <w:t>: “Those who trust in the Lord are like Mount Zion”</w:t>
      </w:r>
      <w:r>
        <w:fldChar w:fldCharType="end"/>
      </w:r>
      <w:r>
        <w:t xml:space="preserve">, page </w:t>
      </w:r>
      <w:r>
        <w:fldChar w:fldCharType="begin"/>
      </w:r>
      <w:r>
        <w:instrText xml:space="preserve"> PAGEREF _Ref411967338 \h </w:instrText>
      </w:r>
      <w:r>
        <w:fldChar w:fldCharType="separate"/>
      </w:r>
      <w:r w:rsidR="00EC501B">
        <w:rPr>
          <w:noProof/>
        </w:rPr>
        <w:t>309</w:t>
      </w:r>
      <w:r>
        <w:fldChar w:fldCharType="end"/>
      </w:r>
      <w:r>
        <w:t>.</w:t>
      </w:r>
    </w:p>
    <w:p w14:paraId="5C7DBE57" w14:textId="3EE91A95" w:rsidR="00FD25B7" w:rsidRPr="00FD25B7" w:rsidRDefault="003A7286" w:rsidP="00BF0205">
      <w:pPr>
        <w:pStyle w:val="Heading4"/>
      </w:pPr>
      <w:bookmarkStart w:id="306"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6"/>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lastRenderedPageBreak/>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25"/>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EC501B">
        <w:t>Psalm</w:t>
      </w:r>
      <w:r w:rsidR="00EC501B" w:rsidRPr="00AB1781">
        <w:t xml:space="preserve"> 125</w:t>
      </w:r>
      <w:r w:rsidR="00EC501B">
        <w:t>: “When the Lord brought back the captivy of Zion”</w:t>
      </w:r>
      <w:r>
        <w:fldChar w:fldCharType="end"/>
      </w:r>
      <w:r>
        <w:t xml:space="preserve">, page </w:t>
      </w:r>
      <w:r>
        <w:fldChar w:fldCharType="begin"/>
      </w:r>
      <w:r>
        <w:instrText xml:space="preserve"> PAGEREF _Ref411967353 \h </w:instrText>
      </w:r>
      <w:r>
        <w:fldChar w:fldCharType="separate"/>
      </w:r>
      <w:r w:rsidR="00EC501B">
        <w:rPr>
          <w:noProof/>
        </w:rPr>
        <w:t>310</w:t>
      </w:r>
      <w:r>
        <w:fldChar w:fldCharType="end"/>
      </w:r>
      <w:r>
        <w:t>.</w:t>
      </w:r>
    </w:p>
    <w:p w14:paraId="29D5D02A" w14:textId="734D2AA5" w:rsidR="00FD25B7" w:rsidRPr="00FD25B7" w:rsidRDefault="00FD25B7" w:rsidP="00BF0205">
      <w:pPr>
        <w:pStyle w:val="Heading4"/>
      </w:pPr>
      <w:bookmarkStart w:id="307"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7"/>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26"/>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27"/>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lastRenderedPageBreak/>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EC501B">
        <w:t>Psalm</w:t>
      </w:r>
      <w:r w:rsidR="00EC501B" w:rsidRPr="00AB1781">
        <w:t xml:space="preserve"> 126</w:t>
      </w:r>
      <w:r w:rsidR="00EC501B">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EC501B">
        <w:rPr>
          <w:noProof/>
        </w:rPr>
        <w:t>311</w:t>
      </w:r>
      <w:r>
        <w:fldChar w:fldCharType="end"/>
      </w:r>
      <w:r>
        <w:t>.</w:t>
      </w:r>
    </w:p>
    <w:p w14:paraId="7ABE7E2A" w14:textId="57E0B25A" w:rsidR="00FD25B7" w:rsidRPr="00FD25B7" w:rsidRDefault="00FD25B7" w:rsidP="00BF0205">
      <w:pPr>
        <w:pStyle w:val="Heading4"/>
      </w:pPr>
      <w:bookmarkStart w:id="308"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8"/>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28"/>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29"/>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30"/>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31"/>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EC501B">
        <w:t>Psalm</w:t>
      </w:r>
      <w:r w:rsidR="00EC501B" w:rsidRPr="00AB1781">
        <w:t xml:space="preserve"> 127</w:t>
      </w:r>
      <w:r w:rsidR="00EC501B">
        <w:t>: “Blessed are all who fear the Lord, who walk in His ways”</w:t>
      </w:r>
      <w:r>
        <w:fldChar w:fldCharType="end"/>
      </w:r>
      <w:r>
        <w:t xml:space="preserve">, page </w:t>
      </w:r>
      <w:r>
        <w:fldChar w:fldCharType="begin"/>
      </w:r>
      <w:r>
        <w:instrText xml:space="preserve"> PAGEREF _Ref411967385 \h </w:instrText>
      </w:r>
      <w:r>
        <w:fldChar w:fldCharType="separate"/>
      </w:r>
      <w:r w:rsidR="00EC501B">
        <w:rPr>
          <w:noProof/>
        </w:rPr>
        <w:t>312</w:t>
      </w:r>
      <w:r>
        <w:fldChar w:fldCharType="end"/>
      </w:r>
      <w:r>
        <w:t>.</w:t>
      </w:r>
    </w:p>
    <w:p w14:paraId="3AAB1DE2" w14:textId="063F50A4" w:rsidR="00FD25B7" w:rsidRPr="00FD25B7" w:rsidRDefault="00FD25B7" w:rsidP="00BF0205">
      <w:pPr>
        <w:pStyle w:val="Heading4"/>
      </w:pPr>
      <w:bookmarkStart w:id="309" w:name="_Ref411967385"/>
      <w:r>
        <w:lastRenderedPageBreak/>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9"/>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32"/>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33"/>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EC501B">
        <w:t>Psalm</w:t>
      </w:r>
      <w:r w:rsidR="00EC501B" w:rsidRPr="00AB1781">
        <w:t xml:space="preserve"> 128</w:t>
      </w:r>
      <w:r w:rsidR="00EC501B">
        <w:t>: “Many times have they warred against me from my youth”</w:t>
      </w:r>
      <w:r>
        <w:fldChar w:fldCharType="end"/>
      </w:r>
      <w:r>
        <w:t xml:space="preserve">, page </w:t>
      </w:r>
      <w:r>
        <w:fldChar w:fldCharType="begin"/>
      </w:r>
      <w:r>
        <w:instrText xml:space="preserve"> PAGEREF _Ref411967400 \h </w:instrText>
      </w:r>
      <w:r>
        <w:fldChar w:fldCharType="separate"/>
      </w:r>
      <w:r w:rsidR="00EC501B">
        <w:rPr>
          <w:noProof/>
        </w:rPr>
        <w:t>312</w:t>
      </w:r>
      <w:r>
        <w:fldChar w:fldCharType="end"/>
      </w:r>
      <w:r>
        <w:t>.</w:t>
      </w:r>
    </w:p>
    <w:p w14:paraId="63084F0D" w14:textId="6A0EE63A" w:rsidR="00FD25B7" w:rsidRPr="00AB1781" w:rsidRDefault="00FD25B7" w:rsidP="00BF0205">
      <w:pPr>
        <w:pStyle w:val="Heading4"/>
      </w:pPr>
      <w:bookmarkStart w:id="310" w:name="_Ref411967400"/>
      <w:r>
        <w:t>Psalm</w:t>
      </w:r>
      <w:r w:rsidRPr="00AB1781">
        <w:t xml:space="preserve"> 128</w:t>
      </w:r>
      <w:r>
        <w:t xml:space="preserve">: </w:t>
      </w:r>
      <w:r w:rsidR="00BB3B58">
        <w:t xml:space="preserve">“Many times have </w:t>
      </w:r>
      <w:r>
        <w:t>they warred against me from my yout</w:t>
      </w:r>
      <w:r w:rsidR="00BB3B58">
        <w:t>h”</w:t>
      </w:r>
      <w:bookmarkEnd w:id="310"/>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lastRenderedPageBreak/>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34"/>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35"/>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EC501B">
        <w:t>Psalm</w:t>
      </w:r>
      <w:r w:rsidR="00EC501B" w:rsidRPr="00AB1781">
        <w:t xml:space="preserve"> 129</w:t>
      </w:r>
      <w:r w:rsidR="00EC501B">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EC501B">
        <w:rPr>
          <w:noProof/>
        </w:rPr>
        <w:t>313</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1" w:name="_Ref411968046"/>
      <w:r>
        <w:t>Psalm</w:t>
      </w:r>
      <w:r w:rsidRPr="00AB1781">
        <w:t xml:space="preserve"> 129</w:t>
      </w:r>
      <w:r>
        <w:t xml:space="preserve">: </w:t>
      </w:r>
      <w:r w:rsidR="00BB3B58">
        <w:t>“I cried to You, O Lord, out of the depths”</w:t>
      </w:r>
      <w:bookmarkEnd w:id="311"/>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36"/>
      </w:r>
    </w:p>
    <w:p w14:paraId="5B7E3DFA" w14:textId="7972EBA3" w:rsidR="00FD25B7" w:rsidRPr="00AB1781" w:rsidRDefault="00FD25B7" w:rsidP="00FD25B7">
      <w:pPr>
        <w:pStyle w:val="EnglishHangNoCoptic"/>
      </w:pPr>
      <w:r w:rsidRPr="00AB1781">
        <w:lastRenderedPageBreak/>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37"/>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38"/>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39"/>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40"/>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EC501B">
        <w:t>Psalm</w:t>
      </w:r>
      <w:r w:rsidR="00EC501B" w:rsidRPr="00AB1781">
        <w:t xml:space="preserve"> 130</w:t>
      </w:r>
      <w:r w:rsidR="00EC501B">
        <w:t>: “O Lord, my heart is not exalted, nor my eyes raised up”</w:t>
      </w:r>
      <w:r>
        <w:fldChar w:fldCharType="end"/>
      </w:r>
      <w:r>
        <w:t xml:space="preserve">, page </w:t>
      </w:r>
      <w:r>
        <w:fldChar w:fldCharType="begin"/>
      </w:r>
      <w:r>
        <w:instrText xml:space="preserve"> PAGEREF _Ref411968066 \h </w:instrText>
      </w:r>
      <w:r>
        <w:fldChar w:fldCharType="separate"/>
      </w:r>
      <w:r w:rsidR="00EC501B">
        <w:rPr>
          <w:noProof/>
        </w:rPr>
        <w:t>314</w:t>
      </w:r>
      <w:r>
        <w:fldChar w:fldCharType="end"/>
      </w:r>
      <w:r>
        <w:t>.</w:t>
      </w:r>
      <w:r w:rsidR="00E611C7">
        <w:t xml:space="preserve"> </w:t>
      </w:r>
    </w:p>
    <w:p w14:paraId="0B5F9423" w14:textId="010EE6E6" w:rsidR="00FD25B7" w:rsidRPr="00FD25B7" w:rsidRDefault="00FD25B7" w:rsidP="00BF0205">
      <w:pPr>
        <w:pStyle w:val="Heading4"/>
      </w:pPr>
      <w:bookmarkStart w:id="312"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2"/>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lastRenderedPageBreak/>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41"/>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EC501B">
        <w:t>Psalm</w:t>
      </w:r>
      <w:r w:rsidR="00EC501B" w:rsidRPr="00AB1781">
        <w:t xml:space="preserve"> 131</w:t>
      </w:r>
      <w:r w:rsidR="00EC501B">
        <w:t>: “O Lord, remember David and all his meekness”</w:t>
      </w:r>
      <w:r>
        <w:fldChar w:fldCharType="end"/>
      </w:r>
      <w:r>
        <w:t xml:space="preserve">, page </w:t>
      </w:r>
      <w:r>
        <w:fldChar w:fldCharType="begin"/>
      </w:r>
      <w:r>
        <w:instrText xml:space="preserve"> PAGEREF _Ref411968081 \h </w:instrText>
      </w:r>
      <w:r>
        <w:fldChar w:fldCharType="separate"/>
      </w:r>
      <w:r w:rsidR="00EC501B">
        <w:rPr>
          <w:noProof/>
        </w:rPr>
        <w:t>315</w:t>
      </w:r>
      <w:r>
        <w:fldChar w:fldCharType="end"/>
      </w:r>
      <w:r>
        <w:t>.</w:t>
      </w:r>
    </w:p>
    <w:p w14:paraId="43A0FD26" w14:textId="359FA4AA" w:rsidR="00FD25B7" w:rsidRPr="00F431B1" w:rsidRDefault="00F431B1" w:rsidP="00BF0205">
      <w:pPr>
        <w:pStyle w:val="Heading4"/>
      </w:pPr>
      <w:bookmarkStart w:id="313" w:name="_Ref411968081"/>
      <w:r>
        <w:t>Psalm</w:t>
      </w:r>
      <w:r w:rsidR="00FD25B7" w:rsidRPr="00AB1781">
        <w:t xml:space="preserve"> 131</w:t>
      </w:r>
      <w:r>
        <w:t xml:space="preserve">: </w:t>
      </w:r>
      <w:r w:rsidR="00BB3B58">
        <w:t>“</w:t>
      </w:r>
      <w:r>
        <w:t>O Lord, remember David and all his meeknes</w:t>
      </w:r>
      <w:r w:rsidR="00BB3B58">
        <w:t>s”</w:t>
      </w:r>
      <w:bookmarkEnd w:id="313"/>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42"/>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43"/>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44"/>
      </w:r>
    </w:p>
    <w:p w14:paraId="4CE58C5E" w14:textId="7D9578D1" w:rsidR="00FD25B7" w:rsidRPr="00AB1781" w:rsidRDefault="00FD25B7" w:rsidP="00F431B1">
      <w:pPr>
        <w:pStyle w:val="EnglishHangNoCoptic"/>
      </w:pPr>
      <w:r w:rsidRPr="00AB1781">
        <w:lastRenderedPageBreak/>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5"/>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46"/>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47"/>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48"/>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49"/>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50"/>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51"/>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52"/>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53"/>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lastRenderedPageBreak/>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EC501B">
        <w:rPr>
          <w:noProof/>
        </w:rPr>
        <w:t>317</w:t>
      </w:r>
      <w:r>
        <w:fldChar w:fldCharType="end"/>
      </w:r>
      <w:r>
        <w:t>.</w:t>
      </w:r>
    </w:p>
    <w:p w14:paraId="359E6A39" w14:textId="3D6C3CDC" w:rsidR="00FD25B7" w:rsidRPr="00F431B1" w:rsidRDefault="00F431B1" w:rsidP="00BF0205">
      <w:pPr>
        <w:pStyle w:val="Heading4"/>
      </w:pPr>
      <w:bookmarkStart w:id="314"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4"/>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54"/>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5"/>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EC501B">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EC501B">
        <w:t>Psalm</w:t>
      </w:r>
      <w:r w:rsidR="00EC501B" w:rsidRPr="00AB1781">
        <w:t xml:space="preserve"> 133</w:t>
      </w:r>
      <w:r w:rsidR="00EC501B">
        <w:t>: “Behold now, bless the Lord, all you servants of the Lord”</w:t>
      </w:r>
      <w:r>
        <w:fldChar w:fldCharType="end"/>
      </w:r>
      <w:r>
        <w:t xml:space="preserve">, page </w:t>
      </w:r>
      <w:r>
        <w:fldChar w:fldCharType="begin"/>
      </w:r>
      <w:r>
        <w:instrText xml:space="preserve"> PAGEREF _Ref411968119 \h </w:instrText>
      </w:r>
      <w:r>
        <w:fldChar w:fldCharType="separate"/>
      </w:r>
      <w:r w:rsidR="00EC501B">
        <w:rPr>
          <w:noProof/>
        </w:rPr>
        <w:t>317</w:t>
      </w:r>
      <w:r>
        <w:fldChar w:fldCharType="end"/>
      </w:r>
      <w:r>
        <w:t>.</w:t>
      </w:r>
    </w:p>
    <w:p w14:paraId="2852ED99" w14:textId="4294FF84" w:rsidR="00FD25B7" w:rsidRPr="00AB1781" w:rsidRDefault="00FD25B7" w:rsidP="00BF0205">
      <w:pPr>
        <w:pStyle w:val="Heading4"/>
      </w:pPr>
      <w:bookmarkStart w:id="315"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5"/>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6267324C" w14:textId="77777777" w:rsidR="00FD25B7" w:rsidRPr="00AB1781" w:rsidRDefault="00FD25B7" w:rsidP="00FD25B7">
      <w:pPr>
        <w:pStyle w:val="Rubric"/>
      </w:pPr>
      <w:r w:rsidRPr="00AB1781">
        <w:lastRenderedPageBreak/>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56"/>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t xml:space="preserve">Alleluia. </w:t>
      </w:r>
      <w:r>
        <w:fldChar w:fldCharType="begin"/>
      </w:r>
      <w:r>
        <w:instrText xml:space="preserve"> REF _Ref434576945 \h  \* MERGEFORMAT </w:instrText>
      </w:r>
      <w:r>
        <w:fldChar w:fldCharType="separate"/>
      </w:r>
      <w:r w:rsidR="00EC501B">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EC501B">
        <w:t>Psalm</w:t>
      </w:r>
      <w:r w:rsidR="00EC501B" w:rsidRPr="00AB1781">
        <w:t xml:space="preserve"> 136</w:t>
      </w:r>
      <w:r w:rsidR="00EC501B">
        <w:t>: “By the rivers of Babylon—we sat down, and wept”</w:t>
      </w:r>
      <w:r>
        <w:fldChar w:fldCharType="end"/>
      </w:r>
      <w:r>
        <w:t xml:space="preserve">, page </w:t>
      </w:r>
      <w:r>
        <w:fldChar w:fldCharType="begin"/>
      </w:r>
      <w:r>
        <w:instrText xml:space="preserve"> PAGEREF _Ref411968136 \h </w:instrText>
      </w:r>
      <w:r>
        <w:fldChar w:fldCharType="separate"/>
      </w:r>
      <w:r w:rsidR="00EC501B">
        <w:rPr>
          <w:noProof/>
        </w:rPr>
        <w:t>322</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6" w:name="_Ref435438658"/>
      <w:r w:rsidRPr="00AB1781">
        <w:t>K</w:t>
      </w:r>
      <w:r>
        <w:t>athisma</w:t>
      </w:r>
      <w:r w:rsidRPr="00AB1781">
        <w:t xml:space="preserve"> 1</w:t>
      </w:r>
      <w:r>
        <w:t>9</w:t>
      </w:r>
      <w:bookmarkEnd w:id="316"/>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57"/>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lastRenderedPageBreak/>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58"/>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59"/>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60"/>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lastRenderedPageBreak/>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6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EC501B">
        <w:t>The Second Canticle: Psalm 135</w:t>
      </w:r>
      <w:r>
        <w:fldChar w:fldCharType="end"/>
      </w:r>
      <w:r>
        <w:t xml:space="preserve">, page </w:t>
      </w:r>
      <w:r>
        <w:fldChar w:fldCharType="begin"/>
      </w:r>
      <w:r>
        <w:instrText xml:space="preserve"> PAGEREF _Ref434580763 \h </w:instrText>
      </w:r>
      <w:r>
        <w:fldChar w:fldCharType="separate"/>
      </w:r>
      <w:r w:rsidR="00EC501B">
        <w:rPr>
          <w:noProof/>
        </w:rPr>
        <w:t>358</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62"/>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63"/>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64"/>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lastRenderedPageBreak/>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65"/>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66"/>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lastRenderedPageBreak/>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67"/>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7"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7"/>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68"/>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lastRenderedPageBreak/>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69"/>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70"/>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EC501B">
        <w:t>Psalm</w:t>
      </w:r>
      <w:r w:rsidR="00EC501B" w:rsidRPr="00AB1781">
        <w:t xml:space="preserve"> 137</w:t>
      </w:r>
      <w:r w:rsidR="00EC501B">
        <w:t>: “I will confess You, O Lord, with all my heart”</w:t>
      </w:r>
      <w:r>
        <w:fldChar w:fldCharType="end"/>
      </w:r>
      <w:r>
        <w:t xml:space="preserve">, page </w:t>
      </w:r>
      <w:r>
        <w:fldChar w:fldCharType="begin"/>
      </w:r>
      <w:r>
        <w:instrText xml:space="preserve"> PAGEREF _Ref411968152 \h </w:instrText>
      </w:r>
      <w:r>
        <w:fldChar w:fldCharType="separate"/>
      </w:r>
      <w:r w:rsidR="00EC501B">
        <w:rPr>
          <w:noProof/>
        </w:rPr>
        <w:t>323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EC501B">
        <w:t>Psalm</w:t>
      </w:r>
      <w:r w:rsidR="00EC501B" w:rsidRPr="00AB1781">
        <w:t xml:space="preserve"> 140</w:t>
      </w:r>
      <w:r w:rsidR="00EC501B">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EC501B">
        <w:rPr>
          <w:noProof/>
        </w:rPr>
        <w:t>328</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8"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8"/>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lastRenderedPageBreak/>
        <w:t xml:space="preserve">I will </w:t>
      </w:r>
      <w:r w:rsidR="00AC3281">
        <w:t>confess</w:t>
      </w:r>
      <w:r w:rsidR="00AC3281">
        <w:rPr>
          <w:rStyle w:val="FootnoteReference"/>
        </w:rPr>
        <w:footnoteReference w:id="771"/>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72"/>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73"/>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74"/>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5"/>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76"/>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77"/>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78"/>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EC501B">
        <w:t>Psalm</w:t>
      </w:r>
      <w:r w:rsidR="00EC501B" w:rsidRPr="00AB1781">
        <w:t xml:space="preserve"> 140</w:t>
      </w:r>
      <w:r w:rsidR="00EC501B">
        <w:t>: “O Lord, I have cried to You, hear me”</w:t>
      </w:r>
      <w:r>
        <w:fldChar w:fldCharType="end"/>
      </w:r>
      <w:r>
        <w:t xml:space="preserve">, page </w:t>
      </w:r>
      <w:r>
        <w:fldChar w:fldCharType="begin"/>
      </w:r>
      <w:r>
        <w:instrText xml:space="preserve"> PAGEREF _Ref411968172 \h </w:instrText>
      </w:r>
      <w:r>
        <w:fldChar w:fldCharType="separate"/>
      </w:r>
      <w:r w:rsidR="00EC501B">
        <w:rPr>
          <w:noProof/>
        </w:rPr>
        <w:t>328</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lastRenderedPageBreak/>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79"/>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80"/>
      </w:r>
      <w:r w:rsidRPr="00AB1781">
        <w:t xml:space="preserve"> my heart,</w:t>
      </w:r>
      <w:r w:rsidRPr="00AB1781">
        <w:rPr>
          <w:rStyle w:val="FootnoteReference"/>
        </w:rPr>
        <w:footnoteReference w:id="781"/>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lastRenderedPageBreak/>
        <w:t xml:space="preserve">14 I </w:t>
      </w:r>
      <w:r w:rsidR="00485563">
        <w:t>will confess</w:t>
      </w:r>
      <w:r w:rsidR="00485563">
        <w:rPr>
          <w:rStyle w:val="FootnoteReference"/>
        </w:rPr>
        <w:footnoteReference w:id="782"/>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83"/>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84"/>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5"/>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lastRenderedPageBreak/>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86"/>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87"/>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lastRenderedPageBreak/>
        <w:t>Glory…</w:t>
      </w:r>
    </w:p>
    <w:p w14:paraId="6FE0DABD" w14:textId="50E070D7" w:rsidR="00E276C1" w:rsidRPr="00E276C1" w:rsidRDefault="00E276C1" w:rsidP="00BF0205">
      <w:pPr>
        <w:pStyle w:val="Heading4"/>
      </w:pPr>
      <w:bookmarkStart w:id="319"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9"/>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88"/>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89"/>
      </w:r>
    </w:p>
    <w:p w14:paraId="7853C3F1" w14:textId="701CABB2" w:rsidR="003E6DC3" w:rsidRPr="00E276C1" w:rsidRDefault="003E6DC3" w:rsidP="00E611C7">
      <w:pPr>
        <w:pStyle w:val="Rubric"/>
      </w:pPr>
      <w:r>
        <w:lastRenderedPageBreak/>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EC501B">
        <w:t>Psalm</w:t>
      </w:r>
      <w:r w:rsidR="00EC501B" w:rsidRPr="00AB1781">
        <w:t xml:space="preserve"> 141</w:t>
      </w:r>
      <w:r w:rsidR="00EC501B">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EC501B">
        <w:rPr>
          <w:noProof/>
        </w:rPr>
        <w:t>329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EC501B">
        <w:t>Psalm</w:t>
      </w:r>
      <w:r w:rsidR="00EC501B" w:rsidRPr="00AB1781">
        <w:t xml:space="preserve"> 145</w:t>
      </w:r>
      <w:r w:rsidR="00EC501B">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EC501B">
        <w:rPr>
          <w:noProof/>
        </w:rPr>
        <w:t>335</w:t>
      </w:r>
      <w:r w:rsidR="00E611C7">
        <w:fldChar w:fldCharType="end"/>
      </w:r>
      <w:r w:rsidR="00E611C7">
        <w:t>.</w:t>
      </w:r>
    </w:p>
    <w:p w14:paraId="51E1BFBF" w14:textId="48E35753" w:rsidR="00E276C1" w:rsidRPr="00E276C1" w:rsidRDefault="00E276C1" w:rsidP="00BF0205">
      <w:pPr>
        <w:pStyle w:val="Heading4"/>
      </w:pPr>
      <w:bookmarkStart w:id="320"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0"/>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90"/>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lastRenderedPageBreak/>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91"/>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EC501B">
        <w:t>Psalm</w:t>
      </w:r>
      <w:r w:rsidR="00EC501B" w:rsidRPr="00AB1781">
        <w:t xml:space="preserve"> 145</w:t>
      </w:r>
      <w:r w:rsidR="00EC501B">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EC501B">
        <w:rPr>
          <w:noProof/>
        </w:rPr>
        <w:t>335</w:t>
      </w:r>
      <w:r>
        <w:fldChar w:fldCharType="end"/>
      </w:r>
      <w:r>
        <w:t>.</w:t>
      </w:r>
    </w:p>
    <w:p w14:paraId="1BBA4A8E" w14:textId="3A53A20E" w:rsidR="00E276C1" w:rsidRPr="00E276C1" w:rsidRDefault="00E276C1" w:rsidP="00BF0205">
      <w:pPr>
        <w:pStyle w:val="Heading4"/>
      </w:pPr>
      <w:bookmarkStart w:id="321"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1"/>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92"/>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lastRenderedPageBreak/>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2" w:name="_Ref435438665"/>
      <w:r w:rsidRPr="00AB1781">
        <w:t>K</w:t>
      </w:r>
      <w:r>
        <w:t>athisma 20</w:t>
      </w:r>
      <w:bookmarkEnd w:id="322"/>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lastRenderedPageBreak/>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93"/>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94"/>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5"/>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lastRenderedPageBreak/>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6"/>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97"/>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98"/>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99"/>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00"/>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3" w:name="_Ref411968206"/>
      <w:r>
        <w:lastRenderedPageBreak/>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3"/>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01"/>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02"/>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03"/>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04"/>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5"/>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6"/>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07"/>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lastRenderedPageBreak/>
        <w:t xml:space="preserve">9 The Lord </w:t>
      </w:r>
      <w:r w:rsidR="007F50FD">
        <w:t>keeps watch over</w:t>
      </w:r>
      <w:r w:rsidRPr="00AB1781">
        <w:t xml:space="preserve"> strangers</w:t>
      </w:r>
      <w:r w:rsidR="007F50FD">
        <w:rPr>
          <w:rStyle w:val="FootnoteReference"/>
        </w:rPr>
        <w:footnoteReference w:id="808"/>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EC501B">
        <w:t>Psalm</w:t>
      </w:r>
      <w:r w:rsidR="00EC501B" w:rsidRPr="00AB1781">
        <w:t xml:space="preserve"> 146</w:t>
      </w:r>
      <w:r w:rsidR="00EC501B">
        <w:t>: “Praise the Lord, for psalmody a is good thing”</w:t>
      </w:r>
      <w:r>
        <w:fldChar w:fldCharType="end"/>
      </w:r>
      <w:r>
        <w:t xml:space="preserve">, page </w:t>
      </w:r>
      <w:r>
        <w:fldChar w:fldCharType="begin"/>
      </w:r>
      <w:r>
        <w:instrText xml:space="preserve"> PAGEREF _Ref411968226 \h </w:instrText>
      </w:r>
      <w:r>
        <w:fldChar w:fldCharType="separate"/>
      </w:r>
      <w:r w:rsidR="00EC501B">
        <w:rPr>
          <w:noProof/>
        </w:rPr>
        <w:t>336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EC501B">
        <w:t>Psalm 118 Part 20 (</w:t>
      </w:r>
      <w:r w:rsidR="00EC501B" w:rsidRPr="0082523C">
        <w:rPr>
          <w:rFonts w:ascii="Tahoma" w:eastAsia="Tahoma" w:hAnsi="Tahoma" w:cs="Tahoma"/>
        </w:rPr>
        <w:t>ר</w:t>
      </w:r>
      <w:r w:rsidR="00EC501B">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EC501B">
        <w:rPr>
          <w:noProof/>
        </w:rPr>
        <w:t>302</w:t>
      </w:r>
      <w:r w:rsidR="00E611C7">
        <w:fldChar w:fldCharType="end"/>
      </w:r>
      <w:r w:rsidR="00E611C7">
        <w:t>.</w:t>
      </w:r>
    </w:p>
    <w:p w14:paraId="16732583" w14:textId="68D0A344" w:rsidR="00E276C1" w:rsidRPr="002A0A20" w:rsidRDefault="002A0A20" w:rsidP="00BF0205">
      <w:pPr>
        <w:pStyle w:val="Heading4"/>
      </w:pPr>
      <w:bookmarkStart w:id="324"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4"/>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09"/>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10"/>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11"/>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lastRenderedPageBreak/>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EC501B">
        <w:t>Psalm</w:t>
      </w:r>
      <w:r w:rsidR="00EC501B" w:rsidRPr="00AB1781">
        <w:t xml:space="preserve"> 147</w:t>
      </w:r>
      <w:r w:rsidR="00EC501B">
        <w:t>: “Praise the Lord, O Jerusalem! Praise your God, O Zion”</w:t>
      </w:r>
      <w:r>
        <w:fldChar w:fldCharType="end"/>
      </w:r>
      <w:r>
        <w:t xml:space="preserve"> Page </w:t>
      </w:r>
      <w:r>
        <w:fldChar w:fldCharType="begin"/>
      </w:r>
      <w:r>
        <w:instrText xml:space="preserve"> PAGEREF _Ref411968245 \h </w:instrText>
      </w:r>
      <w:r>
        <w:fldChar w:fldCharType="separate"/>
      </w:r>
      <w:r w:rsidR="00EC501B">
        <w:rPr>
          <w:noProof/>
        </w:rPr>
        <w:t>337</w:t>
      </w:r>
      <w:r>
        <w:fldChar w:fldCharType="end"/>
      </w:r>
      <w:r>
        <w:t>.</w:t>
      </w:r>
    </w:p>
    <w:p w14:paraId="1D6C58E5" w14:textId="2704929F" w:rsidR="00E276C1" w:rsidRPr="002A0A20" w:rsidRDefault="002A0A20" w:rsidP="00BF0205">
      <w:pPr>
        <w:pStyle w:val="Heading4"/>
      </w:pPr>
      <w:bookmarkStart w:id="325" w:name="_Ref411968245"/>
      <w:r>
        <w:t>Psalm</w:t>
      </w:r>
      <w:r w:rsidR="00E276C1" w:rsidRPr="00AB1781">
        <w:t xml:space="preserve"> 147</w:t>
      </w:r>
      <w:r>
        <w:t xml:space="preserve">: </w:t>
      </w:r>
      <w:r w:rsidR="00BB3B58">
        <w:t>“</w:t>
      </w:r>
      <w:r>
        <w:t>Praise the Lord, O Jerusalem! Praise your God, O Zion</w:t>
      </w:r>
      <w:r w:rsidR="00BB3B58">
        <w:t>”</w:t>
      </w:r>
      <w:bookmarkEnd w:id="325"/>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12"/>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lastRenderedPageBreak/>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EC501B">
        <w:t>The Fourth Canticle</w:t>
      </w:r>
      <w:r>
        <w:fldChar w:fldCharType="end"/>
      </w:r>
      <w:r>
        <w:t xml:space="preserve">, page </w:t>
      </w:r>
      <w:r>
        <w:fldChar w:fldCharType="begin"/>
      </w:r>
      <w:r>
        <w:instrText xml:space="preserve"> PAGEREF _Ref434580714 \h </w:instrText>
      </w:r>
      <w:r>
        <w:fldChar w:fldCharType="separate"/>
      </w:r>
      <w:r w:rsidR="00EC501B">
        <w:rPr>
          <w:noProof/>
        </w:rPr>
        <w:t>421</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13"/>
      </w:r>
      <w:r>
        <w:t>, and it will not pass away.</w:t>
      </w:r>
    </w:p>
    <w:p w14:paraId="636F07BE" w14:textId="121A4C4E" w:rsidR="00E276C1" w:rsidRPr="00AB1781" w:rsidRDefault="00E276C1" w:rsidP="002A0A20">
      <w:pPr>
        <w:pStyle w:val="EnglishHangNoCoptic"/>
      </w:pPr>
      <w:r w:rsidRPr="00AB1781">
        <w:lastRenderedPageBreak/>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14"/>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5"/>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16"/>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17"/>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fldChar w:fldCharType="begin"/>
      </w:r>
      <w:r>
        <w:instrText xml:space="preserve"> REF _Ref434580708 \h </w:instrText>
      </w:r>
      <w:r>
        <w:fldChar w:fldCharType="separate"/>
      </w:r>
      <w:r w:rsidR="00EC501B">
        <w:t>The Fourth Canticle</w:t>
      </w:r>
      <w:r>
        <w:fldChar w:fldCharType="end"/>
      </w:r>
      <w:r>
        <w:t xml:space="preserve">, page </w:t>
      </w:r>
      <w:r>
        <w:fldChar w:fldCharType="begin"/>
      </w:r>
      <w:r>
        <w:instrText xml:space="preserve"> PAGEREF _Ref434580714 \h </w:instrText>
      </w:r>
      <w:r>
        <w:fldChar w:fldCharType="separate"/>
      </w:r>
      <w:r w:rsidR="00EC501B">
        <w:rPr>
          <w:noProof/>
        </w:rPr>
        <w:t>421</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18"/>
      </w:r>
      <w:r w:rsidRPr="00AB1781">
        <w:t xml:space="preserve"> of the saints.</w:t>
      </w:r>
    </w:p>
    <w:p w14:paraId="74571F6A" w14:textId="2C3E3C0D" w:rsidR="00E276C1" w:rsidRPr="00AB1781" w:rsidRDefault="00E276C1" w:rsidP="002A0A20">
      <w:pPr>
        <w:pStyle w:val="EnglishHangNoCoptic"/>
      </w:pPr>
      <w:r w:rsidRPr="00AB1781">
        <w:lastRenderedPageBreak/>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19"/>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20"/>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21"/>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EC501B">
        <w:t>The Fourth Canticle</w:t>
      </w:r>
      <w:r>
        <w:fldChar w:fldCharType="end"/>
      </w:r>
      <w:r>
        <w:t xml:space="preserve">, page </w:t>
      </w:r>
      <w:r>
        <w:fldChar w:fldCharType="begin"/>
      </w:r>
      <w:r>
        <w:instrText xml:space="preserve"> PAGEREF _Ref434580714 \h </w:instrText>
      </w:r>
      <w:r>
        <w:fldChar w:fldCharType="separate"/>
      </w:r>
      <w:r w:rsidR="00EC501B">
        <w:rPr>
          <w:noProof/>
        </w:rPr>
        <w:t>421</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22"/>
      </w:r>
      <w:r w:rsidR="00AE5C5A">
        <w:t>!</w:t>
      </w:r>
    </w:p>
    <w:p w14:paraId="0878904D" w14:textId="541E97D5" w:rsidR="00E276C1" w:rsidRPr="00AB1781" w:rsidRDefault="00E276C1" w:rsidP="002A0A20">
      <w:pPr>
        <w:pStyle w:val="EnglishHangNoCoptic"/>
      </w:pPr>
      <w:r w:rsidRPr="00AB1781">
        <w:lastRenderedPageBreak/>
        <w:t xml:space="preserve">4 Praise Him with </w:t>
      </w:r>
      <w:r w:rsidR="00AE5C5A">
        <w:t>timbrel</w:t>
      </w:r>
      <w:r w:rsidRPr="00AB1781">
        <w:t xml:space="preserve"> and dance</w:t>
      </w:r>
      <w:r w:rsidR="00AE5C5A">
        <w:rPr>
          <w:rStyle w:val="FootnoteReference"/>
        </w:rPr>
        <w:footnoteReference w:id="823"/>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24"/>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6" w:name="_Toc410196196"/>
      <w:bookmarkStart w:id="327" w:name="_Toc410196438"/>
      <w:bookmarkStart w:id="328" w:name="_Toc410196940"/>
    </w:p>
    <w:p w14:paraId="5AB6630A" w14:textId="7A71FD45" w:rsidR="00D31F38" w:rsidRDefault="00D31F38" w:rsidP="00D31F38">
      <w:pPr>
        <w:pStyle w:val="Heading2"/>
      </w:pPr>
      <w:bookmarkStart w:id="329" w:name="_Toc448696628"/>
      <w:r>
        <w:lastRenderedPageBreak/>
        <w:t>The Canticles</w:t>
      </w:r>
      <w:bookmarkEnd w:id="329"/>
    </w:p>
    <w:p w14:paraId="020E29B8" w14:textId="562B7E1E" w:rsidR="00D31F38" w:rsidRDefault="00D31F38" w:rsidP="00D31F38">
      <w:pPr>
        <w:pStyle w:val="Heading3"/>
      </w:pPr>
      <w:bookmarkStart w:id="330" w:name="_Ref448228164"/>
      <w:r>
        <w:t>The First Canticle</w:t>
      </w:r>
      <w:bookmarkEnd w:id="330"/>
    </w:p>
    <w:p w14:paraId="396134CA" w14:textId="3A8C8F71" w:rsidR="00D16E1F" w:rsidRPr="00D16E1F" w:rsidRDefault="00D31F38" w:rsidP="00D16E1F">
      <w:pPr>
        <w:pStyle w:val="Heading4"/>
        <w:rPr>
          <w:lang w:val="en-US"/>
        </w:rPr>
      </w:pPr>
      <w:r>
        <w:rPr>
          <w:lang w:val="en-US"/>
        </w:rPr>
        <w:t>The Beginning of the Midnight Praise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1"/>
            <w:r>
              <w:t>Arise</w:t>
            </w:r>
            <w:commentRangeEnd w:id="331"/>
            <w:r>
              <w:rPr>
                <w:rStyle w:val="CommentReference"/>
              </w:rPr>
              <w:commentReference w:id="331"/>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2"/>
            <w:r>
              <w:t>flesh</w:t>
            </w:r>
            <w:commentRangeEnd w:id="332"/>
            <w:r>
              <w:rPr>
                <w:rStyle w:val="CommentReference"/>
              </w:rPr>
              <w:commentReference w:id="332"/>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3"/>
            <w:r w:rsidRPr="004E04E2">
              <w:t xml:space="preserve">send up </w:t>
            </w:r>
            <w:commentRangeEnd w:id="333"/>
            <w:r>
              <w:rPr>
                <w:rStyle w:val="CommentReference"/>
              </w:rPr>
              <w:commentReference w:id="333"/>
            </w:r>
            <w:r>
              <w:t>to</w:t>
            </w:r>
            <w:r w:rsidRPr="004E04E2">
              <w:t xml:space="preserve"> </w:t>
            </w:r>
            <w:r>
              <w:t>You</w:t>
            </w:r>
            <w:r w:rsidRPr="004E04E2">
              <w:t xml:space="preserve"> a befitting </w:t>
            </w:r>
            <w:commentRangeStart w:id="334"/>
            <w:r w:rsidRPr="004E04E2">
              <w:t>doxology</w:t>
            </w:r>
            <w:commentRangeEnd w:id="334"/>
            <w:r>
              <w:rPr>
                <w:rStyle w:val="CommentReference"/>
              </w:rPr>
              <w:commentReference w:id="334"/>
            </w:r>
            <w:r w:rsidRPr="004E04E2">
              <w:t xml:space="preserve">, and win the forgiveness of our many sins: </w:t>
            </w:r>
            <w:commentRangeStart w:id="335"/>
            <w:r w:rsidRPr="004E04E2">
              <w:t xml:space="preserve">Glory to </w:t>
            </w:r>
            <w:r>
              <w:t>You</w:t>
            </w:r>
            <w:r w:rsidRPr="004E04E2">
              <w:t xml:space="preserve"> </w:t>
            </w:r>
            <w:commentRangeEnd w:id="335"/>
            <w:r>
              <w:rPr>
                <w:rStyle w:val="CommentReference"/>
              </w:rPr>
              <w:commentReference w:id="335"/>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6"/>
            <w:r w:rsidRPr="004E04E2">
              <w:t xml:space="preserve">Who </w:t>
            </w:r>
            <w:commentRangeEnd w:id="336"/>
            <w:r>
              <w:rPr>
                <w:rStyle w:val="CommentReference"/>
              </w:rPr>
              <w:commentReference w:id="336"/>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7"/>
            <w:r w:rsidRPr="004E04E2">
              <w:t>to</w:t>
            </w:r>
            <w:r w:rsidR="00985EC5">
              <w:t>wards</w:t>
            </w:r>
            <w:r w:rsidRPr="004E04E2">
              <w:t xml:space="preserve"> the sanctuary</w:t>
            </w:r>
            <w:commentRangeEnd w:id="337"/>
            <w:r>
              <w:rPr>
                <w:rStyle w:val="CommentReference"/>
              </w:rPr>
              <w:commentReference w:id="337"/>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8"/>
            <w:r w:rsidRPr="004E04E2">
              <w:t xml:space="preserve">you out </w:t>
            </w:r>
            <w:commentRangeEnd w:id="338"/>
            <w:r>
              <w:rPr>
                <w:rStyle w:val="CommentReference"/>
              </w:rPr>
              <w:commentReference w:id="338"/>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39"/>
            <w:r w:rsidRPr="004E04E2">
              <w:t xml:space="preserve">supplication </w:t>
            </w:r>
            <w:commentRangeEnd w:id="339"/>
            <w:r>
              <w:rPr>
                <w:rStyle w:val="CommentReference"/>
              </w:rPr>
              <w:commentReference w:id="339"/>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0"/>
            <w:r w:rsidRPr="004E04E2">
              <w:t xml:space="preserve">petition </w:t>
            </w:r>
            <w:commentRangeEnd w:id="340"/>
            <w:r>
              <w:rPr>
                <w:rStyle w:val="CommentReference"/>
              </w:rPr>
              <w:commentReference w:id="340"/>
            </w:r>
            <w:r w:rsidR="00985EC5">
              <w:t>will</w:t>
            </w:r>
            <w:r w:rsidRPr="004E04E2">
              <w:t xml:space="preserve"> come in before </w:t>
            </w:r>
            <w:r>
              <w:t>You</w:t>
            </w:r>
            <w:r w:rsidR="00985EC5">
              <w:t xml:space="preserve">; </w:t>
            </w:r>
            <w:commentRangeStart w:id="341"/>
            <w:r w:rsidRPr="004E04E2">
              <w:t xml:space="preserve">revive </w:t>
            </w:r>
            <w:commentRangeEnd w:id="341"/>
            <w:r>
              <w:rPr>
                <w:rStyle w:val="CommentReference"/>
              </w:rPr>
              <w:commentReference w:id="341"/>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2"/>
            <w:r w:rsidRPr="004E04E2">
              <w:t>pour forth</w:t>
            </w:r>
            <w:commentRangeEnd w:id="342"/>
            <w:r>
              <w:rPr>
                <w:rStyle w:val="CommentReference"/>
              </w:rPr>
              <w:commentReference w:id="342"/>
            </w:r>
            <w:r w:rsidRPr="004E04E2">
              <w:t xml:space="preserve"> </w:t>
            </w:r>
            <w:commentRangeStart w:id="343"/>
            <w:r w:rsidRPr="004E04E2">
              <w:t>blessing</w:t>
            </w:r>
            <w:commentRangeEnd w:id="343"/>
            <w:r>
              <w:rPr>
                <w:rStyle w:val="CommentReference"/>
              </w:rPr>
              <w:commentReference w:id="343"/>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4"/>
            <w:r w:rsidRPr="004E04E2">
              <w:t xml:space="preserve">respond </w:t>
            </w:r>
            <w:commentRangeEnd w:id="344"/>
            <w:r>
              <w:rPr>
                <w:rStyle w:val="CommentReference"/>
              </w:rPr>
              <w:commentReference w:id="344"/>
            </w:r>
            <w:r w:rsidRPr="004E04E2">
              <w:t xml:space="preserve">with </w:t>
            </w:r>
            <w:r>
              <w:t>Your</w:t>
            </w:r>
            <w:r w:rsidR="00985EC5">
              <w:t xml:space="preserve"> words,</w:t>
            </w:r>
            <w:r w:rsidRPr="004E04E2">
              <w:t xml:space="preserve"> for all </w:t>
            </w:r>
            <w:r>
              <w:t>Your</w:t>
            </w:r>
            <w:r w:rsidRPr="004E04E2">
              <w:t xml:space="preserve"> commandments are </w:t>
            </w:r>
            <w:commentRangeStart w:id="345"/>
            <w:r w:rsidRPr="004E04E2">
              <w:t>righteous</w:t>
            </w:r>
            <w:commentRangeEnd w:id="345"/>
            <w:r>
              <w:rPr>
                <w:rStyle w:val="CommentReference"/>
              </w:rPr>
              <w:commentReference w:id="345"/>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6"/>
            <w:r w:rsidRPr="004E04E2">
              <w:t>meditation</w:t>
            </w:r>
            <w:commentRangeEnd w:id="346"/>
            <w:r>
              <w:rPr>
                <w:rStyle w:val="CommentReference"/>
              </w:rPr>
              <w:commentReference w:id="346"/>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7"/>
            <w:r w:rsidRPr="004E04E2">
              <w:t>always</w:t>
            </w:r>
            <w:commentRangeEnd w:id="347"/>
            <w:r>
              <w:rPr>
                <w:rStyle w:val="CommentReference"/>
              </w:rPr>
              <w:commentReference w:id="347"/>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8"/>
            <w:r w:rsidRPr="004E04E2">
              <w:rPr>
                <w:rFonts w:eastAsia="@MingLiU"/>
              </w:rPr>
              <w:t xml:space="preserve">and </w:t>
            </w:r>
            <w:commentRangeEnd w:id="348"/>
            <w:r>
              <w:rPr>
                <w:rStyle w:val="CommentReference"/>
              </w:rPr>
              <w:commentReference w:id="348"/>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9"/>
            <w:r w:rsidRPr="004E04E2">
              <w:rPr>
                <w:rFonts w:eastAsia="@MingLiU"/>
              </w:rPr>
              <w:t xml:space="preserve">to </w:t>
            </w:r>
            <w:commentRangeEnd w:id="349"/>
            <w:r>
              <w:rPr>
                <w:rStyle w:val="CommentReference"/>
              </w:rPr>
              <w:commentReference w:id="349"/>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0"/>
            <w:r w:rsidRPr="004E04E2">
              <w:t xml:space="preserve">to </w:t>
            </w:r>
            <w:commentRangeEnd w:id="350"/>
            <w:r>
              <w:rPr>
                <w:rStyle w:val="CommentReference"/>
              </w:rPr>
              <w:commentReference w:id="350"/>
            </w:r>
            <w:r>
              <w:t>You</w:t>
            </w:r>
            <w:r w:rsidRPr="004E04E2">
              <w:t>, O Only</w:t>
            </w:r>
            <w:r w:rsidRPr="004E04E2">
              <w:noBreakHyphen/>
            </w:r>
            <w:commentRangeStart w:id="351"/>
            <w:r w:rsidRPr="004E04E2">
              <w:t>Begotten</w:t>
            </w:r>
            <w:commentRangeEnd w:id="351"/>
            <w:r>
              <w:rPr>
                <w:rStyle w:val="CommentReference"/>
              </w:rPr>
              <w:commentReference w:id="351"/>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2"/>
            <w:r w:rsidRPr="004E04E2">
              <w:t xml:space="preserve">utter </w:t>
            </w:r>
            <w:commentRangeEnd w:id="352"/>
            <w:r>
              <w:rPr>
                <w:rStyle w:val="CommentReference"/>
              </w:rPr>
              <w:commentReference w:id="352"/>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EC501B">
        <w:rPr>
          <w:noProof/>
        </w:rPr>
        <w:t>1023</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3" w:name="_Toc297322053"/>
      <w:bookmarkStart w:id="354" w:name="_Toc297407698"/>
      <w:bookmarkStart w:id="355" w:name="_Toc298445750"/>
      <w:bookmarkStart w:id="356" w:name="_Toc298681233"/>
      <w:bookmarkStart w:id="357" w:name="_Toc298447475"/>
      <w:bookmarkStart w:id="358"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59"/>
            <w:r>
              <w:t xml:space="preserve">consider </w:t>
            </w:r>
            <w:commentRangeEnd w:id="359"/>
            <w:r>
              <w:rPr>
                <w:rStyle w:val="CommentReference"/>
                <w:lang w:val="en-CA"/>
              </w:rPr>
              <w:commentReference w:id="359"/>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0"/>
            <w:r>
              <w:t xml:space="preserve">none </w:t>
            </w:r>
            <w:commentRangeEnd w:id="360"/>
            <w:r>
              <w:rPr>
                <w:rStyle w:val="CommentReference"/>
                <w:lang w:val="en-CA"/>
              </w:rPr>
              <w:commentReference w:id="360"/>
            </w:r>
            <w:r>
              <w:t>but You.</w:t>
            </w:r>
          </w:p>
          <w:p w14:paraId="45BFA942" w14:textId="77777777" w:rsidR="00D31F38" w:rsidRDefault="00D31F38" w:rsidP="00E35F1F">
            <w:pPr>
              <w:pStyle w:val="EngHangEnd"/>
            </w:pPr>
            <w:commentRangeStart w:id="361"/>
            <w:r>
              <w:t xml:space="preserve">After </w:t>
            </w:r>
            <w:commentRangeEnd w:id="361"/>
            <w:r>
              <w:rPr>
                <w:rStyle w:val="CommentReference"/>
                <w:lang w:val="en-CA"/>
              </w:rPr>
              <w:commentReference w:id="361"/>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2"/>
            <w:r>
              <w:t xml:space="preserve">to </w:t>
            </w:r>
            <w:commentRangeEnd w:id="362"/>
            <w:r>
              <w:rPr>
                <w:rStyle w:val="CommentReference"/>
                <w:lang w:val="en-CA"/>
              </w:rPr>
              <w:commentReference w:id="362"/>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3"/>
            <w:r>
              <w:t>joyful</w:t>
            </w:r>
            <w:commentRangeEnd w:id="363"/>
            <w:r>
              <w:rPr>
                <w:rStyle w:val="CommentReference"/>
                <w:lang w:val="en-CA"/>
              </w:rPr>
              <w:commentReference w:id="363"/>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4"/>
            <w:r>
              <w:t xml:space="preserve">perfect </w:t>
            </w:r>
            <w:commentRangeEnd w:id="364"/>
            <w:r>
              <w:rPr>
                <w:rStyle w:val="CommentReference"/>
                <w:lang w:val="en-CA"/>
              </w:rPr>
              <w:commentReference w:id="364"/>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65"/>
            <w:r>
              <w:t xml:space="preserve">sealed </w:t>
            </w:r>
            <w:commentRangeEnd w:id="365"/>
            <w:r>
              <w:rPr>
                <w:rStyle w:val="CommentReference"/>
                <w:lang w:val="en-CA"/>
              </w:rPr>
              <w:commentReference w:id="365"/>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6"/>
            <w:r>
              <w:t xml:space="preserve">fragrant </w:t>
            </w:r>
            <w:commentRangeEnd w:id="366"/>
            <w:r>
              <w:rPr>
                <w:rStyle w:val="CommentReference"/>
                <w:lang w:val="en-CA"/>
              </w:rPr>
              <w:commentReference w:id="366"/>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7"/>
            <w:r>
              <w:t>spices</w:t>
            </w:r>
            <w:commentRangeEnd w:id="367"/>
            <w:r>
              <w:rPr>
                <w:rStyle w:val="CommentReference"/>
                <w:lang w:val="en-CA"/>
              </w:rPr>
              <w:commentReference w:id="367"/>
            </w:r>
            <w:r>
              <w:t>,</w:t>
            </w:r>
          </w:p>
          <w:p w14:paraId="2BF4322B" w14:textId="77777777" w:rsidR="00D31F38" w:rsidRDefault="00D31F38" w:rsidP="00E35F1F">
            <w:pPr>
              <w:pStyle w:val="EngHangEnd"/>
            </w:pPr>
            <w:r>
              <w:t xml:space="preserve">"Behold and see that the Saviour </w:t>
            </w:r>
            <w:commentRangeStart w:id="368"/>
            <w:r>
              <w:t xml:space="preserve">is risen </w:t>
            </w:r>
            <w:commentRangeEnd w:id="368"/>
            <w:r>
              <w:rPr>
                <w:rStyle w:val="CommentReference"/>
                <w:lang w:val="en-CA"/>
              </w:rPr>
              <w:commentReference w:id="368"/>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69"/>
            <w:r>
              <w:t>A</w:t>
            </w:r>
            <w:commentRangeEnd w:id="369"/>
            <w:r>
              <w:rPr>
                <w:rStyle w:val="CommentReference"/>
                <w:lang w:val="en-CA"/>
              </w:rPr>
              <w:commentReference w:id="369"/>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0"/>
            <w:r>
              <w:t xml:space="preserve">We </w:t>
            </w:r>
            <w:commentRangeEnd w:id="370"/>
            <w:r>
              <w:rPr>
                <w:rStyle w:val="CommentReference"/>
                <w:lang w:val="en-CA"/>
              </w:rPr>
              <w:commentReference w:id="370"/>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1"/>
            <w:r>
              <w:t>alteration</w:t>
            </w:r>
            <w:commentRangeEnd w:id="371"/>
            <w:r>
              <w:rPr>
                <w:rStyle w:val="CommentReference"/>
                <w:lang w:val="en-CA"/>
              </w:rPr>
              <w:commentReference w:id="371"/>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r>
        <w:lastRenderedPageBreak/>
        <w:t xml:space="preserve">The First Canticle: The </w:t>
      </w:r>
      <w:r w:rsidR="00F970EE">
        <w:t>First Song</w:t>
      </w:r>
      <w:r>
        <w:t xml:space="preserve"> of Moses the Prophet</w:t>
      </w:r>
      <w:bookmarkEnd w:id="353"/>
      <w:bookmarkEnd w:id="354"/>
      <w:bookmarkEnd w:id="355"/>
      <w:bookmarkEnd w:id="356"/>
      <w:bookmarkEnd w:id="357"/>
      <w:bookmarkEnd w:id="35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2"/>
            <w:r>
              <w:t>glorify Him</w:t>
            </w:r>
            <w:commentRangeEnd w:id="372"/>
            <w:r>
              <w:rPr>
                <w:rStyle w:val="CommentReference"/>
                <w:lang w:val="en-CA"/>
              </w:rPr>
              <w:commentReference w:id="372"/>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3"/>
            <w:r>
              <w:t xml:space="preserve">when he shatters </w:t>
            </w:r>
            <w:commentRangeEnd w:id="373"/>
            <w:r>
              <w:rPr>
                <w:rStyle w:val="CommentReference"/>
                <w:lang w:val="en-CA"/>
              </w:rPr>
              <w:commentReference w:id="373"/>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74"/>
            <w:r w:rsidR="00D31F38">
              <w:t xml:space="preserve">chosen </w:t>
            </w:r>
            <w:commentRangeEnd w:id="374"/>
            <w:r w:rsidR="00D31F38">
              <w:rPr>
                <w:rStyle w:val="CommentReference"/>
                <w:lang w:val="en-CA"/>
              </w:rPr>
              <w:commentReference w:id="374"/>
            </w:r>
            <w:r w:rsidR="00D31F38">
              <w:t xml:space="preserve">mounted </w:t>
            </w:r>
            <w:commentRangeStart w:id="375"/>
            <w:r w:rsidR="00D31F38">
              <w:t xml:space="preserve">captains </w:t>
            </w:r>
            <w:commentRangeEnd w:id="375"/>
            <w:r w:rsidR="00D31F38">
              <w:rPr>
                <w:rStyle w:val="CommentReference"/>
                <w:lang w:val="en-CA"/>
              </w:rPr>
              <w:commentReference w:id="375"/>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6"/>
            <w:r>
              <w:t xml:space="preserve"> </w:t>
            </w:r>
            <w:commentRangeEnd w:id="376"/>
            <w:r>
              <w:rPr>
                <w:rStyle w:val="CommentReference"/>
                <w:lang w:val="en-CA"/>
              </w:rPr>
              <w:commentReference w:id="376"/>
            </w:r>
            <w:r>
              <w:t xml:space="preserve">glorified in </w:t>
            </w:r>
            <w:r w:rsidR="00865C59">
              <w:t>strength</w:t>
            </w:r>
            <w:r>
              <w:t xml:space="preserve">. Your right hand, O Lord, </w:t>
            </w:r>
            <w:commentRangeStart w:id="377"/>
            <w:r>
              <w:t xml:space="preserve">crushed </w:t>
            </w:r>
            <w:commentRangeEnd w:id="377"/>
            <w:r>
              <w:rPr>
                <w:rStyle w:val="CommentReference"/>
                <w:lang w:val="en-CA"/>
              </w:rPr>
              <w:commentReference w:id="377"/>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lastRenderedPageBreak/>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8"/>
            <w:r w:rsidR="00D31F38">
              <w:t xml:space="preserve">shattered </w:t>
            </w:r>
            <w:commentRangeEnd w:id="378"/>
            <w:r w:rsidR="00D31F38">
              <w:rPr>
                <w:rStyle w:val="CommentReference"/>
                <w:lang w:val="en-CA"/>
              </w:rPr>
              <w:commentReference w:id="378"/>
            </w:r>
            <w:r>
              <w:t>the</w:t>
            </w:r>
            <w:r w:rsidR="00D31F38">
              <w:t xml:space="preserve"> </w:t>
            </w:r>
            <w:r>
              <w:t>adversaries</w:t>
            </w:r>
            <w:r w:rsidR="00D31F38">
              <w:t xml:space="preserve">; You </w:t>
            </w:r>
            <w:commentRangeStart w:id="379"/>
            <w:r w:rsidR="00D31F38">
              <w:t xml:space="preserve">sent </w:t>
            </w:r>
            <w:commentRangeEnd w:id="379"/>
            <w:r w:rsidR="00D31F38">
              <w:rPr>
                <w:rStyle w:val="CommentReference"/>
                <w:lang w:val="en-CA"/>
              </w:rPr>
              <w:commentReference w:id="379"/>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25"/>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0"/>
            <w:r w:rsidR="00D31F38">
              <w:t>holy</w:t>
            </w:r>
            <w:commentRangeEnd w:id="380"/>
            <w:r w:rsidR="00D31F38">
              <w:rPr>
                <w:rStyle w:val="CommentReference"/>
                <w:lang w:val="en-CA"/>
              </w:rPr>
              <w:commentReference w:id="380"/>
            </w:r>
            <w:r w:rsidR="00D31F38">
              <w:t xml:space="preserve">, awesome in </w:t>
            </w:r>
            <w:commentRangeStart w:id="381"/>
            <w:r w:rsidR="00D31F38">
              <w:t>glorious deeds</w:t>
            </w:r>
            <w:commentRangeEnd w:id="381"/>
            <w:r w:rsidR="00D31F38">
              <w:rPr>
                <w:rStyle w:val="CommentReference"/>
                <w:lang w:val="en-CA"/>
              </w:rPr>
              <w:commentReference w:id="381"/>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2"/>
            <w:r>
              <w:t>redeemed</w:t>
            </w:r>
            <w:commentRangeEnd w:id="382"/>
            <w:r>
              <w:rPr>
                <w:rStyle w:val="CommentReference"/>
                <w:lang w:val="en-CA"/>
              </w:rPr>
              <w:commentReference w:id="382"/>
            </w:r>
            <w:r>
              <w:t xml:space="preserve">; You called them by Your power into Your holy </w:t>
            </w:r>
            <w:commentRangeStart w:id="383"/>
            <w:r>
              <w:t>abode</w:t>
            </w:r>
            <w:commentRangeEnd w:id="383"/>
            <w:r>
              <w:rPr>
                <w:rStyle w:val="CommentReference"/>
                <w:lang w:val="en-CA"/>
              </w:rPr>
              <w:commentReference w:id="383"/>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84"/>
            <w:r>
              <w:t xml:space="preserve">Sorrow </w:t>
            </w:r>
            <w:commentRangeEnd w:id="384"/>
            <w:r>
              <w:rPr>
                <w:rStyle w:val="CommentReference"/>
                <w:lang w:val="en-CA"/>
              </w:rPr>
              <w:commentReference w:id="384"/>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85"/>
            <w:r>
              <w:t>May</w:t>
            </w:r>
            <w:commentRangeEnd w:id="385"/>
            <w:r>
              <w:rPr>
                <w:rStyle w:val="CommentReference"/>
                <w:lang w:val="en-CA"/>
              </w:rPr>
              <w:commentReference w:id="385"/>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6"/>
            <w:r>
              <w:t xml:space="preserve">reigning </w:t>
            </w:r>
            <w:commentRangeEnd w:id="386"/>
            <w:r>
              <w:rPr>
                <w:rStyle w:val="CommentReference"/>
                <w:lang w:val="en-CA"/>
              </w:rPr>
              <w:commentReference w:id="386"/>
            </w:r>
            <w:r>
              <w:t xml:space="preserve">as King forever and ever </w:t>
            </w:r>
            <w:commentRangeStart w:id="387"/>
            <w:r>
              <w:t>and beyond</w:t>
            </w:r>
            <w:commentRangeEnd w:id="387"/>
            <w:r>
              <w:rPr>
                <w:rStyle w:val="CommentReference"/>
                <w:lang w:val="en-CA"/>
              </w:rPr>
              <w:commentReference w:id="387"/>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8"/>
            <w:r w:rsidR="00D31F38">
              <w:t xml:space="preserve"> </w:t>
            </w:r>
            <w:commentRangeEnd w:id="388"/>
            <w:r w:rsidR="00D31F38">
              <w:rPr>
                <w:rStyle w:val="CommentReference"/>
                <w:lang w:val="en-CA"/>
              </w:rPr>
              <w:commentReference w:id="388"/>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89"/>
            <w:r w:rsidR="00D31F38">
              <w:t>praises</w:t>
            </w:r>
            <w:commentRangeEnd w:id="389"/>
            <w:r w:rsidR="00D31F38">
              <w:rPr>
                <w:rStyle w:val="CommentReference"/>
                <w:lang w:val="en-CA"/>
              </w:rPr>
              <w:commentReference w:id="389"/>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0"/>
            <w:r>
              <w:t>glorified</w:t>
            </w:r>
            <w:commentRangeEnd w:id="390"/>
            <w:r>
              <w:rPr>
                <w:rStyle w:val="CommentReference"/>
                <w:rFonts w:eastAsiaTheme="minorHAnsi" w:cstheme="minorBidi"/>
                <w:color w:val="auto"/>
                <w:lang w:val="en-CA"/>
              </w:rPr>
              <w:commentReference w:id="390"/>
            </w:r>
            <w:r>
              <w:t>.</w:t>
            </w:r>
            <w:r w:rsidR="00D31F38">
              <w:rPr>
                <w:rStyle w:val="CommentReference"/>
                <w:lang w:val="en-CA"/>
              </w:rPr>
              <w:commentReference w:id="391"/>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2" w:name="_Toc297322054"/>
      <w:bookmarkStart w:id="393" w:name="_Toc297407699"/>
      <w:bookmarkStart w:id="394" w:name="_Toc298445751"/>
      <w:bookmarkStart w:id="395" w:name="_Toc298681234"/>
      <w:bookmarkStart w:id="396" w:name="_Toc298447476"/>
      <w:r>
        <w:t>Psali Adam</w:t>
      </w:r>
      <w:bookmarkEnd w:id="392"/>
      <w:bookmarkEnd w:id="393"/>
      <w:bookmarkEnd w:id="394"/>
      <w:bookmarkEnd w:id="395"/>
      <w:bookmarkEnd w:id="396"/>
      <w:r w:rsidR="009E143A">
        <w:t xml:space="preserve"> on the First Canticle</w:t>
      </w:r>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7"/>
            <w:r>
              <w:t xml:space="preserve">The </w:t>
            </w:r>
            <w:commentRangeEnd w:id="397"/>
            <w:r>
              <w:rPr>
                <w:rStyle w:val="CommentReference"/>
                <w:lang w:val="en-CA"/>
              </w:rPr>
              <w:commentReference w:id="397"/>
            </w:r>
            <w:r>
              <w:t xml:space="preserve">water of the sea was parted into parts, And the great deep became a </w:t>
            </w:r>
            <w:commentRangeStart w:id="398"/>
            <w:r>
              <w:t>path</w:t>
            </w:r>
            <w:commentRangeEnd w:id="398"/>
            <w:r>
              <w:rPr>
                <w:rStyle w:val="CommentReference"/>
                <w:lang w:val="en-CA"/>
              </w:rPr>
              <w:commentReference w:id="398"/>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399"/>
            <w:r w:rsidRPr="00D33B3C">
              <w:rPr>
                <w:rFonts w:ascii="Times New Roman" w:hAnsi="Times New Roman" w:cs="Times New Roman"/>
              </w:rPr>
              <w:t>Ϧ</w:t>
            </w:r>
            <w:r w:rsidRPr="00D33B3C">
              <w:t>ⲉⲛ</w:t>
            </w:r>
            <w:commentRangeEnd w:id="399"/>
            <w:r>
              <w:rPr>
                <w:rStyle w:val="CommentReference"/>
                <w:rFonts w:ascii="Garamond" w:hAnsi="Garamond" w:cstheme="minorBidi"/>
                <w:noProof w:val="0"/>
                <w:lang w:val="en-CA"/>
              </w:rPr>
              <w:commentReference w:id="399"/>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0"/>
            <w:r>
              <w:t xml:space="preserve">miraculous </w:t>
            </w:r>
            <w:commentRangeEnd w:id="400"/>
            <w:r>
              <w:rPr>
                <w:rStyle w:val="CommentReference"/>
                <w:lang w:val="en-CA"/>
              </w:rPr>
              <w:commentReference w:id="400"/>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1"/>
            <w:r>
              <w:t xml:space="preserve">passed </w:t>
            </w:r>
            <w:commentRangeEnd w:id="401"/>
            <w:r>
              <w:rPr>
                <w:rStyle w:val="CommentReference"/>
                <w:lang w:val="en-CA"/>
              </w:rPr>
              <w:commentReference w:id="401"/>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2"/>
            <w:r>
              <w:t xml:space="preserve">praising </w:t>
            </w:r>
            <w:commentRangeEnd w:id="402"/>
            <w:r>
              <w:rPr>
                <w:rStyle w:val="CommentReference"/>
                <w:lang w:val="en-CA"/>
              </w:rPr>
              <w:commentReference w:id="402"/>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03"/>
            <w:r>
              <w:t xml:space="preserve"> </w:t>
            </w:r>
            <w:commentRangeEnd w:id="403"/>
            <w:r>
              <w:rPr>
                <w:rStyle w:val="CommentReference"/>
                <w:lang w:val="en-CA"/>
              </w:rPr>
              <w:commentReference w:id="403"/>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EC501B">
        <w:rPr>
          <w:noProof/>
        </w:rPr>
        <w:t>452</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EC501B">
        <w:rPr>
          <w:noProof/>
        </w:rPr>
        <w:t>1027</w:t>
      </w:r>
      <w:r>
        <w:fldChar w:fldCharType="end"/>
      </w:r>
      <w:r>
        <w:t>.</w:t>
      </w:r>
    </w:p>
    <w:p w14:paraId="675EDF53" w14:textId="77777777" w:rsidR="00EC501B"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EC501B">
        <w:t>The Second Prayer of Esaias the Prophet</w:t>
      </w:r>
    </w:p>
    <w:p w14:paraId="3DAA6DE3" w14:textId="77777777" w:rsidR="00EC501B" w:rsidRDefault="00EC501B" w:rsidP="00A7333E">
      <w:pPr>
        <w:pStyle w:val="Rubric"/>
      </w:pPr>
      <w:r>
        <w:t>(Esaias 25:1-12. Coptic rite: Joyous Saturday.)</w:t>
      </w:r>
    </w:p>
    <w:p w14:paraId="4E46652C" w14:textId="77777777" w:rsidR="00EC501B" w:rsidRPr="0040319E" w:rsidRDefault="00EC501B" w:rsidP="00ED1D04">
      <w:pPr>
        <w:pStyle w:val="Rubric"/>
      </w:pPr>
      <w:r>
        <w:t>Again, a reading from the book of Esaias the Prophet. His blessing be upon us all. Amen.</w:t>
      </w:r>
    </w:p>
    <w:p w14:paraId="7DA41C4D" w14:textId="77777777" w:rsidR="00EC501B" w:rsidRDefault="00EC501B" w:rsidP="00A7333E">
      <w:pPr>
        <w:pStyle w:val="EnglishHangNoCoptic"/>
      </w:pPr>
      <w:r>
        <w:lastRenderedPageBreak/>
        <w:t>1 O Lord my God,</w:t>
      </w:r>
    </w:p>
    <w:p w14:paraId="1BDEB594" w14:textId="77777777" w:rsidR="00EC501B" w:rsidRDefault="00EC501B" w:rsidP="00A7333E">
      <w:pPr>
        <w:pStyle w:val="EnglishHangNoCoptic"/>
        <w:ind w:firstLine="0"/>
      </w:pPr>
      <w:r>
        <w:t>I will glorify You;</w:t>
      </w:r>
    </w:p>
    <w:p w14:paraId="49E8AF21" w14:textId="77777777" w:rsidR="00EC501B" w:rsidRDefault="00EC501B" w:rsidP="00A7333E">
      <w:pPr>
        <w:pStyle w:val="EnglishHangNoCoptic"/>
        <w:ind w:firstLine="0"/>
      </w:pPr>
      <w:r w:rsidRPr="00224A73">
        <w:t>I</w:t>
      </w:r>
      <w:r>
        <w:t xml:space="preserve"> will sing a hymn to Your Name,</w:t>
      </w:r>
    </w:p>
    <w:p w14:paraId="7E935FF3" w14:textId="77777777" w:rsidR="00EC501B" w:rsidRDefault="00EC501B" w:rsidP="00A7333E">
      <w:pPr>
        <w:pStyle w:val="EnglishHangNoCoptic"/>
        <w:ind w:firstLine="0"/>
      </w:pPr>
      <w:r w:rsidRPr="00224A73">
        <w:t xml:space="preserve">for </w:t>
      </w:r>
      <w:r>
        <w:t>You have done wonderful things—</w:t>
      </w:r>
    </w:p>
    <w:p w14:paraId="76D4DABF" w14:textId="77777777" w:rsidR="00EC501B" w:rsidRDefault="00EC501B" w:rsidP="00A7333E">
      <w:pPr>
        <w:pStyle w:val="EnglishHangEndNoCoptic"/>
        <w:ind w:firstLine="0"/>
      </w:pPr>
      <w:r w:rsidRPr="00224A73">
        <w:t xml:space="preserve">an ancient and true </w:t>
      </w:r>
      <w:r>
        <w:t>plan</w:t>
      </w:r>
      <w:r w:rsidRPr="00224A73">
        <w:t xml:space="preserve">. </w:t>
      </w:r>
      <w:r>
        <w:t>Amen, Lord!</w:t>
      </w:r>
    </w:p>
    <w:p w14:paraId="5ED8B9C3" w14:textId="77777777" w:rsidR="00EC501B" w:rsidRDefault="00EC501B" w:rsidP="00A7333E">
      <w:pPr>
        <w:pStyle w:val="EnglishHangNoCoptic"/>
      </w:pPr>
      <w:r w:rsidRPr="00224A73">
        <w:t>2</w:t>
      </w:r>
      <w:r>
        <w:t xml:space="preserve"> </w:t>
      </w:r>
      <w:r w:rsidRPr="00224A73">
        <w:t>Fo</w:t>
      </w:r>
      <w:r>
        <w:t>r You have made cities into a mound;</w:t>
      </w:r>
    </w:p>
    <w:p w14:paraId="3B5B48BA" w14:textId="77777777" w:rsidR="00EC501B" w:rsidRDefault="00EC501B" w:rsidP="00A7333E">
      <w:pPr>
        <w:pStyle w:val="EnglishHangNoCoptic"/>
        <w:ind w:firstLine="0"/>
      </w:pPr>
      <w:r w:rsidRPr="00224A73">
        <w:t xml:space="preserve">You </w:t>
      </w:r>
      <w:r>
        <w:t xml:space="preserve">have </w:t>
      </w:r>
      <w:r w:rsidRPr="00224A73">
        <w:t>made the foundatio</w:t>
      </w:r>
      <w:r>
        <w:t>ns of their strong cities fall.</w:t>
      </w:r>
    </w:p>
    <w:p w14:paraId="3801EE13" w14:textId="77777777" w:rsidR="00EC501B" w:rsidRDefault="00EC501B" w:rsidP="00A7333E">
      <w:pPr>
        <w:pStyle w:val="EnglishHangEndNoCoptic"/>
        <w:ind w:firstLine="0"/>
      </w:pPr>
      <w:r w:rsidRPr="00224A73">
        <w:t>The city of the ungo</w:t>
      </w:r>
      <w:r>
        <w:t>dly shall not be built forever.</w:t>
      </w:r>
    </w:p>
    <w:p w14:paraId="3D1714F6" w14:textId="77777777" w:rsidR="00EC501B" w:rsidRDefault="00EC501B" w:rsidP="00A7333E">
      <w:pPr>
        <w:pStyle w:val="EnglishHangNoCoptic"/>
      </w:pPr>
      <w:r w:rsidRPr="00224A73">
        <w:t>3</w:t>
      </w:r>
      <w:r>
        <w:t xml:space="preserve"> </w:t>
      </w:r>
      <w:r w:rsidRPr="00224A73">
        <w:t>Therefore</w:t>
      </w:r>
      <w:r>
        <w:t>,</w:t>
      </w:r>
      <w:r w:rsidRPr="00224A73">
        <w:t xml:space="preserve"> </w:t>
      </w:r>
      <w:r>
        <w:t>the poor people will bless You,</w:t>
      </w:r>
    </w:p>
    <w:p w14:paraId="398BF4D7" w14:textId="77777777" w:rsidR="00EC501B" w:rsidRDefault="00EC501B" w:rsidP="00A7333E">
      <w:pPr>
        <w:pStyle w:val="EnglishHangEndNoCoptic"/>
        <w:ind w:firstLine="0"/>
      </w:pPr>
      <w:r w:rsidRPr="00224A73">
        <w:t xml:space="preserve">and the cities of </w:t>
      </w:r>
      <w:r>
        <w:t>wronged people will praise You.</w:t>
      </w:r>
    </w:p>
    <w:p w14:paraId="493C9CEB" w14:textId="77777777" w:rsidR="00EC501B" w:rsidRDefault="00EC501B"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355CC1C8" w14:textId="77777777" w:rsidR="00EC501B" w:rsidRDefault="00EC501B" w:rsidP="00A7333E">
      <w:pPr>
        <w:pStyle w:val="EnglishHangNoCoptic"/>
        <w:ind w:firstLine="0"/>
      </w:pPr>
      <w:r w:rsidRPr="00224A73">
        <w:t>and a protection to those who were dis</w:t>
      </w:r>
      <w:r>
        <w:t>heartened because of poverty.</w:t>
      </w:r>
    </w:p>
    <w:p w14:paraId="4282EA66" w14:textId="77777777" w:rsidR="00EC501B" w:rsidRDefault="00EC501B" w:rsidP="00A7333E">
      <w:pPr>
        <w:pStyle w:val="EnglishHangNoCoptic"/>
        <w:ind w:firstLine="0"/>
      </w:pPr>
      <w:r w:rsidRPr="00224A73">
        <w:t>You w</w:t>
      </w:r>
      <w:r>
        <w:t>ill deliver them from evil men,</w:t>
      </w:r>
    </w:p>
    <w:p w14:paraId="3367359B" w14:textId="77777777" w:rsidR="00EC501B" w:rsidRDefault="00EC501B" w:rsidP="00A7333E">
      <w:pPr>
        <w:pStyle w:val="EnglishHangEndNoCoptic"/>
        <w:ind w:firstLine="0"/>
      </w:pPr>
      <w:r w:rsidRPr="00224A73">
        <w:t>and be a shelter of the thirsty</w:t>
      </w:r>
      <w:r>
        <w:t>,</w:t>
      </w:r>
      <w:r w:rsidRPr="00224A73">
        <w:t xml:space="preserve"> and a</w:t>
      </w:r>
      <w:r>
        <w:t xml:space="preserve"> breath of life to the wronged.</w:t>
      </w:r>
    </w:p>
    <w:p w14:paraId="19803A07" w14:textId="77777777" w:rsidR="00EC501B" w:rsidRDefault="00EC501B" w:rsidP="00A7333E">
      <w:pPr>
        <w:pStyle w:val="EnglishHangNoCoptic"/>
      </w:pPr>
      <w:r w:rsidRPr="00224A73">
        <w:t>5</w:t>
      </w:r>
      <w:r>
        <w:t xml:space="preserve"> </w:t>
      </w:r>
      <w:r w:rsidRPr="00224A73">
        <w:t>They will b</w:t>
      </w:r>
      <w:r>
        <w:t>less You as discouraged people,</w:t>
      </w:r>
    </w:p>
    <w:p w14:paraId="673ED34A" w14:textId="77777777" w:rsidR="00EC501B" w:rsidRDefault="00EC501B" w:rsidP="00A7333E">
      <w:pPr>
        <w:pStyle w:val="EnglishHangEndNoCoptic"/>
        <w:ind w:firstLine="0"/>
      </w:pPr>
      <w:r w:rsidRPr="00224A73">
        <w:t>thirsting in Zion because of ungodl</w:t>
      </w:r>
      <w:r>
        <w:t>y men, to whom You delivered us.</w:t>
      </w:r>
    </w:p>
    <w:p w14:paraId="703CB949" w14:textId="77777777" w:rsidR="00EC501B" w:rsidRDefault="00EC501B"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649D2BF0" w14:textId="77777777" w:rsidR="00EC501B" w:rsidRDefault="00EC501B" w:rsidP="00A7333E">
      <w:pPr>
        <w:pStyle w:val="EnglishHangNoCoptic"/>
        <w:ind w:firstLine="0"/>
      </w:pPr>
      <w:r>
        <w:t>They will drink joy;</w:t>
      </w:r>
    </w:p>
    <w:p w14:paraId="7CAB914B" w14:textId="77777777" w:rsidR="00EC501B" w:rsidRDefault="00EC501B" w:rsidP="00A7333E">
      <w:pPr>
        <w:pStyle w:val="EnglishHangNoCoptic"/>
        <w:ind w:firstLine="0"/>
      </w:pPr>
      <w:r>
        <w:t>they will drink wine;</w:t>
      </w:r>
    </w:p>
    <w:p w14:paraId="5CF1D4CB" w14:textId="77777777" w:rsidR="00EC501B" w:rsidRDefault="00EC501B" w:rsidP="00A7333E">
      <w:pPr>
        <w:pStyle w:val="EnglishHangEndNoCoptic"/>
        <w:ind w:firstLine="0"/>
      </w:pPr>
      <w:r>
        <w:t>they will</w:t>
      </w:r>
      <w:r w:rsidRPr="00224A73">
        <w:t xml:space="preserve"> </w:t>
      </w:r>
      <w:r>
        <w:t>anoint themselves with ointment.</w:t>
      </w:r>
    </w:p>
    <w:p w14:paraId="447D54F9" w14:textId="77777777" w:rsidR="00EC501B" w:rsidRDefault="00EC501B" w:rsidP="00A7333E">
      <w:pPr>
        <w:pStyle w:val="EnglishHangNoCoptic"/>
      </w:pPr>
      <w:r w:rsidRPr="00224A73">
        <w:t>7</w:t>
      </w:r>
      <w:r>
        <w:t xml:space="preserve"> </w:t>
      </w:r>
      <w:r w:rsidRPr="00224A73">
        <w:t>Deliver a</w:t>
      </w:r>
      <w:r>
        <w:t>ll these things to the nations on this mountain,</w:t>
      </w:r>
    </w:p>
    <w:p w14:paraId="1731BD82" w14:textId="77777777" w:rsidR="00EC501B" w:rsidRDefault="00EC501B" w:rsidP="00A7333E">
      <w:pPr>
        <w:pStyle w:val="EnglishHangEndNoCoptic"/>
        <w:ind w:firstLine="0"/>
      </w:pPr>
      <w:r w:rsidRPr="00224A73">
        <w:t>for this is t</w:t>
      </w:r>
      <w:r>
        <w:t>he counsel for all the nations.</w:t>
      </w:r>
    </w:p>
    <w:p w14:paraId="6A3FF107" w14:textId="77777777" w:rsidR="00EC501B" w:rsidRDefault="00EC501B" w:rsidP="00A7333E">
      <w:pPr>
        <w:pStyle w:val="EnglishHangNoCoptic"/>
      </w:pPr>
      <w:r w:rsidRPr="00224A73">
        <w:t>8</w:t>
      </w:r>
      <w:r>
        <w:t xml:space="preserve"> </w:t>
      </w:r>
      <w:r w:rsidRPr="00224A73">
        <w:t>Deat</w:t>
      </w:r>
      <w:r>
        <w:t>h prevailed and swallowed them,</w:t>
      </w:r>
    </w:p>
    <w:p w14:paraId="320E7A5A" w14:textId="77777777" w:rsidR="00EC501B" w:rsidRDefault="00EC501B" w:rsidP="00A7333E">
      <w:pPr>
        <w:pStyle w:val="EnglishHangNoCoptic"/>
        <w:ind w:firstLine="0"/>
      </w:pPr>
      <w:r w:rsidRPr="00224A73">
        <w:t>but again God wiped a</w:t>
      </w:r>
      <w:r>
        <w:t>way every tear from every face;</w:t>
      </w:r>
    </w:p>
    <w:p w14:paraId="70789C3E" w14:textId="77777777" w:rsidR="00EC501B" w:rsidRDefault="00EC501B" w:rsidP="00A7333E">
      <w:pPr>
        <w:pStyle w:val="EnglishHangNoCoptic"/>
        <w:ind w:firstLine="0"/>
      </w:pPr>
      <w:r w:rsidRPr="00224A73">
        <w:t>He took away the disgrace of</w:t>
      </w:r>
      <w:r>
        <w:t xml:space="preserve"> His people from all the earth;</w:t>
      </w:r>
    </w:p>
    <w:p w14:paraId="5E0EF6A6" w14:textId="77777777" w:rsidR="00EC501B" w:rsidRDefault="00EC501B" w:rsidP="00A7333E">
      <w:pPr>
        <w:pStyle w:val="EnglishHangEndNoCoptic"/>
        <w:ind w:firstLine="0"/>
      </w:pPr>
      <w:r w:rsidRPr="00224A73">
        <w:t>for the mouth of the Lord h</w:t>
      </w:r>
      <w:r>
        <w:t>as spoken.</w:t>
      </w:r>
    </w:p>
    <w:p w14:paraId="7F192F85" w14:textId="77777777" w:rsidR="00EC501B" w:rsidRDefault="00EC501B" w:rsidP="00A7333E">
      <w:pPr>
        <w:pStyle w:val="EnglishHangNoCoptic"/>
      </w:pPr>
      <w:r w:rsidRPr="00224A73">
        <w:t>9</w:t>
      </w:r>
      <w:r>
        <w:t xml:space="preserve"> </w:t>
      </w:r>
      <w:r w:rsidRPr="00224A73">
        <w:t>Th</w:t>
      </w:r>
      <w:r>
        <w:t>en it will be said in that day,</w:t>
      </w:r>
    </w:p>
    <w:p w14:paraId="0440ECC4" w14:textId="77777777" w:rsidR="00EC501B" w:rsidRDefault="00EC501B" w:rsidP="00A7333E">
      <w:pPr>
        <w:pStyle w:val="EnglishHangNoCoptic"/>
        <w:ind w:firstLine="0"/>
      </w:pPr>
      <w:r w:rsidRPr="00224A73">
        <w:t>“Behold, th</w:t>
      </w:r>
      <w:r>
        <w:t>is is our God, in whom we hoped</w:t>
      </w:r>
    </w:p>
    <w:p w14:paraId="49C7E0F6" w14:textId="77777777" w:rsidR="00EC501B" w:rsidRDefault="00EC501B" w:rsidP="00A7333E">
      <w:pPr>
        <w:pStyle w:val="EnglishHangEndNoCoptic"/>
        <w:ind w:firstLine="0"/>
      </w:pPr>
      <w:r w:rsidRPr="00224A73">
        <w:t xml:space="preserve">and we </w:t>
      </w:r>
      <w:r>
        <w:t>were glad in His salvation.”</w:t>
      </w:r>
    </w:p>
    <w:p w14:paraId="140E1B55" w14:textId="77777777" w:rsidR="00EC501B" w:rsidRDefault="00EC501B"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7C3B36CF" w14:textId="77777777" w:rsidR="00EC501B" w:rsidRDefault="00EC501B" w:rsidP="00A7333E">
      <w:pPr>
        <w:pStyle w:val="EnglishHangNoCoptic"/>
        <w:ind w:firstLine="0"/>
      </w:pPr>
      <w:r w:rsidRPr="00224A73">
        <w:t xml:space="preserve">and the </w:t>
      </w:r>
      <w:r>
        <w:t>Moabite shall be trampled down,</w:t>
      </w:r>
    </w:p>
    <w:p w14:paraId="06B2A67A" w14:textId="77777777" w:rsidR="00EC501B" w:rsidRDefault="00EC501B" w:rsidP="00A7333E">
      <w:pPr>
        <w:pStyle w:val="EnglishHangEndNoCoptic"/>
        <w:ind w:firstLine="0"/>
      </w:pPr>
      <w:r>
        <w:t>as</w:t>
      </w:r>
      <w:r w:rsidRPr="00224A73">
        <w:t xml:space="preserve"> the thresh</w:t>
      </w:r>
      <w:r>
        <w:t>ing floor is tread with wagons.</w:t>
      </w:r>
    </w:p>
    <w:p w14:paraId="0EA952CA" w14:textId="77777777" w:rsidR="00EC501B" w:rsidRDefault="00EC501B" w:rsidP="00A7333E">
      <w:pPr>
        <w:pStyle w:val="EnglishHangNoCoptic"/>
      </w:pPr>
      <w:r w:rsidRPr="00224A73">
        <w:t>1</w:t>
      </w:r>
      <w:r>
        <w:t>1 He will spread forth His hands</w:t>
      </w:r>
    </w:p>
    <w:p w14:paraId="10D9D944" w14:textId="77777777" w:rsidR="00EC501B" w:rsidRDefault="00EC501B" w:rsidP="00A7333E">
      <w:pPr>
        <w:pStyle w:val="EnglishHangNoCoptic"/>
        <w:ind w:firstLine="0"/>
      </w:pPr>
      <w:r w:rsidRPr="00224A73">
        <w:t>so as</w:t>
      </w:r>
      <w:r>
        <w:t xml:space="preserve"> to humble man, to destroy him;</w:t>
      </w:r>
    </w:p>
    <w:p w14:paraId="1070BCEE" w14:textId="77777777" w:rsidR="00EC501B" w:rsidRDefault="00EC501B" w:rsidP="00A7333E">
      <w:pPr>
        <w:pStyle w:val="EnglishHangNoCoptic"/>
        <w:ind w:firstLine="0"/>
      </w:pPr>
      <w:r w:rsidRPr="00224A73">
        <w:t>and He will humble his arrogance—</w:t>
      </w:r>
    </w:p>
    <w:p w14:paraId="500CA4EA" w14:textId="77777777" w:rsidR="00EC501B" w:rsidRDefault="00EC501B" w:rsidP="00A7333E">
      <w:pPr>
        <w:pStyle w:val="EnglishHangEndNoCoptic"/>
        <w:ind w:firstLine="0"/>
      </w:pPr>
      <w:r w:rsidRPr="00224A73">
        <w:t>arroga</w:t>
      </w:r>
      <w:r>
        <w:t>nce on which he laid his hands.</w:t>
      </w:r>
    </w:p>
    <w:p w14:paraId="101F9687" w14:textId="77777777" w:rsidR="00EC501B" w:rsidRDefault="00EC501B"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26DE73A4" w14:textId="77777777" w:rsidR="00EC501B" w:rsidRDefault="00EC501B" w:rsidP="00A7333E">
      <w:pPr>
        <w:pStyle w:val="EnglishHangEndNoCoptic"/>
        <w:ind w:firstLine="0"/>
      </w:pPr>
      <w:r w:rsidRPr="00224A73">
        <w:t>and bring it down to the ground.</w:t>
      </w:r>
    </w:p>
    <w:p w14:paraId="3F070FB4" w14:textId="77777777" w:rsidR="00EC501B" w:rsidRDefault="00EC501B" w:rsidP="00A7333E">
      <w:pPr>
        <w:pStyle w:val="Heading4"/>
      </w:pPr>
      <w:r>
        <w:lastRenderedPageBreak/>
        <w:t>The Third Prayer of Esaias the Prophet</w:t>
      </w:r>
    </w:p>
    <w:p w14:paraId="0CF23DEB" w14:textId="77777777" w:rsidR="00EC501B" w:rsidRDefault="00EC501B" w:rsidP="00A7333E">
      <w:pPr>
        <w:pStyle w:val="Rubric"/>
      </w:pPr>
      <w:r>
        <w:t>(Esaias 26:1-9. Coptic rite: Joyous Saturday.)</w:t>
      </w:r>
    </w:p>
    <w:p w14:paraId="443E0576" w14:textId="77777777" w:rsidR="00EC501B" w:rsidRPr="0040319E" w:rsidRDefault="00EC501B" w:rsidP="00ED1D04">
      <w:pPr>
        <w:pStyle w:val="Rubric"/>
      </w:pPr>
      <w:r>
        <w:t>And again, a reading from the book of Esaias the Prophet. His blessing be upon us all. Amen.</w:t>
      </w:r>
    </w:p>
    <w:p w14:paraId="1A645656" w14:textId="77777777" w:rsidR="00EC501B" w:rsidRDefault="00EC501B"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1650EC40" w14:textId="77777777" w:rsidR="00EC501B" w:rsidRDefault="00EC501B" w:rsidP="00A7333E">
      <w:pPr>
        <w:pStyle w:val="EnglishHangNoCoptic"/>
        <w:ind w:firstLine="0"/>
      </w:pPr>
      <w:r>
        <w:t>“Behold, we have a strong city;</w:t>
      </w:r>
    </w:p>
    <w:p w14:paraId="3983FFE8" w14:textId="77777777" w:rsidR="00EC501B" w:rsidRDefault="00EC501B" w:rsidP="00A7333E">
      <w:pPr>
        <w:pStyle w:val="EnglishHangEndNoCoptic"/>
        <w:ind w:firstLine="0"/>
      </w:pPr>
      <w:r>
        <w:t>He will make its outer wall our salvation.</w:t>
      </w:r>
    </w:p>
    <w:p w14:paraId="17FD4B03" w14:textId="77777777" w:rsidR="00EC501B" w:rsidRDefault="00EC501B" w:rsidP="00A7333E">
      <w:pPr>
        <w:pStyle w:val="EnglishHangNoCoptic"/>
      </w:pPr>
      <w:r>
        <w:t>2 Open the gates;</w:t>
      </w:r>
    </w:p>
    <w:p w14:paraId="6B3382DC" w14:textId="77777777" w:rsidR="00EC501B" w:rsidRDefault="00EC501B" w:rsidP="00A7333E">
      <w:pPr>
        <w:pStyle w:val="EnglishHangNoCoptic"/>
        <w:ind w:firstLine="0"/>
      </w:pPr>
      <w:r w:rsidRPr="00224A73">
        <w:t>let the peop</w:t>
      </w:r>
      <w:r>
        <w:t>le enter who keep righteousness</w:t>
      </w:r>
    </w:p>
    <w:p w14:paraId="32302AC8" w14:textId="77777777" w:rsidR="00EC501B" w:rsidRDefault="00EC501B" w:rsidP="00A7333E">
      <w:pPr>
        <w:pStyle w:val="EnglishHangEndNoCoptic"/>
        <w:ind w:firstLine="0"/>
      </w:pPr>
      <w:r>
        <w:t>and guard the truth,</w:t>
      </w:r>
    </w:p>
    <w:p w14:paraId="7CE6140B" w14:textId="77777777" w:rsidR="00EC501B" w:rsidRDefault="00EC501B" w:rsidP="00A7333E">
      <w:pPr>
        <w:pStyle w:val="EnglishHangNoCoptic"/>
      </w:pPr>
      <w:r>
        <w:t>3 and who lay hold of the truth</w:t>
      </w:r>
    </w:p>
    <w:p w14:paraId="219BDE96" w14:textId="77777777" w:rsidR="00EC501B" w:rsidRDefault="00EC501B" w:rsidP="00A7333E">
      <w:pPr>
        <w:pStyle w:val="EnglishHangEndNoCoptic"/>
        <w:ind w:firstLine="0"/>
      </w:pPr>
      <w:r>
        <w:t>and keep peace,</w:t>
      </w:r>
    </w:p>
    <w:p w14:paraId="73B6EC3E" w14:textId="77777777" w:rsidR="00EC501B" w:rsidRDefault="00EC501B" w:rsidP="00A7333E">
      <w:pPr>
        <w:pStyle w:val="EnglishHangNoCoptic"/>
      </w:pPr>
      <w:r w:rsidRPr="00224A73">
        <w:t>4</w:t>
      </w:r>
      <w:r>
        <w:t xml:space="preserve"> </w:t>
      </w:r>
      <w:r w:rsidRPr="00224A73">
        <w:t>because th</w:t>
      </w:r>
      <w:r>
        <w:t>ey hope forever in You, O Lord,</w:t>
      </w:r>
    </w:p>
    <w:p w14:paraId="4B91F8DD" w14:textId="77777777" w:rsidR="00EC501B" w:rsidRDefault="00EC501B" w:rsidP="00A7333E">
      <w:pPr>
        <w:pStyle w:val="EnglishHangEndNoCoptic"/>
        <w:ind w:firstLine="0"/>
      </w:pPr>
      <w:r>
        <w:t>the great and eternal God,</w:t>
      </w:r>
    </w:p>
    <w:p w14:paraId="3A051751" w14:textId="77777777" w:rsidR="00EC501B" w:rsidRDefault="00EC501B" w:rsidP="00A7333E">
      <w:pPr>
        <w:pStyle w:val="EnglishHangNoCoptic"/>
      </w:pPr>
      <w:r>
        <w:t>5 Who humbles and brings down</w:t>
      </w:r>
    </w:p>
    <w:p w14:paraId="705C60E1" w14:textId="77777777" w:rsidR="00EC501B" w:rsidRDefault="00EC501B" w:rsidP="00A7333E">
      <w:pPr>
        <w:pStyle w:val="EnglishHangNoCoptic"/>
        <w:ind w:firstLine="0"/>
      </w:pPr>
      <w:r>
        <w:t>those who dwell in lofty places;</w:t>
      </w:r>
    </w:p>
    <w:p w14:paraId="22FD8B81" w14:textId="77777777" w:rsidR="00EC501B" w:rsidRDefault="00EC501B" w:rsidP="00A7333E">
      <w:pPr>
        <w:pStyle w:val="EnglishHangNoCoptic"/>
        <w:ind w:firstLine="0"/>
      </w:pPr>
      <w:r w:rsidRPr="00224A73">
        <w:t>You will</w:t>
      </w:r>
      <w:r>
        <w:t xml:space="preserve"> cast down</w:t>
      </w:r>
      <w:r w:rsidRPr="00224A73">
        <w:t xml:space="preserve"> strong cities</w:t>
      </w:r>
      <w:r>
        <w:t>;</w:t>
      </w:r>
    </w:p>
    <w:p w14:paraId="73DD9FC3" w14:textId="77777777" w:rsidR="00EC501B" w:rsidRDefault="00EC501B" w:rsidP="00A7333E">
      <w:pPr>
        <w:pStyle w:val="EnglishHangEndNoCoptic"/>
        <w:ind w:firstLine="0"/>
      </w:pPr>
      <w:r w:rsidRPr="00224A73">
        <w:t>You will</w:t>
      </w:r>
      <w:r>
        <w:t xml:space="preserve"> bring them down to the ground.</w:t>
      </w:r>
    </w:p>
    <w:p w14:paraId="1846FC1F" w14:textId="77777777" w:rsidR="00EC501B" w:rsidRDefault="00EC501B" w:rsidP="00A7333E">
      <w:pPr>
        <w:pStyle w:val="EnglishHangNoCoptic"/>
      </w:pPr>
      <w:r w:rsidRPr="00224A73">
        <w:t>6</w:t>
      </w:r>
      <w:r>
        <w:t xml:space="preserve"> </w:t>
      </w:r>
      <w:r w:rsidRPr="00224A73">
        <w:t>The fe</w:t>
      </w:r>
      <w:r>
        <w:t>et of the gentle and the humble</w:t>
      </w:r>
    </w:p>
    <w:p w14:paraId="7642E389" w14:textId="77777777" w:rsidR="00EC501B" w:rsidRDefault="00EC501B" w:rsidP="00A7333E">
      <w:pPr>
        <w:pStyle w:val="EnglishHangEndNoCoptic"/>
        <w:ind w:firstLine="0"/>
      </w:pPr>
      <w:r>
        <w:t>will trample them [underfoot].</w:t>
      </w:r>
    </w:p>
    <w:p w14:paraId="7F1FFA66" w14:textId="77777777" w:rsidR="00EC501B" w:rsidRDefault="00EC501B" w:rsidP="00A7333E">
      <w:pPr>
        <w:pStyle w:val="EnglishHangNoCoptic"/>
      </w:pPr>
      <w:r w:rsidRPr="00224A73">
        <w:t>7</w:t>
      </w:r>
      <w:r>
        <w:t xml:space="preserve"> </w:t>
      </w:r>
      <w:r w:rsidRPr="00224A73">
        <w:t>Th</w:t>
      </w:r>
      <w:r>
        <w:t>e way of the godly has become straight;</w:t>
      </w:r>
    </w:p>
    <w:p w14:paraId="08D6102C" w14:textId="77777777" w:rsidR="00EC501B" w:rsidRDefault="00EC501B" w:rsidP="00A7333E">
      <w:pPr>
        <w:pStyle w:val="EnglishHangEndNoCoptic"/>
        <w:ind w:firstLine="0"/>
      </w:pPr>
      <w:r w:rsidRPr="00224A73">
        <w:t>and th</w:t>
      </w:r>
      <w:r>
        <w:t>e way of the godly is prepared.</w:t>
      </w:r>
    </w:p>
    <w:p w14:paraId="173717DE" w14:textId="77777777" w:rsidR="00EC501B" w:rsidRDefault="00EC501B" w:rsidP="00A7333E">
      <w:pPr>
        <w:pStyle w:val="EnglishHangNoCoptic"/>
      </w:pPr>
      <w:r w:rsidRPr="00224A73">
        <w:t>8</w:t>
      </w:r>
      <w:r>
        <w:t xml:space="preserve"> </w:t>
      </w:r>
      <w:r w:rsidRPr="00224A73">
        <w:t>For t</w:t>
      </w:r>
      <w:r>
        <w:t>he way of the Lord is justice.</w:t>
      </w:r>
    </w:p>
    <w:p w14:paraId="379B55BF" w14:textId="77777777" w:rsidR="00EC501B" w:rsidRDefault="00EC501B" w:rsidP="00A7333E">
      <w:pPr>
        <w:pStyle w:val="EnglishHangNoCoptic"/>
        <w:ind w:firstLine="0"/>
      </w:pPr>
      <w:r>
        <w:t>We hope in Your Name</w:t>
      </w:r>
    </w:p>
    <w:p w14:paraId="5D355FC5" w14:textId="77777777" w:rsidR="00EC501B" w:rsidRDefault="00EC501B" w:rsidP="00A7333E">
      <w:pPr>
        <w:pStyle w:val="EnglishHangEndNoCoptic"/>
        <w:ind w:firstLine="0"/>
      </w:pPr>
      <w:r w:rsidRPr="00224A73">
        <w:t>and i</w:t>
      </w:r>
      <w:r>
        <w:t>n the remembrance of You.</w:t>
      </w:r>
    </w:p>
    <w:p w14:paraId="63A7EB2C" w14:textId="77777777" w:rsidR="00EC501B" w:rsidRDefault="00EC501B" w:rsidP="00A7333E">
      <w:pPr>
        <w:pStyle w:val="EnglishHangNoCoptic"/>
      </w:pPr>
      <w:r w:rsidRPr="0040319E">
        <w:t>9</w:t>
      </w:r>
      <w:r>
        <w:t xml:space="preserve"> that our soul desires]</w:t>
      </w:r>
    </w:p>
    <w:p w14:paraId="3BF5D253" w14:textId="77777777" w:rsidR="00EC501B" w:rsidRDefault="00EC501B" w:rsidP="00A7333E">
      <w:pPr>
        <w:pStyle w:val="EnglishHangNoCoptic"/>
        <w:ind w:firstLine="0"/>
      </w:pPr>
      <w:r>
        <w:t>At night m</w:t>
      </w:r>
      <w:r w:rsidRPr="0040319E">
        <w:t>y spirit rises earl</w:t>
      </w:r>
      <w:r>
        <w:t>y toward You, O God,</w:t>
      </w:r>
    </w:p>
    <w:p w14:paraId="60927DBC" w14:textId="77777777" w:rsidR="00EC501B" w:rsidRDefault="00EC501B" w:rsidP="00A7333E">
      <w:pPr>
        <w:pStyle w:val="EnglishHangNoCoptic"/>
        <w:ind w:firstLine="0"/>
      </w:pPr>
      <w:r w:rsidRPr="0040319E">
        <w:t>for Your comma</w:t>
      </w:r>
      <w:r>
        <w:t>nds are a light upon the earth.</w:t>
      </w:r>
    </w:p>
    <w:p w14:paraId="6EEE8F5A" w14:textId="77777777" w:rsidR="00EC501B" w:rsidRDefault="00EC501B" w:rsidP="00A7333E">
      <w:pPr>
        <w:pStyle w:val="EnglishHangEndNoCoptic"/>
        <w:ind w:firstLine="0"/>
      </w:pPr>
      <w:r w:rsidRPr="0040319E">
        <w:t>Learn righteousne</w:t>
      </w:r>
      <w:r>
        <w:t>ss, you who dwell on the earth.</w:t>
      </w:r>
    </w:p>
    <w:p w14:paraId="50FE6BC7" w14:textId="77777777" w:rsidR="00EC501B" w:rsidRDefault="00EC501B" w:rsidP="00A7333E">
      <w:pPr>
        <w:pStyle w:val="Heading4"/>
      </w:pPr>
      <w:r>
        <w:t>The Prayer of Jeremias the Prophet</w:t>
      </w:r>
    </w:p>
    <w:p w14:paraId="4B798357" w14:textId="77777777" w:rsidR="00EC501B" w:rsidRDefault="00EC501B" w:rsidP="00A7333E">
      <w:pPr>
        <w:pStyle w:val="Rubric"/>
      </w:pPr>
      <w:r>
        <w:t>(Lamentations 5:16-22. Coptic rite: Joyous Saturday.)</w:t>
      </w:r>
    </w:p>
    <w:p w14:paraId="0FB0767A" w14:textId="77777777" w:rsidR="00EC501B" w:rsidRPr="0040319E" w:rsidRDefault="00EC501B" w:rsidP="00A7333E">
      <w:pPr>
        <w:pStyle w:val="Rubric"/>
      </w:pPr>
      <w:r>
        <w:t xml:space="preserve">A reading from the Lamentation of Jeremias. His blessing be upon us all. Amen. </w:t>
      </w:r>
    </w:p>
    <w:p w14:paraId="7FBDDFF0" w14:textId="77777777" w:rsidR="00EC501B" w:rsidRDefault="00EC501B" w:rsidP="00A7333E">
      <w:pPr>
        <w:pStyle w:val="EnglishHangNoCoptic"/>
      </w:pPr>
      <w:r>
        <w:lastRenderedPageBreak/>
        <w:t>16 The crown fell from our head;</w:t>
      </w:r>
    </w:p>
    <w:p w14:paraId="3244EE2D" w14:textId="77777777" w:rsidR="00EC501B" w:rsidRDefault="00EC501B" w:rsidP="00A7333E">
      <w:pPr>
        <w:pStyle w:val="EnglishHangEndNoCoptic"/>
        <w:ind w:firstLine="0"/>
      </w:pPr>
      <w:r>
        <w:t>woe to us, for we have sinned!</w:t>
      </w:r>
    </w:p>
    <w:p w14:paraId="19721515" w14:textId="77777777" w:rsidR="00EC501B" w:rsidRDefault="00EC501B" w:rsidP="00A7333E">
      <w:pPr>
        <w:pStyle w:val="EnglishHangNoCoptic"/>
      </w:pPr>
      <w:r>
        <w:t>17 Because of this, our heart has become grief stricken;</w:t>
      </w:r>
    </w:p>
    <w:p w14:paraId="489F8D36" w14:textId="77777777" w:rsidR="00EC501B" w:rsidRDefault="00EC501B" w:rsidP="00A7333E">
      <w:pPr>
        <w:pStyle w:val="EnglishHangEndNoCoptic"/>
        <w:ind w:firstLine="0"/>
      </w:pPr>
      <w:r>
        <w:t>because of this, our eyes have grown dark,</w:t>
      </w:r>
    </w:p>
    <w:p w14:paraId="2BF92E81" w14:textId="77777777" w:rsidR="00EC501B" w:rsidRDefault="00EC501B" w:rsidP="00A7333E">
      <w:pPr>
        <w:pStyle w:val="EnglishHangNoCoptic"/>
      </w:pPr>
      <w:r>
        <w:t>18 for Mount Zion, because it is desolate;</w:t>
      </w:r>
    </w:p>
    <w:p w14:paraId="1179D532" w14:textId="77777777" w:rsidR="00EC501B" w:rsidRDefault="00EC501B" w:rsidP="00A7333E">
      <w:pPr>
        <w:pStyle w:val="EnglishHangEndNoCoptic"/>
        <w:ind w:firstLine="0"/>
      </w:pPr>
      <w:r>
        <w:t>foxes pass through it.</w:t>
      </w:r>
    </w:p>
    <w:p w14:paraId="09F499D6" w14:textId="77777777" w:rsidR="00EC501B" w:rsidRDefault="00EC501B" w:rsidP="00A7333E">
      <w:pPr>
        <w:pStyle w:val="EnglishHangNoCoptic"/>
      </w:pPr>
      <w:r>
        <w:t>19 But You, O Lord, will dwell forever;</w:t>
      </w:r>
    </w:p>
    <w:p w14:paraId="07BE62D7" w14:textId="77777777" w:rsidR="00EC501B" w:rsidRDefault="00EC501B" w:rsidP="00A7333E">
      <w:pPr>
        <w:pStyle w:val="EnglishHangEndNoCoptic"/>
        <w:ind w:firstLine="0"/>
      </w:pPr>
      <w:r>
        <w:t>Your throne from generation to generation.</w:t>
      </w:r>
    </w:p>
    <w:p w14:paraId="2DE27925" w14:textId="77777777" w:rsidR="00EC501B" w:rsidRDefault="00EC501B" w:rsidP="00A7333E">
      <w:pPr>
        <w:pStyle w:val="EnglishHangNoCoptic"/>
      </w:pPr>
      <w:r>
        <w:t>20 Why will You utterly forget us?</w:t>
      </w:r>
    </w:p>
    <w:p w14:paraId="644E4C44" w14:textId="77777777" w:rsidR="00EC501B" w:rsidRDefault="00EC501B" w:rsidP="00A7333E">
      <w:pPr>
        <w:pStyle w:val="EnglishHangEndNoCoptic"/>
        <w:ind w:firstLine="0"/>
      </w:pPr>
      <w:r>
        <w:t>Will You forsake us for a long time?</w:t>
      </w:r>
    </w:p>
    <w:p w14:paraId="2AD0C603" w14:textId="77777777" w:rsidR="00EC501B" w:rsidRDefault="00EC501B" w:rsidP="00A7333E">
      <w:pPr>
        <w:pStyle w:val="EnglishHangNoCoptic"/>
      </w:pPr>
      <w:r>
        <w:t>21 Turn us back to You, O Lord,</w:t>
      </w:r>
    </w:p>
    <w:p w14:paraId="26493DDA" w14:textId="77777777" w:rsidR="00EC501B" w:rsidRDefault="00EC501B" w:rsidP="00A7333E">
      <w:pPr>
        <w:pStyle w:val="EnglishHangNoCoptic"/>
        <w:ind w:firstLine="0"/>
      </w:pPr>
      <w:r>
        <w:t>and we will turn back;</w:t>
      </w:r>
    </w:p>
    <w:p w14:paraId="62D6A916" w14:textId="77777777" w:rsidR="00EC501B" w:rsidRDefault="00EC501B" w:rsidP="00A7333E">
      <w:pPr>
        <w:pStyle w:val="EnglishHangEndNoCoptic"/>
        <w:ind w:firstLine="0"/>
      </w:pPr>
      <w:r>
        <w:t>renew our days as before.</w:t>
      </w:r>
    </w:p>
    <w:p w14:paraId="6021A97A" w14:textId="77777777" w:rsidR="00EC501B" w:rsidRDefault="00EC501B" w:rsidP="00A7333E">
      <w:pPr>
        <w:pStyle w:val="EnglishHangNoCoptic"/>
      </w:pPr>
      <w:r>
        <w:t>22 For You have indeed rejected us,</w:t>
      </w:r>
    </w:p>
    <w:p w14:paraId="066F8A29" w14:textId="77777777" w:rsidR="00EC501B" w:rsidRDefault="00EC501B" w:rsidP="00A7333E">
      <w:pPr>
        <w:pStyle w:val="EnglishHangEndNoCoptic"/>
        <w:ind w:firstLine="0"/>
      </w:pPr>
      <w:r>
        <w:t>and have become exceedingly angry with us.</w:t>
      </w:r>
    </w:p>
    <w:p w14:paraId="0013FC66" w14:textId="77777777" w:rsidR="00EC501B" w:rsidRDefault="00EC501B" w:rsidP="008A378B">
      <w:pPr>
        <w:pStyle w:val="Heading4"/>
      </w:pPr>
      <w:r>
        <w:t>The Prayer of Baruch the Prophet</w:t>
      </w:r>
    </w:p>
    <w:p w14:paraId="19C67CB2" w14:textId="77777777" w:rsidR="00EC501B" w:rsidRPr="0040319E" w:rsidRDefault="00EC501B" w:rsidP="008A378B">
      <w:pPr>
        <w:pStyle w:val="Rubric"/>
      </w:pPr>
      <w:r>
        <w:t>(Baruch 2:11-15. Coptic rite: Joyous Saturday. A Plea for Mercy and Deliverance)</w:t>
      </w:r>
    </w:p>
    <w:p w14:paraId="6EAA6F83" w14:textId="77777777" w:rsidR="00EC501B" w:rsidRDefault="00EC501B" w:rsidP="008A378B">
      <w:pPr>
        <w:pStyle w:val="EnglishHangNoCoptic"/>
      </w:pPr>
      <w:r w:rsidRPr="00224A73">
        <w:t>11</w:t>
      </w:r>
      <w:r>
        <w:t xml:space="preserve"> And now, O Lord God of Israel,</w:t>
      </w:r>
    </w:p>
    <w:p w14:paraId="1B84DA97" w14:textId="77777777" w:rsidR="00EC501B" w:rsidRDefault="00EC501B" w:rsidP="008A378B">
      <w:pPr>
        <w:pStyle w:val="EnglishHangNoCoptic"/>
        <w:ind w:firstLine="0"/>
      </w:pPr>
      <w:r>
        <w:t>Who brought</w:t>
      </w:r>
      <w:r w:rsidRPr="00224A73">
        <w:t xml:space="preserve"> Your people </w:t>
      </w:r>
      <w:r>
        <w:t>out of the land of Egypt</w:t>
      </w:r>
    </w:p>
    <w:p w14:paraId="52C286C8" w14:textId="77777777" w:rsidR="00EC501B" w:rsidRDefault="00EC501B" w:rsidP="008A378B">
      <w:pPr>
        <w:pStyle w:val="EnglishHangNoCoptic"/>
        <w:ind w:firstLine="0"/>
      </w:pPr>
      <w:r>
        <w:t>with a mighty hand,</w:t>
      </w:r>
    </w:p>
    <w:p w14:paraId="0BB97BC7" w14:textId="77777777" w:rsidR="00EC501B" w:rsidRDefault="00EC501B" w:rsidP="008A378B">
      <w:pPr>
        <w:pStyle w:val="EnglishHangNoCoptic"/>
        <w:ind w:firstLine="0"/>
      </w:pPr>
      <w:r>
        <w:t>with signs and wonders,</w:t>
      </w:r>
    </w:p>
    <w:p w14:paraId="65CE41F4" w14:textId="77777777" w:rsidR="00EC501B" w:rsidRDefault="00EC501B" w:rsidP="008A378B">
      <w:pPr>
        <w:pStyle w:val="EnglishHangNoCoptic"/>
        <w:ind w:firstLine="0"/>
      </w:pPr>
      <w:r w:rsidRPr="00224A73">
        <w:t>with great p</w:t>
      </w:r>
      <w:r>
        <w:t>ower and with outstretched arm,</w:t>
      </w:r>
    </w:p>
    <w:p w14:paraId="34C5247A" w14:textId="77777777" w:rsidR="00EC501B" w:rsidRDefault="00EC501B" w:rsidP="008A378B">
      <w:pPr>
        <w:pStyle w:val="EnglishHangNoCoptic"/>
        <w:ind w:firstLine="0"/>
      </w:pPr>
      <w:r w:rsidRPr="00224A73">
        <w:t>and</w:t>
      </w:r>
      <w:r>
        <w:t xml:space="preserve"> made a name for Yourself,</w:t>
      </w:r>
    </w:p>
    <w:p w14:paraId="0A15394F" w14:textId="77777777" w:rsidR="00EC501B" w:rsidRDefault="00EC501B" w:rsidP="008A378B">
      <w:pPr>
        <w:pStyle w:val="EnglishHangEndNoCoptic"/>
        <w:ind w:firstLine="0"/>
      </w:pPr>
      <w:r>
        <w:t>which continues to this day,</w:t>
      </w:r>
    </w:p>
    <w:p w14:paraId="6B444F22" w14:textId="77777777" w:rsidR="00EC501B" w:rsidRDefault="00EC501B" w:rsidP="008A378B">
      <w:pPr>
        <w:pStyle w:val="EnglishHangNoCoptic"/>
      </w:pPr>
      <w:r w:rsidRPr="00224A73">
        <w:t>12</w:t>
      </w:r>
      <w:r>
        <w:t xml:space="preserve"> </w:t>
      </w:r>
      <w:r w:rsidRPr="00224A73">
        <w:t>we</w:t>
      </w:r>
      <w:r>
        <w:t xml:space="preserve"> have sinned and been ungodly,</w:t>
      </w:r>
    </w:p>
    <w:p w14:paraId="369CB779" w14:textId="77777777" w:rsidR="00EC501B" w:rsidRDefault="00EC501B" w:rsidP="008A378B">
      <w:pPr>
        <w:pStyle w:val="EnglishHangNoCoptic"/>
        <w:ind w:firstLine="0"/>
      </w:pPr>
      <w:r>
        <w:t>we have done wrong, O Lord our God,</w:t>
      </w:r>
    </w:p>
    <w:p w14:paraId="35377AFE" w14:textId="77777777" w:rsidR="00EC501B" w:rsidRDefault="00EC501B" w:rsidP="008A378B">
      <w:pPr>
        <w:pStyle w:val="EnglishHangEndNoCoptic"/>
        <w:ind w:firstLine="0"/>
      </w:pPr>
      <w:r w:rsidRPr="00224A73">
        <w:t>against all Your c</w:t>
      </w:r>
      <w:r>
        <w:t>ommandments.</w:t>
      </w:r>
    </w:p>
    <w:p w14:paraId="2C763A8A" w14:textId="77777777" w:rsidR="00EC501B" w:rsidRDefault="00EC501B" w:rsidP="008A378B">
      <w:pPr>
        <w:pStyle w:val="EnglishHangNoCoptic"/>
      </w:pPr>
      <w:r w:rsidRPr="00224A73">
        <w:t>13L</w:t>
      </w:r>
      <w:r>
        <w:t xml:space="preserve"> </w:t>
      </w:r>
      <w:r w:rsidRPr="00224A73">
        <w:t>e</w:t>
      </w:r>
      <w:r>
        <w:t>t Your wrath turn away from us,</w:t>
      </w:r>
    </w:p>
    <w:p w14:paraId="4EB098EC" w14:textId="77777777" w:rsidR="00EC501B" w:rsidRDefault="00EC501B" w:rsidP="008A378B">
      <w:pPr>
        <w:pStyle w:val="EnglishHangNoCoptic"/>
        <w:ind w:firstLine="0"/>
      </w:pPr>
      <w:r>
        <w:t>for only a few of us remain</w:t>
      </w:r>
    </w:p>
    <w:p w14:paraId="67E778F0" w14:textId="77777777" w:rsidR="00EC501B" w:rsidRDefault="00EC501B" w:rsidP="008A378B">
      <w:pPr>
        <w:pStyle w:val="EnglishHangEndNoCoptic"/>
        <w:ind w:firstLine="0"/>
      </w:pPr>
      <w:r w:rsidRPr="00224A73">
        <w:t xml:space="preserve">within the </w:t>
      </w:r>
      <w:r>
        <w:t>nations where You scattered us.</w:t>
      </w:r>
    </w:p>
    <w:p w14:paraId="36177BE9" w14:textId="77777777" w:rsidR="00EC501B" w:rsidRDefault="00EC501B" w:rsidP="008A378B">
      <w:pPr>
        <w:pStyle w:val="EnglishHangNoCoptic"/>
      </w:pPr>
      <w:r w:rsidRPr="00224A73">
        <w:t>14</w:t>
      </w:r>
      <w:r>
        <w:t xml:space="preserve"> </w:t>
      </w:r>
      <w:r w:rsidRPr="00224A73">
        <w:t>O Lord, he</w:t>
      </w:r>
      <w:r>
        <w:t>ar our prayer and our supplication,</w:t>
      </w:r>
    </w:p>
    <w:p w14:paraId="3DF962A0" w14:textId="77777777" w:rsidR="00EC501B" w:rsidRDefault="00EC501B" w:rsidP="008A378B">
      <w:pPr>
        <w:pStyle w:val="EnglishHangNoCoptic"/>
        <w:ind w:firstLine="0"/>
      </w:pPr>
      <w:r w:rsidRPr="00224A73">
        <w:t>an</w:t>
      </w:r>
      <w:r>
        <w:t>d</w:t>
      </w:r>
      <w:r w:rsidRPr="00497E1E">
        <w:t xml:space="preserve"> </w:t>
      </w:r>
      <w:r>
        <w:t>deliver us for Your own sake,</w:t>
      </w:r>
    </w:p>
    <w:p w14:paraId="23496AD2" w14:textId="77777777" w:rsidR="00EC501B" w:rsidRDefault="00EC501B" w:rsidP="008A378B">
      <w:pPr>
        <w:pStyle w:val="EnglishHangEndNoCoptic"/>
        <w:ind w:firstLine="0"/>
      </w:pPr>
      <w:r w:rsidRPr="00224A73">
        <w:t>and grant us mercy before those who have carried us into e</w:t>
      </w:r>
      <w:r>
        <w:t>xile,</w:t>
      </w:r>
    </w:p>
    <w:p w14:paraId="5293B3D5" w14:textId="77777777" w:rsidR="00EC501B" w:rsidRDefault="00EC501B" w:rsidP="008A378B">
      <w:pPr>
        <w:pStyle w:val="EnglishHangNoCoptic"/>
      </w:pPr>
      <w:r w:rsidRPr="00224A73">
        <w:t>15</w:t>
      </w:r>
      <w:r>
        <w:t xml:space="preserve"> </w:t>
      </w:r>
      <w:r w:rsidRPr="00224A73">
        <w:t>in order that t</w:t>
      </w:r>
      <w:r>
        <w:t>he whole earth may come to know</w:t>
      </w:r>
    </w:p>
    <w:p w14:paraId="0766DF67" w14:textId="77777777" w:rsidR="00EC501B" w:rsidRDefault="00EC501B" w:rsidP="008A378B">
      <w:pPr>
        <w:pStyle w:val="EnglishHangNoCoptic"/>
        <w:ind w:firstLine="0"/>
      </w:pPr>
      <w:r>
        <w:t>that You are the Lord our God,</w:t>
      </w:r>
    </w:p>
    <w:p w14:paraId="109530E9" w14:textId="77777777" w:rsidR="00EC501B" w:rsidRDefault="00EC501B" w:rsidP="008A378B">
      <w:pPr>
        <w:pStyle w:val="EnglishHangEndNoCoptic"/>
        <w:ind w:firstLine="0"/>
      </w:pPr>
      <w:r w:rsidRPr="00224A73">
        <w:t xml:space="preserve">for Israel and his </w:t>
      </w:r>
      <w:r>
        <w:t>descendants are called by Your N</w:t>
      </w:r>
      <w:r w:rsidRPr="00224A73">
        <w:t>ame.</w:t>
      </w:r>
    </w:p>
    <w:p w14:paraId="468220DA" w14:textId="77777777" w:rsidR="00EC501B" w:rsidRDefault="00EC501B" w:rsidP="008A378B">
      <w:pPr>
        <w:pStyle w:val="Heading4"/>
      </w:pPr>
      <w:r>
        <w:lastRenderedPageBreak/>
        <w:t>The Prayer of Elias the Prophet</w:t>
      </w:r>
    </w:p>
    <w:p w14:paraId="09332C9B" w14:textId="77777777" w:rsidR="00EC501B" w:rsidRPr="0040319E" w:rsidRDefault="00EC501B" w:rsidP="008A378B">
      <w:pPr>
        <w:pStyle w:val="Rubric"/>
      </w:pPr>
      <w:r>
        <w:t>(3 Kings 18:36-39. Coptic rite: Joyous Saturday. The Victory over Ba’al)</w:t>
      </w:r>
    </w:p>
    <w:p w14:paraId="0B42EEE2" w14:textId="77777777" w:rsidR="00EC501B" w:rsidRDefault="00EC501B" w:rsidP="008A378B">
      <w:pPr>
        <w:pStyle w:val="EnglishHangNoCoptic"/>
      </w:pPr>
      <w:r>
        <w:t>36 After this, Elias cried out to heaven and said,</w:t>
      </w:r>
    </w:p>
    <w:p w14:paraId="21D30CE6" w14:textId="77777777" w:rsidR="00EC501B" w:rsidRDefault="00EC501B" w:rsidP="008A378B">
      <w:pPr>
        <w:pStyle w:val="EnglishHangNoCoptic"/>
        <w:ind w:firstLine="0"/>
      </w:pPr>
      <w:r>
        <w:t>“O Lord God of Abraham, Isaac, and Israel,</w:t>
      </w:r>
    </w:p>
    <w:p w14:paraId="38A2A142" w14:textId="77777777" w:rsidR="00EC501B" w:rsidRDefault="00EC501B" w:rsidP="008A378B">
      <w:pPr>
        <w:pStyle w:val="EnglishHangNoCoptic"/>
        <w:ind w:firstLine="0"/>
      </w:pPr>
      <w:r>
        <w:t>answer me, O Lord, answer me this day with fire,</w:t>
      </w:r>
    </w:p>
    <w:p w14:paraId="52112250" w14:textId="77777777" w:rsidR="00EC501B" w:rsidRDefault="00EC501B" w:rsidP="008A378B">
      <w:pPr>
        <w:pStyle w:val="EnglishHangNoCoptic"/>
        <w:ind w:firstLine="0"/>
      </w:pPr>
      <w:r>
        <w:t>and let this people know You are Lord, God of Israel,</w:t>
      </w:r>
    </w:p>
    <w:p w14:paraId="765E3FE2" w14:textId="77777777" w:rsidR="00EC501B" w:rsidRDefault="00EC501B" w:rsidP="008A378B">
      <w:pPr>
        <w:pStyle w:val="EnglishHangEndNoCoptic"/>
        <w:ind w:firstLine="0"/>
      </w:pPr>
      <w:r>
        <w:t>and I am Your servant; and I have done all these things on Your account.</w:t>
      </w:r>
    </w:p>
    <w:p w14:paraId="18C5C5BA" w14:textId="77777777" w:rsidR="00EC501B" w:rsidRDefault="00EC501B" w:rsidP="008A378B">
      <w:pPr>
        <w:pStyle w:val="EnglishHangNoCoptic"/>
      </w:pPr>
      <w:r>
        <w:t>37 Answer me, O Lord, answer me with fire,</w:t>
      </w:r>
    </w:p>
    <w:p w14:paraId="763F3786" w14:textId="77777777" w:rsidR="00EC501B" w:rsidRDefault="00EC501B" w:rsidP="008A378B">
      <w:pPr>
        <w:pStyle w:val="EnglishHangNoCoptic"/>
        <w:ind w:firstLine="0"/>
      </w:pPr>
      <w:r>
        <w:t>and let these people know You are the Lord God,</w:t>
      </w:r>
    </w:p>
    <w:p w14:paraId="72421067" w14:textId="77777777" w:rsidR="00EC501B" w:rsidRDefault="00EC501B" w:rsidP="008A378B">
      <w:pPr>
        <w:pStyle w:val="EnglishHangEndNoCoptic"/>
        <w:ind w:firstLine="0"/>
      </w:pPr>
      <w:r>
        <w:t>so as to turn the heart of this people back.”</w:t>
      </w:r>
    </w:p>
    <w:p w14:paraId="6B7C4204" w14:textId="77777777" w:rsidR="00EC501B" w:rsidRDefault="00EC501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18FD845F" w14:textId="77777777" w:rsidR="00EC501B" w:rsidRDefault="00EC501B" w:rsidP="008A378B">
      <w:pPr>
        <w:pStyle w:val="Heading4"/>
      </w:pPr>
      <w:r>
        <w:t>The Prayer of David the Prophet</w:t>
      </w:r>
    </w:p>
    <w:p w14:paraId="50CC0029" w14:textId="77777777" w:rsidR="00EC501B" w:rsidRDefault="00EC501B" w:rsidP="008A378B">
      <w:pPr>
        <w:pStyle w:val="Rubric"/>
      </w:pPr>
      <w:r>
        <w:t xml:space="preserve">(1 Chronicles 29:10-13. Coptic rite: Joyous Saturday. </w:t>
      </w:r>
      <w:r w:rsidRPr="00EA4CF1">
        <w:t>With this, King David blessed the Lord before all the assembly, saying,</w:t>
      </w:r>
      <w:r>
        <w:t>)</w:t>
      </w:r>
    </w:p>
    <w:p w14:paraId="3D2F01F5" w14:textId="77777777" w:rsidR="00EC501B" w:rsidRDefault="00EC501B" w:rsidP="008A378B">
      <w:pPr>
        <w:pStyle w:val="EnglishHangNoCoptic"/>
      </w:pPr>
      <w:r w:rsidRPr="00EA4CF1">
        <w:t>“Blessed</w:t>
      </w:r>
      <w:r>
        <w:t xml:space="preserve"> are You, O Lord God of Israel,</w:t>
      </w:r>
    </w:p>
    <w:p w14:paraId="4F6ADE68" w14:textId="77777777" w:rsidR="00EC501B" w:rsidRDefault="00EC501B" w:rsidP="008A378B">
      <w:pPr>
        <w:pStyle w:val="EnglishHangEndNoCoptic"/>
        <w:ind w:firstLine="0"/>
      </w:pPr>
      <w:r w:rsidRPr="00EA4CF1">
        <w:t>our</w:t>
      </w:r>
      <w:r>
        <w:t xml:space="preserve"> Father, unto the ages of ages.</w:t>
      </w:r>
    </w:p>
    <w:p w14:paraId="51E323C8" w14:textId="77777777" w:rsidR="00EC501B" w:rsidRDefault="00EC501B" w:rsidP="008A378B">
      <w:pPr>
        <w:pStyle w:val="EnglishHangNoCoptic"/>
      </w:pPr>
      <w:r w:rsidRPr="00EA4CF1">
        <w:t>11</w:t>
      </w:r>
      <w:r>
        <w:t xml:space="preserve"> Yours, O Lord, is the greatness</w:t>
      </w:r>
    </w:p>
    <w:p w14:paraId="11E08DFE" w14:textId="77777777" w:rsidR="00EC501B" w:rsidRDefault="00EC501B" w:rsidP="008A378B">
      <w:pPr>
        <w:pStyle w:val="EnglishHangNoCoptic"/>
        <w:ind w:firstLine="0"/>
      </w:pPr>
      <w:r>
        <w:t>and the power and the glory</w:t>
      </w:r>
    </w:p>
    <w:p w14:paraId="6EB4170C" w14:textId="77777777" w:rsidR="00EC501B" w:rsidRDefault="00EC501B" w:rsidP="008A378B">
      <w:pPr>
        <w:pStyle w:val="EnglishHangNoCoptic"/>
        <w:ind w:firstLine="0"/>
      </w:pPr>
      <w:r>
        <w:t>and the victory and the might.</w:t>
      </w:r>
    </w:p>
    <w:p w14:paraId="0DE51608" w14:textId="77777777" w:rsidR="00EC501B" w:rsidRDefault="00EC501B" w:rsidP="008A378B">
      <w:pPr>
        <w:pStyle w:val="EnglishHangNoCoptic"/>
        <w:ind w:firstLine="0"/>
      </w:pPr>
      <w:r>
        <w:t>You have dominion over all that is</w:t>
      </w:r>
    </w:p>
    <w:p w14:paraId="288AEF53" w14:textId="77777777" w:rsidR="00EC501B" w:rsidRDefault="00EC501B" w:rsidP="008A378B">
      <w:pPr>
        <w:pStyle w:val="EnglishHangNoCoptic"/>
        <w:ind w:firstLine="0"/>
      </w:pPr>
      <w:r>
        <w:t>in heaven and on the earth.</w:t>
      </w:r>
    </w:p>
    <w:p w14:paraId="750C0264" w14:textId="77777777" w:rsidR="00EC501B" w:rsidRDefault="00EC501B" w:rsidP="008A378B">
      <w:pPr>
        <w:pStyle w:val="EnglishHangNoCoptic"/>
        <w:ind w:firstLine="0"/>
      </w:pPr>
      <w:r w:rsidRPr="00EA4CF1">
        <w:t xml:space="preserve">Every king and </w:t>
      </w:r>
      <w:r>
        <w:t>nation</w:t>
      </w:r>
    </w:p>
    <w:p w14:paraId="68C49BDB" w14:textId="77777777" w:rsidR="00EC501B" w:rsidRDefault="00EC501B" w:rsidP="008A378B">
      <w:pPr>
        <w:pStyle w:val="EnglishHangEndNoCoptic"/>
        <w:ind w:firstLine="0"/>
      </w:pPr>
      <w:r w:rsidRPr="00EA4CF1">
        <w:t>is th</w:t>
      </w:r>
      <w:r>
        <w:t>rown into confusion before You.</w:t>
      </w:r>
    </w:p>
    <w:p w14:paraId="599BFF31" w14:textId="77777777" w:rsidR="00EC501B" w:rsidRDefault="00EC501B" w:rsidP="008A378B">
      <w:pPr>
        <w:pStyle w:val="EnglishHangNoCoptic"/>
      </w:pPr>
      <w:r w:rsidRPr="00EA4CF1">
        <w:t>12</w:t>
      </w:r>
      <w:r>
        <w:t xml:space="preserve"> </w:t>
      </w:r>
      <w:r w:rsidRPr="00EA4CF1">
        <w:t>Fro</w:t>
      </w:r>
      <w:r>
        <w:t xml:space="preserve">m You are the wealth </w:t>
      </w:r>
      <w:r w:rsidRPr="00EA4CF1">
        <w:t>and</w:t>
      </w:r>
      <w:r>
        <w:t xml:space="preserve"> glory.</w:t>
      </w:r>
    </w:p>
    <w:p w14:paraId="5099E473" w14:textId="77777777" w:rsidR="00EC501B" w:rsidRDefault="00EC501B" w:rsidP="008A378B">
      <w:pPr>
        <w:pStyle w:val="EnglishHangNoCoptic"/>
        <w:ind w:firstLine="0"/>
      </w:pPr>
      <w:r>
        <w:t>You reigns over all, Lord, and ruler of all rule.</w:t>
      </w:r>
    </w:p>
    <w:p w14:paraId="3ADDEDF6" w14:textId="77777777" w:rsidR="00EC501B" w:rsidRDefault="00EC501B" w:rsidP="008A378B">
      <w:pPr>
        <w:pStyle w:val="EnglishHangNoCoptic"/>
        <w:ind w:firstLine="0"/>
      </w:pPr>
      <w:r w:rsidRPr="00EA4CF1">
        <w:t>In Yo</w:t>
      </w:r>
      <w:r>
        <w:t>ur hand is power and authority,</w:t>
      </w:r>
    </w:p>
    <w:p w14:paraId="6EFEDC91" w14:textId="77777777" w:rsidR="00EC501B" w:rsidRDefault="00EC501B" w:rsidP="008A378B">
      <w:pPr>
        <w:pStyle w:val="EnglishHangNoCoptic"/>
        <w:ind w:firstLine="0"/>
      </w:pPr>
      <w:r w:rsidRPr="00EA4CF1">
        <w:t xml:space="preserve">and </w:t>
      </w:r>
      <w:r>
        <w:t>it is in Your hand, almighty one,</w:t>
      </w:r>
    </w:p>
    <w:p w14:paraId="42609D96" w14:textId="77777777" w:rsidR="00EC501B" w:rsidRDefault="00EC501B" w:rsidP="008A378B">
      <w:pPr>
        <w:pStyle w:val="EnglishHangEndNoCoptic"/>
        <w:ind w:firstLine="0"/>
      </w:pPr>
      <w:r w:rsidRPr="00EA4CF1">
        <w:t>to inc</w:t>
      </w:r>
      <w:r>
        <w:t>rease and establish all things.</w:t>
      </w:r>
    </w:p>
    <w:p w14:paraId="0F8A6786" w14:textId="77777777" w:rsidR="00EC501B" w:rsidRDefault="00EC501B" w:rsidP="008A378B">
      <w:pPr>
        <w:pStyle w:val="EnglishHangNoCoptic"/>
      </w:pPr>
      <w:r w:rsidRPr="00EA4CF1">
        <w:t>13</w:t>
      </w:r>
      <w:r>
        <w:t xml:space="preserve"> </w:t>
      </w:r>
      <w:r w:rsidRPr="00EA4CF1">
        <w:t>And no</w:t>
      </w:r>
      <w:r>
        <w:t>w, Lord, we confess You,</w:t>
      </w:r>
    </w:p>
    <w:p w14:paraId="4BB245F6" w14:textId="77777777" w:rsidR="00EC501B" w:rsidRDefault="00EC501B"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04" w:name="_Ref449954885"/>
      <w:bookmarkStart w:id="405" w:name="_Ref448228178"/>
      <w:r>
        <w:lastRenderedPageBreak/>
        <w:t>The Second Canticle</w:t>
      </w:r>
      <w:bookmarkEnd w:id="404"/>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EC501B">
        <w:rPr>
          <w:noProof/>
        </w:rPr>
        <w:t>1029</w:t>
      </w:r>
      <w:r>
        <w:fldChar w:fldCharType="end"/>
      </w:r>
      <w:r>
        <w:t>, is said.</w:t>
      </w:r>
    </w:p>
    <w:p w14:paraId="55F7FEC9" w14:textId="77777777" w:rsidR="00344A59" w:rsidRDefault="00344A59" w:rsidP="00344A59">
      <w:pPr>
        <w:pStyle w:val="Heading4"/>
      </w:pPr>
      <w:bookmarkStart w:id="406" w:name="_Toc297322055"/>
      <w:bookmarkStart w:id="407" w:name="_Toc297407700"/>
      <w:bookmarkStart w:id="408" w:name="_Ref297493889"/>
      <w:bookmarkStart w:id="409" w:name="_Toc298445752"/>
      <w:bookmarkStart w:id="410" w:name="_Toc298681235"/>
      <w:bookmarkStart w:id="411" w:name="_Toc298447477"/>
      <w:bookmarkStart w:id="412" w:name="_Toc308441895"/>
      <w:bookmarkStart w:id="413" w:name="_Ref434580757"/>
      <w:bookmarkStart w:id="414" w:name="_Ref434580763"/>
      <w:r>
        <w:t>The Second Canticle: Psalm 135</w:t>
      </w:r>
      <w:bookmarkEnd w:id="406"/>
      <w:bookmarkEnd w:id="407"/>
      <w:bookmarkEnd w:id="408"/>
      <w:bookmarkEnd w:id="409"/>
      <w:bookmarkEnd w:id="410"/>
      <w:bookmarkEnd w:id="411"/>
      <w:bookmarkEnd w:id="412"/>
      <w:bookmarkEnd w:id="413"/>
      <w:bookmarkEnd w:id="41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26"/>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27"/>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28"/>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lastRenderedPageBreak/>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15"/>
            <w:r w:rsidRPr="00FC3604">
              <w:t>Ⲉⲩⲕ̀ⲗⲏⲣⲟⲛⲟⲙⲓⲁ̀ ⲙ̀ⲡⲉϥⲃⲱⲕ ⲡⲓⲥ̅ⲗ̅</w:t>
            </w:r>
            <w:r w:rsidRPr="00597158">
              <w:t xml:space="preserve"> </w:t>
            </w:r>
            <w:commentRangeEnd w:id="415"/>
            <w:r>
              <w:rPr>
                <w:rStyle w:val="CommentReference"/>
                <w:rFonts w:ascii="Garamond" w:hAnsi="Garamond" w:cstheme="minorBidi"/>
                <w:noProof w:val="0"/>
                <w:lang w:val="en-CA"/>
              </w:rPr>
              <w:commentReference w:id="41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16" w:name="_Toc297322056"/>
      <w:bookmarkStart w:id="417" w:name="_Toc297407701"/>
      <w:bookmarkStart w:id="418" w:name="_Toc298445753"/>
      <w:bookmarkStart w:id="419" w:name="_Toc298681236"/>
      <w:bookmarkStart w:id="420" w:name="_Toc298447478"/>
      <w:r>
        <w:t>Psali Adam</w:t>
      </w:r>
      <w:bookmarkEnd w:id="416"/>
      <w:bookmarkEnd w:id="417"/>
      <w:bookmarkEnd w:id="418"/>
      <w:bookmarkEnd w:id="419"/>
      <w:bookmarkEnd w:id="420"/>
      <w:r>
        <w:t xml:space="preserve"> on the Second Canticle</w:t>
      </w:r>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EC501B">
        <w:rPr>
          <w:noProof/>
        </w:rPr>
        <w:t>1031</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lastRenderedPageBreak/>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21"/>
            <w:r w:rsidRPr="004C0CA2">
              <w:t xml:space="preserve">brought </w:t>
            </w:r>
            <w:commentRangeEnd w:id="421"/>
            <w:r>
              <w:rPr>
                <w:rStyle w:val="CommentReference"/>
                <w:rFonts w:eastAsiaTheme="minorHAnsi" w:cstheme="minorBidi"/>
                <w:color w:val="auto"/>
                <w:lang w:val="en-CA"/>
              </w:rPr>
              <w:commentReference w:id="421"/>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lastRenderedPageBreak/>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w:t>
            </w:r>
            <w:r w:rsidRPr="007425E1">
              <w:lastRenderedPageBreak/>
              <w:t>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 xml:space="preserve">Ⲕ̀ⲥ̀ⲙⲁⲣⲱⲟⲩⲧ ⲁ̀ⲗⲏⲑⲱⲥ ⲛⲉⲙ Ⲡⲉⲕⲓⲱⲧ ⲛ̀ⲁ̀ⲅⲁⲑⲟⲥ ⲛⲉⲙ Ⲡⲓⲡ̅ⲛ̅ⲁ ⲉ̅ⲑ̅ⲩ ϫⲉ ⲁⲕⲓ̀ ⲁⲕⲥⲱϯ </w:t>
            </w:r>
            <w:r w:rsidRPr="00AA0119">
              <w:lastRenderedPageBreak/>
              <w:t>ⲙ̀ⲙⲟⲛ</w:t>
            </w:r>
            <w:r>
              <w:t>.</w:t>
            </w:r>
          </w:p>
        </w:tc>
      </w:tr>
    </w:tbl>
    <w:p w14:paraId="50907EF2" w14:textId="7AEAEDEB"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EC501B">
        <w:rPr>
          <w:noProof/>
        </w:rPr>
        <w:t>1033</w:t>
      </w:r>
      <w:r>
        <w:fldChar w:fldCharType="end"/>
      </w:r>
      <w:r>
        <w:t>.</w:t>
      </w:r>
    </w:p>
    <w:bookmarkEnd w:id="405"/>
    <w:p w14:paraId="2E7A68B9" w14:textId="4BEF5E0D" w:rsidR="00D31F38" w:rsidRDefault="00D31F38" w:rsidP="00D31F38">
      <w:pPr>
        <w:jc w:val="left"/>
      </w:pPr>
    </w:p>
    <w:p w14:paraId="2CF40924" w14:textId="6307B7EC" w:rsidR="00A7333E" w:rsidRDefault="00A7333E" w:rsidP="00A7333E">
      <w:pPr>
        <w:pStyle w:val="Heading3"/>
      </w:pPr>
      <w:bookmarkStart w:id="422" w:name="_Ref449954950"/>
      <w:bookmarkStart w:id="423" w:name="_Ref448228188"/>
      <w:r>
        <w:t>Additional Canticles for the Vigil of Joyous Saturday from the Old Testament</w:t>
      </w:r>
      <w:bookmarkEnd w:id="422"/>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lastRenderedPageBreak/>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lastRenderedPageBreak/>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29"/>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30"/>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31"/>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32"/>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lastRenderedPageBreak/>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33"/>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34"/>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35"/>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36"/>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lastRenderedPageBreak/>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lastRenderedPageBreak/>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37"/>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24"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38"/>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lastRenderedPageBreak/>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lastRenderedPageBreak/>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39"/>
      </w:r>
      <w:r>
        <w:t xml:space="preserve"> You,</w:t>
      </w:r>
    </w:p>
    <w:p w14:paraId="2B0ECE6B" w14:textId="77777777" w:rsidR="008A378B" w:rsidRDefault="008A378B" w:rsidP="008A378B">
      <w:pPr>
        <w:pStyle w:val="EnglishHangEndNoCoptic"/>
        <w:ind w:firstLine="0"/>
      </w:pPr>
      <w:r>
        <w:t>and we praise Your glorious N</w:t>
      </w:r>
      <w:r w:rsidRPr="00EA4CF1">
        <w:t>ame.</w:t>
      </w:r>
    </w:p>
    <w:bookmarkEnd w:id="424"/>
    <w:p w14:paraId="717B2D9D" w14:textId="4BED49F5" w:rsidR="00A7333E" w:rsidRDefault="00A7333E" w:rsidP="00A7333E">
      <w:pPr>
        <w:pStyle w:val="Heading3"/>
      </w:pPr>
      <w:r>
        <w:t>Additional Canticles for the Vigil of Joyous Saturday from the New Testament</w:t>
      </w:r>
      <w:r w:rsidR="00680B91">
        <w:rPr>
          <w:rStyle w:val="FootnoteReference"/>
        </w:rPr>
        <w:footnoteReference w:id="840"/>
      </w:r>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lastRenderedPageBreak/>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41"/>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r>
        <w:t>The Third Canticle</w:t>
      </w:r>
      <w:bookmarkStart w:id="425" w:name="_Toc297322057"/>
      <w:bookmarkStart w:id="426" w:name="_Toc297407702"/>
      <w:bookmarkStart w:id="427" w:name="_Toc298445754"/>
      <w:bookmarkStart w:id="428" w:name="_Toc298681237"/>
      <w:bookmarkStart w:id="429" w:name="_Toc298447479"/>
      <w:bookmarkStart w:id="430" w:name="_Toc308441896"/>
      <w:bookmarkEnd w:id="423"/>
    </w:p>
    <w:bookmarkEnd w:id="425"/>
    <w:bookmarkEnd w:id="426"/>
    <w:bookmarkEnd w:id="427"/>
    <w:bookmarkEnd w:id="428"/>
    <w:bookmarkEnd w:id="429"/>
    <w:bookmarkEnd w:id="430"/>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w:t>
      </w:r>
      <w:r w:rsidR="00A25E58">
        <w:lastRenderedPageBreak/>
        <w:t xml:space="preserve">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lastRenderedPageBreak/>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lastRenderedPageBreak/>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31"/>
            <w:r w:rsidRPr="00BE273A">
              <w:t xml:space="preserve">Blessed </w:t>
            </w:r>
            <w:commentRangeEnd w:id="431"/>
            <w:r w:rsidRPr="00BE273A">
              <w:rPr>
                <w:rStyle w:val="CommentReference"/>
                <w:rFonts w:eastAsiaTheme="minorHAnsi"/>
                <w:sz w:val="24"/>
              </w:rPr>
              <w:commentReference w:id="431"/>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42"/>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lastRenderedPageBreak/>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32"/>
            <w:r w:rsidRPr="00BE273A">
              <w:t>heaven</w:t>
            </w:r>
            <w:commentRangeEnd w:id="432"/>
            <w:r w:rsidRPr="00BE273A">
              <w:rPr>
                <w:rStyle w:val="CommentReference"/>
                <w:rFonts w:eastAsiaTheme="minorHAnsi"/>
                <w:sz w:val="24"/>
              </w:rPr>
              <w:commentReference w:id="432"/>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33"/>
            <w:r w:rsidRPr="00BE273A">
              <w:t xml:space="preserve">clouds </w:t>
            </w:r>
            <w:commentRangeEnd w:id="433"/>
            <w:r w:rsidRPr="00BE273A">
              <w:rPr>
                <w:rStyle w:val="CommentReference"/>
                <w:rFonts w:eastAsiaTheme="minorHAnsi"/>
                <w:sz w:val="24"/>
              </w:rPr>
              <w:commentReference w:id="433"/>
            </w:r>
            <w:r w:rsidRPr="00BE273A">
              <w:t>and winds: Praise Him and exalt Him above all forever.</w:t>
            </w:r>
            <w:r w:rsidR="00426715">
              <w:rPr>
                <w:rStyle w:val="FootnoteReference"/>
              </w:rPr>
              <w:footnoteReference w:id="843"/>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34"/>
            <w:r w:rsidRPr="00BE273A">
              <w:t xml:space="preserve">Bless </w:t>
            </w:r>
            <w:commentRangeEnd w:id="434"/>
            <w:r w:rsidRPr="00BE273A">
              <w:rPr>
                <w:rStyle w:val="CommentReference"/>
                <w:rFonts w:eastAsiaTheme="minorHAnsi"/>
                <w:sz w:val="24"/>
              </w:rPr>
              <w:commentReference w:id="434"/>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lastRenderedPageBreak/>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35"/>
            <w:r w:rsidRPr="00BE273A">
              <w:t>falling snow</w:t>
            </w:r>
            <w:commentRangeEnd w:id="435"/>
            <w:r w:rsidRPr="00BE273A">
              <w:rPr>
                <w:rStyle w:val="CommentReference"/>
                <w:rFonts w:eastAsiaTheme="minorHAnsi"/>
                <w:sz w:val="24"/>
              </w:rPr>
              <w:commentReference w:id="435"/>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36"/>
            <w:r w:rsidRPr="00BE273A">
              <w:t xml:space="preserve">Bless </w:t>
            </w:r>
            <w:commentRangeEnd w:id="436"/>
            <w:r w:rsidRPr="00BE273A">
              <w:rPr>
                <w:rStyle w:val="CommentReference"/>
                <w:rFonts w:eastAsiaTheme="minorHAnsi"/>
                <w:sz w:val="24"/>
              </w:rPr>
              <w:commentReference w:id="436"/>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44"/>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lastRenderedPageBreak/>
              <w:t>¿</w:t>
            </w:r>
          </w:p>
        </w:tc>
        <w:tc>
          <w:tcPr>
            <w:tcW w:w="3960" w:type="dxa"/>
          </w:tcPr>
          <w:p w14:paraId="2FBAE4D8" w14:textId="6ED2B9F6" w:rsidR="00D31F38" w:rsidRPr="00BE273A" w:rsidRDefault="00D31F38" w:rsidP="007757C9">
            <w:pPr>
              <w:pStyle w:val="EngEnd"/>
            </w:pPr>
            <w:commentRangeStart w:id="437"/>
            <w:r w:rsidRPr="00BE273A">
              <w:t xml:space="preserve">Bless </w:t>
            </w:r>
            <w:commentRangeEnd w:id="437"/>
            <w:r w:rsidRPr="00BE273A">
              <w:rPr>
                <w:rStyle w:val="CommentReference"/>
                <w:rFonts w:eastAsiaTheme="minorHAnsi"/>
                <w:sz w:val="24"/>
              </w:rPr>
              <w:commentReference w:id="437"/>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38"/>
            <w:r w:rsidRPr="00BE273A">
              <w:t xml:space="preserve">ye </w:t>
            </w:r>
            <w:commentRangeEnd w:id="438"/>
            <w:r>
              <w:rPr>
                <w:rStyle w:val="CommentReference"/>
                <w:rFonts w:eastAsiaTheme="minorHAnsi" w:cstheme="minorBidi"/>
                <w:color w:val="auto"/>
                <w:lang w:val="en-CA"/>
              </w:rPr>
              <w:commentReference w:id="438"/>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39"/>
            <w:r w:rsidRPr="00BE273A">
              <w:t>whales</w:t>
            </w:r>
            <w:r w:rsidR="007757C9">
              <w:rPr>
                <w:rStyle w:val="FootnoteReference"/>
              </w:rPr>
              <w:footnoteReference w:id="845"/>
            </w:r>
            <w:r w:rsidRPr="00BE273A">
              <w:t xml:space="preserve"> </w:t>
            </w:r>
            <w:commentRangeEnd w:id="439"/>
            <w:r w:rsidRPr="00BE273A">
              <w:rPr>
                <w:rStyle w:val="CommentReference"/>
                <w:rFonts w:eastAsiaTheme="minorHAnsi"/>
                <w:sz w:val="24"/>
              </w:rPr>
              <w:commentReference w:id="439"/>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40"/>
            <w:r w:rsidRPr="00BE273A">
              <w:t xml:space="preserve"> </w:t>
            </w:r>
            <w:commentRangeEnd w:id="440"/>
            <w:r w:rsidRPr="00BE273A">
              <w:rPr>
                <w:rStyle w:val="CommentReference"/>
                <w:rFonts w:eastAsiaTheme="minorHAnsi"/>
                <w:sz w:val="24"/>
              </w:rPr>
              <w:commentReference w:id="440"/>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41"/>
            <w:r w:rsidRPr="00BE273A">
              <w:t xml:space="preserve"> </w:t>
            </w:r>
            <w:commentRangeEnd w:id="441"/>
            <w:r w:rsidRPr="00BE273A">
              <w:rPr>
                <w:rStyle w:val="CommentReference"/>
                <w:rFonts w:eastAsiaTheme="minorHAnsi"/>
                <w:sz w:val="24"/>
              </w:rPr>
              <w:commentReference w:id="441"/>
            </w:r>
            <w:r w:rsidRPr="00BE273A">
              <w:t xml:space="preserve">of men; </w:t>
            </w:r>
            <w:r w:rsidR="007757C9">
              <w:t>[</w:t>
            </w:r>
            <w:r w:rsidRPr="00BE273A">
              <w:t>worship the Lord</w:t>
            </w:r>
            <w:r w:rsidR="007757C9">
              <w:t>]</w:t>
            </w:r>
            <w:r w:rsidR="007757C9">
              <w:rPr>
                <w:rStyle w:val="FootnoteReference"/>
              </w:rPr>
              <w:footnoteReference w:id="846"/>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42"/>
            <w:r w:rsidR="00D31F38" w:rsidRPr="00BE273A">
              <w:t xml:space="preserve">of </w:t>
            </w:r>
            <w:commentRangeEnd w:id="442"/>
            <w:r w:rsidR="00D31F38" w:rsidRPr="00BE273A">
              <w:rPr>
                <w:rStyle w:val="CommentReference"/>
                <w:rFonts w:eastAsiaTheme="minorHAnsi"/>
                <w:sz w:val="24"/>
              </w:rPr>
              <w:commentReference w:id="442"/>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47"/>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43"/>
            <w:r w:rsidRPr="00BE273A">
              <w:t xml:space="preserve">Bless </w:t>
            </w:r>
            <w:commentRangeEnd w:id="443"/>
            <w:r w:rsidRPr="00BE273A">
              <w:rPr>
                <w:rStyle w:val="CommentReference"/>
                <w:rFonts w:eastAsiaTheme="minorHAnsi"/>
                <w:sz w:val="24"/>
              </w:rPr>
              <w:commentReference w:id="443"/>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44" w:name="_Toc297322058"/>
      <w:bookmarkStart w:id="445" w:name="_Toc297407703"/>
      <w:bookmarkStart w:id="446" w:name="_Toc298445755"/>
      <w:bookmarkStart w:id="447" w:name="_Toc298681238"/>
      <w:bookmarkStart w:id="448" w:name="_Toc298447480"/>
      <w:r>
        <w:t>The Third Canticle: The Song of the Three Children—Abridged</w:t>
      </w:r>
      <w:r w:rsidR="003641E3">
        <w:rPr>
          <w:rStyle w:val="FootnoteReference"/>
        </w:rPr>
        <w:footnoteReference w:id="84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49"/>
            <w:r w:rsidRPr="00BE273A">
              <w:t xml:space="preserve">Blessed </w:t>
            </w:r>
            <w:commentRangeEnd w:id="449"/>
            <w:r w:rsidRPr="00BE273A">
              <w:rPr>
                <w:rStyle w:val="CommentReference"/>
                <w:rFonts w:eastAsiaTheme="minorHAnsi"/>
                <w:sz w:val="24"/>
              </w:rPr>
              <w:commentReference w:id="449"/>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49"/>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50"/>
            <w:r w:rsidRPr="00BE273A">
              <w:t>heaven</w:t>
            </w:r>
            <w:commentRangeEnd w:id="450"/>
            <w:r w:rsidRPr="00BE273A">
              <w:rPr>
                <w:rStyle w:val="CommentReference"/>
                <w:rFonts w:eastAsiaTheme="minorHAnsi"/>
                <w:sz w:val="24"/>
              </w:rPr>
              <w:commentReference w:id="450"/>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lastRenderedPageBreak/>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51"/>
            <w:r w:rsidRPr="00BE273A">
              <w:t>falling snow</w:t>
            </w:r>
            <w:commentRangeEnd w:id="451"/>
            <w:r w:rsidRPr="00BE273A">
              <w:rPr>
                <w:rStyle w:val="CommentReference"/>
                <w:rFonts w:eastAsiaTheme="minorHAnsi"/>
                <w:sz w:val="24"/>
              </w:rPr>
              <w:commentReference w:id="451"/>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52"/>
            <w:r w:rsidRPr="00BE273A">
              <w:t xml:space="preserve">Bless </w:t>
            </w:r>
            <w:commentRangeEnd w:id="452"/>
            <w:r w:rsidRPr="00BE273A">
              <w:rPr>
                <w:rStyle w:val="CommentReference"/>
                <w:rFonts w:eastAsiaTheme="minorHAnsi"/>
                <w:sz w:val="24"/>
              </w:rPr>
              <w:commentReference w:id="452"/>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50"/>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53"/>
            <w:r w:rsidRPr="00BE273A">
              <w:t xml:space="preserve">Bless </w:t>
            </w:r>
            <w:commentRangeEnd w:id="453"/>
            <w:r w:rsidRPr="00BE273A">
              <w:rPr>
                <w:rStyle w:val="CommentReference"/>
                <w:rFonts w:eastAsiaTheme="minorHAnsi"/>
                <w:sz w:val="24"/>
              </w:rPr>
              <w:commentReference w:id="453"/>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54"/>
            <w:r w:rsidRPr="00BE273A">
              <w:t xml:space="preserve"> </w:t>
            </w:r>
            <w:commentRangeEnd w:id="454"/>
            <w:r w:rsidRPr="00BE273A">
              <w:rPr>
                <w:rStyle w:val="CommentReference"/>
                <w:rFonts w:eastAsiaTheme="minorHAnsi"/>
                <w:sz w:val="24"/>
              </w:rPr>
              <w:commentReference w:id="454"/>
            </w:r>
            <w:r w:rsidRPr="00BE273A">
              <w:t xml:space="preserve">of men; </w:t>
            </w:r>
            <w:r>
              <w:t>[</w:t>
            </w:r>
            <w:r w:rsidRPr="00BE273A">
              <w:t>worship the Lord</w:t>
            </w:r>
            <w:r>
              <w:t>]</w:t>
            </w:r>
            <w:r>
              <w:rPr>
                <w:rStyle w:val="FootnoteReference"/>
              </w:rPr>
              <w:footnoteReference w:id="851"/>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55"/>
            <w:r w:rsidR="003758F4" w:rsidRPr="00BE273A">
              <w:t xml:space="preserve">of </w:t>
            </w:r>
            <w:commentRangeEnd w:id="455"/>
            <w:r w:rsidR="003758F4" w:rsidRPr="00BE273A">
              <w:rPr>
                <w:rStyle w:val="CommentReference"/>
                <w:rFonts w:eastAsiaTheme="minorHAnsi"/>
                <w:sz w:val="24"/>
              </w:rPr>
              <w:commentReference w:id="455"/>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lastRenderedPageBreak/>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52"/>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56"/>
            <w:r w:rsidRPr="00BE273A">
              <w:t xml:space="preserve">Bless </w:t>
            </w:r>
            <w:commentRangeEnd w:id="456"/>
            <w:r w:rsidRPr="00BE273A">
              <w:rPr>
                <w:rStyle w:val="CommentReference"/>
                <w:rFonts w:eastAsiaTheme="minorHAnsi"/>
                <w:sz w:val="24"/>
              </w:rPr>
              <w:commentReference w:id="456"/>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r>
        <w:t>Psali Batos</w:t>
      </w:r>
      <w:bookmarkEnd w:id="444"/>
      <w:bookmarkEnd w:id="445"/>
      <w:bookmarkEnd w:id="446"/>
      <w:bookmarkEnd w:id="447"/>
      <w:bookmarkEnd w:id="448"/>
      <w:r w:rsidR="009E143A">
        <w:t xml:space="preserve"> on the Third Canticle</w:t>
      </w:r>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lastRenderedPageBreak/>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57"/>
            <w:r>
              <w:t>Giver</w:t>
            </w:r>
            <w:r w:rsidRPr="00C05A5B">
              <w:t xml:space="preserve"> </w:t>
            </w:r>
            <w:commentRangeEnd w:id="457"/>
            <w:r>
              <w:rPr>
                <w:rStyle w:val="CommentReference"/>
                <w:rFonts w:eastAsiaTheme="minorHAnsi" w:cstheme="minorBidi"/>
                <w:color w:val="auto"/>
                <w:lang w:val="en-CA"/>
              </w:rPr>
              <w:commentReference w:id="457"/>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58"/>
            <w:r w:rsidRPr="00C05A5B">
              <w:t>nanias</w:t>
            </w:r>
            <w:commentRangeEnd w:id="458"/>
            <w:r>
              <w:rPr>
                <w:rStyle w:val="CommentReference"/>
                <w:rFonts w:eastAsiaTheme="minorHAnsi" w:cstheme="minorBidi"/>
                <w:color w:val="auto"/>
                <w:lang w:val="en-CA"/>
              </w:rPr>
              <w:commentReference w:id="458"/>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59"/>
            <w:r w:rsidRPr="00C05A5B">
              <w:t>Morning</w:t>
            </w:r>
            <w:commentRangeEnd w:id="459"/>
            <w:r>
              <w:rPr>
                <w:rStyle w:val="CommentReference"/>
                <w:rFonts w:eastAsiaTheme="minorHAnsi" w:cstheme="minorBidi"/>
                <w:color w:val="auto"/>
                <w:lang w:val="en-CA"/>
              </w:rPr>
              <w:commentReference w:id="459"/>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60"/>
            <w:r w:rsidRPr="00C05A5B">
              <w:t>Emmanuel</w:t>
            </w:r>
            <w:commentRangeEnd w:id="460"/>
            <w:r>
              <w:rPr>
                <w:rStyle w:val="CommentReference"/>
                <w:rFonts w:eastAsiaTheme="minorHAnsi" w:cstheme="minorBidi"/>
                <w:color w:val="auto"/>
                <w:lang w:val="en-CA"/>
              </w:rPr>
              <w:commentReference w:id="460"/>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61"/>
            <w:r w:rsidRPr="00C05A5B">
              <w:t xml:space="preserve">Proclaim </w:t>
            </w:r>
            <w:commentRangeEnd w:id="461"/>
            <w:r>
              <w:rPr>
                <w:rStyle w:val="CommentReference"/>
                <w:rFonts w:eastAsiaTheme="minorHAnsi" w:cstheme="minorBidi"/>
                <w:color w:val="auto"/>
                <w:lang w:val="en-CA"/>
              </w:rPr>
              <w:commentReference w:id="461"/>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62"/>
            <w:r>
              <w:t>persevere</w:t>
            </w:r>
            <w:commentRangeEnd w:id="462"/>
            <w:r>
              <w:rPr>
                <w:rStyle w:val="CommentReference"/>
                <w:rFonts w:eastAsiaTheme="minorHAnsi" w:cstheme="minorBidi"/>
                <w:color w:val="auto"/>
                <w:lang w:val="en-CA"/>
              </w:rPr>
              <w:commentReference w:id="462"/>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63"/>
            <w:r>
              <w:t>presbyters</w:t>
            </w:r>
            <w:commentRangeEnd w:id="463"/>
            <w:r>
              <w:rPr>
                <w:rStyle w:val="CommentReference"/>
                <w:rFonts w:eastAsiaTheme="minorHAnsi" w:cstheme="minorBidi"/>
                <w:color w:val="auto"/>
                <w:lang w:val="en-CA"/>
              </w:rPr>
              <w:commentReference w:id="463"/>
            </w:r>
            <w:r w:rsidRPr="00C05A5B">
              <w:t>:</w:t>
            </w:r>
          </w:p>
          <w:p w14:paraId="0639E799" w14:textId="42F5BA8C" w:rsidR="00D31F38" w:rsidRDefault="00985EC5" w:rsidP="00E35F1F">
            <w:pPr>
              <w:pStyle w:val="EngHang"/>
            </w:pPr>
            <w:r>
              <w:t>“</w:t>
            </w:r>
            <w:commentRangeStart w:id="464"/>
            <w:r w:rsidR="00D31F38">
              <w:t>Bless</w:t>
            </w:r>
            <w:commentRangeEnd w:id="464"/>
            <w:r w:rsidR="00D31F38">
              <w:rPr>
                <w:rStyle w:val="CommentReference"/>
                <w:rFonts w:eastAsiaTheme="minorHAnsi" w:cstheme="minorBidi"/>
                <w:color w:val="auto"/>
                <w:lang w:val="en-CA"/>
              </w:rPr>
              <w:commentReference w:id="464"/>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65"/>
            <w:r>
              <w:t>day</w:t>
            </w:r>
            <w:commentRangeEnd w:id="465"/>
            <w:r>
              <w:rPr>
                <w:rStyle w:val="CommentReference"/>
                <w:rFonts w:eastAsiaTheme="minorHAnsi" w:cstheme="minorBidi"/>
                <w:color w:val="auto"/>
                <w:lang w:val="en-CA"/>
              </w:rPr>
              <w:commentReference w:id="465"/>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66"/>
            <w:r w:rsidRPr="00C05A5B">
              <w:t xml:space="preserve">souls </w:t>
            </w:r>
            <w:commentRangeEnd w:id="466"/>
            <w:r>
              <w:rPr>
                <w:rStyle w:val="CommentReference"/>
                <w:rFonts w:eastAsiaTheme="minorHAnsi" w:cstheme="minorBidi"/>
                <w:color w:val="auto"/>
                <w:lang w:val="en-CA"/>
              </w:rPr>
              <w:commentReference w:id="466"/>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67"/>
            <w:r w:rsidRPr="00C05A5B">
              <w:t>sea</w:t>
            </w:r>
            <w:commentRangeEnd w:id="467"/>
            <w:r>
              <w:rPr>
                <w:rStyle w:val="CommentReference"/>
                <w:rFonts w:eastAsiaTheme="minorHAnsi" w:cstheme="minorBidi"/>
                <w:color w:val="auto"/>
                <w:lang w:val="en-CA"/>
              </w:rPr>
              <w:commentReference w:id="467"/>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lastRenderedPageBreak/>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68"/>
            <w:r w:rsidR="00D31F38" w:rsidRPr="00C05A5B">
              <w:t xml:space="preserve">all </w:t>
            </w:r>
            <w:commentRangeEnd w:id="468"/>
            <w:r w:rsidR="00D31F38">
              <w:rPr>
                <w:rStyle w:val="CommentReference"/>
                <w:rFonts w:eastAsiaTheme="minorHAnsi" w:cstheme="minorBidi"/>
                <w:color w:val="auto"/>
                <w:lang w:val="en-CA"/>
              </w:rPr>
              <w:commentReference w:id="468"/>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69"/>
            <w:r w:rsidRPr="00C05A5B">
              <w:t>heretics</w:t>
            </w:r>
            <w:commentRangeEnd w:id="469"/>
            <w:r>
              <w:rPr>
                <w:rStyle w:val="CommentReference"/>
                <w:rFonts w:eastAsiaTheme="minorHAnsi" w:cstheme="minorBidi"/>
                <w:color w:val="auto"/>
                <w:lang w:val="en-CA"/>
              </w:rPr>
              <w:commentReference w:id="469"/>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70"/>
            <w:r w:rsidRPr="00C05A5B">
              <w:t xml:space="preserve">spirits </w:t>
            </w:r>
            <w:commentRangeEnd w:id="470"/>
            <w:r>
              <w:rPr>
                <w:rStyle w:val="CommentReference"/>
                <w:rFonts w:eastAsiaTheme="minorHAnsi" w:cstheme="minorBidi"/>
                <w:color w:val="auto"/>
                <w:lang w:val="en-CA"/>
              </w:rPr>
              <w:commentReference w:id="470"/>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71"/>
            <w:r>
              <w:t>contrite</w:t>
            </w:r>
            <w:r w:rsidRPr="00C05A5B">
              <w:t xml:space="preserve"> </w:t>
            </w:r>
            <w:commentRangeEnd w:id="471"/>
            <w:r>
              <w:rPr>
                <w:rStyle w:val="CommentReference"/>
                <w:rFonts w:eastAsiaTheme="minorHAnsi" w:cstheme="minorBidi"/>
                <w:color w:val="auto"/>
                <w:lang w:val="en-CA"/>
              </w:rPr>
              <w:commentReference w:id="471"/>
            </w:r>
            <w:commentRangeStart w:id="472"/>
            <w:r w:rsidRPr="00C05A5B">
              <w:t>hearts</w:t>
            </w:r>
            <w:commentRangeEnd w:id="472"/>
            <w:r>
              <w:rPr>
                <w:rStyle w:val="CommentReference"/>
                <w:rFonts w:eastAsiaTheme="minorHAnsi" w:cstheme="minorBidi"/>
                <w:color w:val="auto"/>
                <w:lang w:val="en-CA"/>
              </w:rPr>
              <w:commentReference w:id="472"/>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73"/>
            <w:r w:rsidRPr="00C05A5B">
              <w:t>Make haste and be very attentive</w:t>
            </w:r>
            <w:commentRangeEnd w:id="473"/>
            <w:r>
              <w:rPr>
                <w:rStyle w:val="CommentReference"/>
                <w:rFonts w:eastAsiaTheme="minorHAnsi" w:cstheme="minorBidi"/>
                <w:color w:val="auto"/>
                <w:lang w:val="en-CA"/>
              </w:rPr>
              <w:commentReference w:id="473"/>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74"/>
            <w:r w:rsidRPr="00C05A5B">
              <w:t xml:space="preserve">righteous </w:t>
            </w:r>
            <w:commentRangeEnd w:id="474"/>
            <w:r>
              <w:rPr>
                <w:rStyle w:val="CommentReference"/>
                <w:rFonts w:eastAsiaTheme="minorHAnsi" w:cstheme="minorBidi"/>
                <w:color w:val="auto"/>
                <w:lang w:val="en-CA"/>
              </w:rPr>
              <w:commentReference w:id="474"/>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lastRenderedPageBreak/>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75"/>
            <w:r w:rsidR="00D31F38">
              <w:t>condemned</w:t>
            </w:r>
            <w:commentRangeEnd w:id="475"/>
            <w:r w:rsidR="00D31F38">
              <w:rPr>
                <w:rStyle w:val="CommentReference"/>
                <w:rFonts w:eastAsiaTheme="minorHAnsi" w:cstheme="minorBidi"/>
                <w:color w:val="auto"/>
                <w:lang w:val="en-CA"/>
              </w:rPr>
              <w:commentReference w:id="475"/>
            </w:r>
            <w:r w:rsidR="00D31F38" w:rsidRPr="00C05A5B">
              <w:t xml:space="preserve">, </w:t>
            </w:r>
          </w:p>
          <w:p w14:paraId="25CD9610" w14:textId="77777777" w:rsidR="00D31F38" w:rsidRDefault="00D31F38" w:rsidP="00E35F1F">
            <w:pPr>
              <w:pStyle w:val="EngHang"/>
            </w:pPr>
            <w:r w:rsidRPr="00C05A5B">
              <w:t xml:space="preserve">That he may </w:t>
            </w:r>
            <w:commentRangeStart w:id="476"/>
            <w:r w:rsidRPr="00C05A5B">
              <w:t xml:space="preserve">join </w:t>
            </w:r>
            <w:commentRangeEnd w:id="476"/>
            <w:r>
              <w:rPr>
                <w:rStyle w:val="CommentReference"/>
                <w:rFonts w:eastAsiaTheme="minorHAnsi" w:cstheme="minorBidi"/>
                <w:color w:val="auto"/>
                <w:lang w:val="en-CA"/>
              </w:rPr>
              <w:commentReference w:id="476"/>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EC501B">
        <w:rPr>
          <w:noProof/>
        </w:rPr>
        <w:t>1034</w:t>
      </w:r>
      <w:r>
        <w:fldChar w:fldCharType="end"/>
      </w:r>
      <w:r>
        <w:t>.</w:t>
      </w:r>
    </w:p>
    <w:p w14:paraId="1CC85704" w14:textId="77777777" w:rsidR="00D31F38" w:rsidRDefault="00D31F38" w:rsidP="00F4219E">
      <w:pPr>
        <w:pStyle w:val="Heading3"/>
      </w:pPr>
      <w:bookmarkStart w:id="477" w:name="_Toc297322059"/>
      <w:bookmarkStart w:id="478" w:name="_Toc297407704"/>
      <w:bookmarkStart w:id="479" w:name="_Toc298445756"/>
      <w:bookmarkStart w:id="480" w:name="_Toc298681239"/>
      <w:bookmarkStart w:id="481" w:name="_Toc298447481"/>
      <w:r>
        <w:lastRenderedPageBreak/>
        <w:t>We Follow You</w:t>
      </w:r>
      <w:bookmarkEnd w:id="477"/>
      <w:bookmarkEnd w:id="478"/>
      <w:bookmarkEnd w:id="479"/>
      <w:bookmarkEnd w:id="480"/>
      <w:bookmarkEnd w:id="481"/>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82" w:name="_Toc297322060"/>
      <w:bookmarkStart w:id="483" w:name="_Toc297407705"/>
      <w:bookmarkStart w:id="484" w:name="_Toc298445757"/>
      <w:bookmarkStart w:id="485" w:name="_Toc298681240"/>
      <w:bookmarkStart w:id="486" w:name="_Toc298447482"/>
      <w:bookmarkStart w:id="487" w:name="_Toc308441897"/>
      <w:bookmarkStart w:id="488" w:name="_Ref448228216"/>
      <w:bookmarkStart w:id="489" w:name="_Ref448228224"/>
      <w:r>
        <w:lastRenderedPageBreak/>
        <w:t>The Communion of the Saints</w:t>
      </w:r>
      <w:bookmarkEnd w:id="482"/>
      <w:bookmarkEnd w:id="483"/>
      <w:bookmarkEnd w:id="484"/>
      <w:bookmarkEnd w:id="485"/>
      <w:bookmarkEnd w:id="486"/>
      <w:bookmarkEnd w:id="487"/>
      <w:bookmarkEnd w:id="488"/>
      <w:bookmarkEnd w:id="489"/>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90"/>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90"/>
            <w:r>
              <w:rPr>
                <w:rStyle w:val="CommentReference"/>
                <w:rFonts w:ascii="Garamond" w:hAnsi="Garamond" w:cstheme="minorBidi"/>
                <w:noProof w:val="0"/>
                <w:lang w:val="en-CA"/>
              </w:rPr>
              <w:commentReference w:id="490"/>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91"/>
            <w:r w:rsidRPr="00006239">
              <w:t>My</w:t>
            </w:r>
            <w:commentRangeEnd w:id="491"/>
            <w:r>
              <w:rPr>
                <w:rStyle w:val="CommentReference"/>
                <w:rFonts w:eastAsiaTheme="minorHAnsi" w:cstheme="minorBidi"/>
                <w:color w:val="auto"/>
                <w:lang w:val="en-CA"/>
              </w:rPr>
              <w:commentReference w:id="491"/>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lastRenderedPageBreak/>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92"/>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92"/>
            <w:r>
              <w:rPr>
                <w:rStyle w:val="CommentReference"/>
                <w:rFonts w:ascii="Garamond" w:hAnsi="Garamond" w:cstheme="minorBidi"/>
                <w:noProof w:val="0"/>
                <w:lang w:val="en-CA"/>
              </w:rPr>
              <w:commentReference w:id="492"/>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lastRenderedPageBreak/>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93"/>
            <w:r w:rsidRPr="00FC3604">
              <w:t>ⲡⲓϣⲟⲙⲧ ϣⲉ ⲙⲏⲧ ϣ̀ⲙⲏⲛ</w:t>
            </w:r>
            <w:commentRangeEnd w:id="493"/>
            <w:r>
              <w:rPr>
                <w:rStyle w:val="CommentReference"/>
                <w:rFonts w:ascii="Garamond" w:hAnsi="Garamond" w:cstheme="minorBidi"/>
                <w:noProof w:val="0"/>
                <w:lang w:val="en-CA"/>
              </w:rPr>
              <w:commentReference w:id="493"/>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lastRenderedPageBreak/>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494"/>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94"/>
            <w:r>
              <w:rPr>
                <w:rStyle w:val="CommentReference"/>
                <w:rFonts w:eastAsiaTheme="minorHAnsi" w:cstheme="minorBidi"/>
                <w:color w:val="auto"/>
                <w:lang w:val="en-CA"/>
              </w:rPr>
              <w:commentReference w:id="494"/>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lastRenderedPageBreak/>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95"/>
            <w:r w:rsidRPr="00645C3A">
              <w:t xml:space="preserve">Pray </w:t>
            </w:r>
            <w:commentRangeEnd w:id="495"/>
            <w:r>
              <w:rPr>
                <w:rStyle w:val="CommentReference"/>
                <w:rFonts w:eastAsiaTheme="minorHAnsi" w:cstheme="minorBidi"/>
                <w:color w:val="auto"/>
                <w:lang w:val="en-CA"/>
              </w:rPr>
              <w:commentReference w:id="495"/>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96"/>
            </w:r>
          </w:p>
        </w:tc>
      </w:tr>
    </w:tbl>
    <w:p w14:paraId="38417DCC" w14:textId="77777777" w:rsidR="00D31F38" w:rsidRDefault="00D31F38" w:rsidP="00D31F38">
      <w:pPr>
        <w:pStyle w:val="Heading4"/>
      </w:pPr>
      <w:bookmarkStart w:id="497" w:name="_Toc298681241"/>
      <w:bookmarkStart w:id="498" w:name="_Toc308441898"/>
      <w:r>
        <w:t xml:space="preserve">A </w:t>
      </w:r>
      <w:commentRangeStart w:id="499"/>
      <w:r>
        <w:t xml:space="preserve">Short </w:t>
      </w:r>
      <w:commentRangeEnd w:id="499"/>
      <w:r>
        <w:rPr>
          <w:rStyle w:val="CommentReference"/>
          <w:rFonts w:eastAsiaTheme="minorHAnsi" w:cstheme="minorBidi"/>
          <w:b w:val="0"/>
          <w:bCs w:val="0"/>
        </w:rPr>
        <w:commentReference w:id="499"/>
      </w:r>
      <w:commentRangeStart w:id="500"/>
      <w:r>
        <w:t xml:space="preserve">Communion </w:t>
      </w:r>
      <w:commentRangeEnd w:id="500"/>
      <w:r>
        <w:rPr>
          <w:rStyle w:val="CommentReference"/>
          <w:rFonts w:eastAsiaTheme="minorHAnsi" w:cstheme="minorBidi"/>
          <w:b w:val="0"/>
          <w:bCs w:val="0"/>
        </w:rPr>
        <w:commentReference w:id="500"/>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01"/>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01"/>
            <w:r>
              <w:rPr>
                <w:rStyle w:val="CommentReference"/>
                <w:rFonts w:ascii="Garamond" w:hAnsi="Garamond" w:cstheme="minorBidi"/>
                <w:noProof w:val="0"/>
                <w:lang w:val="en-CA"/>
              </w:rPr>
              <w:commentReference w:id="501"/>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02"/>
            <w:r w:rsidRPr="00006239">
              <w:t>My</w:t>
            </w:r>
            <w:commentRangeEnd w:id="502"/>
            <w:r>
              <w:rPr>
                <w:rStyle w:val="CommentReference"/>
                <w:rFonts w:eastAsiaTheme="minorHAnsi" w:cstheme="minorBidi"/>
                <w:color w:val="auto"/>
                <w:lang w:val="en-CA"/>
              </w:rPr>
              <w:commentReference w:id="502"/>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03"/>
            <w:r w:rsidRPr="00FC3604">
              <w:t>ⲡⲓϣⲟⲙⲧ ϣⲉ ⲙⲏⲧ ϣ̀ⲙⲏⲛ</w:t>
            </w:r>
            <w:commentRangeEnd w:id="503"/>
            <w:r>
              <w:rPr>
                <w:rStyle w:val="CommentReference"/>
                <w:rFonts w:ascii="Garamond" w:hAnsi="Garamond" w:cstheme="minorBidi"/>
                <w:noProof w:val="0"/>
                <w:lang w:val="en-CA"/>
              </w:rPr>
              <w:commentReference w:id="503"/>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04"/>
            <w:r w:rsidRPr="000100FF">
              <w:t xml:space="preserve">Pray </w:t>
            </w:r>
            <w:commentRangeEnd w:id="504"/>
            <w:r>
              <w:rPr>
                <w:rStyle w:val="CommentReference"/>
                <w:rFonts w:eastAsiaTheme="minorHAnsi" w:cstheme="minorBidi"/>
                <w:color w:val="auto"/>
                <w:lang w:val="en-CA"/>
              </w:rPr>
              <w:commentReference w:id="504"/>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lastRenderedPageBreak/>
              <w:t>¿</w:t>
            </w:r>
          </w:p>
        </w:tc>
        <w:tc>
          <w:tcPr>
            <w:tcW w:w="3960" w:type="dxa"/>
          </w:tcPr>
          <w:p w14:paraId="4BFCA860" w14:textId="77777777" w:rsidR="00D31F38" w:rsidRPr="00FC3604" w:rsidRDefault="00D31F38" w:rsidP="00E35F1F">
            <w:pPr>
              <w:pStyle w:val="EngHang"/>
              <w:rPr>
                <w:szCs w:val="20"/>
              </w:rPr>
            </w:pPr>
            <w:commentRangeStart w:id="505"/>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05"/>
            <w:r>
              <w:rPr>
                <w:rStyle w:val="CommentReference"/>
                <w:rFonts w:eastAsiaTheme="minorHAnsi" w:cstheme="minorBidi"/>
                <w:color w:val="auto"/>
                <w:lang w:val="en-CA"/>
              </w:rPr>
              <w:commentReference w:id="505"/>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06" w:name="_Ref448228235"/>
      <w:r>
        <w:rPr>
          <w:lang w:val="en-US"/>
        </w:rPr>
        <w:t>The Doxologies</w:t>
      </w:r>
      <w:bookmarkEnd w:id="497"/>
      <w:bookmarkEnd w:id="498"/>
      <w:bookmarkEnd w:id="506"/>
    </w:p>
    <w:p w14:paraId="04E32178" w14:textId="64A7ECAC" w:rsidR="00D31F38" w:rsidRDefault="00D31F38" w:rsidP="00D31F38">
      <w:pPr>
        <w:pStyle w:val="Rubric"/>
        <w:rPr>
          <w:lang w:val="en-US"/>
        </w:rPr>
      </w:pPr>
      <w:bookmarkStart w:id="507"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EC501B">
        <w:rPr>
          <w:noProof/>
          <w:lang w:val="en-US"/>
        </w:rPr>
        <w:t>84</w:t>
      </w:r>
      <w:r>
        <w:rPr>
          <w:lang w:val="en-US"/>
        </w:rPr>
        <w:fldChar w:fldCharType="end"/>
      </w:r>
      <w:r>
        <w:rPr>
          <w:lang w:val="en-US"/>
        </w:rPr>
        <w:t>.</w:t>
      </w:r>
    </w:p>
    <w:p w14:paraId="1887BB95" w14:textId="77777777" w:rsidR="00D31F38" w:rsidRDefault="00D31F38" w:rsidP="00D31F38">
      <w:pPr>
        <w:pStyle w:val="Heading4"/>
        <w:rPr>
          <w:lang w:val="en-US"/>
        </w:rPr>
      </w:pPr>
      <w:bookmarkStart w:id="508" w:name="_Toc308441900"/>
      <w:bookmarkStart w:id="509" w:name="_Ref434487886"/>
      <w:bookmarkStart w:id="510" w:name="_Ref434487891"/>
      <w:r>
        <w:rPr>
          <w:lang w:val="en-US"/>
        </w:rPr>
        <w:lastRenderedPageBreak/>
        <w:t>The Doxology of the Virgin for Midnight Praise</w:t>
      </w:r>
      <w:bookmarkEnd w:id="508"/>
      <w:bookmarkEnd w:id="509"/>
      <w:bookmarkEnd w:id="510"/>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11"/>
            <w:r>
              <w:t>Godhead</w:t>
            </w:r>
            <w:commentRangeEnd w:id="511"/>
            <w:r>
              <w:rPr>
                <w:rStyle w:val="CommentReference"/>
                <w:rFonts w:eastAsiaTheme="minorHAnsi" w:cstheme="minorBidi"/>
                <w:color w:val="auto"/>
                <w:lang w:val="en-CA"/>
              </w:rPr>
              <w:commentReference w:id="511"/>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12"/>
            <w:r>
              <w:t xml:space="preserve">to </w:t>
            </w:r>
            <w:commentRangeEnd w:id="512"/>
            <w:r>
              <w:rPr>
                <w:rStyle w:val="CommentReference"/>
                <w:rFonts w:eastAsiaTheme="minorHAnsi" w:cstheme="minorBidi"/>
                <w:color w:val="auto"/>
                <w:lang w:val="en-CA"/>
              </w:rPr>
              <w:commentReference w:id="512"/>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53"/>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13"/>
            <w:r>
              <w:t xml:space="preserve">faithful </w:t>
            </w:r>
            <w:commentRangeEnd w:id="513"/>
            <w:r>
              <w:rPr>
                <w:rStyle w:val="CommentReference"/>
                <w:rFonts w:eastAsiaTheme="minorHAnsi" w:cstheme="minorBidi"/>
                <w:color w:val="auto"/>
                <w:lang w:val="en-CA"/>
              </w:rPr>
              <w:commentReference w:id="513"/>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EC501B">
        <w:rPr>
          <w:noProof/>
          <w:lang w:val="en-US"/>
        </w:rPr>
        <w:t>1041</w:t>
      </w:r>
      <w:r>
        <w:rPr>
          <w:lang w:val="en-US"/>
        </w:rPr>
        <w:fldChar w:fldCharType="end"/>
      </w:r>
      <w:r>
        <w:rPr>
          <w:lang w:val="en-US"/>
        </w:rPr>
        <w:t>.</w:t>
      </w:r>
    </w:p>
    <w:p w14:paraId="367F23ED" w14:textId="77777777" w:rsidR="00D31F38" w:rsidRDefault="00D31F38" w:rsidP="00D31F38">
      <w:pPr>
        <w:pStyle w:val="Heading4"/>
        <w:rPr>
          <w:lang w:val="en-US"/>
        </w:rPr>
      </w:pPr>
      <w:bookmarkStart w:id="514" w:name="_Toc308441901"/>
      <w:r>
        <w:rPr>
          <w:lang w:val="en-US"/>
        </w:rPr>
        <w:t>The Conclusion of the Doxologies</w:t>
      </w:r>
      <w:bookmarkEnd w:id="507"/>
      <w:bookmarkEnd w:id="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54"/>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15" w:name="_Ref448228501"/>
      <w:bookmarkStart w:id="516" w:name="_Ref448228505"/>
      <w:r>
        <w:lastRenderedPageBreak/>
        <w:t>The Fourth Canticle</w:t>
      </w:r>
      <w:bookmarkEnd w:id="515"/>
      <w:bookmarkEnd w:id="516"/>
    </w:p>
    <w:p w14:paraId="575FD42E" w14:textId="77777777" w:rsidR="00D31F38" w:rsidRDefault="00D31F38" w:rsidP="00D31F38">
      <w:pPr>
        <w:pStyle w:val="Heading4"/>
      </w:pPr>
      <w:bookmarkStart w:id="517" w:name="_Toc410196423"/>
      <w:bookmarkStart w:id="518" w:name="_Toc410196925"/>
      <w:bookmarkStart w:id="519" w:name="_Ref434580708"/>
      <w:bookmarkStart w:id="520" w:name="_Ref434580714"/>
      <w:r>
        <w:t>The Fourth Canticle</w:t>
      </w:r>
      <w:bookmarkEnd w:id="517"/>
      <w:bookmarkEnd w:id="518"/>
      <w:bookmarkEnd w:id="519"/>
      <w:bookmarkEnd w:id="520"/>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21" w:name="_Toc297322062"/>
      <w:bookmarkStart w:id="522" w:name="_Toc297407707"/>
      <w:bookmarkStart w:id="523" w:name="_Toc298445759"/>
      <w:bookmarkStart w:id="524" w:name="_Toc298681245"/>
      <w:bookmarkStart w:id="525" w:name="_Toc298447484"/>
      <w:r>
        <w:rPr>
          <w:lang w:val="en-US"/>
        </w:rPr>
        <w:t>Psalm 148</w:t>
      </w:r>
      <w:bookmarkEnd w:id="521"/>
      <w:bookmarkEnd w:id="522"/>
      <w:bookmarkEnd w:id="523"/>
      <w:bookmarkEnd w:id="524"/>
      <w:bookmarkEnd w:id="525"/>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Him, all 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55"/>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26"/>
            <w:commentRangeStart w:id="527"/>
            <w:r w:rsidRPr="00FC3604">
              <w:t>For</w:t>
            </w:r>
            <w:commentRangeEnd w:id="526"/>
            <w:r w:rsidRPr="00FC3604">
              <w:rPr>
                <w:rStyle w:val="CommentReference"/>
                <w:rFonts w:cstheme="minorBidi"/>
                <w:color w:val="auto"/>
                <w:lang w:val="en-CA"/>
              </w:rPr>
              <w:commentReference w:id="526"/>
            </w:r>
            <w:r w:rsidRPr="00FC3604">
              <w:t xml:space="preserve"> He spoke and </w:t>
            </w:r>
            <w:r w:rsidRPr="00FC3604">
              <w:rPr>
                <w:color w:val="auto"/>
              </w:rPr>
              <w:t>they</w:t>
            </w:r>
            <w:r w:rsidRPr="00FC3604">
              <w:t xml:space="preserve"> came to be!</w:t>
            </w:r>
            <w:commentRangeEnd w:id="527"/>
            <w:r>
              <w:rPr>
                <w:rStyle w:val="CommentReference"/>
                <w:rFonts w:cstheme="minorBidi"/>
                <w:color w:val="auto"/>
                <w:lang w:val="en-CA"/>
              </w:rPr>
              <w:commentReference w:id="527"/>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28"/>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28"/>
            <w:r w:rsidR="00D31F38">
              <w:rPr>
                <w:rStyle w:val="CommentReference"/>
                <w:rFonts w:eastAsiaTheme="minorHAnsi" w:cstheme="minorBidi"/>
                <w:color w:val="auto"/>
                <w:lang w:val="en-CA"/>
              </w:rPr>
              <w:commentReference w:id="528"/>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29"/>
            <w:r w:rsidRPr="00FC3604">
              <w:t>Praise the Lord from the earth!</w:t>
            </w:r>
            <w:commentRangeEnd w:id="529"/>
            <w:r>
              <w:rPr>
                <w:rStyle w:val="CommentReference"/>
                <w:rFonts w:cstheme="minorBidi"/>
                <w:color w:val="auto"/>
                <w:lang w:val="en-CA"/>
              </w:rPr>
              <w:commentReference w:id="529"/>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30"/>
            <w:r w:rsidRPr="007425E1">
              <w:rPr>
                <w:rFonts w:eastAsiaTheme="minorHAnsi"/>
              </w:rPr>
              <w:t xml:space="preserve">His </w:t>
            </w:r>
            <w:commentRangeEnd w:id="530"/>
            <w:r>
              <w:rPr>
                <w:rStyle w:val="CommentReference"/>
                <w:rFonts w:eastAsiaTheme="minorHAnsi" w:cstheme="minorBidi"/>
                <w:color w:val="auto"/>
                <w:lang w:val="en-CA"/>
              </w:rPr>
              <w:commentReference w:id="530"/>
            </w:r>
            <w:r w:rsidRPr="007425E1">
              <w:rPr>
                <w:rFonts w:eastAsiaTheme="minorHAnsi"/>
              </w:rPr>
              <w:t>glory is above the earth and heaven</w:t>
            </w:r>
            <w:r w:rsidR="00A17656">
              <w:rPr>
                <w:rStyle w:val="FootnoteReference"/>
                <w:rFonts w:eastAsiaTheme="minorHAnsi"/>
              </w:rPr>
              <w:footnoteReference w:id="856"/>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57"/>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31" w:name="_Toc297322063"/>
      <w:bookmarkStart w:id="532" w:name="_Toc297407708"/>
      <w:bookmarkStart w:id="533" w:name="_Toc298445760"/>
      <w:bookmarkStart w:id="534" w:name="_Toc298681246"/>
      <w:bookmarkStart w:id="535" w:name="_Toc298447485"/>
      <w:r>
        <w:rPr>
          <w:lang w:val="en-US"/>
        </w:rPr>
        <w:t>Psalm 149</w:t>
      </w:r>
      <w:bookmarkEnd w:id="531"/>
      <w:bookmarkEnd w:id="532"/>
      <w:bookmarkEnd w:id="533"/>
      <w:bookmarkEnd w:id="534"/>
      <w:bookmarkEnd w:id="535"/>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36"/>
            <w:r w:rsidRPr="007425E1">
              <w:rPr>
                <w:rFonts w:eastAsiaTheme="minorHAnsi"/>
              </w:rPr>
              <w:t>chorus</w:t>
            </w:r>
            <w:commentRangeEnd w:id="536"/>
            <w:r>
              <w:rPr>
                <w:rStyle w:val="CommentReference"/>
                <w:rFonts w:eastAsiaTheme="minorHAnsi" w:cstheme="minorBidi"/>
                <w:color w:val="auto"/>
                <w:lang w:val="en-CA"/>
              </w:rPr>
              <w:commentReference w:id="536"/>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37"/>
            <w:r w:rsidRPr="007425E1">
              <w:rPr>
                <w:rFonts w:eastAsiaTheme="minorHAnsi"/>
              </w:rPr>
              <w:t xml:space="preserve"> </w:t>
            </w:r>
            <w:commentRangeEnd w:id="537"/>
            <w:r>
              <w:rPr>
                <w:rStyle w:val="CommentReference"/>
                <w:rFonts w:eastAsiaTheme="minorHAnsi" w:cstheme="minorBidi"/>
                <w:color w:val="auto"/>
                <w:lang w:val="en-CA"/>
              </w:rPr>
              <w:commentReference w:id="537"/>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38"/>
            <w:r w:rsidR="00D31F38">
              <w:t>rejoice</w:t>
            </w:r>
            <w:r w:rsidR="00D31F38" w:rsidRPr="007425E1">
              <w:t xml:space="preserve"> </w:t>
            </w:r>
            <w:commentRangeEnd w:id="538"/>
            <w:r w:rsidR="00D31F38">
              <w:rPr>
                <w:rStyle w:val="CommentReference"/>
                <w:rFonts w:cstheme="minorBidi"/>
                <w:color w:val="auto"/>
                <w:lang w:val="en-CA"/>
              </w:rPr>
              <w:commentReference w:id="538"/>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39"/>
            <w:r w:rsidRPr="007425E1">
              <w:rPr>
                <w:rFonts w:eastAsiaTheme="minorHAnsi"/>
              </w:rPr>
              <w:t>mouth</w:t>
            </w:r>
            <w:commentRangeEnd w:id="539"/>
            <w:r w:rsidR="002275C0">
              <w:rPr>
                <w:rFonts w:eastAsiaTheme="minorHAnsi"/>
              </w:rPr>
              <w:t>s</w:t>
            </w:r>
            <w:r>
              <w:rPr>
                <w:rStyle w:val="CommentReference"/>
                <w:rFonts w:eastAsiaTheme="minorHAnsi" w:cstheme="minorBidi"/>
                <w:color w:val="auto"/>
                <w:lang w:val="en-CA"/>
              </w:rPr>
              <w:commentReference w:id="539"/>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40"/>
            <w:r>
              <w:t>rebukes</w:t>
            </w:r>
            <w:r w:rsidRPr="007425E1">
              <w:t xml:space="preserve"> </w:t>
            </w:r>
            <w:commentRangeEnd w:id="540"/>
            <w:r>
              <w:rPr>
                <w:rStyle w:val="CommentReference"/>
                <w:rFonts w:cstheme="minorBidi"/>
                <w:color w:val="auto"/>
                <w:lang w:val="en-CA"/>
              </w:rPr>
              <w:commentReference w:id="540"/>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41" w:name="_Toc297322064"/>
      <w:bookmarkStart w:id="542" w:name="_Toc297407709"/>
      <w:bookmarkStart w:id="543" w:name="_Toc298445761"/>
      <w:bookmarkStart w:id="544" w:name="_Toc298681247"/>
      <w:bookmarkStart w:id="545" w:name="_Toc298447486"/>
      <w:r>
        <w:rPr>
          <w:lang w:val="en-US"/>
        </w:rPr>
        <w:t>Psalm 150</w:t>
      </w:r>
      <w:bookmarkEnd w:id="541"/>
      <w:bookmarkEnd w:id="542"/>
      <w:bookmarkEnd w:id="543"/>
      <w:bookmarkEnd w:id="544"/>
      <w:bookmarkEnd w:id="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46"/>
            <w:r w:rsidRPr="007425E1">
              <w:t xml:space="preserve">psaltery </w:t>
            </w:r>
            <w:commentRangeEnd w:id="546"/>
            <w:r>
              <w:rPr>
                <w:rStyle w:val="CommentReference"/>
                <w:rFonts w:cstheme="minorBidi"/>
                <w:color w:val="auto"/>
                <w:lang w:val="en-CA"/>
              </w:rPr>
              <w:commentReference w:id="546"/>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47"/>
            <w:r w:rsidRPr="007425E1">
              <w:t>chorus</w:t>
            </w:r>
            <w:commentRangeEnd w:id="547"/>
            <w:r>
              <w:rPr>
                <w:rStyle w:val="CommentReference"/>
                <w:rFonts w:cstheme="minorBidi"/>
                <w:color w:val="auto"/>
                <w:lang w:val="en-CA"/>
              </w:rPr>
              <w:commentReference w:id="547"/>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EC501B">
        <w:rPr>
          <w:noProof/>
        </w:rPr>
        <w:t>430</w:t>
      </w:r>
      <w:r>
        <w:fldChar w:fldCharType="end"/>
      </w:r>
      <w:r>
        <w:t xml:space="preserve">, or Seasonal Psali (see </w:t>
      </w:r>
      <w:r>
        <w:fldChar w:fldCharType="begin"/>
      </w:r>
      <w:r>
        <w:instrText xml:space="preserve"> PAGEREF _Ref448471804 \h </w:instrText>
      </w:r>
      <w:r>
        <w:fldChar w:fldCharType="separate"/>
      </w:r>
      <w:r w:rsidR="00EC501B">
        <w:rPr>
          <w:noProof/>
        </w:rPr>
        <w:t>621</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48" w:name="_Ref448228521"/>
      <w:bookmarkStart w:id="549" w:name="_Ref448228524"/>
      <w:bookmarkStart w:id="550" w:name="_Ref448471720"/>
      <w:bookmarkStart w:id="551" w:name="_Toc448696629"/>
      <w:r>
        <w:lastRenderedPageBreak/>
        <w:t>The Annual Psalis and Theotokia</w:t>
      </w:r>
      <w:bookmarkEnd w:id="548"/>
      <w:bookmarkEnd w:id="549"/>
      <w:bookmarkEnd w:id="550"/>
      <w:bookmarkEnd w:id="551"/>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52" w:name="_Toc448696630"/>
      <w:r>
        <w:lastRenderedPageBreak/>
        <w:t>Sunday</w:t>
      </w:r>
      <w:bookmarkEnd w:id="552"/>
    </w:p>
    <w:p w14:paraId="45726092" w14:textId="77777777" w:rsidR="00E35F1F" w:rsidRDefault="00E35F1F" w:rsidP="00E35F1F">
      <w:pPr>
        <w:pStyle w:val="Heading3"/>
        <w:rPr>
          <w:lang w:val="en-US"/>
        </w:rPr>
      </w:pPr>
      <w:bookmarkStart w:id="553" w:name="_Toc297322066"/>
      <w:bookmarkStart w:id="554" w:name="_Toc297407711"/>
      <w:bookmarkStart w:id="555" w:name="_Toc298445763"/>
      <w:bookmarkStart w:id="556" w:name="_Toc298447488"/>
      <w:bookmarkStart w:id="557" w:name="_Toc308441905"/>
      <w:r>
        <w:rPr>
          <w:lang w:val="en-US"/>
        </w:rPr>
        <w:t>The Sunday Psali for the Lord</w:t>
      </w:r>
      <w:bookmarkEnd w:id="553"/>
      <w:bookmarkEnd w:id="554"/>
      <w:bookmarkEnd w:id="555"/>
      <w:bookmarkEnd w:id="556"/>
      <w:bookmarkEnd w:id="557"/>
    </w:p>
    <w:p w14:paraId="136558CF" w14:textId="2DAE99D4" w:rsidR="006F0694" w:rsidRPr="00CE3852" w:rsidRDefault="00E35F1F" w:rsidP="006F0694">
      <w:pPr>
        <w:pStyle w:val="Heading5non-TOC"/>
        <w:rPr>
          <w:lang w:val="en-US"/>
        </w:rPr>
      </w:pPr>
      <w:commentRangeStart w:id="558"/>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58"/>
      <w:r>
        <w:rPr>
          <w:rStyle w:val="CommentReference"/>
          <w:rFonts w:ascii="Garamond" w:eastAsiaTheme="minorHAnsi" w:hAnsi="Garamond" w:cstheme="minorBidi"/>
        </w:rPr>
        <w:commentReference w:id="55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59"/>
            <w:r w:rsidRPr="00FC3604">
              <w:t>ⲛⲏⲓ</w:t>
            </w:r>
            <w:commentRangeEnd w:id="559"/>
            <w:r>
              <w:rPr>
                <w:rStyle w:val="CommentReference"/>
                <w:rFonts w:ascii="Garamond" w:hAnsi="Garamond" w:cstheme="minorBidi"/>
                <w:noProof w:val="0"/>
                <w:lang w:val="en-CA"/>
              </w:rPr>
              <w:commentReference w:id="559"/>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60"/>
            <w:r w:rsidRPr="005832A1">
              <w:t xml:space="preserve">praise </w:t>
            </w:r>
            <w:commentRangeEnd w:id="560"/>
            <w:r w:rsidRPr="005832A1">
              <w:rPr>
                <w:rStyle w:val="CommentReference"/>
                <w:rFonts w:eastAsiaTheme="minorHAnsi"/>
                <w:sz w:val="24"/>
              </w:rPr>
              <w:commentReference w:id="560"/>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61"/>
            <w:r w:rsidRPr="005832A1">
              <w:t>Earth</w:t>
            </w:r>
            <w:commentRangeEnd w:id="561"/>
            <w:r w:rsidRPr="005832A1">
              <w:rPr>
                <w:rStyle w:val="CommentReference"/>
                <w:rFonts w:eastAsiaTheme="minorHAnsi"/>
                <w:sz w:val="24"/>
              </w:rPr>
              <w:commentReference w:id="561"/>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62"/>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62"/>
            <w:r>
              <w:rPr>
                <w:rStyle w:val="CommentReference"/>
                <w:rFonts w:ascii="Garamond" w:hAnsi="Garamond" w:cstheme="minorBidi"/>
                <w:noProof w:val="0"/>
                <w:lang w:val="en-CA"/>
              </w:rPr>
              <w:commentReference w:id="562"/>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63"/>
            <w:r w:rsidRPr="005832A1">
              <w:t xml:space="preserve">Make haste </w:t>
            </w:r>
            <w:commentRangeEnd w:id="563"/>
            <w:r w:rsidRPr="005832A1">
              <w:rPr>
                <w:rStyle w:val="CommentReference"/>
                <w:rFonts w:eastAsiaTheme="minorHAnsi"/>
                <w:sz w:val="24"/>
              </w:rPr>
              <w:commentReference w:id="563"/>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64"/>
            <w:r w:rsidRPr="005832A1">
              <w:rPr>
                <w:rFonts w:eastAsiaTheme="minorHAnsi"/>
              </w:rPr>
              <w:t xml:space="preserve">different </w:t>
            </w:r>
            <w:commentRangeEnd w:id="564"/>
            <w:r w:rsidRPr="005832A1">
              <w:rPr>
                <w:rStyle w:val="CommentReference"/>
                <w:rFonts w:eastAsiaTheme="minorHAnsi"/>
                <w:sz w:val="24"/>
              </w:rPr>
              <w:commentReference w:id="564"/>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65"/>
            <w:r w:rsidRPr="005832A1">
              <w:t>truth</w:t>
            </w:r>
            <w:commentRangeEnd w:id="565"/>
            <w:r w:rsidRPr="005832A1">
              <w:rPr>
                <w:rStyle w:val="CommentReference"/>
                <w:rFonts w:eastAsiaTheme="minorHAnsi"/>
                <w:sz w:val="24"/>
              </w:rPr>
              <w:commentReference w:id="565"/>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66"/>
            <w:r w:rsidRPr="005832A1">
              <w:t xml:space="preserve">longsuffering </w:t>
            </w:r>
            <w:commentRangeEnd w:id="566"/>
            <w:r w:rsidRPr="005832A1">
              <w:rPr>
                <w:rStyle w:val="CommentReference"/>
                <w:rFonts w:eastAsiaTheme="minorHAnsi"/>
                <w:sz w:val="24"/>
              </w:rPr>
              <w:commentReference w:id="566"/>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67"/>
            <w:r w:rsidRPr="005832A1">
              <w:t xml:space="preserve">I rise </w:t>
            </w:r>
            <w:commentRangeEnd w:id="567"/>
            <w:r w:rsidRPr="005832A1">
              <w:rPr>
                <w:rStyle w:val="CommentReference"/>
                <w:rFonts w:eastAsiaTheme="minorHAnsi"/>
                <w:sz w:val="24"/>
              </w:rPr>
              <w:commentReference w:id="567"/>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68"/>
            <w:r w:rsidRPr="005832A1">
              <w:t>sweet</w:t>
            </w:r>
            <w:commentRangeEnd w:id="568"/>
            <w:r w:rsidRPr="005832A1">
              <w:rPr>
                <w:rStyle w:val="CommentReference"/>
                <w:rFonts w:eastAsiaTheme="minorHAnsi"/>
                <w:sz w:val="24"/>
              </w:rPr>
              <w:commentReference w:id="568"/>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69"/>
            <w:r w:rsidRPr="005832A1">
              <w:rPr>
                <w:rFonts w:eastAsiaTheme="minorHAnsi"/>
              </w:rPr>
              <w:t>Oh, how I love</w:t>
            </w:r>
            <w:commentRangeEnd w:id="569"/>
            <w:r w:rsidRPr="005832A1">
              <w:rPr>
                <w:rStyle w:val="CommentReference"/>
                <w:rFonts w:eastAsiaTheme="minorHAnsi"/>
                <w:sz w:val="24"/>
              </w:rPr>
              <w:commentReference w:id="569"/>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70"/>
            <w:r w:rsidRPr="005832A1">
              <w:rPr>
                <w:rFonts w:eastAsiaTheme="minorHAnsi"/>
              </w:rPr>
              <w:t xml:space="preserve">of </w:t>
            </w:r>
            <w:commentRangeEnd w:id="570"/>
            <w:r w:rsidRPr="005832A1">
              <w:rPr>
                <w:rStyle w:val="CommentReference"/>
                <w:rFonts w:eastAsiaTheme="minorHAnsi"/>
                <w:sz w:val="24"/>
              </w:rPr>
              <w:commentReference w:id="570"/>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71"/>
            <w:r w:rsidRPr="005832A1">
              <w:t>truth</w:t>
            </w:r>
            <w:commentRangeEnd w:id="571"/>
            <w:r w:rsidRPr="005832A1">
              <w:rPr>
                <w:rStyle w:val="CommentReference"/>
                <w:rFonts w:eastAsiaTheme="minorHAnsi"/>
                <w:sz w:val="24"/>
              </w:rPr>
              <w:commentReference w:id="571"/>
            </w:r>
            <w:r w:rsidR="008A107E">
              <w:rPr>
                <w:rStyle w:val="FootnoteReference"/>
              </w:rPr>
              <w:footnoteReference w:id="858"/>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72"/>
            <w:r w:rsidRPr="005832A1">
              <w:t xml:space="preserve">true </w:t>
            </w:r>
            <w:commentRangeEnd w:id="572"/>
            <w:r w:rsidRPr="005832A1">
              <w:rPr>
                <w:rStyle w:val="CommentReference"/>
                <w:rFonts w:eastAsiaTheme="minorHAnsi"/>
                <w:sz w:val="24"/>
              </w:rPr>
              <w:commentReference w:id="572"/>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73"/>
            <w:r>
              <w:t xml:space="preserve">Whenever </w:t>
            </w:r>
            <w:commentRangeEnd w:id="573"/>
            <w:r>
              <w:rPr>
                <w:rStyle w:val="CommentReference"/>
                <w:rFonts w:eastAsiaTheme="minorHAnsi" w:cstheme="minorBidi"/>
                <w:color w:val="auto"/>
                <w:lang w:val="en-CA"/>
              </w:rPr>
              <w:commentReference w:id="573"/>
            </w:r>
            <w:r>
              <w:t>we</w:t>
            </w:r>
          </w:p>
          <w:p w14:paraId="1820B153" w14:textId="77777777" w:rsidR="00E35F1F" w:rsidRDefault="00E35F1F" w:rsidP="00E35F1F">
            <w:pPr>
              <w:pStyle w:val="EngHang"/>
            </w:pPr>
            <w:commentRangeStart w:id="574"/>
            <w:r>
              <w:t xml:space="preserve">Gather </w:t>
            </w:r>
            <w:commentRangeEnd w:id="574"/>
            <w:r>
              <w:rPr>
                <w:rStyle w:val="CommentReference"/>
                <w:rFonts w:eastAsiaTheme="minorHAnsi" w:cstheme="minorBidi"/>
                <w:color w:val="auto"/>
                <w:lang w:val="en-CA"/>
              </w:rPr>
              <w:commentReference w:id="574"/>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75"/>
            <w:r>
              <w:t xml:space="preserve">will </w:t>
            </w:r>
            <w:commentRangeEnd w:id="575"/>
            <w:r>
              <w:rPr>
                <w:rStyle w:val="CommentReference"/>
                <w:rFonts w:eastAsiaTheme="minorHAnsi" w:cstheme="minorBidi"/>
                <w:color w:val="auto"/>
                <w:lang w:val="en-CA"/>
              </w:rPr>
              <w:commentReference w:id="575"/>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76"/>
            <w:r>
              <w:t xml:space="preserve">Deliver </w:t>
            </w:r>
            <w:commentRangeEnd w:id="576"/>
            <w:r>
              <w:rPr>
                <w:rStyle w:val="CommentReference"/>
                <w:rFonts w:eastAsiaTheme="minorHAnsi" w:cstheme="minorBidi"/>
                <w:color w:val="auto"/>
                <w:lang w:val="en-CA"/>
              </w:rPr>
              <w:commentReference w:id="576"/>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77"/>
            <w:r w:rsidRPr="00A16DFE">
              <w:rPr>
                <w:rFonts w:eastAsiaTheme="minorHAnsi"/>
              </w:rPr>
              <w:t xml:space="preserve">come </w:t>
            </w:r>
            <w:commentRangeEnd w:id="577"/>
            <w:r>
              <w:rPr>
                <w:rStyle w:val="CommentReference"/>
                <w:rFonts w:eastAsiaTheme="minorHAnsi" w:cstheme="minorBidi"/>
                <w:color w:val="auto"/>
                <w:lang w:val="en-CA"/>
              </w:rPr>
              <w:commentReference w:id="577"/>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78"/>
            <w:r>
              <w:rPr>
                <w:rFonts w:eastAsiaTheme="minorHAnsi"/>
              </w:rPr>
              <w:t>be</w:t>
            </w:r>
            <w:r w:rsidRPr="00A16DFE">
              <w:rPr>
                <w:rFonts w:eastAsiaTheme="minorHAnsi"/>
              </w:rPr>
              <w:t xml:space="preserve"> </w:t>
            </w:r>
            <w:commentRangeEnd w:id="578"/>
            <w:r>
              <w:rPr>
                <w:rStyle w:val="CommentReference"/>
                <w:rFonts w:eastAsiaTheme="minorHAnsi" w:cstheme="minorBidi"/>
                <w:color w:val="auto"/>
                <w:lang w:val="en-CA"/>
              </w:rPr>
              <w:commentReference w:id="578"/>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79" w:name="_Toc297322067"/>
      <w:bookmarkStart w:id="580" w:name="_Toc297407712"/>
      <w:bookmarkStart w:id="581" w:name="_Toc298445764"/>
      <w:bookmarkStart w:id="582" w:name="_Toc298681249"/>
      <w:bookmarkStart w:id="583" w:name="_Toc298447489"/>
      <w:bookmarkStart w:id="584" w:name="_Toc308441906"/>
      <w:r>
        <w:rPr>
          <w:lang w:val="en-US"/>
        </w:rPr>
        <w:lastRenderedPageBreak/>
        <w:t>The Sunday Theotokia</w:t>
      </w:r>
      <w:bookmarkEnd w:id="579"/>
      <w:bookmarkEnd w:id="580"/>
      <w:bookmarkEnd w:id="581"/>
      <w:bookmarkEnd w:id="582"/>
      <w:bookmarkEnd w:id="583"/>
      <w:bookmarkEnd w:id="584"/>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85" w:name="_Toc298445765"/>
      <w:bookmarkStart w:id="586" w:name="_Toc298681250"/>
      <w:bookmarkStart w:id="587" w:name="_Toc298447490"/>
      <w:r>
        <w:rPr>
          <w:lang w:val="en-US"/>
        </w:rPr>
        <w:t>Part One</w:t>
      </w:r>
      <w:bookmarkEnd w:id="585"/>
      <w:bookmarkEnd w:id="586"/>
      <w:bookmarkEnd w:id="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588"/>
            <w:r w:rsidRPr="007425E1">
              <w:rPr>
                <w:rFonts w:eastAsiaTheme="minorHAnsi"/>
              </w:rPr>
              <w:t>Of the Covenant</w:t>
            </w:r>
            <w:commentRangeEnd w:id="588"/>
            <w:r>
              <w:rPr>
                <w:rStyle w:val="CommentReference"/>
                <w:rFonts w:eastAsiaTheme="minorHAnsi" w:cstheme="minorBidi"/>
                <w:color w:val="auto"/>
                <w:lang w:val="en-CA"/>
              </w:rPr>
              <w:commentReference w:id="588"/>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89"/>
            <w:r>
              <w:rPr>
                <w:rFonts w:eastAsiaTheme="minorHAnsi"/>
              </w:rPr>
              <w:t>sprinkling</w:t>
            </w:r>
            <w:commentRangeEnd w:id="589"/>
            <w:r>
              <w:rPr>
                <w:rStyle w:val="CommentReference"/>
                <w:rFonts w:eastAsiaTheme="minorHAnsi" w:cstheme="minorBidi"/>
                <w:color w:val="auto"/>
                <w:lang w:val="en-CA"/>
              </w:rPr>
              <w:commentReference w:id="589"/>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90"/>
            <w:r>
              <w:rPr>
                <w:rFonts w:eastAsiaTheme="minorHAnsi"/>
              </w:rPr>
              <w:t>dwelt</w:t>
            </w:r>
            <w:commentRangeEnd w:id="590"/>
            <w:r>
              <w:rPr>
                <w:rStyle w:val="CommentReference"/>
                <w:rFonts w:eastAsiaTheme="minorHAnsi" w:cstheme="minorBidi"/>
                <w:color w:val="auto"/>
                <w:lang w:val="en-CA"/>
              </w:rPr>
              <w:commentReference w:id="590"/>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591"/>
            <w:r>
              <w:t xml:space="preserve">Magnify </w:t>
            </w:r>
            <w:commentRangeEnd w:id="591"/>
            <w:r>
              <w:rPr>
                <w:rStyle w:val="CommentReference"/>
                <w:rFonts w:eastAsiaTheme="minorHAnsi" w:cstheme="minorBidi"/>
                <w:color w:val="auto"/>
                <w:lang w:val="en-CA"/>
              </w:rPr>
              <w:commentReference w:id="591"/>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92"/>
            <w:r>
              <w:t xml:space="preserve">obtain </w:t>
            </w:r>
            <w:commentRangeEnd w:id="592"/>
            <w:r>
              <w:rPr>
                <w:rStyle w:val="CommentReference"/>
                <w:rFonts w:eastAsiaTheme="minorHAnsi" w:cstheme="minorBidi"/>
                <w:color w:val="auto"/>
                <w:lang w:val="en-CA"/>
              </w:rPr>
              <w:commentReference w:id="592"/>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593" w:name="_Toc298445766"/>
      <w:bookmarkStart w:id="594" w:name="_Toc298681251"/>
      <w:bookmarkStart w:id="595"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593"/>
      <w:bookmarkEnd w:id="594"/>
      <w:bookmarkEnd w:id="595"/>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96"/>
            <w:r>
              <w:rPr>
                <w:rFonts w:eastAsiaTheme="minorHAnsi"/>
              </w:rPr>
              <w:t xml:space="preserve">type </w:t>
            </w:r>
            <w:commentRangeEnd w:id="596"/>
            <w:r>
              <w:rPr>
                <w:rStyle w:val="CommentReference"/>
                <w:rFonts w:eastAsiaTheme="minorHAnsi" w:cstheme="minorBidi"/>
                <w:color w:val="auto"/>
                <w:lang w:val="en-CA"/>
              </w:rPr>
              <w:commentReference w:id="596"/>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597"/>
            <w:r>
              <w:t xml:space="preserve">one </w:t>
            </w:r>
            <w:commentRangeEnd w:id="597"/>
            <w:r>
              <w:rPr>
                <w:rStyle w:val="CommentReference"/>
                <w:rFonts w:eastAsiaTheme="minorHAnsi" w:cstheme="minorBidi"/>
                <w:color w:val="auto"/>
                <w:lang w:val="en-CA"/>
              </w:rPr>
              <w:commentReference w:id="597"/>
            </w:r>
            <w:r>
              <w:t>from two,</w:t>
            </w:r>
          </w:p>
          <w:p w14:paraId="12509199" w14:textId="77777777" w:rsidR="00E35F1F" w:rsidRDefault="00E35F1F" w:rsidP="00E35F1F">
            <w:pPr>
              <w:pStyle w:val="EngHang"/>
            </w:pPr>
            <w:r>
              <w:t xml:space="preserve">A </w:t>
            </w:r>
            <w:commentRangeStart w:id="598"/>
            <w:r>
              <w:t xml:space="preserve">Holy </w:t>
            </w:r>
            <w:commentRangeEnd w:id="598"/>
            <w:r>
              <w:rPr>
                <w:rStyle w:val="CommentReference"/>
                <w:rFonts w:eastAsiaTheme="minorHAnsi" w:cstheme="minorBidi"/>
                <w:color w:val="auto"/>
                <w:lang w:val="en-CA"/>
              </w:rPr>
              <w:commentReference w:id="598"/>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599"/>
            <w:r>
              <w:rPr>
                <w:rFonts w:eastAsiaTheme="minorHAnsi"/>
              </w:rPr>
              <w:t xml:space="preserve">Begotten </w:t>
            </w:r>
            <w:commentRangeEnd w:id="599"/>
            <w:r>
              <w:rPr>
                <w:rStyle w:val="CommentReference"/>
                <w:rFonts w:eastAsiaTheme="minorHAnsi" w:cstheme="minorBidi"/>
                <w:color w:val="auto"/>
                <w:lang w:val="en-CA"/>
              </w:rPr>
              <w:commentReference w:id="599"/>
            </w:r>
            <w:r>
              <w:rPr>
                <w:rFonts w:eastAsiaTheme="minorHAnsi"/>
              </w:rPr>
              <w:t>without seed,</w:t>
            </w:r>
          </w:p>
          <w:p w14:paraId="47914132" w14:textId="77777777" w:rsidR="00E35F1F" w:rsidRDefault="00E35F1F" w:rsidP="00E35F1F">
            <w:pPr>
              <w:pStyle w:val="EngHang"/>
              <w:rPr>
                <w:rFonts w:eastAsiaTheme="minorHAnsi"/>
              </w:rPr>
            </w:pPr>
            <w:commentRangeStart w:id="600"/>
            <w:r>
              <w:rPr>
                <w:rFonts w:eastAsiaTheme="minorHAnsi"/>
              </w:rPr>
              <w:t xml:space="preserve">Consubstantial </w:t>
            </w:r>
            <w:commentRangeEnd w:id="600"/>
            <w:r>
              <w:rPr>
                <w:rStyle w:val="CommentReference"/>
                <w:rFonts w:eastAsiaTheme="minorHAnsi" w:cstheme="minorBidi"/>
                <w:color w:val="auto"/>
                <w:lang w:val="en-CA"/>
              </w:rPr>
              <w:commentReference w:id="600"/>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01"/>
            <w:r>
              <w:rPr>
                <w:rFonts w:eastAsiaTheme="minorHAnsi"/>
              </w:rPr>
              <w:t xml:space="preserve">made one </w:t>
            </w:r>
            <w:commentRangeEnd w:id="601"/>
            <w:r>
              <w:rPr>
                <w:rStyle w:val="CommentReference"/>
                <w:rFonts w:eastAsiaTheme="minorHAnsi" w:cstheme="minorBidi"/>
                <w:color w:val="auto"/>
                <w:lang w:val="en-CA"/>
              </w:rPr>
              <w:commentReference w:id="601"/>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02"/>
            <w:r>
              <w:t xml:space="preserve">The </w:t>
            </w:r>
            <w:commentRangeEnd w:id="602"/>
            <w:r>
              <w:rPr>
                <w:rStyle w:val="CommentReference"/>
                <w:rFonts w:eastAsiaTheme="minorHAnsi" w:cstheme="minorBidi"/>
                <w:color w:val="auto"/>
                <w:lang w:val="en-CA"/>
              </w:rPr>
              <w:commentReference w:id="602"/>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03"/>
            <w:r>
              <w:rPr>
                <w:rFonts w:eastAsiaTheme="minorHAnsi"/>
              </w:rPr>
              <w:t xml:space="preserve">Purple </w:t>
            </w:r>
            <w:commentRangeEnd w:id="603"/>
            <w:r>
              <w:rPr>
                <w:rStyle w:val="CommentReference"/>
                <w:rFonts w:eastAsiaTheme="minorHAnsi" w:cstheme="minorBidi"/>
                <w:color w:val="auto"/>
                <w:lang w:val="en-CA"/>
              </w:rPr>
              <w:commentReference w:id="603"/>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04"/>
            <w:r>
              <w:rPr>
                <w:rFonts w:eastAsiaTheme="minorHAnsi"/>
              </w:rPr>
              <w:t xml:space="preserve">fine </w:t>
            </w:r>
            <w:commentRangeEnd w:id="604"/>
            <w:r>
              <w:rPr>
                <w:rStyle w:val="CommentReference"/>
                <w:rFonts w:eastAsiaTheme="minorHAnsi" w:cstheme="minorBidi"/>
                <w:color w:val="auto"/>
                <w:lang w:val="en-CA"/>
              </w:rPr>
              <w:commentReference w:id="604"/>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05"/>
            <w:r>
              <w:rPr>
                <w:rFonts w:eastAsiaTheme="minorHAnsi"/>
              </w:rPr>
              <w:t xml:space="preserve">wood </w:t>
            </w:r>
            <w:commentRangeEnd w:id="605"/>
            <w:r>
              <w:rPr>
                <w:rStyle w:val="CommentReference"/>
                <w:rFonts w:eastAsiaTheme="minorHAnsi" w:cstheme="minorBidi"/>
                <w:color w:val="auto"/>
                <w:lang w:val="en-CA"/>
              </w:rPr>
              <w:commentReference w:id="605"/>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06"/>
            <w:r>
              <w:t xml:space="preserve">Magnify </w:t>
            </w:r>
            <w:commentRangeEnd w:id="606"/>
            <w:r>
              <w:rPr>
                <w:rStyle w:val="CommentReference"/>
                <w:rFonts w:eastAsiaTheme="minorHAnsi" w:cstheme="minorBidi"/>
                <w:color w:val="auto"/>
                <w:lang w:val="en-CA"/>
              </w:rPr>
              <w:commentReference w:id="606"/>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07"/>
            <w:r>
              <w:t xml:space="preserve">obtain </w:t>
            </w:r>
            <w:commentRangeEnd w:id="607"/>
            <w:r>
              <w:rPr>
                <w:rStyle w:val="CommentReference"/>
                <w:rFonts w:eastAsiaTheme="minorHAnsi" w:cstheme="minorBidi"/>
                <w:color w:val="auto"/>
                <w:lang w:val="en-CA"/>
              </w:rPr>
              <w:commentReference w:id="607"/>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08" w:name="_Toc298445767"/>
      <w:bookmarkStart w:id="609" w:name="_Toc298681252"/>
      <w:bookmarkStart w:id="610"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08"/>
      <w:bookmarkEnd w:id="609"/>
      <w:bookmarkEnd w:id="610"/>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11"/>
            <w:r>
              <w:rPr>
                <w:rFonts w:eastAsiaTheme="minorHAnsi"/>
              </w:rPr>
              <w:t>Cherubs</w:t>
            </w:r>
            <w:commentRangeEnd w:id="611"/>
            <w:r>
              <w:rPr>
                <w:rStyle w:val="CommentReference"/>
                <w:rFonts w:eastAsiaTheme="minorHAnsi" w:cstheme="minorBidi"/>
                <w:color w:val="auto"/>
                <w:lang w:val="en-CA"/>
              </w:rPr>
              <w:commentReference w:id="611"/>
            </w:r>
          </w:p>
          <w:p w14:paraId="338C43D3" w14:textId="65EF4612" w:rsidR="00E35F1F" w:rsidRPr="001A0083" w:rsidRDefault="00E35F1F" w:rsidP="00E35F1F">
            <w:pPr>
              <w:pStyle w:val="EngHangEnd"/>
            </w:pPr>
            <w:commentRangeStart w:id="612"/>
            <w:r>
              <w:rPr>
                <w:rFonts w:eastAsiaTheme="minorHAnsi"/>
              </w:rPr>
              <w:t xml:space="preserve">Forged </w:t>
            </w:r>
            <w:commentRangeEnd w:id="612"/>
            <w:r>
              <w:rPr>
                <w:rStyle w:val="CommentReference"/>
                <w:rFonts w:eastAsiaTheme="minorHAnsi" w:cstheme="minorBidi"/>
                <w:color w:val="auto"/>
                <w:lang w:val="en-CA"/>
              </w:rPr>
              <w:commentReference w:id="612"/>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13"/>
            <w:r>
              <w:t xml:space="preserve">Always </w:t>
            </w:r>
            <w:commentRangeEnd w:id="613"/>
            <w:r>
              <w:rPr>
                <w:rStyle w:val="CommentReference"/>
                <w:rFonts w:eastAsiaTheme="minorHAnsi" w:cstheme="minorBidi"/>
                <w:color w:val="auto"/>
                <w:lang w:val="en-CA"/>
              </w:rPr>
              <w:commentReference w:id="613"/>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14"/>
            <w:r>
              <w:rPr>
                <w:rFonts w:eastAsiaTheme="minorHAnsi"/>
              </w:rPr>
              <w:t xml:space="preserve">Overshadowed </w:t>
            </w:r>
            <w:commentRangeEnd w:id="614"/>
            <w:r>
              <w:rPr>
                <w:rStyle w:val="CommentReference"/>
                <w:rFonts w:eastAsiaTheme="minorHAnsi" w:cstheme="minorBidi"/>
                <w:color w:val="auto"/>
                <w:lang w:val="en-CA"/>
              </w:rPr>
              <w:commentReference w:id="614"/>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15"/>
            <w:r>
              <w:rPr>
                <w:rFonts w:eastAsiaTheme="minorHAnsi"/>
              </w:rPr>
              <w:t xml:space="preserve">sin </w:t>
            </w:r>
            <w:commentRangeEnd w:id="615"/>
            <w:r>
              <w:rPr>
                <w:rStyle w:val="CommentReference"/>
                <w:rFonts w:eastAsiaTheme="minorHAnsi" w:cstheme="minorBidi"/>
                <w:color w:val="auto"/>
                <w:lang w:val="en-CA"/>
              </w:rPr>
              <w:commentReference w:id="615"/>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16"/>
            <w:r>
              <w:t xml:space="preserve">Magnify </w:t>
            </w:r>
            <w:commentRangeEnd w:id="616"/>
            <w:r>
              <w:rPr>
                <w:rStyle w:val="CommentReference"/>
                <w:rFonts w:eastAsiaTheme="minorHAnsi" w:cstheme="minorBidi"/>
                <w:color w:val="auto"/>
                <w:lang w:val="en-CA"/>
              </w:rPr>
              <w:commentReference w:id="616"/>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17"/>
            <w:r>
              <w:t xml:space="preserve">obtain </w:t>
            </w:r>
            <w:commentRangeEnd w:id="617"/>
            <w:r>
              <w:rPr>
                <w:rStyle w:val="CommentReference"/>
                <w:rFonts w:eastAsiaTheme="minorHAnsi" w:cstheme="minorBidi"/>
                <w:color w:val="auto"/>
                <w:lang w:val="en-CA"/>
              </w:rPr>
              <w:commentReference w:id="617"/>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18" w:name="_Toc298445768"/>
      <w:bookmarkStart w:id="619" w:name="_Toc298681253"/>
      <w:bookmarkStart w:id="620"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18"/>
      <w:bookmarkEnd w:id="619"/>
      <w:bookmarkEnd w:id="620"/>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21"/>
            <w:r>
              <w:t xml:space="preserve">you </w:t>
            </w:r>
            <w:commentRangeEnd w:id="621"/>
            <w:r>
              <w:rPr>
                <w:rStyle w:val="CommentReference"/>
                <w:rFonts w:eastAsiaTheme="minorHAnsi" w:cstheme="minorBidi"/>
                <w:color w:val="auto"/>
                <w:lang w:val="en-CA"/>
              </w:rPr>
              <w:commentReference w:id="621"/>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22"/>
            <w:r>
              <w:rPr>
                <w:rFonts w:eastAsiaTheme="minorHAnsi"/>
              </w:rPr>
              <w:t xml:space="preserve">for </w:t>
            </w:r>
            <w:commentRangeEnd w:id="622"/>
            <w:r>
              <w:rPr>
                <w:rStyle w:val="CommentReference"/>
                <w:rFonts w:eastAsiaTheme="minorHAnsi" w:cstheme="minorBidi"/>
                <w:color w:val="auto"/>
                <w:lang w:val="en-CA"/>
              </w:rPr>
              <w:commentReference w:id="622"/>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23"/>
            <w:r>
              <w:t xml:space="preserve">Magnify </w:t>
            </w:r>
            <w:commentRangeEnd w:id="623"/>
            <w:r>
              <w:rPr>
                <w:rStyle w:val="CommentReference"/>
                <w:rFonts w:eastAsiaTheme="minorHAnsi" w:cstheme="minorBidi"/>
                <w:color w:val="auto"/>
                <w:lang w:val="en-CA"/>
              </w:rPr>
              <w:commentReference w:id="623"/>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24"/>
            <w:r>
              <w:t xml:space="preserve">obtain </w:t>
            </w:r>
            <w:commentRangeEnd w:id="624"/>
            <w:r>
              <w:rPr>
                <w:rStyle w:val="CommentReference"/>
                <w:rFonts w:eastAsiaTheme="minorHAnsi" w:cstheme="minorBidi"/>
                <w:color w:val="auto"/>
                <w:lang w:val="en-CA"/>
              </w:rPr>
              <w:commentReference w:id="624"/>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25" w:name="_Toc298445769"/>
      <w:bookmarkStart w:id="626" w:name="_Toc298681254"/>
      <w:bookmarkStart w:id="627"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59"/>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25"/>
      <w:bookmarkEnd w:id="626"/>
      <w:bookmarkEnd w:id="627"/>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28"/>
            <w:r w:rsidR="00E35F1F">
              <w:rPr>
                <w:rFonts w:eastAsiaTheme="minorHAnsi"/>
              </w:rPr>
              <w:t xml:space="preserve">burning </w:t>
            </w:r>
            <w:commentRangeEnd w:id="628"/>
            <w:r w:rsidR="00E35F1F">
              <w:rPr>
                <w:rStyle w:val="CommentReference"/>
                <w:rFonts w:eastAsiaTheme="minorHAnsi" w:cstheme="minorBidi"/>
                <w:color w:val="auto"/>
                <w:lang w:val="en-CA"/>
              </w:rPr>
              <w:commentReference w:id="628"/>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29"/>
            <w:r>
              <w:rPr>
                <w:rFonts w:eastAsiaTheme="minorHAnsi"/>
              </w:rPr>
              <w:t>manifestation</w:t>
            </w:r>
            <w:commentRangeEnd w:id="629"/>
            <w:r>
              <w:rPr>
                <w:rStyle w:val="CommentReference"/>
                <w:rFonts w:eastAsiaTheme="minorHAnsi" w:cstheme="minorBidi"/>
                <w:color w:val="auto"/>
                <w:lang w:val="en-CA"/>
              </w:rPr>
              <w:commentReference w:id="629"/>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30"/>
            <w:r>
              <w:rPr>
                <w:rFonts w:eastAsiaTheme="minorHAnsi"/>
              </w:rPr>
              <w:t xml:space="preserve">carried </w:t>
            </w:r>
            <w:commentRangeEnd w:id="630"/>
            <w:r>
              <w:rPr>
                <w:rStyle w:val="CommentReference"/>
                <w:rFonts w:eastAsiaTheme="minorHAnsi" w:cstheme="minorBidi"/>
                <w:color w:val="auto"/>
                <w:lang w:val="en-CA"/>
              </w:rPr>
              <w:commentReference w:id="630"/>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31"/>
            <w:r>
              <w:rPr>
                <w:rFonts w:eastAsiaTheme="minorHAnsi"/>
              </w:rPr>
              <w:t xml:space="preserve">Gives light to </w:t>
            </w:r>
            <w:commentRangeEnd w:id="631"/>
            <w:r>
              <w:rPr>
                <w:rStyle w:val="CommentReference"/>
                <w:rFonts w:eastAsiaTheme="minorHAnsi" w:cstheme="minorBidi"/>
                <w:color w:val="auto"/>
                <w:lang w:val="en-CA"/>
              </w:rPr>
              <w:commentReference w:id="631"/>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32"/>
            <w:r>
              <w:t xml:space="preserve">Magnify </w:t>
            </w:r>
            <w:commentRangeEnd w:id="632"/>
            <w:r>
              <w:rPr>
                <w:rStyle w:val="CommentReference"/>
                <w:rFonts w:eastAsiaTheme="minorHAnsi" w:cstheme="minorBidi"/>
                <w:color w:val="auto"/>
                <w:lang w:val="en-CA"/>
              </w:rPr>
              <w:commentReference w:id="632"/>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33"/>
            <w:r>
              <w:t xml:space="preserve">obtain </w:t>
            </w:r>
            <w:commentRangeEnd w:id="633"/>
            <w:r>
              <w:rPr>
                <w:rStyle w:val="CommentReference"/>
                <w:rFonts w:eastAsiaTheme="minorHAnsi" w:cstheme="minorBidi"/>
                <w:color w:val="auto"/>
                <w:lang w:val="en-CA"/>
              </w:rPr>
              <w:commentReference w:id="633"/>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34" w:name="_Toc298445770"/>
      <w:bookmarkStart w:id="635" w:name="_Toc298681255"/>
      <w:bookmarkStart w:id="636"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34"/>
      <w:bookmarkEnd w:id="635"/>
      <w:bookmarkEnd w:id="636"/>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37"/>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37"/>
            <w:r>
              <w:rPr>
                <w:rStyle w:val="CommentReference"/>
                <w:rFonts w:eastAsiaTheme="minorHAnsi" w:cstheme="minorBidi"/>
                <w:color w:val="auto"/>
                <w:lang w:val="en-CA"/>
              </w:rPr>
              <w:commentReference w:id="637"/>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38"/>
            <w:r>
              <w:rPr>
                <w:rFonts w:eastAsiaTheme="minorHAnsi"/>
              </w:rPr>
              <w:t xml:space="preserve">Upon </w:t>
            </w:r>
            <w:commentRangeEnd w:id="638"/>
            <w:r>
              <w:rPr>
                <w:rStyle w:val="CommentReference"/>
                <w:rFonts w:eastAsiaTheme="minorHAnsi" w:cstheme="minorBidi"/>
                <w:color w:val="auto"/>
                <w:lang w:val="en-CA"/>
              </w:rPr>
              <w:commentReference w:id="638"/>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39"/>
            <w:r>
              <w:t xml:space="preserve">Magnify </w:t>
            </w:r>
            <w:commentRangeEnd w:id="639"/>
            <w:r>
              <w:rPr>
                <w:rStyle w:val="CommentReference"/>
                <w:rFonts w:eastAsiaTheme="minorHAnsi" w:cstheme="minorBidi"/>
                <w:color w:val="auto"/>
                <w:lang w:val="en-CA"/>
              </w:rPr>
              <w:commentReference w:id="639"/>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40"/>
            <w:r>
              <w:t xml:space="preserve">obtain </w:t>
            </w:r>
            <w:commentRangeEnd w:id="640"/>
            <w:r>
              <w:rPr>
                <w:rStyle w:val="CommentReference"/>
                <w:rFonts w:eastAsiaTheme="minorHAnsi" w:cstheme="minorBidi"/>
                <w:color w:val="auto"/>
                <w:lang w:val="en-CA"/>
              </w:rPr>
              <w:commentReference w:id="640"/>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41" w:name="_Toc298445771"/>
      <w:bookmarkStart w:id="642" w:name="_Toc298681256"/>
      <w:bookmarkStart w:id="643" w:name="_Toc298447496"/>
      <w:bookmarkStart w:id="644" w:name="_Ref299211949"/>
      <w:r>
        <w:t>The Gospel According the St. Luke</w:t>
      </w:r>
      <w:bookmarkEnd w:id="641"/>
      <w:bookmarkEnd w:id="642"/>
      <w:bookmarkEnd w:id="643"/>
      <w:bookmarkEnd w:id="644"/>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45" w:name="_Toc298445772"/>
      <w:bookmarkStart w:id="646" w:name="_Toc298681257"/>
      <w:bookmarkStart w:id="647" w:name="_Toc298447497"/>
      <w:r>
        <w:t xml:space="preserve">Part </w:t>
      </w:r>
      <w:bookmarkEnd w:id="645"/>
      <w:bookmarkEnd w:id="646"/>
      <w:bookmarkEnd w:id="647"/>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48"/>
            <w:r>
              <w:rPr>
                <w:rFonts w:eastAsiaTheme="minorHAnsi"/>
              </w:rPr>
              <w:t>truth</w:t>
            </w:r>
            <w:commentRangeEnd w:id="648"/>
            <w:r>
              <w:rPr>
                <w:rStyle w:val="CommentReference"/>
                <w:rFonts w:eastAsiaTheme="minorHAnsi" w:cstheme="minorBidi"/>
                <w:color w:val="auto"/>
                <w:lang w:val="en-CA"/>
              </w:rPr>
              <w:commentReference w:id="648"/>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49"/>
            <w:r>
              <w:rPr>
                <w:rFonts w:eastAsiaTheme="minorHAnsi"/>
              </w:rPr>
              <w:t xml:space="preserve">a </w:t>
            </w:r>
            <w:commentRangeEnd w:id="649"/>
            <w:r>
              <w:rPr>
                <w:rStyle w:val="CommentReference"/>
                <w:rFonts w:eastAsiaTheme="minorHAnsi" w:cstheme="minorBidi"/>
                <w:color w:val="auto"/>
                <w:lang w:val="en-CA"/>
              </w:rPr>
              <w:commentReference w:id="649"/>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50"/>
            <w:r>
              <w:rPr>
                <w:rFonts w:eastAsiaTheme="minorHAnsi"/>
              </w:rPr>
              <w:t xml:space="preserve">holy </w:t>
            </w:r>
            <w:commentRangeEnd w:id="650"/>
            <w:r>
              <w:rPr>
                <w:rStyle w:val="CommentReference"/>
                <w:rFonts w:eastAsiaTheme="minorHAnsi" w:cstheme="minorBidi"/>
                <w:color w:val="auto"/>
                <w:lang w:val="en-CA"/>
              </w:rPr>
              <w:commentReference w:id="650"/>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51"/>
            <w:r>
              <w:rPr>
                <w:rFonts w:eastAsiaTheme="minorHAnsi"/>
              </w:rPr>
              <w:t xml:space="preserve">abode </w:t>
            </w:r>
            <w:commentRangeEnd w:id="651"/>
            <w:r>
              <w:rPr>
                <w:rStyle w:val="CommentReference"/>
                <w:rFonts w:eastAsiaTheme="minorHAnsi" w:cstheme="minorBidi"/>
                <w:color w:val="auto"/>
                <w:lang w:val="en-CA"/>
              </w:rPr>
              <w:commentReference w:id="651"/>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52"/>
            <w:r>
              <w:t xml:space="preserve">Magnify </w:t>
            </w:r>
            <w:commentRangeEnd w:id="652"/>
            <w:r>
              <w:rPr>
                <w:rStyle w:val="CommentReference"/>
                <w:rFonts w:eastAsiaTheme="minorHAnsi" w:cstheme="minorBidi"/>
                <w:color w:val="auto"/>
                <w:lang w:val="en-CA"/>
              </w:rPr>
              <w:commentReference w:id="652"/>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53"/>
            <w:r>
              <w:t xml:space="preserve">obtain </w:t>
            </w:r>
            <w:commentRangeEnd w:id="653"/>
            <w:r>
              <w:rPr>
                <w:rStyle w:val="CommentReference"/>
                <w:rFonts w:eastAsiaTheme="minorHAnsi" w:cstheme="minorBidi"/>
                <w:color w:val="auto"/>
                <w:lang w:val="en-CA"/>
              </w:rPr>
              <w:commentReference w:id="653"/>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54" w:name="_Toc298445773"/>
      <w:bookmarkStart w:id="655" w:name="_Toc298681258"/>
      <w:bookmarkStart w:id="656" w:name="_Toc298447498"/>
      <w:r>
        <w:lastRenderedPageBreak/>
        <w:t>Part Seven (Modern Part Eight)</w:t>
      </w:r>
      <w:bookmarkEnd w:id="654"/>
      <w:bookmarkEnd w:id="655"/>
      <w:bookmarkEnd w:id="656"/>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57"/>
            <w:r>
              <w:rPr>
                <w:rFonts w:eastAsiaTheme="minorHAnsi"/>
              </w:rPr>
              <w:t>O Lord of all.</w:t>
            </w:r>
            <w:commentRangeEnd w:id="657"/>
            <w:r>
              <w:rPr>
                <w:rStyle w:val="CommentReference"/>
                <w:rFonts w:eastAsiaTheme="minorHAnsi" w:cstheme="minorBidi"/>
                <w:color w:val="auto"/>
                <w:lang w:val="en-CA"/>
              </w:rPr>
              <w:commentReference w:id="657"/>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58"/>
            <w:r>
              <w:rPr>
                <w:rFonts w:eastAsiaTheme="minorHAnsi"/>
              </w:rPr>
              <w:t>The True One who came</w:t>
            </w:r>
            <w:commentRangeEnd w:id="658"/>
            <w:r>
              <w:rPr>
                <w:rStyle w:val="CommentReference"/>
                <w:rFonts w:eastAsiaTheme="minorHAnsi" w:cstheme="minorBidi"/>
                <w:color w:val="auto"/>
                <w:lang w:val="en-CA"/>
              </w:rPr>
              <w:commentReference w:id="658"/>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59"/>
            <w:r>
              <w:rPr>
                <w:rFonts w:eastAsiaTheme="minorHAnsi"/>
              </w:rPr>
              <w:t>And perfect rejoicing.</w:t>
            </w:r>
            <w:commentRangeEnd w:id="659"/>
            <w:r>
              <w:rPr>
                <w:rStyle w:val="CommentReference"/>
                <w:rFonts w:eastAsiaTheme="minorHAnsi" w:cstheme="minorBidi"/>
                <w:color w:val="auto"/>
                <w:lang w:val="en-CA"/>
              </w:rPr>
              <w:commentReference w:id="659"/>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60"/>
            <w:r>
              <w:rPr>
                <w:rFonts w:eastAsiaTheme="minorHAnsi"/>
              </w:rPr>
              <w:t>about</w:t>
            </w:r>
            <w:commentRangeEnd w:id="660"/>
            <w:r>
              <w:rPr>
                <w:rStyle w:val="CommentReference"/>
                <w:rFonts w:eastAsiaTheme="minorHAnsi" w:cstheme="minorBidi"/>
                <w:color w:val="auto"/>
                <w:lang w:val="en-CA"/>
              </w:rPr>
              <w:commentReference w:id="660"/>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61"/>
            <w:r>
              <w:rPr>
                <w:rFonts w:eastAsiaTheme="minorHAnsi"/>
              </w:rPr>
              <w:t>proclaim</w:t>
            </w:r>
            <w:commentRangeEnd w:id="661"/>
            <w:r>
              <w:rPr>
                <w:rStyle w:val="CommentReference"/>
                <w:rFonts w:eastAsiaTheme="minorHAnsi" w:cstheme="minorBidi"/>
                <w:color w:val="auto"/>
                <w:lang w:val="en-CA"/>
              </w:rPr>
              <w:commentReference w:id="661"/>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62"/>
            <w:r w:rsidR="00E35F1F">
              <w:t>generations</w:t>
            </w:r>
            <w:commentRangeEnd w:id="662"/>
            <w:r w:rsidR="00E35F1F">
              <w:rPr>
                <w:rStyle w:val="CommentReference"/>
                <w:rFonts w:eastAsiaTheme="minorHAnsi" w:cstheme="minorBidi"/>
                <w:color w:val="auto"/>
                <w:lang w:val="en-CA"/>
              </w:rPr>
              <w:commentReference w:id="662"/>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63"/>
            <w:r w:rsidR="00E35F1F">
              <w:t xml:space="preserve">just </w:t>
            </w:r>
            <w:commentRangeEnd w:id="663"/>
            <w:r w:rsidR="00E35F1F">
              <w:rPr>
                <w:rStyle w:val="CommentReference"/>
                <w:rFonts w:eastAsiaTheme="minorHAnsi" w:cstheme="minorBidi"/>
                <w:color w:val="auto"/>
                <w:lang w:val="en-CA"/>
              </w:rPr>
              <w:commentReference w:id="663"/>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64"/>
            <w:r w:rsidR="00E35F1F">
              <w:t xml:space="preserve">chaste </w:t>
            </w:r>
            <w:commentRangeEnd w:id="664"/>
            <w:r w:rsidR="00E35F1F">
              <w:rPr>
                <w:rStyle w:val="CommentReference"/>
                <w:rFonts w:eastAsiaTheme="minorHAnsi" w:cstheme="minorBidi"/>
                <w:color w:val="auto"/>
                <w:lang w:val="en-CA"/>
              </w:rPr>
              <w:commentReference w:id="664"/>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65"/>
            <w:r w:rsidR="00E35F1F">
              <w:t>Isaac</w:t>
            </w:r>
            <w:commentRangeEnd w:id="665"/>
            <w:r w:rsidR="00E35F1F">
              <w:rPr>
                <w:rStyle w:val="CommentReference"/>
                <w:rFonts w:eastAsiaTheme="minorHAnsi" w:cstheme="minorBidi"/>
                <w:color w:val="auto"/>
                <w:lang w:val="en-CA"/>
              </w:rPr>
              <w:commentReference w:id="665"/>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66"/>
            <w:r w:rsidR="00E35F1F">
              <w:t>myriads of myriads.</w:t>
            </w:r>
            <w:commentRangeEnd w:id="666"/>
            <w:r w:rsidR="00E35F1F">
              <w:rPr>
                <w:rStyle w:val="CommentReference"/>
                <w:rFonts w:eastAsiaTheme="minorHAnsi" w:cstheme="minorBidi"/>
                <w:color w:val="auto"/>
                <w:lang w:val="en-CA"/>
              </w:rPr>
              <w:commentReference w:id="666"/>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67"/>
            <w:r w:rsidR="00E35F1F">
              <w:t>Master</w:t>
            </w:r>
            <w:commentRangeEnd w:id="667"/>
            <w:r w:rsidR="00E35F1F">
              <w:rPr>
                <w:rStyle w:val="CommentReference"/>
                <w:rFonts w:eastAsiaTheme="minorHAnsi" w:cstheme="minorBidi"/>
                <w:color w:val="auto"/>
                <w:lang w:val="en-CA"/>
              </w:rPr>
              <w:commentReference w:id="667"/>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8"/>
            <w:r w:rsidR="00E35F1F">
              <w:t xml:space="preserve">honour </w:t>
            </w:r>
            <w:commentRangeEnd w:id="668"/>
            <w:r w:rsidR="00E35F1F">
              <w:rPr>
                <w:rStyle w:val="CommentReference"/>
                <w:rFonts w:eastAsiaTheme="minorHAnsi" w:cstheme="minorBidi"/>
                <w:color w:val="auto"/>
                <w:lang w:val="en-CA"/>
              </w:rPr>
              <w:commentReference w:id="668"/>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9"/>
            <w:r w:rsidR="00E35F1F">
              <w:t xml:space="preserve">spouse </w:t>
            </w:r>
            <w:commentRangeEnd w:id="669"/>
            <w:r w:rsidR="00E35F1F">
              <w:rPr>
                <w:rStyle w:val="CommentReference"/>
                <w:rFonts w:eastAsiaTheme="minorHAnsi" w:cstheme="minorBidi"/>
                <w:color w:val="auto"/>
                <w:lang w:val="en-CA"/>
              </w:rPr>
              <w:commentReference w:id="669"/>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0"/>
            <w:r w:rsidR="00E35F1F">
              <w:t xml:space="preserve">health </w:t>
            </w:r>
            <w:commentRangeEnd w:id="670"/>
            <w:r w:rsidR="00E35F1F">
              <w:rPr>
                <w:rStyle w:val="CommentReference"/>
                <w:rFonts w:eastAsiaTheme="minorHAnsi" w:cstheme="minorBidi"/>
                <w:color w:val="auto"/>
                <w:lang w:val="en-CA"/>
              </w:rPr>
              <w:commentReference w:id="670"/>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71"/>
            <w:r>
              <w:t>indescribable</w:t>
            </w:r>
            <w:commentRangeEnd w:id="671"/>
            <w:r>
              <w:rPr>
                <w:rStyle w:val="CommentReference"/>
                <w:rFonts w:eastAsiaTheme="minorHAnsi" w:cstheme="minorBidi"/>
                <w:color w:val="auto"/>
                <w:lang w:val="en-CA"/>
              </w:rPr>
              <w:commentReference w:id="671"/>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72"/>
            <w:r>
              <w:t>Without mingling of substance</w:t>
            </w:r>
            <w:commentRangeEnd w:id="672"/>
            <w:r>
              <w:rPr>
                <w:rStyle w:val="CommentReference"/>
                <w:rFonts w:eastAsiaTheme="minorHAnsi" w:cstheme="minorBidi"/>
                <w:color w:val="auto"/>
                <w:lang w:val="en-CA"/>
              </w:rPr>
              <w:commentReference w:id="672"/>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73"/>
            <w:r>
              <w:t xml:space="preserve">intercede </w:t>
            </w:r>
            <w:commentRangeEnd w:id="673"/>
            <w:r>
              <w:rPr>
                <w:rStyle w:val="CommentReference"/>
                <w:rFonts w:eastAsiaTheme="minorHAnsi" w:cstheme="minorBidi"/>
                <w:color w:val="auto"/>
                <w:lang w:val="en-CA"/>
              </w:rPr>
              <w:commentReference w:id="673"/>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74" w:name="_Toc298445774"/>
      <w:bookmarkStart w:id="675" w:name="_Toc298681259"/>
      <w:bookmarkStart w:id="676" w:name="_Toc298447499"/>
      <w:r>
        <w:t>Part Nine</w:t>
      </w:r>
      <w:bookmarkEnd w:id="674"/>
      <w:bookmarkEnd w:id="675"/>
      <w:bookmarkEnd w:id="676"/>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fldSimple w:instr=" PAGEREF _Ref297493889 ">
        <w:r w:rsidR="00EC501B">
          <w:rPr>
            <w:noProof/>
          </w:rPr>
          <w:t>358</w:t>
        </w:r>
      </w:fldSimple>
      <w:r>
        <w:t>.</w:t>
      </w:r>
    </w:p>
    <w:p w14:paraId="7308305D" w14:textId="77777777" w:rsidR="00E35F1F" w:rsidRDefault="00E35F1F" w:rsidP="00E35F1F">
      <w:pPr>
        <w:pStyle w:val="Heading6"/>
      </w:pPr>
      <w:bookmarkStart w:id="677" w:name="_Toc298445775"/>
      <w:bookmarkStart w:id="678" w:name="_Toc298681260"/>
      <w:bookmarkStart w:id="679" w:name="_Toc298447500"/>
      <w:r>
        <w:t>Part Ten</w:t>
      </w:r>
      <w:bookmarkEnd w:id="677"/>
      <w:bookmarkEnd w:id="678"/>
      <w:bookmarkEnd w:id="679"/>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80"/>
            <w:r>
              <w:t>honoured</w:t>
            </w:r>
            <w:r w:rsidRPr="007425E1">
              <w:t xml:space="preserve"> </w:t>
            </w:r>
            <w:commentRangeEnd w:id="680"/>
            <w:r>
              <w:rPr>
                <w:rStyle w:val="CommentReference"/>
                <w:rFonts w:eastAsiaTheme="minorHAnsi" w:cstheme="minorBidi"/>
                <w:color w:val="auto"/>
                <w:lang w:val="en-CA"/>
              </w:rPr>
              <w:commentReference w:id="680"/>
            </w:r>
            <w:commentRangeStart w:id="681"/>
            <w:r w:rsidRPr="007425E1">
              <w:t xml:space="preserve">more </w:t>
            </w:r>
            <w:commentRangeEnd w:id="681"/>
            <w:r>
              <w:rPr>
                <w:rStyle w:val="CommentReference"/>
                <w:rFonts w:eastAsiaTheme="minorHAnsi" w:cstheme="minorBidi"/>
                <w:color w:val="auto"/>
                <w:lang w:val="en-CA"/>
              </w:rPr>
              <w:commentReference w:id="681"/>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82"/>
            <w:r w:rsidRPr="007425E1">
              <w:t>means</w:t>
            </w:r>
            <w:commentRangeEnd w:id="682"/>
            <w:r>
              <w:rPr>
                <w:rStyle w:val="CommentReference"/>
                <w:rFonts w:eastAsiaTheme="minorHAnsi" w:cstheme="minorBidi"/>
                <w:color w:val="auto"/>
                <w:lang w:val="en-CA"/>
              </w:rPr>
              <w:commentReference w:id="682"/>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83" w:name="_Toc298445776"/>
      <w:bookmarkStart w:id="684" w:name="_Toc298681261"/>
      <w:bookmarkStart w:id="685" w:name="_Toc298447501"/>
      <w:r w:rsidRPr="00D24FE1">
        <w:t>Part</w:t>
      </w:r>
      <w:r>
        <w:t xml:space="preserve"> Eleven</w:t>
      </w:r>
      <w:bookmarkEnd w:id="683"/>
      <w:bookmarkEnd w:id="684"/>
      <w:bookmarkEnd w:id="685"/>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86" w:name="_Toc298445777"/>
      <w:bookmarkStart w:id="687" w:name="_Toc298681262"/>
      <w:bookmarkStart w:id="688" w:name="_Toc298447502"/>
      <w:r>
        <w:lastRenderedPageBreak/>
        <w:t>Part Twelve</w:t>
      </w:r>
      <w:bookmarkEnd w:id="686"/>
      <w:bookmarkEnd w:id="687"/>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89"/>
            <w:r w:rsidRPr="007425E1">
              <w:t>heaven</w:t>
            </w:r>
            <w:commentRangeEnd w:id="689"/>
            <w:r>
              <w:rPr>
                <w:rStyle w:val="CommentReference"/>
                <w:rFonts w:eastAsiaTheme="minorHAnsi" w:cstheme="minorBidi"/>
                <w:color w:val="auto"/>
                <w:lang w:val="en-CA"/>
              </w:rPr>
              <w:commentReference w:id="689"/>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90"/>
            <w:r w:rsidRPr="007425E1">
              <w:t xml:space="preserve">true </w:t>
            </w:r>
            <w:commentRangeEnd w:id="690"/>
            <w:r>
              <w:rPr>
                <w:rStyle w:val="CommentReference"/>
                <w:rFonts w:eastAsiaTheme="minorHAnsi" w:cstheme="minorBidi"/>
                <w:color w:val="auto"/>
                <w:lang w:val="en-CA"/>
              </w:rPr>
              <w:commentReference w:id="690"/>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91" w:name="_Toc298445778"/>
      <w:bookmarkStart w:id="692" w:name="_Toc298681263"/>
      <w:bookmarkStart w:id="693" w:name="_Toc298447503"/>
      <w:r>
        <w:t>Part Thirteen</w:t>
      </w:r>
      <w:bookmarkEnd w:id="691"/>
      <w:bookmarkEnd w:id="692"/>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94"/>
            <w:r>
              <w:rPr>
                <w:rFonts w:eastAsiaTheme="minorHAnsi"/>
              </w:rPr>
              <w:t xml:space="preserve">Virgin Mary </w:t>
            </w:r>
            <w:commentRangeEnd w:id="694"/>
            <w:r>
              <w:rPr>
                <w:rStyle w:val="CommentReference"/>
                <w:rFonts w:eastAsiaTheme="minorHAnsi" w:cstheme="minorBidi"/>
                <w:color w:val="auto"/>
                <w:lang w:val="en-CA"/>
              </w:rPr>
              <w:commentReference w:id="694"/>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95"/>
            <w:r w:rsidRPr="007425E1">
              <w:t>And the Cherubic,</w:t>
            </w:r>
          </w:p>
          <w:p w14:paraId="317A08CE" w14:textId="77777777" w:rsidR="00E35F1F" w:rsidRPr="001A0083" w:rsidRDefault="00E35F1F" w:rsidP="00E35F1F">
            <w:pPr>
              <w:pStyle w:val="EngHangEnd"/>
            </w:pPr>
            <w:r>
              <w:t>Mercy Seat</w:t>
            </w:r>
            <w:commentRangeEnd w:id="695"/>
            <w:r>
              <w:t>.</w:t>
            </w:r>
            <w:r>
              <w:rPr>
                <w:rStyle w:val="CommentReference"/>
                <w:rFonts w:eastAsiaTheme="minorHAnsi" w:cstheme="minorBidi"/>
                <w:color w:val="auto"/>
                <w:lang w:val="en-CA"/>
              </w:rPr>
              <w:commentReference w:id="695"/>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696"/>
            <w:r w:rsidRPr="007425E1">
              <w:t>pot</w:t>
            </w:r>
            <w:commentRangeEnd w:id="696"/>
            <w:r>
              <w:rPr>
                <w:rStyle w:val="CommentReference"/>
                <w:rFonts w:eastAsiaTheme="minorHAnsi" w:cstheme="minorBidi"/>
                <w:color w:val="auto"/>
                <w:lang w:val="en-CA"/>
              </w:rPr>
              <w:commentReference w:id="696"/>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97"/>
            <w:r w:rsidRPr="007425E1">
              <w:t>l</w:t>
            </w:r>
            <w:r>
              <w:t>ampstand</w:t>
            </w:r>
            <w:commentRangeEnd w:id="697"/>
            <w:r>
              <w:rPr>
                <w:rStyle w:val="CommentReference"/>
                <w:rFonts w:eastAsiaTheme="minorHAnsi" w:cstheme="minorBidi"/>
                <w:color w:val="auto"/>
                <w:lang w:val="en-CA"/>
              </w:rPr>
              <w:commentReference w:id="697"/>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698" w:name="_Toc298445779"/>
      <w:bookmarkStart w:id="699" w:name="_Toc298681264"/>
      <w:bookmarkStart w:id="700" w:name="_Toc298447504"/>
      <w:r>
        <w:lastRenderedPageBreak/>
        <w:t>Part Fourteen</w:t>
      </w:r>
      <w:bookmarkEnd w:id="698"/>
      <w:bookmarkEnd w:id="699"/>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01"/>
            <w:r w:rsidRPr="007425E1">
              <w:t>t</w:t>
            </w:r>
            <w:commentRangeEnd w:id="701"/>
            <w:r>
              <w:rPr>
                <w:rStyle w:val="CommentReference"/>
                <w:rFonts w:eastAsiaTheme="minorHAnsi" w:cstheme="minorBidi"/>
                <w:color w:val="auto"/>
                <w:lang w:val="en-CA"/>
              </w:rPr>
              <w:commentReference w:id="701"/>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02"/>
            <w:r>
              <w:t xml:space="preserve">The </w:t>
            </w:r>
            <w:commentRangeEnd w:id="702"/>
            <w:r>
              <w:rPr>
                <w:rStyle w:val="CommentReference"/>
                <w:rFonts w:eastAsiaTheme="minorHAnsi" w:cstheme="minorBidi"/>
                <w:color w:val="auto"/>
                <w:lang w:val="en-CA"/>
              </w:rPr>
              <w:commentReference w:id="702"/>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03"/>
            <w:r w:rsidRPr="007425E1">
              <w:t xml:space="preserve">And </w:t>
            </w:r>
            <w:commentRangeEnd w:id="703"/>
            <w:r>
              <w:rPr>
                <w:rStyle w:val="CommentReference"/>
                <w:rFonts w:eastAsiaTheme="minorHAnsi" w:cstheme="minorBidi"/>
                <w:color w:val="auto"/>
                <w:lang w:val="en-CA"/>
              </w:rPr>
              <w:commentReference w:id="703"/>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04" w:name="_Toc298445780"/>
      <w:bookmarkStart w:id="705" w:name="_Toc298681265"/>
      <w:bookmarkStart w:id="706" w:name="_Toc298447505"/>
      <w:r>
        <w:t>Part Fifteen</w:t>
      </w:r>
      <w:bookmarkEnd w:id="704"/>
      <w:bookmarkEnd w:id="705"/>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07"/>
            <w:r>
              <w:t>Which</w:t>
            </w:r>
            <w:r w:rsidRPr="007425E1">
              <w:t xml:space="preserve"> </w:t>
            </w:r>
            <w:commentRangeEnd w:id="707"/>
            <w:r>
              <w:rPr>
                <w:rStyle w:val="CommentReference"/>
                <w:rFonts w:eastAsiaTheme="minorHAnsi" w:cstheme="minorBidi"/>
                <w:color w:val="auto"/>
                <w:lang w:val="en-CA"/>
              </w:rPr>
              <w:commentReference w:id="707"/>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08"/>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08"/>
            <w:r>
              <w:rPr>
                <w:rStyle w:val="CommentReference"/>
                <w:rFonts w:ascii="Garamond" w:hAnsi="Garamond" w:cstheme="minorBidi"/>
                <w:noProof w:val="0"/>
                <w:lang w:val="en-CA"/>
              </w:rPr>
              <w:commentReference w:id="708"/>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09"/>
            <w:r w:rsidRPr="007425E1">
              <w:t>savour</w:t>
            </w:r>
            <w:commentRangeEnd w:id="709"/>
            <w:r>
              <w:rPr>
                <w:rStyle w:val="CommentReference"/>
                <w:rFonts w:eastAsiaTheme="minorHAnsi" w:cstheme="minorBidi"/>
                <w:color w:val="auto"/>
                <w:lang w:val="en-CA"/>
              </w:rPr>
              <w:commentReference w:id="709"/>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10"/>
            <w:r w:rsidRPr="007425E1">
              <w:t>estate</w:t>
            </w:r>
            <w:commentRangeEnd w:id="710"/>
            <w:r>
              <w:rPr>
                <w:rStyle w:val="CommentReference"/>
                <w:rFonts w:eastAsiaTheme="minorHAnsi" w:cstheme="minorBidi"/>
                <w:color w:val="auto"/>
                <w:lang w:val="en-CA"/>
              </w:rPr>
              <w:commentReference w:id="710"/>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11" w:name="_Toc298445781"/>
      <w:bookmarkStart w:id="712" w:name="_Toc298681266"/>
      <w:bookmarkStart w:id="713" w:name="_Toc298447506"/>
      <w:r>
        <w:rPr>
          <w:lang w:val="en-GB"/>
        </w:rPr>
        <w:lastRenderedPageBreak/>
        <w:t>Part Sixteen</w:t>
      </w:r>
      <w:bookmarkEnd w:id="711"/>
      <w:bookmarkEnd w:id="712"/>
      <w:bookmarkEnd w:id="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14" w:name="_Toc298445782"/>
      <w:bookmarkStart w:id="715" w:name="_Toc298681267"/>
      <w:bookmarkStart w:id="716" w:name="_Toc298447507"/>
      <w:r w:rsidRPr="00D24FE1">
        <w:t>Part</w:t>
      </w:r>
      <w:r>
        <w:t xml:space="preserve"> Seventeen</w:t>
      </w:r>
      <w:bookmarkEnd w:id="714"/>
      <w:bookmarkEnd w:id="715"/>
      <w:bookmarkEnd w:id="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17" w:name="_Toc298445783"/>
      <w:bookmarkStart w:id="718" w:name="_Toc298681268"/>
      <w:bookmarkStart w:id="719" w:name="_Toc298447508"/>
      <w:r>
        <w:t>Part Eighteen</w:t>
      </w:r>
      <w:bookmarkEnd w:id="717"/>
      <w:bookmarkEnd w:id="718"/>
      <w:bookmarkEnd w:id="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20"/>
            <w:r>
              <w:t>care</w:t>
            </w:r>
            <w:commentRangeEnd w:id="720"/>
            <w:r>
              <w:rPr>
                <w:rStyle w:val="CommentReference"/>
                <w:rFonts w:eastAsiaTheme="minorHAnsi" w:cstheme="minorBidi"/>
                <w:color w:val="auto"/>
                <w:lang w:val="en-CA"/>
              </w:rPr>
              <w:commentReference w:id="720"/>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21"/>
            <w:r w:rsidRPr="007425E1">
              <w:t xml:space="preserve">Sabbath </w:t>
            </w:r>
            <w:commentRangeEnd w:id="721"/>
            <w:r>
              <w:rPr>
                <w:rStyle w:val="CommentReference"/>
                <w:rFonts w:eastAsiaTheme="minorHAnsi" w:cstheme="minorBidi"/>
                <w:color w:val="auto"/>
                <w:lang w:val="en-CA"/>
              </w:rPr>
              <w:commentReference w:id="721"/>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22" w:name="_Toc298445784"/>
      <w:bookmarkStart w:id="723" w:name="_Toc298681269"/>
      <w:bookmarkStart w:id="724" w:name="_Toc298447509"/>
      <w:bookmarkStart w:id="725" w:name="_Ref299212037"/>
      <w:bookmarkStart w:id="726" w:name="_Ref299212071"/>
      <w:bookmarkStart w:id="727" w:name="_Toc308441907"/>
      <w:r>
        <w:t>The Antiphonarium is read.</w:t>
      </w:r>
    </w:p>
    <w:p w14:paraId="220BAA57" w14:textId="77777777" w:rsidR="00E35F1F" w:rsidRDefault="00E35F1F" w:rsidP="00E35F1F">
      <w:pPr>
        <w:pStyle w:val="Heading2"/>
      </w:pPr>
      <w:bookmarkStart w:id="728" w:name="_Ref434564976"/>
      <w:bookmarkStart w:id="729" w:name="_Toc448696631"/>
      <w:r>
        <w:lastRenderedPageBreak/>
        <w:t>The Conclusion of the Adam Theotokias</w:t>
      </w:r>
      <w:bookmarkEnd w:id="722"/>
      <w:bookmarkEnd w:id="723"/>
      <w:bookmarkEnd w:id="724"/>
      <w:bookmarkEnd w:id="725"/>
      <w:bookmarkEnd w:id="726"/>
      <w:bookmarkEnd w:id="727"/>
      <w:bookmarkEnd w:id="728"/>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30"/>
            <w:r w:rsidRPr="007425E1">
              <w:rPr>
                <w:rFonts w:eastAsiaTheme="minorHAnsi"/>
              </w:rPr>
              <w:t xml:space="preserve">too </w:t>
            </w:r>
            <w:commentRangeEnd w:id="730"/>
            <w:r>
              <w:rPr>
                <w:rStyle w:val="CommentReference"/>
                <w:rFonts w:eastAsiaTheme="minorHAnsi" w:cstheme="minorBidi"/>
                <w:color w:val="auto"/>
                <w:lang w:val="en-CA"/>
              </w:rPr>
              <w:commentReference w:id="730"/>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31"/>
            <w:r w:rsidRPr="007425E1">
              <w:rPr>
                <w:rFonts w:eastAsiaTheme="minorHAnsi"/>
              </w:rPr>
              <w:t xml:space="preserve">count </w:t>
            </w:r>
            <w:commentRangeEnd w:id="731"/>
            <w:r>
              <w:rPr>
                <w:rStyle w:val="CommentReference"/>
                <w:rFonts w:eastAsiaTheme="minorHAnsi" w:cstheme="minorBidi"/>
                <w:color w:val="auto"/>
                <w:lang w:val="en-CA"/>
              </w:rPr>
              <w:commentReference w:id="731"/>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32"/>
            <w:r>
              <w:rPr>
                <w:rFonts w:eastAsiaTheme="minorHAnsi"/>
              </w:rPr>
              <w:t>I</w:t>
            </w:r>
            <w:r w:rsidRPr="007425E1">
              <w:rPr>
                <w:rFonts w:eastAsiaTheme="minorHAnsi"/>
              </w:rPr>
              <w:t xml:space="preserve"> </w:t>
            </w:r>
            <w:commentRangeEnd w:id="732"/>
            <w:r>
              <w:rPr>
                <w:rStyle w:val="CommentReference"/>
                <w:rFonts w:eastAsiaTheme="minorHAnsi" w:cstheme="minorBidi"/>
                <w:color w:val="auto"/>
                <w:lang w:val="en-CA"/>
              </w:rPr>
              <w:commentReference w:id="732"/>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33"/>
            <w:r w:rsidRPr="007425E1">
              <w:rPr>
                <w:rFonts w:eastAsiaTheme="minorHAnsi"/>
              </w:rPr>
              <w:t>To offer repentance</w:t>
            </w:r>
            <w:commentRangeEnd w:id="733"/>
            <w:r>
              <w:rPr>
                <w:rStyle w:val="CommentReference"/>
                <w:rFonts w:eastAsiaTheme="minorHAnsi" w:cstheme="minorBidi"/>
                <w:color w:val="auto"/>
                <w:lang w:val="en-CA"/>
              </w:rPr>
              <w:commentReference w:id="733"/>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34"/>
            <w:r w:rsidRPr="007425E1">
              <w:rPr>
                <w:rFonts w:eastAsiaTheme="minorHAnsi"/>
              </w:rPr>
              <w:t>The death of a sinner</w:t>
            </w:r>
            <w:commentRangeEnd w:id="734"/>
            <w:r>
              <w:rPr>
                <w:rStyle w:val="CommentReference"/>
                <w:rFonts w:eastAsiaTheme="minorHAnsi" w:cstheme="minorBidi"/>
                <w:color w:val="auto"/>
                <w:lang w:val="en-CA"/>
              </w:rPr>
              <w:commentReference w:id="734"/>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35"/>
            <w:r>
              <w:t>kind-hearted</w:t>
            </w:r>
            <w:commentRangeEnd w:id="735"/>
            <w:r>
              <w:rPr>
                <w:rStyle w:val="CommentReference"/>
                <w:rFonts w:eastAsiaTheme="minorHAnsi" w:cstheme="minorBidi"/>
                <w:color w:val="auto"/>
                <w:lang w:val="en-CA"/>
              </w:rPr>
              <w:commentReference w:id="735"/>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36"/>
            <w:r>
              <w:t>compassions</w:t>
            </w:r>
            <w:commentRangeEnd w:id="736"/>
            <w:r>
              <w:rPr>
                <w:rStyle w:val="CommentReference"/>
                <w:rFonts w:eastAsiaTheme="minorHAnsi" w:cstheme="minorBidi"/>
                <w:color w:val="auto"/>
                <w:lang w:val="en-CA"/>
              </w:rPr>
              <w:commentReference w:id="736"/>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37"/>
            <w:r w:rsidRPr="007425E1">
              <w:t xml:space="preserve">May </w:t>
            </w:r>
            <w:commentRangeEnd w:id="737"/>
            <w:r>
              <w:rPr>
                <w:rStyle w:val="CommentReference"/>
                <w:rFonts w:eastAsiaTheme="minorHAnsi" w:cstheme="minorBidi"/>
                <w:color w:val="auto"/>
                <w:lang w:val="en-CA"/>
              </w:rPr>
              <w:commentReference w:id="737"/>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38" w:name="_Toc298445791"/>
      <w:bookmarkStart w:id="739" w:name="_Toc298681276"/>
      <w:bookmarkStart w:id="740" w:name="_Toc298447516"/>
      <w:bookmarkStart w:id="741" w:name="_Toc308441914"/>
      <w:bookmarkStart w:id="742" w:name="_Toc448696632"/>
      <w:r>
        <w:lastRenderedPageBreak/>
        <w:t>Monday</w:t>
      </w:r>
      <w:bookmarkEnd w:id="738"/>
      <w:bookmarkEnd w:id="739"/>
      <w:bookmarkEnd w:id="740"/>
      <w:bookmarkEnd w:id="741"/>
      <w:bookmarkEnd w:id="742"/>
    </w:p>
    <w:p w14:paraId="47BF983A" w14:textId="77777777" w:rsidR="00E35F1F" w:rsidRDefault="00E35F1F" w:rsidP="00E35F1F">
      <w:pPr>
        <w:pStyle w:val="Heading3"/>
      </w:pPr>
      <w:bookmarkStart w:id="743" w:name="_Toc298445792"/>
      <w:bookmarkStart w:id="744" w:name="_Toc298681277"/>
      <w:bookmarkStart w:id="745" w:name="_Toc298447517"/>
      <w:bookmarkStart w:id="746" w:name="_Toc308441915"/>
      <w:r>
        <w:t>The Monday Psali Adam</w:t>
      </w:r>
      <w:bookmarkEnd w:id="743"/>
      <w:bookmarkEnd w:id="744"/>
      <w:bookmarkEnd w:id="745"/>
      <w:bookmarkEnd w:id="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47"/>
            <w:r>
              <w:t>G</w:t>
            </w:r>
            <w:r w:rsidRPr="007425E1">
              <w:t xml:space="preserve">reatly </w:t>
            </w:r>
            <w:commentRangeEnd w:id="747"/>
            <w:r>
              <w:rPr>
                <w:rStyle w:val="CommentReference"/>
                <w:rFonts w:ascii="Times New Roman" w:eastAsiaTheme="minorHAnsi" w:hAnsi="Times New Roman" w:cstheme="minorBidi"/>
                <w:color w:val="auto"/>
              </w:rPr>
              <w:commentReference w:id="747"/>
            </w:r>
            <w:r w:rsidRPr="007425E1">
              <w:t>exalted</w:t>
            </w:r>
            <w:r>
              <w:t>,</w:t>
            </w:r>
          </w:p>
          <w:p w14:paraId="5F0EBDF2" w14:textId="77777777" w:rsidR="00E35F1F" w:rsidRDefault="00E35F1F" w:rsidP="00E35F1F">
            <w:pPr>
              <w:pStyle w:val="EngHang"/>
              <w:spacing w:before="2"/>
            </w:pPr>
            <w:commentRangeStart w:id="748"/>
            <w:r>
              <w:t>B</w:t>
            </w:r>
            <w:r w:rsidRPr="007425E1">
              <w:t xml:space="preserve">eyond </w:t>
            </w:r>
            <w:commentRangeEnd w:id="748"/>
            <w:r>
              <w:rPr>
                <w:rStyle w:val="CommentReference"/>
                <w:rFonts w:ascii="Times New Roman" w:eastAsiaTheme="minorHAnsi" w:hAnsi="Times New Roman" w:cstheme="minorBidi"/>
                <w:color w:val="auto"/>
              </w:rPr>
              <w:commentReference w:id="748"/>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49"/>
            <w:r>
              <w:t>righteous</w:t>
            </w:r>
            <w:commentRangeEnd w:id="749"/>
            <w:r>
              <w:rPr>
                <w:rStyle w:val="CommentReference"/>
                <w:rFonts w:ascii="Times New Roman" w:eastAsiaTheme="minorHAnsi" w:hAnsi="Times New Roman" w:cstheme="minorBidi"/>
                <w:color w:val="auto"/>
              </w:rPr>
              <w:commentReference w:id="749"/>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50"/>
            <w:r>
              <w:t>M</w:t>
            </w:r>
            <w:r w:rsidRPr="007425E1">
              <w:t xml:space="preserve">editate </w:t>
            </w:r>
            <w:commentRangeEnd w:id="750"/>
            <w:r>
              <w:rPr>
                <w:rStyle w:val="CommentReference"/>
                <w:rFonts w:ascii="Times New Roman" w:eastAsiaTheme="minorHAnsi" w:hAnsi="Times New Roman" w:cstheme="minorBidi"/>
                <w:color w:val="auto"/>
              </w:rPr>
              <w:commentReference w:id="750"/>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51"/>
            <w:r>
              <w:t>lips</w:t>
            </w:r>
            <w:commentRangeEnd w:id="751"/>
            <w:r>
              <w:rPr>
                <w:rStyle w:val="CommentReference"/>
              </w:rPr>
              <w:commentReference w:id="751"/>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52"/>
            <w:r>
              <w:t>O</w:t>
            </w:r>
            <w:r w:rsidRPr="007425E1">
              <w:t>f</w:t>
            </w:r>
            <w:commentRangeEnd w:id="752"/>
            <w:r>
              <w:rPr>
                <w:rStyle w:val="CommentReference"/>
              </w:rPr>
              <w:commentReference w:id="752"/>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53"/>
            <w:r w:rsidRPr="007425E1">
              <w:t>praise</w:t>
            </w:r>
            <w:r>
              <w:t xml:space="preserve"> </w:t>
            </w:r>
            <w:commentRangeEnd w:id="753"/>
            <w:r>
              <w:rPr>
                <w:rStyle w:val="CommentReference"/>
                <w:rFonts w:ascii="Times New Roman" w:eastAsiaTheme="minorHAnsi" w:hAnsi="Times New Roman" w:cstheme="minorBidi"/>
                <w:color w:val="auto"/>
              </w:rPr>
              <w:commentReference w:id="753"/>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54"/>
            <w:r>
              <w:t>set</w:t>
            </w:r>
            <w:r w:rsidRPr="007425E1">
              <w:t xml:space="preserve"> </w:t>
            </w:r>
            <w:commentRangeEnd w:id="754"/>
            <w:r>
              <w:rPr>
                <w:rStyle w:val="CommentReference"/>
                <w:rFonts w:ascii="Times New Roman" w:eastAsiaTheme="minorHAnsi" w:hAnsi="Times New Roman" w:cstheme="minorBidi"/>
                <w:color w:val="auto"/>
              </w:rPr>
              <w:commentReference w:id="754"/>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55"/>
            <w:r w:rsidRPr="007425E1">
              <w:t xml:space="preserve"> </w:t>
            </w:r>
            <w:commentRangeEnd w:id="755"/>
            <w:r>
              <w:rPr>
                <w:rStyle w:val="CommentReference"/>
                <w:rFonts w:ascii="Times New Roman" w:eastAsiaTheme="minorHAnsi" w:hAnsi="Times New Roman" w:cstheme="minorBidi"/>
                <w:color w:val="auto"/>
              </w:rPr>
              <w:commentReference w:id="755"/>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56"/>
            <w:r>
              <w:t xml:space="preserve">similitudes </w:t>
            </w:r>
            <w:commentRangeEnd w:id="756"/>
            <w:r>
              <w:rPr>
                <w:rStyle w:val="CommentReference"/>
                <w:rFonts w:ascii="Times New Roman" w:eastAsiaTheme="minorHAnsi" w:hAnsi="Times New Roman" w:cstheme="minorBidi"/>
                <w:color w:val="auto"/>
              </w:rPr>
              <w:commentReference w:id="756"/>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57" w:name="_Toc298445793"/>
      <w:bookmarkStart w:id="758" w:name="_Toc298681278"/>
      <w:bookmarkStart w:id="759" w:name="_Toc298447518"/>
      <w:bookmarkStart w:id="760" w:name="_Toc308441916"/>
      <w:r w:rsidRPr="00FD2E69">
        <w:t>The Conclusion of the Adam Psali</w:t>
      </w:r>
      <w:bookmarkEnd w:id="757"/>
      <w:bookmarkEnd w:id="758"/>
      <w:bookmarkEnd w:id="759"/>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61" w:name="_Toc298445794"/>
      <w:bookmarkStart w:id="762" w:name="_Toc298681279"/>
      <w:bookmarkStart w:id="763" w:name="_Toc298447519"/>
      <w:r>
        <w:t>Part One</w:t>
      </w:r>
      <w:bookmarkEnd w:id="761"/>
      <w:bookmarkEnd w:id="762"/>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64"/>
            <w:r>
              <w:t xml:space="preserve">his </w:t>
            </w:r>
            <w:commentRangeEnd w:id="764"/>
            <w:r>
              <w:rPr>
                <w:rStyle w:val="CommentReference"/>
              </w:rPr>
              <w:commentReference w:id="764"/>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65"/>
            <w:r w:rsidRPr="007425E1">
              <w:t xml:space="preserve">risen </w:t>
            </w:r>
            <w:commentRangeEnd w:id="765"/>
            <w:r>
              <w:rPr>
                <w:rStyle w:val="CommentReference"/>
                <w:rFonts w:ascii="Times New Roman" w:eastAsiaTheme="minorHAnsi" w:hAnsi="Times New Roman" w:cstheme="minorBidi"/>
                <w:color w:val="auto"/>
              </w:rPr>
              <w:commentReference w:id="765"/>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66" w:name="_Toc298445795"/>
      <w:bookmarkStart w:id="767" w:name="_Toc298681280"/>
      <w:bookmarkStart w:id="768" w:name="_Toc298447520"/>
      <w:r>
        <w:t>Part Two</w:t>
      </w:r>
      <w:bookmarkEnd w:id="766"/>
      <w:bookmarkEnd w:id="767"/>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69" w:name="_Toc298445796"/>
      <w:bookmarkStart w:id="770" w:name="_Toc298681281"/>
      <w:bookmarkStart w:id="771" w:name="_Toc298447521"/>
      <w:r>
        <w:t>Part Three</w:t>
      </w:r>
      <w:bookmarkEnd w:id="769"/>
      <w:bookmarkEnd w:id="770"/>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72"/>
            <w:r w:rsidRPr="007425E1">
              <w:t xml:space="preserve">only </w:t>
            </w:r>
            <w:commentRangeEnd w:id="772"/>
            <w:r>
              <w:rPr>
                <w:rStyle w:val="CommentReference"/>
                <w:rFonts w:ascii="Times New Roman" w:eastAsiaTheme="minorHAnsi" w:hAnsi="Times New Roman" w:cstheme="minorBidi"/>
                <w:color w:val="auto"/>
              </w:rPr>
              <w:commentReference w:id="772"/>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73"/>
            <w:r w:rsidRPr="007425E1">
              <w:t xml:space="preserve">save </w:t>
            </w:r>
            <w:commentRangeEnd w:id="773"/>
            <w:r>
              <w:rPr>
                <w:rStyle w:val="CommentReference"/>
              </w:rPr>
              <w:commentReference w:id="773"/>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74" w:name="_Toc298445797"/>
      <w:bookmarkStart w:id="775" w:name="_Toc298681282"/>
      <w:bookmarkStart w:id="776" w:name="_Toc298447522"/>
      <w:r>
        <w:lastRenderedPageBreak/>
        <w:t>Part Four</w:t>
      </w:r>
      <w:bookmarkEnd w:id="774"/>
      <w:bookmarkEnd w:id="775"/>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77"/>
            <w:r w:rsidRPr="007425E1">
              <w:t>Esaias</w:t>
            </w:r>
            <w:commentRangeEnd w:id="777"/>
            <w:r>
              <w:rPr>
                <w:rStyle w:val="CommentReference"/>
                <w:rFonts w:ascii="Times New Roman" w:eastAsiaTheme="minorHAnsi" w:hAnsi="Times New Roman" w:cstheme="minorBidi"/>
                <w:color w:val="auto"/>
              </w:rPr>
              <w:commentReference w:id="777"/>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78"/>
            <w:r w:rsidRPr="007425E1">
              <w:t>counsel</w:t>
            </w:r>
            <w:commentRangeEnd w:id="778"/>
            <w:r>
              <w:rPr>
                <w:rStyle w:val="CommentReference"/>
              </w:rPr>
              <w:commentReference w:id="778"/>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79" w:name="_Toc298445798"/>
      <w:bookmarkStart w:id="780" w:name="_Toc298681283"/>
      <w:bookmarkStart w:id="781" w:name="_Toc298447523"/>
      <w:r>
        <w:t>Part Five</w:t>
      </w:r>
      <w:bookmarkEnd w:id="779"/>
      <w:bookmarkEnd w:id="780"/>
      <w:bookmarkEnd w:id="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82"/>
            <w:r w:rsidRPr="007425E1">
              <w:t>overcome</w:t>
            </w:r>
            <w:commentRangeEnd w:id="782"/>
            <w:r>
              <w:rPr>
                <w:rStyle w:val="CommentReference"/>
                <w:rFonts w:ascii="Times New Roman" w:eastAsiaTheme="minorHAnsi" w:hAnsi="Times New Roman" w:cstheme="minorBidi"/>
                <w:color w:val="auto"/>
              </w:rPr>
              <w:commentReference w:id="782"/>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83" w:name="_Toc298445799"/>
      <w:bookmarkStart w:id="784" w:name="_Toc298681284"/>
      <w:bookmarkStart w:id="785" w:name="_Toc298447524"/>
      <w:r>
        <w:t>Part Six</w:t>
      </w:r>
      <w:bookmarkEnd w:id="783"/>
      <w:bookmarkEnd w:id="784"/>
      <w:bookmarkEnd w:id="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786"/>
            <w:r>
              <w:t>A</w:t>
            </w:r>
            <w:r w:rsidRPr="007425E1">
              <w:t xml:space="preserve">nd became </w:t>
            </w:r>
            <w:r w:rsidR="00524D23">
              <w:t xml:space="preserve">a perfect </w:t>
            </w:r>
            <w:r w:rsidRPr="007425E1">
              <w:t>man</w:t>
            </w:r>
            <w:commentRangeEnd w:id="786"/>
            <w:r>
              <w:rPr>
                <w:rStyle w:val="CommentReference"/>
              </w:rPr>
              <w:commentReference w:id="786"/>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87"/>
            <w:r w:rsidRPr="007425E1">
              <w:t xml:space="preserve">Without </w:t>
            </w:r>
            <w:commentRangeEnd w:id="787"/>
            <w:r>
              <w:rPr>
                <w:rStyle w:val="CommentReference"/>
                <w:rFonts w:ascii="Times New Roman" w:eastAsiaTheme="minorHAnsi" w:hAnsi="Times New Roman" w:cstheme="minorBidi"/>
                <w:color w:val="auto"/>
              </w:rPr>
              <w:commentReference w:id="787"/>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88" w:name="_Toc298445800"/>
      <w:bookmarkStart w:id="789" w:name="_Toc298681285"/>
      <w:bookmarkStart w:id="790" w:name="_Toc298447525"/>
      <w:r>
        <w:t>Part Seven</w:t>
      </w:r>
      <w:bookmarkEnd w:id="788"/>
      <w:bookmarkEnd w:id="789"/>
      <w:bookmarkEnd w:id="7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91" w:name="_Toc298445801"/>
      <w:bookmarkStart w:id="792" w:name="_Toc298681286"/>
      <w:bookmarkStart w:id="793" w:name="_Toc298447526"/>
      <w:r>
        <w:t>Part Eight</w:t>
      </w:r>
      <w:bookmarkEnd w:id="791"/>
      <w:bookmarkEnd w:id="792"/>
      <w:bookmarkEnd w:id="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794"/>
            <w:r>
              <w:t>And good</w:t>
            </w:r>
            <w:r w:rsidRPr="007425E1">
              <w:t>will toward men</w:t>
            </w:r>
            <w:commentRangeEnd w:id="794"/>
            <w:r>
              <w:rPr>
                <w:rStyle w:val="CommentReference"/>
              </w:rPr>
              <w:commentReference w:id="794"/>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795"/>
            <w:r w:rsidRPr="007425E1">
              <w:t xml:space="preserve"> </w:t>
            </w:r>
            <w:commentRangeEnd w:id="795"/>
            <w:r>
              <w:rPr>
                <w:rStyle w:val="CommentReference"/>
                <w:rFonts w:ascii="Times New Roman" w:eastAsiaTheme="minorHAnsi" w:hAnsi="Times New Roman" w:cstheme="minorBidi"/>
                <w:color w:val="auto"/>
              </w:rPr>
              <w:commentReference w:id="795"/>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96" w:name="_Toc298445802"/>
      <w:bookmarkStart w:id="797" w:name="_Toc298681287"/>
      <w:bookmarkStart w:id="798" w:name="_Toc298447527"/>
      <w:r>
        <w:t>Part Nine</w:t>
      </w:r>
      <w:bookmarkEnd w:id="796"/>
      <w:bookmarkEnd w:id="797"/>
      <w:bookmarkEnd w:id="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799"/>
            <w:r>
              <w:t>A</w:t>
            </w:r>
            <w:r w:rsidRPr="007425E1">
              <w:t>ngels</w:t>
            </w:r>
            <w:commentRangeEnd w:id="799"/>
            <w:r>
              <w:rPr>
                <w:rStyle w:val="CommentReference"/>
                <w:rFonts w:ascii="Times New Roman" w:eastAsiaTheme="minorHAnsi" w:hAnsi="Times New Roman" w:cstheme="minorBidi"/>
                <w:color w:val="auto"/>
              </w:rPr>
              <w:commentReference w:id="799"/>
            </w:r>
            <w:r w:rsidRPr="007425E1">
              <w:t xml:space="preserve"> of light </w:t>
            </w:r>
          </w:p>
          <w:p w14:paraId="63D00661" w14:textId="77777777" w:rsidR="00E35F1F" w:rsidRDefault="00E35F1F" w:rsidP="00E35F1F">
            <w:pPr>
              <w:pStyle w:val="EngHangEnd"/>
            </w:pPr>
            <w:commentRangeStart w:id="800"/>
            <w:r>
              <w:t>P</w:t>
            </w:r>
            <w:r w:rsidRPr="007425E1">
              <w:t xml:space="preserve">raise </w:t>
            </w:r>
            <w:commentRangeEnd w:id="800"/>
            <w:r>
              <w:rPr>
                <w:rStyle w:val="CommentReference"/>
              </w:rPr>
              <w:commentReference w:id="800"/>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01"/>
            <w:r>
              <w:t>shone</w:t>
            </w:r>
            <w:commentRangeEnd w:id="801"/>
            <w:r>
              <w:rPr>
                <w:rStyle w:val="CommentReference"/>
                <w:rFonts w:ascii="Times New Roman" w:eastAsiaTheme="minorHAnsi" w:hAnsi="Times New Roman" w:cstheme="minorBidi"/>
                <w:color w:val="auto"/>
              </w:rPr>
              <w:commentReference w:id="801"/>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02"/>
            <w:r w:rsidRPr="007425E1">
              <w:t xml:space="preserve">In </w:t>
            </w:r>
            <w:commentRangeEnd w:id="802"/>
            <w:r>
              <w:rPr>
                <w:rStyle w:val="CommentReference"/>
                <w:rFonts w:ascii="Times New Roman" w:eastAsiaTheme="minorHAnsi" w:hAnsi="Times New Roman" w:cstheme="minorBidi"/>
                <w:color w:val="auto"/>
              </w:rPr>
              <w:commentReference w:id="802"/>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03"/>
            <w:r>
              <w:t>W</w:t>
            </w:r>
            <w:r w:rsidRPr="007425E1">
              <w:t xml:space="preserve">ho </w:t>
            </w:r>
            <w:commentRangeEnd w:id="803"/>
            <w:r>
              <w:rPr>
                <w:rStyle w:val="CommentReference"/>
                <w:rFonts w:ascii="Times New Roman" w:eastAsiaTheme="minorHAnsi" w:hAnsi="Times New Roman" w:cstheme="minorBidi"/>
                <w:color w:val="auto"/>
              </w:rPr>
              <w:commentReference w:id="803"/>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04"/>
            <w:r w:rsidRPr="007425E1">
              <w:t xml:space="preserve">we bless </w:t>
            </w:r>
            <w:r>
              <w:t>You</w:t>
            </w:r>
            <w:r w:rsidRPr="007425E1">
              <w:t xml:space="preserve"> </w:t>
            </w:r>
            <w:commentRangeEnd w:id="804"/>
            <w:r>
              <w:rPr>
                <w:rStyle w:val="CommentReference"/>
                <w:rFonts w:ascii="Times New Roman" w:eastAsiaTheme="minorHAnsi" w:hAnsi="Times New Roman" w:cstheme="minorBidi"/>
                <w:color w:val="auto"/>
              </w:rPr>
              <w:commentReference w:id="804"/>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05" w:name="_Toc298445803"/>
      <w:bookmarkStart w:id="806" w:name="_Toc298681288"/>
      <w:bookmarkStart w:id="807" w:name="_Toc298447528"/>
      <w:bookmarkStart w:id="808" w:name="_Toc308441917"/>
      <w:r>
        <w:lastRenderedPageBreak/>
        <w:t>The Crown Adam</w:t>
      </w:r>
      <w:bookmarkEnd w:id="805"/>
      <w:bookmarkEnd w:id="806"/>
      <w:bookmarkEnd w:id="807"/>
      <w:bookmarkEnd w:id="808"/>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09"/>
            <w:r w:rsidRPr="007425E1">
              <w:t>estate</w:t>
            </w:r>
            <w:commentRangeEnd w:id="809"/>
            <w:r>
              <w:rPr>
                <w:rStyle w:val="CommentReference"/>
              </w:rPr>
              <w:commentReference w:id="809"/>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10"/>
            <w:r w:rsidRPr="007425E1">
              <w:t xml:space="preserve">holy </w:t>
            </w:r>
            <w:commentRangeEnd w:id="810"/>
            <w:r>
              <w:rPr>
                <w:rStyle w:val="CommentReference"/>
              </w:rPr>
              <w:commentReference w:id="810"/>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11"/>
            <w:r>
              <w:t xml:space="preserve">Womanhood </w:t>
            </w:r>
            <w:commentRangeEnd w:id="811"/>
            <w:r>
              <w:rPr>
                <w:rStyle w:val="CommentReference"/>
                <w:rFonts w:ascii="Times New Roman" w:eastAsiaTheme="minorHAnsi" w:hAnsi="Times New Roman" w:cstheme="minorBidi"/>
                <w:color w:val="auto"/>
              </w:rPr>
              <w:commentReference w:id="811"/>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EC501B">
        <w:rPr>
          <w:noProof/>
        </w:rPr>
        <w:t>469</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12" w:name="_Toc298445804"/>
      <w:bookmarkStart w:id="813" w:name="_Toc298681289"/>
      <w:bookmarkStart w:id="814" w:name="_Toc298447529"/>
      <w:bookmarkStart w:id="815" w:name="_Toc308441918"/>
      <w:bookmarkStart w:id="816" w:name="_Toc448696633"/>
      <w:r>
        <w:lastRenderedPageBreak/>
        <w:t>Tuesday</w:t>
      </w:r>
      <w:bookmarkEnd w:id="812"/>
      <w:bookmarkEnd w:id="813"/>
      <w:bookmarkEnd w:id="814"/>
      <w:bookmarkEnd w:id="815"/>
      <w:bookmarkEnd w:id="816"/>
    </w:p>
    <w:p w14:paraId="5EF92007" w14:textId="77777777" w:rsidR="00E35F1F" w:rsidRDefault="00E35F1F" w:rsidP="00E35F1F">
      <w:pPr>
        <w:pStyle w:val="Heading3"/>
      </w:pPr>
      <w:bookmarkStart w:id="817" w:name="_Toc298445805"/>
      <w:bookmarkStart w:id="818" w:name="_Toc298681290"/>
      <w:bookmarkStart w:id="819" w:name="_Toc298447530"/>
      <w:bookmarkStart w:id="820" w:name="_Toc308441919"/>
      <w:r>
        <w:t>The Tuesday Psali Adam</w:t>
      </w:r>
      <w:bookmarkEnd w:id="817"/>
      <w:bookmarkEnd w:id="818"/>
      <w:bookmarkEnd w:id="819"/>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21"/>
            <w:r w:rsidRPr="007425E1">
              <w:t>wandered</w:t>
            </w:r>
            <w:commentRangeEnd w:id="821"/>
            <w:r>
              <w:rPr>
                <w:rStyle w:val="CommentReference"/>
                <w:rFonts w:ascii="Times New Roman" w:eastAsiaTheme="minorHAnsi" w:hAnsi="Times New Roman" w:cstheme="minorBidi"/>
                <w:color w:val="auto"/>
              </w:rPr>
              <w:commentReference w:id="821"/>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22"/>
            <w:r w:rsidRPr="007425E1">
              <w:t>cold and frost</w:t>
            </w:r>
            <w:commentRangeEnd w:id="822"/>
            <w:r>
              <w:rPr>
                <w:rStyle w:val="CommentReference"/>
              </w:rPr>
              <w:commentReference w:id="822"/>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23"/>
            <w:r>
              <w:t>From</w:t>
            </w:r>
            <w:r w:rsidRPr="007425E1">
              <w:t xml:space="preserve"> </w:t>
            </w:r>
            <w:commentRangeEnd w:id="823"/>
            <w:r>
              <w:rPr>
                <w:rStyle w:val="CommentReference"/>
              </w:rPr>
              <w:commentReference w:id="823"/>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24" w:name="_Toc298445806"/>
      <w:bookmarkStart w:id="825" w:name="_Toc298681291"/>
      <w:bookmarkStart w:id="826" w:name="_Toc298447531"/>
      <w:bookmarkStart w:id="827" w:name="_Toc308441920"/>
      <w:r w:rsidRPr="00FD2E69">
        <w:lastRenderedPageBreak/>
        <w:t>The Conclusion of the Adam Psali</w:t>
      </w:r>
      <w:bookmarkEnd w:id="824"/>
      <w:bookmarkEnd w:id="825"/>
      <w:bookmarkEnd w:id="826"/>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28" w:name="_Toc298445807"/>
      <w:bookmarkStart w:id="829" w:name="_Toc298681292"/>
      <w:bookmarkStart w:id="830" w:name="_Toc298447532"/>
      <w:bookmarkStart w:id="831" w:name="_Toc308441921"/>
      <w:r>
        <w:t>The Tuesday Theotokia</w:t>
      </w:r>
      <w:bookmarkEnd w:id="828"/>
      <w:bookmarkEnd w:id="829"/>
      <w:bookmarkEnd w:id="830"/>
      <w:bookmarkEnd w:id="831"/>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32" w:name="_Toc298445808"/>
      <w:bookmarkStart w:id="833" w:name="_Toc298681293"/>
      <w:bookmarkStart w:id="834" w:name="_Toc298447533"/>
      <w:r>
        <w:t>Part One</w:t>
      </w:r>
      <w:bookmarkEnd w:id="832"/>
      <w:bookmarkEnd w:id="833"/>
      <w:bookmarkEnd w:id="8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35" w:name="_Toc298445809"/>
      <w:bookmarkStart w:id="836" w:name="_Toc298681294"/>
      <w:bookmarkStart w:id="837" w:name="_Toc298447534"/>
      <w:r>
        <w:t>Part Tw</w:t>
      </w:r>
      <w:bookmarkEnd w:id="835"/>
      <w:r>
        <w:t>o</w:t>
      </w:r>
      <w:bookmarkEnd w:id="836"/>
      <w:bookmarkEnd w:id="8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38"/>
            <w:r>
              <w:t>received</w:t>
            </w:r>
            <w:commentRangeEnd w:id="838"/>
            <w:r>
              <w:rPr>
                <w:rStyle w:val="CommentReference"/>
                <w:rFonts w:ascii="Times New Roman" w:eastAsiaTheme="minorHAnsi" w:hAnsi="Times New Roman" w:cstheme="minorBidi"/>
                <w:color w:val="auto"/>
              </w:rPr>
              <w:commentReference w:id="838"/>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39" w:name="_Toc298681295"/>
      <w:bookmarkStart w:id="840" w:name="_Toc298447535"/>
      <w:r>
        <w:lastRenderedPageBreak/>
        <w:t>Part Three</w:t>
      </w:r>
      <w:bookmarkEnd w:id="839"/>
      <w:bookmarkEnd w:id="8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41" w:name="_Toc298681296"/>
      <w:bookmarkStart w:id="842" w:name="_Toc298447536"/>
      <w:r>
        <w:lastRenderedPageBreak/>
        <w:t>Part Four</w:t>
      </w:r>
      <w:bookmarkEnd w:id="841"/>
      <w:bookmarkEnd w:id="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43"/>
            <w:r w:rsidRPr="007425E1">
              <w:t xml:space="preserve">perfect </w:t>
            </w:r>
            <w:commentRangeEnd w:id="843"/>
            <w:r>
              <w:rPr>
                <w:rStyle w:val="CommentReference"/>
              </w:rPr>
              <w:commentReference w:id="843"/>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44" w:name="_Toc298681297"/>
      <w:bookmarkStart w:id="845" w:name="_Toc298447537"/>
      <w:r>
        <w:t>Part Five</w:t>
      </w:r>
      <w:bookmarkEnd w:id="844"/>
      <w:bookmarkEnd w:id="8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46"/>
            <w:r>
              <w:t>unlimited</w:t>
            </w:r>
            <w:commentRangeEnd w:id="846"/>
            <w:r>
              <w:rPr>
                <w:rStyle w:val="CommentReference"/>
                <w:rFonts w:ascii="Times New Roman" w:eastAsiaTheme="minorHAnsi" w:hAnsi="Times New Roman" w:cstheme="minorBidi"/>
                <w:color w:val="auto"/>
              </w:rPr>
              <w:commentReference w:id="846"/>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47" w:name="_Toc298681298"/>
      <w:bookmarkStart w:id="848" w:name="_Toc298447538"/>
      <w:r>
        <w:t>Part Six</w:t>
      </w:r>
      <w:bookmarkEnd w:id="847"/>
      <w:bookmarkEnd w:id="8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49"/>
            <w:r>
              <w:t xml:space="preserve"> </w:t>
            </w:r>
            <w:commentRangeEnd w:id="849"/>
            <w:r>
              <w:rPr>
                <w:rStyle w:val="CommentReference"/>
              </w:rPr>
              <w:commentReference w:id="849"/>
            </w:r>
            <w:r>
              <w:t>f</w:t>
            </w:r>
            <w:commentRangeStart w:id="850"/>
            <w:r>
              <w:t>aith</w:t>
            </w:r>
            <w:commentRangeEnd w:id="850"/>
            <w:r>
              <w:rPr>
                <w:rStyle w:val="CommentReference"/>
              </w:rPr>
              <w:commentReference w:id="850"/>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51" w:name="_Toc298681299"/>
      <w:bookmarkStart w:id="852" w:name="_Toc298447539"/>
      <w:r>
        <w:lastRenderedPageBreak/>
        <w:t>Part Seven</w:t>
      </w:r>
      <w:bookmarkEnd w:id="851"/>
      <w:bookmarkEnd w:id="8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53"/>
            <w:r>
              <w:t xml:space="preserve">a </w:t>
            </w:r>
            <w:commentRangeEnd w:id="853"/>
            <w:r>
              <w:rPr>
                <w:rStyle w:val="CommentReference"/>
                <w:rFonts w:ascii="Times New Roman" w:eastAsiaTheme="minorHAnsi" w:hAnsi="Times New Roman" w:cstheme="minorBidi"/>
                <w:color w:val="auto"/>
              </w:rPr>
              <w:commentReference w:id="853"/>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54" w:name="_Toc298681300"/>
      <w:bookmarkStart w:id="855" w:name="_Toc298447540"/>
      <w:bookmarkStart w:id="856" w:name="_Toc308441922"/>
      <w:r>
        <w:t>The Crown Adam</w:t>
      </w:r>
      <w:bookmarkEnd w:id="854"/>
      <w:bookmarkEnd w:id="855"/>
      <w:bookmarkEnd w:id="856"/>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57"/>
            <w:r>
              <w:t>He</w:t>
            </w:r>
            <w:r w:rsidRPr="007425E1">
              <w:t xml:space="preserve"> </w:t>
            </w:r>
            <w:commentRangeEnd w:id="857"/>
            <w:r>
              <w:rPr>
                <w:rStyle w:val="CommentReference"/>
                <w:rFonts w:ascii="Times New Roman" w:eastAsiaTheme="minorHAnsi" w:hAnsi="Times New Roman" w:cstheme="minorBidi"/>
                <w:color w:val="auto"/>
              </w:rPr>
              <w:commentReference w:id="857"/>
            </w:r>
            <w:r w:rsidRPr="007425E1">
              <w:t xml:space="preserve">who is carried </w:t>
            </w:r>
          </w:p>
          <w:p w14:paraId="05DA09F2" w14:textId="04037ECB" w:rsidR="00E35F1F" w:rsidRDefault="00557D05" w:rsidP="00E35F1F">
            <w:pPr>
              <w:pStyle w:val="EngHangEnd"/>
            </w:pPr>
            <w:r>
              <w:t>Upon</w:t>
            </w:r>
            <w:commentRangeStart w:id="858"/>
            <w:r w:rsidR="00E35F1F" w:rsidRPr="007425E1">
              <w:t xml:space="preserve"> </w:t>
            </w:r>
            <w:commentRangeEnd w:id="858"/>
            <w:r w:rsidR="00E35F1F">
              <w:rPr>
                <w:rStyle w:val="CommentReference"/>
              </w:rPr>
              <w:commentReference w:id="858"/>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59"/>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59"/>
            <w:r>
              <w:rPr>
                <w:rStyle w:val="CommentReference"/>
                <w:rFonts w:ascii="Garamond" w:hAnsi="Garamond" w:cstheme="minorBidi"/>
                <w:noProof w:val="0"/>
                <w:lang w:val="en-CA"/>
              </w:rPr>
              <w:commentReference w:id="859"/>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EC501B">
        <w:rPr>
          <w:noProof/>
        </w:rPr>
        <w:t>469</w:t>
      </w:r>
      <w:r>
        <w:fldChar w:fldCharType="end"/>
      </w:r>
      <w:r>
        <w:t>.</w:t>
      </w:r>
    </w:p>
    <w:p w14:paraId="55A2AE2E" w14:textId="77777777" w:rsidR="00E35F1F" w:rsidRDefault="00E35F1F" w:rsidP="00E35F1F">
      <w:pPr>
        <w:pStyle w:val="Heading2"/>
      </w:pPr>
      <w:bookmarkStart w:id="860" w:name="_Toc298681301"/>
      <w:bookmarkStart w:id="861" w:name="_Toc308441923"/>
      <w:bookmarkStart w:id="862" w:name="_Toc448696634"/>
      <w:r>
        <w:lastRenderedPageBreak/>
        <w:t>Wednesday</w:t>
      </w:r>
      <w:bookmarkEnd w:id="860"/>
      <w:bookmarkEnd w:id="861"/>
      <w:bookmarkEnd w:id="862"/>
    </w:p>
    <w:p w14:paraId="5D01081B" w14:textId="77777777" w:rsidR="00E35F1F" w:rsidRDefault="00E35F1F" w:rsidP="00E35F1F">
      <w:pPr>
        <w:pStyle w:val="Heading3"/>
      </w:pPr>
      <w:bookmarkStart w:id="863" w:name="_Toc298681302"/>
      <w:bookmarkStart w:id="864" w:name="_Toc308441924"/>
      <w:r>
        <w:t>The Wednesday Psali Batos</w:t>
      </w:r>
      <w:bookmarkEnd w:id="863"/>
      <w:bookmarkEnd w:id="864"/>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65"/>
            <w:r>
              <w:t xml:space="preserve">breaths </w:t>
            </w:r>
            <w:commentRangeEnd w:id="865"/>
            <w:r>
              <w:rPr>
                <w:rStyle w:val="CommentReference"/>
                <w:rFonts w:ascii="Times New Roman" w:eastAsiaTheme="minorHAnsi" w:hAnsi="Times New Roman" w:cstheme="minorBidi"/>
                <w:color w:val="auto"/>
              </w:rPr>
              <w:commentReference w:id="865"/>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66"/>
            <w:r>
              <w:t xml:space="preserve">When </w:t>
            </w:r>
            <w:commentRangeEnd w:id="866"/>
            <w:r>
              <w:rPr>
                <w:rStyle w:val="CommentReference"/>
                <w:rFonts w:ascii="Times New Roman" w:eastAsiaTheme="minorHAnsi" w:hAnsi="Times New Roman" w:cstheme="minorBidi"/>
                <w:color w:val="auto"/>
              </w:rPr>
              <w:commentReference w:id="866"/>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67"/>
            <w:r>
              <w:t>tribulations</w:t>
            </w:r>
            <w:commentRangeEnd w:id="867"/>
            <w:r>
              <w:rPr>
                <w:rStyle w:val="CommentReference"/>
                <w:rFonts w:ascii="Times New Roman" w:eastAsiaTheme="minorHAnsi" w:hAnsi="Times New Roman" w:cstheme="minorBidi"/>
                <w:color w:val="auto"/>
              </w:rPr>
              <w:commentReference w:id="867"/>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68" w:name="_Toc298681303"/>
      <w:bookmarkStart w:id="869" w:name="_Toc308441925"/>
      <w:r w:rsidRPr="00FD2E69">
        <w:t xml:space="preserve">The Conclusion of the </w:t>
      </w:r>
      <w:r>
        <w:t>Batos</w:t>
      </w:r>
      <w:r w:rsidRPr="00FD2E69">
        <w:t xml:space="preserve"> Psali</w:t>
      </w:r>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70" w:name="_Toc298681304"/>
      <w:bookmarkStart w:id="871" w:name="_Toc308441926"/>
      <w:r>
        <w:t>The Wednesday Theotokia</w:t>
      </w:r>
      <w:bookmarkEnd w:id="870"/>
      <w:bookmarkEnd w:id="871"/>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72" w:name="_Toc298681305"/>
      <w:r>
        <w:t>Part One</w:t>
      </w:r>
      <w:bookmarkEnd w:id="8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73" w:name="_Toc298681306"/>
      <w:r>
        <w:t>Part Two</w:t>
      </w:r>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74"/>
            <w:r w:rsidRPr="00FA5B8C">
              <w:t>ⲥⲉⲙⲟϣⲓ ϧⲉⲛ ⲛ̀ⲧⲉ ⲡ̀ⲕⲁϩⲓ ⲥⲉⲙⲟϣⲓ ϧⲉⲛ ⲡⲉⲟⲩⲱⲓⲛⲓ</w:t>
            </w:r>
            <w:r w:rsidRPr="00F6464C">
              <w:t xml:space="preserve"> </w:t>
            </w:r>
            <w:commentRangeEnd w:id="874"/>
            <w:r>
              <w:rPr>
                <w:rStyle w:val="CommentReference"/>
                <w:rFonts w:ascii="Garamond" w:hAnsi="Garamond" w:cstheme="minorBidi"/>
                <w:noProof w:val="0"/>
                <w:lang w:val="en-CA"/>
              </w:rPr>
              <w:commentReference w:id="874"/>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75" w:name="_Toc298681307"/>
      <w:r>
        <w:lastRenderedPageBreak/>
        <w:t>Part Three</w:t>
      </w:r>
      <w:bookmarkEnd w:id="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76"/>
            <w:r w:rsidRPr="007425E1">
              <w:t>For you brought forth</w:t>
            </w:r>
            <w:commentRangeEnd w:id="876"/>
            <w:r>
              <w:rPr>
                <w:rStyle w:val="CommentReference"/>
                <w:rFonts w:ascii="Times New Roman" w:eastAsiaTheme="minorHAnsi" w:hAnsi="Times New Roman" w:cstheme="minorBidi"/>
                <w:color w:val="auto"/>
              </w:rPr>
              <w:commentReference w:id="876"/>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77" w:name="_Toc298681308"/>
      <w:r>
        <w:t>Part Four</w:t>
      </w:r>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78" w:name="_Toc298681309"/>
      <w:r>
        <w:t>Part Five</w:t>
      </w:r>
      <w:bookmarkEnd w:id="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79"/>
            <w:r>
              <w:t>He</w:t>
            </w:r>
            <w:r w:rsidRPr="007425E1">
              <w:t xml:space="preserve"> </w:t>
            </w:r>
            <w:commentRangeEnd w:id="879"/>
            <w:r>
              <w:rPr>
                <w:rStyle w:val="CommentReference"/>
              </w:rPr>
              <w:commentReference w:id="879"/>
            </w:r>
            <w:r w:rsidRPr="007425E1">
              <w:t xml:space="preserve">Who </w:t>
            </w:r>
            <w:commentRangeStart w:id="880"/>
            <w:r w:rsidRPr="007425E1">
              <w:t xml:space="preserve">is </w:t>
            </w:r>
            <w:commentRangeEnd w:id="880"/>
            <w:r>
              <w:rPr>
                <w:rStyle w:val="CommentReference"/>
              </w:rPr>
              <w:commentReference w:id="880"/>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81"/>
            <w:r w:rsidRPr="007425E1">
              <w:t>He to Whom is due the glory forever</w:t>
            </w:r>
            <w:commentRangeEnd w:id="881"/>
            <w:r>
              <w:rPr>
                <w:rStyle w:val="CommentReference"/>
                <w:rFonts w:ascii="Times New Roman" w:eastAsiaTheme="minorHAnsi" w:hAnsi="Times New Roman" w:cstheme="minorBidi"/>
                <w:color w:val="auto"/>
              </w:rPr>
              <w:commentReference w:id="881"/>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82" w:name="_Toc298681310"/>
      <w:r>
        <w:t>Part Six</w:t>
      </w:r>
      <w:bookmarkEnd w:id="8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83"/>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83"/>
            <w:r>
              <w:rPr>
                <w:rStyle w:val="CommentReference"/>
              </w:rPr>
              <w:commentReference w:id="883"/>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84"/>
            <w:r w:rsidRPr="00FA5B8C">
              <w:t>ⲙⲁⲣⲓⲁ</w:t>
            </w:r>
            <w:r w:rsidRPr="002147AA">
              <w:t xml:space="preserve"> </w:t>
            </w:r>
            <w:commentRangeEnd w:id="884"/>
            <w:r>
              <w:rPr>
                <w:rStyle w:val="CommentReference"/>
                <w:rFonts w:ascii="Garamond" w:hAnsi="Garamond" w:cstheme="minorBidi"/>
                <w:noProof w:val="0"/>
                <w:lang w:val="en-CA"/>
              </w:rPr>
              <w:commentReference w:id="884"/>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85"/>
            <w:r w:rsidRPr="00FA5B8C">
              <w:t>ⲥⲧⲁⲓⲏⲟⲩⲧ ̀</w:t>
            </w:r>
            <w:commentRangeEnd w:id="885"/>
            <w:r>
              <w:rPr>
                <w:rStyle w:val="CommentReference"/>
                <w:rFonts w:ascii="Garamond" w:hAnsi="Garamond" w:cstheme="minorBidi"/>
                <w:noProof w:val="0"/>
                <w:lang w:val="en-CA"/>
              </w:rPr>
              <w:commentReference w:id="885"/>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86"/>
            <w:r w:rsidRPr="00FA5B8C">
              <w:t>ⲙⲡⲓⲟⲩⲁⲓ ̀</w:t>
            </w:r>
            <w:commentRangeEnd w:id="886"/>
            <w:r>
              <w:rPr>
                <w:rStyle w:val="CommentReference"/>
                <w:rFonts w:ascii="Garamond" w:hAnsi="Garamond" w:cstheme="minorBidi"/>
                <w:noProof w:val="0"/>
                <w:lang w:val="en-CA"/>
              </w:rPr>
              <w:commentReference w:id="886"/>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87"/>
            <w:r w:rsidRPr="00FA5B8C">
              <w:t>ⲉⲣⲉ ̀</w:t>
            </w:r>
            <w:commentRangeEnd w:id="887"/>
            <w:r>
              <w:rPr>
                <w:rStyle w:val="CommentReference"/>
                <w:rFonts w:ascii="Garamond" w:hAnsi="Garamond" w:cstheme="minorBidi"/>
                <w:noProof w:val="0"/>
                <w:lang w:val="en-CA"/>
              </w:rPr>
              <w:commentReference w:id="887"/>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88" w:name="_Toc298681311"/>
      <w:r>
        <w:t>Part Seven</w:t>
      </w:r>
      <w:bookmarkEnd w:id="8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89"/>
            <w:r>
              <w:t xml:space="preserve">sits </w:t>
            </w:r>
            <w:commentRangeEnd w:id="889"/>
            <w:r>
              <w:rPr>
                <w:rStyle w:val="CommentReference"/>
                <w:rFonts w:ascii="Times New Roman" w:eastAsiaTheme="minorHAnsi" w:hAnsi="Times New Roman" w:cstheme="minorBidi"/>
                <w:color w:val="auto"/>
              </w:rPr>
              <w:commentReference w:id="889"/>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90"/>
            <w:r w:rsidRPr="00FA5B8C">
              <w:t>ⲉⲧⲁϥⲟⲩⲱⲛϩ</w:t>
            </w:r>
            <w:r w:rsidRPr="002147AA">
              <w:t xml:space="preserve"> </w:t>
            </w:r>
            <w:commentRangeEnd w:id="890"/>
            <w:r>
              <w:rPr>
                <w:rStyle w:val="CommentReference"/>
                <w:rFonts w:ascii="Garamond" w:hAnsi="Garamond" w:cstheme="minorBidi"/>
                <w:noProof w:val="0"/>
                <w:lang w:val="en-CA"/>
              </w:rPr>
              <w:commentReference w:id="890"/>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91"/>
            <w:r w:rsidRPr="00FA5B8C">
              <w:t>Ϫⲉ ⲡⲓⲁⲧⲥⲁⲣⲝ</w:t>
            </w:r>
            <w:commentRangeEnd w:id="891"/>
            <w:r>
              <w:rPr>
                <w:rStyle w:val="CommentReference"/>
                <w:rFonts w:ascii="Garamond" w:hAnsi="Garamond" w:cstheme="minorBidi"/>
                <w:noProof w:val="0"/>
                <w:lang w:val="en-CA"/>
              </w:rPr>
              <w:commentReference w:id="891"/>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92" w:name="_Toc298681312"/>
      <w:bookmarkStart w:id="893" w:name="_Toc308441927"/>
      <w:r>
        <w:t>The Crown Batos</w:t>
      </w:r>
      <w:bookmarkEnd w:id="892"/>
      <w:bookmarkEnd w:id="893"/>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94"/>
            <w:r w:rsidRPr="007425E1">
              <w:t>has entered and come forth</w:t>
            </w:r>
            <w:commentRangeEnd w:id="894"/>
            <w:r>
              <w:rPr>
                <w:rStyle w:val="CommentReference"/>
                <w:rFonts w:ascii="Times New Roman" w:eastAsiaTheme="minorHAnsi" w:hAnsi="Times New Roman" w:cstheme="minorBidi"/>
                <w:color w:val="auto"/>
              </w:rPr>
              <w:commentReference w:id="894"/>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95"/>
            <w:r w:rsidRPr="007425E1">
              <w:t>manifestation</w:t>
            </w:r>
            <w:commentRangeEnd w:id="895"/>
            <w:r>
              <w:rPr>
                <w:rStyle w:val="CommentReference"/>
              </w:rPr>
              <w:commentReference w:id="895"/>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96"/>
            <w:r>
              <w:t>and</w:t>
            </w:r>
            <w:r w:rsidRPr="007425E1">
              <w:t xml:space="preserve"> </w:t>
            </w:r>
            <w:commentRangeEnd w:id="896"/>
            <w:r>
              <w:rPr>
                <w:rStyle w:val="CommentReference"/>
              </w:rPr>
              <w:commentReference w:id="896"/>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60"/>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EC501B">
        <w:rPr>
          <w:noProof/>
        </w:rPr>
        <w:t>551</w:t>
      </w:r>
      <w:r>
        <w:fldChar w:fldCharType="end"/>
      </w:r>
      <w:r>
        <w:t>.</w:t>
      </w:r>
    </w:p>
    <w:p w14:paraId="6C2803B6" w14:textId="77777777" w:rsidR="00E35F1F" w:rsidRDefault="00E35F1F" w:rsidP="00E35F1F">
      <w:pPr>
        <w:pStyle w:val="Heading2"/>
      </w:pPr>
      <w:bookmarkStart w:id="897" w:name="_Toc298681313"/>
      <w:bookmarkStart w:id="898" w:name="_Toc308441928"/>
      <w:bookmarkStart w:id="899" w:name="_Toc448696635"/>
      <w:r>
        <w:lastRenderedPageBreak/>
        <w:t>Thursday</w:t>
      </w:r>
      <w:bookmarkEnd w:id="897"/>
      <w:bookmarkEnd w:id="898"/>
      <w:bookmarkEnd w:id="899"/>
    </w:p>
    <w:p w14:paraId="562349E9" w14:textId="453ED52C" w:rsidR="00E35F1F" w:rsidRDefault="00E35F1F" w:rsidP="00E35F1F">
      <w:pPr>
        <w:pStyle w:val="Heading3"/>
      </w:pPr>
      <w:bookmarkStart w:id="900" w:name="_Toc298681314"/>
      <w:bookmarkStart w:id="901" w:name="_Toc308441929"/>
      <w:r>
        <w:t xml:space="preserve">The Psali Batos for </w:t>
      </w:r>
      <w:bookmarkEnd w:id="900"/>
      <w:bookmarkEnd w:id="901"/>
      <w:r w:rsidR="00CF15BA">
        <w:t>Thursday</w:t>
      </w:r>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02"/>
            <w:r w:rsidRPr="007425E1">
              <w:t xml:space="preserve">on </w:t>
            </w:r>
            <w:commentRangeEnd w:id="902"/>
            <w:r>
              <w:rPr>
                <w:rStyle w:val="CommentReference"/>
              </w:rPr>
              <w:commentReference w:id="902"/>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03"/>
            <w:r w:rsidRPr="007425E1">
              <w:t xml:space="preserve">Forty </w:t>
            </w:r>
            <w:commentRangeEnd w:id="903"/>
            <w:r>
              <w:rPr>
                <w:rStyle w:val="CommentReference"/>
                <w:rFonts w:ascii="Times New Roman" w:eastAsiaTheme="minorHAnsi" w:hAnsi="Times New Roman" w:cstheme="minorBidi"/>
                <w:color w:val="auto"/>
              </w:rPr>
              <w:commentReference w:id="903"/>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04"/>
            <w:r w:rsidRPr="007425E1">
              <w:t xml:space="preserve">Crush </w:t>
            </w:r>
            <w:r w:rsidR="00CF15BA" w:rsidRPr="00CF15BA">
              <w:t xml:space="preserve">beneath </w:t>
            </w:r>
            <w:r w:rsidRPr="007425E1">
              <w:t>us</w:t>
            </w:r>
            <w:commentRangeEnd w:id="904"/>
            <w:r>
              <w:rPr>
                <w:rStyle w:val="CommentReference"/>
                <w:rFonts w:ascii="Times New Roman" w:eastAsiaTheme="minorHAnsi" w:hAnsi="Times New Roman" w:cstheme="minorBidi"/>
                <w:color w:val="auto"/>
              </w:rPr>
              <w:commentReference w:id="904"/>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05" w:name="_Toc298681315"/>
      <w:bookmarkStart w:id="906" w:name="_Toc308441930"/>
      <w:r w:rsidRPr="00FD2E69">
        <w:lastRenderedPageBreak/>
        <w:t xml:space="preserve">The Conclusion of the </w:t>
      </w:r>
      <w:r>
        <w:t>Batos</w:t>
      </w:r>
      <w:r w:rsidRPr="00FD2E69">
        <w:t xml:space="preserve"> Psali</w:t>
      </w:r>
      <w:bookmarkEnd w:id="905"/>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07" w:name="_Toc298681316"/>
      <w:bookmarkStart w:id="908" w:name="_Toc308441931"/>
      <w:r>
        <w:t>The Thursday Theotokia</w:t>
      </w:r>
      <w:bookmarkEnd w:id="907"/>
      <w:bookmarkEnd w:id="908"/>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09" w:name="_Toc298681317"/>
      <w:r>
        <w:t>Part One</w:t>
      </w:r>
      <w:bookmarkEnd w:id="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10"/>
            <w:r w:rsidRPr="007425E1">
              <w:t>virgin</w:t>
            </w:r>
            <w:commentRangeEnd w:id="910"/>
            <w:r>
              <w:rPr>
                <w:rStyle w:val="CommentReference"/>
                <w:rFonts w:ascii="Times New Roman" w:eastAsiaTheme="minorHAnsi" w:hAnsi="Times New Roman" w:cstheme="minorBidi"/>
                <w:color w:val="auto"/>
              </w:rPr>
              <w:commentReference w:id="910"/>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11" w:name="_Toc298681318"/>
      <w:r>
        <w:t>Part Two</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12"/>
            <w:r>
              <w:t>abolished</w:t>
            </w:r>
            <w:commentRangeEnd w:id="912"/>
            <w:r>
              <w:rPr>
                <w:rStyle w:val="CommentReference"/>
                <w:rFonts w:ascii="Times New Roman" w:eastAsiaTheme="minorHAnsi" w:hAnsi="Times New Roman" w:cstheme="minorBidi"/>
                <w:color w:val="auto"/>
              </w:rPr>
              <w:commentReference w:id="912"/>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13" w:name="_Toc298681319"/>
      <w:r>
        <w:t>Part Three</w:t>
      </w:r>
      <w:bookmarkEnd w:id="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61"/>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w:t>
            </w:r>
            <w:bookmarkStart w:id="914" w:name="_GoBack"/>
            <w:bookmarkEnd w:id="914"/>
            <w:r w:rsidRPr="007425E1">
              <w:t>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15" w:name="_Toc298681320"/>
      <w:r>
        <w:t>Part Four</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16"/>
            <w:r>
              <w:t>.</w:t>
            </w:r>
            <w:commentRangeEnd w:id="916"/>
            <w:r>
              <w:rPr>
                <w:rStyle w:val="CommentReference"/>
              </w:rPr>
              <w:commentReference w:id="916"/>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17"/>
            <w:r>
              <w:t xml:space="preserve">appeared </w:t>
            </w:r>
            <w:commentRangeEnd w:id="917"/>
            <w:r>
              <w:rPr>
                <w:rStyle w:val="CommentReference"/>
                <w:rFonts w:ascii="Times New Roman" w:eastAsiaTheme="minorHAnsi" w:hAnsi="Times New Roman" w:cstheme="minorBidi"/>
                <w:color w:val="auto"/>
              </w:rPr>
              <w:commentReference w:id="917"/>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18"/>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19"/>
            <w:r w:rsidRPr="007425E1">
              <w:t>strength</w:t>
            </w:r>
            <w:commentRangeEnd w:id="919"/>
            <w:r>
              <w:rPr>
                <w:rStyle w:val="CommentReference"/>
                <w:rFonts w:ascii="Times New Roman" w:eastAsiaTheme="minorHAnsi" w:hAnsi="Times New Roman" w:cstheme="minorBidi"/>
                <w:color w:val="auto"/>
              </w:rPr>
              <w:commentReference w:id="919"/>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20"/>
            <w:r>
              <w:t>N</w:t>
            </w:r>
            <w:r w:rsidRPr="007425E1">
              <w:t xml:space="preserve">ow </w:t>
            </w:r>
            <w:commentRangeEnd w:id="920"/>
            <w:r>
              <w:rPr>
                <w:rStyle w:val="CommentReference"/>
                <w:rFonts w:ascii="Times New Roman" w:eastAsiaTheme="minorHAnsi" w:hAnsi="Times New Roman" w:cstheme="minorBidi"/>
                <w:color w:val="auto"/>
              </w:rPr>
              <w:commentReference w:id="920"/>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21" w:name="_Toc298681321"/>
      <w:r>
        <w:t>Part Five</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22"/>
            <w:r>
              <w:t>Theotokos</w:t>
            </w:r>
            <w:commentRangeEnd w:id="922"/>
            <w:r>
              <w:rPr>
                <w:rStyle w:val="CommentReference"/>
                <w:rFonts w:ascii="Times New Roman" w:eastAsiaTheme="minorHAnsi" w:hAnsi="Times New Roman" w:cstheme="minorBidi"/>
                <w:color w:val="auto"/>
              </w:rPr>
              <w:commentReference w:id="922"/>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23"/>
            <w:r>
              <w:t xml:space="preserve">of </w:t>
            </w:r>
            <w:commentRangeEnd w:id="923"/>
            <w:r>
              <w:rPr>
                <w:rStyle w:val="CommentReference"/>
                <w:rFonts w:ascii="Times New Roman" w:eastAsiaTheme="minorHAnsi" w:hAnsi="Times New Roman" w:cstheme="minorBidi"/>
                <w:color w:val="auto"/>
              </w:rPr>
              <w:commentReference w:id="923"/>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24" w:name="_Toc298681322"/>
      <w:r>
        <w:t>Part Six</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25"/>
            <w:r>
              <w:t xml:space="preserve">The </w:t>
            </w:r>
            <w:commentRangeEnd w:id="925"/>
            <w:r>
              <w:rPr>
                <w:rStyle w:val="CommentReference"/>
                <w:rFonts w:ascii="Times New Roman" w:eastAsiaTheme="minorHAnsi" w:hAnsi="Times New Roman" w:cstheme="minorBidi"/>
                <w:color w:val="auto"/>
              </w:rPr>
              <w:commentReference w:id="925"/>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26"/>
            <w:r>
              <w:t>would</w:t>
            </w:r>
            <w:r w:rsidRPr="007425E1">
              <w:t xml:space="preserve"> </w:t>
            </w:r>
            <w:commentRangeEnd w:id="926"/>
            <w:r>
              <w:rPr>
                <w:rStyle w:val="CommentReference"/>
              </w:rPr>
              <w:commentReference w:id="926"/>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27" w:name="_Toc298681323"/>
      <w:r>
        <w:t>Part Seven</w:t>
      </w:r>
      <w:bookmarkEnd w:id="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28"/>
            <w:r>
              <w:t>David</w:t>
            </w:r>
            <w:commentRangeEnd w:id="928"/>
            <w:r>
              <w:rPr>
                <w:rStyle w:val="CommentReference"/>
                <w:rFonts w:ascii="Times New Roman" w:eastAsiaTheme="minorHAnsi" w:hAnsi="Times New Roman" w:cstheme="minorBidi"/>
                <w:color w:val="auto"/>
              </w:rPr>
              <w:commentReference w:id="928"/>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29"/>
            <w:r w:rsidRPr="00E03CD4">
              <w:t xml:space="preserve">deemed </w:t>
            </w:r>
            <w:commentRangeEnd w:id="929"/>
            <w:r>
              <w:rPr>
                <w:rStyle w:val="CommentReference"/>
                <w:rFonts w:ascii="Times New Roman" w:eastAsiaTheme="minorHAnsi" w:hAnsi="Times New Roman" w:cstheme="minorBidi"/>
                <w:color w:val="auto"/>
              </w:rPr>
              <w:commentReference w:id="929"/>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30" w:name="_Toc298681324"/>
      <w:r>
        <w:t>Part Eight</w:t>
      </w:r>
      <w:bookmarkEnd w:id="9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31"/>
            <w:r>
              <w:t>heaven</w:t>
            </w:r>
            <w:r w:rsidRPr="007425E1">
              <w:t xml:space="preserve"> </w:t>
            </w:r>
            <w:commentRangeEnd w:id="931"/>
            <w:r>
              <w:rPr>
                <w:rStyle w:val="CommentReference"/>
                <w:rFonts w:ascii="Times New Roman" w:eastAsiaTheme="minorHAnsi" w:hAnsi="Times New Roman" w:cstheme="minorBidi"/>
                <w:color w:val="auto"/>
              </w:rPr>
              <w:commentReference w:id="931"/>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32" w:name="_Toc298681325"/>
      <w:r>
        <w:lastRenderedPageBreak/>
        <w:t>Part Nine</w:t>
      </w:r>
      <w:bookmarkEnd w:id="9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33"/>
            <w:r w:rsidRPr="007425E1">
              <w:t>Rises</w:t>
            </w:r>
            <w:commentRangeEnd w:id="933"/>
            <w:r>
              <w:rPr>
                <w:rStyle w:val="CommentReference"/>
              </w:rPr>
              <w:commentReference w:id="933"/>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34" w:name="_Toc298681326"/>
      <w:bookmarkStart w:id="935" w:name="_Toc308441932"/>
      <w:r>
        <w:lastRenderedPageBreak/>
        <w:t xml:space="preserve">The </w:t>
      </w:r>
      <w:r w:rsidRPr="007C4181">
        <w:t>Crown</w:t>
      </w:r>
      <w:bookmarkEnd w:id="934"/>
      <w:bookmarkEnd w:id="935"/>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36"/>
            <w:r w:rsidRPr="007425E1">
              <w:t>destroyed</w:t>
            </w:r>
            <w:commentRangeEnd w:id="936"/>
            <w:r>
              <w:rPr>
                <w:rStyle w:val="CommentReference"/>
                <w:rFonts w:ascii="Times New Roman" w:eastAsiaTheme="minorHAnsi" w:hAnsi="Times New Roman" w:cstheme="minorBidi"/>
                <w:color w:val="auto"/>
              </w:rPr>
              <w:commentReference w:id="936"/>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62"/>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EC501B">
        <w:rPr>
          <w:noProof/>
        </w:rPr>
        <w:t>551</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37" w:name="_Toc298681327"/>
      <w:bookmarkStart w:id="938" w:name="_Toc308441933"/>
      <w:bookmarkStart w:id="939" w:name="_Toc448696636"/>
      <w:r>
        <w:lastRenderedPageBreak/>
        <w:t>Friday</w:t>
      </w:r>
      <w:bookmarkEnd w:id="937"/>
      <w:bookmarkEnd w:id="938"/>
      <w:bookmarkEnd w:id="939"/>
    </w:p>
    <w:p w14:paraId="05EA9798" w14:textId="77777777" w:rsidR="00E35F1F" w:rsidRDefault="00E35F1F" w:rsidP="00E35F1F">
      <w:pPr>
        <w:pStyle w:val="Heading3"/>
      </w:pPr>
      <w:bookmarkStart w:id="940" w:name="_Toc298681328"/>
      <w:bookmarkStart w:id="941" w:name="_Toc308441934"/>
      <w:r>
        <w:t>The Psali Batos for Friday</w:t>
      </w:r>
      <w:bookmarkEnd w:id="940"/>
      <w:bookmarkEnd w:id="941"/>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42"/>
            <w:r w:rsidRPr="007425E1">
              <w:t>servants</w:t>
            </w:r>
            <w:commentRangeEnd w:id="942"/>
            <w:r>
              <w:rPr>
                <w:rStyle w:val="CommentReference"/>
                <w:rFonts w:ascii="Times New Roman" w:eastAsiaTheme="minorHAnsi" w:hAnsi="Times New Roman" w:cstheme="minorBidi"/>
                <w:color w:val="auto"/>
              </w:rPr>
              <w:commentReference w:id="942"/>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43"/>
            <w:r w:rsidRPr="007425E1">
              <w:t>To escape the face of the bows.</w:t>
            </w:r>
            <w:commentRangeEnd w:id="943"/>
            <w:r>
              <w:rPr>
                <w:rStyle w:val="CommentReference"/>
              </w:rPr>
              <w:commentReference w:id="943"/>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44"/>
            <w:r w:rsidRPr="00FA5B8C">
              <w:t>ⲉⲑⲣⲟⲩⲱ̀ϣⲉⲙ ⲛ̀ⲧ̀ϫⲟⲙ ⲛ̀ⲧⲉ ⲡⲓⲭ̀ⲣⲱⲙ</w:t>
            </w:r>
            <w:commentRangeEnd w:id="944"/>
            <w:r>
              <w:rPr>
                <w:rStyle w:val="CommentReference"/>
                <w:rFonts w:ascii="Garamond" w:hAnsi="Garamond" w:cstheme="minorBidi"/>
                <w:noProof w:val="0"/>
                <w:lang w:val="en-CA"/>
              </w:rPr>
              <w:commentReference w:id="944"/>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45" w:name="_Toc298681329"/>
      <w:bookmarkStart w:id="946" w:name="_Toc308441935"/>
      <w:r w:rsidRPr="00FD2E69">
        <w:lastRenderedPageBreak/>
        <w:t xml:space="preserve">The Conclusion of the </w:t>
      </w:r>
      <w:r>
        <w:t>Batos</w:t>
      </w:r>
      <w:r w:rsidRPr="00FD2E69">
        <w:t xml:space="preserve"> Psali</w:t>
      </w:r>
      <w:bookmarkEnd w:id="945"/>
      <w:bookmarkEnd w:id="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47" w:name="_Toc298681330"/>
      <w:bookmarkStart w:id="948" w:name="_Toc308441936"/>
      <w:r>
        <w:t>The Friday Theotokia</w:t>
      </w:r>
      <w:bookmarkEnd w:id="947"/>
      <w:bookmarkEnd w:id="948"/>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49" w:name="_Toc298681331"/>
      <w:r>
        <w:t>Part One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50"/>
            <w:r>
              <w:t>the fruit of your womb</w:t>
            </w:r>
            <w:commentRangeEnd w:id="950"/>
            <w:r>
              <w:rPr>
                <w:rStyle w:val="CommentReference"/>
                <w:rFonts w:ascii="Times New Roman" w:eastAsiaTheme="minorHAnsi" w:hAnsi="Times New Roman" w:cstheme="minorBidi"/>
                <w:color w:val="auto"/>
              </w:rPr>
              <w:commentReference w:id="950"/>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51" w:name="_Toc298681332"/>
      <w:r>
        <w:lastRenderedPageBreak/>
        <w:t>Part Two</w:t>
      </w:r>
      <w:bookmarkEnd w:id="9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52"/>
            <w:r>
              <w:t xml:space="preserve">incarnate </w:t>
            </w:r>
            <w:commentRangeEnd w:id="952"/>
            <w:r>
              <w:rPr>
                <w:rStyle w:val="CommentReference"/>
                <w:rFonts w:ascii="Times New Roman" w:eastAsiaTheme="minorHAnsi" w:hAnsi="Times New Roman" w:cstheme="minorBidi"/>
                <w:color w:val="auto"/>
              </w:rPr>
              <w:commentReference w:id="952"/>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53" w:name="_Toc298681333"/>
      <w:r>
        <w:t>Part Three</w:t>
      </w:r>
      <w:bookmarkEnd w:id="9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54"/>
            <w:r>
              <w:t>O</w:t>
            </w:r>
            <w:commentRangeEnd w:id="954"/>
            <w:r>
              <w:rPr>
                <w:rStyle w:val="CommentReference"/>
                <w:rFonts w:ascii="Times New Roman" w:eastAsiaTheme="minorHAnsi" w:hAnsi="Times New Roman" w:cstheme="minorBidi"/>
                <w:color w:val="auto"/>
              </w:rPr>
              <w:commentReference w:id="954"/>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55" w:name="_Toc298681334"/>
      <w:r>
        <w:t>Part Four</w:t>
      </w:r>
      <w:bookmarkEnd w:id="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56" w:name="_Toc298681335"/>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57" w:name="_Toc298681336"/>
      <w:r>
        <w:lastRenderedPageBreak/>
        <w:t>Part Six</w:t>
      </w:r>
      <w:bookmarkEnd w:id="9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58" w:name="_Toc298681337"/>
      <w:r>
        <w:t>Part Seven</w:t>
      </w:r>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59"/>
            <w:r>
              <w:t>temple</w:t>
            </w:r>
            <w:commentRangeEnd w:id="959"/>
            <w:r>
              <w:rPr>
                <w:rStyle w:val="CommentReference"/>
                <w:rFonts w:ascii="Times New Roman" w:eastAsiaTheme="minorHAnsi" w:hAnsi="Times New Roman" w:cstheme="minorBidi"/>
                <w:color w:val="auto"/>
              </w:rPr>
              <w:commentReference w:id="959"/>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60" w:name="_Toc298681338"/>
      <w:bookmarkStart w:id="961" w:name="_Toc308441937"/>
      <w:r>
        <w:lastRenderedPageBreak/>
        <w:t>The Crown</w:t>
      </w:r>
      <w:bookmarkEnd w:id="960"/>
      <w:bookmarkEnd w:id="961"/>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62"/>
            <w:r w:rsidRPr="00F0646D">
              <w:t xml:space="preserve">Infinite </w:t>
            </w:r>
            <w:commentRangeEnd w:id="962"/>
            <w:r>
              <w:rPr>
                <w:rStyle w:val="CommentReference"/>
                <w:rFonts w:ascii="Times New Roman" w:eastAsiaTheme="minorHAnsi" w:hAnsi="Times New Roman" w:cstheme="minorBidi"/>
                <w:color w:val="auto"/>
              </w:rPr>
              <w:commentReference w:id="962"/>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63"/>
            <w:r w:rsidRPr="007425E1">
              <w:t>hook</w:t>
            </w:r>
            <w:commentRangeEnd w:id="963"/>
            <w:r>
              <w:rPr>
                <w:rStyle w:val="CommentReference"/>
                <w:rFonts w:ascii="Times New Roman" w:eastAsiaTheme="minorHAnsi" w:hAnsi="Times New Roman" w:cstheme="minorBidi"/>
                <w:color w:val="auto"/>
              </w:rPr>
              <w:commentReference w:id="963"/>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64"/>
            <w:r w:rsidRPr="007425E1">
              <w:t xml:space="preserve">Teaching </w:t>
            </w:r>
            <w:commentRangeEnd w:id="964"/>
            <w:r>
              <w:rPr>
                <w:rStyle w:val="CommentReference"/>
                <w:rFonts w:ascii="Times New Roman" w:eastAsiaTheme="minorHAnsi" w:hAnsi="Times New Roman" w:cstheme="minorBidi"/>
                <w:color w:val="auto"/>
              </w:rPr>
              <w:commentReference w:id="964"/>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65"/>
            <w:r w:rsidRPr="007425E1">
              <w:t>a cause</w:t>
            </w:r>
            <w:r>
              <w:t xml:space="preserve"> for us</w:t>
            </w:r>
            <w:r w:rsidRPr="007425E1">
              <w:t>,</w:t>
            </w:r>
            <w:commentRangeEnd w:id="965"/>
            <w:r>
              <w:rPr>
                <w:rStyle w:val="CommentReference"/>
                <w:rFonts w:ascii="Times New Roman" w:eastAsiaTheme="minorHAnsi" w:hAnsi="Times New Roman" w:cstheme="minorBidi"/>
                <w:color w:val="auto"/>
              </w:rPr>
              <w:commentReference w:id="965"/>
            </w:r>
          </w:p>
          <w:p w14:paraId="18A8A756" w14:textId="77777777" w:rsidR="00E35F1F" w:rsidRDefault="00E35F1F" w:rsidP="00E35F1F">
            <w:pPr>
              <w:pStyle w:val="EngHangEnd"/>
            </w:pPr>
            <w:r w:rsidRPr="007425E1">
              <w:t xml:space="preserve">To ascend the </w:t>
            </w:r>
            <w:commentRangeStart w:id="966"/>
            <w:r w:rsidRPr="007425E1">
              <w:t xml:space="preserve">path </w:t>
            </w:r>
            <w:commentRangeEnd w:id="966"/>
            <w:r>
              <w:rPr>
                <w:rStyle w:val="CommentReference"/>
                <w:rFonts w:ascii="Times New Roman" w:eastAsiaTheme="minorHAnsi" w:hAnsi="Times New Roman" w:cstheme="minorBidi"/>
                <w:color w:val="auto"/>
              </w:rPr>
              <w:commentReference w:id="966"/>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67"/>
            </w:r>
            <w:r>
              <w:t>,</w:t>
            </w:r>
          </w:p>
          <w:p w14:paraId="51E3C73A" w14:textId="77777777" w:rsidR="00E35F1F" w:rsidRDefault="00E35F1F" w:rsidP="00E35F1F">
            <w:pPr>
              <w:pStyle w:val="EngHangEnd"/>
            </w:pPr>
            <w:r>
              <w:t>With</w:t>
            </w:r>
            <w:r w:rsidRPr="007425E1">
              <w:t xml:space="preserve"> joy and </w:t>
            </w:r>
            <w:commentRangeStart w:id="968"/>
            <w:r w:rsidRPr="007425E1">
              <w:t>rejoicing</w:t>
            </w:r>
            <w:commentRangeEnd w:id="968"/>
            <w:r>
              <w:rPr>
                <w:rStyle w:val="CommentReference"/>
                <w:rFonts w:ascii="Times New Roman" w:eastAsiaTheme="minorHAnsi" w:hAnsi="Times New Roman" w:cstheme="minorBidi"/>
                <w:color w:val="auto"/>
              </w:rPr>
              <w:commentReference w:id="968"/>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EC501B">
        <w:rPr>
          <w:noProof/>
        </w:rPr>
        <w:t>551</w:t>
      </w:r>
      <w:r>
        <w:fldChar w:fldCharType="end"/>
      </w:r>
      <w:r>
        <w:t>.</w:t>
      </w:r>
    </w:p>
    <w:p w14:paraId="38557AE9" w14:textId="77777777" w:rsidR="00E35F1F" w:rsidRDefault="00E35F1F" w:rsidP="00E35F1F">
      <w:pPr>
        <w:pStyle w:val="Heading2"/>
      </w:pPr>
      <w:bookmarkStart w:id="969" w:name="_Toc298681339"/>
      <w:bookmarkStart w:id="970" w:name="_Toc308441938"/>
      <w:bookmarkStart w:id="971" w:name="_Toc448696637"/>
      <w:r>
        <w:lastRenderedPageBreak/>
        <w:t>Saturday</w:t>
      </w:r>
      <w:bookmarkEnd w:id="969"/>
      <w:bookmarkEnd w:id="970"/>
      <w:bookmarkEnd w:id="971"/>
    </w:p>
    <w:p w14:paraId="425920E6" w14:textId="77777777" w:rsidR="00E35F1F" w:rsidRDefault="00E35F1F" w:rsidP="00E35F1F">
      <w:pPr>
        <w:pStyle w:val="Heading3"/>
      </w:pPr>
      <w:bookmarkStart w:id="972" w:name="_Toc298681340"/>
      <w:bookmarkStart w:id="973" w:name="_Toc308441939"/>
      <w:r>
        <w:t>The Saturday Psali Batos</w:t>
      </w:r>
      <w:bookmarkEnd w:id="972"/>
      <w:bookmarkEnd w:id="973"/>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74"/>
            <w:r w:rsidRPr="007425E1">
              <w:rPr>
                <w:rFonts w:eastAsiaTheme="minorHAnsi"/>
              </w:rPr>
              <w:t xml:space="preserve">All </w:t>
            </w:r>
            <w:commentRangeEnd w:id="974"/>
            <w:r>
              <w:rPr>
                <w:rStyle w:val="CommentReference"/>
                <w:rFonts w:ascii="Times New Roman" w:eastAsiaTheme="minorHAnsi" w:hAnsi="Times New Roman" w:cstheme="minorBidi"/>
                <w:color w:val="auto"/>
              </w:rPr>
              <w:commentReference w:id="974"/>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75"/>
            <w:r w:rsidRPr="007425E1">
              <w:rPr>
                <w:rFonts w:eastAsiaTheme="minorHAnsi"/>
              </w:rPr>
              <w:t>every</w:t>
            </w:r>
            <w:r>
              <w:rPr>
                <w:rFonts w:eastAsiaTheme="minorHAnsi"/>
              </w:rPr>
              <w:t xml:space="preserve"> </w:t>
            </w:r>
            <w:r w:rsidRPr="007425E1">
              <w:rPr>
                <w:rFonts w:eastAsiaTheme="minorHAnsi"/>
              </w:rPr>
              <w:t>day</w:t>
            </w:r>
            <w:commentRangeEnd w:id="975"/>
            <w:r>
              <w:rPr>
                <w:rStyle w:val="CommentReference"/>
                <w:rFonts w:ascii="Times New Roman" w:eastAsiaTheme="minorHAnsi" w:hAnsi="Times New Roman" w:cstheme="minorBidi"/>
                <w:color w:val="auto"/>
              </w:rPr>
              <w:commentReference w:id="975"/>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76"/>
            <w:r>
              <w:rPr>
                <w:rFonts w:eastAsiaTheme="minorHAnsi"/>
              </w:rPr>
              <w:t>ecstasy</w:t>
            </w:r>
            <w:commentRangeEnd w:id="976"/>
            <w:r>
              <w:rPr>
                <w:rStyle w:val="CommentReference"/>
                <w:rFonts w:ascii="Times New Roman" w:eastAsiaTheme="minorHAnsi" w:hAnsi="Times New Roman" w:cstheme="minorBidi"/>
                <w:color w:val="auto"/>
              </w:rPr>
              <w:commentReference w:id="976"/>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77"/>
            <w:r w:rsidRPr="007425E1">
              <w:rPr>
                <w:color w:val="000000"/>
              </w:rPr>
              <w:t xml:space="preserve">glory </w:t>
            </w:r>
            <w:commentRangeEnd w:id="977"/>
            <w:r>
              <w:rPr>
                <w:rStyle w:val="CommentReference"/>
              </w:rPr>
              <w:commentReference w:id="977"/>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78"/>
            <w:r>
              <w:rPr>
                <w:rFonts w:eastAsiaTheme="minorHAnsi"/>
              </w:rPr>
              <w:t xml:space="preserve">From </w:t>
            </w:r>
            <w:commentRangeEnd w:id="978"/>
            <w:r>
              <w:rPr>
                <w:rStyle w:val="CommentReference"/>
                <w:rFonts w:ascii="Times New Roman" w:eastAsiaTheme="minorHAnsi" w:hAnsi="Times New Roman" w:cstheme="minorBidi"/>
                <w:color w:val="auto"/>
              </w:rPr>
              <w:commentReference w:id="978"/>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79"/>
            <w:r>
              <w:rPr>
                <w:rFonts w:eastAsiaTheme="minorHAnsi"/>
              </w:rPr>
              <w:t>prophet</w:t>
            </w:r>
            <w:commentRangeEnd w:id="979"/>
            <w:r>
              <w:rPr>
                <w:rStyle w:val="CommentReference"/>
                <w:rFonts w:ascii="Times New Roman" w:eastAsiaTheme="minorHAnsi" w:hAnsi="Times New Roman" w:cstheme="minorBidi"/>
                <w:color w:val="auto"/>
              </w:rPr>
              <w:commentReference w:id="979"/>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80"/>
            <w:r w:rsidRPr="007425E1">
              <w:rPr>
                <w:rFonts w:eastAsiaTheme="minorHAnsi"/>
              </w:rPr>
              <w:t>everyone</w:t>
            </w:r>
            <w:commentRangeEnd w:id="980"/>
            <w:r>
              <w:rPr>
                <w:rStyle w:val="CommentReference"/>
                <w:rFonts w:ascii="Times New Roman" w:eastAsiaTheme="minorHAnsi" w:hAnsi="Times New Roman" w:cstheme="minorBidi"/>
                <w:color w:val="auto"/>
              </w:rPr>
              <w:commentReference w:id="980"/>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981"/>
            <w:r>
              <w:rPr>
                <w:rFonts w:eastAsiaTheme="minorHAnsi"/>
              </w:rPr>
              <w:t xml:space="preserve">never </w:t>
            </w:r>
            <w:commentRangeEnd w:id="981"/>
            <w:r>
              <w:rPr>
                <w:rStyle w:val="CommentReference"/>
                <w:rFonts w:ascii="Times New Roman" w:eastAsiaTheme="minorHAnsi" w:hAnsi="Times New Roman" w:cstheme="minorBidi"/>
                <w:color w:val="auto"/>
              </w:rPr>
              <w:commentReference w:id="981"/>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982"/>
            <w:r w:rsidRPr="007425E1">
              <w:rPr>
                <w:rFonts w:eastAsiaTheme="minorHAnsi"/>
              </w:rPr>
              <w:t xml:space="preserve">and </w:t>
            </w:r>
            <w:commentRangeEnd w:id="982"/>
            <w:r>
              <w:rPr>
                <w:rStyle w:val="CommentReference"/>
                <w:rFonts w:ascii="Times New Roman" w:eastAsiaTheme="minorHAnsi" w:hAnsi="Times New Roman" w:cstheme="minorBidi"/>
                <w:color w:val="auto"/>
              </w:rPr>
              <w:commentReference w:id="982"/>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83"/>
            <w:r w:rsidRPr="007425E1">
              <w:rPr>
                <w:rFonts w:eastAsiaTheme="minorHAnsi"/>
              </w:rPr>
              <w:t xml:space="preserve">praises </w:t>
            </w:r>
            <w:commentRangeEnd w:id="983"/>
            <w:r>
              <w:rPr>
                <w:rStyle w:val="CommentReference"/>
                <w:rFonts w:ascii="Times New Roman" w:eastAsiaTheme="minorHAnsi" w:hAnsi="Times New Roman" w:cstheme="minorBidi"/>
                <w:color w:val="auto"/>
              </w:rPr>
              <w:commentReference w:id="983"/>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984"/>
            <w:r w:rsidRPr="007425E1">
              <w:rPr>
                <w:rFonts w:eastAsiaTheme="minorHAnsi"/>
              </w:rPr>
              <w:t>blessing</w:t>
            </w:r>
            <w:commentRangeEnd w:id="984"/>
            <w:r>
              <w:rPr>
                <w:rStyle w:val="CommentReference"/>
                <w:rFonts w:ascii="Times New Roman" w:eastAsiaTheme="minorHAnsi" w:hAnsi="Times New Roman" w:cstheme="minorBidi"/>
                <w:color w:val="auto"/>
              </w:rPr>
              <w:commentReference w:id="984"/>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85"/>
            <w:r w:rsidRPr="007425E1">
              <w:rPr>
                <w:rFonts w:eastAsiaTheme="minorHAnsi"/>
              </w:rPr>
              <w:t xml:space="preserve">we'll </w:t>
            </w:r>
            <w:commentRangeEnd w:id="985"/>
            <w:r>
              <w:rPr>
                <w:rStyle w:val="CommentReference"/>
                <w:rFonts w:ascii="Times New Roman" w:eastAsiaTheme="minorHAnsi" w:hAnsi="Times New Roman" w:cstheme="minorBidi"/>
                <w:color w:val="auto"/>
              </w:rPr>
              <w:commentReference w:id="985"/>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86"/>
            <w:r w:rsidRPr="007425E1">
              <w:rPr>
                <w:rFonts w:eastAsiaTheme="minorHAnsi"/>
              </w:rPr>
              <w:t xml:space="preserve">perfect </w:t>
            </w:r>
            <w:commentRangeEnd w:id="986"/>
            <w:r>
              <w:rPr>
                <w:rStyle w:val="CommentReference"/>
                <w:rFonts w:ascii="Times New Roman" w:eastAsiaTheme="minorHAnsi" w:hAnsi="Times New Roman" w:cstheme="minorBidi"/>
                <w:color w:val="auto"/>
              </w:rPr>
              <w:commentReference w:id="986"/>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87" w:name="_Toc298681341"/>
      <w:bookmarkStart w:id="988" w:name="_Toc308441940"/>
      <w:r w:rsidRPr="00FD2E69">
        <w:t xml:space="preserve">The Conclusion of the </w:t>
      </w:r>
      <w:r>
        <w:t>Batos</w:t>
      </w:r>
      <w:r w:rsidRPr="00FD2E69">
        <w:t xml:space="preserve"> Psali</w:t>
      </w:r>
      <w:bookmarkEnd w:id="987"/>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89"/>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89"/>
            <w:r>
              <w:rPr>
                <w:rStyle w:val="CommentReference"/>
                <w:rFonts w:ascii="Garamond" w:hAnsi="Garamond" w:cstheme="minorBidi"/>
                <w:noProof w:val="0"/>
                <w:lang w:val="en-CA"/>
              </w:rPr>
              <w:commentReference w:id="989"/>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90" w:name="_Toc298681342"/>
      <w:bookmarkStart w:id="991" w:name="_Toc308441941"/>
      <w:r>
        <w:t>The Saturday Theotokia</w:t>
      </w:r>
      <w:bookmarkEnd w:id="990"/>
      <w:bookmarkEnd w:id="991"/>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92" w:name="_Toc298681343"/>
      <w:r>
        <w:t>Part One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93" w:name="_Toc298681344"/>
      <w:r w:rsidRPr="00D24FE1">
        <w:t>Part</w:t>
      </w:r>
      <w:r>
        <w:t xml:space="preserve"> Two</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94"/>
            <w:r w:rsidRPr="007425E1">
              <w:rPr>
                <w:rFonts w:eastAsiaTheme="minorHAnsi"/>
              </w:rPr>
              <w:t xml:space="preserve">honour </w:t>
            </w:r>
            <w:commentRangeEnd w:id="994"/>
            <w:r>
              <w:rPr>
                <w:rStyle w:val="CommentReference"/>
                <w:rFonts w:ascii="Times New Roman" w:eastAsiaTheme="minorHAnsi" w:hAnsi="Times New Roman" w:cstheme="minorBidi"/>
                <w:color w:val="auto"/>
              </w:rPr>
              <w:commentReference w:id="994"/>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95"/>
            <w:r w:rsidRPr="007425E1">
              <w:rPr>
                <w:rFonts w:eastAsiaTheme="minorHAnsi"/>
              </w:rPr>
              <w:t xml:space="preserve">prudent </w:t>
            </w:r>
            <w:commentRangeEnd w:id="995"/>
            <w:r>
              <w:rPr>
                <w:rStyle w:val="CommentReference"/>
                <w:rFonts w:ascii="Times New Roman" w:eastAsiaTheme="minorHAnsi" w:hAnsi="Times New Roman" w:cstheme="minorBidi"/>
                <w:color w:val="auto"/>
              </w:rPr>
              <w:commentReference w:id="995"/>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96" w:name="_Toc298681345"/>
      <w:r>
        <w:t>Part Three</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97"/>
            <w:r w:rsidRPr="007425E1">
              <w:rPr>
                <w:rFonts w:eastAsiaTheme="minorHAnsi"/>
              </w:rPr>
              <w:t>bride</w:t>
            </w:r>
            <w:commentRangeEnd w:id="997"/>
            <w:r>
              <w:rPr>
                <w:rStyle w:val="CommentReference"/>
                <w:rFonts w:ascii="Times New Roman" w:eastAsiaTheme="minorHAnsi" w:hAnsi="Times New Roman" w:cstheme="minorBidi"/>
                <w:color w:val="auto"/>
              </w:rPr>
              <w:commentReference w:id="997"/>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98"/>
            <w:r w:rsidRPr="007425E1">
              <w:rPr>
                <w:rFonts w:eastAsiaTheme="minorHAnsi"/>
              </w:rPr>
              <w:t xml:space="preserve">rue </w:t>
            </w:r>
            <w:commentRangeEnd w:id="998"/>
            <w:r>
              <w:rPr>
                <w:rStyle w:val="CommentReference"/>
                <w:rFonts w:ascii="Times New Roman" w:eastAsiaTheme="minorHAnsi" w:hAnsi="Times New Roman" w:cstheme="minorBidi"/>
                <w:color w:val="auto"/>
              </w:rPr>
              <w:commentReference w:id="998"/>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999"/>
            <w:r w:rsidRPr="007425E1">
              <w:rPr>
                <w:rFonts w:eastAsiaTheme="minorHAnsi"/>
              </w:rPr>
              <w:t xml:space="preserve">ed </w:t>
            </w:r>
            <w:commentRangeEnd w:id="999"/>
            <w:r>
              <w:rPr>
                <w:rStyle w:val="CommentReference"/>
                <w:rFonts w:ascii="Times New Roman" w:eastAsiaTheme="minorHAnsi" w:hAnsi="Times New Roman" w:cstheme="minorBidi"/>
                <w:color w:val="auto"/>
              </w:rPr>
              <w:commentReference w:id="999"/>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00" w:name="_Toc298681346"/>
      <w:r w:rsidRPr="00D24FE1">
        <w:t>Part</w:t>
      </w:r>
      <w:r>
        <w:t xml:space="preserve"> Four</w:t>
      </w:r>
      <w:bookmarkEnd w:id="10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01"/>
            <w:r>
              <w:rPr>
                <w:rFonts w:eastAsiaTheme="minorHAnsi"/>
              </w:rPr>
              <w:t xml:space="preserve">unto </w:t>
            </w:r>
            <w:commentRangeEnd w:id="1001"/>
            <w:r>
              <w:rPr>
                <w:rStyle w:val="CommentReference"/>
                <w:rFonts w:ascii="Times New Roman" w:eastAsiaTheme="minorHAnsi" w:hAnsi="Times New Roman" w:cstheme="minorBidi"/>
                <w:color w:val="auto"/>
              </w:rPr>
              <w:commentReference w:id="1001"/>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02" w:name="_Toc298681347"/>
      <w:r w:rsidRPr="00D24FE1">
        <w:t>Part</w:t>
      </w:r>
      <w:r>
        <w:t xml:space="preserve"> Five</w:t>
      </w:r>
      <w:bookmarkEnd w:id="10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03" w:name="_Toc298681348"/>
      <w:r>
        <w:t>Part Six</w:t>
      </w:r>
      <w:bookmarkEnd w:id="10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04"/>
            <w:r w:rsidRPr="007425E1">
              <w:t>rejoice</w:t>
            </w:r>
            <w:r>
              <w:t>d</w:t>
            </w:r>
            <w:commentRangeEnd w:id="1004"/>
            <w:r>
              <w:rPr>
                <w:rStyle w:val="CommentReference"/>
                <w:rFonts w:ascii="Times New Roman" w:eastAsiaTheme="minorHAnsi" w:hAnsi="Times New Roman" w:cstheme="minorBidi"/>
                <w:color w:val="auto"/>
              </w:rPr>
              <w:commentReference w:id="1004"/>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05"/>
            <w:r>
              <w:t>save</w:t>
            </w:r>
            <w:r w:rsidRPr="007425E1">
              <w:t xml:space="preserve"> </w:t>
            </w:r>
            <w:commentRangeEnd w:id="1005"/>
            <w:r>
              <w:rPr>
                <w:rStyle w:val="CommentReference"/>
              </w:rPr>
              <w:commentReference w:id="1005"/>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06" w:name="_Toc298681349"/>
      <w:r>
        <w:t>Part Seven</w:t>
      </w:r>
      <w:bookmarkEnd w:id="10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07"/>
            <w:r>
              <w:t>Paradoxically</w:t>
            </w:r>
            <w:commentRangeEnd w:id="1007"/>
            <w:r>
              <w:rPr>
                <w:rStyle w:val="CommentReference"/>
                <w:rFonts w:ascii="Times New Roman" w:eastAsiaTheme="minorHAnsi" w:hAnsi="Times New Roman" w:cstheme="minorBidi"/>
                <w:color w:val="auto"/>
              </w:rPr>
              <w:commentReference w:id="1007"/>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08"/>
            <w:r>
              <w:t xml:space="preserve">is </w:t>
            </w:r>
            <w:commentRangeEnd w:id="1008"/>
            <w:r>
              <w:rPr>
                <w:rStyle w:val="CommentReference"/>
                <w:rFonts w:ascii="Times New Roman" w:eastAsiaTheme="minorHAnsi" w:hAnsi="Times New Roman" w:cstheme="minorBidi"/>
                <w:color w:val="auto"/>
              </w:rPr>
              <w:commentReference w:id="1008"/>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09" w:name="_Toc298681350"/>
      <w:r>
        <w:t>Part Eight</w:t>
      </w:r>
      <w:bookmarkEnd w:id="10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10"/>
            <w:r w:rsidRPr="007425E1">
              <w:t>from all sides</w:t>
            </w:r>
            <w:commentRangeEnd w:id="1010"/>
            <w:r>
              <w:rPr>
                <w:rStyle w:val="CommentReference"/>
                <w:rFonts w:ascii="Times New Roman" w:eastAsiaTheme="minorHAnsi" w:hAnsi="Times New Roman" w:cstheme="minorBidi"/>
                <w:color w:val="auto"/>
              </w:rPr>
              <w:commentReference w:id="1010"/>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11"/>
            <w:r>
              <w:t>Saviour</w:t>
            </w:r>
            <w:commentRangeEnd w:id="1011"/>
            <w:r>
              <w:rPr>
                <w:rStyle w:val="CommentReference"/>
                <w:rFonts w:ascii="Times New Roman" w:eastAsiaTheme="minorHAnsi" w:hAnsi="Times New Roman" w:cstheme="minorBidi"/>
                <w:color w:val="auto"/>
              </w:rPr>
              <w:commentReference w:id="1011"/>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12" w:name="_Toc298681351"/>
      <w:r>
        <w:t>Part Nine</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13"/>
            <w:r>
              <w:t>compassion</w:t>
            </w:r>
            <w:commentRangeEnd w:id="1013"/>
            <w:r>
              <w:rPr>
                <w:rStyle w:val="CommentReference"/>
                <w:rFonts w:ascii="Times New Roman" w:eastAsiaTheme="minorHAnsi" w:hAnsi="Times New Roman" w:cstheme="minorBidi"/>
                <w:color w:val="auto"/>
              </w:rPr>
              <w:commentReference w:id="1013"/>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14" w:name="_Toc298681352"/>
      <w:bookmarkStart w:id="1015" w:name="_Toc308441942"/>
      <w:r>
        <w:lastRenderedPageBreak/>
        <w:t>The Crown Batos</w:t>
      </w:r>
      <w:bookmarkEnd w:id="1014"/>
      <w:bookmarkEnd w:id="1015"/>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16"/>
            <w:r>
              <w:t>Sanctuary</w:t>
            </w:r>
            <w:commentRangeEnd w:id="1016"/>
            <w:r>
              <w:rPr>
                <w:rStyle w:val="CommentReference"/>
                <w:rFonts w:ascii="Times New Roman" w:eastAsiaTheme="minorHAnsi" w:hAnsi="Times New Roman" w:cstheme="minorBidi"/>
                <w:color w:val="auto"/>
              </w:rPr>
              <w:commentReference w:id="1016"/>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17"/>
            <w:r>
              <w:t>lampstand</w:t>
            </w:r>
            <w:commentRangeEnd w:id="1017"/>
            <w:r>
              <w:rPr>
                <w:rStyle w:val="CommentReference"/>
                <w:rFonts w:ascii="Times New Roman" w:eastAsiaTheme="minorHAnsi" w:hAnsi="Times New Roman" w:cstheme="minorBidi"/>
                <w:color w:val="auto"/>
              </w:rPr>
              <w:commentReference w:id="1017"/>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18"/>
            <w:r>
              <w:t>Greeted</w:t>
            </w:r>
            <w:commentRangeEnd w:id="1018"/>
            <w:r>
              <w:rPr>
                <w:rStyle w:val="CommentReference"/>
                <w:rFonts w:ascii="Times New Roman" w:eastAsiaTheme="minorHAnsi" w:hAnsi="Times New Roman" w:cstheme="minorBidi"/>
                <w:color w:val="auto"/>
              </w:rPr>
              <w:commentReference w:id="1018"/>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19"/>
            <w:r w:rsidRPr="007425E1">
              <w:t xml:space="preserve">For </w:t>
            </w:r>
            <w:commentRangeEnd w:id="1019"/>
            <w:r>
              <w:rPr>
                <w:rStyle w:val="CommentReference"/>
                <w:rFonts w:ascii="Times New Roman" w:eastAsiaTheme="minorHAnsi" w:hAnsi="Times New Roman" w:cstheme="minorBidi"/>
                <w:color w:val="auto"/>
              </w:rPr>
              <w:commentReference w:id="1019"/>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20"/>
            <w:r>
              <w:t>coming</w:t>
            </w:r>
            <w:r w:rsidRPr="007425E1">
              <w:t xml:space="preserve"> </w:t>
            </w:r>
            <w:commentRangeEnd w:id="1020"/>
            <w:r>
              <w:rPr>
                <w:rStyle w:val="CommentReference"/>
                <w:rFonts w:ascii="Times New Roman" w:eastAsiaTheme="minorHAnsi" w:hAnsi="Times New Roman" w:cstheme="minorBidi"/>
                <w:color w:val="auto"/>
              </w:rPr>
              <w:commentReference w:id="1020"/>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21"/>
            <w:r w:rsidRPr="00582AD7">
              <w:t>ⲧⲉⲥⲱⲙⲁ</w:t>
            </w:r>
            <w:commentRangeEnd w:id="1021"/>
            <w:r>
              <w:rPr>
                <w:rStyle w:val="CommentReference"/>
                <w:rFonts w:ascii="Garamond" w:hAnsi="Garamond" w:cstheme="minorBidi"/>
                <w:noProof w:val="0"/>
                <w:lang w:val="en-CA"/>
              </w:rPr>
              <w:commentReference w:id="1021"/>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22"/>
            <w:r w:rsidRPr="007425E1">
              <w:t>you</w:t>
            </w:r>
            <w:commentRangeEnd w:id="1022"/>
            <w:r>
              <w:rPr>
                <w:rStyle w:val="CommentReference"/>
                <w:rFonts w:ascii="Times New Roman" w:eastAsiaTheme="minorHAnsi" w:hAnsi="Times New Roman" w:cstheme="minorBidi"/>
                <w:color w:val="auto"/>
              </w:rPr>
              <w:commentReference w:id="1022"/>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23" w:name="_Toc298681353"/>
      <w:bookmarkStart w:id="1024" w:name="_Toc308441943"/>
      <w:r>
        <w:lastRenderedPageBreak/>
        <w:t>The Second Crown Batos</w:t>
      </w:r>
      <w:bookmarkEnd w:id="1023"/>
      <w:bookmarkEnd w:id="1024"/>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25"/>
            <w:r>
              <w:t>evangelized</w:t>
            </w:r>
            <w:r w:rsidRPr="007425E1">
              <w:t xml:space="preserve"> </w:t>
            </w:r>
            <w:commentRangeEnd w:id="1025"/>
            <w:r>
              <w:rPr>
                <w:rStyle w:val="CommentReference"/>
                <w:rFonts w:ascii="Times New Roman" w:eastAsiaTheme="minorHAnsi" w:hAnsi="Times New Roman" w:cstheme="minorBidi"/>
                <w:color w:val="auto"/>
              </w:rPr>
              <w:commentReference w:id="1025"/>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26"/>
            <w:r w:rsidRPr="007425E1">
              <w:t>thereof</w:t>
            </w:r>
            <w:commentRangeEnd w:id="1026"/>
            <w:r>
              <w:rPr>
                <w:rStyle w:val="CommentReference"/>
                <w:rFonts w:ascii="Times New Roman" w:eastAsiaTheme="minorHAnsi" w:hAnsi="Times New Roman" w:cstheme="minorBidi"/>
                <w:color w:val="auto"/>
              </w:rPr>
              <w:commentReference w:id="1026"/>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27"/>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27"/>
            <w:r>
              <w:rPr>
                <w:rStyle w:val="CommentReference"/>
                <w:rFonts w:ascii="Garamond" w:hAnsi="Garamond" w:cstheme="minorBidi"/>
                <w:noProof w:val="0"/>
                <w:lang w:val="en-CA"/>
              </w:rPr>
              <w:commentReference w:id="1027"/>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63"/>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28" w:name="_Toc298681354"/>
      <w:bookmarkStart w:id="1029" w:name="_Ref299212102"/>
      <w:bookmarkStart w:id="1030" w:name="_Ref299212144"/>
      <w:bookmarkStart w:id="1031" w:name="_Ref299212161"/>
      <w:bookmarkStart w:id="1032" w:name="_Toc308441944"/>
      <w:bookmarkStart w:id="1033" w:name="_Toc448696638"/>
      <w:r>
        <w:lastRenderedPageBreak/>
        <w:t>The Ending of the Batos Theotokias</w:t>
      </w:r>
      <w:bookmarkEnd w:id="1028"/>
      <w:bookmarkEnd w:id="1029"/>
      <w:bookmarkEnd w:id="1030"/>
      <w:bookmarkEnd w:id="1031"/>
      <w:bookmarkEnd w:id="1032"/>
      <w:bookmarkEnd w:id="10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34"/>
            <w:r w:rsidRPr="007425E1">
              <w:rPr>
                <w:rFonts w:eastAsiaTheme="minorHAnsi"/>
              </w:rPr>
              <w:t>Awesome and full of glory</w:t>
            </w:r>
            <w:commentRangeEnd w:id="1034"/>
            <w:r>
              <w:rPr>
                <w:rStyle w:val="CommentReference"/>
                <w:rFonts w:ascii="Times New Roman" w:eastAsiaTheme="minorHAnsi" w:hAnsi="Times New Roman" w:cstheme="minorBidi"/>
                <w:color w:val="auto"/>
              </w:rPr>
              <w:commentReference w:id="1034"/>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35"/>
            <w:r w:rsidRPr="007425E1">
              <w:rPr>
                <w:rFonts w:eastAsiaTheme="minorHAnsi"/>
              </w:rPr>
              <w:t>works</w:t>
            </w:r>
            <w:commentRangeEnd w:id="1035"/>
            <w:r>
              <w:rPr>
                <w:rStyle w:val="CommentReference"/>
                <w:rFonts w:ascii="Times New Roman" w:eastAsiaTheme="minorHAnsi" w:hAnsi="Times New Roman" w:cstheme="minorBidi"/>
                <w:color w:val="auto"/>
              </w:rPr>
              <w:commentReference w:id="1035"/>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36"/>
            <w:r w:rsidRPr="00582AD7">
              <w:t>ϥ̀ⲛⲁϯ ⲙ̀ⲡⲓⲟⲩⲁⲓ</w:t>
            </w:r>
            <w:commentRangeEnd w:id="1036"/>
            <w:r>
              <w:rPr>
                <w:rStyle w:val="CommentReference"/>
                <w:rFonts w:ascii="Garamond" w:hAnsi="Garamond" w:cstheme="minorBidi"/>
                <w:noProof w:val="0"/>
                <w:lang w:val="en-CA"/>
              </w:rPr>
              <w:commentReference w:id="1036"/>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37"/>
            <w:r w:rsidRPr="007425E1">
              <w:rPr>
                <w:rFonts w:eastAsiaTheme="minorHAnsi"/>
              </w:rPr>
              <w:t xml:space="preserve">with </w:t>
            </w:r>
            <w:commentRangeEnd w:id="1037"/>
            <w:r>
              <w:rPr>
                <w:rStyle w:val="CommentReference"/>
                <w:rFonts w:ascii="Times New Roman" w:eastAsiaTheme="minorHAnsi" w:hAnsi="Times New Roman" w:cstheme="minorBidi"/>
                <w:color w:val="auto"/>
              </w:rPr>
              <w:commentReference w:id="1037"/>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38"/>
            <w:r w:rsidRPr="00582AD7">
              <w:t>ⲡⲁⲓ ⲉ̀ϩⲟⲟⲩ</w:t>
            </w:r>
            <w:commentRangeEnd w:id="1038"/>
            <w:r>
              <w:rPr>
                <w:rStyle w:val="CommentReference"/>
                <w:rFonts w:ascii="Garamond" w:hAnsi="Garamond" w:cstheme="minorBidi"/>
                <w:noProof w:val="0"/>
                <w:lang w:val="en-CA"/>
              </w:rPr>
              <w:commentReference w:id="1038"/>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39"/>
            <w:r w:rsidRPr="007425E1">
              <w:rPr>
                <w:rFonts w:eastAsiaTheme="minorHAnsi"/>
              </w:rPr>
              <w:t xml:space="preserve">bless </w:t>
            </w:r>
            <w:commentRangeEnd w:id="1039"/>
            <w:r>
              <w:rPr>
                <w:rStyle w:val="CommentReference"/>
                <w:rFonts w:ascii="Times New Roman" w:eastAsiaTheme="minorHAnsi" w:hAnsi="Times New Roman" w:cstheme="minorBidi"/>
                <w:color w:val="auto"/>
              </w:rPr>
              <w:commentReference w:id="1039"/>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EC501B">
        <w:rPr>
          <w:noProof/>
        </w:rPr>
        <w:t>5</w:t>
      </w:r>
      <w:r>
        <w:fldChar w:fldCharType="end"/>
      </w:r>
      <w:r>
        <w:t>.</w:t>
      </w:r>
    </w:p>
    <w:p w14:paraId="0F571DA3" w14:textId="41F2142E" w:rsidR="006869EE" w:rsidRDefault="006869EE" w:rsidP="006869EE">
      <w:pPr>
        <w:pStyle w:val="Heading1"/>
      </w:pPr>
      <w:bookmarkStart w:id="1040" w:name="_Ref448227875"/>
      <w:bookmarkStart w:id="1041" w:name="_Ref448227880"/>
      <w:bookmarkStart w:id="1042" w:name="_Toc448696639"/>
      <w:r>
        <w:lastRenderedPageBreak/>
        <w:t>The Raising of Incense</w:t>
      </w:r>
      <w:bookmarkEnd w:id="1040"/>
      <w:bookmarkEnd w:id="1041"/>
      <w:bookmarkEnd w:id="1042"/>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43" w:name="_Toc448227457"/>
      <w:r>
        <w:lastRenderedPageBreak/>
        <w:t xml:space="preserve">The Raising of Evening (or </w:t>
      </w:r>
      <w:commentRangeStart w:id="1044"/>
      <w:r>
        <w:t>Morning</w:t>
      </w:r>
      <w:commentRangeEnd w:id="1044"/>
      <w:r>
        <w:rPr>
          <w:rStyle w:val="CommentReference"/>
          <w:rFonts w:eastAsiaTheme="minorHAnsi" w:cstheme="minorBidi"/>
          <w:b w:val="0"/>
          <w:bCs w:val="0"/>
        </w:rPr>
        <w:commentReference w:id="1044"/>
      </w:r>
      <w:r>
        <w:t>) Incense</w:t>
      </w:r>
      <w:bookmarkEnd w:id="1043"/>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45" w:name="ThanksgivingIncense"/>
      <w:r>
        <w:lastRenderedPageBreak/>
        <w:t>The Prayer of Thanksgiving</w:t>
      </w:r>
    </w:p>
    <w:bookmarkEnd w:id="1045"/>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386E6449" w14:textId="77777777" w:rsidR="00EC501B"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EC501B">
        <w:br w:type="page"/>
      </w:r>
    </w:p>
    <w:p w14:paraId="61E412E8" w14:textId="0009A2AA" w:rsidR="006869EE" w:rsidRDefault="00EC501B"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73</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46" w:name="_Ref435789344"/>
      <w:bookmarkStart w:id="1047" w:name="VersesCymbals"/>
      <w:r>
        <w:t>The Verses of the Cymbals</w:t>
      </w:r>
      <w:bookmarkEnd w:id="1046"/>
    </w:p>
    <w:bookmarkEnd w:id="1047"/>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64"/>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65"/>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48"/>
            <w:r w:rsidRPr="007425E1">
              <w:t xml:space="preserve">May </w:t>
            </w:r>
            <w:commentRangeEnd w:id="1048"/>
            <w:r>
              <w:rPr>
                <w:rStyle w:val="CommentReference"/>
                <w:rFonts w:eastAsiaTheme="minorHAnsi" w:cstheme="minorBidi"/>
                <w:color w:val="auto"/>
                <w:lang w:val="en-CA"/>
              </w:rPr>
              <w:commentReference w:id="1048"/>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49" w:name="PrayerDeparted"/>
      <w:r>
        <w:t>The Prayer for the Departed</w:t>
      </w:r>
    </w:p>
    <w:bookmarkEnd w:id="1049"/>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66"/>
      </w:r>
      <w:commentRangeStart w:id="1050"/>
      <w:r>
        <w:t xml:space="preserve"> </w:t>
      </w:r>
      <w:commentRangeEnd w:id="1050"/>
      <w:r>
        <w:rPr>
          <w:rStyle w:val="CommentReference"/>
          <w:lang w:val="en-CA"/>
        </w:rPr>
        <w:commentReference w:id="1050"/>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51"/>
      <w:r>
        <w:t xml:space="preserve"> </w:t>
      </w:r>
      <w:commentRangeEnd w:id="1051"/>
      <w:r>
        <w:rPr>
          <w:rStyle w:val="CommentReference"/>
          <w:lang w:val="en-CA"/>
        </w:rPr>
        <w:commentReference w:id="1051"/>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52"/>
      <w:r>
        <w:t>You</w:t>
      </w:r>
      <w:commentRangeEnd w:id="1052"/>
      <w:r>
        <w:rPr>
          <w:rStyle w:val="CommentReference"/>
          <w:lang w:val="en-CA"/>
        </w:rPr>
        <w:commentReference w:id="1052"/>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EC501B">
        <w:rPr>
          <w:noProof/>
        </w:rPr>
        <w:t>73</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53" w:name="_Ref435789903"/>
      <w:r>
        <w:rPr>
          <w:lang w:val="en-GB"/>
        </w:rPr>
        <w:t>Graciously Accord</w:t>
      </w:r>
      <w:bookmarkEnd w:id="1053"/>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54" w:name="_Ref435789927"/>
      <w:bookmarkStart w:id="1055"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56"/>
      <w:r>
        <w:rPr>
          <w:lang w:val="en-GB"/>
        </w:rPr>
        <w:t xml:space="preserve">to </w:t>
      </w:r>
      <w:commentRangeEnd w:id="1056"/>
      <w:r>
        <w:rPr>
          <w:rStyle w:val="CommentReference"/>
          <w:lang w:val="en-CA"/>
        </w:rPr>
        <w:commentReference w:id="1056"/>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57" w:name="_Ref442856274"/>
      <w:r>
        <w:t>The Gloria</w:t>
      </w:r>
      <w:bookmarkEnd w:id="1054"/>
      <w:bookmarkEnd w:id="1057"/>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58" w:name="_Ref435789969"/>
      <w:bookmarkEnd w:id="1055"/>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59" w:name="_Ref442856358"/>
      <w:r>
        <w:t>The Trisagion</w:t>
      </w:r>
      <w:bookmarkEnd w:id="1058"/>
      <w:bookmarkEnd w:id="1059"/>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60" w:name="_Ref442856453"/>
      <w:r>
        <w:t>Hail to You</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61" w:name="_Ref434477171"/>
      <w:r>
        <w:t>The Introduction to the Doxologies</w:t>
      </w:r>
      <w:bookmarkEnd w:id="1061"/>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67"/>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62" w:name="_Ref435799700"/>
      <w:r>
        <w:t>The Doxologies</w:t>
      </w:r>
      <w:bookmarkEnd w:id="1062"/>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63" w:name="_Ref434487836"/>
      <w:r>
        <w:t>The Evening Doxology of the Virgin</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68"/>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64" w:name="_Ref434487846"/>
      <w:r>
        <w:t>The Morning Doxology of the Virgin</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65"/>
            <w:r>
              <w:t xml:space="preserve">declared </w:t>
            </w:r>
            <w:commentRangeEnd w:id="1065"/>
            <w:r>
              <w:rPr>
                <w:rStyle w:val="CommentReference"/>
                <w:rFonts w:ascii="Times New Roman" w:eastAsiaTheme="minorHAnsi" w:hAnsi="Times New Roman" w:cstheme="minorBidi"/>
                <w:color w:val="auto"/>
              </w:rPr>
              <w:commentReference w:id="1065"/>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66"/>
            <w:r>
              <w:t xml:space="preserve">Good New </w:t>
            </w:r>
            <w:commentRangeEnd w:id="1066"/>
            <w:r>
              <w:rPr>
                <w:rStyle w:val="CommentReference"/>
                <w:rFonts w:ascii="Times New Roman" w:eastAsiaTheme="minorHAnsi" w:hAnsi="Times New Roman" w:cstheme="minorBidi"/>
                <w:color w:val="auto"/>
              </w:rPr>
              <w:commentReference w:id="1066"/>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69"/>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67"/>
            <w:r>
              <w:t>Be our advocate</w:t>
            </w:r>
            <w:commentRangeEnd w:id="1067"/>
            <w:r>
              <w:rPr>
                <w:rStyle w:val="CommentReference"/>
                <w:rFonts w:ascii="Times New Roman" w:eastAsiaTheme="minorHAnsi" w:hAnsi="Times New Roman" w:cstheme="minorBidi"/>
                <w:color w:val="auto"/>
              </w:rPr>
              <w:commentReference w:id="1067"/>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68"/>
            <w:r>
              <w:t>Mary</w:t>
            </w:r>
            <w:commentRangeEnd w:id="1068"/>
            <w:r>
              <w:rPr>
                <w:rStyle w:val="CommentReference"/>
                <w:rFonts w:ascii="Times New Roman" w:eastAsiaTheme="minorHAnsi" w:hAnsi="Times New Roman" w:cstheme="minorBidi"/>
                <w:color w:val="auto"/>
              </w:rPr>
              <w:commentReference w:id="1068"/>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70"/>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69" w:name="_Ref435799710"/>
      <w:r>
        <w:t>The Orthodox Creed</w:t>
      </w:r>
      <w:bookmarkEnd w:id="1069"/>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070" w:name="_Ref442856751"/>
      <w:r>
        <w:t>God Have mercy upon us</w:t>
      </w:r>
      <w:bookmarkEnd w:id="1070"/>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71"/>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71"/>
      <w:r>
        <w:t>God</w:t>
      </w:r>
      <w:commentRangeEnd w:id="1071"/>
      <w:r>
        <w:rPr>
          <w:rStyle w:val="CommentReference"/>
          <w:lang w:val="en-CA"/>
        </w:rPr>
        <w:commentReference w:id="1071"/>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72"/>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72" w:name="_Ref442856856"/>
      <w:r>
        <w:t>The Prayer for the Gospel</w:t>
      </w:r>
      <w:bookmarkEnd w:id="1072"/>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73" w:name="_Ref442870575"/>
      <w:r>
        <w:t>The Gospel Response</w:t>
      </w:r>
      <w:bookmarkEnd w:id="1073"/>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74" w:name="_Ref442870289"/>
      <w:r>
        <w:lastRenderedPageBreak/>
        <w:t>The Absolutions</w:t>
      </w:r>
      <w:bookmarkEnd w:id="1074"/>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075" w:name="_Toc448696640"/>
      <w:r>
        <w:lastRenderedPageBreak/>
        <w:t>Non-Traditional</w:t>
      </w:r>
      <w:bookmarkEnd w:id="1075"/>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076" w:name="_Toc448696641"/>
      <w:r>
        <w:rPr>
          <w:lang w:val="en-GB"/>
        </w:rPr>
        <w:lastRenderedPageBreak/>
        <w:t>Reader’s Service</w:t>
      </w:r>
      <w:bookmarkEnd w:id="1076"/>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1EB77100" w14:textId="77777777" w:rsidR="00EC501B"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EC501B">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EC501B">
        <w:rPr>
          <w:noProof/>
          <w:lang w:val="en-US"/>
        </w:rPr>
        <w:t>65</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707708198"/>
        <w:docPartObj>
          <w:docPartGallery w:val="Table of Contents"/>
          <w:docPartUnique/>
        </w:docPartObj>
      </w:sdtPr>
      <w:sdtEndPr>
        <w:rPr>
          <w:b/>
          <w:bCs/>
        </w:rPr>
      </w:sdtEndPr>
      <w:sdtContent>
        <w:p w14:paraId="542B6F5D" w14:textId="024EA909"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Vespers Praise</w:t>
          </w:r>
          <w:r>
            <w:rPr>
              <w:noProof/>
              <w:webHidden/>
            </w:rPr>
            <w:tab/>
            <w:t>5</w:t>
          </w:r>
        </w:p>
        <w:p w14:paraId="215C26E4" w14:textId="77777777"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Psalms of the Eleventh Hour (Little Vespers)</w:t>
          </w:r>
          <w:r>
            <w:rPr>
              <w:noProof/>
              <w:webHidden/>
            </w:rPr>
            <w:tab/>
            <w:t>10</w:t>
          </w:r>
        </w:p>
        <w:p w14:paraId="674CC614" w14:textId="77777777"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Raising of Evening (or Morning) Incense</w:t>
          </w:r>
          <w:r>
            <w:rPr>
              <w:noProof/>
              <w:webHidden/>
            </w:rPr>
            <w:tab/>
            <w:t>554</w:t>
          </w:r>
        </w:p>
        <w:p w14:paraId="0757D186" w14:textId="77777777" w:rsidR="00EC501B" w:rsidRPr="00EC501B" w:rsidRDefault="008B7CFC" w:rsidP="009800DB"/>
      </w:sdtContent>
    </w:sdt>
    <w:p w14:paraId="4F0DB681" w14:textId="77777777" w:rsidR="00EC501B" w:rsidRDefault="00EC501B" w:rsidP="00EC501B">
      <w:r w:rsidRPr="00EC501B">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5C1F4EE0" w14:textId="77777777" w:rsidR="00EC501B" w:rsidRPr="00EC501B" w:rsidRDefault="00EC501B" w:rsidP="00EC501B">
      <w:pPr>
        <w:pStyle w:val="Rubric"/>
        <w:rPr>
          <w:rStyle w:val="Hyperlink"/>
        </w:rPr>
      </w:pPr>
      <w:r w:rsidRPr="00EC501B">
        <w:rPr>
          <w:rStyle w:val="Hyperlink"/>
        </w:rPr>
        <w:br w:type="page"/>
      </w:r>
    </w:p>
    <w:p w14:paraId="5F28BB60" w14:textId="578402C0" w:rsidR="00CA3D47" w:rsidRDefault="00EC501B" w:rsidP="00CA3D47">
      <w:pPr>
        <w:pStyle w:val="Rubric"/>
        <w:rPr>
          <w:lang w:val="en-US"/>
        </w:rPr>
      </w:pPr>
      <w:r w:rsidRPr="00EC501B">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EC501B">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EC501B">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EC501B">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EC501B">
        <w:rPr>
          <w:noProof/>
          <w:lang w:val="en-US"/>
        </w:rPr>
        <w:t>10</w:t>
      </w:r>
      <w:r>
        <w:rPr>
          <w:lang w:val="en-US"/>
        </w:rPr>
        <w:fldChar w:fldCharType="end"/>
      </w:r>
      <w:r>
        <w:rPr>
          <w:lang w:val="en-US"/>
        </w:rPr>
        <w:t>.</w:t>
      </w:r>
    </w:p>
    <w:p w14:paraId="69B45271" w14:textId="77777777" w:rsidR="00EC501B" w:rsidRDefault="00CA3D47" w:rsidP="00837F89">
      <w:pPr>
        <w:pStyle w:val="Body"/>
      </w:pPr>
      <w:r>
        <w:t xml:space="preserve">In the morning, recite </w:t>
      </w:r>
      <w:r>
        <w:fldChar w:fldCharType="begin"/>
      </w:r>
      <w:r>
        <w:instrText xml:space="preserve"> REF _Ref412098903 \h </w:instrText>
      </w:r>
      <w:r>
        <w:fldChar w:fldCharType="separate"/>
      </w:r>
      <w:r w:rsidR="00EC501B">
        <w:br w:type="page"/>
      </w:r>
    </w:p>
    <w:p w14:paraId="66E860A9" w14:textId="287E33A4" w:rsidR="00CA3D47" w:rsidRDefault="00EC501B"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73</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EC501B">
        <w:t>The Verses of the Cymbals</w:t>
      </w:r>
      <w:r>
        <w:fldChar w:fldCharType="end"/>
      </w:r>
      <w:r>
        <w:t xml:space="preserve">, page </w:t>
      </w:r>
      <w:r>
        <w:fldChar w:fldCharType="begin"/>
      </w:r>
      <w:r>
        <w:instrText xml:space="preserve"> PAGEREF _Ref435789344 \h </w:instrText>
      </w:r>
      <w:r>
        <w:fldChar w:fldCharType="separate"/>
      </w:r>
      <w:r w:rsidR="00EC501B">
        <w:rPr>
          <w:noProof/>
        </w:rPr>
        <w:t>557</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EC501B">
        <w:rPr>
          <w:noProof/>
          <w:lang w:val="en-US"/>
        </w:rPr>
        <w:t>178</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2079A664" w14:textId="77777777" w:rsidR="00EC501B"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321861936"/>
        <w:docPartObj>
          <w:docPartGallery w:val="Table of Contents"/>
          <w:docPartUnique/>
        </w:docPartObj>
      </w:sdtPr>
      <w:sdtEndPr>
        <w:rPr>
          <w:b/>
          <w:bCs/>
          <w:noProof/>
        </w:rPr>
      </w:sdtEndPr>
      <w:sdtContent>
        <w:p w14:paraId="1AEDB047" w14:textId="4B47E71A"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Psalms of Prime</w:t>
          </w:r>
          <w:r>
            <w:rPr>
              <w:noProof/>
              <w:webHidden/>
            </w:rPr>
            <w:tab/>
            <w:t>67</w:t>
          </w:r>
        </w:p>
        <w:p w14:paraId="2B90531C" w14:textId="77777777"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Doxology of Prime</w:t>
          </w:r>
          <w:r>
            <w:rPr>
              <w:noProof/>
              <w:webHidden/>
            </w:rPr>
            <w:tab/>
            <w:t>73</w:t>
          </w:r>
        </w:p>
        <w:p w14:paraId="5AD11F4E" w14:textId="77777777"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Raising of Morning Incense</w:t>
          </w:r>
          <w:r>
            <w:rPr>
              <w:noProof/>
              <w:webHidden/>
            </w:rPr>
            <w:tab/>
            <w:t>84</w:t>
          </w:r>
        </w:p>
        <w:p w14:paraId="23AACDC7" w14:textId="77777777" w:rsidR="00EC501B" w:rsidRDefault="008B7CFC" w:rsidP="009800DB"/>
      </w:sdtContent>
    </w:sdt>
    <w:p w14:paraId="6AA507FC" w14:textId="77777777" w:rsidR="00EC501B" w:rsidRDefault="00EC501B" w:rsidP="00AB3348">
      <w:r>
        <w:br w:type="page"/>
      </w:r>
    </w:p>
    <w:p w14:paraId="0149F0B3" w14:textId="41F409C1" w:rsidR="00CA3D47" w:rsidRPr="007E0213" w:rsidRDefault="00EC501B"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66</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68</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550657C0" w14:textId="77777777" w:rsidR="00EC501B"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EC501B">
        <w:rPr>
          <w:noProof/>
          <w:lang w:val="en-GB"/>
        </w:rPr>
        <w:t>68</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EC501B">
        <w:br w:type="page"/>
      </w:r>
    </w:p>
    <w:p w14:paraId="6B80621C" w14:textId="1710636E" w:rsidR="00CA3D47" w:rsidRDefault="00EC501B"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73</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16BCB546" w14:textId="77777777" w:rsidR="00EC501B" w:rsidRDefault="00CA3D47" w:rsidP="006869EE">
      <w:pPr>
        <w:pStyle w:val="Body"/>
        <w:rPr>
          <w:lang w:val="en-GB"/>
        </w:rPr>
      </w:pPr>
      <w:r>
        <w:t xml:space="preserve">Recite </w:t>
      </w:r>
      <w:r>
        <w:fldChar w:fldCharType="begin"/>
      </w:r>
      <w:r>
        <w:instrText xml:space="preserve"> REF _Ref435789927 \h </w:instrText>
      </w:r>
      <w:r>
        <w:fldChar w:fldCharType="separate"/>
      </w:r>
      <w:r w:rsidR="00EC501B">
        <w:rPr>
          <w:lang w:val="en-GB"/>
        </w:rPr>
        <w:t>Graciously accord, O Lord, to keep us this night without sin. You are blessed, O Lord, God of our fathers, and Your Holy Name is greatly blessed and full of glory forever. Amen.</w:t>
      </w:r>
    </w:p>
    <w:p w14:paraId="6082F6A0" w14:textId="77777777" w:rsidR="00EC501B" w:rsidRDefault="00EC501B" w:rsidP="006869EE">
      <w:pPr>
        <w:pStyle w:val="Body"/>
        <w:rPr>
          <w:lang w:val="en-GB"/>
        </w:rPr>
      </w:pPr>
      <w:r>
        <w:rPr>
          <w:lang w:val="en-GB"/>
        </w:rPr>
        <w:t>Let Your mercy be upon us, O Lord, even as we have set our hope in You. For the eyes of everyone wait upon You, for You give them their food in due season.</w:t>
      </w:r>
    </w:p>
    <w:p w14:paraId="1B3C3ACF" w14:textId="77777777" w:rsidR="00EC501B" w:rsidRDefault="00EC501B"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0A8D324" w14:textId="77777777" w:rsidR="00EC501B" w:rsidRDefault="00EC501B"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7B8F1E9" w14:textId="77777777" w:rsidR="00EC501B" w:rsidRDefault="00EC501B" w:rsidP="006869EE">
      <w:pPr>
        <w:pStyle w:val="Body"/>
        <w:rPr>
          <w:lang w:val="en-GB"/>
        </w:rPr>
      </w:pPr>
      <w:r>
        <w:rPr>
          <w:lang w:val="en-GB"/>
        </w:rPr>
        <w:t>Your mercy, O Lord, endures forever. O despise not the works of Your hands.</w:t>
      </w:r>
    </w:p>
    <w:p w14:paraId="2D25256D" w14:textId="77777777" w:rsidR="00EC501B" w:rsidRDefault="00EC501B" w:rsidP="006869EE">
      <w:pPr>
        <w:pStyle w:val="Body"/>
        <w:rPr>
          <w:lang w:val="en-GB"/>
        </w:rPr>
      </w:pPr>
      <w:r>
        <w:rPr>
          <w:lang w:val="en-GB"/>
        </w:rPr>
        <w:t>Lord, You have been our refuge in all generations. I said, “Be merciful to me, heal my soul; for I have sinned against You.”</w:t>
      </w:r>
    </w:p>
    <w:p w14:paraId="05199FC4" w14:textId="77777777" w:rsidR="00EC501B" w:rsidRDefault="00EC501B"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312DB86" w14:textId="77777777" w:rsidR="00EC501B" w:rsidRDefault="00EC501B" w:rsidP="006869EE">
      <w:pPr>
        <w:pStyle w:val="Body"/>
        <w:rPr>
          <w:lang w:val="en-GB"/>
        </w:rPr>
      </w:pPr>
      <w:r>
        <w:rPr>
          <w:lang w:val="en-GB"/>
        </w:rPr>
        <w:t>Blessing belongs to You, praise belongs to You praise, glory belongs to You, O Father, Son and Holy Spirit, now, and forever and ever. Amen.</w:t>
      </w:r>
    </w:p>
    <w:p w14:paraId="457C7BCC" w14:textId="77777777" w:rsidR="00EC501B" w:rsidRPr="008D61EA" w:rsidRDefault="00EC501B"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392247B8" w14:textId="77777777" w:rsidR="00EC501B" w:rsidRDefault="00EC501B"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32637AE" w14:textId="77777777" w:rsidR="00EC501B" w:rsidRDefault="00EC501B"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1C330640" w14:textId="77777777" w:rsidR="00EC501B" w:rsidRDefault="00EC501B"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EC501B"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567</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73"/>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EC501B">
        <w:t>The Psalms of the Third Hour</w:t>
      </w:r>
      <w:r>
        <w:fldChar w:fldCharType="end"/>
      </w:r>
      <w:r>
        <w:t xml:space="preserve">, page </w:t>
      </w:r>
      <w:r>
        <w:fldChar w:fldCharType="begin"/>
      </w:r>
      <w:r>
        <w:instrText xml:space="preserve"> PAGEREF _Ref435800057 \h </w:instrText>
      </w:r>
      <w:r>
        <w:fldChar w:fldCharType="separate"/>
      </w:r>
      <w:r w:rsidR="00EC501B">
        <w:rPr>
          <w:noProof/>
        </w:rPr>
        <w:t>85</w:t>
      </w:r>
      <w:r>
        <w:fldChar w:fldCharType="end"/>
      </w:r>
      <w:r>
        <w:t xml:space="preserve">, and continue with </w:t>
      </w:r>
      <w:r>
        <w:fldChar w:fldCharType="begin"/>
      </w:r>
      <w:r>
        <w:instrText xml:space="preserve"> REF _Ref435800080 \h </w:instrText>
      </w:r>
      <w:r>
        <w:fldChar w:fldCharType="separate"/>
      </w:r>
      <w:r w:rsidR="00EC501B">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077" w:name="_Toc448696642"/>
      <w:r>
        <w:lastRenderedPageBreak/>
        <w:t>Prayers for Needs</w:t>
      </w:r>
      <w:bookmarkEnd w:id="1077"/>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EC501B">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EC501B">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EC501B">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EC501B">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EC501B">
        <w:t>The Verses of the Cymbals</w:t>
      </w:r>
      <w:r>
        <w:fldChar w:fldCharType="end"/>
      </w:r>
      <w:r>
        <w:t xml:space="preserve">, page </w:t>
      </w:r>
      <w:r>
        <w:fldChar w:fldCharType="begin"/>
      </w:r>
      <w:r>
        <w:instrText xml:space="preserve"> PAGEREF _Ref435789344 \h </w:instrText>
      </w:r>
      <w:r>
        <w:fldChar w:fldCharType="separate"/>
      </w:r>
      <w:r w:rsidR="00EC501B">
        <w:rPr>
          <w:noProof/>
        </w:rPr>
        <w:t>557</w:t>
      </w:r>
      <w:r>
        <w:fldChar w:fldCharType="end"/>
      </w:r>
      <w:r>
        <w:t xml:space="preserve">. If integrating this service with Prime, the first part of </w:t>
      </w:r>
      <w:r>
        <w:fldChar w:fldCharType="begin"/>
      </w:r>
      <w:r>
        <w:instrText xml:space="preserve"> REF _Ref442855270 \h </w:instrText>
      </w:r>
      <w:r>
        <w:fldChar w:fldCharType="separate"/>
      </w:r>
      <w:r w:rsidR="00EC501B">
        <w:t>The Doxology of Prime</w:t>
      </w:r>
      <w:r>
        <w:fldChar w:fldCharType="end"/>
      </w:r>
      <w:r>
        <w:t xml:space="preserve">, </w:t>
      </w:r>
      <w:r>
        <w:fldChar w:fldCharType="begin"/>
      </w:r>
      <w:r>
        <w:instrText xml:space="preserve"> PAGEREF _Ref442855276 \h </w:instrText>
      </w:r>
      <w:r>
        <w:fldChar w:fldCharType="separate"/>
      </w:r>
      <w:r w:rsidR="00EC501B">
        <w:rPr>
          <w:noProof/>
        </w:rPr>
        <w:t>73</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EC501B">
        <w:rPr>
          <w:noProof/>
          <w:lang w:val="en-US"/>
        </w:rPr>
        <w:t>178</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EC501B">
        <w:t>Ephesians 4:1 5</w:t>
      </w:r>
      <w:r>
        <w:fldChar w:fldCharType="end"/>
      </w:r>
      <w:r>
        <w:t xml:space="preserve">, page </w:t>
      </w:r>
      <w:r>
        <w:fldChar w:fldCharType="begin"/>
      </w:r>
      <w:r>
        <w:instrText xml:space="preserve"> PAGEREF _Ref442855527 \h </w:instrText>
      </w:r>
      <w:r>
        <w:fldChar w:fldCharType="separate"/>
      </w:r>
      <w:r w:rsidR="00EC501B">
        <w:rPr>
          <w:noProof/>
        </w:rPr>
        <w:t>67</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EC501B">
        <w:t>The Doxology of Prime</w:t>
      </w:r>
      <w:r>
        <w:fldChar w:fldCharType="end"/>
      </w:r>
      <w:r>
        <w:t xml:space="preserve">, </w:t>
      </w:r>
      <w:r>
        <w:fldChar w:fldCharType="begin"/>
      </w:r>
      <w:r>
        <w:instrText xml:space="preserve"> PAGEREF _Ref442855276 \h </w:instrText>
      </w:r>
      <w:r>
        <w:fldChar w:fldCharType="separate"/>
      </w:r>
      <w:r w:rsidR="00EC501B">
        <w:rPr>
          <w:noProof/>
        </w:rPr>
        <w:t>73</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EC501B">
        <w:rPr>
          <w:lang w:val="en-GB"/>
        </w:rPr>
        <w:t>Graciously Accord</w:t>
      </w:r>
      <w:r>
        <w:fldChar w:fldCharType="end"/>
      </w:r>
      <w:r>
        <w:t xml:space="preserve">, page </w:t>
      </w:r>
      <w:r>
        <w:fldChar w:fldCharType="begin"/>
      </w:r>
      <w:r>
        <w:instrText xml:space="preserve"> PAGEREF _Ref435789903 \h </w:instrText>
      </w:r>
      <w:r>
        <w:fldChar w:fldCharType="separate"/>
      </w:r>
      <w:r w:rsidR="00EC501B">
        <w:rPr>
          <w:noProof/>
        </w:rPr>
        <w:t>567</w:t>
      </w:r>
      <w:r>
        <w:fldChar w:fldCharType="end"/>
      </w:r>
      <w:r>
        <w:t xml:space="preserve">. If integrating with the Morning hour, </w:t>
      </w:r>
      <w:r>
        <w:fldChar w:fldCharType="begin"/>
      </w:r>
      <w:r>
        <w:instrText xml:space="preserve"> REF _Ref442856274 \h </w:instrText>
      </w:r>
      <w:r>
        <w:fldChar w:fldCharType="separate"/>
      </w:r>
      <w:r w:rsidR="00EC501B">
        <w:t>The Gloria</w:t>
      </w:r>
      <w:r>
        <w:fldChar w:fldCharType="end"/>
      </w:r>
      <w:r>
        <w:t xml:space="preserve">, page </w:t>
      </w:r>
      <w:r>
        <w:fldChar w:fldCharType="begin"/>
      </w:r>
      <w:r>
        <w:instrText xml:space="preserve"> PAGEREF _Ref442856274 \h </w:instrText>
      </w:r>
      <w:r>
        <w:fldChar w:fldCharType="separate"/>
      </w:r>
      <w:r w:rsidR="00EC501B">
        <w:rPr>
          <w:noProof/>
        </w:rPr>
        <w:t>568</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EC501B">
        <w:t>The Trisagion</w:t>
      </w:r>
      <w:r>
        <w:fldChar w:fldCharType="end"/>
      </w:r>
      <w:r>
        <w:t xml:space="preserve">, </w:t>
      </w:r>
      <w:r>
        <w:fldChar w:fldCharType="begin"/>
      </w:r>
      <w:r>
        <w:instrText xml:space="preserve"> PAGEREF _Ref442856358 \h </w:instrText>
      </w:r>
      <w:r>
        <w:fldChar w:fldCharType="separate"/>
      </w:r>
      <w:r w:rsidR="00EC501B">
        <w:rPr>
          <w:noProof/>
        </w:rPr>
        <w:t>568</w:t>
      </w:r>
      <w:r>
        <w:fldChar w:fldCharType="end"/>
      </w:r>
      <w:r>
        <w:t xml:space="preserve">, followed by </w:t>
      </w:r>
      <w:r>
        <w:fldChar w:fldCharType="begin"/>
      </w:r>
      <w:r>
        <w:instrText xml:space="preserve"> REF _Ref442856453 \h </w:instrText>
      </w:r>
      <w:r>
        <w:fldChar w:fldCharType="separate"/>
      </w:r>
      <w:r w:rsidR="00EC501B">
        <w:t>Hail to You</w:t>
      </w:r>
      <w:r>
        <w:fldChar w:fldCharType="end"/>
      </w:r>
      <w:r>
        <w:t xml:space="preserve">, page </w:t>
      </w:r>
      <w:r>
        <w:fldChar w:fldCharType="begin"/>
      </w:r>
      <w:r>
        <w:instrText xml:space="preserve"> PAGEREF _Ref442856453 \p \h </w:instrText>
      </w:r>
      <w:r>
        <w:fldChar w:fldCharType="separate"/>
      </w:r>
      <w:r w:rsidR="00EC501B">
        <w:rPr>
          <w:noProof/>
        </w:rPr>
        <w:t>on page 569</w:t>
      </w:r>
      <w:r>
        <w:fldChar w:fldCharType="end"/>
      </w:r>
      <w:r>
        <w:t xml:space="preserve">, </w:t>
      </w:r>
      <w:r>
        <w:fldChar w:fldCharType="begin"/>
      </w:r>
      <w:r>
        <w:instrText xml:space="preserve"> REF _Ref435799700 \h </w:instrText>
      </w:r>
      <w:r>
        <w:fldChar w:fldCharType="separate"/>
      </w:r>
      <w:r w:rsidR="00EC501B">
        <w:t>The Doxologies</w:t>
      </w:r>
      <w:r>
        <w:fldChar w:fldCharType="end"/>
      </w:r>
      <w:r>
        <w:t xml:space="preserve">, </w:t>
      </w:r>
      <w:r>
        <w:fldChar w:fldCharType="begin"/>
      </w:r>
      <w:r>
        <w:instrText xml:space="preserve"> PAGEREF _Ref435799700 \h </w:instrText>
      </w:r>
      <w:r>
        <w:fldChar w:fldCharType="separate"/>
      </w:r>
      <w:r w:rsidR="00EC501B">
        <w:rPr>
          <w:noProof/>
        </w:rPr>
        <w:t>570</w:t>
      </w:r>
      <w:r>
        <w:fldChar w:fldCharType="end"/>
      </w:r>
      <w:r>
        <w:t xml:space="preserve">, </w:t>
      </w:r>
      <w:r>
        <w:fldChar w:fldCharType="begin"/>
      </w:r>
      <w:r>
        <w:instrText xml:space="preserve"> REF _Ref435799710 \h </w:instrText>
      </w:r>
      <w:r>
        <w:fldChar w:fldCharType="separate"/>
      </w:r>
      <w:r w:rsidR="00EC501B">
        <w:t>The Orthodox Creed</w:t>
      </w:r>
      <w:r>
        <w:fldChar w:fldCharType="end"/>
      </w:r>
      <w:r>
        <w:t xml:space="preserve">, </w:t>
      </w:r>
      <w:r>
        <w:fldChar w:fldCharType="begin"/>
      </w:r>
      <w:r>
        <w:instrText xml:space="preserve"> PAGEREF _Ref435799710 \h </w:instrText>
      </w:r>
      <w:r>
        <w:fldChar w:fldCharType="separate"/>
      </w:r>
      <w:r w:rsidR="00EC501B">
        <w:rPr>
          <w:noProof/>
        </w:rPr>
        <w:t>575</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EC501B">
        <w:t>God Have mercy upon us</w:t>
      </w:r>
      <w:r>
        <w:fldChar w:fldCharType="end"/>
      </w:r>
      <w:r>
        <w:t xml:space="preserve">, page </w:t>
      </w:r>
      <w:r>
        <w:fldChar w:fldCharType="begin"/>
      </w:r>
      <w:r>
        <w:instrText xml:space="preserve"> PAGEREF _Ref442856751 \h </w:instrText>
      </w:r>
      <w:r>
        <w:fldChar w:fldCharType="separate"/>
      </w:r>
      <w:r w:rsidR="00EC501B">
        <w:rPr>
          <w:noProof/>
        </w:rPr>
        <w:t>576</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EC501B">
        <w:t>The Prayer for the Gospel</w:t>
      </w:r>
      <w:r>
        <w:fldChar w:fldCharType="end"/>
      </w:r>
      <w:r>
        <w:t xml:space="preserve">, page </w:t>
      </w:r>
      <w:r>
        <w:fldChar w:fldCharType="begin"/>
      </w:r>
      <w:r>
        <w:instrText xml:space="preserve"> PAGEREF _Ref442856856 \h </w:instrText>
      </w:r>
      <w:r>
        <w:fldChar w:fldCharType="separate"/>
      </w:r>
      <w:r w:rsidR="00EC501B">
        <w:rPr>
          <w:noProof/>
        </w:rPr>
        <w:t>577</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EC501B">
        <w:rPr>
          <w:noProof/>
        </w:rPr>
        <w:t>579</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EC501B">
        <w:rPr>
          <w:noProof/>
        </w:rPr>
        <w:t>584</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74"/>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078"/>
            <w:r w:rsidRPr="007425E1">
              <w:t xml:space="preserve">May </w:t>
            </w:r>
            <w:commentRangeEnd w:id="1078"/>
            <w:r>
              <w:rPr>
                <w:rStyle w:val="CommentReference"/>
                <w:rFonts w:eastAsiaTheme="minorHAnsi" w:cstheme="minorBidi"/>
                <w:color w:val="auto"/>
                <w:lang w:val="en-CA"/>
              </w:rPr>
              <w:commentReference w:id="1078"/>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EC501B">
        <w:t>The Prayer of the Hours</w:t>
      </w:r>
      <w:r>
        <w:fldChar w:fldCharType="end"/>
      </w:r>
      <w:r>
        <w:t xml:space="preserve">, page </w:t>
      </w:r>
      <w:r>
        <w:fldChar w:fldCharType="begin"/>
      </w:r>
      <w:r>
        <w:instrText xml:space="preserve"> PAGEREF _Ref411969145 \h </w:instrText>
      </w:r>
      <w:r>
        <w:fldChar w:fldCharType="separate"/>
      </w:r>
      <w:r w:rsidR="00EC501B">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079" w:name="_Ref448228543"/>
      <w:bookmarkStart w:id="1080" w:name="_Ref448228546"/>
      <w:bookmarkStart w:id="1081" w:name="_Ref448471804"/>
      <w:bookmarkStart w:id="1082" w:name="_Toc448696643"/>
      <w:r>
        <w:lastRenderedPageBreak/>
        <w:t>The Book of Psalis and Doxologies</w:t>
      </w:r>
      <w:bookmarkEnd w:id="326"/>
      <w:bookmarkEnd w:id="327"/>
      <w:bookmarkEnd w:id="328"/>
      <w:bookmarkEnd w:id="1079"/>
      <w:bookmarkEnd w:id="1080"/>
      <w:bookmarkEnd w:id="1081"/>
      <w:bookmarkEnd w:id="1082"/>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83" w:name="_Toc448696644"/>
      <w:bookmarkStart w:id="1084" w:name="_Toc410196197"/>
      <w:bookmarkStart w:id="1085" w:name="_Toc410196439"/>
      <w:bookmarkStart w:id="1086" w:name="_Toc410196941"/>
      <w:r>
        <w:lastRenderedPageBreak/>
        <w:t>General and Common Doxologies</w:t>
      </w:r>
      <w:bookmarkEnd w:id="1083"/>
    </w:p>
    <w:p w14:paraId="1B082926" w14:textId="77777777" w:rsidR="009C13E9" w:rsidRDefault="009C13E9" w:rsidP="009C13E9">
      <w:pPr>
        <w:pStyle w:val="Heading3"/>
      </w:pPr>
      <w:bookmarkStart w:id="1087" w:name="_Ref434488390"/>
      <w:r>
        <w:t>The Doxology of the Heavenly</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88"/>
            <w:r>
              <w:t>The great and holy luminaries,</w:t>
            </w:r>
            <w:commentRangeEnd w:id="1088"/>
            <w:r>
              <w:rPr>
                <w:rStyle w:val="CommentReference"/>
                <w:rFonts w:ascii="Times New Roman" w:hAnsi="Times New Roman"/>
              </w:rPr>
              <w:commentReference w:id="1088"/>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89"/>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89"/>
            <w:r>
              <w:rPr>
                <w:rStyle w:val="CommentReference"/>
                <w:rFonts w:ascii="Times New Roman" w:hAnsi="Times New Roman"/>
              </w:rPr>
              <w:commentReference w:id="1089"/>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90"/>
            <w:r w:rsidRPr="00602B0F">
              <w:t xml:space="preserve">O Lord, </w:t>
            </w:r>
            <w:commentRangeEnd w:id="1090"/>
            <w:r>
              <w:rPr>
                <w:rStyle w:val="CommentReference"/>
                <w:rFonts w:ascii="Times New Roman" w:hAnsi="Times New Roman"/>
              </w:rPr>
              <w:commentReference w:id="1090"/>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91" w:name="_Ref434488524"/>
      <w:r>
        <w:t>The Doxology of St. John the Baptist</w:t>
      </w:r>
      <w:bookmarkEnd w:id="10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92" w:name="_Ref434488546"/>
      <w:r>
        <w:t>Another Doxology of St. John the Baptist</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93" w:name="_Ref434488644"/>
      <w:r>
        <w:lastRenderedPageBreak/>
        <w:t>A Doxology for the Apostles</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94"/>
            <w:r>
              <w:t xml:space="preserve">called </w:t>
            </w:r>
            <w:commentRangeEnd w:id="1094"/>
            <w:r>
              <w:rPr>
                <w:rStyle w:val="CommentReference"/>
                <w:rFonts w:ascii="Times New Roman" w:eastAsiaTheme="minorHAnsi" w:hAnsi="Times New Roman" w:cstheme="minorBidi"/>
                <w:color w:val="auto"/>
              </w:rPr>
              <w:commentReference w:id="1094"/>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95"/>
            <w:r>
              <w:t>Who loved him greatly.</w:t>
            </w:r>
            <w:commentRangeEnd w:id="1095"/>
            <w:r>
              <w:rPr>
                <w:rStyle w:val="CommentReference"/>
                <w:rFonts w:ascii="Times New Roman" w:eastAsiaTheme="minorHAnsi" w:hAnsi="Times New Roman" w:cstheme="minorBidi"/>
                <w:color w:val="auto"/>
              </w:rPr>
              <w:commentReference w:id="1095"/>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96" w:name="_Ref434488657"/>
      <w:r>
        <w:t>Another Doxology for the Apostles</w:t>
      </w:r>
      <w:bookmarkEnd w:id="10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97"/>
            <w:r>
              <w:t xml:space="preserve">Our </w:t>
            </w:r>
            <w:commentRangeEnd w:id="1097"/>
            <w:r>
              <w:rPr>
                <w:rStyle w:val="CommentReference"/>
                <w:rFonts w:ascii="Times New Roman" w:eastAsiaTheme="minorHAnsi" w:hAnsi="Times New Roman" w:cstheme="minorBidi"/>
                <w:color w:val="auto"/>
              </w:rPr>
              <w:commentReference w:id="1097"/>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98"/>
            <w:r>
              <w:t xml:space="preserve">And </w:t>
            </w:r>
            <w:commentRangeEnd w:id="1098"/>
            <w:r>
              <w:rPr>
                <w:rStyle w:val="CommentReference"/>
                <w:rFonts w:ascii="Times New Roman" w:eastAsiaTheme="minorHAnsi" w:hAnsi="Times New Roman" w:cstheme="minorBidi"/>
                <w:color w:val="auto"/>
              </w:rPr>
              <w:commentReference w:id="1098"/>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99"/>
            <w:r>
              <w:t>And was numbered with</w:t>
            </w:r>
          </w:p>
          <w:p w14:paraId="5527B3A6" w14:textId="77777777" w:rsidR="004C7F73" w:rsidRDefault="004C7F73" w:rsidP="004C7F73">
            <w:pPr>
              <w:pStyle w:val="EngHangEnd"/>
            </w:pPr>
            <w:r>
              <w:t>The rest of the Apostles.</w:t>
            </w:r>
            <w:commentRangeEnd w:id="1099"/>
            <w:r>
              <w:rPr>
                <w:rStyle w:val="CommentReference"/>
                <w:rFonts w:ascii="Times New Roman" w:eastAsiaTheme="minorHAnsi" w:hAnsi="Times New Roman" w:cstheme="minorBidi"/>
                <w:color w:val="auto"/>
              </w:rPr>
              <w:commentReference w:id="1099"/>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00"/>
            <w:r>
              <w:t xml:space="preserve">sound </w:t>
            </w:r>
            <w:commentRangeEnd w:id="1100"/>
            <w:r>
              <w:rPr>
                <w:rStyle w:val="CommentReference"/>
                <w:rFonts w:ascii="Times New Roman" w:eastAsiaTheme="minorHAnsi" w:hAnsi="Times New Roman" w:cstheme="minorBidi"/>
                <w:color w:val="auto"/>
              </w:rPr>
              <w:commentReference w:id="1100"/>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01" w:name="_Ref434488814"/>
      <w:r>
        <w:t>The Doxology of St. Mark</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02"/>
            <w:r>
              <w:t>Beholder of God</w:t>
            </w:r>
            <w:commentRangeEnd w:id="1102"/>
            <w:r>
              <w:rPr>
                <w:rStyle w:val="CommentReference"/>
                <w:rFonts w:ascii="Times New Roman" w:eastAsiaTheme="minorHAnsi" w:hAnsi="Times New Roman" w:cstheme="minorBidi"/>
                <w:color w:val="auto"/>
              </w:rPr>
              <w:commentReference w:id="1102"/>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03" w:name="_Ref434488992"/>
      <w:r>
        <w:t>The Doxology of Any Apostle</w:t>
      </w:r>
      <w:bookmarkEnd w:id="11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04"/>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04"/>
            <w:r>
              <w:rPr>
                <w:rStyle w:val="CommentReference"/>
                <w:rFonts w:ascii="Times New Roman" w:eastAsiaTheme="minorHAnsi" w:hAnsi="Times New Roman" w:cstheme="minorBidi"/>
                <w:color w:val="auto"/>
              </w:rPr>
              <w:commentReference w:id="1104"/>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05"/>
            <w:r>
              <w:t>compatriots</w:t>
            </w:r>
            <w:commentRangeEnd w:id="1105"/>
            <w:r>
              <w:rPr>
                <w:rStyle w:val="CommentReference"/>
                <w:rFonts w:ascii="Times New Roman" w:eastAsiaTheme="minorHAnsi" w:hAnsi="Times New Roman" w:cstheme="minorBidi"/>
                <w:color w:val="auto"/>
              </w:rPr>
              <w:commentReference w:id="1105"/>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06" w:name="_Ref434489014"/>
      <w:r>
        <w:t>The Doxology of St. Stephen</w:t>
      </w:r>
      <w:bookmarkEnd w:id="11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7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07" w:name="_Ref434489170"/>
      <w:r>
        <w:t>The Doxology of St. George</w:t>
      </w:r>
      <w:bookmarkEnd w:id="1107"/>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EC501B">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EC501B">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EC501B">
        <w:rPr>
          <w:noProof/>
        </w:rPr>
        <w:t>856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08" w:name="_Ref434490082"/>
      <w:r>
        <w:t>The Doxology of St. Demiana</w:t>
      </w:r>
      <w:bookmarkEnd w:id="1108"/>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EC501B">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EC501B">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EC501B">
        <w:rPr>
          <w:noProof/>
        </w:rPr>
        <w:t>822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7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09" w:name="_Ref434489950"/>
      <w:r>
        <w:t>The Doxology of the Martyrs</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10"/>
            <w:r>
              <w:t>Akrash</w:t>
            </w:r>
            <w:commentRangeEnd w:id="1110"/>
            <w:r>
              <w:rPr>
                <w:rStyle w:val="CommentReference"/>
              </w:rPr>
              <w:commentReference w:id="1110"/>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11" w:name="_Ref434490311"/>
      <w:r>
        <w:t>The Doxology of St. Anthony and St. Paul</w:t>
      </w:r>
      <w:bookmarkEnd w:id="1111"/>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EC501B">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EC501B">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EC501B">
        <w:rPr>
          <w:noProof/>
        </w:rPr>
        <w:t>827</w:t>
      </w:r>
      <w:r w:rsidR="00191A26">
        <w:fldChar w:fldCharType="end"/>
      </w:r>
      <w:r>
        <w:t xml:space="preserve">, and </w:t>
      </w:r>
      <w:r w:rsidR="00191A26">
        <w:fldChar w:fldCharType="begin"/>
      </w:r>
      <w:r w:rsidR="00191A26">
        <w:instrText xml:space="preserve"> REF _Ref434490368 \h </w:instrText>
      </w:r>
      <w:r w:rsidR="00191A26">
        <w:fldChar w:fldCharType="separate"/>
      </w:r>
      <w:r w:rsidR="00EC501B">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EC501B">
        <w:rPr>
          <w:noProof/>
        </w:rPr>
        <w:t>830</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12"/>
            <w:r w:rsidRPr="004764BD">
              <w:t>give light to</w:t>
            </w:r>
            <w:commentRangeEnd w:id="1112"/>
            <w:r>
              <w:rPr>
                <w:rStyle w:val="CommentReference"/>
                <w:rFonts w:ascii="Times New Roman" w:eastAsiaTheme="minorHAnsi" w:hAnsi="Times New Roman" w:cstheme="minorBidi"/>
                <w:color w:val="auto"/>
              </w:rPr>
              <w:commentReference w:id="1112"/>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13" w:name="_Ref434490826"/>
      <w:r>
        <w:lastRenderedPageBreak/>
        <w:t>The Doxology of St. Pishoy and St. Paul of Tammah</w:t>
      </w:r>
      <w:bookmarkEnd w:id="1113"/>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EC501B">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EC501B">
        <w:rPr>
          <w:lang w:val="en-US"/>
        </w:rPr>
        <w:t>July 2 / Epip 8: St. Pishoy</w:t>
      </w:r>
      <w:r>
        <w:fldChar w:fldCharType="end"/>
      </w:r>
      <w:r>
        <w:t xml:space="preserve">, page </w:t>
      </w:r>
      <w:r>
        <w:fldChar w:fldCharType="begin"/>
      </w:r>
      <w:r>
        <w:instrText xml:space="preserve"> PAGEREF _Ref434490783 \h </w:instrText>
      </w:r>
      <w:r>
        <w:fldChar w:fldCharType="separate"/>
      </w:r>
      <w:r w:rsidR="00EC501B">
        <w:rPr>
          <w:noProof/>
        </w:rPr>
        <w:t>913</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14" w:name="_Ref434492161"/>
      <w:r>
        <w:lastRenderedPageBreak/>
        <w:t>The Doxology of St. Athanasius the Apostolic</w:t>
      </w:r>
      <w:bookmarkEnd w:id="1114"/>
      <w:r w:rsidR="00B52F78">
        <w:rPr>
          <w:rStyle w:val="FootnoteReference"/>
        </w:rPr>
        <w:footnoteReference w:id="877"/>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EC501B">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EC501B">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EC501B">
        <w:rPr>
          <w:noProof/>
        </w:rPr>
        <w:t>861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EC501B">
        <w:rPr>
          <w:noProof/>
        </w:rPr>
        <w:t>863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15" w:name="_Ref434492536"/>
      <w:r>
        <w:t xml:space="preserve">The Doxology of </w:t>
      </w:r>
      <w:r w:rsidR="00231798">
        <w:t>the</w:t>
      </w:r>
      <w:r>
        <w:t xml:space="preserve"> Cross Bearers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16" w:name="_Ref434492645"/>
      <w:r>
        <w:t>The Doxology for a Hierarch Who is Present</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7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7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8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26"/>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26"/>
            <w:r>
              <w:rPr>
                <w:rStyle w:val="CommentReference"/>
                <w:rFonts w:ascii="Times New Roman" w:eastAsiaTheme="minorHAnsi" w:hAnsi="Times New Roman" w:cstheme="minorBidi"/>
                <w:color w:val="auto"/>
              </w:rPr>
              <w:commentReference w:id="1126"/>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8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30" w:name="_Toc448696645"/>
      <w:bookmarkStart w:id="1131" w:name="September"/>
      <w:r>
        <w:lastRenderedPageBreak/>
        <w:t>September</w:t>
      </w:r>
      <w:bookmarkEnd w:id="1084"/>
      <w:bookmarkEnd w:id="1085"/>
      <w:bookmarkEnd w:id="1086"/>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30"/>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EC501B">
              <w:rPr>
                <w:noProof/>
                <w:webHidden/>
              </w:rPr>
              <w:t>644</w:t>
            </w:r>
            <w:r w:rsidR="00E35F1F">
              <w:rPr>
                <w:noProof/>
                <w:webHidden/>
              </w:rPr>
              <w:fldChar w:fldCharType="end"/>
            </w:r>
          </w:hyperlink>
        </w:p>
        <w:p w14:paraId="1E634E2C" w14:textId="25064664" w:rsidR="00E35F1F" w:rsidRDefault="008B7CFC">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EC501B">
              <w:rPr>
                <w:noProof/>
                <w:webHidden/>
              </w:rPr>
              <w:t>655</w:t>
            </w:r>
            <w:r w:rsidR="00E35F1F">
              <w:rPr>
                <w:noProof/>
                <w:webHidden/>
              </w:rPr>
              <w:fldChar w:fldCharType="end"/>
            </w:r>
          </w:hyperlink>
        </w:p>
        <w:p w14:paraId="62BAC02E" w14:textId="02C5C05A" w:rsidR="00E35F1F" w:rsidRDefault="008B7CFC">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EC501B">
              <w:rPr>
                <w:noProof/>
                <w:webHidden/>
              </w:rPr>
              <w:t>655</w:t>
            </w:r>
            <w:r w:rsidR="00E35F1F">
              <w:rPr>
                <w:noProof/>
                <w:webHidden/>
              </w:rPr>
              <w:fldChar w:fldCharType="end"/>
            </w:r>
          </w:hyperlink>
        </w:p>
        <w:p w14:paraId="316B8884" w14:textId="3FE63A40" w:rsidR="00E35F1F" w:rsidRDefault="008B7CFC">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EC501B">
              <w:rPr>
                <w:noProof/>
                <w:webHidden/>
              </w:rPr>
              <w:t>655</w:t>
            </w:r>
            <w:r w:rsidR="00E35F1F">
              <w:rPr>
                <w:noProof/>
                <w:webHidden/>
              </w:rPr>
              <w:fldChar w:fldCharType="end"/>
            </w:r>
          </w:hyperlink>
        </w:p>
        <w:p w14:paraId="056107B3" w14:textId="2F9EB188" w:rsidR="00E35F1F" w:rsidRDefault="008B7CFC">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EC501B">
              <w:rPr>
                <w:noProof/>
                <w:webHidden/>
              </w:rPr>
              <w:t>657</w:t>
            </w:r>
            <w:r w:rsidR="00E35F1F">
              <w:rPr>
                <w:noProof/>
                <w:webHidden/>
              </w:rPr>
              <w:fldChar w:fldCharType="end"/>
            </w:r>
          </w:hyperlink>
        </w:p>
        <w:p w14:paraId="76710609" w14:textId="7E593FC4" w:rsidR="00E35F1F" w:rsidRDefault="008B7CFC">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EC501B">
              <w:rPr>
                <w:noProof/>
                <w:webHidden/>
              </w:rPr>
              <w:t>657</w:t>
            </w:r>
            <w:r w:rsidR="00E35F1F">
              <w:rPr>
                <w:noProof/>
                <w:webHidden/>
              </w:rPr>
              <w:fldChar w:fldCharType="end"/>
            </w:r>
          </w:hyperlink>
        </w:p>
        <w:p w14:paraId="69018752" w14:textId="59F17B64" w:rsidR="00E35F1F" w:rsidRDefault="008B7CFC">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EC501B">
              <w:rPr>
                <w:noProof/>
                <w:webHidden/>
              </w:rPr>
              <w:t>657</w:t>
            </w:r>
            <w:r w:rsidR="00E35F1F">
              <w:rPr>
                <w:noProof/>
                <w:webHidden/>
              </w:rPr>
              <w:fldChar w:fldCharType="end"/>
            </w:r>
          </w:hyperlink>
        </w:p>
        <w:p w14:paraId="7AB13EF6" w14:textId="451F88F8" w:rsidR="00E35F1F" w:rsidRDefault="008B7CFC">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EC501B">
              <w:rPr>
                <w:noProof/>
                <w:webHidden/>
              </w:rPr>
              <w:t>658</w:t>
            </w:r>
            <w:r w:rsidR="00E35F1F">
              <w:rPr>
                <w:noProof/>
                <w:webHidden/>
              </w:rPr>
              <w:fldChar w:fldCharType="end"/>
            </w:r>
          </w:hyperlink>
        </w:p>
        <w:p w14:paraId="7CC94BF7" w14:textId="6DFA615D" w:rsidR="00E35F1F" w:rsidRDefault="008B7CFC">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EC501B">
              <w:rPr>
                <w:noProof/>
                <w:webHidden/>
              </w:rPr>
              <w:t>658</w:t>
            </w:r>
            <w:r w:rsidR="00E35F1F">
              <w:rPr>
                <w:noProof/>
                <w:webHidden/>
              </w:rPr>
              <w:fldChar w:fldCharType="end"/>
            </w:r>
          </w:hyperlink>
        </w:p>
        <w:p w14:paraId="51743273" w14:textId="04F95FA0" w:rsidR="00E35F1F" w:rsidRDefault="008B7CFC">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EC501B">
              <w:rPr>
                <w:noProof/>
                <w:webHidden/>
              </w:rPr>
              <w:t>658</w:t>
            </w:r>
            <w:r w:rsidR="00E35F1F">
              <w:rPr>
                <w:noProof/>
                <w:webHidden/>
              </w:rPr>
              <w:fldChar w:fldCharType="end"/>
            </w:r>
          </w:hyperlink>
        </w:p>
        <w:p w14:paraId="71C03905" w14:textId="4C867BF4" w:rsidR="00E35F1F" w:rsidRDefault="008B7CFC">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EC501B">
              <w:rPr>
                <w:noProof/>
                <w:webHidden/>
              </w:rPr>
              <w:t>669</w:t>
            </w:r>
            <w:r w:rsidR="00E35F1F">
              <w:rPr>
                <w:noProof/>
                <w:webHidden/>
              </w:rPr>
              <w:fldChar w:fldCharType="end"/>
            </w:r>
          </w:hyperlink>
        </w:p>
        <w:p w14:paraId="76586D73" w14:textId="76AA048A" w:rsidR="00E35F1F" w:rsidRDefault="008B7CFC">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EC501B">
              <w:rPr>
                <w:noProof/>
                <w:webHidden/>
              </w:rPr>
              <w:t>669</w:t>
            </w:r>
            <w:r w:rsidR="00E35F1F">
              <w:rPr>
                <w:noProof/>
                <w:webHidden/>
              </w:rPr>
              <w:fldChar w:fldCharType="end"/>
            </w:r>
          </w:hyperlink>
        </w:p>
        <w:p w14:paraId="396BBFB3" w14:textId="22BD8D70" w:rsidR="00E35F1F" w:rsidRDefault="008B7CFC">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EC501B">
              <w:rPr>
                <w:noProof/>
                <w:webHidden/>
              </w:rPr>
              <w:t>669</w:t>
            </w:r>
            <w:r w:rsidR="00E35F1F">
              <w:rPr>
                <w:noProof/>
                <w:webHidden/>
              </w:rPr>
              <w:fldChar w:fldCharType="end"/>
            </w:r>
          </w:hyperlink>
        </w:p>
        <w:p w14:paraId="75A617A8" w14:textId="45312379" w:rsidR="00E35F1F" w:rsidRDefault="008B7CFC">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EC501B">
              <w:rPr>
                <w:noProof/>
                <w:webHidden/>
              </w:rPr>
              <w:t>672</w:t>
            </w:r>
            <w:r w:rsidR="00E35F1F">
              <w:rPr>
                <w:noProof/>
                <w:webHidden/>
              </w:rPr>
              <w:fldChar w:fldCharType="end"/>
            </w:r>
          </w:hyperlink>
        </w:p>
        <w:p w14:paraId="7FE67BDE" w14:textId="48983112" w:rsidR="00E35F1F" w:rsidRDefault="008B7CFC">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EC501B">
              <w:rPr>
                <w:noProof/>
                <w:webHidden/>
              </w:rPr>
              <w:t>672</w:t>
            </w:r>
            <w:r w:rsidR="00E35F1F">
              <w:rPr>
                <w:noProof/>
                <w:webHidden/>
              </w:rPr>
              <w:fldChar w:fldCharType="end"/>
            </w:r>
          </w:hyperlink>
        </w:p>
        <w:p w14:paraId="482AECF5" w14:textId="2A03A69A" w:rsidR="00E35F1F" w:rsidRDefault="008B7CFC">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EC501B">
              <w:rPr>
                <w:noProof/>
                <w:webHidden/>
              </w:rPr>
              <w:t>681</w:t>
            </w:r>
            <w:r w:rsidR="00E35F1F">
              <w:rPr>
                <w:noProof/>
                <w:webHidden/>
              </w:rPr>
              <w:fldChar w:fldCharType="end"/>
            </w:r>
          </w:hyperlink>
        </w:p>
        <w:p w14:paraId="31D14FD7" w14:textId="50875118" w:rsidR="00E35F1F" w:rsidRDefault="008B7CFC">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EC501B">
              <w:rPr>
                <w:noProof/>
                <w:webHidden/>
              </w:rPr>
              <w:t>681</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32" w:name="_Toc410196198"/>
      <w:bookmarkStart w:id="1133" w:name="_Toc410196440"/>
      <w:bookmarkStart w:id="1134" w:name="_Toc410196942"/>
      <w:r>
        <w:br w:type="page"/>
      </w:r>
    </w:p>
    <w:p w14:paraId="3B77A2B2" w14:textId="6F99453D" w:rsidR="00495F1A" w:rsidRDefault="0092592B" w:rsidP="00495F1A">
      <w:pPr>
        <w:pStyle w:val="Heading3"/>
      </w:pPr>
      <w:bookmarkStart w:id="1135" w:name="_Toc448227468"/>
      <w:r>
        <w:lastRenderedPageBreak/>
        <w:t xml:space="preserve">August 29 (30) / Tho-out 1: </w:t>
      </w:r>
      <w:r w:rsidR="00495F1A">
        <w:t>Ecclesiastical New Year: Nairouz</w:t>
      </w:r>
      <w:bookmarkEnd w:id="1132"/>
      <w:bookmarkEnd w:id="1133"/>
      <w:bookmarkEnd w:id="1134"/>
      <w:bookmarkEnd w:id="1135"/>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36" w:name="_Ref434477358"/>
      <w:r>
        <w:t>The Doxolog</w:t>
      </w:r>
      <w:r w:rsidR="00E21EA3">
        <w:t>y for Ecclesiastical New Year</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37"/>
            <w:r>
              <w:t xml:space="preserve">wiles </w:t>
            </w:r>
            <w:commentRangeEnd w:id="1137"/>
            <w:r>
              <w:rPr>
                <w:rStyle w:val="CommentReference"/>
                <w:rFonts w:ascii="Times New Roman" w:eastAsiaTheme="minorHAnsi" w:hAnsi="Times New Roman" w:cstheme="minorBidi"/>
                <w:color w:val="auto"/>
              </w:rPr>
              <w:commentReference w:id="1137"/>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38" w:name="_Ref434473482"/>
      <w:r>
        <w:t>The Psali Adam</w:t>
      </w:r>
      <w:r w:rsidR="00B411C9">
        <w:t xml:space="preserve"> for the Ecclesiastical New Year</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39"/>
            <w:r>
              <w:t xml:space="preserve">Ϯⲛⲁⲟⲩⲱϣⲧ </w:t>
            </w:r>
            <w:commentRangeEnd w:id="1139"/>
            <w:r>
              <w:rPr>
                <w:rStyle w:val="CommentReference"/>
                <w:rFonts w:ascii="Times New Roman" w:hAnsi="Times New Roman"/>
              </w:rPr>
              <w:commentReference w:id="1139"/>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40"/>
            <w:r>
              <w:t>reign</w:t>
            </w:r>
            <w:commentRangeEnd w:id="1140"/>
            <w:r>
              <w:rPr>
                <w:rStyle w:val="CommentReference"/>
              </w:rPr>
              <w:commentReference w:id="1140"/>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41" w:name="_Ref434473530"/>
      <w:r>
        <w:t xml:space="preserve">The Psali </w:t>
      </w:r>
      <w:r w:rsidR="004E71A7">
        <w:t>Batos for the Ecclesiastical New Year</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42"/>
            <w:r>
              <w:t xml:space="preserve">be </w:t>
            </w:r>
            <w:commentRangeEnd w:id="1142"/>
            <w:r>
              <w:rPr>
                <w:rStyle w:val="CommentReference"/>
              </w:rPr>
              <w:commentReference w:id="1142"/>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43"/>
            <w:r>
              <w:t xml:space="preserve">Ⲁⲙⲱⲛⲓ </w:t>
            </w:r>
            <w:commentRangeEnd w:id="1143"/>
            <w:r>
              <w:rPr>
                <w:rStyle w:val="CommentReference"/>
                <w:rFonts w:ascii="Times New Roman" w:hAnsi="Times New Roman"/>
              </w:rPr>
              <w:commentReference w:id="1143"/>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44"/>
            <w:r>
              <w:t xml:space="preserve">the </w:t>
            </w:r>
            <w:commentRangeEnd w:id="1144"/>
            <w:r>
              <w:rPr>
                <w:rStyle w:val="CommentReference"/>
              </w:rPr>
              <w:commentReference w:id="1144"/>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45"/>
            <w:r>
              <w:t xml:space="preserve">entreat </w:t>
            </w:r>
            <w:commentRangeEnd w:id="1145"/>
            <w:r>
              <w:rPr>
                <w:rStyle w:val="CommentReference"/>
              </w:rPr>
              <w:commentReference w:id="1145"/>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46" w:name="_Toc448227469"/>
      <w:r>
        <w:t xml:space="preserve">August 29 (30) / Tho-out 1: </w:t>
      </w:r>
      <w:r w:rsidRPr="00646349">
        <w:t xml:space="preserve">Also </w:t>
      </w:r>
      <w:r>
        <w:t>the Martyrdom of St. Bartholomew the Apostle</w:t>
      </w:r>
      <w:bookmarkEnd w:id="1146"/>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277D452E" w14:textId="77777777" w:rsidR="0092592B" w:rsidRDefault="0092592B" w:rsidP="0092592B">
      <w:pPr>
        <w:pStyle w:val="Heading3"/>
      </w:pPr>
      <w:bookmarkStart w:id="1147" w:name="_Toc448227470"/>
      <w:r>
        <w:t xml:space="preserve">August 30 (31) / Tho-out 2: </w:t>
      </w:r>
      <w:r w:rsidR="005242D1">
        <w:t xml:space="preserve">Martyrdom of </w:t>
      </w:r>
      <w:r>
        <w:t>St. John the Baptist</w:t>
      </w:r>
      <w:bookmarkEnd w:id="1147"/>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EC501B">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EC501B">
        <w:rPr>
          <w:noProof/>
        </w:rPr>
        <w:t>623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EC501B">
        <w:rPr>
          <w:noProof/>
        </w:rPr>
        <w:t>624</w:t>
      </w:r>
      <w:r w:rsidR="00191A26">
        <w:fldChar w:fldCharType="end"/>
      </w:r>
      <w:r>
        <w:t>.</w:t>
      </w:r>
    </w:p>
    <w:p w14:paraId="53087CDB" w14:textId="77777777" w:rsidR="00C46B09" w:rsidRDefault="00C46B09" w:rsidP="0039635A">
      <w:pPr>
        <w:pStyle w:val="Heading3"/>
      </w:pPr>
      <w:bookmarkStart w:id="1148" w:name="_Toc448227471"/>
      <w:r>
        <w:t>September 1 (2) / Tho-out 4: St. Verena</w:t>
      </w:r>
      <w:bookmarkEnd w:id="1148"/>
    </w:p>
    <w:p w14:paraId="07AAD00E" w14:textId="77777777" w:rsidR="00C46B09" w:rsidRDefault="00C46B09" w:rsidP="00C46B09">
      <w:pPr>
        <w:pStyle w:val="Heading4"/>
      </w:pPr>
      <w:bookmarkStart w:id="1149" w:name="_Ref434490285"/>
      <w:r>
        <w:t>The Doxology</w:t>
      </w:r>
      <w:r w:rsidR="00B46E6E">
        <w:t xml:space="preserve"> for St. Verena</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50" w:name="_Toc448227472"/>
      <w:r>
        <w:lastRenderedPageBreak/>
        <w:t>September 3 (4) / Tho-out 6: St. Phoebe the Protodeaconess</w:t>
      </w:r>
      <w:r w:rsidR="008C4D26">
        <w:rPr>
          <w:rStyle w:val="FootnoteReference"/>
        </w:rPr>
        <w:footnoteReference w:id="882"/>
      </w:r>
      <w:bookmarkEnd w:id="1150"/>
    </w:p>
    <w:p w14:paraId="47E3028B" w14:textId="77777777" w:rsidR="0039635A" w:rsidRDefault="0039635A" w:rsidP="0039635A">
      <w:pPr>
        <w:pStyle w:val="Heading3"/>
      </w:pPr>
      <w:bookmarkStart w:id="1151" w:name="_Toc448227473"/>
      <w:r>
        <w:t>September 4 (5) / Tho-out 7: St. Dioscorus</w:t>
      </w:r>
      <w:bookmarkEnd w:id="1151"/>
    </w:p>
    <w:p w14:paraId="6AE56346" w14:textId="0BF62320" w:rsidR="0039635A" w:rsidRDefault="00191A26" w:rsidP="0039635A">
      <w:pPr>
        <w:pStyle w:val="Rubric"/>
      </w:pPr>
      <w:r>
        <w:fldChar w:fldCharType="begin"/>
      </w:r>
      <w:r>
        <w:instrText xml:space="preserve"> REF _Ref434492249 \h </w:instrText>
      </w:r>
      <w:r>
        <w:fldChar w:fldCharType="separate"/>
      </w:r>
      <w:r w:rsidR="00EC501B">
        <w:t>The Doxology for St. Severus</w:t>
      </w:r>
      <w:r>
        <w:fldChar w:fldCharType="end"/>
      </w:r>
      <w:r>
        <w:t xml:space="preserve">, </w:t>
      </w:r>
      <w:r>
        <w:fldChar w:fldCharType="begin"/>
      </w:r>
      <w:r>
        <w:instrText xml:space="preserve"> REF _Ref434561058 \h </w:instrText>
      </w:r>
      <w:r>
        <w:fldChar w:fldCharType="separate"/>
      </w:r>
      <w:r w:rsidR="00EC501B">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EC501B">
        <w:rPr>
          <w:noProof/>
        </w:rPr>
        <w:t>681</w:t>
      </w:r>
      <w:r>
        <w:fldChar w:fldCharType="end"/>
      </w:r>
      <w:r w:rsidR="0039635A">
        <w:t xml:space="preserve"> can be adapted.</w:t>
      </w:r>
    </w:p>
    <w:p w14:paraId="7D1E759A" w14:textId="77777777" w:rsidR="0046481B" w:rsidRDefault="0046481B" w:rsidP="0046481B">
      <w:pPr>
        <w:pStyle w:val="Heading3"/>
      </w:pPr>
      <w:bookmarkStart w:id="1152" w:name="_Toc448227474"/>
      <w:r>
        <w:t>September 4 (5) / Tho-out 7: Also St. Rebecca and her Children</w:t>
      </w:r>
      <w:bookmarkEnd w:id="1152"/>
    </w:p>
    <w:p w14:paraId="14929AD8" w14:textId="77777777" w:rsidR="0046481B" w:rsidRDefault="0046481B" w:rsidP="0046481B">
      <w:pPr>
        <w:pStyle w:val="Heading4"/>
      </w:pPr>
      <w:bookmarkStart w:id="1153" w:name="_Ref434490258"/>
      <w:r>
        <w:t>The Doxology</w:t>
      </w:r>
      <w:r w:rsidR="00B46E6E">
        <w:t xml:space="preserve"> for St. Rebecca and her Children</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54" w:name="_Toc448227475"/>
      <w:r>
        <w:t>September 9 (10) / Tho-out 12: Commemoration of Archangel Michael</w:t>
      </w:r>
      <w:bookmarkEnd w:id="1154"/>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EC501B">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EC501B">
        <w:rPr>
          <w:noProof/>
        </w:rPr>
        <w:t>693</w:t>
      </w:r>
      <w:r w:rsidR="00191A26">
        <w:fldChar w:fldCharType="end"/>
      </w:r>
      <w:r w:rsidR="00191A26">
        <w:t>.</w:t>
      </w:r>
    </w:p>
    <w:p w14:paraId="221393BE" w14:textId="77777777" w:rsidR="0092592B" w:rsidRDefault="006E370D" w:rsidP="006E370D">
      <w:pPr>
        <w:pStyle w:val="Heading3"/>
      </w:pPr>
      <w:bookmarkStart w:id="1155" w:name="_Toc448227476"/>
      <w:r>
        <w:t xml:space="preserve">September 12 (13) / Tho-out 15: </w:t>
      </w:r>
      <w:r w:rsidR="00191A26">
        <w:t xml:space="preserve">Translocation of the Relics of </w:t>
      </w:r>
      <w:r>
        <w:t>St. Stephen</w:t>
      </w:r>
      <w:bookmarkEnd w:id="1155"/>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EC501B">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EC501B">
        <w:rPr>
          <w:noProof/>
        </w:rPr>
        <w:t>766</w:t>
      </w:r>
      <w:r w:rsidR="00191A26">
        <w:fldChar w:fldCharType="end"/>
      </w:r>
      <w:r>
        <w:t>.</w:t>
      </w:r>
    </w:p>
    <w:p w14:paraId="7C31113D" w14:textId="77777777" w:rsidR="00495F1A" w:rsidRDefault="0092592B" w:rsidP="00495F1A">
      <w:pPr>
        <w:pStyle w:val="Heading3"/>
      </w:pPr>
      <w:bookmarkStart w:id="1156" w:name="_Toc410196199"/>
      <w:bookmarkStart w:id="1157" w:name="_Toc410196441"/>
      <w:bookmarkStart w:id="1158" w:name="_Toc410196943"/>
      <w:bookmarkStart w:id="1159" w:name="_Ref434563524"/>
      <w:bookmarkStart w:id="1160" w:name="_Ref434563530"/>
      <w:bookmarkStart w:id="1161" w:name="_Toc448227477"/>
      <w:r>
        <w:t xml:space="preserve">September 14 (15) / Tho-out 17: </w:t>
      </w:r>
      <w:r w:rsidR="00495F1A">
        <w:t>The Dedication of the Church of the Holy Cross</w:t>
      </w:r>
      <w:bookmarkEnd w:id="1156"/>
      <w:bookmarkEnd w:id="1157"/>
      <w:bookmarkEnd w:id="1158"/>
      <w:bookmarkEnd w:id="1159"/>
      <w:bookmarkEnd w:id="1160"/>
      <w:bookmarkEnd w:id="116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62" w:name="_Ref434477443"/>
      <w:r>
        <w:lastRenderedPageBreak/>
        <w:t>The Doxology</w:t>
      </w:r>
      <w:r w:rsidR="00E21EA3">
        <w:t xml:space="preserve"> for the Feast of the Cross</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63" w:name="_Ref434474964"/>
      <w:r>
        <w:lastRenderedPageBreak/>
        <w:t>The Psali Ada</w:t>
      </w:r>
      <w:r w:rsidR="006C1B94">
        <w:t>m for the Feast of the Cross</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6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64"/>
            <w:r>
              <w:rPr>
                <w:rStyle w:val="CommentReference"/>
              </w:rPr>
              <w:commentReference w:id="116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65" w:name="_Ref434474992"/>
      <w:r>
        <w:t>The Psali Bato</w:t>
      </w:r>
      <w:r w:rsidR="006C1B94">
        <w:t>s for the Feast of the Cross</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66" w:name="_Toc448227478"/>
      <w:r>
        <w:t>September 18 (19) / Tho-out 21: Commemoration of the Theotokos</w:t>
      </w:r>
      <w:bookmarkEnd w:id="1166"/>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65C17FB1" w14:textId="77777777" w:rsidR="00160DE3" w:rsidRDefault="00160DE3" w:rsidP="00160DE3">
      <w:pPr>
        <w:pStyle w:val="Heading3"/>
      </w:pPr>
      <w:bookmarkStart w:id="1167" w:name="_Toc448227479"/>
      <w:r>
        <w:t>September 21 (22) / Tho-out 24: Martyrdom of St. Quandratus, One of the Seventy Two</w:t>
      </w:r>
      <w:bookmarkEnd w:id="1167"/>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EC501B">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EC501B">
        <w:rPr>
          <w:noProof/>
        </w:rPr>
        <w:t>625</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EC501B">
        <w:rPr>
          <w:noProof/>
        </w:rPr>
        <w:t>625</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EC501B">
        <w:rPr>
          <w:noProof/>
        </w:rPr>
        <w:t>627</w:t>
      </w:r>
      <w:r w:rsidR="00191A26">
        <w:fldChar w:fldCharType="end"/>
      </w:r>
      <w:r>
        <w:t>.</w:t>
      </w:r>
    </w:p>
    <w:p w14:paraId="56FE4C4F" w14:textId="77777777" w:rsidR="00D54A29" w:rsidRDefault="00D54A29" w:rsidP="00D54A29">
      <w:pPr>
        <w:pStyle w:val="Heading3"/>
      </w:pPr>
      <w:bookmarkStart w:id="1168" w:name="_Toc448227480"/>
      <w:r>
        <w:t xml:space="preserve">September 22 (23) / </w:t>
      </w:r>
      <w:commentRangeStart w:id="1169"/>
      <w:r>
        <w:t>Tho-out 24</w:t>
      </w:r>
      <w:commentRangeEnd w:id="1169"/>
      <w:r w:rsidR="00C46B09">
        <w:rPr>
          <w:rStyle w:val="CommentReference"/>
          <w:rFonts w:eastAsiaTheme="minorHAnsi" w:cstheme="minorBidi"/>
          <w:b w:val="0"/>
          <w:bCs w:val="0"/>
        </w:rPr>
        <w:commentReference w:id="1169"/>
      </w:r>
      <w:r>
        <w:t>: St. Maurice and the Theban Legion</w:t>
      </w:r>
      <w:bookmarkEnd w:id="1168"/>
    </w:p>
    <w:p w14:paraId="74C264D0" w14:textId="77777777" w:rsidR="00D54A29" w:rsidRDefault="00B46E6E" w:rsidP="00D54A29">
      <w:pPr>
        <w:pStyle w:val="Heading4"/>
      </w:pPr>
      <w:bookmarkStart w:id="1170" w:name="_Ref434489859"/>
      <w:r>
        <w:t>The Doxology for</w:t>
      </w:r>
      <w:r w:rsidR="00D54A29">
        <w:t xml:space="preserve"> St. Maurice and the Theban Legion</w:t>
      </w:r>
      <w:bookmarkEnd w:id="11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71" w:name="_Ref434489873"/>
      <w:r>
        <w:lastRenderedPageBreak/>
        <w:t>Another Doxology of St. Maurice</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72" w:name="_Toc448227481"/>
      <w:r>
        <w:t>September 23 (24) / Tho-out 26: Annunciation of St. John the Baptist to Zacharias</w:t>
      </w:r>
      <w:bookmarkEnd w:id="1172"/>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EC501B">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EC501B">
        <w:rPr>
          <w:noProof/>
        </w:rPr>
        <w:t>623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EC501B">
        <w:rPr>
          <w:noProof/>
        </w:rPr>
        <w:t>624</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73" w:name="_Ref435003974"/>
      <w:bookmarkStart w:id="1174" w:name="_Toc448227482"/>
      <w:r>
        <w:t>September 26 (27) / Tho-out 29: Commemoration of the Annunciation, Nativity, and Resurrection on the 29</w:t>
      </w:r>
      <w:r w:rsidRPr="00C0205C">
        <w:rPr>
          <w:vertAlign w:val="superscript"/>
        </w:rPr>
        <w:t>th</w:t>
      </w:r>
      <w:r>
        <w:t xml:space="preserve"> of Every Month</w:t>
      </w:r>
      <w:bookmarkEnd w:id="1173"/>
      <w:bookmarkEnd w:id="1174"/>
    </w:p>
    <w:p w14:paraId="0A0A7EC3" w14:textId="77777777" w:rsidR="00C0205C" w:rsidRDefault="00C0205C" w:rsidP="00C0205C">
      <w:pPr>
        <w:pStyle w:val="Heading4"/>
      </w:pPr>
      <w:bookmarkStart w:id="1175" w:name="_Ref435003845"/>
      <w:r>
        <w:t>The Psali Adam for the 29</w:t>
      </w:r>
      <w:r w:rsidRPr="00C0205C">
        <w:rPr>
          <w:vertAlign w:val="superscript"/>
        </w:rPr>
        <w:t>th</w:t>
      </w:r>
      <w:r>
        <w:t xml:space="preserve"> of Every Month</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76"/>
            <w:r>
              <w:t>At the end of times.</w:t>
            </w:r>
            <w:commentRangeEnd w:id="1176"/>
            <w:r>
              <w:rPr>
                <w:rStyle w:val="CommentReference"/>
                <w:rFonts w:ascii="Times New Roman" w:eastAsiaTheme="minorHAnsi" w:hAnsi="Times New Roman" w:cstheme="minorBidi"/>
                <w:color w:val="auto"/>
              </w:rPr>
              <w:commentReference w:id="117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8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77" w:name="_Ref435003860"/>
      <w:r>
        <w:t>The Psali Batos for the 29</w:t>
      </w:r>
      <w:r w:rsidRPr="00C0205C">
        <w:rPr>
          <w:vertAlign w:val="superscript"/>
        </w:rPr>
        <w:t>th</w:t>
      </w:r>
      <w:r>
        <w:t xml:space="preserve"> of Every Month</w:t>
      </w:r>
      <w:bookmarkEnd w:id="11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7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78"/>
            <w:r>
              <w:rPr>
                <w:rStyle w:val="CommentReference"/>
                <w:rFonts w:ascii="Times New Roman" w:eastAsiaTheme="minorHAnsi" w:hAnsi="Times New Roman" w:cstheme="minorBidi"/>
                <w:color w:val="auto"/>
              </w:rPr>
              <w:commentReference w:id="117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79"/>
            <w:r>
              <w:t xml:space="preserve"> Lord God</w:t>
            </w:r>
            <w:commentRangeEnd w:id="1179"/>
            <w:r>
              <w:rPr>
                <w:rStyle w:val="CommentReference"/>
                <w:rFonts w:ascii="Times New Roman" w:eastAsiaTheme="minorHAnsi" w:hAnsi="Times New Roman" w:cstheme="minorBidi"/>
                <w:color w:val="auto"/>
              </w:rPr>
              <w:commentReference w:id="117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8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80" w:name="_Toc448227483"/>
      <w:r>
        <w:t>September 27 (28) / Tho-out 30: Miracle performed by St. Athanasius the Apostolic</w:t>
      </w:r>
      <w:bookmarkEnd w:id="118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81" w:name="_Ref434561058"/>
      <w:bookmarkStart w:id="1182" w:name="_Toc448227484"/>
      <w:r>
        <w:t xml:space="preserve">September 29 (30) / Paopi 2: </w:t>
      </w:r>
      <w:r w:rsidR="000274A5">
        <w:t xml:space="preserve">The Coming of </w:t>
      </w:r>
      <w:r>
        <w:t>St. Severus</w:t>
      </w:r>
      <w:r w:rsidR="000274A5">
        <w:t xml:space="preserve"> to Egypt</w:t>
      </w:r>
      <w:bookmarkEnd w:id="1181"/>
      <w:bookmarkEnd w:id="1182"/>
    </w:p>
    <w:p w14:paraId="1B16436A" w14:textId="77777777" w:rsidR="0039635A" w:rsidRDefault="0039635A" w:rsidP="0039635A">
      <w:pPr>
        <w:pStyle w:val="Heading4"/>
      </w:pPr>
      <w:bookmarkStart w:id="1183" w:name="_Ref434492249"/>
      <w:r>
        <w:t>The Doxology</w:t>
      </w:r>
      <w:r w:rsidR="00B82753">
        <w:t xml:space="preserve"> for St. Severus</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84"/>
            <w:r w:rsidRPr="004764BD">
              <w:t xml:space="preserve">confirmed </w:t>
            </w:r>
            <w:commentRangeEnd w:id="1184"/>
            <w:r>
              <w:rPr>
                <w:rStyle w:val="CommentReference"/>
                <w:rFonts w:ascii="Times New Roman" w:eastAsiaTheme="minorHAnsi" w:hAnsi="Times New Roman" w:cstheme="minorBidi"/>
                <w:color w:val="auto"/>
              </w:rPr>
              <w:commentReference w:id="118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8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85" w:name="_Toc410196200"/>
      <w:bookmarkStart w:id="1186" w:name="_Toc410196442"/>
      <w:bookmarkStart w:id="1187" w:name="_Toc410196944"/>
      <w:bookmarkStart w:id="1188" w:name="_Toc448696646"/>
      <w:bookmarkStart w:id="1189" w:name="October"/>
      <w:bookmarkEnd w:id="1131"/>
      <w:r>
        <w:lastRenderedPageBreak/>
        <w:t>October</w:t>
      </w:r>
      <w:bookmarkEnd w:id="1185"/>
      <w:bookmarkEnd w:id="1186"/>
      <w:bookmarkEnd w:id="1187"/>
      <w:r w:rsidR="006E370D">
        <w:t xml:space="preserve"> or </w:t>
      </w:r>
      <w:r w:rsidR="006E370D">
        <w:rPr>
          <w:rFonts w:ascii="FreeSerifAvvaShenouda" w:hAnsi="FreeSerifAvvaShenouda" w:cs="FreeSerifAvvaShenouda"/>
        </w:rPr>
        <w:t>Ⲡⲁⲱⲡⲉ</w:t>
      </w:r>
      <w:bookmarkEnd w:id="1188"/>
    </w:p>
    <w:bookmarkStart w:id="1190"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EC501B">
              <w:rPr>
                <w:noProof/>
                <w:webHidden/>
              </w:rPr>
              <w:t>684</w:t>
            </w:r>
            <w:r w:rsidR="00E35F1F">
              <w:rPr>
                <w:noProof/>
                <w:webHidden/>
              </w:rPr>
              <w:fldChar w:fldCharType="end"/>
            </w:r>
          </w:hyperlink>
        </w:p>
        <w:p w14:paraId="0C71949C" w14:textId="3C519A5D" w:rsidR="00E35F1F" w:rsidRDefault="008B7CFC">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EC501B">
              <w:rPr>
                <w:noProof/>
                <w:webHidden/>
              </w:rPr>
              <w:t>685</w:t>
            </w:r>
            <w:r w:rsidR="00E35F1F">
              <w:rPr>
                <w:noProof/>
                <w:webHidden/>
              </w:rPr>
              <w:fldChar w:fldCharType="end"/>
            </w:r>
          </w:hyperlink>
        </w:p>
        <w:p w14:paraId="7C5EEF26" w14:textId="6BE1B8AB" w:rsidR="00E35F1F" w:rsidRDefault="008B7CFC">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EC501B">
              <w:rPr>
                <w:noProof/>
                <w:webHidden/>
              </w:rPr>
              <w:t>685</w:t>
            </w:r>
            <w:r w:rsidR="00E35F1F">
              <w:rPr>
                <w:noProof/>
                <w:webHidden/>
              </w:rPr>
              <w:fldChar w:fldCharType="end"/>
            </w:r>
          </w:hyperlink>
        </w:p>
        <w:p w14:paraId="610973C6" w14:textId="53D08709" w:rsidR="00E35F1F" w:rsidRDefault="008B7CFC">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EC501B">
              <w:rPr>
                <w:noProof/>
                <w:webHidden/>
              </w:rPr>
              <w:t>685</w:t>
            </w:r>
            <w:r w:rsidR="00E35F1F">
              <w:rPr>
                <w:noProof/>
                <w:webHidden/>
              </w:rPr>
              <w:fldChar w:fldCharType="end"/>
            </w:r>
          </w:hyperlink>
        </w:p>
        <w:p w14:paraId="42AB4D38" w14:textId="07589C87" w:rsidR="00E35F1F" w:rsidRDefault="008B7CFC">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EC501B">
              <w:rPr>
                <w:noProof/>
                <w:webHidden/>
              </w:rPr>
              <w:t>685</w:t>
            </w:r>
            <w:r w:rsidR="00E35F1F">
              <w:rPr>
                <w:noProof/>
                <w:webHidden/>
              </w:rPr>
              <w:fldChar w:fldCharType="end"/>
            </w:r>
          </w:hyperlink>
        </w:p>
        <w:p w14:paraId="40BE3276" w14:textId="6CB9AE06" w:rsidR="00E35F1F" w:rsidRDefault="008B7CFC">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EC501B">
              <w:rPr>
                <w:noProof/>
                <w:webHidden/>
              </w:rPr>
              <w:t>686</w:t>
            </w:r>
            <w:r w:rsidR="00E35F1F">
              <w:rPr>
                <w:noProof/>
                <w:webHidden/>
              </w:rPr>
              <w:fldChar w:fldCharType="end"/>
            </w:r>
          </w:hyperlink>
        </w:p>
        <w:p w14:paraId="5BA2BFE4" w14:textId="41F0CB5A" w:rsidR="00E35F1F" w:rsidRDefault="008B7CFC">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EC501B">
              <w:rPr>
                <w:noProof/>
                <w:webHidden/>
              </w:rPr>
              <w:t>687</w:t>
            </w:r>
            <w:r w:rsidR="00E35F1F">
              <w:rPr>
                <w:noProof/>
                <w:webHidden/>
              </w:rPr>
              <w:fldChar w:fldCharType="end"/>
            </w:r>
          </w:hyperlink>
        </w:p>
        <w:p w14:paraId="0DA884AB" w14:textId="5DEC145D" w:rsidR="00E35F1F" w:rsidRDefault="008B7CFC">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EC501B">
              <w:rPr>
                <w:noProof/>
                <w:webHidden/>
              </w:rPr>
              <w:t>688</w:t>
            </w:r>
            <w:r w:rsidR="00E35F1F">
              <w:rPr>
                <w:noProof/>
                <w:webHidden/>
              </w:rPr>
              <w:fldChar w:fldCharType="end"/>
            </w:r>
          </w:hyperlink>
        </w:p>
        <w:p w14:paraId="14F64ABF" w14:textId="627C68CE" w:rsidR="00E35F1F" w:rsidRDefault="008B7CFC">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EC501B">
              <w:rPr>
                <w:noProof/>
                <w:webHidden/>
              </w:rPr>
              <w:t>689</w:t>
            </w:r>
            <w:r w:rsidR="00E35F1F">
              <w:rPr>
                <w:noProof/>
                <w:webHidden/>
              </w:rPr>
              <w:fldChar w:fldCharType="end"/>
            </w:r>
          </w:hyperlink>
        </w:p>
        <w:p w14:paraId="479E44D2" w14:textId="3DA2C971" w:rsidR="00E35F1F" w:rsidRDefault="008B7CFC">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EC501B">
              <w:rPr>
                <w:noProof/>
                <w:webHidden/>
              </w:rPr>
              <w:t>689</w:t>
            </w:r>
            <w:r w:rsidR="00E35F1F">
              <w:rPr>
                <w:noProof/>
                <w:webHidden/>
              </w:rPr>
              <w:fldChar w:fldCharType="end"/>
            </w:r>
          </w:hyperlink>
        </w:p>
        <w:p w14:paraId="1DC3186A" w14:textId="67E5F807" w:rsidR="00E35F1F" w:rsidRDefault="008B7CFC">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EC501B">
              <w:rPr>
                <w:noProof/>
                <w:webHidden/>
              </w:rPr>
              <w:t>690</w:t>
            </w:r>
            <w:r w:rsidR="00E35F1F">
              <w:rPr>
                <w:noProof/>
                <w:webHidden/>
              </w:rPr>
              <w:fldChar w:fldCharType="end"/>
            </w:r>
          </w:hyperlink>
        </w:p>
        <w:p w14:paraId="608C521A" w14:textId="66CDBAEA" w:rsidR="00E35F1F" w:rsidRDefault="008B7CFC">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EC501B">
              <w:rPr>
                <w:noProof/>
                <w:webHidden/>
              </w:rPr>
              <w:t>690</w:t>
            </w:r>
            <w:r w:rsidR="00E35F1F">
              <w:rPr>
                <w:noProof/>
                <w:webHidden/>
              </w:rPr>
              <w:fldChar w:fldCharType="end"/>
            </w:r>
          </w:hyperlink>
        </w:p>
        <w:p w14:paraId="0236A71C" w14:textId="78FF18EE" w:rsidR="00E35F1F" w:rsidRDefault="008B7CFC">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EC501B">
              <w:rPr>
                <w:noProof/>
                <w:webHidden/>
              </w:rPr>
              <w:t>690</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91" w:name="_Ref436250096"/>
      <w:bookmarkStart w:id="1192" w:name="_Ref436250168"/>
      <w:bookmarkStart w:id="1193" w:name="_Toc448227485"/>
      <w:r>
        <w:lastRenderedPageBreak/>
        <w:t>October 1 (2) / Paopi 4: St. Bacchus</w:t>
      </w:r>
      <w:bookmarkEnd w:id="1190"/>
      <w:bookmarkEnd w:id="1191"/>
      <w:bookmarkEnd w:id="1192"/>
      <w:bookmarkEnd w:id="1193"/>
    </w:p>
    <w:p w14:paraId="7EAFB97D" w14:textId="77777777" w:rsidR="0081710C" w:rsidRDefault="0081710C" w:rsidP="0081710C">
      <w:pPr>
        <w:pStyle w:val="Heading4"/>
      </w:pPr>
      <w:bookmarkStart w:id="1194" w:name="_Ref434489638"/>
      <w:r>
        <w:t>The Doxology</w:t>
      </w:r>
      <w:r w:rsidR="00B46E6E">
        <w:t xml:space="preserve"> for Sts. Sergius and Bacchus</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95"/>
            <w:r>
              <w:t>heroes</w:t>
            </w:r>
            <w:commentRangeEnd w:id="1195"/>
            <w:r>
              <w:rPr>
                <w:rStyle w:val="CommentReference"/>
                <w:rFonts w:ascii="Times New Roman" w:eastAsiaTheme="minorHAnsi" w:hAnsi="Times New Roman" w:cstheme="minorBidi"/>
                <w:color w:val="auto"/>
              </w:rPr>
              <w:commentReference w:id="1195"/>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96" w:name="_Toc448227486"/>
      <w:r>
        <w:t>October 4 (5) / Paopi 7: St. Paul of Tammoh</w:t>
      </w:r>
      <w:bookmarkEnd w:id="1196"/>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EC501B">
        <w:t>The Doxology of St. Pishoy and St. Paul of Tammah</w:t>
      </w:r>
      <w:r>
        <w:fldChar w:fldCharType="end"/>
      </w:r>
      <w:r>
        <w:t xml:space="preserve">, page </w:t>
      </w:r>
      <w:r>
        <w:fldChar w:fldCharType="begin"/>
      </w:r>
      <w:r>
        <w:instrText xml:space="preserve"> PAGEREF _Ref434490826 \h </w:instrText>
      </w:r>
      <w:r>
        <w:fldChar w:fldCharType="separate"/>
      </w:r>
      <w:r w:rsidR="00EC501B">
        <w:rPr>
          <w:noProof/>
        </w:rPr>
        <w:t>639</w:t>
      </w:r>
      <w:r>
        <w:fldChar w:fldCharType="end"/>
      </w:r>
      <w:r w:rsidR="00FB36D8">
        <w:t>.</w:t>
      </w:r>
    </w:p>
    <w:p w14:paraId="2F2896A9" w14:textId="77777777" w:rsidR="0081710C" w:rsidRDefault="0081710C" w:rsidP="0081710C">
      <w:pPr>
        <w:pStyle w:val="Heading3"/>
      </w:pPr>
      <w:bookmarkStart w:id="1197" w:name="_Toc448227487"/>
      <w:r>
        <w:t>October 7 (8) / Paopi 10: St. Sergius</w:t>
      </w:r>
      <w:bookmarkEnd w:id="1197"/>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EC501B">
        <w:t>October 1 (2) / Paopi 4: St. Bacchus</w:t>
      </w:r>
      <w:r w:rsidR="00336170">
        <w:fldChar w:fldCharType="end"/>
      </w:r>
      <w:r>
        <w:t xml:space="preserve">, page </w:t>
      </w:r>
      <w:r>
        <w:fldChar w:fldCharType="begin"/>
      </w:r>
      <w:r>
        <w:instrText xml:space="preserve"> PAGEREF _Ref434561633 \h </w:instrText>
      </w:r>
      <w:r>
        <w:fldChar w:fldCharType="separate"/>
      </w:r>
      <w:r w:rsidR="00EC501B">
        <w:rPr>
          <w:noProof/>
        </w:rPr>
        <w:t>683</w:t>
      </w:r>
      <w:r>
        <w:fldChar w:fldCharType="end"/>
      </w:r>
      <w:r w:rsidR="0081710C">
        <w:t>.</w:t>
      </w:r>
    </w:p>
    <w:p w14:paraId="06822979" w14:textId="77777777" w:rsidR="00B637D8" w:rsidRDefault="00B637D8" w:rsidP="00B637D8">
      <w:pPr>
        <w:pStyle w:val="Heading3"/>
      </w:pPr>
      <w:bookmarkStart w:id="1198" w:name="_Toc448227488"/>
      <w:r>
        <w:t>October 9 (10) / Paopi 12: Commemoration of Archangel Michael</w:t>
      </w:r>
      <w:bookmarkEnd w:id="1198"/>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5593D86A" w14:textId="77777777" w:rsidR="0039635A" w:rsidRDefault="0039635A" w:rsidP="0039635A">
      <w:pPr>
        <w:pStyle w:val="Heading3"/>
      </w:pPr>
      <w:bookmarkStart w:id="1199" w:name="_Ref434564830"/>
      <w:bookmarkStart w:id="1200" w:name="_Toc448227489"/>
      <w:r>
        <w:t>October 17 (18) Paopi 20: St. John the Short</w:t>
      </w:r>
      <w:bookmarkEnd w:id="1199"/>
      <w:bookmarkEnd w:id="1200"/>
    </w:p>
    <w:p w14:paraId="23E24F8C" w14:textId="77777777" w:rsidR="0039635A" w:rsidRDefault="0039635A" w:rsidP="0039635A">
      <w:pPr>
        <w:pStyle w:val="Heading4"/>
      </w:pPr>
      <w:bookmarkStart w:id="1201" w:name="_Ref434490715"/>
      <w:r>
        <w:t>The Doxology</w:t>
      </w:r>
      <w:r w:rsidR="00B46E6E">
        <w:t xml:space="preserve"> for St. John the Short</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8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8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8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202" w:name="_Toc448227490"/>
      <w:r>
        <w:t>October 18 (19) / Paopi</w:t>
      </w:r>
      <w:r w:rsidR="00FE0AE4">
        <w:t xml:space="preserve"> </w:t>
      </w:r>
      <w:r>
        <w:t>21: Commemoration of the Theotokos</w:t>
      </w:r>
      <w:bookmarkEnd w:id="1202"/>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2229EA11" w14:textId="77777777" w:rsidR="00BF2674" w:rsidRDefault="00BF2674" w:rsidP="00BF2674">
      <w:pPr>
        <w:pStyle w:val="Heading3"/>
      </w:pPr>
      <w:bookmarkStart w:id="1203" w:name="_Toc448227491"/>
      <w:r>
        <w:lastRenderedPageBreak/>
        <w:t>October 18 (19) / Paopi</w:t>
      </w:r>
      <w:r w:rsidR="00FE0AE4">
        <w:t xml:space="preserve"> </w:t>
      </w:r>
      <w:r>
        <w:t>21: Also St. Teji (Reweiss)</w:t>
      </w:r>
      <w:bookmarkEnd w:id="1203"/>
    </w:p>
    <w:p w14:paraId="3D0544CD" w14:textId="77777777" w:rsidR="00BF2674" w:rsidRPr="00137929" w:rsidRDefault="00BF2674" w:rsidP="00BF2674">
      <w:pPr>
        <w:pStyle w:val="Heading4"/>
      </w:pPr>
      <w:bookmarkStart w:id="1204" w:name="_Ref434491337"/>
      <w:r>
        <w:t>The Doxology</w:t>
      </w:r>
      <w:r w:rsidR="00810F04">
        <w:t xml:space="preserve"> for St. Teji (Reweiss)</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205" w:name="_Ref434563347"/>
      <w:bookmarkStart w:id="1206" w:name="_Toc448227492"/>
      <w:r>
        <w:t>October 23 (24) / Paopi</w:t>
      </w:r>
      <w:r w:rsidR="00FE0AE4">
        <w:t xml:space="preserve"> </w:t>
      </w:r>
      <w:r>
        <w:t>26: St. Apip the Friend of St. Apollo</w:t>
      </w:r>
      <w:bookmarkEnd w:id="1205"/>
      <w:bookmarkEnd w:id="1206"/>
    </w:p>
    <w:p w14:paraId="69CDA95A" w14:textId="77777777" w:rsidR="00E30E2D" w:rsidRPr="00137929" w:rsidRDefault="00E30E2D" w:rsidP="00E30E2D">
      <w:pPr>
        <w:pStyle w:val="Heading4"/>
      </w:pPr>
      <w:bookmarkStart w:id="1207" w:name="_Ref434492837"/>
      <w:r>
        <w:t>The Doxology</w:t>
      </w:r>
      <w:r w:rsidR="00B82753">
        <w:t xml:space="preserve"> for Sts. Apollo and Apip</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08" w:name="_Toc448227493"/>
      <w:r>
        <w:t>October 23 (24) / Paopi</w:t>
      </w:r>
      <w:r w:rsidR="00FE0AE4">
        <w:t xml:space="preserve"> </w:t>
      </w:r>
      <w:r>
        <w:t>26: The Martyrdom of St. Timothy the Apostle</w:t>
      </w:r>
      <w:bookmarkEnd w:id="1208"/>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4C276672" w14:textId="77777777" w:rsidR="00137929" w:rsidRDefault="00137929" w:rsidP="00137929">
      <w:pPr>
        <w:pStyle w:val="Heading3"/>
      </w:pPr>
      <w:bookmarkStart w:id="1209" w:name="_Toc448227494"/>
      <w:r>
        <w:t>October 24 (25) / Paopi</w:t>
      </w:r>
      <w:r w:rsidR="00FE0AE4">
        <w:t xml:space="preserve"> </w:t>
      </w:r>
      <w:r>
        <w:t>27: St. Macarius the Bishop of Edkow</w:t>
      </w:r>
      <w:bookmarkEnd w:id="1209"/>
    </w:p>
    <w:p w14:paraId="1E91FBC2" w14:textId="77777777" w:rsidR="00137929" w:rsidRPr="00137929" w:rsidRDefault="00137929" w:rsidP="00137929">
      <w:pPr>
        <w:pStyle w:val="Heading4"/>
      </w:pPr>
      <w:bookmarkStart w:id="1210" w:name="_Ref434490474"/>
      <w:r>
        <w:t>The Doxology</w:t>
      </w:r>
      <w:r w:rsidR="00B46E6E">
        <w:t xml:space="preserve"> for St. Macarius the Bishop of Edkow</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11" w:name="_Toc448227495"/>
      <w:r>
        <w:t>October 26 (27) / Paopi 29: Commemoration of the Annunciation, Nativity, and Resurrection on the 29</w:t>
      </w:r>
      <w:r w:rsidRPr="00C0205C">
        <w:rPr>
          <w:vertAlign w:val="superscript"/>
        </w:rPr>
        <w:t>th</w:t>
      </w:r>
      <w:r>
        <w:t xml:space="preserve"> of Every Month</w:t>
      </w:r>
      <w:bookmarkEnd w:id="1211"/>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49EB3135" w14:textId="77777777" w:rsidR="00205EA4" w:rsidRDefault="00205EA4" w:rsidP="00205EA4">
      <w:pPr>
        <w:pStyle w:val="Heading3"/>
      </w:pPr>
      <w:bookmarkStart w:id="1212" w:name="_Toc448227496"/>
      <w:r>
        <w:t>October 27 (28) / Paopi 30: St. Mark</w:t>
      </w:r>
      <w:r w:rsidR="00F20BBD">
        <w:t xml:space="preserve"> (Consecration and Appearance of Head)</w:t>
      </w:r>
      <w:bookmarkEnd w:id="1212"/>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EC501B">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EC501B">
        <w:rPr>
          <w:noProof/>
        </w:rPr>
        <w:t>858</w:t>
      </w:r>
      <w:r w:rsidR="00191A26">
        <w:fldChar w:fldCharType="end"/>
      </w:r>
      <w:r>
        <w:t>.</w:t>
      </w:r>
    </w:p>
    <w:p w14:paraId="42BC2C38" w14:textId="77777777" w:rsidR="006E370D" w:rsidRPr="007F571C" w:rsidRDefault="007F571C" w:rsidP="007F571C">
      <w:pPr>
        <w:pStyle w:val="Heading3"/>
      </w:pPr>
      <w:bookmarkStart w:id="1213" w:name="_Toc448227497"/>
      <w:r>
        <w:t>October 28 (29) / Athor 1: St. Cleopas and His Companion, Two of the Seventy Two Apostles</w:t>
      </w:r>
      <w:bookmarkEnd w:id="1213"/>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14" w:name="_Toc410196201"/>
      <w:bookmarkStart w:id="1215" w:name="_Toc410196443"/>
      <w:bookmarkStart w:id="1216" w:name="_Toc410196945"/>
      <w:bookmarkStart w:id="1217" w:name="_Toc448696647"/>
      <w:bookmarkStart w:id="1218" w:name="November"/>
      <w:bookmarkEnd w:id="1189"/>
      <w:r>
        <w:lastRenderedPageBreak/>
        <w:t>November</w:t>
      </w:r>
      <w:r w:rsidR="00495F1A">
        <w:t xml:space="preserve"> or </w:t>
      </w:r>
      <w:bookmarkEnd w:id="1214"/>
      <w:bookmarkEnd w:id="1215"/>
      <w:bookmarkEnd w:id="1216"/>
      <w:r w:rsidRPr="00FB5E62">
        <w:rPr>
          <w:rFonts w:ascii="FreeSerifAvvaShenouda" w:eastAsia="Arial Unicode MS" w:hAnsi="FreeSerifAvvaShenouda" w:cs="FreeSerifAvvaShenouda"/>
        </w:rPr>
        <w:t>Ⲁⲑⲟⲣ</w:t>
      </w:r>
      <w:bookmarkEnd w:id="1217"/>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EC501B">
              <w:rPr>
                <w:noProof/>
                <w:webHidden/>
              </w:rPr>
              <w:t>692</w:t>
            </w:r>
            <w:r w:rsidR="00E35F1F">
              <w:rPr>
                <w:noProof/>
                <w:webHidden/>
              </w:rPr>
              <w:fldChar w:fldCharType="end"/>
            </w:r>
          </w:hyperlink>
        </w:p>
        <w:p w14:paraId="752A8AA2" w14:textId="7A48828A" w:rsidR="00E35F1F" w:rsidRDefault="008B7CFC">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EC501B">
              <w:rPr>
                <w:noProof/>
                <w:webHidden/>
              </w:rPr>
              <w:t>692</w:t>
            </w:r>
            <w:r w:rsidR="00E35F1F">
              <w:rPr>
                <w:noProof/>
                <w:webHidden/>
              </w:rPr>
              <w:fldChar w:fldCharType="end"/>
            </w:r>
          </w:hyperlink>
        </w:p>
        <w:p w14:paraId="7C155C76" w14:textId="7F192CA0" w:rsidR="00E35F1F" w:rsidRDefault="008B7CFC">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EC501B">
              <w:rPr>
                <w:noProof/>
                <w:webHidden/>
              </w:rPr>
              <w:t>693</w:t>
            </w:r>
            <w:r w:rsidR="00E35F1F">
              <w:rPr>
                <w:noProof/>
                <w:webHidden/>
              </w:rPr>
              <w:fldChar w:fldCharType="end"/>
            </w:r>
          </w:hyperlink>
        </w:p>
        <w:p w14:paraId="5A89258F" w14:textId="27CCF2E2" w:rsidR="00E35F1F" w:rsidRDefault="008B7CFC">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EC501B">
              <w:rPr>
                <w:noProof/>
                <w:webHidden/>
              </w:rPr>
              <w:t>695</w:t>
            </w:r>
            <w:r w:rsidR="00E35F1F">
              <w:rPr>
                <w:noProof/>
                <w:webHidden/>
              </w:rPr>
              <w:fldChar w:fldCharType="end"/>
            </w:r>
          </w:hyperlink>
        </w:p>
        <w:p w14:paraId="5A72C12E" w14:textId="05971B5C" w:rsidR="00E35F1F" w:rsidRDefault="008B7CFC">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EC501B">
              <w:rPr>
                <w:noProof/>
                <w:webHidden/>
              </w:rPr>
              <w:t>697</w:t>
            </w:r>
            <w:r w:rsidR="00E35F1F">
              <w:rPr>
                <w:noProof/>
                <w:webHidden/>
              </w:rPr>
              <w:fldChar w:fldCharType="end"/>
            </w:r>
          </w:hyperlink>
        </w:p>
        <w:p w14:paraId="7F69E091" w14:textId="773FE573" w:rsidR="00E35F1F" w:rsidRDefault="008B7CFC">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1BD9193B" w14:textId="1BB29958" w:rsidR="00E35F1F" w:rsidRDefault="008B7CFC">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72A9BE54" w14:textId="0F9F79F9" w:rsidR="00E35F1F" w:rsidRDefault="008B7CFC">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74F78ACF" w14:textId="31419006" w:rsidR="00E35F1F" w:rsidRDefault="008B7CFC">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57950F6C" w14:textId="7940108F" w:rsidR="00E35F1F" w:rsidRDefault="008B7CFC">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0C7D958D" w14:textId="028969F8" w:rsidR="00E35F1F" w:rsidRDefault="008B7CFC">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EC501B">
              <w:rPr>
                <w:noProof/>
                <w:webHidden/>
              </w:rPr>
              <w:t>699</w:t>
            </w:r>
            <w:r w:rsidR="00E35F1F">
              <w:rPr>
                <w:noProof/>
                <w:webHidden/>
              </w:rPr>
              <w:fldChar w:fldCharType="end"/>
            </w:r>
          </w:hyperlink>
        </w:p>
        <w:p w14:paraId="48DF0A9A" w14:textId="2BC6BD95" w:rsidR="00E35F1F" w:rsidRDefault="008B7CFC">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EC501B">
              <w:rPr>
                <w:noProof/>
                <w:webHidden/>
              </w:rPr>
              <w:t>700</w:t>
            </w:r>
            <w:r w:rsidR="00E35F1F">
              <w:rPr>
                <w:noProof/>
                <w:webHidden/>
              </w:rPr>
              <w:fldChar w:fldCharType="end"/>
            </w:r>
          </w:hyperlink>
        </w:p>
        <w:p w14:paraId="2FA6A19E" w14:textId="4B577879" w:rsidR="00E35F1F" w:rsidRDefault="008B7CFC">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EC501B">
              <w:rPr>
                <w:noProof/>
                <w:webHidden/>
              </w:rPr>
              <w:t>700</w:t>
            </w:r>
            <w:r w:rsidR="00E35F1F">
              <w:rPr>
                <w:noProof/>
                <w:webHidden/>
              </w:rPr>
              <w:fldChar w:fldCharType="end"/>
            </w:r>
          </w:hyperlink>
        </w:p>
        <w:p w14:paraId="269304EA" w14:textId="51756779" w:rsidR="00E35F1F" w:rsidRDefault="008B7CFC">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EC501B">
              <w:rPr>
                <w:noProof/>
                <w:webHidden/>
              </w:rPr>
              <w:t>701</w:t>
            </w:r>
            <w:r w:rsidR="00E35F1F">
              <w:rPr>
                <w:noProof/>
                <w:webHidden/>
              </w:rPr>
              <w:fldChar w:fldCharType="end"/>
            </w:r>
          </w:hyperlink>
        </w:p>
        <w:p w14:paraId="713048AA" w14:textId="0CAA91F8" w:rsidR="00E35F1F" w:rsidRDefault="008B7CFC">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EC501B">
              <w:rPr>
                <w:noProof/>
                <w:webHidden/>
              </w:rPr>
              <w:t>703</w:t>
            </w:r>
            <w:r w:rsidR="00E35F1F">
              <w:rPr>
                <w:noProof/>
                <w:webHidden/>
              </w:rPr>
              <w:fldChar w:fldCharType="end"/>
            </w:r>
          </w:hyperlink>
        </w:p>
        <w:p w14:paraId="6460A2C8" w14:textId="7442AF76" w:rsidR="00E35F1F" w:rsidRDefault="008B7CFC">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EC501B">
              <w:rPr>
                <w:noProof/>
                <w:webHidden/>
              </w:rPr>
              <w:t>704</w:t>
            </w:r>
            <w:r w:rsidR="00E35F1F">
              <w:rPr>
                <w:noProof/>
                <w:webHidden/>
              </w:rPr>
              <w:fldChar w:fldCharType="end"/>
            </w:r>
          </w:hyperlink>
        </w:p>
        <w:p w14:paraId="6A51CAC4" w14:textId="18083AED" w:rsidR="00E35F1F" w:rsidRDefault="008B7CFC">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EC501B">
              <w:rPr>
                <w:noProof/>
                <w:webHidden/>
              </w:rPr>
              <w:t>704</w:t>
            </w:r>
            <w:r w:rsidR="00E35F1F">
              <w:rPr>
                <w:noProof/>
                <w:webHidden/>
              </w:rPr>
              <w:fldChar w:fldCharType="end"/>
            </w:r>
          </w:hyperlink>
        </w:p>
        <w:p w14:paraId="5EDCA18F" w14:textId="5D43251D" w:rsidR="00E35F1F" w:rsidRDefault="008B7CFC">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EC501B">
              <w:rPr>
                <w:noProof/>
                <w:webHidden/>
              </w:rPr>
              <w:t>704</w:t>
            </w:r>
            <w:r w:rsidR="00E35F1F">
              <w:rPr>
                <w:noProof/>
                <w:webHidden/>
              </w:rPr>
              <w:fldChar w:fldCharType="end"/>
            </w:r>
          </w:hyperlink>
        </w:p>
        <w:p w14:paraId="512EDB6A" w14:textId="6647FA9A" w:rsidR="00E35F1F" w:rsidRDefault="008B7CFC">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EC501B">
              <w:rPr>
                <w:noProof/>
                <w:webHidden/>
              </w:rPr>
              <w:t>705</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19" w:name="_Toc448227498"/>
      <w:r>
        <w:lastRenderedPageBreak/>
        <w:t>November 3 (4) / Athor 7</w:t>
      </w:r>
      <w:r w:rsidR="00205EA4">
        <w:t>: St. George</w:t>
      </w:r>
      <w:bookmarkEnd w:id="1219"/>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20" w:name="_Toc448227499"/>
      <w:r>
        <w:t>November 4 (5) / Athor 8</w:t>
      </w:r>
      <w:r w:rsidR="00205EA4">
        <w:t>: The Four Incorporeal Beasts</w:t>
      </w:r>
      <w:bookmarkEnd w:id="1220"/>
    </w:p>
    <w:p w14:paraId="0FEBB939" w14:textId="77777777" w:rsidR="00205EA4" w:rsidRDefault="00205EA4" w:rsidP="00205EA4">
      <w:pPr>
        <w:pStyle w:val="Heading4"/>
      </w:pPr>
      <w:bookmarkStart w:id="1221" w:name="_Ref434488301"/>
      <w:r>
        <w:t>The Doxology</w:t>
      </w:r>
      <w:r w:rsidR="00B46E6E">
        <w:t xml:space="preserve"> for the Four Incorporeal Beasts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22"/>
            <w:r>
              <w:t>Bea</w:t>
            </w:r>
            <w:r w:rsidR="001D2DF6">
              <w:t>s</w:t>
            </w:r>
            <w:r>
              <w:t>ts</w:t>
            </w:r>
            <w:commentRangeEnd w:id="1222"/>
            <w:r>
              <w:rPr>
                <w:rStyle w:val="CommentReference"/>
                <w:rFonts w:ascii="Times New Roman" w:eastAsiaTheme="minorHAnsi" w:hAnsi="Times New Roman" w:cstheme="minorBidi"/>
                <w:color w:val="auto"/>
              </w:rPr>
              <w:commentReference w:id="122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8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23"/>
            <w:r>
              <w:t xml:space="preserve">incessant </w:t>
            </w:r>
            <w:commentRangeEnd w:id="1223"/>
            <w:r>
              <w:rPr>
                <w:rStyle w:val="CommentReference"/>
                <w:rFonts w:ascii="Times New Roman" w:eastAsiaTheme="minorHAnsi" w:hAnsi="Times New Roman" w:cstheme="minorBidi"/>
                <w:color w:val="auto"/>
              </w:rPr>
              <w:commentReference w:id="122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24"/>
            <w:r>
              <w:t>The ministering flames of fire,</w:t>
            </w:r>
            <w:commentRangeEnd w:id="1224"/>
            <w:r>
              <w:rPr>
                <w:rStyle w:val="CommentReference"/>
                <w:rFonts w:ascii="Times New Roman" w:eastAsiaTheme="minorHAnsi" w:hAnsi="Times New Roman" w:cstheme="minorBidi"/>
                <w:color w:val="auto"/>
              </w:rPr>
              <w:commentReference w:id="122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25" w:name="_Ref434561114"/>
      <w:bookmarkStart w:id="1226" w:name="_Toc448227500"/>
      <w:r>
        <w:t>November 8 (9) / Athor 12: Archangel Michael</w:t>
      </w:r>
      <w:bookmarkEnd w:id="1225"/>
      <w:bookmarkEnd w:id="1226"/>
    </w:p>
    <w:p w14:paraId="7E078728" w14:textId="77777777" w:rsidR="004750F8" w:rsidRDefault="004750F8" w:rsidP="004750F8">
      <w:pPr>
        <w:pStyle w:val="Heading4"/>
      </w:pPr>
      <w:bookmarkStart w:id="1227" w:name="_Ref434487967"/>
      <w:r>
        <w:t>The Doxology</w:t>
      </w:r>
      <w:r w:rsidR="009D0B24">
        <w:t xml:space="preserve"> for Archangel Michael</w:t>
      </w:r>
      <w:bookmarkEnd w:id="12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28"/>
            <w:r w:rsidRPr="004764BD">
              <w:t xml:space="preserve">before </w:t>
            </w:r>
            <w:commentRangeEnd w:id="1228"/>
            <w:r>
              <w:rPr>
                <w:rStyle w:val="CommentReference"/>
                <w:rFonts w:ascii="Times New Roman" w:eastAsiaTheme="minorHAnsi" w:hAnsi="Times New Roman" w:cstheme="minorBidi"/>
                <w:color w:val="auto"/>
              </w:rPr>
              <w:commentReference w:id="1228"/>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9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9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9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37" w:name="_Ref434487984"/>
      <w:r>
        <w:t>The Doxology for Michael and Gabriel</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38" w:name="_Toc448227501"/>
      <w:r>
        <w:t>November 10 (11) / Athor 14: St. Martin of Tours</w:t>
      </w:r>
      <w:bookmarkEnd w:id="1238"/>
    </w:p>
    <w:p w14:paraId="098FEB00" w14:textId="77777777" w:rsidR="00056020" w:rsidRDefault="00056020" w:rsidP="00056020">
      <w:pPr>
        <w:pStyle w:val="Heading4"/>
      </w:pPr>
      <w:bookmarkStart w:id="1239" w:name="_Ref439518461"/>
      <w:r>
        <w:t>The Doxology for St. Martin of Tours</w:t>
      </w:r>
      <w:r>
        <w:rPr>
          <w:rStyle w:val="FootnoteReference"/>
        </w:rPr>
        <w:footnoteReference w:id="893"/>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40" w:name="_Toc448227502"/>
      <w:r>
        <w:t>November 11 (12) / Athor 15: St</w:t>
      </w:r>
      <w:r w:rsidR="004750F8">
        <w:t>. Me</w:t>
      </w:r>
      <w:r>
        <w:t>na the Martyr</w:t>
      </w:r>
      <w:bookmarkEnd w:id="1240"/>
    </w:p>
    <w:p w14:paraId="5E17B349" w14:textId="77777777" w:rsidR="00205EA4" w:rsidRDefault="00205EA4" w:rsidP="00205EA4">
      <w:pPr>
        <w:pStyle w:val="Heading4"/>
      </w:pPr>
      <w:bookmarkStart w:id="1241" w:name="_Ref434489493"/>
      <w:r>
        <w:t>The Doxology</w:t>
      </w:r>
      <w:r w:rsidR="00B46E6E">
        <w:t xml:space="preserve"> for St. Mena</w:t>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42"/>
            <w:r w:rsidRPr="004764BD">
              <w:t>Voice Divine</w:t>
            </w:r>
            <w:commentRangeEnd w:id="1242"/>
            <w:r>
              <w:rPr>
                <w:rStyle w:val="CommentReference"/>
                <w:rFonts w:ascii="Times New Roman" w:eastAsiaTheme="minorHAnsi" w:hAnsi="Times New Roman" w:cstheme="minorBidi"/>
                <w:color w:val="auto"/>
              </w:rPr>
              <w:commentReference w:id="1242"/>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43"/>
            <w:r w:rsidRPr="004764BD">
              <w:t xml:space="preserve">received </w:t>
            </w:r>
            <w:commentRangeEnd w:id="1243"/>
            <w:r>
              <w:rPr>
                <w:rStyle w:val="CommentReference"/>
                <w:rFonts w:ascii="Times New Roman" w:eastAsiaTheme="minorHAnsi" w:hAnsi="Times New Roman" w:cstheme="minorBidi"/>
                <w:color w:val="auto"/>
              </w:rPr>
              <w:commentReference w:id="1243"/>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44" w:name="_Toc448227503"/>
      <w:r>
        <w:t>November 14 (15) / Athor 18: St. Philip the Apostle</w:t>
      </w:r>
      <w:bookmarkEnd w:id="1244"/>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2ADC4A64" w14:textId="77777777" w:rsidR="007F571C" w:rsidRDefault="007F571C" w:rsidP="007F571C">
      <w:pPr>
        <w:pStyle w:val="Heading3"/>
      </w:pPr>
      <w:bookmarkStart w:id="1245" w:name="_Toc448227504"/>
      <w:r>
        <w:t>November 15 (16) / Athor 19: The Preaching of St. Bartholomew</w:t>
      </w:r>
      <w:bookmarkEnd w:id="1245"/>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15A5FA22" w14:textId="77777777" w:rsidR="009F6E07" w:rsidRDefault="009F6E07" w:rsidP="009F6E07">
      <w:pPr>
        <w:pStyle w:val="Heading3"/>
      </w:pPr>
      <w:bookmarkStart w:id="1246" w:name="_Toc448227505"/>
      <w:r>
        <w:t>November 15 (16) / Athor 19: Also the Consecration of the Church of Sts. Sergius and Bacchus.</w:t>
      </w:r>
      <w:bookmarkEnd w:id="1246"/>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EC501B">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EC501B">
        <w:rPr>
          <w:noProof/>
        </w:rPr>
        <w:t>683</w:t>
      </w:r>
      <w:r w:rsidR="00191A26">
        <w:fldChar w:fldCharType="end"/>
      </w:r>
      <w:r>
        <w:t>.</w:t>
      </w:r>
    </w:p>
    <w:p w14:paraId="23C83E44" w14:textId="77777777" w:rsidR="002F1988" w:rsidRDefault="002F1988" w:rsidP="002F1988">
      <w:pPr>
        <w:pStyle w:val="Heading3"/>
      </w:pPr>
      <w:bookmarkStart w:id="1247" w:name="_Toc448227506"/>
      <w:r>
        <w:t>November 16 (17) / Athor 20: Consecration of Sts. Theodore and Theodore</w:t>
      </w:r>
      <w:bookmarkEnd w:id="1247"/>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EC501B">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EC501B">
        <w:rPr>
          <w:noProof/>
        </w:rPr>
        <w:t>915</w:t>
      </w:r>
      <w:r w:rsidR="00191A26">
        <w:fldChar w:fldCharType="end"/>
      </w:r>
      <w:r>
        <w:t xml:space="preserve">, and </w:t>
      </w:r>
      <w:commentRangeStart w:id="1248"/>
      <w:r w:rsidR="00191A26">
        <w:fldChar w:fldCharType="begin"/>
      </w:r>
      <w:r w:rsidR="00191A26">
        <w:instrText xml:space="preserve"> REF _Ref434562461 \h </w:instrText>
      </w:r>
      <w:r w:rsidR="00191A26">
        <w:fldChar w:fldCharType="separate"/>
      </w:r>
      <w:r w:rsidR="00EC501B">
        <w:t>January 7 (8) / Tobi 12: Also St. Theodore Anatoly</w:t>
      </w:r>
      <w:r w:rsidR="00191A26">
        <w:fldChar w:fldCharType="end"/>
      </w:r>
      <w:r w:rsidR="00191A26">
        <w:t>,</w:t>
      </w:r>
      <w:commentRangeEnd w:id="1248"/>
      <w:r w:rsidR="00191A26">
        <w:rPr>
          <w:rStyle w:val="CommentReference"/>
          <w:i w:val="0"/>
        </w:rPr>
        <w:commentReference w:id="1248"/>
      </w:r>
      <w:r w:rsidR="00191A26">
        <w:t xml:space="preserve"> page </w:t>
      </w:r>
      <w:r w:rsidR="00191A26">
        <w:fldChar w:fldCharType="begin"/>
      </w:r>
      <w:r w:rsidR="00191A26">
        <w:instrText xml:space="preserve"> PAGEREF _Ref434562461 \h </w:instrText>
      </w:r>
      <w:r w:rsidR="00191A26">
        <w:fldChar w:fldCharType="separate"/>
      </w:r>
      <w:r w:rsidR="00EC501B">
        <w:rPr>
          <w:noProof/>
        </w:rPr>
        <w:t>812</w:t>
      </w:r>
      <w:r w:rsidR="00191A26">
        <w:fldChar w:fldCharType="end"/>
      </w:r>
      <w:r>
        <w:t>.</w:t>
      </w:r>
    </w:p>
    <w:p w14:paraId="0CDE62FA" w14:textId="77777777" w:rsidR="005329C1" w:rsidRDefault="005329C1" w:rsidP="005329C1">
      <w:pPr>
        <w:pStyle w:val="Heading3"/>
      </w:pPr>
      <w:bookmarkStart w:id="1249" w:name="_Toc448227507"/>
      <w:r>
        <w:t>November 17 (18) / Athor 21: Commemoration of the Theotokos</w:t>
      </w:r>
      <w:bookmarkEnd w:id="1249"/>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5357A23E" w14:textId="77777777" w:rsidR="0059166B" w:rsidRDefault="0059166B" w:rsidP="0059166B">
      <w:pPr>
        <w:pStyle w:val="Heading3"/>
      </w:pPr>
      <w:bookmarkStart w:id="1250" w:name="_Ref434562715"/>
      <w:bookmarkStart w:id="1251" w:name="_Toc448227508"/>
      <w:r>
        <w:lastRenderedPageBreak/>
        <w:t>November 18 (19) / Athor 22: Martyrdom of Sts. Cosmas, Damian, and their Brothers</w:t>
      </w:r>
      <w:bookmarkEnd w:id="1250"/>
      <w:bookmarkEnd w:id="1251"/>
    </w:p>
    <w:p w14:paraId="63F7F3A5" w14:textId="77777777" w:rsidR="0059166B" w:rsidRDefault="0059166B" w:rsidP="0059166B">
      <w:pPr>
        <w:pStyle w:val="Heading4"/>
      </w:pPr>
      <w:bookmarkStart w:id="1252" w:name="_Ref434489688"/>
      <w:r>
        <w:t>The Doxology</w:t>
      </w:r>
      <w:r w:rsidR="00B46E6E">
        <w:t xml:space="preserve"> for Sts. Cosmas, Damian, their Brothers and their Mother</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53"/>
            <w:r>
              <w:t>Prabioc</w:t>
            </w:r>
            <w:commentRangeEnd w:id="1253"/>
            <w:r>
              <w:rPr>
                <w:rStyle w:val="CommentReference"/>
                <w:rFonts w:ascii="Times New Roman" w:eastAsiaTheme="minorHAnsi" w:hAnsi="Times New Roman" w:cstheme="minorBidi"/>
                <w:color w:val="auto"/>
              </w:rPr>
              <w:commentReference w:id="1253"/>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54"/>
            <w:r>
              <w:t xml:space="preserve">confirming </w:t>
            </w:r>
            <w:commentRangeEnd w:id="1254"/>
            <w:r>
              <w:rPr>
                <w:rStyle w:val="CommentReference"/>
                <w:rFonts w:ascii="Times New Roman" w:eastAsiaTheme="minorHAnsi" w:hAnsi="Times New Roman" w:cstheme="minorBidi"/>
                <w:color w:val="auto"/>
              </w:rPr>
              <w:commentReference w:id="1254"/>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55" w:name="_Toc448227509"/>
      <w:r>
        <w:t>November 19 (20) / Athor 23: Consecration of the Church of St. Marina</w:t>
      </w:r>
      <w:bookmarkEnd w:id="1255"/>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EC501B">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EC501B">
        <w:rPr>
          <w:noProof/>
        </w:rPr>
        <w:t>917</w:t>
      </w:r>
      <w:r w:rsidR="00191A26">
        <w:fldChar w:fldCharType="end"/>
      </w:r>
      <w:r>
        <w:t>.</w:t>
      </w:r>
    </w:p>
    <w:p w14:paraId="0E22041B" w14:textId="77777777" w:rsidR="00205EA4" w:rsidRDefault="00205EA4" w:rsidP="00205EA4">
      <w:pPr>
        <w:pStyle w:val="Heading3"/>
      </w:pPr>
      <w:bookmarkStart w:id="1256" w:name="_Toc448227510"/>
      <w:r>
        <w:t>November 20 (21) / Athor 24: The Twenty Four Presbyters</w:t>
      </w:r>
      <w:bookmarkEnd w:id="1256"/>
    </w:p>
    <w:p w14:paraId="4A042C64" w14:textId="77777777" w:rsidR="00205EA4" w:rsidRDefault="00205EA4" w:rsidP="00205EA4">
      <w:pPr>
        <w:pStyle w:val="Heading4"/>
      </w:pPr>
      <w:bookmarkStart w:id="1257" w:name="_Ref434488339"/>
      <w:r>
        <w:t>The Doxology</w:t>
      </w:r>
      <w:r w:rsidR="00B46E6E">
        <w:t xml:space="preserve"> for the Twenty Four Presbyters</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94"/>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95"/>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58" w:name="_Toc448227511"/>
      <w:r>
        <w:t>November 21 (22) / Athor 25: St. Philopater Mercurius</w:t>
      </w:r>
      <w:bookmarkEnd w:id="1258"/>
    </w:p>
    <w:p w14:paraId="1868DD24" w14:textId="77777777" w:rsidR="00205EA4" w:rsidRDefault="00205EA4" w:rsidP="00205EA4">
      <w:pPr>
        <w:pStyle w:val="Heading4"/>
      </w:pPr>
      <w:bookmarkStart w:id="1259" w:name="_Ref434489457"/>
      <w:r>
        <w:t>The Doxology</w:t>
      </w:r>
      <w:r w:rsidR="00B46E6E">
        <w:t xml:space="preserve"> for St. Philopater Mercurius</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96"/>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64"/>
            <w:r>
              <w:t>Placed</w:t>
            </w:r>
            <w:commentRangeEnd w:id="1264"/>
            <w:r>
              <w:rPr>
                <w:rStyle w:val="CommentReference"/>
                <w:rFonts w:ascii="Times New Roman" w:eastAsiaTheme="minorHAnsi" w:hAnsi="Times New Roman" w:cstheme="minorBidi"/>
                <w:color w:val="auto"/>
              </w:rPr>
              <w:commentReference w:id="1264"/>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65"/>
            <w:r>
              <w:t>emperate</w:t>
            </w:r>
            <w:r w:rsidRPr="004764BD">
              <w:t xml:space="preserve"> </w:t>
            </w:r>
            <w:r>
              <w:t>with</w:t>
            </w:r>
            <w:commentRangeEnd w:id="1265"/>
            <w:r>
              <w:rPr>
                <w:rStyle w:val="CommentReference"/>
                <w:rFonts w:ascii="Times New Roman" w:eastAsiaTheme="minorHAnsi" w:hAnsi="Times New Roman" w:cstheme="minorBidi"/>
                <w:color w:val="auto"/>
              </w:rPr>
              <w:commentReference w:id="1265"/>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97"/>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69" w:name="_Toc448227512"/>
      <w:r>
        <w:t>November 24 (25) / Athor 28: Martyrdom of St. Serapamon, the bishop of Nikiou</w:t>
      </w:r>
      <w:bookmarkEnd w:id="1269"/>
    </w:p>
    <w:p w14:paraId="764EF4A2" w14:textId="77777777" w:rsidR="00DF43CA" w:rsidRDefault="00DF43CA" w:rsidP="00DF43CA">
      <w:pPr>
        <w:pStyle w:val="Heading4"/>
      </w:pPr>
      <w:bookmarkStart w:id="1270" w:name="_Ref434489794"/>
      <w:r>
        <w:t>The Doxology</w:t>
      </w:r>
      <w:r w:rsidR="00B46E6E">
        <w:t xml:space="preserve"> for St. Serapamon</w:t>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71"/>
            <w:r>
              <w:t>sprang forth</w:t>
            </w:r>
            <w:commentRangeEnd w:id="1271"/>
            <w:r>
              <w:rPr>
                <w:rStyle w:val="CommentReference"/>
                <w:rFonts w:ascii="Times New Roman" w:eastAsiaTheme="minorHAnsi" w:hAnsi="Times New Roman" w:cstheme="minorBidi"/>
                <w:color w:val="auto"/>
              </w:rPr>
              <w:commentReference w:id="1271"/>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72" w:name="_Toc448227513"/>
      <w:r>
        <w:t>November 25 (26) / Athor 29: Commemoration of the Annunciation, Nativity, and Resurrection on the 29</w:t>
      </w:r>
      <w:r w:rsidRPr="00C0205C">
        <w:rPr>
          <w:vertAlign w:val="superscript"/>
        </w:rPr>
        <w:t>th</w:t>
      </w:r>
      <w:r>
        <w:t xml:space="preserve"> of Every Month</w:t>
      </w:r>
      <w:bookmarkEnd w:id="1272"/>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3E5C7085" w14:textId="77777777" w:rsidR="00027E5B" w:rsidRDefault="00027E5B" w:rsidP="00027E5B">
      <w:pPr>
        <w:pStyle w:val="Heading3"/>
      </w:pPr>
      <w:bookmarkStart w:id="1273" w:name="_Toc448227514"/>
      <w:r>
        <w:t>November 26 (27) / Athor 30: Consecration of a Church of St. Cosmas and Damian, Their Brothers and Their Mother</w:t>
      </w:r>
      <w:bookmarkEnd w:id="1273"/>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EC501B">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EC501B">
        <w:rPr>
          <w:noProof/>
        </w:rPr>
        <w:t>699</w:t>
      </w:r>
      <w:r w:rsidR="00191A26">
        <w:fldChar w:fldCharType="end"/>
      </w:r>
      <w:r>
        <w:t>.</w:t>
      </w:r>
    </w:p>
    <w:p w14:paraId="15C7AC8C" w14:textId="77777777" w:rsidR="00F67B89" w:rsidRDefault="00F67B89" w:rsidP="00F67B89">
      <w:pPr>
        <w:pStyle w:val="Heading3"/>
      </w:pPr>
      <w:bookmarkStart w:id="1274" w:name="_Toc448227515"/>
      <w:r>
        <w:t>November 27 (28) / Koiak 1: Consecration of the Church of St. Shenoute</w:t>
      </w:r>
      <w:bookmarkEnd w:id="1274"/>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EC501B">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EC501B">
        <w:rPr>
          <w:noProof/>
        </w:rPr>
        <w:t>910</w:t>
      </w:r>
      <w:r w:rsidR="00191A26">
        <w:fldChar w:fldCharType="end"/>
      </w:r>
      <w:r>
        <w:t>.</w:t>
      </w:r>
    </w:p>
    <w:p w14:paraId="4EEEAB46" w14:textId="77777777" w:rsidR="007F571C" w:rsidRDefault="007F571C" w:rsidP="007F571C">
      <w:pPr>
        <w:pStyle w:val="Heading3"/>
      </w:pPr>
      <w:bookmarkStart w:id="1275" w:name="_Toc448227516"/>
      <w:r>
        <w:lastRenderedPageBreak/>
        <w:t>November 30 (December 1) / Koiak 4: Martyrdom of St. Andrew the Apostle</w:t>
      </w:r>
      <w:bookmarkEnd w:id="1275"/>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bookmarkEnd w:id="1218"/>
      <w:r>
        <w:t>.</w:t>
      </w:r>
    </w:p>
    <w:p w14:paraId="2DF67188" w14:textId="77777777" w:rsidR="00495F1A" w:rsidRDefault="00495F1A" w:rsidP="00495F1A">
      <w:pPr>
        <w:pStyle w:val="Heading2"/>
        <w:rPr>
          <w:rFonts w:ascii="FreeSerifAvvaShenouda" w:hAnsi="FreeSerifAvvaShenouda" w:cs="FreeSerifAvvaShenouda"/>
        </w:rPr>
      </w:pPr>
      <w:bookmarkStart w:id="1276" w:name="_Toc410196202"/>
      <w:bookmarkStart w:id="1277" w:name="_Toc410196444"/>
      <w:bookmarkStart w:id="1278" w:name="_Toc410196946"/>
      <w:bookmarkStart w:id="1279" w:name="_Toc448227517"/>
      <w:bookmarkStart w:id="1280" w:name="_Toc448696648"/>
      <w:bookmarkStart w:id="1281" w:name="December"/>
      <w:r>
        <w:lastRenderedPageBreak/>
        <w:t>December</w:t>
      </w:r>
      <w:bookmarkEnd w:id="1276"/>
      <w:bookmarkEnd w:id="1277"/>
      <w:bookmarkEnd w:id="1278"/>
      <w:r w:rsidR="00205EA4">
        <w:t xml:space="preserve"> or </w:t>
      </w:r>
      <w:r w:rsidR="00205EA4">
        <w:rPr>
          <w:rFonts w:ascii="FreeSerifAvvaShenouda" w:hAnsi="FreeSerifAvvaShenouda" w:cs="FreeSerifAvvaShenouda"/>
        </w:rPr>
        <w:t>Ⲕⲟⲓⲁϩⲕ</w:t>
      </w:r>
      <w:bookmarkEnd w:id="1279"/>
      <w:bookmarkEnd w:id="1280"/>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EC501B">
              <w:rPr>
                <w:noProof/>
                <w:webHidden/>
              </w:rPr>
              <w:t>706</w:t>
            </w:r>
            <w:r w:rsidR="00E35F1F">
              <w:rPr>
                <w:noProof/>
                <w:webHidden/>
              </w:rPr>
              <w:fldChar w:fldCharType="end"/>
            </w:r>
          </w:hyperlink>
        </w:p>
        <w:p w14:paraId="60E6C7E7" w14:textId="1DAACE7C" w:rsidR="00E35F1F" w:rsidRDefault="008B7CFC">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EC501B">
              <w:rPr>
                <w:noProof/>
                <w:webHidden/>
              </w:rPr>
              <w:t>722</w:t>
            </w:r>
            <w:r w:rsidR="00E35F1F">
              <w:rPr>
                <w:noProof/>
                <w:webHidden/>
              </w:rPr>
              <w:fldChar w:fldCharType="end"/>
            </w:r>
          </w:hyperlink>
        </w:p>
        <w:p w14:paraId="108FC575" w14:textId="32A77D9C" w:rsidR="00E35F1F" w:rsidRDefault="008B7CFC">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EC501B">
              <w:rPr>
                <w:noProof/>
                <w:webHidden/>
              </w:rPr>
              <w:t>723</w:t>
            </w:r>
            <w:r w:rsidR="00E35F1F">
              <w:rPr>
                <w:noProof/>
                <w:webHidden/>
              </w:rPr>
              <w:fldChar w:fldCharType="end"/>
            </w:r>
          </w:hyperlink>
        </w:p>
        <w:p w14:paraId="7696D97D" w14:textId="06343B56" w:rsidR="00E35F1F" w:rsidRDefault="008B7CFC">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EC501B">
              <w:rPr>
                <w:noProof/>
                <w:webHidden/>
              </w:rPr>
              <w:t>724</w:t>
            </w:r>
            <w:r w:rsidR="00E35F1F">
              <w:rPr>
                <w:noProof/>
                <w:webHidden/>
              </w:rPr>
              <w:fldChar w:fldCharType="end"/>
            </w:r>
          </w:hyperlink>
        </w:p>
        <w:p w14:paraId="14229543" w14:textId="34406A65" w:rsidR="00E35F1F" w:rsidRDefault="008B7CFC">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EC501B">
              <w:rPr>
                <w:noProof/>
                <w:webHidden/>
              </w:rPr>
              <w:t>725</w:t>
            </w:r>
            <w:r w:rsidR="00E35F1F">
              <w:rPr>
                <w:noProof/>
                <w:webHidden/>
              </w:rPr>
              <w:fldChar w:fldCharType="end"/>
            </w:r>
          </w:hyperlink>
        </w:p>
        <w:p w14:paraId="0DC4E0C4" w14:textId="451909A2" w:rsidR="00E35F1F" w:rsidRDefault="008B7CFC">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EC501B">
              <w:rPr>
                <w:noProof/>
                <w:webHidden/>
              </w:rPr>
              <w:t>726</w:t>
            </w:r>
            <w:r w:rsidR="00E35F1F">
              <w:rPr>
                <w:noProof/>
                <w:webHidden/>
              </w:rPr>
              <w:fldChar w:fldCharType="end"/>
            </w:r>
          </w:hyperlink>
        </w:p>
        <w:p w14:paraId="54EF863C" w14:textId="6C2FDA4D" w:rsidR="00E35F1F" w:rsidRDefault="008B7CFC">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EC501B">
              <w:rPr>
                <w:noProof/>
                <w:webHidden/>
              </w:rPr>
              <w:t>726</w:t>
            </w:r>
            <w:r w:rsidR="00E35F1F">
              <w:rPr>
                <w:noProof/>
                <w:webHidden/>
              </w:rPr>
              <w:fldChar w:fldCharType="end"/>
            </w:r>
          </w:hyperlink>
        </w:p>
        <w:p w14:paraId="03FD8D22" w14:textId="7F7184F5" w:rsidR="00E35F1F" w:rsidRDefault="008B7CFC">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EC501B">
              <w:rPr>
                <w:noProof/>
                <w:webHidden/>
              </w:rPr>
              <w:t>726</w:t>
            </w:r>
            <w:r w:rsidR="00E35F1F">
              <w:rPr>
                <w:noProof/>
                <w:webHidden/>
              </w:rPr>
              <w:fldChar w:fldCharType="end"/>
            </w:r>
          </w:hyperlink>
        </w:p>
        <w:p w14:paraId="311C02F5" w14:textId="388C9160" w:rsidR="00E35F1F" w:rsidRDefault="008B7CFC">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EC501B">
              <w:rPr>
                <w:noProof/>
                <w:webHidden/>
              </w:rPr>
              <w:t>726</w:t>
            </w:r>
            <w:r w:rsidR="00E35F1F">
              <w:rPr>
                <w:noProof/>
                <w:webHidden/>
              </w:rPr>
              <w:fldChar w:fldCharType="end"/>
            </w:r>
          </w:hyperlink>
        </w:p>
        <w:p w14:paraId="1AAA2DEC" w14:textId="590CDDEC" w:rsidR="00E35F1F" w:rsidRDefault="008B7CFC">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EC501B">
              <w:rPr>
                <w:noProof/>
                <w:webHidden/>
              </w:rPr>
              <w:t>727</w:t>
            </w:r>
            <w:r w:rsidR="00E35F1F">
              <w:rPr>
                <w:noProof/>
                <w:webHidden/>
              </w:rPr>
              <w:fldChar w:fldCharType="end"/>
            </w:r>
          </w:hyperlink>
        </w:p>
        <w:p w14:paraId="0DB08410" w14:textId="725DEA33" w:rsidR="00E35F1F" w:rsidRDefault="008B7CFC">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EC501B">
              <w:rPr>
                <w:noProof/>
                <w:webHidden/>
              </w:rPr>
              <w:t>727</w:t>
            </w:r>
            <w:r w:rsidR="00E35F1F">
              <w:rPr>
                <w:noProof/>
                <w:webHidden/>
              </w:rPr>
              <w:fldChar w:fldCharType="end"/>
            </w:r>
          </w:hyperlink>
        </w:p>
        <w:p w14:paraId="47C71EAC" w14:textId="37659DCA" w:rsidR="00E35F1F" w:rsidRDefault="008B7CFC">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EC501B">
              <w:rPr>
                <w:noProof/>
                <w:webHidden/>
              </w:rPr>
              <w:t>727</w:t>
            </w:r>
            <w:r w:rsidR="00E35F1F">
              <w:rPr>
                <w:noProof/>
                <w:webHidden/>
              </w:rPr>
              <w:fldChar w:fldCharType="end"/>
            </w:r>
          </w:hyperlink>
        </w:p>
        <w:p w14:paraId="3CF0838D" w14:textId="077AFF57" w:rsidR="00E35F1F" w:rsidRDefault="008B7CFC">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EC501B">
              <w:rPr>
                <w:noProof/>
                <w:webHidden/>
              </w:rPr>
              <w:t>727</w:t>
            </w:r>
            <w:r w:rsidR="00E35F1F">
              <w:rPr>
                <w:noProof/>
                <w:webHidden/>
              </w:rPr>
              <w:fldChar w:fldCharType="end"/>
            </w:r>
          </w:hyperlink>
        </w:p>
        <w:p w14:paraId="71F3949B" w14:textId="3324C49F" w:rsidR="00E35F1F" w:rsidRDefault="008B7CFC">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EC501B">
              <w:rPr>
                <w:noProof/>
                <w:webHidden/>
              </w:rPr>
              <w:t>728</w:t>
            </w:r>
            <w:r w:rsidR="00E35F1F">
              <w:rPr>
                <w:noProof/>
                <w:webHidden/>
              </w:rPr>
              <w:fldChar w:fldCharType="end"/>
            </w:r>
          </w:hyperlink>
        </w:p>
        <w:p w14:paraId="2898FD17" w14:textId="72043F1F" w:rsidR="00E35F1F" w:rsidRDefault="008B7CFC">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EC501B">
              <w:rPr>
                <w:noProof/>
                <w:webHidden/>
              </w:rPr>
              <w:t>730</w:t>
            </w:r>
            <w:r w:rsidR="00E35F1F">
              <w:rPr>
                <w:noProof/>
                <w:webHidden/>
              </w:rPr>
              <w:fldChar w:fldCharType="end"/>
            </w:r>
          </w:hyperlink>
        </w:p>
        <w:p w14:paraId="10321BB9" w14:textId="385F6915" w:rsidR="00E35F1F" w:rsidRDefault="008B7CFC">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EC501B">
              <w:rPr>
                <w:noProof/>
                <w:webHidden/>
              </w:rPr>
              <w:t>766</w:t>
            </w:r>
            <w:r w:rsidR="00E35F1F">
              <w:rPr>
                <w:noProof/>
                <w:webHidden/>
              </w:rPr>
              <w:fldChar w:fldCharType="end"/>
            </w:r>
          </w:hyperlink>
        </w:p>
        <w:p w14:paraId="6D5E3CCE" w14:textId="5B19F70C" w:rsidR="00E35F1F" w:rsidRDefault="008B7CFC">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EC501B">
              <w:rPr>
                <w:noProof/>
                <w:webHidden/>
              </w:rPr>
              <w:t>766</w:t>
            </w:r>
            <w:r w:rsidR="00E35F1F">
              <w:rPr>
                <w:noProof/>
                <w:webHidden/>
              </w:rPr>
              <w:fldChar w:fldCharType="end"/>
            </w:r>
          </w:hyperlink>
        </w:p>
        <w:p w14:paraId="534F984E" w14:textId="1AAB71F7" w:rsidR="00E35F1F" w:rsidRDefault="008B7CFC">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EC501B">
              <w:rPr>
                <w:noProof/>
                <w:webHidden/>
              </w:rPr>
              <w:t>766</w:t>
            </w:r>
            <w:r w:rsidR="00E35F1F">
              <w:rPr>
                <w:noProof/>
                <w:webHidden/>
              </w:rPr>
              <w:fldChar w:fldCharType="end"/>
            </w:r>
          </w:hyperlink>
        </w:p>
        <w:p w14:paraId="2F92D0B6" w14:textId="31877DB5" w:rsidR="00E35F1F" w:rsidRDefault="008B7CFC">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EC501B">
              <w:rPr>
                <w:noProof/>
                <w:webHidden/>
              </w:rPr>
              <w:t>767</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82"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83"/>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83"/>
            <w:r>
              <w:rPr>
                <w:rStyle w:val="CommentReference"/>
                <w:rFonts w:ascii="Times New Roman" w:eastAsiaTheme="minorHAnsi" w:hAnsi="Times New Roman" w:cstheme="minorBidi"/>
                <w:color w:val="auto"/>
              </w:rPr>
              <w:commentReference w:id="1283"/>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84"/>
            <w:r>
              <w:t xml:space="preserve">Announced </w:t>
            </w:r>
            <w:commentRangeEnd w:id="1284"/>
            <w:r>
              <w:rPr>
                <w:rStyle w:val="CommentReference"/>
                <w:rFonts w:ascii="Times New Roman" w:eastAsiaTheme="minorHAnsi" w:hAnsi="Times New Roman" w:cstheme="minorBidi"/>
                <w:color w:val="auto"/>
              </w:rPr>
              <w:commentReference w:id="1284"/>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98"/>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85"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86" w:name="_Ref434478867"/>
      <w:r>
        <w:t xml:space="preserve">The Third Doxology of December or </w:t>
      </w:r>
      <w:r w:rsidRPr="006C0F49">
        <w:rPr>
          <w:rFonts w:ascii="FreeSerifAvvaShenouda" w:hAnsi="FreeSerifAvvaShenouda" w:cs="FreeSerifAvvaShenouda"/>
        </w:rPr>
        <w:t>Ⲕⲟⲓⲁϩⲕ</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99"/>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87" w:name="_Ref434478878"/>
      <w:r>
        <w:t xml:space="preserve">The Fourth Doxology of December or </w:t>
      </w:r>
      <w:r w:rsidRPr="006C0F49">
        <w:rPr>
          <w:rFonts w:ascii="FreeSerifAvvaShenouda" w:hAnsi="FreeSerifAvvaShenouda" w:cs="FreeSerifAvvaShenouda"/>
        </w:rPr>
        <w:t>Ⲕⲟⲓⲁϩⲕ</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88"/>
            <w:r>
              <w:t>He raised us with a new invitation.</w:t>
            </w:r>
            <w:commentRangeEnd w:id="1288"/>
            <w:r>
              <w:rPr>
                <w:rStyle w:val="CommentReference"/>
                <w:rFonts w:ascii="Times New Roman" w:eastAsiaTheme="minorHAnsi" w:hAnsi="Times New Roman" w:cstheme="minorBidi"/>
                <w:color w:val="auto"/>
              </w:rPr>
              <w:commentReference w:id="1288"/>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89"/>
            <w:r>
              <w:t>Bride</w:t>
            </w:r>
            <w:commentRangeEnd w:id="1289"/>
            <w:r>
              <w:rPr>
                <w:rStyle w:val="CommentReference"/>
                <w:rFonts w:ascii="Times New Roman" w:eastAsiaTheme="minorHAnsi" w:hAnsi="Times New Roman" w:cstheme="minorBidi"/>
                <w:color w:val="auto"/>
              </w:rPr>
              <w:commentReference w:id="1289"/>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90" w:name="_Ref434478888"/>
      <w:r>
        <w:t xml:space="preserve">The Fifth Doxology of December or </w:t>
      </w:r>
      <w:r w:rsidRPr="006C0F49">
        <w:rPr>
          <w:rFonts w:ascii="FreeSerifAvvaShenouda" w:hAnsi="FreeSerifAvvaShenouda" w:cs="FreeSerifAvvaShenouda"/>
        </w:rPr>
        <w:t>Ⲕⲟⲓⲁϩⲕ</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00"/>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91" w:name="_Ref434478907"/>
      <w:r>
        <w:t xml:space="preserve">The Sixth Doxology of December or </w:t>
      </w:r>
      <w:r w:rsidRPr="006C0F49">
        <w:rPr>
          <w:rFonts w:ascii="FreeSerifAvvaShenouda" w:hAnsi="FreeSerifAvvaShenouda" w:cs="FreeSerifAvvaShenouda"/>
        </w:rPr>
        <w:t>Ⲕⲟⲓⲁϩⲕ</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92"/>
            <w:r>
              <w:t xml:space="preserve">return </w:t>
            </w:r>
            <w:commentRangeEnd w:id="1292"/>
            <w:r>
              <w:rPr>
                <w:rStyle w:val="CommentReference"/>
              </w:rPr>
              <w:commentReference w:id="1292"/>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93"/>
            <w:r>
              <w:t xml:space="preserve">confirmation </w:t>
            </w:r>
            <w:commentRangeEnd w:id="1293"/>
            <w:r>
              <w:rPr>
                <w:rStyle w:val="CommentReference"/>
              </w:rPr>
              <w:commentReference w:id="1293"/>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94"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95"/>
            <w:r>
              <w:t>Angel-evangel of Good News</w:t>
            </w:r>
            <w:commentRangeEnd w:id="1295"/>
            <w:r>
              <w:rPr>
                <w:rStyle w:val="CommentReference"/>
                <w:rFonts w:ascii="Times New Roman" w:eastAsiaTheme="minorHAnsi" w:hAnsi="Times New Roman" w:cstheme="minorBidi"/>
                <w:color w:val="auto"/>
              </w:rPr>
              <w:commentReference w:id="1295"/>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96"/>
            <w:r>
              <w:t>Hail, O full of grace</w:t>
            </w:r>
            <w:commentRangeEnd w:id="1296"/>
            <w:r>
              <w:rPr>
                <w:rStyle w:val="CommentReference"/>
                <w:rFonts w:ascii="Times New Roman" w:eastAsiaTheme="minorHAnsi" w:hAnsi="Times New Roman" w:cstheme="minorBidi"/>
                <w:color w:val="auto"/>
              </w:rPr>
              <w:commentReference w:id="1296"/>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97"/>
            <w:r>
              <w:t>Angel-Evangel</w:t>
            </w:r>
            <w:commentRangeEnd w:id="1297"/>
            <w:r>
              <w:rPr>
                <w:rStyle w:val="CommentReference"/>
                <w:rFonts w:ascii="Times New Roman" w:eastAsiaTheme="minorHAnsi" w:hAnsi="Times New Roman" w:cstheme="minorBidi"/>
                <w:color w:val="auto"/>
              </w:rPr>
              <w:commentReference w:id="1297"/>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98" w:name="_Ref434564112"/>
      <w:bookmarkStart w:id="1299" w:name="_Toc448227518"/>
      <w:bookmarkStart w:id="1300" w:name="_Toc410196203"/>
      <w:bookmarkStart w:id="1301" w:name="_Toc410196445"/>
      <w:bookmarkStart w:id="1302" w:name="_Toc410196947"/>
      <w:r>
        <w:lastRenderedPageBreak/>
        <w:t>December 1 (2) / Koiak 5: Martyrdom of St. Victor</w:t>
      </w:r>
      <w:bookmarkEnd w:id="1298"/>
      <w:bookmarkEnd w:id="1299"/>
    </w:p>
    <w:p w14:paraId="5851AA48" w14:textId="77777777" w:rsidR="00253C5F" w:rsidRDefault="00253C5F" w:rsidP="00253C5F">
      <w:pPr>
        <w:pStyle w:val="Heading4"/>
      </w:pPr>
      <w:bookmarkStart w:id="1303" w:name="_Ref434489590"/>
      <w:r>
        <w:t>The Doxology</w:t>
      </w:r>
      <w:r w:rsidR="00B46E6E">
        <w:t xml:space="preserve"> for St. Victor</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04"/>
            <w:r>
              <w:t>saint</w:t>
            </w:r>
            <w:commentRangeEnd w:id="1304"/>
            <w:r>
              <w:rPr>
                <w:rStyle w:val="CommentReference"/>
                <w:rFonts w:ascii="Times New Roman" w:eastAsiaTheme="minorHAnsi" w:hAnsi="Times New Roman" w:cstheme="minorBidi"/>
                <w:color w:val="auto"/>
              </w:rPr>
              <w:commentReference w:id="1304"/>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305" w:name="_Toc448227519"/>
      <w:r>
        <w:lastRenderedPageBreak/>
        <w:t>December 2 (3) / Koiak 6: Pope Abraam the Syrian</w:t>
      </w:r>
      <w:bookmarkEnd w:id="1305"/>
    </w:p>
    <w:p w14:paraId="705AECE8" w14:textId="77777777" w:rsidR="00F416C6" w:rsidRDefault="00F416C6" w:rsidP="00F416C6">
      <w:pPr>
        <w:pStyle w:val="Heading4"/>
      </w:pPr>
      <w:bookmarkStart w:id="1306" w:name="_Ref434492343"/>
      <w:r>
        <w:t>The Doxology of St. Simon the Tanner</w:t>
      </w:r>
      <w:r>
        <w:rPr>
          <w:rStyle w:val="FootnoteReference"/>
        </w:rPr>
        <w:footnoteReference w:id="901"/>
      </w:r>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02"/>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07" w:name="_Toc448227520"/>
      <w:r>
        <w:t xml:space="preserve">December 4 (5) / Koiak 8: </w:t>
      </w:r>
      <w:r w:rsidR="00743CE8">
        <w:t xml:space="preserve">The Martyrdom of </w:t>
      </w:r>
      <w:r>
        <w:t>Sts. Barbara and Juliana</w:t>
      </w:r>
      <w:bookmarkEnd w:id="1307"/>
    </w:p>
    <w:p w14:paraId="1D4A5115" w14:textId="77777777" w:rsidR="00FF5FF3" w:rsidRDefault="00FF5FF3" w:rsidP="00FF5FF3">
      <w:pPr>
        <w:pStyle w:val="Heading4"/>
      </w:pPr>
      <w:bookmarkStart w:id="1308" w:name="_Ref434490169"/>
      <w:r>
        <w:t>The Doxology</w:t>
      </w:r>
      <w:r w:rsidR="00B46E6E">
        <w:t xml:space="preserve"> for Sts. Barbara and Juliana</w:t>
      </w:r>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09" w:name="_Toc448227521"/>
      <w:r>
        <w:t>December 4 (5) / Koiak 8: Also St. Samuel the Confessor</w:t>
      </w:r>
      <w:bookmarkEnd w:id="1309"/>
    </w:p>
    <w:p w14:paraId="2EE78AB4" w14:textId="77777777" w:rsidR="00224925" w:rsidRDefault="00224925" w:rsidP="00224925">
      <w:pPr>
        <w:pStyle w:val="Heading4"/>
      </w:pPr>
      <w:bookmarkStart w:id="1310" w:name="_Ref434491260"/>
      <w:r>
        <w:t>The Doxology</w:t>
      </w:r>
      <w:r w:rsidR="00810F04">
        <w:t xml:space="preserve"> for St. Samuel the Confessor</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903"/>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0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21" w:name="_Toc448227522"/>
      <w:r>
        <w:t>December 6 (7) / Koiak 10: Relocation of St. Severus’ Relics</w:t>
      </w:r>
      <w:bookmarkEnd w:id="1321"/>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EC501B">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EC501B">
        <w:rPr>
          <w:noProof/>
        </w:rPr>
        <w:t>681</w:t>
      </w:r>
      <w:r w:rsidR="00191A26">
        <w:fldChar w:fldCharType="end"/>
      </w:r>
      <w:r w:rsidR="00191A26">
        <w:t>.</w:t>
      </w:r>
    </w:p>
    <w:p w14:paraId="27C4F9E3" w14:textId="77777777" w:rsidR="00B637D8" w:rsidRDefault="00B637D8" w:rsidP="00B637D8">
      <w:pPr>
        <w:pStyle w:val="Heading3"/>
      </w:pPr>
      <w:bookmarkStart w:id="1322" w:name="_Toc448227523"/>
      <w:r>
        <w:t>December 8 (9) / Koiak 12: Commemoration of Archangel Michael</w:t>
      </w:r>
      <w:bookmarkEnd w:id="1322"/>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4602A440" w14:textId="34697C47" w:rsidR="00B52F78" w:rsidRPr="00B637D8" w:rsidRDefault="00B52F78" w:rsidP="00B52F78">
      <w:pPr>
        <w:pStyle w:val="Heading3"/>
      </w:pPr>
      <w:bookmarkStart w:id="1323" w:name="_Toc448227524"/>
      <w:r>
        <w:t>December 12 (13) / Koiak 16: Saint Spyridon</w:t>
      </w:r>
      <w:r>
        <w:rPr>
          <w:rStyle w:val="FootnoteReference"/>
        </w:rPr>
        <w:footnoteReference w:id="905"/>
      </w:r>
      <w:bookmarkEnd w:id="1323"/>
    </w:p>
    <w:p w14:paraId="598A6BCC" w14:textId="77777777" w:rsidR="005329C1" w:rsidRDefault="005329C1" w:rsidP="005329C1">
      <w:pPr>
        <w:pStyle w:val="Heading3"/>
      </w:pPr>
      <w:bookmarkStart w:id="1324" w:name="_Toc448227525"/>
      <w:r>
        <w:t>December 17 (18) / Koiak 21: Commemoration of the Theotokos</w:t>
      </w:r>
      <w:bookmarkEnd w:id="1324"/>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3EDC8594" w14:textId="77777777" w:rsidR="007F571C" w:rsidRDefault="007F571C" w:rsidP="007F571C">
      <w:pPr>
        <w:pStyle w:val="Heading3"/>
      </w:pPr>
      <w:bookmarkStart w:id="1325" w:name="_Toc448227526"/>
      <w:r>
        <w:lastRenderedPageBreak/>
        <w:t>December 17 (18) / Koiak 21: Also the Martyrdom of St. Barnabas, on</w:t>
      </w:r>
      <w:r w:rsidR="00743CE8">
        <w:t>e</w:t>
      </w:r>
      <w:r>
        <w:t xml:space="preserve"> of the Seventy Two</w:t>
      </w:r>
      <w:bookmarkEnd w:id="1325"/>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101D0E63" w14:textId="77777777" w:rsidR="00CA0AB7" w:rsidRDefault="00CA0AB7" w:rsidP="00CA0AB7">
      <w:pPr>
        <w:pStyle w:val="Heading3"/>
      </w:pPr>
      <w:bookmarkStart w:id="1326" w:name="_Toc448227527"/>
      <w:r>
        <w:t>December 18 (19) / Koiak 22: Archangel Gabriel</w:t>
      </w:r>
      <w:r w:rsidR="00481AE5">
        <w:t xml:space="preserve"> (Consecration)</w:t>
      </w:r>
      <w:bookmarkEnd w:id="1326"/>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EC501B">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EC501B">
        <w:rPr>
          <w:noProof/>
        </w:rPr>
        <w:t>853</w:t>
      </w:r>
      <w:r w:rsidR="002409EF">
        <w:fldChar w:fldCharType="end"/>
      </w:r>
      <w:r>
        <w:t>.</w:t>
      </w:r>
    </w:p>
    <w:p w14:paraId="16E2607E" w14:textId="77777777" w:rsidR="009F60F1" w:rsidRDefault="009F60F1" w:rsidP="009F60F1">
      <w:pPr>
        <w:pStyle w:val="Heading3"/>
      </w:pPr>
      <w:bookmarkStart w:id="1327" w:name="_Toc448227528"/>
      <w:r>
        <w:t>December 20 (21) / Koiak 24: The Birth of St. Takle Haymanot</w:t>
      </w:r>
      <w:bookmarkEnd w:id="1327"/>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EC501B">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EC501B">
        <w:rPr>
          <w:noProof/>
        </w:rPr>
        <w:t>942</w:t>
      </w:r>
      <w:r w:rsidR="002409EF">
        <w:fldChar w:fldCharType="end"/>
      </w:r>
      <w:r>
        <w:t>.</w:t>
      </w:r>
    </w:p>
    <w:p w14:paraId="600875E0" w14:textId="77777777" w:rsidR="00FF5FF3" w:rsidRDefault="00FF5FF3" w:rsidP="00FF5FF3">
      <w:pPr>
        <w:pStyle w:val="Heading3"/>
      </w:pPr>
      <w:bookmarkStart w:id="1328" w:name="_Toc448227529"/>
      <w:r>
        <w:t>December 21 (22) / Koiak 25: St. John Kami</w:t>
      </w:r>
      <w:bookmarkEnd w:id="1328"/>
    </w:p>
    <w:p w14:paraId="3F9EF92D" w14:textId="77777777" w:rsidR="00810F04" w:rsidRPr="00810F04" w:rsidRDefault="00810F04" w:rsidP="00810F04">
      <w:pPr>
        <w:pStyle w:val="Heading4"/>
      </w:pPr>
      <w:bookmarkStart w:id="1329" w:name="_Ref434491108"/>
      <w:r>
        <w:t>The Doxology for St. John Kami</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30" w:name="_Toc448227530"/>
      <w:r>
        <w:t>December 24 (25) / Koiak 28: Nativity Preparation Day</w:t>
      </w:r>
      <w:bookmarkEnd w:id="1330"/>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31" w:name="_Ref434477504"/>
      <w:r>
        <w:t>The Doxology</w:t>
      </w:r>
      <w:r w:rsidR="00E21EA3">
        <w:t xml:space="preserve"> for the Preparation Day of Nativity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32" w:name="_Toc448227531"/>
      <w:r>
        <w:t>December 25 (26) / Koiak 29: The Feast of the Nativity</w:t>
      </w:r>
      <w:bookmarkEnd w:id="1332"/>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33" w:name="_Ref434477532"/>
      <w:r>
        <w:t xml:space="preserve">The </w:t>
      </w:r>
      <w:r w:rsidR="00C33BEB">
        <w:t xml:space="preserve">First </w:t>
      </w:r>
      <w:r>
        <w:t>Doxology</w:t>
      </w:r>
      <w:r w:rsidR="00C33BEB">
        <w:t xml:space="preserve"> for Nativity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34" w:name="_Ref434477542"/>
      <w:r>
        <w:t>The Second Doxology for Nativity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35"/>
            <w:r>
              <w:t xml:space="preserve">rescued </w:t>
            </w:r>
            <w:commentRangeEnd w:id="1335"/>
            <w:r>
              <w:rPr>
                <w:rStyle w:val="CommentReference"/>
                <w:rFonts w:ascii="Times New Roman" w:eastAsiaTheme="minorHAnsi" w:hAnsi="Times New Roman" w:cstheme="minorBidi"/>
                <w:color w:val="auto"/>
              </w:rPr>
              <w:commentReference w:id="1335"/>
            </w:r>
            <w:r>
              <w:t>and saved us,</w:t>
            </w:r>
          </w:p>
          <w:p w14:paraId="372D1056" w14:textId="77777777" w:rsidR="00C33BEB" w:rsidRDefault="00C33BEB" w:rsidP="00C33BEB">
            <w:pPr>
              <w:pStyle w:val="EngHangEnd"/>
            </w:pPr>
            <w:commentRangeStart w:id="1336"/>
            <w:r>
              <w:t xml:space="preserve">We </w:t>
            </w:r>
            <w:commentRangeEnd w:id="1336"/>
            <w:r>
              <w:rPr>
                <w:rStyle w:val="CommentReference"/>
                <w:rFonts w:ascii="Times New Roman" w:eastAsiaTheme="minorHAnsi" w:hAnsi="Times New Roman" w:cstheme="minorBidi"/>
                <w:color w:val="auto"/>
              </w:rPr>
              <w:commentReference w:id="1336"/>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37" w:name="_Ref434477554"/>
      <w:r>
        <w:lastRenderedPageBreak/>
        <w:t>The Third Doxology for Nativity</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38" w:name="_Ref434475057"/>
      <w:r>
        <w:t>The Sunday Psali Adam</w:t>
      </w:r>
      <w:r w:rsidR="006C1B94">
        <w:t xml:space="preserve"> for Nativity</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39" w:name="_Ref434475083"/>
      <w:r>
        <w:lastRenderedPageBreak/>
        <w:t>The Monday Psali Adam</w:t>
      </w:r>
      <w:r w:rsidR="006C1B94">
        <w:t xml:space="preserve"> for Nativity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0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40" w:name="_Ref434475102"/>
      <w:r>
        <w:lastRenderedPageBreak/>
        <w:t>The Tuesday Psali Adam</w:t>
      </w:r>
      <w:r w:rsidR="006C1B94">
        <w:t xml:space="preserve"> for Nativity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41"/>
            <w:r>
              <w:t xml:space="preserve">Shone </w:t>
            </w:r>
            <w:commentRangeEnd w:id="1341"/>
            <w:r>
              <w:rPr>
                <w:rStyle w:val="CommentReference"/>
              </w:rPr>
              <w:commentReference w:id="1341"/>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42"/>
            <w:r>
              <w:t>All</w:t>
            </w:r>
            <w:commentRangeEnd w:id="1342"/>
            <w:r>
              <w:rPr>
                <w:rStyle w:val="CommentReference"/>
              </w:rPr>
              <w:commentReference w:id="1342"/>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43"/>
            <w:r>
              <w:t>seals</w:t>
            </w:r>
            <w:commentRangeEnd w:id="1343"/>
            <w:r>
              <w:rPr>
                <w:rStyle w:val="CommentReference"/>
              </w:rPr>
              <w:commentReference w:id="1343"/>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44"/>
            <w:r>
              <w:t>Tetra</w:t>
            </w:r>
            <w:commentRangeEnd w:id="1344"/>
            <w:r>
              <w:rPr>
                <w:rStyle w:val="CommentReference"/>
              </w:rPr>
              <w:commentReference w:id="1344"/>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45"/>
            <w:r>
              <w:t xml:space="preserve">flaming </w:t>
            </w:r>
            <w:commentRangeEnd w:id="1345"/>
            <w:r>
              <w:rPr>
                <w:rStyle w:val="CommentReference"/>
              </w:rPr>
              <w:commentReference w:id="1345"/>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46"/>
            <w:r>
              <w:t>disease</w:t>
            </w:r>
            <w:commentRangeEnd w:id="1346"/>
            <w:r>
              <w:rPr>
                <w:rStyle w:val="CommentReference"/>
              </w:rPr>
              <w:commentReference w:id="1346"/>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47" w:name="_Ref434475128"/>
      <w:r>
        <w:lastRenderedPageBreak/>
        <w:t>The Wednesday Psali Batos</w:t>
      </w:r>
      <w:r w:rsidR="006C1B94">
        <w:t xml:space="preserve"> for Nativity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48" w:name="_Ref434475150"/>
      <w:r>
        <w:t>The Thursday Psali Batos</w:t>
      </w:r>
      <w:r w:rsidR="006C1B94">
        <w:t xml:space="preserve"> for Nativity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49"/>
            <w:r>
              <w:t xml:space="preserve">Isaiah </w:t>
            </w:r>
            <w:commentRangeEnd w:id="1349"/>
            <w:r>
              <w:rPr>
                <w:rStyle w:val="CommentReference"/>
              </w:rPr>
              <w:commentReference w:id="1349"/>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50" w:name="_Ref434475177"/>
      <w:r>
        <w:t>The Friday Psali Batos</w:t>
      </w:r>
      <w:r w:rsidR="006C1B94">
        <w:t xml:space="preserve"> for Nativity</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51" w:name="_Ref434475196"/>
      <w:r>
        <w:t>The Saturday Psali Batos</w:t>
      </w:r>
      <w:r w:rsidR="006C1B94">
        <w:t xml:space="preserve"> for Nativity</w:t>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52"/>
            <w:r>
              <w:t>For I cannot speak.</w:t>
            </w:r>
            <w:commentRangeEnd w:id="1352"/>
            <w:r>
              <w:rPr>
                <w:rStyle w:val="CommentReference"/>
              </w:rPr>
              <w:commentReference w:id="1352"/>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53" w:name="_Toc448227532"/>
      <w:r>
        <w:t>December 26 (27) / Koiak 30: The Second Day of the Feast of the Nativity</w:t>
      </w:r>
      <w:bookmarkEnd w:id="1353"/>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54" w:name="_Ref434561401"/>
      <w:bookmarkStart w:id="1355" w:name="_Toc448227533"/>
      <w:r>
        <w:t>December 27 (28) / Tobi 1: St. Stephen Day</w:t>
      </w:r>
      <w:bookmarkEnd w:id="1354"/>
      <w:bookmarkEnd w:id="1355"/>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EC501B">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EC501B">
        <w:rPr>
          <w:noProof/>
        </w:rPr>
        <w:t>628</w:t>
      </w:r>
      <w:r w:rsidR="002409EF">
        <w:fldChar w:fldCharType="end"/>
      </w:r>
      <w:r w:rsidR="002409EF">
        <w:t>.</w:t>
      </w:r>
    </w:p>
    <w:p w14:paraId="3C6CAB04" w14:textId="77777777" w:rsidR="00073003" w:rsidRDefault="00073003" w:rsidP="00073003">
      <w:pPr>
        <w:pStyle w:val="Heading3"/>
      </w:pPr>
      <w:bookmarkStart w:id="1356" w:name="_Toc448227534"/>
      <w:r>
        <w:t>December 29 (30) / Tobi 3: The One Hundred and Forty Four Thousand</w:t>
      </w:r>
      <w:bookmarkEnd w:id="1356"/>
    </w:p>
    <w:p w14:paraId="2FE981A9" w14:textId="77777777" w:rsidR="00073003" w:rsidRDefault="00073003" w:rsidP="00073003">
      <w:pPr>
        <w:pStyle w:val="Heading4"/>
      </w:pPr>
      <w:bookmarkStart w:id="1357" w:name="_Ref434488616"/>
      <w:r>
        <w:t>The Doxology</w:t>
      </w:r>
      <w:r w:rsidR="00B46E6E">
        <w:t xml:space="preserve"> for the One Hundred and Forty Four Thousand</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0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0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58" w:name="_Ref434564016"/>
      <w:bookmarkStart w:id="1359" w:name="_Toc448227535"/>
      <w:r>
        <w:t>December 30 (31) / Tobi 4: St. John the Evangelist</w:t>
      </w:r>
      <w:bookmarkEnd w:id="1358"/>
      <w:bookmarkEnd w:id="1359"/>
    </w:p>
    <w:p w14:paraId="3C0BCC81" w14:textId="77777777" w:rsidR="00FF5FF3" w:rsidRDefault="00FF5FF3" w:rsidP="00FF5FF3">
      <w:pPr>
        <w:pStyle w:val="Heading4"/>
      </w:pPr>
      <w:bookmarkStart w:id="1360" w:name="_Ref434488768"/>
      <w:r>
        <w:t>The Doxology</w:t>
      </w:r>
      <w:r w:rsidR="00B46E6E">
        <w:t xml:space="preserve"> for</w:t>
      </w:r>
      <w:r w:rsidR="00BC160E">
        <w:t xml:space="preserve"> St. John the Evangelist</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61"/>
            <w:r>
              <w:t>Zebulun</w:t>
            </w:r>
            <w:commentRangeEnd w:id="1361"/>
            <w:r>
              <w:rPr>
                <w:rStyle w:val="FootnoteReference"/>
              </w:rPr>
              <w:footnoteReference w:id="909"/>
            </w:r>
            <w:r>
              <w:rPr>
                <w:rStyle w:val="CommentReference"/>
                <w:rFonts w:ascii="Times New Roman" w:eastAsiaTheme="minorHAnsi" w:hAnsi="Times New Roman" w:cstheme="minorBidi"/>
                <w:color w:val="auto"/>
              </w:rPr>
              <w:commentReference w:id="1361"/>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1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62" w:name="_Toc410196204"/>
      <w:bookmarkStart w:id="1363" w:name="_Toc410196446"/>
      <w:bookmarkStart w:id="1364" w:name="_Toc410196948"/>
      <w:bookmarkStart w:id="1365" w:name="_Toc448696649"/>
      <w:bookmarkStart w:id="1366" w:name="January"/>
      <w:bookmarkEnd w:id="1281"/>
      <w:bookmarkEnd w:id="1300"/>
      <w:bookmarkEnd w:id="1301"/>
      <w:bookmarkEnd w:id="1302"/>
      <w:r>
        <w:lastRenderedPageBreak/>
        <w:t>January</w:t>
      </w:r>
      <w:bookmarkEnd w:id="1362"/>
      <w:bookmarkEnd w:id="1363"/>
      <w:bookmarkEnd w:id="1364"/>
      <w:r w:rsidR="00FF5FF3">
        <w:t xml:space="preserve"> or </w:t>
      </w:r>
      <w:r w:rsidR="00FF5FF3">
        <w:rPr>
          <w:rFonts w:ascii="FreeSerifAvvaShenouda" w:hAnsi="FreeSerifAvvaShenouda" w:cs="FreeSerifAvvaShenouda"/>
        </w:rPr>
        <w:t>Ⲧⲱⲃⲓ</w:t>
      </w:r>
      <w:bookmarkEnd w:id="1365"/>
    </w:p>
    <w:bookmarkStart w:id="1367" w:name="_Toc410196949" w:displacedByCustomXml="next"/>
    <w:bookmarkStart w:id="1368" w:name="_Toc410196447" w:displacedByCustomXml="next"/>
    <w:bookmarkStart w:id="1369" w:name="_Toc410196205"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EC501B">
              <w:rPr>
                <w:noProof/>
                <w:webHidden/>
              </w:rPr>
              <w:t>770</w:t>
            </w:r>
            <w:r w:rsidR="00E35F1F">
              <w:rPr>
                <w:noProof/>
                <w:webHidden/>
              </w:rPr>
              <w:fldChar w:fldCharType="end"/>
            </w:r>
          </w:hyperlink>
        </w:p>
        <w:p w14:paraId="05817EC8" w14:textId="3019DBA9" w:rsidR="00E35F1F" w:rsidRDefault="008B7CFC">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EC501B">
              <w:rPr>
                <w:noProof/>
                <w:webHidden/>
              </w:rPr>
              <w:t>779</w:t>
            </w:r>
            <w:r w:rsidR="00E35F1F">
              <w:rPr>
                <w:noProof/>
                <w:webHidden/>
              </w:rPr>
              <w:fldChar w:fldCharType="end"/>
            </w:r>
          </w:hyperlink>
        </w:p>
        <w:p w14:paraId="53E975E1" w14:textId="63533352" w:rsidR="00E35F1F" w:rsidRDefault="008B7CFC">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EC501B">
              <w:rPr>
                <w:noProof/>
                <w:webHidden/>
              </w:rPr>
              <w:t>811</w:t>
            </w:r>
            <w:r w:rsidR="00E35F1F">
              <w:rPr>
                <w:noProof/>
                <w:webHidden/>
              </w:rPr>
              <w:fldChar w:fldCharType="end"/>
            </w:r>
          </w:hyperlink>
        </w:p>
        <w:p w14:paraId="3E5C0D8F" w14:textId="25BA656B" w:rsidR="00E35F1F" w:rsidRDefault="008B7CFC">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EC501B">
              <w:rPr>
                <w:noProof/>
                <w:webHidden/>
              </w:rPr>
              <w:t>812</w:t>
            </w:r>
            <w:r w:rsidR="00E35F1F">
              <w:rPr>
                <w:noProof/>
                <w:webHidden/>
              </w:rPr>
              <w:fldChar w:fldCharType="end"/>
            </w:r>
          </w:hyperlink>
        </w:p>
        <w:p w14:paraId="6C80F21A" w14:textId="53A10FDC" w:rsidR="00E35F1F" w:rsidRDefault="008B7CFC">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EC501B">
              <w:rPr>
                <w:noProof/>
                <w:webHidden/>
              </w:rPr>
              <w:t>812</w:t>
            </w:r>
            <w:r w:rsidR="00E35F1F">
              <w:rPr>
                <w:noProof/>
                <w:webHidden/>
              </w:rPr>
              <w:fldChar w:fldCharType="end"/>
            </w:r>
          </w:hyperlink>
        </w:p>
        <w:p w14:paraId="29D4B067" w14:textId="0B59B322" w:rsidR="00E35F1F" w:rsidRDefault="008B7CFC">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EC501B">
              <w:rPr>
                <w:noProof/>
                <w:webHidden/>
              </w:rPr>
              <w:t>813</w:t>
            </w:r>
            <w:r w:rsidR="00E35F1F">
              <w:rPr>
                <w:noProof/>
                <w:webHidden/>
              </w:rPr>
              <w:fldChar w:fldCharType="end"/>
            </w:r>
          </w:hyperlink>
        </w:p>
        <w:p w14:paraId="5F803B0E" w14:textId="476D7D41" w:rsidR="00E35F1F" w:rsidRDefault="008B7CFC">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EC501B">
              <w:rPr>
                <w:noProof/>
                <w:webHidden/>
              </w:rPr>
              <w:t>821</w:t>
            </w:r>
            <w:r w:rsidR="00E35F1F">
              <w:rPr>
                <w:noProof/>
                <w:webHidden/>
              </w:rPr>
              <w:fldChar w:fldCharType="end"/>
            </w:r>
          </w:hyperlink>
        </w:p>
        <w:p w14:paraId="5566678B" w14:textId="776DD14C" w:rsidR="00E35F1F" w:rsidRDefault="008B7CFC">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EC501B">
              <w:rPr>
                <w:noProof/>
                <w:webHidden/>
              </w:rPr>
              <w:t>824</w:t>
            </w:r>
            <w:r w:rsidR="00E35F1F">
              <w:rPr>
                <w:noProof/>
                <w:webHidden/>
              </w:rPr>
              <w:fldChar w:fldCharType="end"/>
            </w:r>
          </w:hyperlink>
        </w:p>
        <w:p w14:paraId="549F2912" w14:textId="56436FB5" w:rsidR="00E35F1F" w:rsidRDefault="008B7CFC">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EC501B">
              <w:rPr>
                <w:noProof/>
                <w:webHidden/>
              </w:rPr>
              <w:t>825</w:t>
            </w:r>
            <w:r w:rsidR="00E35F1F">
              <w:rPr>
                <w:noProof/>
                <w:webHidden/>
              </w:rPr>
              <w:fldChar w:fldCharType="end"/>
            </w:r>
          </w:hyperlink>
        </w:p>
        <w:p w14:paraId="78F76EC1" w14:textId="40CB639E" w:rsidR="00E35F1F" w:rsidRDefault="008B7CFC">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EC501B">
              <w:rPr>
                <w:noProof/>
                <w:webHidden/>
              </w:rPr>
              <w:t>825</w:t>
            </w:r>
            <w:r w:rsidR="00E35F1F">
              <w:rPr>
                <w:noProof/>
                <w:webHidden/>
              </w:rPr>
              <w:fldChar w:fldCharType="end"/>
            </w:r>
          </w:hyperlink>
        </w:p>
        <w:p w14:paraId="4760CC70" w14:textId="4888B7B2" w:rsidR="00E35F1F" w:rsidRDefault="008B7CFC">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EC501B">
              <w:rPr>
                <w:noProof/>
                <w:webHidden/>
              </w:rPr>
              <w:t>827</w:t>
            </w:r>
            <w:r w:rsidR="00E35F1F">
              <w:rPr>
                <w:noProof/>
                <w:webHidden/>
              </w:rPr>
              <w:fldChar w:fldCharType="end"/>
            </w:r>
          </w:hyperlink>
        </w:p>
        <w:p w14:paraId="678FB4EF" w14:textId="3F3D6148" w:rsidR="00E35F1F" w:rsidRDefault="008B7CFC">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EC501B">
              <w:rPr>
                <w:noProof/>
                <w:webHidden/>
              </w:rPr>
              <w:t>827</w:t>
            </w:r>
            <w:r w:rsidR="00E35F1F">
              <w:rPr>
                <w:noProof/>
                <w:webHidden/>
              </w:rPr>
              <w:fldChar w:fldCharType="end"/>
            </w:r>
          </w:hyperlink>
        </w:p>
        <w:p w14:paraId="0F1D2346" w14:textId="4A08FC7C" w:rsidR="00E35F1F" w:rsidRDefault="008B7CFC">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EC501B">
              <w:rPr>
                <w:noProof/>
                <w:webHidden/>
              </w:rPr>
              <w:t>827</w:t>
            </w:r>
            <w:r w:rsidR="00E35F1F">
              <w:rPr>
                <w:noProof/>
                <w:webHidden/>
              </w:rPr>
              <w:fldChar w:fldCharType="end"/>
            </w:r>
          </w:hyperlink>
        </w:p>
        <w:p w14:paraId="6BDEDDDD" w14:textId="6591F8F2" w:rsidR="00E35F1F" w:rsidRDefault="008B7CFC">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EC501B">
              <w:rPr>
                <w:noProof/>
                <w:webHidden/>
              </w:rPr>
              <w:t>828</w:t>
            </w:r>
            <w:r w:rsidR="00E35F1F">
              <w:rPr>
                <w:noProof/>
                <w:webHidden/>
              </w:rPr>
              <w:fldChar w:fldCharType="end"/>
            </w:r>
          </w:hyperlink>
        </w:p>
        <w:p w14:paraId="5FF25248" w14:textId="577DBFAC" w:rsidR="00E35F1F" w:rsidRDefault="008B7CFC">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EC501B">
              <w:rPr>
                <w:noProof/>
                <w:webHidden/>
              </w:rPr>
              <w:t>829</w:t>
            </w:r>
            <w:r w:rsidR="00E35F1F">
              <w:rPr>
                <w:noProof/>
                <w:webHidden/>
              </w:rPr>
              <w:fldChar w:fldCharType="end"/>
            </w:r>
          </w:hyperlink>
        </w:p>
        <w:p w14:paraId="6E4B7CAE" w14:textId="3FE0F352" w:rsidR="00E35F1F" w:rsidRDefault="008B7CFC">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EC501B">
              <w:rPr>
                <w:noProof/>
                <w:webHidden/>
              </w:rPr>
              <w:t>829</w:t>
            </w:r>
            <w:r w:rsidR="00E35F1F">
              <w:rPr>
                <w:noProof/>
                <w:webHidden/>
              </w:rPr>
              <w:fldChar w:fldCharType="end"/>
            </w:r>
          </w:hyperlink>
        </w:p>
        <w:p w14:paraId="60FB07F6" w14:textId="358CFF06" w:rsidR="00E35F1F" w:rsidRDefault="008B7CFC">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EC501B">
              <w:rPr>
                <w:noProof/>
                <w:webHidden/>
              </w:rPr>
              <w:t>829</w:t>
            </w:r>
            <w:r w:rsidR="00E35F1F">
              <w:rPr>
                <w:noProof/>
                <w:webHidden/>
              </w:rPr>
              <w:fldChar w:fldCharType="end"/>
            </w:r>
          </w:hyperlink>
        </w:p>
        <w:p w14:paraId="196D3FD0" w14:textId="5E94C7B6" w:rsidR="00E35F1F" w:rsidRDefault="008B7CFC">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EC501B">
              <w:rPr>
                <w:noProof/>
                <w:webHidden/>
              </w:rPr>
              <w:t>830</w:t>
            </w:r>
            <w:r w:rsidR="00E35F1F">
              <w:rPr>
                <w:noProof/>
                <w:webHidden/>
              </w:rPr>
              <w:fldChar w:fldCharType="end"/>
            </w:r>
          </w:hyperlink>
        </w:p>
        <w:p w14:paraId="0F35C111" w14:textId="0213F3EB" w:rsidR="00E35F1F" w:rsidRDefault="008B7CFC">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EC501B">
              <w:rPr>
                <w:noProof/>
                <w:webHidden/>
              </w:rPr>
              <w:t>831</w:t>
            </w:r>
            <w:r w:rsidR="00E35F1F">
              <w:rPr>
                <w:noProof/>
                <w:webHidden/>
              </w:rPr>
              <w:fldChar w:fldCharType="end"/>
            </w:r>
          </w:hyperlink>
        </w:p>
        <w:p w14:paraId="1C3C6CFD" w14:textId="41DADE13" w:rsidR="00E35F1F" w:rsidRDefault="008B7CFC">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EC501B">
              <w:rPr>
                <w:noProof/>
                <w:webHidden/>
              </w:rPr>
              <w:t>831</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70" w:name="_Toc448227536"/>
      <w:r>
        <w:rPr>
          <w:lang w:val="en-US"/>
        </w:rPr>
        <w:lastRenderedPageBreak/>
        <w:t>January 1 (2) / Tobi 6</w:t>
      </w:r>
      <w:r w:rsidR="00FF5FF3">
        <w:rPr>
          <w:lang w:val="en-US"/>
        </w:rPr>
        <w:t xml:space="preserve">: The Feast of the </w:t>
      </w:r>
      <w:r w:rsidR="00495F1A">
        <w:t>Circumcision</w:t>
      </w:r>
      <w:bookmarkEnd w:id="1369"/>
      <w:bookmarkEnd w:id="1368"/>
      <w:bookmarkEnd w:id="1367"/>
      <w:bookmarkEnd w:id="1370"/>
    </w:p>
    <w:p w14:paraId="1387E376" w14:textId="77777777" w:rsidR="00FF5FF3" w:rsidRDefault="00FF5FF3" w:rsidP="00FF5FF3">
      <w:pPr>
        <w:pStyle w:val="Heading4"/>
      </w:pPr>
      <w:bookmarkStart w:id="1371" w:name="_Ref434477590"/>
      <w:r>
        <w:t>The Doxology</w:t>
      </w:r>
      <w:r w:rsidR="00E21EA3">
        <w:t xml:space="preserve"> for the Circumcision</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72"/>
            <w:r>
              <w:t xml:space="preserve">Christian </w:t>
            </w:r>
            <w:commentRangeEnd w:id="1372"/>
            <w:r>
              <w:rPr>
                <w:rStyle w:val="CommentReference"/>
                <w:rFonts w:ascii="Times New Roman" w:eastAsiaTheme="minorHAnsi" w:hAnsi="Times New Roman" w:cstheme="minorBidi"/>
                <w:color w:val="auto"/>
              </w:rPr>
              <w:commentReference w:id="1372"/>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73" w:name="_Ref434475229"/>
      <w:r>
        <w:t>The Psali Adam</w:t>
      </w:r>
      <w:r w:rsidR="006C1B94">
        <w:t xml:space="preserve"> for the Circumcision</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74"/>
            <w:r>
              <w:t xml:space="preserve">Victorious </w:t>
            </w:r>
            <w:commentRangeEnd w:id="1374"/>
            <w:r>
              <w:rPr>
                <w:rStyle w:val="CommentReference"/>
              </w:rPr>
              <w:commentReference w:id="1374"/>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75" w:name="_Ref434475252"/>
      <w:r>
        <w:t>The Psali Batos</w:t>
      </w:r>
      <w:r w:rsidR="006C1B94">
        <w:t xml:space="preserve"> for the Circumcision</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76"/>
            <w:r>
              <w:t>divinity</w:t>
            </w:r>
            <w:commentRangeEnd w:id="1376"/>
            <w:r>
              <w:rPr>
                <w:rStyle w:val="CommentReference"/>
              </w:rPr>
              <w:commentReference w:id="1376"/>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77" w:name="_Toc410196206"/>
      <w:bookmarkStart w:id="1378" w:name="_Toc410196448"/>
      <w:bookmarkStart w:id="1379" w:name="_Toc410196950"/>
      <w:bookmarkStart w:id="1380" w:name="_Toc448227537"/>
      <w:r>
        <w:t xml:space="preserve">January 6 (7) / Tobi 11: The Feast of </w:t>
      </w:r>
      <w:r w:rsidR="00495F1A">
        <w:t>Theophany</w:t>
      </w:r>
      <w:bookmarkEnd w:id="1377"/>
      <w:bookmarkEnd w:id="1378"/>
      <w:bookmarkEnd w:id="1379"/>
      <w:bookmarkEnd w:id="1380"/>
    </w:p>
    <w:p w14:paraId="322B4F7B" w14:textId="77777777" w:rsidR="00FF5FF3" w:rsidRDefault="00430630" w:rsidP="00FF5FF3">
      <w:pPr>
        <w:pStyle w:val="Heading4"/>
      </w:pPr>
      <w:bookmarkStart w:id="1381" w:name="_Ref434477630"/>
      <w:r>
        <w:t>An</w:t>
      </w:r>
      <w:r w:rsidR="00FF5FF3">
        <w:t xml:space="preserve"> </w:t>
      </w:r>
      <w:r>
        <w:t xml:space="preserve">Abridged </w:t>
      </w:r>
      <w:r w:rsidR="00FF5FF3">
        <w:t>Doxology</w:t>
      </w:r>
      <w:r w:rsidR="00E21EA3">
        <w:t xml:space="preserve"> for Theophany</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82" w:name="_Ref434477641"/>
      <w:r>
        <w:lastRenderedPageBreak/>
        <w:t>The First Doxology for Theophany</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83" w:name="_Ref434477660"/>
      <w:r>
        <w:lastRenderedPageBreak/>
        <w:t>The Second Doxology for Theophany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84" w:name="_Ref434475280"/>
      <w:r>
        <w:t>The Sunday Psali Adam</w:t>
      </w:r>
      <w:r w:rsidR="006C1B94">
        <w:t xml:space="preserve"> for Theophany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85"/>
            <w:r>
              <w:t xml:space="preserve">confirm </w:t>
            </w:r>
            <w:commentRangeEnd w:id="1385"/>
            <w:r>
              <w:rPr>
                <w:rStyle w:val="CommentReference"/>
              </w:rPr>
              <w:commentReference w:id="1385"/>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86"/>
            <w:r>
              <w:t>ⲛ̀ϫⲉ</w:t>
            </w:r>
            <w:commentRangeEnd w:id="1386"/>
            <w:r>
              <w:rPr>
                <w:rStyle w:val="CommentReference"/>
                <w:rFonts w:ascii="Times New Roman" w:hAnsi="Times New Roman"/>
              </w:rPr>
              <w:commentReference w:id="1386"/>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87"/>
            <w:r>
              <w:t>moved</w:t>
            </w:r>
            <w:commentRangeEnd w:id="1387"/>
            <w:r>
              <w:rPr>
                <w:rStyle w:val="CommentReference"/>
              </w:rPr>
              <w:commentReference w:id="1387"/>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88"/>
            <w:r>
              <w:t>thrice holy,</w:t>
            </w:r>
            <w:commentRangeEnd w:id="1388"/>
            <w:r>
              <w:rPr>
                <w:rStyle w:val="CommentReference"/>
              </w:rPr>
              <w:commentReference w:id="1388"/>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89" w:name="_Ref434475309"/>
      <w:r>
        <w:lastRenderedPageBreak/>
        <w:t>The Monday Psali Adam</w:t>
      </w:r>
      <w:r w:rsidR="006C1B94">
        <w:t xml:space="preserve"> for Theophany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90"/>
            <w:r>
              <w:t xml:space="preserve">Ⲓⲱⲁⲛⲛⲟⲩ </w:t>
            </w:r>
            <w:commentRangeEnd w:id="1390"/>
            <w:r>
              <w:rPr>
                <w:rStyle w:val="CommentReference"/>
                <w:rFonts w:ascii="Times New Roman" w:hAnsi="Times New Roman"/>
              </w:rPr>
              <w:commentReference w:id="1390"/>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91"/>
            <w:r>
              <w:rPr>
                <w:rFonts w:eastAsia="Arial Unicode MS" w:cs="FreeSerifAvvaShenouda"/>
              </w:rPr>
              <w:t>ⲛⲓϯϩⲟ</w:t>
            </w:r>
            <w:commentRangeEnd w:id="1391"/>
            <w:r>
              <w:rPr>
                <w:rStyle w:val="CommentReference"/>
                <w:rFonts w:ascii="Times New Roman" w:hAnsi="Times New Roman"/>
              </w:rPr>
              <w:commentReference w:id="1391"/>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92" w:name="_Ref434475331"/>
      <w:r>
        <w:t>The Tuesday Psali Adam</w:t>
      </w:r>
      <w:r w:rsidR="006C1B94">
        <w:t xml:space="preserve"> for Theophany</w:t>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93"/>
            <w:r>
              <w:t>ⲫⲏ</w:t>
            </w:r>
            <w:commentRangeEnd w:id="1393"/>
            <w:r>
              <w:rPr>
                <w:rStyle w:val="CommentReference"/>
                <w:rFonts w:ascii="Times New Roman" w:hAnsi="Times New Roman"/>
              </w:rPr>
              <w:commentReference w:id="1393"/>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94"/>
            <w:r>
              <w:t>ϯⲥⲩⲛⲧⲉⲗⲓⲁ</w:t>
            </w:r>
            <w:commentRangeEnd w:id="1394"/>
            <w:r>
              <w:rPr>
                <w:rStyle w:val="CommentReference"/>
                <w:rFonts w:ascii="Times New Roman" w:hAnsi="Times New Roman"/>
              </w:rPr>
              <w:commentReference w:id="1394"/>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95" w:name="_Ref434475362"/>
      <w:r>
        <w:t>The Wednesday Psali Batos</w:t>
      </w:r>
      <w:r w:rsidR="006C1B94">
        <w:t xml:space="preserve"> for Theophany</w:t>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11"/>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96" w:name="_Ref434475388"/>
      <w:r>
        <w:t>The Thursday Psali Batos</w:t>
      </w:r>
      <w:r w:rsidR="006C1B94">
        <w:t xml:space="preserve"> for Theophany</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97" w:name="_Ref434475411"/>
      <w:r>
        <w:t>The Friday Psali Batos</w:t>
      </w:r>
      <w:r w:rsidR="006C1B94">
        <w:t xml:space="preserve"> for Theophany</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98" w:name="_Ref434475434"/>
      <w:r>
        <w:t>The Saturday Psali Batos</w:t>
      </w:r>
      <w:r w:rsidR="006C1B94">
        <w:t xml:space="preserve"> for Theophany</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99"/>
            <w:r>
              <w:t>liberty</w:t>
            </w:r>
            <w:commentRangeEnd w:id="1399"/>
            <w:r>
              <w:rPr>
                <w:rStyle w:val="CommentReference"/>
              </w:rPr>
              <w:commentReference w:id="1399"/>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00"/>
            <w:r>
              <w:t xml:space="preserve">confirm </w:t>
            </w:r>
            <w:commentRangeEnd w:id="1400"/>
            <w:r>
              <w:rPr>
                <w:rStyle w:val="CommentReference"/>
              </w:rPr>
              <w:commentReference w:id="1400"/>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01" w:name="_Toc448227538"/>
      <w:r>
        <w:t>January 7 (8) / Tobi 12</w:t>
      </w:r>
      <w:r w:rsidR="001225FA">
        <w:t xml:space="preserve">: </w:t>
      </w:r>
      <w:r>
        <w:t>The Second Day of the Feast of Theophany</w:t>
      </w:r>
      <w:bookmarkEnd w:id="1401"/>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02" w:name="_Toc448227539"/>
      <w:r>
        <w:lastRenderedPageBreak/>
        <w:t>January 7 (8) / Tobi 12</w:t>
      </w:r>
      <w:r w:rsidR="001225FA">
        <w:t xml:space="preserve">: </w:t>
      </w:r>
      <w:r>
        <w:t>Also the Commemoration of Archangel Michael</w:t>
      </w:r>
      <w:bookmarkEnd w:id="1402"/>
    </w:p>
    <w:p w14:paraId="322A578A" w14:textId="4D9FD667" w:rsidR="00191A26" w:rsidRPr="00B637D8" w:rsidRDefault="00191A26" w:rsidP="00191A26">
      <w:pPr>
        <w:pStyle w:val="Rubric"/>
      </w:pPr>
      <w:bookmarkStart w:id="1403" w:name="_Toc410196207"/>
      <w:bookmarkStart w:id="1404" w:name="_Toc410196449"/>
      <w:bookmarkStart w:id="1405" w:name="_Toc410196951"/>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1D6D1BDB" w14:textId="77777777" w:rsidR="006B44CE" w:rsidRDefault="006B44CE" w:rsidP="006B44CE">
      <w:pPr>
        <w:pStyle w:val="Heading3"/>
      </w:pPr>
      <w:bookmarkStart w:id="1406" w:name="_Ref434562461"/>
      <w:bookmarkStart w:id="1407" w:name="_Toc448227540"/>
      <w:r>
        <w:t>January 7 (8) / Tobi 12</w:t>
      </w:r>
      <w:r w:rsidR="001225FA">
        <w:t xml:space="preserve">: </w:t>
      </w:r>
      <w:commentRangeStart w:id="1408"/>
      <w:r>
        <w:t>Also St. Theodore Anatoly</w:t>
      </w:r>
      <w:commentRangeEnd w:id="1408"/>
      <w:r>
        <w:rPr>
          <w:rStyle w:val="CommentReference"/>
          <w:rFonts w:eastAsiaTheme="minorHAnsi" w:cstheme="minorBidi"/>
          <w:b w:val="0"/>
          <w:bCs w:val="0"/>
        </w:rPr>
        <w:commentReference w:id="1408"/>
      </w:r>
      <w:bookmarkEnd w:id="1406"/>
      <w:bookmarkEnd w:id="1407"/>
    </w:p>
    <w:p w14:paraId="7DD26869" w14:textId="77777777" w:rsidR="006B44CE" w:rsidRDefault="006B44CE" w:rsidP="006B44CE">
      <w:pPr>
        <w:pStyle w:val="Heading4"/>
      </w:pPr>
      <w:bookmarkStart w:id="1409" w:name="_Ref434477694"/>
      <w:bookmarkStart w:id="1410" w:name="_Ref434489376"/>
      <w:r>
        <w:t>The Doxology</w:t>
      </w:r>
      <w:bookmarkEnd w:id="1409"/>
      <w:r w:rsidR="00B46E6E">
        <w:t xml:space="preserve"> for St. Theodore Anatoly</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11" w:name="_Toc448227541"/>
      <w:r>
        <w:t>January 8 (9) / Tobi 13: The Feast of T</w:t>
      </w:r>
      <w:r w:rsidR="00495F1A">
        <w:t>he Wedding of Cana of Galilee</w:t>
      </w:r>
      <w:bookmarkEnd w:id="1403"/>
      <w:bookmarkEnd w:id="1404"/>
      <w:bookmarkEnd w:id="1405"/>
      <w:bookmarkEnd w:id="1411"/>
    </w:p>
    <w:p w14:paraId="46F7A60E" w14:textId="77777777" w:rsidR="00A37BB6" w:rsidRDefault="00A37BB6" w:rsidP="00A37BB6">
      <w:pPr>
        <w:pStyle w:val="Heading4"/>
      </w:pPr>
      <w:bookmarkStart w:id="1412" w:name="_Ref434477774"/>
      <w:r>
        <w:t>The Doxology</w:t>
      </w:r>
      <w:r w:rsidR="00E21EA3">
        <w:t xml:space="preserve"> for the Wedding of Cana</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13" w:name="_Ref434475472"/>
      <w:r>
        <w:t>The Psali Adam</w:t>
      </w:r>
      <w:r w:rsidR="006C1B94">
        <w:t xml:space="preserve"> for the Wedding of Cana</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14" w:name="_Ref434475500"/>
      <w:r>
        <w:lastRenderedPageBreak/>
        <w:t>The Psali Batos</w:t>
      </w:r>
      <w:r w:rsidR="006C1B94">
        <w:t xml:space="preserve"> for the Wedding of Cana</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15" w:name="_Ref434560112"/>
      <w:bookmarkStart w:id="1416" w:name="_Toc448227542"/>
      <w:r>
        <w:t>January 8 (9) / Tobi 13: Also the Martyrdom of St. Demiana</w:t>
      </w:r>
      <w:bookmarkEnd w:id="1415"/>
      <w:bookmarkEnd w:id="1416"/>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EC501B">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EC501B">
        <w:rPr>
          <w:noProof/>
        </w:rPr>
        <w:t>631</w:t>
      </w:r>
      <w:r w:rsidR="002409EF">
        <w:fldChar w:fldCharType="end"/>
      </w:r>
      <w:r>
        <w:t>.</w:t>
      </w:r>
    </w:p>
    <w:p w14:paraId="625F7E74" w14:textId="77777777" w:rsidR="00B53E05" w:rsidRDefault="00B53E05" w:rsidP="00B53E05">
      <w:pPr>
        <w:pStyle w:val="Heading4"/>
      </w:pPr>
      <w:bookmarkStart w:id="1417" w:name="_Ref434490124"/>
      <w:r>
        <w:lastRenderedPageBreak/>
        <w:t>Another Doxology of St. Demiana</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1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1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18" w:name="_Ref434563224"/>
      <w:bookmarkStart w:id="1419" w:name="_Toc448227543"/>
      <w:r>
        <w:t>January 9 (10) / Tobi 14: St. Maximus</w:t>
      </w:r>
      <w:bookmarkEnd w:id="1418"/>
      <w:bookmarkEnd w:id="1419"/>
    </w:p>
    <w:p w14:paraId="1847ABB1" w14:textId="77777777" w:rsidR="00662600" w:rsidRDefault="00810F04" w:rsidP="00810F04">
      <w:pPr>
        <w:pStyle w:val="Heading4"/>
      </w:pPr>
      <w:bookmarkStart w:id="1420" w:name="_Ref434490957"/>
      <w:r>
        <w:t>The Doxology for</w:t>
      </w:r>
      <w:r w:rsidR="00662600">
        <w:t xml:space="preserve"> Sts. Maximus and Dometius</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1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1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24" w:name="_Toc448227544"/>
      <w:r>
        <w:t>Jan</w:t>
      </w:r>
      <w:r w:rsidR="00662600">
        <w:t>uary 12 (13) / Tobi 17: St. Dome</w:t>
      </w:r>
      <w:r>
        <w:t>tius</w:t>
      </w:r>
      <w:bookmarkEnd w:id="1424"/>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EC501B">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EC501B">
        <w:rPr>
          <w:noProof/>
        </w:rPr>
        <w:t>824</w:t>
      </w:r>
      <w:r w:rsidR="002409EF">
        <w:fldChar w:fldCharType="end"/>
      </w:r>
      <w:r>
        <w:t>.</w:t>
      </w:r>
    </w:p>
    <w:p w14:paraId="31A975E9" w14:textId="2AC36875" w:rsidR="00740C6C" w:rsidRDefault="00740C6C" w:rsidP="00740C6C">
      <w:pPr>
        <w:pStyle w:val="Heading3"/>
      </w:pPr>
      <w:bookmarkStart w:id="1425" w:name="_Toc448227545"/>
      <w:r>
        <w:t>January 13 (14) / Tobi 18: St. Hilary of Poitiers</w:t>
      </w:r>
      <w:bookmarkEnd w:id="1425"/>
    </w:p>
    <w:p w14:paraId="17E429FC" w14:textId="500BFC95" w:rsidR="00A96087" w:rsidRDefault="00A96087" w:rsidP="00A96087">
      <w:pPr>
        <w:pStyle w:val="Heading4"/>
      </w:pPr>
      <w:r>
        <w:t>The Doxology for St. Hilary of Poitiers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26" w:name="_Toc448227546"/>
      <w:bookmarkStart w:id="1427" w:name="_Toc410196208"/>
      <w:bookmarkStart w:id="1428" w:name="_Toc410196450"/>
      <w:bookmarkStart w:id="1429" w:name="_Toc410196952"/>
      <w:r>
        <w:t>January 15 (16) / Tobi 20: Departure of St. Prochorus the Disciple</w:t>
      </w:r>
      <w:bookmarkEnd w:id="1426"/>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533EC0AE" w14:textId="77777777" w:rsidR="00495F1A" w:rsidRDefault="00FF5FF3" w:rsidP="00495F1A">
      <w:pPr>
        <w:pStyle w:val="Heading3"/>
      </w:pPr>
      <w:bookmarkStart w:id="1430" w:name="_Toc448227547"/>
      <w:r>
        <w:t xml:space="preserve">January 16 (17) / Tobi 21: </w:t>
      </w:r>
      <w:r w:rsidR="00495F1A">
        <w:t>The Dormition of the Virgin</w:t>
      </w:r>
      <w:bookmarkEnd w:id="1427"/>
      <w:bookmarkEnd w:id="1428"/>
      <w:bookmarkEnd w:id="1429"/>
      <w:bookmarkEnd w:id="1430"/>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315F86A2" w14:textId="77777777" w:rsidR="00FF5FF3" w:rsidRDefault="00FF5FF3" w:rsidP="00FF5FF3">
      <w:pPr>
        <w:pStyle w:val="Heading3"/>
      </w:pPr>
      <w:bookmarkStart w:id="1431" w:name="_Ref434560171"/>
      <w:bookmarkStart w:id="1432" w:name="_Toc448227548"/>
      <w:r>
        <w:t>January 17 (18) / Tobi 22: St. Anthony the Great</w:t>
      </w:r>
      <w:bookmarkEnd w:id="1431"/>
      <w:bookmarkEnd w:id="1432"/>
    </w:p>
    <w:p w14:paraId="38BCD1D7" w14:textId="77777777" w:rsidR="00FF5FF3" w:rsidRDefault="00FF5FF3" w:rsidP="00FF5FF3">
      <w:pPr>
        <w:pStyle w:val="Heading4"/>
      </w:pPr>
      <w:bookmarkStart w:id="1433" w:name="_Ref434490340"/>
      <w:r>
        <w:t>The Doxology</w:t>
      </w:r>
      <w:r w:rsidR="00B46E6E">
        <w:t xml:space="preserve"> for St. Anthony the Great</w:t>
      </w:r>
      <w:bookmarkEnd w:id="1433"/>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EC501B">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EC501B">
        <w:rPr>
          <w:noProof/>
        </w:rPr>
        <w:t>637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34" w:name="_Toc448227549"/>
      <w:r>
        <w:t>January 18 (19) / Tobi 23: St. Timothy the Apostle</w:t>
      </w:r>
      <w:bookmarkEnd w:id="1434"/>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239DDB91" w14:textId="77777777" w:rsidR="00596AC8" w:rsidRDefault="00596AC8" w:rsidP="00596AC8">
      <w:pPr>
        <w:pStyle w:val="Heading3"/>
      </w:pPr>
      <w:bookmarkStart w:id="1435" w:name="_Toc448227550"/>
      <w:r>
        <w:lastRenderedPageBreak/>
        <w:t>January 22 (23) / Tobi 27: Archangel Suriel</w:t>
      </w:r>
      <w:bookmarkEnd w:id="1435"/>
    </w:p>
    <w:p w14:paraId="79FCFE0C" w14:textId="77777777" w:rsidR="00596AC8" w:rsidRDefault="00596AC8" w:rsidP="00596AC8">
      <w:pPr>
        <w:pStyle w:val="Heading4"/>
      </w:pPr>
      <w:bookmarkStart w:id="1436" w:name="_Ref434488250"/>
      <w:r>
        <w:t>The Doxology</w:t>
      </w:r>
      <w:r w:rsidR="00B46E6E">
        <w:t xml:space="preserve"> for Archangel Suriel</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37" w:name="_Toc448227551"/>
      <w:r>
        <w:t>January 22 (23) / Tobi 27: Also Relocation of St. Timothy the Apostle’s Relics</w:t>
      </w:r>
      <w:bookmarkEnd w:id="1437"/>
    </w:p>
    <w:p w14:paraId="3FBC7E0C" w14:textId="4C84A772" w:rsidR="00191A26" w:rsidRDefault="00191A26" w:rsidP="00191A26">
      <w:pPr>
        <w:pStyle w:val="Rubric"/>
      </w:pPr>
      <w:bookmarkStart w:id="1438" w:name="_Ref434560218"/>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3D3C66F4" w14:textId="77777777" w:rsidR="00B52D77" w:rsidRDefault="00B52D77" w:rsidP="00B52D77">
      <w:pPr>
        <w:pStyle w:val="Heading3"/>
      </w:pPr>
      <w:bookmarkStart w:id="1439" w:name="_Toc448227552"/>
      <w:r>
        <w:t>January 24 (25) / Tobi 29: Commemoration of the Annunciation, Nativity, and Resurrection on the 29</w:t>
      </w:r>
      <w:r w:rsidRPr="00C0205C">
        <w:rPr>
          <w:vertAlign w:val="superscript"/>
        </w:rPr>
        <w:t>th</w:t>
      </w:r>
      <w:r>
        <w:t xml:space="preserve"> of Every Month</w:t>
      </w:r>
      <w:bookmarkEnd w:id="1439"/>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17F33393" w14:textId="77777777" w:rsidR="00C30529" w:rsidRDefault="00C30529" w:rsidP="00C30529">
      <w:pPr>
        <w:pStyle w:val="Heading3"/>
      </w:pPr>
      <w:bookmarkStart w:id="1440" w:name="_Toc448227553"/>
      <w:r>
        <w:lastRenderedPageBreak/>
        <w:t>January 27 (28) / Meshir 2: St. Paul the Anchorite</w:t>
      </w:r>
      <w:bookmarkEnd w:id="1438"/>
      <w:bookmarkEnd w:id="1440"/>
    </w:p>
    <w:p w14:paraId="680E4267" w14:textId="77777777" w:rsidR="00C30529" w:rsidRDefault="00C30529" w:rsidP="00C30529">
      <w:pPr>
        <w:pStyle w:val="Heading4"/>
      </w:pPr>
      <w:bookmarkStart w:id="1441" w:name="_Ref434490368"/>
      <w:r>
        <w:t>The Doxology</w:t>
      </w:r>
      <w:r w:rsidR="00B46E6E">
        <w:t xml:space="preserve"> for St. Paul the Anchorite</w:t>
      </w:r>
      <w:bookmarkEnd w:id="1441"/>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EC501B">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EC501B">
        <w:rPr>
          <w:noProof/>
        </w:rPr>
        <w:t>637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16"/>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17"/>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42" w:name="_Toc448227554"/>
      <w:r>
        <w:t>January 29 (30) / Meshir 4: Martyrdom of St. Agabus the Disciple</w:t>
      </w:r>
      <w:bookmarkEnd w:id="1442"/>
    </w:p>
    <w:p w14:paraId="6DDD9040" w14:textId="5FCE5A21" w:rsidR="00191A26" w:rsidRDefault="00191A26" w:rsidP="00191A26">
      <w:pPr>
        <w:pStyle w:val="Rubric"/>
      </w:pPr>
      <w:bookmarkStart w:id="1443" w:name="_Toc410196209"/>
      <w:bookmarkStart w:id="1444" w:name="_Toc410196451"/>
      <w:bookmarkStart w:id="1445" w:name="_Toc410196953"/>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7F3DC96" w14:textId="77777777" w:rsidR="00E30E2D" w:rsidRDefault="00E30E2D" w:rsidP="00E30E2D">
      <w:pPr>
        <w:pStyle w:val="Heading3"/>
      </w:pPr>
      <w:bookmarkStart w:id="1446" w:name="_Toc448227555"/>
      <w:r>
        <w:t>January 21 (31) / Meshir 5: St. Apollo the Friend of St. Apip</w:t>
      </w:r>
      <w:bookmarkEnd w:id="1446"/>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EC501B">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EC501B">
        <w:rPr>
          <w:noProof/>
        </w:rPr>
        <w:t>688</w:t>
      </w:r>
      <w:r w:rsidR="002409EF">
        <w:fldChar w:fldCharType="end"/>
      </w:r>
      <w:r>
        <w:t>.</w:t>
      </w:r>
    </w:p>
    <w:p w14:paraId="03E5B08D" w14:textId="77777777" w:rsidR="00495F1A" w:rsidRDefault="00495F1A" w:rsidP="00495F1A">
      <w:pPr>
        <w:pStyle w:val="Heading2"/>
      </w:pPr>
      <w:bookmarkStart w:id="1447" w:name="_Toc448696650"/>
      <w:bookmarkStart w:id="1448" w:name="February"/>
      <w:bookmarkEnd w:id="1366"/>
      <w:r>
        <w:lastRenderedPageBreak/>
        <w:t>February</w:t>
      </w:r>
      <w:bookmarkEnd w:id="1443"/>
      <w:bookmarkEnd w:id="1444"/>
      <w:bookmarkEnd w:id="1445"/>
      <w:r w:rsidR="00C30529">
        <w:t xml:space="preserve"> or </w:t>
      </w:r>
      <w:r w:rsidR="00C30529">
        <w:rPr>
          <w:rFonts w:ascii="FreeSerifAvvaShenouda" w:hAnsi="FreeSerifAvvaShenouda" w:cs="FreeSerifAvvaShenouda"/>
        </w:rPr>
        <w:t>Ⲙϣⲓⲣ</w:t>
      </w:r>
      <w:bookmarkEnd w:id="1447"/>
    </w:p>
    <w:bookmarkStart w:id="1449" w:name="_Toc410196954" w:displacedByCustomXml="next"/>
    <w:bookmarkStart w:id="1450" w:name="_Toc410196452" w:displacedByCustomXml="next"/>
    <w:bookmarkStart w:id="1451" w:name="_Toc410196210"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EC501B">
              <w:rPr>
                <w:noProof/>
                <w:webHidden/>
              </w:rPr>
              <w:t>833</w:t>
            </w:r>
            <w:r w:rsidR="00E35F1F">
              <w:rPr>
                <w:noProof/>
                <w:webHidden/>
              </w:rPr>
              <w:fldChar w:fldCharType="end"/>
            </w:r>
          </w:hyperlink>
        </w:p>
        <w:p w14:paraId="51BDD704" w14:textId="0F9C8530" w:rsidR="00E35F1F" w:rsidRDefault="008B7CFC">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7AEE9209" w14:textId="6F0C928D" w:rsidR="00E35F1F" w:rsidRDefault="008B7CFC">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2D655E74" w14:textId="6A4928EE" w:rsidR="00E35F1F" w:rsidRDefault="008B7CFC">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24E5534C" w14:textId="7E0F0EB8" w:rsidR="00E35F1F" w:rsidRDefault="008B7CFC">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0CB94535" w14:textId="05563F40" w:rsidR="00E35F1F" w:rsidRDefault="008B7CFC">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3AA0B761" w14:textId="1D86C09E" w:rsidR="00E35F1F" w:rsidRDefault="008B7CFC">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42A7D5C3" w14:textId="4B7C3D27" w:rsidR="00E35F1F" w:rsidRDefault="008B7CFC">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3BC0654B" w14:textId="3ACCAB63" w:rsidR="00E35F1F" w:rsidRDefault="008B7CFC">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EC501B">
              <w:rPr>
                <w:noProof/>
                <w:webHidden/>
              </w:rPr>
              <w:t>835</w:t>
            </w:r>
            <w:r w:rsidR="00E35F1F">
              <w:rPr>
                <w:noProof/>
                <w:webHidden/>
              </w:rPr>
              <w:fldChar w:fldCharType="end"/>
            </w:r>
          </w:hyperlink>
        </w:p>
        <w:p w14:paraId="5EFAC4B6" w14:textId="68A457D6" w:rsidR="00E35F1F" w:rsidRDefault="008B7CFC">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EC501B">
              <w:rPr>
                <w:noProof/>
                <w:webHidden/>
              </w:rPr>
              <w:t>835</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52" w:name="_Toc448227556"/>
      <w:r>
        <w:lastRenderedPageBreak/>
        <w:t xml:space="preserve">February 2 (3): Meshir 8: </w:t>
      </w:r>
      <w:r w:rsidR="00495F1A">
        <w:t>The Entrance into the Temple</w:t>
      </w:r>
      <w:bookmarkEnd w:id="1451"/>
      <w:bookmarkEnd w:id="1450"/>
      <w:bookmarkEnd w:id="1449"/>
      <w:bookmarkEnd w:id="1452"/>
    </w:p>
    <w:p w14:paraId="6E92944D" w14:textId="77777777" w:rsidR="00C30529" w:rsidRDefault="00C30529" w:rsidP="00124ADD">
      <w:pPr>
        <w:pStyle w:val="Heading4"/>
      </w:pPr>
      <w:bookmarkStart w:id="1453" w:name="_Ref434477815"/>
      <w:r>
        <w:t>The Doxology</w:t>
      </w:r>
      <w:r w:rsidR="00E21EA3">
        <w:t xml:space="preserve"> for the Entrance into the Temple</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EC501B">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EC501B">
        <w:rPr>
          <w:noProof/>
        </w:rPr>
        <w:t>771</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EC501B">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EC501B">
        <w:rPr>
          <w:noProof/>
        </w:rPr>
        <w:t>775</w:t>
      </w:r>
      <w:r w:rsidR="002409EF">
        <w:fldChar w:fldCharType="end"/>
      </w:r>
      <w:r w:rsidR="002409EF">
        <w:t>.</w:t>
      </w:r>
    </w:p>
    <w:p w14:paraId="531960F8" w14:textId="77777777" w:rsidR="007F571C" w:rsidRDefault="007F571C" w:rsidP="007F571C">
      <w:pPr>
        <w:pStyle w:val="Heading3"/>
      </w:pPr>
      <w:bookmarkStart w:id="1454" w:name="_Toc448227557"/>
      <w:r>
        <w:t>February 4 (5) / Meshir 10: Martyrdom of St. James the Son of Alphaeus</w:t>
      </w:r>
      <w:bookmarkEnd w:id="1454"/>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038E9A04" w14:textId="77777777" w:rsidR="00DD5136" w:rsidRDefault="00DD5136" w:rsidP="00DD5136">
      <w:pPr>
        <w:pStyle w:val="Heading3"/>
      </w:pPr>
      <w:bookmarkStart w:id="1455" w:name="_Toc448227558"/>
      <w:r>
        <w:t>February 6 (7) / Meshir 12: Commemoration of Archangel Michael</w:t>
      </w:r>
      <w:bookmarkEnd w:id="1455"/>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635D2675" w14:textId="77777777" w:rsidR="000274A5" w:rsidRDefault="000274A5" w:rsidP="000274A5">
      <w:pPr>
        <w:pStyle w:val="Heading3"/>
      </w:pPr>
      <w:bookmarkStart w:id="1456" w:name="_Toc448227559"/>
      <w:r>
        <w:t>February 8 (9) / Meshir 14: The Departure of St. Severus</w:t>
      </w:r>
      <w:bookmarkEnd w:id="1456"/>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EC501B">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EC501B">
        <w:rPr>
          <w:noProof/>
        </w:rPr>
        <w:t>681</w:t>
      </w:r>
      <w:r w:rsidR="002409EF">
        <w:fldChar w:fldCharType="end"/>
      </w:r>
      <w:r>
        <w:t>.</w:t>
      </w:r>
    </w:p>
    <w:p w14:paraId="1AE071A5" w14:textId="77777777" w:rsidR="00420011" w:rsidRDefault="00420011" w:rsidP="00420011">
      <w:pPr>
        <w:pStyle w:val="Heading3"/>
      </w:pPr>
      <w:bookmarkStart w:id="1457" w:name="_Toc448227560"/>
      <w:r>
        <w:t>February 10 (11) / Meshir 16: Isaac the Syrian</w:t>
      </w:r>
      <w:bookmarkEnd w:id="1457"/>
    </w:p>
    <w:p w14:paraId="2F7479F8" w14:textId="77777777" w:rsidR="005329C1" w:rsidRDefault="005242D1" w:rsidP="005329C1">
      <w:pPr>
        <w:pStyle w:val="Heading3"/>
      </w:pPr>
      <w:bookmarkStart w:id="1458" w:name="_Toc448227561"/>
      <w:r>
        <w:t>February</w:t>
      </w:r>
      <w:r w:rsidR="005329C1">
        <w:t xml:space="preserve"> 15 (16) / Meshir 21: Commemoration of the Theotokos</w:t>
      </w:r>
      <w:bookmarkEnd w:id="1458"/>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6DD82E8A" w14:textId="77777777" w:rsidR="00160DE3" w:rsidRDefault="00160DE3" w:rsidP="00160DE3">
      <w:pPr>
        <w:pStyle w:val="Heading3"/>
      </w:pPr>
      <w:bookmarkStart w:id="1459" w:name="_Toc448227562"/>
      <w:r>
        <w:t>February 15 (16) / Meshir 21: Also Martyrdom of St. Onesimus, the Disciple of St. Paul</w:t>
      </w:r>
      <w:bookmarkEnd w:id="1459"/>
    </w:p>
    <w:p w14:paraId="197E567A" w14:textId="77777777" w:rsidR="00B52D77" w:rsidRDefault="00B52D77" w:rsidP="00B52D77">
      <w:pPr>
        <w:pStyle w:val="Heading3"/>
      </w:pPr>
      <w:bookmarkStart w:id="1460" w:name="_Toc448227563"/>
      <w:r>
        <w:t>February 23 (24) / Meshir 29: Commemoration of the Annunciation, Nativity, and Resurrection on the 29</w:t>
      </w:r>
      <w:r w:rsidRPr="00C0205C">
        <w:rPr>
          <w:vertAlign w:val="superscript"/>
        </w:rPr>
        <w:t>th</w:t>
      </w:r>
      <w:r>
        <w:t xml:space="preserve"> of Every Month</w:t>
      </w:r>
      <w:bookmarkEnd w:id="1460"/>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03720C5F" w14:textId="77777777" w:rsidR="005242D1" w:rsidRDefault="005242D1" w:rsidP="005242D1">
      <w:pPr>
        <w:pStyle w:val="Heading3"/>
      </w:pPr>
      <w:bookmarkStart w:id="1461" w:name="_Toc448227564"/>
      <w:r>
        <w:lastRenderedPageBreak/>
        <w:t>February 24 (25) / Meshir 30: Appearance of the Head of St. John the Baptist</w:t>
      </w:r>
      <w:bookmarkEnd w:id="1461"/>
    </w:p>
    <w:p w14:paraId="49513F8D" w14:textId="7F292ACA" w:rsidR="00191A26" w:rsidRDefault="00191A26" w:rsidP="00191A26">
      <w:pPr>
        <w:pStyle w:val="Rubric"/>
      </w:pPr>
      <w:bookmarkStart w:id="1462" w:name="_Toc410196211"/>
      <w:bookmarkStart w:id="1463" w:name="_Toc410196453"/>
      <w:bookmarkStart w:id="1464" w:name="_Toc410196955"/>
      <w:r>
        <w:t xml:space="preserve">See </w:t>
      </w:r>
      <w:r>
        <w:fldChar w:fldCharType="begin"/>
      </w:r>
      <w:r>
        <w:instrText xml:space="preserve"> REF _Ref434488524 \h </w:instrText>
      </w:r>
      <w:r>
        <w:fldChar w:fldCharType="separate"/>
      </w:r>
      <w:r w:rsidR="00EC501B">
        <w:t>The Doxology of St. John the Baptist</w:t>
      </w:r>
      <w:r>
        <w:fldChar w:fldCharType="end"/>
      </w:r>
      <w:r>
        <w:t xml:space="preserve"> on pages </w:t>
      </w:r>
      <w:r>
        <w:fldChar w:fldCharType="begin"/>
      </w:r>
      <w:r>
        <w:instrText xml:space="preserve"> PAGEREF _Ref434488524 \h </w:instrText>
      </w:r>
      <w:r>
        <w:fldChar w:fldCharType="separate"/>
      </w:r>
      <w:r w:rsidR="00EC501B">
        <w:rPr>
          <w:noProof/>
        </w:rPr>
        <w:t>623</w:t>
      </w:r>
      <w:r>
        <w:fldChar w:fldCharType="end"/>
      </w:r>
      <w:r>
        <w:t xml:space="preserve"> and </w:t>
      </w:r>
      <w:r>
        <w:fldChar w:fldCharType="begin"/>
      </w:r>
      <w:r>
        <w:instrText xml:space="preserve"> PAGEREF _Ref434488546 \h </w:instrText>
      </w:r>
      <w:r>
        <w:fldChar w:fldCharType="separate"/>
      </w:r>
      <w:r w:rsidR="00EC501B">
        <w:rPr>
          <w:noProof/>
        </w:rPr>
        <w:t>624</w:t>
      </w:r>
      <w:r>
        <w:fldChar w:fldCharType="end"/>
      </w:r>
      <w:r>
        <w:t>.</w:t>
      </w:r>
    </w:p>
    <w:p w14:paraId="4CFFD00D" w14:textId="77777777" w:rsidR="001779C0" w:rsidRDefault="001779C0" w:rsidP="001779C0">
      <w:pPr>
        <w:pStyle w:val="Heading3"/>
      </w:pPr>
      <w:bookmarkStart w:id="1465" w:name="_Toc448227565"/>
      <w:r>
        <w:t>February 24 (25) / Meshir 30: Also St. Cyril VI</w:t>
      </w:r>
      <w:bookmarkEnd w:id="1465"/>
    </w:p>
    <w:p w14:paraId="0CDD55AC" w14:textId="77777777" w:rsidR="001779C0" w:rsidRDefault="001779C0" w:rsidP="001779C0">
      <w:pPr>
        <w:pStyle w:val="Heading4"/>
      </w:pPr>
      <w:bookmarkStart w:id="1466" w:name="_Ref434492506"/>
      <w:r>
        <w:t>The Doxology</w:t>
      </w:r>
      <w:r w:rsidR="00B82753">
        <w:t xml:space="preserve"> for St. Cyril VI</w:t>
      </w:r>
      <w:r>
        <w:rPr>
          <w:rStyle w:val="FootnoteReference"/>
        </w:rPr>
        <w:footnoteReference w:id="918"/>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67" w:name="_Toc448696651"/>
      <w:bookmarkStart w:id="1468" w:name="March"/>
      <w:bookmarkEnd w:id="1448"/>
      <w:r>
        <w:lastRenderedPageBreak/>
        <w:t>March</w:t>
      </w:r>
      <w:bookmarkEnd w:id="1462"/>
      <w:bookmarkEnd w:id="1463"/>
      <w:bookmarkEnd w:id="1464"/>
      <w:r w:rsidR="00C30529">
        <w:t xml:space="preserve"> or </w:t>
      </w:r>
      <w:r w:rsidR="00C30529">
        <w:rPr>
          <w:rFonts w:ascii="FreeSerifAvvaShenouda" w:hAnsi="FreeSerifAvvaShenouda" w:cs="FreeSerifAvvaShenouda"/>
        </w:rPr>
        <w:t>Ⲡⲁⲣⲙϩⲟⲧⲡ</w:t>
      </w:r>
      <w:bookmarkEnd w:id="1467"/>
    </w:p>
    <w:bookmarkStart w:id="1469" w:name="_Toc410196956" w:displacedByCustomXml="next"/>
    <w:bookmarkStart w:id="1470" w:name="_Toc410196454" w:displacedByCustomXml="next"/>
    <w:bookmarkStart w:id="1471" w:name="_Toc410196212"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EC501B">
              <w:rPr>
                <w:noProof/>
                <w:webHidden/>
              </w:rPr>
              <w:t>838</w:t>
            </w:r>
            <w:r w:rsidR="00E35F1F">
              <w:rPr>
                <w:noProof/>
                <w:webHidden/>
              </w:rPr>
              <w:fldChar w:fldCharType="end"/>
            </w:r>
          </w:hyperlink>
        </w:p>
        <w:p w14:paraId="2E169AD9" w14:textId="10C67347" w:rsidR="00E35F1F" w:rsidRDefault="008B7CFC">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343F3EFD" w14:textId="642A9AA2" w:rsidR="00E35F1F" w:rsidRDefault="008B7CFC">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796046AD" w14:textId="7E8AE84A" w:rsidR="00E35F1F" w:rsidRDefault="008B7CFC">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7D8441B9" w14:textId="07059B92" w:rsidR="00E35F1F" w:rsidRDefault="008B7CFC">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55DA3F2E" w14:textId="63C33907" w:rsidR="00E35F1F" w:rsidRDefault="008B7CFC">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30B6B3FC" w14:textId="01404FE0" w:rsidR="00E35F1F" w:rsidRDefault="008B7CFC">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EC501B">
              <w:rPr>
                <w:noProof/>
                <w:webHidden/>
              </w:rPr>
              <w:t>840</w:t>
            </w:r>
            <w:r w:rsidR="00E35F1F">
              <w:rPr>
                <w:noProof/>
                <w:webHidden/>
              </w:rPr>
              <w:fldChar w:fldCharType="end"/>
            </w:r>
          </w:hyperlink>
        </w:p>
        <w:p w14:paraId="6C239014" w14:textId="3CF9D97E" w:rsidR="00E35F1F" w:rsidRDefault="008B7CFC">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EC501B">
              <w:rPr>
                <w:noProof/>
                <w:webHidden/>
              </w:rPr>
              <w:t>840</w:t>
            </w:r>
            <w:r w:rsidR="00E35F1F">
              <w:rPr>
                <w:noProof/>
                <w:webHidden/>
              </w:rPr>
              <w:fldChar w:fldCharType="end"/>
            </w:r>
          </w:hyperlink>
        </w:p>
        <w:p w14:paraId="2B5B3EB0" w14:textId="690E2A53" w:rsidR="00E35F1F" w:rsidRDefault="008B7CFC">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EC501B">
              <w:rPr>
                <w:noProof/>
                <w:webHidden/>
              </w:rPr>
              <w:t>844</w:t>
            </w:r>
            <w:r w:rsidR="00E35F1F">
              <w:rPr>
                <w:noProof/>
                <w:webHidden/>
              </w:rPr>
              <w:fldChar w:fldCharType="end"/>
            </w:r>
          </w:hyperlink>
        </w:p>
        <w:p w14:paraId="66809D4F" w14:textId="7BEEDA38" w:rsidR="00E35F1F" w:rsidRDefault="008B7CFC">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EC501B">
              <w:rPr>
                <w:noProof/>
                <w:webHidden/>
              </w:rPr>
              <w:t>853</w:t>
            </w:r>
            <w:r w:rsidR="00E35F1F">
              <w:rPr>
                <w:noProof/>
                <w:webHidden/>
              </w:rPr>
              <w:fldChar w:fldCharType="end"/>
            </w:r>
          </w:hyperlink>
        </w:p>
        <w:p w14:paraId="6F1FC274" w14:textId="66CAB22E" w:rsidR="00E35F1F" w:rsidRDefault="008B7CFC">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EC501B">
              <w:rPr>
                <w:noProof/>
                <w:webHidden/>
              </w:rPr>
              <w:t>853</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72" w:name="_Toc448227566"/>
      <w:r>
        <w:lastRenderedPageBreak/>
        <w:t>March 2: Departure of St. Chad of Mercia</w:t>
      </w:r>
      <w:r w:rsidR="00377E51">
        <w:rPr>
          <w:rStyle w:val="FootnoteReference"/>
        </w:rPr>
        <w:footnoteReference w:id="919"/>
      </w:r>
      <w:bookmarkEnd w:id="1472"/>
    </w:p>
    <w:p w14:paraId="668738F1" w14:textId="77777777" w:rsidR="006A140A" w:rsidRDefault="006A140A" w:rsidP="006A140A">
      <w:pPr>
        <w:pStyle w:val="Heading4"/>
      </w:pPr>
      <w:bookmarkStart w:id="1473" w:name="_Ref434492702"/>
      <w:r>
        <w:t>The Doxology</w:t>
      </w:r>
      <w:r w:rsidR="00B82753">
        <w:t xml:space="preserve"> for St. Chad of Mercia</w:t>
      </w:r>
      <w:bookmarkEnd w:id="1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74" w:name="_Toc448227567"/>
      <w:r>
        <w:t>March 4 / Phamenoth 8: Martyrdom of St. Matthias the Apostle</w:t>
      </w:r>
      <w:bookmarkEnd w:id="1474"/>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01FACE98" w14:textId="77777777" w:rsidR="00495F1A" w:rsidRDefault="00C30529" w:rsidP="00495F1A">
      <w:pPr>
        <w:pStyle w:val="Heading3"/>
      </w:pPr>
      <w:bookmarkStart w:id="1475" w:name="_Toc448227568"/>
      <w:r>
        <w:t xml:space="preserve">March 6 / Phamenoth 10: </w:t>
      </w:r>
      <w:r w:rsidR="00495F1A">
        <w:t>The Finding of the Holy Cross</w:t>
      </w:r>
      <w:bookmarkEnd w:id="1471"/>
      <w:bookmarkEnd w:id="1470"/>
      <w:bookmarkEnd w:id="1469"/>
      <w:bookmarkEnd w:id="1475"/>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EC501B">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EC501B">
        <w:rPr>
          <w:noProof/>
        </w:rPr>
        <w:t>658</w:t>
      </w:r>
      <w:r w:rsidR="002409EF">
        <w:fldChar w:fldCharType="end"/>
      </w:r>
      <w:r>
        <w:t>.</w:t>
      </w:r>
    </w:p>
    <w:p w14:paraId="26452189" w14:textId="77777777" w:rsidR="00DD5136" w:rsidRDefault="00DD5136" w:rsidP="00DD5136">
      <w:pPr>
        <w:pStyle w:val="Heading3"/>
      </w:pPr>
      <w:bookmarkStart w:id="1476" w:name="_Toc448227569"/>
      <w:r>
        <w:t>March 8 / Phamenoth</w:t>
      </w:r>
      <w:r w:rsidR="005329C1">
        <w:t xml:space="preserve"> 12</w:t>
      </w:r>
      <w:r>
        <w:t>: Commemoration of Archangel Michael</w:t>
      </w:r>
      <w:bookmarkEnd w:id="1476"/>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1F095B73" w14:textId="77777777" w:rsidR="00494FE4" w:rsidRDefault="00494FE4" w:rsidP="00494FE4">
      <w:pPr>
        <w:pStyle w:val="Heading3"/>
      </w:pPr>
      <w:bookmarkStart w:id="1477" w:name="_Toc448227570"/>
      <w:r>
        <w:t>March 9 / Phamenoth 13: Return of St. Macarius the Great and St. Macarius of Alexandria from Exile</w:t>
      </w:r>
      <w:bookmarkEnd w:id="1477"/>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EC501B">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EC501B">
        <w:rPr>
          <w:noProof/>
        </w:rPr>
        <w:t>840</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EC501B">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EC501B">
        <w:rPr>
          <w:noProof/>
        </w:rPr>
        <w:t>860</w:t>
      </w:r>
      <w:r w:rsidR="002409EF">
        <w:fldChar w:fldCharType="end"/>
      </w:r>
      <w:r>
        <w:t>.</w:t>
      </w:r>
    </w:p>
    <w:p w14:paraId="15396FC9" w14:textId="77777777" w:rsidR="007F571C" w:rsidRDefault="007F571C" w:rsidP="007F571C">
      <w:pPr>
        <w:pStyle w:val="Heading3"/>
      </w:pPr>
      <w:bookmarkStart w:id="1478" w:name="_Toc448227571"/>
      <w:r>
        <w:t>March 15 / Phamenoth 19: Martyrdom of St. Aristobulus the Apostle</w:t>
      </w:r>
      <w:bookmarkEnd w:id="1478"/>
    </w:p>
    <w:p w14:paraId="57821F33" w14:textId="4F980D77" w:rsidR="00191A26" w:rsidRDefault="00191A26" w:rsidP="00191A26">
      <w:pPr>
        <w:pStyle w:val="Rubric"/>
      </w:pPr>
      <w:bookmarkStart w:id="1479" w:name="_Toc410196213"/>
      <w:bookmarkStart w:id="1480" w:name="_Toc410196455"/>
      <w:bookmarkStart w:id="1481" w:name="_Toc410196957"/>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35F3D5AC" w14:textId="77777777" w:rsidR="005329C1" w:rsidRDefault="005329C1" w:rsidP="005329C1">
      <w:pPr>
        <w:pStyle w:val="Heading3"/>
      </w:pPr>
      <w:bookmarkStart w:id="1482" w:name="_Toc448227572"/>
      <w:r>
        <w:lastRenderedPageBreak/>
        <w:t>March 17 / Phamenoth 21: Commemoration of the Theotokos</w:t>
      </w:r>
      <w:bookmarkEnd w:id="1482"/>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7FA5DE0B" w14:textId="77777777" w:rsidR="00C30529" w:rsidRDefault="00C30529" w:rsidP="00C30529">
      <w:pPr>
        <w:pStyle w:val="Heading3"/>
      </w:pPr>
      <w:bookmarkStart w:id="1483" w:name="_Ref434563557"/>
      <w:bookmarkStart w:id="1484" w:name="_Toc448227573"/>
      <w:r>
        <w:t>March 23 / Phamenoth 27: St. Macarius the Great</w:t>
      </w:r>
      <w:bookmarkEnd w:id="1483"/>
      <w:bookmarkEnd w:id="1484"/>
    </w:p>
    <w:p w14:paraId="19445963" w14:textId="77777777" w:rsidR="003E7329" w:rsidRDefault="003E7329" w:rsidP="003E7329">
      <w:pPr>
        <w:pStyle w:val="Heading4"/>
      </w:pPr>
      <w:bookmarkStart w:id="1485" w:name="_Ref434490507"/>
      <w:r>
        <w:t>The Doxology of St. Macarius the Great</w:t>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20"/>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21"/>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92" w:name="_Ref434490525"/>
      <w:r>
        <w:t>Another Doxology of St. Macarius the Great</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93" w:name="_Ref434490542"/>
      <w:r>
        <w:t>Another</w:t>
      </w:r>
      <w:r w:rsidR="00C30529">
        <w:t xml:space="preserve"> Doxology</w:t>
      </w:r>
      <w:r>
        <w:t xml:space="preserve"> of St. Macarius the Great</w:t>
      </w:r>
      <w:r>
        <w:rPr>
          <w:rStyle w:val="FootnoteReference"/>
        </w:rPr>
        <w:footnoteReference w:id="922"/>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94" w:name="_Toc448227574"/>
      <w:r>
        <w:lastRenderedPageBreak/>
        <w:t xml:space="preserve">March 25 / Phamenoth 29: </w:t>
      </w:r>
      <w:r w:rsidR="00495F1A">
        <w:t>Annunciation</w:t>
      </w:r>
      <w:bookmarkEnd w:id="1479"/>
      <w:bookmarkEnd w:id="1480"/>
      <w:bookmarkEnd w:id="1481"/>
      <w:bookmarkEnd w:id="1494"/>
    </w:p>
    <w:p w14:paraId="6F91E2E0" w14:textId="77777777" w:rsidR="00C30529" w:rsidRDefault="00C30529" w:rsidP="00C30529">
      <w:pPr>
        <w:pStyle w:val="Heading4"/>
      </w:pPr>
      <w:bookmarkStart w:id="1495" w:name="_Ref434477856"/>
      <w:r>
        <w:t>The Doxology</w:t>
      </w:r>
      <w:r w:rsidR="00E21EA3">
        <w:t xml:space="preserve"> for the Annunciation</w:t>
      </w:r>
      <w:bookmarkEnd w:id="1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96" w:name="_Ref434475566"/>
      <w:bookmarkStart w:id="1497" w:name="_Toc410196214"/>
      <w:bookmarkStart w:id="1498" w:name="_Toc410196456"/>
      <w:bookmarkStart w:id="1499" w:name="_Toc410196958"/>
      <w:r>
        <w:t>The Psali Adam</w:t>
      </w:r>
      <w:r w:rsidR="006C1B94">
        <w:t xml:space="preserve"> for Annunciation</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00"/>
            <w:r>
              <w:t>Head</w:t>
            </w:r>
            <w:commentRangeEnd w:id="1500"/>
            <w:r>
              <w:rPr>
                <w:rStyle w:val="CommentReference"/>
              </w:rPr>
              <w:commentReference w:id="1500"/>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01" w:name="_Ref434475591"/>
      <w:r>
        <w:t>The Psali Batos</w:t>
      </w:r>
      <w:r w:rsidR="006C1B94">
        <w:t xml:space="preserve"> for Annunciation</w:t>
      </w:r>
      <w:bookmarkEnd w:id="15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02"/>
            <w:r>
              <w:t>ruler</w:t>
            </w:r>
            <w:commentRangeEnd w:id="1502"/>
            <w:r>
              <w:rPr>
                <w:rStyle w:val="CommentReference"/>
              </w:rPr>
              <w:commentReference w:id="1502"/>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23"/>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503"/>
            <w:r>
              <w:t xml:space="preserve">peoples </w:t>
            </w:r>
            <w:commentRangeEnd w:id="1503"/>
            <w:r>
              <w:rPr>
                <w:rStyle w:val="CommentReference"/>
              </w:rPr>
              <w:commentReference w:id="1503"/>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04"/>
            <w:r>
              <w:t>burned</w:t>
            </w:r>
            <w:commentRangeEnd w:id="1504"/>
            <w:r>
              <w:rPr>
                <w:rStyle w:val="CommentReference"/>
              </w:rPr>
              <w:commentReference w:id="1504"/>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05"/>
            <w:r>
              <w:t>Servant</w:t>
            </w:r>
            <w:commentRangeEnd w:id="1505"/>
            <w:r>
              <w:rPr>
                <w:rStyle w:val="CommentReference"/>
              </w:rPr>
              <w:commentReference w:id="1505"/>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06"/>
            <w:r>
              <w:t xml:space="preserve">Ⲫⲱⲕ </w:t>
            </w:r>
            <w:commentRangeEnd w:id="1506"/>
            <w:r>
              <w:rPr>
                <w:rStyle w:val="CommentReference"/>
                <w:rFonts w:ascii="Times New Roman" w:hAnsi="Times New Roman"/>
              </w:rPr>
              <w:commentReference w:id="1506"/>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07" w:name="_Ref434562998"/>
      <w:bookmarkStart w:id="1508" w:name="_Toc448227575"/>
      <w:r>
        <w:t xml:space="preserve">March 26 / Phamenoth 30: </w:t>
      </w:r>
      <w:r w:rsidR="00D31016">
        <w:t>Arch</w:t>
      </w:r>
      <w:r>
        <w:t>angel Gabriel</w:t>
      </w:r>
      <w:bookmarkEnd w:id="1507"/>
      <w:bookmarkEnd w:id="1508"/>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EC501B">
        <w:t xml:space="preserve">The Doxology of Archangel Gabriel for December or </w:t>
      </w:r>
      <w:r w:rsidR="00EC501B"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EC501B">
        <w:rPr>
          <w:noProof/>
        </w:rPr>
        <w:t>721</w:t>
      </w:r>
      <w:r w:rsidR="002409EF">
        <w:fldChar w:fldCharType="end"/>
      </w:r>
      <w:r>
        <w:t xml:space="preserve">, </w:t>
      </w:r>
      <w:r w:rsidR="002409EF">
        <w:fldChar w:fldCharType="begin"/>
      </w:r>
      <w:r w:rsidR="002409EF">
        <w:instrText xml:space="preserve"> REF _Ref434487984 \h </w:instrText>
      </w:r>
      <w:r w:rsidR="002409EF">
        <w:fldChar w:fldCharType="separate"/>
      </w:r>
      <w:r w:rsidR="00EC501B">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EC501B">
        <w:rPr>
          <w:noProof/>
        </w:rPr>
        <w:t>694</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EC501B">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EC501B">
        <w:rPr>
          <w:noProof/>
        </w:rPr>
        <w:t>891</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09" w:name="_Toc448227576"/>
      <w:r>
        <w:t xml:space="preserve">March 28 / Pharamuthi 2: Martyrdom of St. James </w:t>
      </w:r>
      <w:r w:rsidR="008762FF">
        <w:t xml:space="preserve">the son of </w:t>
      </w:r>
      <w:r w:rsidR="002E495E">
        <w:t>Zebedee</w:t>
      </w:r>
      <w:r>
        <w:t>, the Apostles</w:t>
      </w:r>
      <w:bookmarkEnd w:id="1509"/>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10" w:name="_Toc448696652"/>
      <w:bookmarkStart w:id="1511" w:name="April"/>
      <w:bookmarkEnd w:id="1468"/>
      <w:r>
        <w:lastRenderedPageBreak/>
        <w:t>April</w:t>
      </w:r>
      <w:bookmarkEnd w:id="1497"/>
      <w:bookmarkEnd w:id="1498"/>
      <w:bookmarkEnd w:id="1499"/>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10"/>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EC501B">
              <w:rPr>
                <w:noProof/>
                <w:webHidden/>
              </w:rPr>
              <w:t>855</w:t>
            </w:r>
            <w:r w:rsidR="00E35F1F">
              <w:rPr>
                <w:noProof/>
                <w:webHidden/>
              </w:rPr>
              <w:fldChar w:fldCharType="end"/>
            </w:r>
          </w:hyperlink>
        </w:p>
        <w:p w14:paraId="516E2DC3" w14:textId="6006CC14" w:rsidR="00E35F1F" w:rsidRDefault="008B7CFC">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0ADE7799" w14:textId="6BFD104F" w:rsidR="00E35F1F" w:rsidRDefault="008B7CFC">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139ECF53" w14:textId="2F69D576" w:rsidR="00E35F1F" w:rsidRDefault="008B7CFC">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4E84531B" w14:textId="4469BAB2" w:rsidR="00E35F1F" w:rsidRDefault="008B7CFC">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4575163D" w14:textId="5F05DD71" w:rsidR="00E35F1F" w:rsidRDefault="008B7CFC">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37E2FD6C" w14:textId="37429DA9" w:rsidR="00E35F1F" w:rsidRDefault="008B7CFC">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EC501B">
              <w:rPr>
                <w:noProof/>
                <w:webHidden/>
              </w:rPr>
              <w:t>858</w:t>
            </w:r>
            <w:r w:rsidR="00E35F1F">
              <w:rPr>
                <w:noProof/>
                <w:webHidden/>
              </w:rPr>
              <w:fldChar w:fldCharType="end"/>
            </w:r>
          </w:hyperlink>
        </w:p>
        <w:p w14:paraId="1A20FB38" w14:textId="5465C9A9" w:rsidR="00E35F1F" w:rsidRDefault="008B7CFC">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EC501B">
              <w:rPr>
                <w:noProof/>
                <w:webHidden/>
              </w:rPr>
              <w:t>858</w:t>
            </w:r>
            <w:r w:rsidR="00E35F1F">
              <w:rPr>
                <w:noProof/>
                <w:webHidden/>
              </w:rPr>
              <w:fldChar w:fldCharType="end"/>
            </w:r>
          </w:hyperlink>
        </w:p>
        <w:p w14:paraId="7E5244CB" w14:textId="0547DE93" w:rsidR="00E35F1F" w:rsidRDefault="008B7CFC">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EC501B">
              <w:rPr>
                <w:noProof/>
                <w:webHidden/>
              </w:rPr>
              <w:t>858</w:t>
            </w:r>
            <w:r w:rsidR="00E35F1F">
              <w:rPr>
                <w:noProof/>
                <w:webHidden/>
              </w:rPr>
              <w:fldChar w:fldCharType="end"/>
            </w:r>
          </w:hyperlink>
        </w:p>
        <w:p w14:paraId="35261B74" w14:textId="72B040F2" w:rsidR="00E35F1F" w:rsidRDefault="008B7CFC">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EC501B">
              <w:rPr>
                <w:noProof/>
                <w:webHidden/>
              </w:rPr>
              <w:t>859</w:t>
            </w:r>
            <w:r w:rsidR="00E35F1F">
              <w:rPr>
                <w:noProof/>
                <w:webHidden/>
              </w:rPr>
              <w:fldChar w:fldCharType="end"/>
            </w:r>
          </w:hyperlink>
        </w:p>
        <w:p w14:paraId="11F806C9" w14:textId="350AE32B" w:rsidR="00E35F1F" w:rsidRDefault="008B7CFC">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EC501B">
              <w:rPr>
                <w:noProof/>
                <w:webHidden/>
              </w:rPr>
              <w:t>859</w:t>
            </w:r>
            <w:r w:rsidR="00E35F1F">
              <w:rPr>
                <w:noProof/>
                <w:webHidden/>
              </w:rPr>
              <w:fldChar w:fldCharType="end"/>
            </w:r>
          </w:hyperlink>
        </w:p>
        <w:p w14:paraId="73291818" w14:textId="57A89A18" w:rsidR="00E35F1F" w:rsidRDefault="008B7CFC">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EC501B">
              <w:rPr>
                <w:noProof/>
                <w:webHidden/>
              </w:rPr>
              <w:t>859</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12" w:name="_Toc448227577"/>
      <w:r>
        <w:lastRenderedPageBreak/>
        <w:t>April 1 / Pharamuthi 6</w:t>
      </w:r>
      <w:r w:rsidR="006E4762">
        <w:t xml:space="preserve">: </w:t>
      </w:r>
      <w:r>
        <w:t>Saint Mary of Egypt</w:t>
      </w:r>
      <w:bookmarkEnd w:id="1512"/>
    </w:p>
    <w:p w14:paraId="70D0F650" w14:textId="77777777" w:rsidR="00254945" w:rsidRDefault="00254945" w:rsidP="00254945">
      <w:pPr>
        <w:pStyle w:val="Heading4"/>
      </w:pPr>
      <w:bookmarkStart w:id="1513" w:name="_Ref434491512"/>
      <w:r>
        <w:t>The Doxology</w:t>
      </w:r>
      <w:r w:rsidR="00810F04">
        <w:t xml:space="preserve"> for St. Mary of Egypt</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14" w:name="_Toc448227578"/>
      <w:r>
        <w:lastRenderedPageBreak/>
        <w:t>April 7 / Pharamuthi 12: Commemoration of Archangel Michael</w:t>
      </w:r>
      <w:bookmarkEnd w:id="1514"/>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63190F8B" w14:textId="77777777" w:rsidR="00072324" w:rsidRDefault="00072324" w:rsidP="00072324">
      <w:pPr>
        <w:pStyle w:val="Heading3"/>
      </w:pPr>
      <w:bookmarkStart w:id="1515" w:name="_Toc448227579"/>
      <w:r>
        <w:t>April 10 / Pharamuthi 15: Consecrating of the Church of St. Agabus the Apostle</w:t>
      </w:r>
      <w:bookmarkEnd w:id="1515"/>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76232F53" w14:textId="77777777" w:rsidR="00072324" w:rsidRDefault="00072324" w:rsidP="00072324">
      <w:pPr>
        <w:pStyle w:val="Heading3"/>
      </w:pPr>
      <w:bookmarkStart w:id="1516" w:name="_Toc448227580"/>
      <w:r>
        <w:t xml:space="preserve">April 12 / Pharamuthi 17: Martyrdom of St. </w:t>
      </w:r>
      <w:commentRangeStart w:id="1517"/>
      <w:r>
        <w:t xml:space="preserve">James </w:t>
      </w:r>
      <w:commentRangeEnd w:id="1517"/>
      <w:r>
        <w:rPr>
          <w:rStyle w:val="CommentReference"/>
          <w:rFonts w:eastAsiaTheme="minorHAnsi" w:cstheme="minorBidi"/>
          <w:b w:val="0"/>
          <w:bCs w:val="0"/>
        </w:rPr>
        <w:commentReference w:id="1517"/>
      </w:r>
      <w:r>
        <w:t xml:space="preserve">the brother of </w:t>
      </w:r>
      <w:r w:rsidR="002E495E">
        <w:t>the Lord the bishop of Jerusalem</w:t>
      </w:r>
      <w:bookmarkEnd w:id="1516"/>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055F566A" w14:textId="77777777" w:rsidR="005329C1" w:rsidRDefault="005329C1" w:rsidP="005329C1">
      <w:pPr>
        <w:pStyle w:val="Heading3"/>
      </w:pPr>
      <w:bookmarkStart w:id="1518" w:name="_Toc448227581"/>
      <w:r>
        <w:t>April 16 / Pharamuthi 21: Commemoration of the Theotokos</w:t>
      </w:r>
      <w:bookmarkEnd w:id="1518"/>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76EB9DA3" w14:textId="77777777" w:rsidR="00AF6D10" w:rsidRDefault="00AF6D10" w:rsidP="00AF6D10">
      <w:pPr>
        <w:pStyle w:val="Heading3"/>
      </w:pPr>
      <w:bookmarkStart w:id="1519" w:name="_Ref434560035"/>
      <w:bookmarkStart w:id="1520" w:name="_Toc448227582"/>
      <w:r>
        <w:t>April 18 / Pharamuthi 23: Martyrdom of St. George the Prince of the Martyrs</w:t>
      </w:r>
      <w:bookmarkEnd w:id="1519"/>
      <w:bookmarkEnd w:id="1520"/>
    </w:p>
    <w:p w14:paraId="480B7CF0" w14:textId="77777777" w:rsidR="00AF6D10" w:rsidRDefault="00AF6D10" w:rsidP="00AF6D10">
      <w:pPr>
        <w:pStyle w:val="Heading4"/>
      </w:pPr>
      <w:bookmarkStart w:id="1521" w:name="_Ref434489211"/>
      <w:r>
        <w:t>Another Doxology of St. George</w:t>
      </w:r>
      <w:bookmarkEnd w:id="1521"/>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EC501B">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EC501B">
        <w:rPr>
          <w:noProof/>
        </w:rPr>
        <w:t>630</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22" w:name="_Toc448227583"/>
      <w:r>
        <w:lastRenderedPageBreak/>
        <w:t>April 24 / Pharamuthi 29: Commemoration of the Annunciation, Nativity, and Resurrection on the 29</w:t>
      </w:r>
      <w:r w:rsidRPr="00C0205C">
        <w:rPr>
          <w:vertAlign w:val="superscript"/>
        </w:rPr>
        <w:t>th</w:t>
      </w:r>
      <w:r>
        <w:t xml:space="preserve"> of Every Month</w:t>
      </w:r>
      <w:bookmarkEnd w:id="1522"/>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0955026C" w14:textId="77777777" w:rsidR="00072324" w:rsidRDefault="00072324" w:rsidP="00072324">
      <w:pPr>
        <w:pStyle w:val="Heading3"/>
      </w:pPr>
      <w:bookmarkStart w:id="1523" w:name="_Toc448227584"/>
      <w:r>
        <w:t xml:space="preserve">April 24 / Pharamuthi 29: </w:t>
      </w:r>
      <w:r w:rsidR="00B52D77">
        <w:t xml:space="preserve">Also the </w:t>
      </w:r>
      <w:r>
        <w:t>Departure of St. Erastus the Apostle</w:t>
      </w:r>
      <w:bookmarkEnd w:id="1523"/>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50EC74FD" w14:textId="77777777" w:rsidR="00072324" w:rsidRDefault="00072324" w:rsidP="00072324">
      <w:pPr>
        <w:pStyle w:val="Heading3"/>
      </w:pPr>
      <w:bookmarkStart w:id="1524" w:name="_Ref434562195"/>
      <w:bookmarkStart w:id="1525" w:name="_Toc448227585"/>
      <w:r>
        <w:t>April 25 / Pharamuthi 30: Martyrdom of St. Mark the Evangelist</w:t>
      </w:r>
      <w:bookmarkEnd w:id="1524"/>
      <w:bookmarkEnd w:id="1525"/>
    </w:p>
    <w:p w14:paraId="1A50F251" w14:textId="77777777" w:rsidR="00072324" w:rsidRDefault="00B46E6E" w:rsidP="00072324">
      <w:pPr>
        <w:pStyle w:val="Heading4"/>
      </w:pPr>
      <w:bookmarkStart w:id="1526" w:name="_Ref434488936"/>
      <w:r>
        <w:t>Another</w:t>
      </w:r>
      <w:r w:rsidR="00072324">
        <w:t xml:space="preserve"> Doxology</w:t>
      </w:r>
      <w:r>
        <w:t xml:space="preserve"> of St. Mark</w:t>
      </w:r>
      <w:bookmarkEnd w:id="1526"/>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EC501B">
        <w:t>The Doxology of St. Mark</w:t>
      </w:r>
      <w:r>
        <w:fldChar w:fldCharType="end"/>
      </w:r>
      <w:r>
        <w:t xml:space="preserve">, page </w:t>
      </w:r>
      <w:r>
        <w:fldChar w:fldCharType="begin"/>
      </w:r>
      <w:r>
        <w:instrText xml:space="preserve"> PAGEREF _Ref434488814 \h </w:instrText>
      </w:r>
      <w:r>
        <w:fldChar w:fldCharType="separate"/>
      </w:r>
      <w:r w:rsidR="00EC501B">
        <w:rPr>
          <w:noProof/>
        </w:rPr>
        <w:t>626</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27" w:name="_Toc448227586"/>
      <w:r>
        <w:t>April 26 / Pashons 1: Nativity of the Theotokos</w:t>
      </w:r>
      <w:bookmarkEnd w:id="1527"/>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4644CD75" w14:textId="77777777" w:rsidR="00160DE3" w:rsidRDefault="00160DE3" w:rsidP="00160DE3">
      <w:pPr>
        <w:pStyle w:val="Heading3"/>
      </w:pPr>
      <w:bookmarkStart w:id="1528" w:name="_Toc448227587"/>
      <w:r>
        <w:t>April 28 /</w:t>
      </w:r>
      <w:r w:rsidR="00F66BB3">
        <w:t xml:space="preserve"> Pashons 3: Departure of St. Jas</w:t>
      </w:r>
      <w:r>
        <w:t>on the Disciple</w:t>
      </w:r>
      <w:bookmarkEnd w:id="1528"/>
    </w:p>
    <w:p w14:paraId="588AE276" w14:textId="42552118" w:rsidR="00191A26" w:rsidRDefault="00191A26" w:rsidP="00191A26">
      <w:pPr>
        <w:pStyle w:val="Rubric"/>
      </w:pPr>
      <w:bookmarkStart w:id="1529" w:name="_Toc410196215"/>
      <w:bookmarkStart w:id="1530" w:name="_Toc410196457"/>
      <w:bookmarkStart w:id="1531" w:name="_Toc410196959"/>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31EA45A" w14:textId="77777777" w:rsidR="00F66BB3" w:rsidRDefault="00F66BB3" w:rsidP="00F66BB3">
      <w:pPr>
        <w:pStyle w:val="Heading3"/>
      </w:pPr>
      <w:bookmarkStart w:id="1532" w:name="_Toc448227588"/>
      <w:r>
        <w:t>April 28 / Pashons 3: Also St. Theodore</w:t>
      </w:r>
      <w:r w:rsidR="00AF6F9B">
        <w:t xml:space="preserve"> the Disciple of St. Pachom</w:t>
      </w:r>
      <w:bookmarkEnd w:id="1532"/>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33" w:name="_Toc448696653"/>
      <w:bookmarkStart w:id="1534" w:name="May"/>
      <w:bookmarkEnd w:id="1511"/>
      <w:r>
        <w:lastRenderedPageBreak/>
        <w:t>May</w:t>
      </w:r>
      <w:r w:rsidR="00495F1A">
        <w:t xml:space="preserve"> or </w:t>
      </w:r>
      <w:bookmarkEnd w:id="1529"/>
      <w:bookmarkEnd w:id="1530"/>
      <w:bookmarkEnd w:id="1531"/>
      <w:r w:rsidRPr="00FB5E62">
        <w:rPr>
          <w:rFonts w:ascii="FreeSerifAvvaShenouda" w:eastAsia="Arial Unicode MS" w:hAnsi="FreeSerifAvvaShenouda" w:cs="FreeSerifAvvaShenouda"/>
          <w:lang w:val="en-US"/>
        </w:rPr>
        <w:t>Ⲡⲁϣⲁⲛⲥ</w:t>
      </w:r>
      <w:bookmarkEnd w:id="1533"/>
    </w:p>
    <w:bookmarkStart w:id="1535" w:name="_Ref434563583" w:displacedByCustomXml="next"/>
    <w:bookmarkStart w:id="1536" w:name="_Toc410196960" w:displacedByCustomXml="next"/>
    <w:bookmarkStart w:id="1537" w:name="_Toc410196458" w:displacedByCustomXml="next"/>
    <w:bookmarkStart w:id="1538" w:name="_Toc410196216"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EC501B">
              <w:rPr>
                <w:noProof/>
                <w:webHidden/>
              </w:rPr>
              <w:t>861</w:t>
            </w:r>
            <w:r w:rsidR="00E35F1F">
              <w:rPr>
                <w:noProof/>
                <w:webHidden/>
              </w:rPr>
              <w:fldChar w:fldCharType="end"/>
            </w:r>
          </w:hyperlink>
        </w:p>
        <w:p w14:paraId="77F0867A" w14:textId="7241CA05" w:rsidR="00E35F1F" w:rsidRDefault="008B7CFC">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EC501B">
              <w:rPr>
                <w:noProof/>
                <w:webHidden/>
              </w:rPr>
              <w:t>861</w:t>
            </w:r>
            <w:r w:rsidR="00E35F1F">
              <w:rPr>
                <w:noProof/>
                <w:webHidden/>
              </w:rPr>
              <w:fldChar w:fldCharType="end"/>
            </w:r>
          </w:hyperlink>
        </w:p>
        <w:p w14:paraId="6163FE04" w14:textId="7433EF91" w:rsidR="00E35F1F" w:rsidRDefault="008B7CFC">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EC501B">
              <w:rPr>
                <w:noProof/>
                <w:webHidden/>
              </w:rPr>
              <w:t>864</w:t>
            </w:r>
            <w:r w:rsidR="00E35F1F">
              <w:rPr>
                <w:noProof/>
                <w:webHidden/>
              </w:rPr>
              <w:fldChar w:fldCharType="end"/>
            </w:r>
          </w:hyperlink>
        </w:p>
        <w:p w14:paraId="5414B77E" w14:textId="03656548" w:rsidR="00E35F1F" w:rsidRDefault="008B7CFC">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EC501B">
              <w:rPr>
                <w:noProof/>
                <w:webHidden/>
              </w:rPr>
              <w:t>864</w:t>
            </w:r>
            <w:r w:rsidR="00E35F1F">
              <w:rPr>
                <w:noProof/>
                <w:webHidden/>
              </w:rPr>
              <w:fldChar w:fldCharType="end"/>
            </w:r>
          </w:hyperlink>
        </w:p>
        <w:p w14:paraId="39D04706" w14:textId="4E270884" w:rsidR="00E35F1F" w:rsidRDefault="008B7CFC">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EC501B">
              <w:rPr>
                <w:noProof/>
                <w:webHidden/>
              </w:rPr>
              <w:t>864</w:t>
            </w:r>
            <w:r w:rsidR="00E35F1F">
              <w:rPr>
                <w:noProof/>
                <w:webHidden/>
              </w:rPr>
              <w:fldChar w:fldCharType="end"/>
            </w:r>
          </w:hyperlink>
        </w:p>
        <w:p w14:paraId="06417A63" w14:textId="76CEBC01" w:rsidR="00E35F1F" w:rsidRDefault="008B7CFC">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EC501B">
              <w:rPr>
                <w:noProof/>
                <w:webHidden/>
              </w:rPr>
              <w:t>864</w:t>
            </w:r>
            <w:r w:rsidR="00E35F1F">
              <w:rPr>
                <w:noProof/>
                <w:webHidden/>
              </w:rPr>
              <w:fldChar w:fldCharType="end"/>
            </w:r>
          </w:hyperlink>
        </w:p>
        <w:p w14:paraId="1900ED34" w14:textId="102690F1" w:rsidR="00E35F1F" w:rsidRDefault="008B7CFC">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EC501B">
              <w:rPr>
                <w:noProof/>
                <w:webHidden/>
              </w:rPr>
              <w:t>865</w:t>
            </w:r>
            <w:r w:rsidR="00E35F1F">
              <w:rPr>
                <w:noProof/>
                <w:webHidden/>
              </w:rPr>
              <w:fldChar w:fldCharType="end"/>
            </w:r>
          </w:hyperlink>
        </w:p>
        <w:p w14:paraId="53989112" w14:textId="4FDFECCD" w:rsidR="00E35F1F" w:rsidRDefault="008B7CFC">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EC501B">
              <w:rPr>
                <w:noProof/>
                <w:webHidden/>
              </w:rPr>
              <w:t>867</w:t>
            </w:r>
            <w:r w:rsidR="00E35F1F">
              <w:rPr>
                <w:noProof/>
                <w:webHidden/>
              </w:rPr>
              <w:fldChar w:fldCharType="end"/>
            </w:r>
          </w:hyperlink>
        </w:p>
        <w:p w14:paraId="1F024DB0" w14:textId="1114BD2A" w:rsidR="00E35F1F" w:rsidRDefault="008B7CFC">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EC501B">
              <w:rPr>
                <w:noProof/>
                <w:webHidden/>
              </w:rPr>
              <w:t>867</w:t>
            </w:r>
            <w:r w:rsidR="00E35F1F">
              <w:rPr>
                <w:noProof/>
                <w:webHidden/>
              </w:rPr>
              <w:fldChar w:fldCharType="end"/>
            </w:r>
          </w:hyperlink>
        </w:p>
        <w:p w14:paraId="366B0CDD" w14:textId="7F412135" w:rsidR="00E35F1F" w:rsidRDefault="008B7CFC">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EC501B">
              <w:rPr>
                <w:noProof/>
                <w:webHidden/>
              </w:rPr>
              <w:t>867</w:t>
            </w:r>
            <w:r w:rsidR="00E35F1F">
              <w:rPr>
                <w:noProof/>
                <w:webHidden/>
              </w:rPr>
              <w:fldChar w:fldCharType="end"/>
            </w:r>
          </w:hyperlink>
        </w:p>
        <w:p w14:paraId="43D94F67" w14:textId="295F2E84" w:rsidR="00E35F1F" w:rsidRDefault="008B7CFC">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EC501B">
              <w:rPr>
                <w:noProof/>
                <w:webHidden/>
              </w:rPr>
              <w:t>867</w:t>
            </w:r>
            <w:r w:rsidR="00E35F1F">
              <w:rPr>
                <w:noProof/>
                <w:webHidden/>
              </w:rPr>
              <w:fldChar w:fldCharType="end"/>
            </w:r>
          </w:hyperlink>
        </w:p>
        <w:p w14:paraId="02C80973" w14:textId="5CA071D4" w:rsidR="00E35F1F" w:rsidRDefault="008B7CFC">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EC501B">
              <w:rPr>
                <w:noProof/>
                <w:webHidden/>
              </w:rPr>
              <w:t>876</w:t>
            </w:r>
            <w:r w:rsidR="00E35F1F">
              <w:rPr>
                <w:noProof/>
                <w:webHidden/>
              </w:rPr>
              <w:fldChar w:fldCharType="end"/>
            </w:r>
          </w:hyperlink>
        </w:p>
        <w:p w14:paraId="4F1F2AE3" w14:textId="192540BD" w:rsidR="00E35F1F" w:rsidRDefault="008B7CFC">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EC501B">
              <w:rPr>
                <w:noProof/>
                <w:webHidden/>
              </w:rPr>
              <w:t>877</w:t>
            </w:r>
            <w:r w:rsidR="00E35F1F">
              <w:rPr>
                <w:noProof/>
                <w:webHidden/>
              </w:rPr>
              <w:fldChar w:fldCharType="end"/>
            </w:r>
          </w:hyperlink>
        </w:p>
        <w:p w14:paraId="79BD2373" w14:textId="0F50D366" w:rsidR="00E35F1F" w:rsidRDefault="008B7CFC">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EC501B">
              <w:rPr>
                <w:noProof/>
                <w:webHidden/>
              </w:rPr>
              <w:t>877</w:t>
            </w:r>
            <w:r w:rsidR="00E35F1F">
              <w:rPr>
                <w:noProof/>
                <w:webHidden/>
              </w:rPr>
              <w:fldChar w:fldCharType="end"/>
            </w:r>
          </w:hyperlink>
        </w:p>
        <w:p w14:paraId="6805F394" w14:textId="3A1E9385" w:rsidR="00E35F1F" w:rsidRDefault="008B7CFC">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EC501B">
              <w:rPr>
                <w:noProof/>
                <w:webHidden/>
              </w:rPr>
              <w:t>878</w:t>
            </w:r>
            <w:r w:rsidR="00E35F1F">
              <w:rPr>
                <w:noProof/>
                <w:webHidden/>
              </w:rPr>
              <w:fldChar w:fldCharType="end"/>
            </w:r>
          </w:hyperlink>
        </w:p>
        <w:p w14:paraId="475E57E5" w14:textId="3439CE75" w:rsidR="00E35F1F" w:rsidRDefault="008B7CFC">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EC501B">
              <w:rPr>
                <w:noProof/>
                <w:webHidden/>
              </w:rPr>
              <w:t>879</w:t>
            </w:r>
            <w:r w:rsidR="00E35F1F">
              <w:rPr>
                <w:noProof/>
                <w:webHidden/>
              </w:rPr>
              <w:fldChar w:fldCharType="end"/>
            </w:r>
          </w:hyperlink>
        </w:p>
        <w:p w14:paraId="095ED1F3" w14:textId="545425BD" w:rsidR="00E35F1F" w:rsidRDefault="008B7CFC">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EC501B">
              <w:rPr>
                <w:noProof/>
                <w:webHidden/>
              </w:rPr>
              <w:t>880</w:t>
            </w:r>
            <w:r w:rsidR="00E35F1F">
              <w:rPr>
                <w:noProof/>
                <w:webHidden/>
              </w:rPr>
              <w:fldChar w:fldCharType="end"/>
            </w:r>
          </w:hyperlink>
        </w:p>
        <w:p w14:paraId="15A8FE05" w14:textId="098E402E" w:rsidR="00E35F1F" w:rsidRDefault="008B7CFC">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EC501B">
              <w:rPr>
                <w:noProof/>
                <w:webHidden/>
              </w:rPr>
              <w:t>880</w:t>
            </w:r>
            <w:r w:rsidR="00E35F1F">
              <w:rPr>
                <w:noProof/>
                <w:webHidden/>
              </w:rPr>
              <w:fldChar w:fldCharType="end"/>
            </w:r>
          </w:hyperlink>
        </w:p>
        <w:p w14:paraId="0F25B5C6" w14:textId="1F539F61" w:rsidR="00E35F1F" w:rsidRDefault="008B7CFC">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EC501B">
              <w:rPr>
                <w:noProof/>
                <w:webHidden/>
              </w:rPr>
              <w:t>880</w:t>
            </w:r>
            <w:r w:rsidR="00E35F1F">
              <w:rPr>
                <w:noProof/>
                <w:webHidden/>
              </w:rPr>
              <w:fldChar w:fldCharType="end"/>
            </w:r>
          </w:hyperlink>
        </w:p>
        <w:p w14:paraId="34BB29FF" w14:textId="78109DD8" w:rsidR="00E35F1F" w:rsidRDefault="008B7CFC">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EC501B">
              <w:rPr>
                <w:noProof/>
                <w:webHidden/>
              </w:rPr>
              <w:t>880</w:t>
            </w:r>
            <w:r w:rsidR="00E35F1F">
              <w:rPr>
                <w:noProof/>
                <w:webHidden/>
              </w:rPr>
              <w:fldChar w:fldCharType="end"/>
            </w:r>
          </w:hyperlink>
        </w:p>
        <w:p w14:paraId="0B46F6E7" w14:textId="6098B9AE" w:rsidR="00E35F1F" w:rsidRDefault="008B7CFC">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EC501B">
              <w:rPr>
                <w:noProof/>
                <w:webHidden/>
              </w:rPr>
              <w:t>882</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39" w:name="_Ref436250616"/>
      <w:bookmarkStart w:id="1540" w:name="_Toc448227589"/>
      <w:r>
        <w:lastRenderedPageBreak/>
        <w:t>May 1 / Pashons 6: St. Macarius of Alexandria, the Presbyter</w:t>
      </w:r>
      <w:bookmarkEnd w:id="1535"/>
      <w:bookmarkEnd w:id="1539"/>
      <w:bookmarkEnd w:id="1540"/>
    </w:p>
    <w:p w14:paraId="65054283" w14:textId="77777777" w:rsidR="00137929" w:rsidRDefault="00137929" w:rsidP="00137929">
      <w:pPr>
        <w:pStyle w:val="Heading4"/>
      </w:pPr>
      <w:bookmarkStart w:id="1541" w:name="_Ref434490596"/>
      <w:r>
        <w:t>The Doxology</w:t>
      </w:r>
      <w:r w:rsidR="00B46E6E">
        <w:t xml:space="preserve"> for St. Macarius of Alexandria, the Presbyter</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42" w:name="_Ref434560539"/>
      <w:bookmarkStart w:id="1543" w:name="_Toc448227590"/>
      <w:r>
        <w:t>May 2 / Pashons 7: St. Athanasius the Apostolic</w:t>
      </w:r>
      <w:bookmarkEnd w:id="1542"/>
      <w:bookmarkEnd w:id="1543"/>
    </w:p>
    <w:p w14:paraId="5C918841" w14:textId="77777777" w:rsidR="00EE657B" w:rsidRDefault="00EE657B" w:rsidP="00EE657B">
      <w:pPr>
        <w:pStyle w:val="Heading4"/>
      </w:pPr>
      <w:bookmarkStart w:id="1544" w:name="_Ref434492183"/>
      <w:r>
        <w:t>The Doxology</w:t>
      </w:r>
      <w:r w:rsidR="00B82753">
        <w:t xml:space="preserve"> for St. Athanasius the Apostolic</w:t>
      </w:r>
      <w:bookmarkEnd w:id="1544"/>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EC501B">
        <w:t>The Doxology of St. Athanasius the Apostolic</w:t>
      </w:r>
      <w:r>
        <w:fldChar w:fldCharType="end"/>
      </w:r>
      <w:r>
        <w:t xml:space="preserve">, page </w:t>
      </w:r>
      <w:r>
        <w:fldChar w:fldCharType="begin"/>
      </w:r>
      <w:r>
        <w:instrText xml:space="preserve"> PAGEREF _Ref434492161 \h </w:instrText>
      </w:r>
      <w:r>
        <w:fldChar w:fldCharType="separate"/>
      </w:r>
      <w:r w:rsidR="00EC501B">
        <w:rPr>
          <w:noProof/>
        </w:rPr>
        <w:t>640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45" w:name="_Ref434492196"/>
      <w:r>
        <w:lastRenderedPageBreak/>
        <w:t>Another</w:t>
      </w:r>
      <w:r w:rsidR="0047441D">
        <w:t xml:space="preserve"> Doxology</w:t>
      </w:r>
      <w:r>
        <w:t xml:space="preserve"> for St. Athanasius the Apostolic</w:t>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24"/>
            </w:r>
            <w:r>
              <w:t>;</w:t>
            </w:r>
          </w:p>
          <w:p w14:paraId="38DFDD79" w14:textId="77777777" w:rsidR="0047441D" w:rsidRDefault="0047441D" w:rsidP="0047441D">
            <w:pPr>
              <w:pStyle w:val="EngHang"/>
            </w:pPr>
            <w:r>
              <w:t>He sent them “the Father of Peace</w:t>
            </w:r>
            <w:r>
              <w:rPr>
                <w:rStyle w:val="FootnoteReference"/>
              </w:rPr>
              <w:footnoteReference w:id="925"/>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46" w:name="_Toc448227591"/>
      <w:r>
        <w:t>May 7 / Pashons 12: Commemoration of Archangel Michael</w:t>
      </w:r>
      <w:bookmarkEnd w:id="1546"/>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18F2AB5D" w14:textId="77777777" w:rsidR="00B53E05" w:rsidRDefault="00B53E05" w:rsidP="00B53E05">
      <w:pPr>
        <w:pStyle w:val="Heading3"/>
      </w:pPr>
      <w:bookmarkStart w:id="1547" w:name="_Toc448227592"/>
      <w:r>
        <w:t>May 7 / Pashons 12: Also the Consecration of the Church of St. Demiana</w:t>
      </w:r>
      <w:bookmarkEnd w:id="1547"/>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EC501B">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EC501B">
        <w:rPr>
          <w:noProof/>
        </w:rPr>
        <w:t>821</w:t>
      </w:r>
      <w:r w:rsidR="002409EF">
        <w:fldChar w:fldCharType="end"/>
      </w:r>
      <w:r>
        <w:t>.</w:t>
      </w:r>
    </w:p>
    <w:p w14:paraId="3E105B3E" w14:textId="77777777" w:rsidR="00220DFD" w:rsidRDefault="00220DFD" w:rsidP="00220DFD">
      <w:pPr>
        <w:pStyle w:val="Heading3"/>
      </w:pPr>
      <w:bookmarkStart w:id="1548" w:name="_Toc448227593"/>
      <w:r>
        <w:t>May 8 / Pashons 13 St. Junia of the Seventy Two Disciples</w:t>
      </w:r>
      <w:bookmarkEnd w:id="1548"/>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D1738E1" w14:textId="77777777" w:rsidR="00220DFD" w:rsidRDefault="00220DFD" w:rsidP="00220DFD">
      <w:pPr>
        <w:pStyle w:val="Heading3"/>
      </w:pPr>
      <w:bookmarkStart w:id="1549" w:name="_Toc448227594"/>
      <w:r>
        <w:t xml:space="preserve">May 8 / Pashons 13 Also St. </w:t>
      </w:r>
      <w:commentRangeStart w:id="1550"/>
      <w:r>
        <w:t>Arsenius</w:t>
      </w:r>
      <w:commentRangeEnd w:id="1550"/>
      <w:r>
        <w:rPr>
          <w:rStyle w:val="CommentReference"/>
          <w:rFonts w:eastAsiaTheme="minorHAnsi" w:cstheme="minorBidi"/>
          <w:b w:val="0"/>
          <w:bCs w:val="0"/>
        </w:rPr>
        <w:commentReference w:id="1550"/>
      </w:r>
      <w:bookmarkEnd w:id="1549"/>
    </w:p>
    <w:p w14:paraId="2EEE01C8" w14:textId="77777777" w:rsidR="00220DFD" w:rsidRDefault="00220DFD" w:rsidP="00220DFD">
      <w:pPr>
        <w:pStyle w:val="Heading4"/>
      </w:pPr>
      <w:bookmarkStart w:id="1551" w:name="_Ref434490892"/>
      <w:r>
        <w:t>The Doxology</w:t>
      </w:r>
      <w:r w:rsidR="00810F04">
        <w:t xml:space="preserve"> for St. Arsenius</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52" w:name="_Toc448227595"/>
      <w:r>
        <w:t>May 9 / Pashons 14: St. Pachomius</w:t>
      </w:r>
      <w:bookmarkEnd w:id="1552"/>
    </w:p>
    <w:p w14:paraId="1731E46B" w14:textId="77777777" w:rsidR="00C30529" w:rsidRDefault="00C30529" w:rsidP="00C30529">
      <w:pPr>
        <w:pStyle w:val="Heading4"/>
      </w:pPr>
      <w:bookmarkStart w:id="1553" w:name="_Ref434491150"/>
      <w:r>
        <w:t>The Doxology</w:t>
      </w:r>
      <w:r w:rsidR="00810F04">
        <w:t xml:space="preserve"> for St. Pachomius</w:t>
      </w:r>
      <w:bookmarkEnd w:id="15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54" w:name="_Toc448227596"/>
      <w:r>
        <w:lastRenderedPageBreak/>
        <w:t>May 11 / Pashons 16: Commemoration of St. John the Evangelist</w:t>
      </w:r>
      <w:bookmarkEnd w:id="1554"/>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EC501B">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EC501B">
        <w:rPr>
          <w:noProof/>
        </w:rPr>
        <w:t>767</w:t>
      </w:r>
      <w:r w:rsidR="002409EF">
        <w:fldChar w:fldCharType="end"/>
      </w:r>
      <w:r>
        <w:t>.</w:t>
      </w:r>
    </w:p>
    <w:p w14:paraId="194D23B6" w14:textId="77777777" w:rsidR="005329C1" w:rsidRDefault="005329C1" w:rsidP="005329C1">
      <w:pPr>
        <w:pStyle w:val="Heading3"/>
      </w:pPr>
      <w:bookmarkStart w:id="1555" w:name="_Toc448227597"/>
      <w:r>
        <w:t>May 16 / Pashons 21: Commemoration of the Theotokos</w:t>
      </w:r>
      <w:bookmarkEnd w:id="1555"/>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5950977D" w14:textId="77777777" w:rsidR="00160DE3" w:rsidRDefault="00160DE3" w:rsidP="00160DE3">
      <w:pPr>
        <w:pStyle w:val="Heading3"/>
      </w:pPr>
      <w:bookmarkStart w:id="1556" w:name="_Toc448227598"/>
      <w:r>
        <w:t xml:space="preserve">May 17 / Pashons 22: Departure of St. Andronicus the </w:t>
      </w:r>
      <w:r w:rsidR="00191A26">
        <w:t>Disciple</w:t>
      </w:r>
      <w:bookmarkEnd w:id="1556"/>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E2A1C06" w14:textId="77777777" w:rsidR="00495F1A" w:rsidRDefault="00C30529" w:rsidP="00495F1A">
      <w:pPr>
        <w:pStyle w:val="Heading3"/>
      </w:pPr>
      <w:bookmarkStart w:id="1557" w:name="_Toc448227599"/>
      <w:r>
        <w:t xml:space="preserve">May 19 / Pashons 24: </w:t>
      </w:r>
      <w:r w:rsidR="00495F1A">
        <w:t>The Entrance into Egypt</w:t>
      </w:r>
      <w:bookmarkEnd w:id="1538"/>
      <w:bookmarkEnd w:id="1537"/>
      <w:bookmarkEnd w:id="1536"/>
      <w:bookmarkEnd w:id="1557"/>
    </w:p>
    <w:p w14:paraId="608201BF" w14:textId="77777777" w:rsidR="00C30529" w:rsidRDefault="00C30529" w:rsidP="00C30529">
      <w:pPr>
        <w:pStyle w:val="Heading4"/>
      </w:pPr>
      <w:bookmarkStart w:id="1558" w:name="_Ref434477906"/>
      <w:r>
        <w:t>The Doxology</w:t>
      </w:r>
      <w:r w:rsidR="00E21EA3">
        <w:t xml:space="preserve"> for the Entrance into Egypt</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59" w:name="_Ref434476089"/>
      <w:r>
        <w:t>The Psali Adam</w:t>
      </w:r>
      <w:r w:rsidR="006C1B94">
        <w:t xml:space="preserve"> for the Entrance into Egypt</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60" w:name="_Ref434476112"/>
      <w:r>
        <w:t>The Psali Batos</w:t>
      </w:r>
      <w:r w:rsidR="006C1B94">
        <w:t xml:space="preserve"> for the Entrance into Egypt</w:t>
      </w:r>
      <w:bookmarkEnd w:id="1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61"/>
            <w:r>
              <w:t>approached</w:t>
            </w:r>
            <w:commentRangeEnd w:id="1561"/>
            <w:r>
              <w:rPr>
                <w:rStyle w:val="CommentReference"/>
              </w:rPr>
              <w:commentReference w:id="1561"/>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62"/>
            <w:r>
              <w:t xml:space="preserve">Ⲫⲱⲕ </w:t>
            </w:r>
            <w:commentRangeEnd w:id="1562"/>
            <w:r>
              <w:rPr>
                <w:rStyle w:val="CommentReference"/>
                <w:rFonts w:ascii="Times New Roman" w:hAnsi="Times New Roman"/>
              </w:rPr>
              <w:commentReference w:id="1562"/>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63" w:name="_Toc448227600"/>
      <w:r>
        <w:lastRenderedPageBreak/>
        <w:t>May 19 / Pashons 24: Also, St. Pashnouni, the Monk and Martyr</w:t>
      </w:r>
      <w:bookmarkEnd w:id="1563"/>
    </w:p>
    <w:p w14:paraId="408F0E44" w14:textId="77777777" w:rsidR="00A055D8" w:rsidRDefault="00A055D8" w:rsidP="00A055D8">
      <w:pPr>
        <w:pStyle w:val="Heading4"/>
      </w:pPr>
      <w:bookmarkStart w:id="1564" w:name="_Ref434491429"/>
      <w:r>
        <w:t>The Doxology</w:t>
      </w:r>
      <w:r w:rsidR="00810F04">
        <w:t xml:space="preserve"> for St. Pashnouni</w:t>
      </w:r>
      <w:bookmarkEnd w:id="15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65" w:name="_Toc448227601"/>
      <w:r>
        <w:t xml:space="preserve">May 21 / Pashons 26: </w:t>
      </w:r>
      <w:r w:rsidR="00072324">
        <w:t>Martyrdom of St. Thomas the Apostle</w:t>
      </w:r>
      <w:bookmarkEnd w:id="1565"/>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5401C91D" w14:textId="77777777" w:rsidR="007A6E4F" w:rsidRDefault="007A6E4F" w:rsidP="00160DE3">
      <w:pPr>
        <w:pStyle w:val="Heading3"/>
      </w:pPr>
      <w:bookmarkStart w:id="1566" w:name="_Toc448227602"/>
      <w:r>
        <w:t>May 22 / Pashons 27: St. Thomas the Anchorite</w:t>
      </w:r>
      <w:bookmarkEnd w:id="1566"/>
    </w:p>
    <w:p w14:paraId="638D349A" w14:textId="77777777" w:rsidR="007A6E4F" w:rsidRDefault="007A6E4F" w:rsidP="007A6E4F">
      <w:pPr>
        <w:pStyle w:val="Heading4"/>
      </w:pPr>
      <w:bookmarkStart w:id="1567" w:name="_Ref434490403"/>
      <w:r>
        <w:t>The Doxology</w:t>
      </w:r>
      <w:r w:rsidR="00B46E6E">
        <w:t xml:space="preserve"> for St. Thomas the Anchorite</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68"/>
            <w:r>
              <w:t>Like amber</w:t>
            </w:r>
          </w:p>
          <w:p w14:paraId="2CE5E879" w14:textId="77777777" w:rsidR="007A6E4F" w:rsidRDefault="007A6E4F" w:rsidP="007A6E4F">
            <w:pPr>
              <w:pStyle w:val="EngHangEnd"/>
            </w:pPr>
            <w:r>
              <w:t>Spreading in paradise.</w:t>
            </w:r>
            <w:commentRangeEnd w:id="1568"/>
            <w:r>
              <w:rPr>
                <w:rStyle w:val="CommentReference"/>
                <w:rFonts w:ascii="Times New Roman" w:eastAsiaTheme="minorHAnsi" w:hAnsi="Times New Roman" w:cstheme="minorBidi"/>
                <w:color w:val="auto"/>
              </w:rPr>
              <w:commentReference w:id="1568"/>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69" w:name="_Toc448227603"/>
      <w:r>
        <w:t>May 24 (25) / Pashons 29: Commemoration of the Annunciation, Nativity, and Resurrection on the 29</w:t>
      </w:r>
      <w:r w:rsidRPr="00C0205C">
        <w:rPr>
          <w:vertAlign w:val="superscript"/>
        </w:rPr>
        <w:t>th</w:t>
      </w:r>
      <w:r>
        <w:t xml:space="preserve"> of Every Month</w:t>
      </w:r>
      <w:bookmarkEnd w:id="1569"/>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035949E7" w14:textId="702B32CB" w:rsidR="00D552F6" w:rsidRDefault="00D552F6" w:rsidP="00D552F6">
      <w:pPr>
        <w:pStyle w:val="Heading3"/>
      </w:pPr>
      <w:bookmarkStart w:id="1570" w:name="_Toc448227604"/>
      <w:r>
        <w:lastRenderedPageBreak/>
        <w:t xml:space="preserve">May 24 (25) / Pashons 29: Also St. </w:t>
      </w:r>
      <w:r w:rsidR="00F525F0">
        <w:t>Simeon</w:t>
      </w:r>
      <w:r>
        <w:t xml:space="preserve"> the Stylite</w:t>
      </w:r>
      <w:bookmarkEnd w:id="1570"/>
    </w:p>
    <w:p w14:paraId="6BC6625E" w14:textId="07CBC558" w:rsidR="00F525F0" w:rsidRPr="00F525F0" w:rsidRDefault="00F525F0" w:rsidP="00F525F0">
      <w:pPr>
        <w:pStyle w:val="Heading4"/>
      </w:pPr>
      <w:bookmarkStart w:id="1571" w:name="_Ref439328220"/>
      <w:r>
        <w:t>The Doxology for St. Simeon the Stylite</w:t>
      </w:r>
      <w:r w:rsidR="00BD2B3F">
        <w:rPr>
          <w:rStyle w:val="FootnoteReference"/>
        </w:rPr>
        <w:footnoteReference w:id="926"/>
      </w:r>
      <w:bookmarkEnd w:id="15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72" w:name="_Toc448227605"/>
      <w:r>
        <w:t>May 25 / Pashons 30: Departure of St. Fournous the Disciple</w:t>
      </w:r>
      <w:bookmarkEnd w:id="1572"/>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FCC02EA" w14:textId="77777777" w:rsidR="00F26510" w:rsidRDefault="00F26510" w:rsidP="00F26510">
      <w:pPr>
        <w:pStyle w:val="Heading3"/>
      </w:pPr>
      <w:bookmarkStart w:id="1573" w:name="_Toc448227606"/>
      <w:r>
        <w:t>May 27 / Paoni 2: St. Commemoration of the Appearance of the Bodies of St. John the Baptist and Elisha the Prophet</w:t>
      </w:r>
      <w:bookmarkEnd w:id="1573"/>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EC501B">
        <w:t>The Doxology of St. John the Baptist</w:t>
      </w:r>
      <w:r>
        <w:fldChar w:fldCharType="end"/>
      </w:r>
      <w:r>
        <w:t xml:space="preserve"> on pages </w:t>
      </w:r>
      <w:r>
        <w:fldChar w:fldCharType="begin"/>
      </w:r>
      <w:r>
        <w:instrText xml:space="preserve"> PAGEREF _Ref434488524 \h </w:instrText>
      </w:r>
      <w:r>
        <w:fldChar w:fldCharType="separate"/>
      </w:r>
      <w:r w:rsidR="00EC501B">
        <w:rPr>
          <w:noProof/>
        </w:rPr>
        <w:t>623</w:t>
      </w:r>
      <w:r>
        <w:fldChar w:fldCharType="end"/>
      </w:r>
      <w:r>
        <w:t xml:space="preserve"> and </w:t>
      </w:r>
      <w:r>
        <w:fldChar w:fldCharType="begin"/>
      </w:r>
      <w:r>
        <w:instrText xml:space="preserve"> PAGEREF _Ref434488546 \h </w:instrText>
      </w:r>
      <w:r>
        <w:fldChar w:fldCharType="separate"/>
      </w:r>
      <w:r w:rsidR="00EC501B">
        <w:rPr>
          <w:noProof/>
        </w:rPr>
        <w:t>624</w:t>
      </w:r>
      <w:r>
        <w:fldChar w:fldCharType="end"/>
      </w:r>
      <w:r>
        <w:t>.</w:t>
      </w:r>
    </w:p>
    <w:p w14:paraId="7D3D9074" w14:textId="77777777" w:rsidR="00601ED3" w:rsidRDefault="00601ED3" w:rsidP="00601ED3">
      <w:pPr>
        <w:pStyle w:val="Heading3"/>
      </w:pPr>
      <w:bookmarkStart w:id="1574" w:name="_Toc448227607"/>
      <w:r>
        <w:t>May 28 / Paoni 3: Consecration of St. George’s Church</w:t>
      </w:r>
      <w:bookmarkEnd w:id="1574"/>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EC501B">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EC501B">
        <w:rPr>
          <w:noProof/>
        </w:rPr>
        <w:t>856</w:t>
      </w:r>
      <w:r w:rsidR="002409EF">
        <w:fldChar w:fldCharType="end"/>
      </w:r>
      <w:r>
        <w:t>.</w:t>
      </w:r>
    </w:p>
    <w:p w14:paraId="2D4ABA3A" w14:textId="77777777" w:rsidR="00C30529" w:rsidRDefault="00C30529" w:rsidP="00C30529">
      <w:pPr>
        <w:pStyle w:val="Heading3"/>
      </w:pPr>
      <w:bookmarkStart w:id="1575" w:name="_Toc448227608"/>
      <w:r>
        <w:t xml:space="preserve">May 28 / Paoni 3: </w:t>
      </w:r>
      <w:r w:rsidR="00601ED3">
        <w:t xml:space="preserve">Also </w:t>
      </w:r>
      <w:r>
        <w:t>St. Abraam of Fayyoum</w:t>
      </w:r>
      <w:bookmarkEnd w:id="1575"/>
    </w:p>
    <w:p w14:paraId="26D71FAF" w14:textId="77777777" w:rsidR="00C30529" w:rsidRDefault="00C30529" w:rsidP="00C30529">
      <w:pPr>
        <w:pStyle w:val="Heading4"/>
      </w:pPr>
      <w:bookmarkStart w:id="1576" w:name="_Ref434492469"/>
      <w:r>
        <w:t>The Doxology</w:t>
      </w:r>
      <w:r w:rsidR="00B82753">
        <w:t xml:space="preserve"> for St. Abraam of Fayyoum</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27"/>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80" w:name="_Toc448227609"/>
      <w:r>
        <w:t>May 30 / Paoni 5: Consecration of the Church of St. Victor</w:t>
      </w:r>
      <w:bookmarkEnd w:id="1580"/>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EC501B">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EC501B">
        <w:rPr>
          <w:noProof/>
        </w:rPr>
        <w:t>722</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81" w:name="_Toc410196217"/>
      <w:bookmarkStart w:id="1582" w:name="_Toc410196459"/>
      <w:bookmarkStart w:id="1583" w:name="_Toc410196961"/>
      <w:bookmarkStart w:id="1584" w:name="_Toc448696654"/>
      <w:bookmarkStart w:id="1585" w:name="June"/>
      <w:bookmarkEnd w:id="1534"/>
      <w:r>
        <w:lastRenderedPageBreak/>
        <w:t>June</w:t>
      </w:r>
      <w:bookmarkEnd w:id="1581"/>
      <w:bookmarkEnd w:id="1582"/>
      <w:bookmarkEnd w:id="1583"/>
      <w:r w:rsidR="00C30529">
        <w:t xml:space="preserve"> or </w:t>
      </w:r>
      <w:r w:rsidR="00C30529">
        <w:rPr>
          <w:rFonts w:ascii="FreeSerifAvvaShenouda" w:hAnsi="FreeSerifAvvaShenouda" w:cs="FreeSerifAvvaShenouda"/>
        </w:rPr>
        <w:t>Ⲡⲁⲱⲛⲉ</w:t>
      </w:r>
      <w:bookmarkEnd w:id="1584"/>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EC501B">
              <w:rPr>
                <w:noProof/>
                <w:webHidden/>
              </w:rPr>
              <w:t>884</w:t>
            </w:r>
            <w:r w:rsidR="00E35F1F">
              <w:rPr>
                <w:noProof/>
                <w:webHidden/>
              </w:rPr>
              <w:fldChar w:fldCharType="end"/>
            </w:r>
          </w:hyperlink>
        </w:p>
        <w:p w14:paraId="21716B4D" w14:textId="62933FDD" w:rsidR="00E35F1F" w:rsidRDefault="008B7CFC">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EC501B">
              <w:rPr>
                <w:noProof/>
                <w:webHidden/>
              </w:rPr>
              <w:t>891</w:t>
            </w:r>
            <w:r w:rsidR="00E35F1F">
              <w:rPr>
                <w:noProof/>
                <w:webHidden/>
              </w:rPr>
              <w:fldChar w:fldCharType="end"/>
            </w:r>
          </w:hyperlink>
        </w:p>
        <w:p w14:paraId="172E3EC5" w14:textId="6C940B30" w:rsidR="00E35F1F" w:rsidRDefault="008B7CFC">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EC501B">
              <w:rPr>
                <w:noProof/>
                <w:webHidden/>
              </w:rPr>
              <w:t>891</w:t>
            </w:r>
            <w:r w:rsidR="00E35F1F">
              <w:rPr>
                <w:noProof/>
                <w:webHidden/>
              </w:rPr>
              <w:fldChar w:fldCharType="end"/>
            </w:r>
          </w:hyperlink>
        </w:p>
        <w:p w14:paraId="642ABE37" w14:textId="2F2BB736" w:rsidR="00E35F1F" w:rsidRDefault="008B7CFC">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EC501B">
              <w:rPr>
                <w:noProof/>
                <w:webHidden/>
              </w:rPr>
              <w:t>892</w:t>
            </w:r>
            <w:r w:rsidR="00E35F1F">
              <w:rPr>
                <w:noProof/>
                <w:webHidden/>
              </w:rPr>
              <w:fldChar w:fldCharType="end"/>
            </w:r>
          </w:hyperlink>
        </w:p>
        <w:p w14:paraId="56D03C17" w14:textId="61FCA391" w:rsidR="00E35F1F" w:rsidRDefault="008B7CFC">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EC501B">
              <w:rPr>
                <w:noProof/>
                <w:webHidden/>
              </w:rPr>
              <w:t>893</w:t>
            </w:r>
            <w:r w:rsidR="00E35F1F">
              <w:rPr>
                <w:noProof/>
                <w:webHidden/>
              </w:rPr>
              <w:fldChar w:fldCharType="end"/>
            </w:r>
          </w:hyperlink>
        </w:p>
        <w:p w14:paraId="0D9E1EB7" w14:textId="2D57CAB7" w:rsidR="00E35F1F" w:rsidRDefault="008B7CFC">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EC501B">
              <w:rPr>
                <w:noProof/>
                <w:webHidden/>
              </w:rPr>
              <w:t>893</w:t>
            </w:r>
            <w:r w:rsidR="00E35F1F">
              <w:rPr>
                <w:noProof/>
                <w:webHidden/>
              </w:rPr>
              <w:fldChar w:fldCharType="end"/>
            </w:r>
          </w:hyperlink>
        </w:p>
        <w:p w14:paraId="060D1C97" w14:textId="12568D2A" w:rsidR="00E35F1F" w:rsidRDefault="008B7CFC">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EC501B">
              <w:rPr>
                <w:noProof/>
                <w:webHidden/>
              </w:rPr>
              <w:t>894</w:t>
            </w:r>
            <w:r w:rsidR="00E35F1F">
              <w:rPr>
                <w:noProof/>
                <w:webHidden/>
              </w:rPr>
              <w:fldChar w:fldCharType="end"/>
            </w:r>
          </w:hyperlink>
        </w:p>
        <w:p w14:paraId="400E729F" w14:textId="421315FF" w:rsidR="00E35F1F" w:rsidRDefault="008B7CFC">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EC501B">
              <w:rPr>
                <w:noProof/>
                <w:webHidden/>
              </w:rPr>
              <w:t>895</w:t>
            </w:r>
            <w:r w:rsidR="00E35F1F">
              <w:rPr>
                <w:noProof/>
                <w:webHidden/>
              </w:rPr>
              <w:fldChar w:fldCharType="end"/>
            </w:r>
          </w:hyperlink>
        </w:p>
        <w:p w14:paraId="05500639" w14:textId="30C266F0" w:rsidR="00E35F1F" w:rsidRDefault="008B7CFC">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EC501B">
              <w:rPr>
                <w:noProof/>
                <w:webHidden/>
              </w:rPr>
              <w:t>895</w:t>
            </w:r>
            <w:r w:rsidR="00E35F1F">
              <w:rPr>
                <w:noProof/>
                <w:webHidden/>
              </w:rPr>
              <w:fldChar w:fldCharType="end"/>
            </w:r>
          </w:hyperlink>
        </w:p>
        <w:p w14:paraId="6A0B5E9E" w14:textId="200280C6" w:rsidR="00E35F1F" w:rsidRDefault="008B7CFC">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EC501B">
              <w:rPr>
                <w:noProof/>
                <w:webHidden/>
              </w:rPr>
              <w:t>895</w:t>
            </w:r>
            <w:r w:rsidR="00E35F1F">
              <w:rPr>
                <w:noProof/>
                <w:webHidden/>
              </w:rPr>
              <w:fldChar w:fldCharType="end"/>
            </w:r>
          </w:hyperlink>
        </w:p>
        <w:p w14:paraId="5139D027" w14:textId="3F369D43" w:rsidR="00E35F1F" w:rsidRDefault="008B7CFC">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EC501B">
              <w:rPr>
                <w:noProof/>
                <w:webHidden/>
              </w:rPr>
              <w:t>897</w:t>
            </w:r>
            <w:r w:rsidR="00E35F1F">
              <w:rPr>
                <w:noProof/>
                <w:webHidden/>
              </w:rPr>
              <w:fldChar w:fldCharType="end"/>
            </w:r>
          </w:hyperlink>
        </w:p>
        <w:p w14:paraId="31F35291" w14:textId="6F34CD50" w:rsidR="00E35F1F" w:rsidRDefault="008B7CFC">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EC501B">
              <w:rPr>
                <w:noProof/>
                <w:webHidden/>
              </w:rPr>
              <w:t>897</w:t>
            </w:r>
            <w:r w:rsidR="00E35F1F">
              <w:rPr>
                <w:noProof/>
                <w:webHidden/>
              </w:rPr>
              <w:fldChar w:fldCharType="end"/>
            </w:r>
          </w:hyperlink>
        </w:p>
        <w:p w14:paraId="5EB35BD1" w14:textId="6353D0D1" w:rsidR="00E35F1F" w:rsidRDefault="008B7CFC">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21D64448" w14:textId="17F2E8FD" w:rsidR="00E35F1F" w:rsidRDefault="008B7CFC">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34065274" w14:textId="3AA77A52" w:rsidR="00E35F1F" w:rsidRDefault="008B7CFC">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7195ECE0" w14:textId="637FFBE5" w:rsidR="00E35F1F" w:rsidRDefault="008B7CFC">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1FAD4B2F" w14:textId="611D9FDF" w:rsidR="00E35F1F" w:rsidRDefault="008B7CFC">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5629FCA6" w14:textId="1BE0C387" w:rsidR="00E35F1F" w:rsidRDefault="008B7CFC">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23CE5D73" w14:textId="2E78BBD6" w:rsidR="00E35F1F" w:rsidRDefault="008B7CFC">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3EE3C2E5" w14:textId="4841C289" w:rsidR="00E35F1F" w:rsidRDefault="008B7CFC">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EC501B">
              <w:rPr>
                <w:noProof/>
                <w:webHidden/>
              </w:rPr>
              <w:t>909</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86" w:name="_Toc448227610"/>
      <w:r>
        <w:lastRenderedPageBreak/>
        <w:t>The Apostles' Fast</w:t>
      </w:r>
      <w:bookmarkEnd w:id="1586"/>
    </w:p>
    <w:p w14:paraId="06362FF7" w14:textId="77777777" w:rsidR="00654C55" w:rsidRDefault="00654C55" w:rsidP="00654C55">
      <w:pPr>
        <w:pStyle w:val="Heading4"/>
      </w:pPr>
      <w:bookmarkStart w:id="1587" w:name="_Ref434476183"/>
      <w:r>
        <w:t>The Psali Adam</w:t>
      </w:r>
      <w:r w:rsidR="006C1B94">
        <w:t xml:space="preserve"> for the Apostles’ Fast</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88" w:name="_Ref434476204"/>
      <w:r>
        <w:t>The Psali Batos</w:t>
      </w:r>
      <w:r w:rsidR="006C1B94">
        <w:t xml:space="preserve"> for the Apostles’ Fast</w:t>
      </w:r>
      <w:bookmarkEnd w:id="1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89"/>
            <w:r>
              <w:t xml:space="preserve">the </w:t>
            </w:r>
            <w:commentRangeEnd w:id="1589"/>
            <w:r>
              <w:rPr>
                <w:rStyle w:val="CommentReference"/>
              </w:rPr>
              <w:commentReference w:id="1589"/>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90" w:name="_Toc448227611"/>
      <w:r>
        <w:t>June 6 / Paoni 12: Commemoration of Archangel Michael</w:t>
      </w:r>
      <w:bookmarkEnd w:id="1590"/>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6B7BA1A2" w14:textId="77777777" w:rsidR="00595AF3" w:rsidRDefault="00595AF3" w:rsidP="00595AF3">
      <w:pPr>
        <w:pStyle w:val="Heading3"/>
      </w:pPr>
      <w:bookmarkStart w:id="1591" w:name="_Toc448227612"/>
      <w:r>
        <w:t>June 7 / Paoni 13: Archangel Gabriel</w:t>
      </w:r>
      <w:r w:rsidR="00D31016">
        <w:t>, the Evangelist of Daniel</w:t>
      </w:r>
      <w:bookmarkEnd w:id="1591"/>
    </w:p>
    <w:p w14:paraId="00F4ACC1" w14:textId="77777777" w:rsidR="00595AF3" w:rsidRPr="00980D99" w:rsidRDefault="00595AF3" w:rsidP="00595AF3">
      <w:pPr>
        <w:pStyle w:val="Heading4"/>
      </w:pPr>
      <w:bookmarkStart w:id="1592" w:name="_Ref434488149"/>
      <w:r>
        <w:t>The Doxology</w:t>
      </w:r>
      <w:r w:rsidR="00B46E6E">
        <w:t xml:space="preserve"> for Archangel Gabriel, the Evangelist of Daniel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28"/>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29"/>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30"/>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93" w:name="_Ref434564551"/>
      <w:bookmarkStart w:id="1594" w:name="_Toc448227613"/>
      <w:r>
        <w:t>June 8 / Paoni 14: Sts. Apakir and John</w:t>
      </w:r>
      <w:bookmarkEnd w:id="1593"/>
      <w:bookmarkEnd w:id="1594"/>
    </w:p>
    <w:p w14:paraId="25CBD4EF" w14:textId="77777777" w:rsidR="006A0D7C" w:rsidRPr="00980D99" w:rsidRDefault="006A0D7C" w:rsidP="006A0D7C">
      <w:pPr>
        <w:pStyle w:val="Heading4"/>
      </w:pPr>
      <w:bookmarkStart w:id="1595" w:name="_Ref434489722"/>
      <w:r>
        <w:t>The Doxology</w:t>
      </w:r>
      <w:r w:rsidR="00B46E6E">
        <w:t xml:space="preserve"> for Sts. Apakir and John</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96" w:name="_Toc448227614"/>
      <w:r>
        <w:rPr>
          <w:lang w:val="en-US"/>
        </w:rPr>
        <w:t>June 9 / Paoni 15: Handing over of St. Mark's Relics</w:t>
      </w:r>
      <w:bookmarkEnd w:id="1596"/>
    </w:p>
    <w:p w14:paraId="12A16B61" w14:textId="77777777" w:rsidR="00980D99" w:rsidRDefault="00980D99" w:rsidP="00980D99">
      <w:pPr>
        <w:pStyle w:val="Heading3"/>
        <w:rPr>
          <w:lang w:val="en-US"/>
        </w:rPr>
      </w:pPr>
      <w:bookmarkStart w:id="1597" w:name="_Toc448227615"/>
      <w:r>
        <w:rPr>
          <w:lang w:val="en-US"/>
        </w:rPr>
        <w:t>June 11 / Paoni 17: Return of St. Mark's Relics</w:t>
      </w:r>
      <w:bookmarkEnd w:id="1597"/>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EC501B">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EC501B">
        <w:rPr>
          <w:noProof/>
          <w:lang w:val="en-US"/>
        </w:rPr>
        <w:t>858</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98" w:name="_Toc448227616"/>
      <w:r>
        <w:rPr>
          <w:lang w:val="en-US"/>
        </w:rPr>
        <w:lastRenderedPageBreak/>
        <w:t>June 13 / Paoni 19: Martyrdom of St. George of Zahim</w:t>
      </w:r>
      <w:bookmarkEnd w:id="1598"/>
    </w:p>
    <w:p w14:paraId="4EBBC2F1" w14:textId="77777777" w:rsidR="006D27E4" w:rsidRPr="00980D99" w:rsidRDefault="006D27E4" w:rsidP="006D27E4">
      <w:pPr>
        <w:pStyle w:val="Heading4"/>
      </w:pPr>
      <w:bookmarkStart w:id="1599" w:name="_Ref434489925"/>
      <w:r>
        <w:t>The Doxology</w:t>
      </w:r>
      <w:r w:rsidR="00B46E6E">
        <w:t xml:space="preserve"> for St. George of Zahim</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31"/>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00" w:name="_Toc448227617"/>
      <w:r>
        <w:lastRenderedPageBreak/>
        <w:t>June 15 / Paoni 21: Commemoration of the Theotokos</w:t>
      </w:r>
      <w:bookmarkEnd w:id="1600"/>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5EECE7CB" w14:textId="77777777" w:rsidR="00027E5B" w:rsidRDefault="00027E5B" w:rsidP="00027E5B">
      <w:pPr>
        <w:pStyle w:val="Heading3"/>
      </w:pPr>
      <w:bookmarkStart w:id="1601" w:name="_Toc448227618"/>
      <w:r>
        <w:t>June 16 / Paoni 22: Consecration of a Church of St. Cosmas and Damian, Their Brothers and Their Mother</w:t>
      </w:r>
      <w:bookmarkEnd w:id="1601"/>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EC501B">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EC501B">
        <w:rPr>
          <w:noProof/>
        </w:rPr>
        <w:t>699</w:t>
      </w:r>
      <w:r w:rsidR="002409EF">
        <w:fldChar w:fldCharType="end"/>
      </w:r>
      <w:r>
        <w:t>.</w:t>
      </w:r>
    </w:p>
    <w:p w14:paraId="2E5DB3E3" w14:textId="77777777" w:rsidR="00980D99" w:rsidRDefault="00980D99" w:rsidP="00980D99">
      <w:pPr>
        <w:pStyle w:val="Heading3"/>
        <w:rPr>
          <w:lang w:val="en-US"/>
        </w:rPr>
      </w:pPr>
      <w:bookmarkStart w:id="1602" w:name="_Toc448227619"/>
      <w:r>
        <w:rPr>
          <w:lang w:val="en-US"/>
        </w:rPr>
        <w:t xml:space="preserve">June 18 / Paoni 24: </w:t>
      </w:r>
      <w:r w:rsidR="001B4E41">
        <w:rPr>
          <w:lang w:val="en-US"/>
        </w:rPr>
        <w:t xml:space="preserve">The Strong </w:t>
      </w:r>
      <w:r>
        <w:rPr>
          <w:lang w:val="en-US"/>
        </w:rPr>
        <w:t>St. Moses</w:t>
      </w:r>
      <w:bookmarkEnd w:id="1602"/>
    </w:p>
    <w:p w14:paraId="5BCAE9A6" w14:textId="77777777" w:rsidR="00980D99" w:rsidRDefault="00980D99" w:rsidP="00980D99">
      <w:pPr>
        <w:pStyle w:val="Heading4"/>
        <w:rPr>
          <w:lang w:val="en-US"/>
        </w:rPr>
      </w:pPr>
      <w:bookmarkStart w:id="1603" w:name="_Ref434491006"/>
      <w:r>
        <w:rPr>
          <w:lang w:val="en-US"/>
        </w:rPr>
        <w:t>The Doxology</w:t>
      </w:r>
      <w:r w:rsidR="00810F04">
        <w:rPr>
          <w:lang w:val="en-US"/>
        </w:rPr>
        <w:t xml:space="preserve"> for the Strong St. Moses</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32"/>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33"/>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34"/>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14" w:name="_Toc448227620"/>
      <w:r>
        <w:rPr>
          <w:lang w:val="en-US"/>
        </w:rPr>
        <w:t>June 19 / Paoni 25: Martyrdom of St</w:t>
      </w:r>
      <w:r w:rsidR="00191A26">
        <w:rPr>
          <w:lang w:val="en-US"/>
        </w:rPr>
        <w:t>. Jude the Disciple and Epistle-</w:t>
      </w:r>
      <w:r>
        <w:rPr>
          <w:lang w:val="en-US"/>
        </w:rPr>
        <w:t>Writer</w:t>
      </w:r>
      <w:bookmarkEnd w:id="1614"/>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4BDA9DC2" w14:textId="77777777" w:rsidR="00980D99" w:rsidRDefault="00980D99" w:rsidP="00980D99">
      <w:pPr>
        <w:pStyle w:val="Heading3"/>
      </w:pPr>
      <w:bookmarkStart w:id="1615" w:name="_Toc448227621"/>
      <w:r>
        <w:t xml:space="preserve">June 20 / Paoni 26: </w:t>
      </w:r>
      <w:r w:rsidR="00237D47">
        <w:t xml:space="preserve">Consecration of the Church of </w:t>
      </w:r>
      <w:r>
        <w:t>Archangel Gabriel</w:t>
      </w:r>
      <w:bookmarkEnd w:id="1615"/>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EC501B">
        <w:t>March 26 / Phamenoth 30: Archangel Gabriel</w:t>
      </w:r>
      <w:r>
        <w:fldChar w:fldCharType="end"/>
      </w:r>
      <w:r>
        <w:t xml:space="preserve">, page </w:t>
      </w:r>
      <w:r>
        <w:fldChar w:fldCharType="begin"/>
      </w:r>
      <w:r>
        <w:instrText xml:space="preserve"> PAGEREF _Ref434562998 \h </w:instrText>
      </w:r>
      <w:r>
        <w:fldChar w:fldCharType="separate"/>
      </w:r>
      <w:r w:rsidR="00EC501B">
        <w:rPr>
          <w:noProof/>
        </w:rPr>
        <w:t>853</w:t>
      </w:r>
      <w:r>
        <w:fldChar w:fldCharType="end"/>
      </w:r>
      <w:r>
        <w:t>.</w:t>
      </w:r>
    </w:p>
    <w:p w14:paraId="4ADB6B3C" w14:textId="77777777" w:rsidR="00072324" w:rsidRDefault="00072324" w:rsidP="00072324">
      <w:pPr>
        <w:pStyle w:val="Heading3"/>
        <w:rPr>
          <w:lang w:val="en-US"/>
        </w:rPr>
      </w:pPr>
      <w:bookmarkStart w:id="1616" w:name="_Toc448227622"/>
      <w:r>
        <w:rPr>
          <w:lang w:val="en-US"/>
        </w:rPr>
        <w:lastRenderedPageBreak/>
        <w:t>June 21 / Paoni 27: Martyrdom of St. Ananias the Apostle</w:t>
      </w:r>
      <w:bookmarkEnd w:id="1616"/>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49109F37" w14:textId="77777777" w:rsidR="00B52D77" w:rsidRDefault="00B52D77" w:rsidP="00B52D77">
      <w:pPr>
        <w:pStyle w:val="Heading3"/>
      </w:pPr>
      <w:bookmarkStart w:id="1617" w:name="_Toc448227623"/>
      <w:r>
        <w:t>June 23 / Paoni 29: Commemoration of the Annunciation, Nativity, and Resurrection on the 29</w:t>
      </w:r>
      <w:r w:rsidRPr="00C0205C">
        <w:rPr>
          <w:vertAlign w:val="superscript"/>
        </w:rPr>
        <w:t>th</w:t>
      </w:r>
      <w:r>
        <w:t xml:space="preserve"> of Every Month</w:t>
      </w:r>
      <w:bookmarkEnd w:id="1617"/>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573C8122" w14:textId="77777777" w:rsidR="00980D99" w:rsidRDefault="00980D99" w:rsidP="00980D99">
      <w:pPr>
        <w:pStyle w:val="Heading3"/>
        <w:rPr>
          <w:lang w:val="en-US"/>
        </w:rPr>
      </w:pPr>
      <w:bookmarkStart w:id="1618" w:name="_Toc448227624"/>
      <w:r>
        <w:rPr>
          <w:lang w:val="en-US"/>
        </w:rPr>
        <w:t>June 24 / Paoni 30: The Nativity of St. John the Baptist</w:t>
      </w:r>
      <w:bookmarkEnd w:id="1618"/>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EC501B">
        <w:t>The Doxology of St. John the Baptist</w:t>
      </w:r>
      <w:r>
        <w:fldChar w:fldCharType="end"/>
      </w:r>
      <w:r>
        <w:t xml:space="preserve"> on pages </w:t>
      </w:r>
      <w:r>
        <w:fldChar w:fldCharType="begin"/>
      </w:r>
      <w:r>
        <w:instrText xml:space="preserve"> PAGEREF _Ref434488524 \h </w:instrText>
      </w:r>
      <w:r>
        <w:fldChar w:fldCharType="separate"/>
      </w:r>
      <w:r w:rsidR="00EC501B">
        <w:rPr>
          <w:noProof/>
        </w:rPr>
        <w:t>623</w:t>
      </w:r>
      <w:r>
        <w:fldChar w:fldCharType="end"/>
      </w:r>
      <w:r>
        <w:t xml:space="preserve"> and </w:t>
      </w:r>
      <w:r>
        <w:fldChar w:fldCharType="begin"/>
      </w:r>
      <w:r>
        <w:instrText xml:space="preserve"> PAGEREF _Ref434488546 \h </w:instrText>
      </w:r>
      <w:r>
        <w:fldChar w:fldCharType="separate"/>
      </w:r>
      <w:r w:rsidR="00EC501B">
        <w:rPr>
          <w:noProof/>
        </w:rPr>
        <w:t>624</w:t>
      </w:r>
      <w:r>
        <w:fldChar w:fldCharType="end"/>
      </w:r>
      <w:r>
        <w:t>.</w:t>
      </w:r>
    </w:p>
    <w:p w14:paraId="04E70998" w14:textId="77777777" w:rsidR="005B716A" w:rsidRDefault="005B716A" w:rsidP="005B716A">
      <w:pPr>
        <w:pStyle w:val="Heading3"/>
      </w:pPr>
      <w:bookmarkStart w:id="1619" w:name="_Toc448227625"/>
      <w:r>
        <w:t>June 26 / Epip 2: Departure of St. Thaddaeus the Apostle</w:t>
      </w:r>
      <w:bookmarkEnd w:id="1619"/>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5EF24D29" w14:textId="77777777" w:rsidR="00980D99" w:rsidRDefault="00980D99" w:rsidP="00980D99">
      <w:pPr>
        <w:pStyle w:val="Heading3"/>
      </w:pPr>
      <w:bookmarkStart w:id="1620" w:name="_Toc448227626"/>
      <w:r>
        <w:t>June 27 / Epip 3: St. Cyril of Alexandria</w:t>
      </w:r>
      <w:bookmarkEnd w:id="1620"/>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21" w:name="_Toc448227627"/>
      <w:r>
        <w:t>June 28 / Epip 4: Sts. Apakir and John</w:t>
      </w:r>
      <w:bookmarkEnd w:id="1621"/>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EC501B">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EC501B">
        <w:rPr>
          <w:noProof/>
        </w:rPr>
        <w:t>892</w:t>
      </w:r>
      <w:r w:rsidR="00237D47">
        <w:fldChar w:fldCharType="end"/>
      </w:r>
      <w:r>
        <w:t>.</w:t>
      </w:r>
    </w:p>
    <w:p w14:paraId="1F7BEA33" w14:textId="77777777" w:rsidR="00980D99" w:rsidRDefault="00980D99" w:rsidP="00980D99">
      <w:pPr>
        <w:pStyle w:val="Heading3"/>
        <w:rPr>
          <w:lang w:val="en-US"/>
        </w:rPr>
      </w:pPr>
      <w:bookmarkStart w:id="1622"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22"/>
    </w:p>
    <w:p w14:paraId="6FD478B9" w14:textId="77777777" w:rsidR="004C7F73" w:rsidRDefault="004C7F73" w:rsidP="004C7F73">
      <w:pPr>
        <w:pStyle w:val="Heading4"/>
      </w:pPr>
      <w:bookmarkStart w:id="1623" w:name="_Ref434477973"/>
      <w:r>
        <w:t>The Doxology of Sts. Peter and Paul</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24"/>
            <w:r>
              <w:t>Are the working husbandmen</w:t>
            </w:r>
            <w:commentRangeEnd w:id="1624"/>
            <w:r>
              <w:rPr>
                <w:rStyle w:val="CommentReference"/>
                <w:rFonts w:ascii="Times New Roman" w:eastAsiaTheme="minorHAnsi" w:hAnsi="Times New Roman" w:cstheme="minorBidi"/>
                <w:color w:val="auto"/>
              </w:rPr>
              <w:commentReference w:id="1624"/>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25"/>
            <w:r>
              <w:t xml:space="preserve">With </w:t>
            </w:r>
            <w:commentRangeEnd w:id="1625"/>
            <w:r>
              <w:rPr>
                <w:rStyle w:val="CommentReference"/>
                <w:rFonts w:ascii="Times New Roman" w:eastAsiaTheme="minorHAnsi" w:hAnsi="Times New Roman" w:cstheme="minorBidi"/>
                <w:color w:val="auto"/>
              </w:rPr>
              <w:commentReference w:id="1625"/>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26"/>
            <w:commentRangeStart w:id="1627"/>
            <w:r>
              <w:t xml:space="preserve">sound </w:t>
            </w:r>
            <w:commentRangeEnd w:id="1626"/>
            <w:r>
              <w:rPr>
                <w:rStyle w:val="CommentReference"/>
                <w:rFonts w:ascii="Times New Roman" w:eastAsiaTheme="minorHAnsi" w:hAnsi="Times New Roman" w:cstheme="minorBidi"/>
                <w:color w:val="auto"/>
              </w:rPr>
              <w:commentReference w:id="1626"/>
            </w:r>
            <w:commentRangeEnd w:id="1627"/>
            <w:r>
              <w:rPr>
                <w:rStyle w:val="CommentReference"/>
                <w:rFonts w:ascii="Times New Roman" w:eastAsiaTheme="minorHAnsi" w:hAnsi="Times New Roman" w:cstheme="minorBidi"/>
                <w:color w:val="auto"/>
              </w:rPr>
              <w:commentReference w:id="1627"/>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28" w:name="_Ref434488724"/>
      <w:r>
        <w:t>The Doxology of St. Paul</w:t>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29"/>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30"/>
            <w:r>
              <w:t xml:space="preserve">To </w:t>
            </w:r>
            <w:commentRangeEnd w:id="1630"/>
            <w:r>
              <w:rPr>
                <w:rStyle w:val="CommentReference"/>
                <w:rFonts w:ascii="Times New Roman" w:eastAsiaTheme="minorHAnsi" w:hAnsi="Times New Roman" w:cstheme="minorBidi"/>
                <w:color w:val="auto"/>
              </w:rPr>
              <w:commentReference w:id="1630"/>
            </w:r>
            <w:r>
              <w:t xml:space="preserve">all the </w:t>
            </w:r>
            <w:commentRangeStart w:id="1631"/>
            <w:r>
              <w:t>Gentiles</w:t>
            </w:r>
            <w:commentRangeEnd w:id="1631"/>
            <w:r>
              <w:rPr>
                <w:rStyle w:val="CommentReference"/>
                <w:rFonts w:ascii="Times New Roman" w:eastAsiaTheme="minorHAnsi" w:hAnsi="Times New Roman" w:cstheme="minorBidi"/>
                <w:color w:val="auto"/>
              </w:rPr>
              <w:commentReference w:id="1631"/>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32"/>
            <w:r>
              <w:t>To be completely filled</w:t>
            </w:r>
          </w:p>
          <w:p w14:paraId="68A85021" w14:textId="77777777" w:rsidR="00306181" w:rsidRDefault="00306181" w:rsidP="00306181">
            <w:pPr>
              <w:pStyle w:val="EngHangEnd"/>
            </w:pPr>
            <w:r>
              <w:t>With God in love.</w:t>
            </w:r>
            <w:commentRangeEnd w:id="1632"/>
            <w:r>
              <w:rPr>
                <w:rStyle w:val="CommentReference"/>
                <w:rFonts w:ascii="Times New Roman" w:eastAsiaTheme="minorHAnsi" w:hAnsi="Times New Roman" w:cstheme="minorBidi"/>
                <w:color w:val="auto"/>
              </w:rPr>
              <w:commentReference w:id="1632"/>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33" w:name="_Ref434476236"/>
      <w:r>
        <w:t>The Psali Adam</w:t>
      </w:r>
      <w:r w:rsidR="006C1B94">
        <w:t xml:space="preserve"> for the Apostles’ Feast</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34" w:name="_Ref434476261"/>
      <w:r>
        <w:t>The Psali Batos</w:t>
      </w:r>
      <w:r w:rsidR="006C1B94">
        <w:t xml:space="preserve"> for the Apostles’ Feast</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35" w:name="_Toc448227629"/>
      <w:r>
        <w:rPr>
          <w:lang w:val="en-US"/>
        </w:rPr>
        <w:t>June 30 / Epip 6: Martyrdom of St. Aoulimpas the Apostle</w:t>
      </w:r>
      <w:bookmarkEnd w:id="1635"/>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36" w:name="_Toc410196218"/>
      <w:bookmarkStart w:id="1637" w:name="_Toc410196460"/>
      <w:bookmarkStart w:id="1638" w:name="_Toc410196962"/>
      <w:bookmarkStart w:id="1639" w:name="_Toc448696655"/>
      <w:bookmarkStart w:id="1640" w:name="July"/>
      <w:bookmarkEnd w:id="1585"/>
      <w:r>
        <w:lastRenderedPageBreak/>
        <w:t>July</w:t>
      </w:r>
      <w:bookmarkEnd w:id="1636"/>
      <w:bookmarkEnd w:id="1637"/>
      <w:bookmarkEnd w:id="1638"/>
      <w:r w:rsidR="00980D99">
        <w:t xml:space="preserve"> or </w:t>
      </w:r>
      <w:r w:rsidR="00980D99">
        <w:rPr>
          <w:rFonts w:ascii="FreeSerifAvvaShenouda" w:hAnsi="FreeSerifAvvaShenouda" w:cs="FreeSerifAvvaShenouda"/>
        </w:rPr>
        <w:t>Ⲉⲡⲏⲡ</w:t>
      </w:r>
      <w:bookmarkEnd w:id="1639"/>
    </w:p>
    <w:bookmarkStart w:id="1641" w:name="_Ref434562742" w:displacedByCustomXml="next"/>
    <w:bookmarkStart w:id="1642" w:name="_Toc410196965" w:displacedByCustomXml="next"/>
    <w:bookmarkStart w:id="1643" w:name="_Toc410196463" w:displacedByCustomXml="next"/>
    <w:bookmarkStart w:id="1644" w:name="_Toc410196221"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EC501B">
              <w:rPr>
                <w:noProof/>
                <w:webHidden/>
              </w:rPr>
              <w:t>911</w:t>
            </w:r>
            <w:r w:rsidR="00E35F1F">
              <w:rPr>
                <w:noProof/>
                <w:webHidden/>
              </w:rPr>
              <w:fldChar w:fldCharType="end"/>
            </w:r>
          </w:hyperlink>
        </w:p>
        <w:p w14:paraId="4A7559BA" w14:textId="04E3BDFA" w:rsidR="00E35F1F" w:rsidRDefault="008B7CFC">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EC501B">
              <w:rPr>
                <w:noProof/>
                <w:webHidden/>
              </w:rPr>
              <w:t>913</w:t>
            </w:r>
            <w:r w:rsidR="00E35F1F">
              <w:rPr>
                <w:noProof/>
                <w:webHidden/>
              </w:rPr>
              <w:fldChar w:fldCharType="end"/>
            </w:r>
          </w:hyperlink>
        </w:p>
        <w:p w14:paraId="1300220B" w14:textId="6A39640A" w:rsidR="00E35F1F" w:rsidRDefault="008B7CFC">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EC501B">
              <w:rPr>
                <w:noProof/>
                <w:webHidden/>
              </w:rPr>
              <w:t>913</w:t>
            </w:r>
            <w:r w:rsidR="00E35F1F">
              <w:rPr>
                <w:noProof/>
                <w:webHidden/>
              </w:rPr>
              <w:fldChar w:fldCharType="end"/>
            </w:r>
          </w:hyperlink>
        </w:p>
        <w:p w14:paraId="0726C1F0" w14:textId="74ECEFEA" w:rsidR="00E35F1F" w:rsidRDefault="008B7CFC">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74EAC1AB" w14:textId="2A5AB40E" w:rsidR="00E35F1F" w:rsidRDefault="008B7CFC">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6D14A0C6" w14:textId="2866D925" w:rsidR="00E35F1F" w:rsidRDefault="008B7CFC">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4B68BC3F" w14:textId="39ED6B80" w:rsidR="00E35F1F" w:rsidRDefault="008B7CFC">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0C0AA185" w14:textId="4FA542A8" w:rsidR="00E35F1F" w:rsidRDefault="008B7CFC">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0EE31C9F" w14:textId="65407DFA" w:rsidR="00E35F1F" w:rsidRDefault="008B7CFC">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EC501B">
              <w:rPr>
                <w:noProof/>
                <w:webHidden/>
              </w:rPr>
              <w:t>917</w:t>
            </w:r>
            <w:r w:rsidR="00E35F1F">
              <w:rPr>
                <w:noProof/>
                <w:webHidden/>
              </w:rPr>
              <w:fldChar w:fldCharType="end"/>
            </w:r>
          </w:hyperlink>
        </w:p>
        <w:p w14:paraId="39CDC72B" w14:textId="539455ED" w:rsidR="00E35F1F" w:rsidRDefault="008B7CFC">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EC501B">
              <w:rPr>
                <w:noProof/>
                <w:webHidden/>
              </w:rPr>
              <w:t>917</w:t>
            </w:r>
            <w:r w:rsidR="00E35F1F">
              <w:rPr>
                <w:noProof/>
                <w:webHidden/>
              </w:rPr>
              <w:fldChar w:fldCharType="end"/>
            </w:r>
          </w:hyperlink>
        </w:p>
        <w:p w14:paraId="265E9A6F" w14:textId="39F8AA22" w:rsidR="00E35F1F" w:rsidRDefault="008B7CFC">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EC501B">
              <w:rPr>
                <w:noProof/>
                <w:webHidden/>
              </w:rPr>
              <w:t>918</w:t>
            </w:r>
            <w:r w:rsidR="00E35F1F">
              <w:rPr>
                <w:noProof/>
                <w:webHidden/>
              </w:rPr>
              <w:fldChar w:fldCharType="end"/>
            </w:r>
          </w:hyperlink>
        </w:p>
        <w:p w14:paraId="165757B0" w14:textId="074DAF9E" w:rsidR="00E35F1F" w:rsidRDefault="008B7CFC">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EC501B">
              <w:rPr>
                <w:noProof/>
                <w:webHidden/>
              </w:rPr>
              <w:t>920</w:t>
            </w:r>
            <w:r w:rsidR="00E35F1F">
              <w:rPr>
                <w:noProof/>
                <w:webHidden/>
              </w:rPr>
              <w:fldChar w:fldCharType="end"/>
            </w:r>
          </w:hyperlink>
        </w:p>
        <w:p w14:paraId="2FCBB9BB" w14:textId="06D65308" w:rsidR="00E35F1F" w:rsidRDefault="008B7CFC">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EC501B">
              <w:rPr>
                <w:noProof/>
                <w:webHidden/>
              </w:rPr>
              <w:t>921</w:t>
            </w:r>
            <w:r w:rsidR="00E35F1F">
              <w:rPr>
                <w:noProof/>
                <w:webHidden/>
              </w:rPr>
              <w:fldChar w:fldCharType="end"/>
            </w:r>
          </w:hyperlink>
        </w:p>
        <w:p w14:paraId="35A0F6A7" w14:textId="0516C312" w:rsidR="00E35F1F" w:rsidRDefault="008B7CFC">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EC501B">
              <w:rPr>
                <w:noProof/>
                <w:webHidden/>
              </w:rPr>
              <w:t>921</w:t>
            </w:r>
            <w:r w:rsidR="00E35F1F">
              <w:rPr>
                <w:noProof/>
                <w:webHidden/>
              </w:rPr>
              <w:fldChar w:fldCharType="end"/>
            </w:r>
          </w:hyperlink>
        </w:p>
        <w:p w14:paraId="7B233596" w14:textId="044EC0BB" w:rsidR="00E35F1F" w:rsidRDefault="008B7CFC">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EC501B">
              <w:rPr>
                <w:noProof/>
                <w:webHidden/>
              </w:rPr>
              <w:t>923</w:t>
            </w:r>
            <w:r w:rsidR="00E35F1F">
              <w:rPr>
                <w:noProof/>
                <w:webHidden/>
              </w:rPr>
              <w:fldChar w:fldCharType="end"/>
            </w:r>
          </w:hyperlink>
        </w:p>
        <w:p w14:paraId="10CBC24B" w14:textId="493A8B18" w:rsidR="00E35F1F" w:rsidRDefault="008B7CFC">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EC501B">
              <w:rPr>
                <w:noProof/>
                <w:webHidden/>
              </w:rPr>
              <w:t>923</w:t>
            </w:r>
            <w:r w:rsidR="00E35F1F">
              <w:rPr>
                <w:noProof/>
                <w:webHidden/>
              </w:rPr>
              <w:fldChar w:fldCharType="end"/>
            </w:r>
          </w:hyperlink>
        </w:p>
        <w:p w14:paraId="73E96207" w14:textId="4CD495AC" w:rsidR="00E35F1F" w:rsidRDefault="008B7CFC">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EC501B">
              <w:rPr>
                <w:noProof/>
                <w:webHidden/>
              </w:rPr>
              <w:t>923</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45" w:name="_Ref436250323"/>
      <w:bookmarkStart w:id="1646" w:name="_Toc448227630"/>
      <w:r>
        <w:rPr>
          <w:rFonts w:ascii="Times New Roman" w:hAnsi="Times New Roman" w:cs="Times New Roman"/>
        </w:rPr>
        <w:lastRenderedPageBreak/>
        <w:t>July 1 / Epip 7: St. Shenoute</w:t>
      </w:r>
      <w:bookmarkEnd w:id="1641"/>
      <w:bookmarkEnd w:id="1645"/>
      <w:bookmarkEnd w:id="1646"/>
    </w:p>
    <w:p w14:paraId="5B5A5AD3" w14:textId="77777777" w:rsidR="00980D99" w:rsidRDefault="00980D99" w:rsidP="00980D99">
      <w:pPr>
        <w:pStyle w:val="Heading4"/>
        <w:rPr>
          <w:lang w:val="en-US"/>
        </w:rPr>
      </w:pPr>
      <w:bookmarkStart w:id="1647" w:name="_Ref434491186"/>
      <w:r>
        <w:rPr>
          <w:lang w:val="en-US"/>
        </w:rPr>
        <w:t>The Doxology</w:t>
      </w:r>
      <w:r w:rsidR="00810F04">
        <w:rPr>
          <w:lang w:val="en-US"/>
        </w:rPr>
        <w:t xml:space="preserve"> for St. Shenoute</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35"/>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36"/>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37"/>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51" w:name="_Ref434491207"/>
      <w:r>
        <w:rPr>
          <w:lang w:val="en-US"/>
        </w:rPr>
        <w:t>A Doxology for St. Besa</w:t>
      </w:r>
      <w:bookmarkEnd w:id="1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52" w:name="_Toc448227631"/>
      <w:r>
        <w:rPr>
          <w:rFonts w:ascii="Times New Roman" w:hAnsi="Times New Roman" w:cs="Times New Roman"/>
        </w:rPr>
        <w:t>July 1 / Epip 7: Also St. Ignatius</w:t>
      </w:r>
      <w:bookmarkEnd w:id="1652"/>
    </w:p>
    <w:p w14:paraId="08CD1881" w14:textId="77777777" w:rsidR="00980D99" w:rsidRDefault="00980D99" w:rsidP="00980D99">
      <w:pPr>
        <w:pStyle w:val="Heading3"/>
        <w:rPr>
          <w:lang w:val="en-US"/>
        </w:rPr>
      </w:pPr>
      <w:bookmarkStart w:id="1653" w:name="_Ref434560325"/>
      <w:bookmarkStart w:id="1654" w:name="_Toc448227632"/>
      <w:r>
        <w:rPr>
          <w:lang w:val="en-US"/>
        </w:rPr>
        <w:t>July 2 / Epip 8: St. Pishoy</w:t>
      </w:r>
      <w:bookmarkEnd w:id="1653"/>
      <w:bookmarkEnd w:id="1654"/>
    </w:p>
    <w:p w14:paraId="3F31CCDA" w14:textId="77777777" w:rsidR="00980D99" w:rsidRDefault="00980D99" w:rsidP="00980D99">
      <w:pPr>
        <w:pStyle w:val="Heading4"/>
        <w:rPr>
          <w:lang w:val="en-US"/>
        </w:rPr>
      </w:pPr>
      <w:bookmarkStart w:id="1655" w:name="_Ref434490783"/>
      <w:r>
        <w:rPr>
          <w:lang w:val="en-US"/>
        </w:rPr>
        <w:t>The Doxology</w:t>
      </w:r>
      <w:r w:rsidR="00810F04">
        <w:rPr>
          <w:lang w:val="en-US"/>
        </w:rPr>
        <w:t xml:space="preserve"> for St. Pishoy</w:t>
      </w:r>
      <w:bookmarkEnd w:id="1655"/>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EC501B">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EC501B">
        <w:rPr>
          <w:noProof/>
          <w:lang w:val="en-US"/>
        </w:rPr>
        <w:t>639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38"/>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39"/>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65" w:name="_Toc448227633"/>
      <w:r>
        <w:t>The Virgin’s Fast</w:t>
      </w:r>
      <w:bookmarkEnd w:id="1644"/>
      <w:bookmarkEnd w:id="1643"/>
      <w:bookmarkEnd w:id="1642"/>
      <w:bookmarkEnd w:id="1665"/>
    </w:p>
    <w:p w14:paraId="67B94F6A" w14:textId="77777777" w:rsidR="005B716A" w:rsidRDefault="005B716A" w:rsidP="005B716A">
      <w:pPr>
        <w:pStyle w:val="Heading3"/>
        <w:rPr>
          <w:lang w:val="en-US"/>
        </w:rPr>
      </w:pPr>
      <w:bookmarkStart w:id="1666" w:name="_Toc448227634"/>
      <w:r>
        <w:rPr>
          <w:lang w:val="en-US"/>
        </w:rPr>
        <w:t>July 3 / Epip 9: Martyrdom of</w:t>
      </w:r>
      <w:r w:rsidR="00FE0AE4">
        <w:rPr>
          <w:lang w:val="en-US"/>
        </w:rPr>
        <w:t xml:space="preserve"> </w:t>
      </w:r>
      <w:r>
        <w:rPr>
          <w:lang w:val="en-US"/>
        </w:rPr>
        <w:t>St. Simon Cleophas the Apostle</w:t>
      </w:r>
      <w:bookmarkEnd w:id="1666"/>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9F0F33E" w14:textId="77777777" w:rsidR="00DD5136" w:rsidRDefault="00DD5136" w:rsidP="00DD5136">
      <w:pPr>
        <w:pStyle w:val="Heading3"/>
      </w:pPr>
      <w:bookmarkStart w:id="1667" w:name="_Toc448227635"/>
      <w:r>
        <w:t>July 6 / Epip 12: Commemoration of Archangel Michael</w:t>
      </w:r>
      <w:bookmarkEnd w:id="1667"/>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1D32BC82" w14:textId="77777777" w:rsidR="005B716A" w:rsidRDefault="005B716A" w:rsidP="005B716A">
      <w:pPr>
        <w:pStyle w:val="Heading3"/>
      </w:pPr>
      <w:bookmarkStart w:id="1668" w:name="_Toc448227636"/>
      <w:r>
        <w:t>July 12 / Epip 18: Martyrdom of St. James the Apostle, the Bishop of Jerusalem</w:t>
      </w:r>
      <w:bookmarkEnd w:id="1668"/>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30614C9" w14:textId="77777777" w:rsidR="009C1989" w:rsidRDefault="009C1989" w:rsidP="009C1989">
      <w:pPr>
        <w:pStyle w:val="Heading3"/>
      </w:pPr>
      <w:bookmarkStart w:id="1669" w:name="_Ref434562330"/>
      <w:bookmarkStart w:id="1670" w:name="_Toc448227637"/>
      <w:r>
        <w:t>July 14 / Epip 20: Martyrdom of St. Theodore of Shotep, the General</w:t>
      </w:r>
      <w:bookmarkEnd w:id="1669"/>
      <w:bookmarkEnd w:id="1670"/>
    </w:p>
    <w:p w14:paraId="7B584133" w14:textId="77777777" w:rsidR="009C1989" w:rsidRDefault="009C1989" w:rsidP="009C1989">
      <w:pPr>
        <w:pStyle w:val="Heading4"/>
      </w:pPr>
      <w:bookmarkStart w:id="1671" w:name="_Ref434489277"/>
      <w:r>
        <w:t>The Doxology of St. Theodore of Shotep, the General</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72" w:name="_Ref434489296"/>
      <w:r>
        <w:t>Another Doxology of St. Theodore of Shotep, the General</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73"/>
            <w:r>
              <w:t>struggler</w:t>
            </w:r>
            <w:commentRangeEnd w:id="1673"/>
            <w:r>
              <w:rPr>
                <w:rStyle w:val="CommentReference"/>
                <w:rFonts w:ascii="Times New Roman" w:eastAsiaTheme="minorHAnsi" w:hAnsi="Times New Roman" w:cstheme="minorBidi"/>
                <w:color w:val="auto"/>
              </w:rPr>
              <w:commentReference w:id="1673"/>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74" w:name="_Toc448227638"/>
      <w:r>
        <w:t>July 15 / Epip 21: Commemoration of the Theotokos</w:t>
      </w:r>
      <w:bookmarkEnd w:id="1674"/>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46562046" w14:textId="77777777" w:rsidR="0078548F" w:rsidRDefault="0078548F" w:rsidP="0078548F">
      <w:pPr>
        <w:pStyle w:val="Heading3"/>
      </w:pPr>
      <w:bookmarkStart w:id="1675" w:name="_Ref434562663"/>
      <w:bookmarkStart w:id="1676" w:name="_Toc448227639"/>
      <w:r>
        <w:t>July 17 / Epip 23: The Martyrdom of St. Marina</w:t>
      </w:r>
      <w:bookmarkEnd w:id="1675"/>
      <w:bookmarkEnd w:id="1676"/>
    </w:p>
    <w:p w14:paraId="71210AE6" w14:textId="77777777" w:rsidR="0078548F" w:rsidRDefault="0078548F" w:rsidP="0078548F">
      <w:pPr>
        <w:pStyle w:val="Heading4"/>
      </w:pPr>
      <w:bookmarkStart w:id="1677" w:name="_Ref434490204"/>
      <w:r>
        <w:t>The Doxology</w:t>
      </w:r>
      <w:r w:rsidR="00B46E6E">
        <w:t xml:space="preserve"> for St. Marina</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78" w:name="_Toc448227640"/>
      <w:r>
        <w:t>July 18 / Epip 24: The Martyrdom of Abba Noub</w:t>
      </w:r>
      <w:bookmarkEnd w:id="1678"/>
    </w:p>
    <w:p w14:paraId="45A4C76D" w14:textId="77777777" w:rsidR="00951605" w:rsidRDefault="00951605" w:rsidP="00951605">
      <w:pPr>
        <w:pStyle w:val="Heading4"/>
      </w:pPr>
      <w:bookmarkStart w:id="1679" w:name="_Ref434489534"/>
      <w:r>
        <w:t>The Doxology</w:t>
      </w:r>
      <w:r w:rsidR="00B46E6E">
        <w:t xml:space="preserve"> for Abba Noub</w:t>
      </w:r>
      <w:bookmarkEnd w:id="1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80"/>
            <w:r>
              <w:t>Abba Noub</w:t>
            </w:r>
            <w:commentRangeEnd w:id="1680"/>
            <w:r>
              <w:rPr>
                <w:rStyle w:val="CommentReference"/>
                <w:rFonts w:ascii="Times New Roman" w:eastAsiaTheme="minorHAnsi" w:hAnsi="Times New Roman" w:cstheme="minorBidi"/>
                <w:color w:val="auto"/>
              </w:rPr>
              <w:commentReference w:id="1680"/>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81"/>
            <w:r>
              <w:t xml:space="preserve">upright </w:t>
            </w:r>
            <w:commentRangeEnd w:id="1681"/>
            <w:r>
              <w:rPr>
                <w:rStyle w:val="CommentReference"/>
                <w:rFonts w:ascii="Times New Roman" w:eastAsiaTheme="minorHAnsi" w:hAnsi="Times New Roman" w:cstheme="minorBidi"/>
                <w:color w:val="auto"/>
              </w:rPr>
              <w:commentReference w:id="1681"/>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82" w:name="_Toc448227641"/>
      <w:r>
        <w:t>July 20 / Epip 26: Joseph the Carpenter</w:t>
      </w:r>
      <w:bookmarkEnd w:id="1682"/>
    </w:p>
    <w:p w14:paraId="5DE3B33E" w14:textId="77777777" w:rsidR="00BF240D" w:rsidRDefault="00BF240D" w:rsidP="00BF240D">
      <w:pPr>
        <w:pStyle w:val="Heading4"/>
      </w:pPr>
      <w:bookmarkStart w:id="1683" w:name="_Ref434488476"/>
      <w:r>
        <w:t>The Doxology</w:t>
      </w:r>
      <w:r w:rsidR="00B46E6E">
        <w:t xml:space="preserve"> for St. Joseph the Carpenter</w:t>
      </w:r>
      <w:bookmarkEnd w:id="1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40"/>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84" w:name="_Toc448227642"/>
      <w:bookmarkStart w:id="1685" w:name="_Toc410196222"/>
      <w:bookmarkStart w:id="1686" w:name="_Toc410196464"/>
      <w:bookmarkStart w:id="1687" w:name="_Toc410196966"/>
      <w:r>
        <w:t>July 20 / Epip 26: Also St. Frumentius (Abune Selama), the First Bishop of Ethiopia</w:t>
      </w:r>
      <w:bookmarkEnd w:id="1684"/>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EC501B">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EC501B">
        <w:rPr>
          <w:noProof/>
        </w:rPr>
        <w:t>863</w:t>
      </w:r>
      <w:r w:rsidR="00237D47">
        <w:fldChar w:fldCharType="end"/>
      </w:r>
      <w:r>
        <w:t>.</w:t>
      </w:r>
    </w:p>
    <w:p w14:paraId="74ECF631" w14:textId="77777777" w:rsidR="00C325FC" w:rsidRDefault="00C325FC" w:rsidP="005B716A">
      <w:pPr>
        <w:pStyle w:val="Heading3"/>
      </w:pPr>
      <w:bookmarkStart w:id="1688" w:name="_Toc448227643"/>
      <w:r>
        <w:t>July 22 / Epip 28: Departure of St. Mary Magdalene</w:t>
      </w:r>
      <w:bookmarkEnd w:id="1688"/>
    </w:p>
    <w:p w14:paraId="41ADBBFF" w14:textId="77777777" w:rsidR="00C325FC" w:rsidRDefault="00C325FC" w:rsidP="00C325FC">
      <w:pPr>
        <w:pStyle w:val="Heading4"/>
      </w:pPr>
      <w:bookmarkStart w:id="1689" w:name="_Ref434489077"/>
      <w:r>
        <w:t>The Doxology</w:t>
      </w:r>
      <w:r w:rsidR="00B46E6E">
        <w:t xml:space="preserve"> for St. Mary Magdalene</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90"/>
            <w:r>
              <w:t xml:space="preserve">ϯⲁⲅⲓⲁ </w:t>
            </w:r>
            <w:commentRangeEnd w:id="1690"/>
            <w:r>
              <w:rPr>
                <w:rStyle w:val="CommentReference"/>
                <w:rFonts w:ascii="Times New Roman" w:hAnsi="Times New Roman" w:cstheme="minorBidi"/>
                <w:noProof w:val="0"/>
              </w:rPr>
              <w:commentReference w:id="1690"/>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91"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91"/>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48B57972" w14:textId="77777777" w:rsidR="005B716A" w:rsidRDefault="005B716A" w:rsidP="005B716A">
      <w:pPr>
        <w:pStyle w:val="Heading3"/>
      </w:pPr>
      <w:bookmarkStart w:id="1692" w:name="_Toc448227645"/>
      <w:r>
        <w:t xml:space="preserve">July 23 / Epip 29: </w:t>
      </w:r>
      <w:r w:rsidR="00B52D77">
        <w:t xml:space="preserve">Also the </w:t>
      </w:r>
      <w:r>
        <w:t>Translocation of the Relics of St. Andrew, the Apostle</w:t>
      </w:r>
      <w:bookmarkEnd w:id="1692"/>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3CDA1374" w14:textId="77777777" w:rsidR="00960235" w:rsidRDefault="00960235" w:rsidP="00960235">
      <w:pPr>
        <w:pStyle w:val="Heading3"/>
      </w:pPr>
      <w:bookmarkStart w:id="1693" w:name="_Toc448227646"/>
      <w:r>
        <w:t>July 28 / Mesori 4: Consecration of the Church of St. Anthony</w:t>
      </w:r>
      <w:bookmarkEnd w:id="1693"/>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EC501B">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EC501B">
        <w:rPr>
          <w:noProof/>
        </w:rPr>
        <w:t>827</w:t>
      </w:r>
      <w:r w:rsidR="00237D47">
        <w:fldChar w:fldCharType="end"/>
      </w:r>
      <w:bookmarkEnd w:id="1640"/>
      <w:r>
        <w:t>.</w:t>
      </w:r>
    </w:p>
    <w:p w14:paraId="62D72F65" w14:textId="77777777" w:rsidR="00495F1A" w:rsidRPr="00980D99" w:rsidRDefault="00495F1A" w:rsidP="00495F1A">
      <w:pPr>
        <w:pStyle w:val="Heading2"/>
        <w:rPr>
          <w:lang w:val="en-US"/>
        </w:rPr>
      </w:pPr>
      <w:bookmarkStart w:id="1694" w:name="_Toc448696656"/>
      <w:bookmarkStart w:id="1695" w:name="August"/>
      <w:r>
        <w:lastRenderedPageBreak/>
        <w:t>August</w:t>
      </w:r>
      <w:bookmarkEnd w:id="1685"/>
      <w:bookmarkEnd w:id="1686"/>
      <w:bookmarkEnd w:id="1687"/>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94"/>
    </w:p>
    <w:bookmarkStart w:id="1696" w:name="_Toc410196967" w:displacedByCustomXml="next"/>
    <w:bookmarkStart w:id="1697" w:name="_Toc410196465" w:displacedByCustomXml="next"/>
    <w:bookmarkStart w:id="1698" w:name="_Toc410196223"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EC501B">
              <w:rPr>
                <w:noProof/>
                <w:webHidden/>
              </w:rPr>
              <w:t>925</w:t>
            </w:r>
            <w:r w:rsidR="00E35F1F">
              <w:rPr>
                <w:noProof/>
                <w:webHidden/>
              </w:rPr>
              <w:fldChar w:fldCharType="end"/>
            </w:r>
          </w:hyperlink>
        </w:p>
        <w:p w14:paraId="0642AA7E" w14:textId="23413628" w:rsidR="00E35F1F" w:rsidRDefault="008B7CFC">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EC501B">
              <w:rPr>
                <w:noProof/>
                <w:webHidden/>
              </w:rPr>
              <w:t>925</w:t>
            </w:r>
            <w:r w:rsidR="00E35F1F">
              <w:rPr>
                <w:noProof/>
                <w:webHidden/>
              </w:rPr>
              <w:fldChar w:fldCharType="end"/>
            </w:r>
          </w:hyperlink>
        </w:p>
        <w:p w14:paraId="469350F5" w14:textId="54E2080F" w:rsidR="00E35F1F" w:rsidRDefault="008B7CFC">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EC501B">
              <w:rPr>
                <w:noProof/>
                <w:webHidden/>
              </w:rPr>
              <w:t>925</w:t>
            </w:r>
            <w:r w:rsidR="00E35F1F">
              <w:rPr>
                <w:noProof/>
                <w:webHidden/>
              </w:rPr>
              <w:fldChar w:fldCharType="end"/>
            </w:r>
          </w:hyperlink>
        </w:p>
        <w:p w14:paraId="1C958ECA" w14:textId="2ED4B593" w:rsidR="00E35F1F" w:rsidRDefault="008B7CFC">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EC501B">
              <w:rPr>
                <w:noProof/>
                <w:webHidden/>
              </w:rPr>
              <w:t>934</w:t>
            </w:r>
            <w:r w:rsidR="00E35F1F">
              <w:rPr>
                <w:noProof/>
                <w:webHidden/>
              </w:rPr>
              <w:fldChar w:fldCharType="end"/>
            </w:r>
          </w:hyperlink>
        </w:p>
        <w:p w14:paraId="30938F4F" w14:textId="7E942D24" w:rsidR="00E35F1F" w:rsidRDefault="008B7CFC">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EC501B">
              <w:rPr>
                <w:noProof/>
                <w:webHidden/>
              </w:rPr>
              <w:t>942</w:t>
            </w:r>
            <w:r w:rsidR="00E35F1F">
              <w:rPr>
                <w:noProof/>
                <w:webHidden/>
              </w:rPr>
              <w:fldChar w:fldCharType="end"/>
            </w:r>
          </w:hyperlink>
        </w:p>
        <w:p w14:paraId="27ED9ED2" w14:textId="0346C515" w:rsidR="00E35F1F" w:rsidRDefault="008B7CFC">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EC501B">
              <w:rPr>
                <w:noProof/>
                <w:webHidden/>
              </w:rPr>
              <w:t>942</w:t>
            </w:r>
            <w:r w:rsidR="00E35F1F">
              <w:rPr>
                <w:noProof/>
                <w:webHidden/>
              </w:rPr>
              <w:fldChar w:fldCharType="end"/>
            </w:r>
          </w:hyperlink>
        </w:p>
        <w:p w14:paraId="61F29EF3" w14:textId="194665C0" w:rsidR="00E35F1F" w:rsidRDefault="008B7CFC">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EC501B">
              <w:rPr>
                <w:noProof/>
                <w:webHidden/>
              </w:rPr>
              <w:t>942</w:t>
            </w:r>
            <w:r w:rsidR="00E35F1F">
              <w:rPr>
                <w:noProof/>
                <w:webHidden/>
              </w:rPr>
              <w:fldChar w:fldCharType="end"/>
            </w:r>
          </w:hyperlink>
        </w:p>
        <w:p w14:paraId="33C8C71D" w14:textId="4E2936C6" w:rsidR="00E35F1F" w:rsidRDefault="008B7CFC">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EC501B">
              <w:rPr>
                <w:noProof/>
                <w:webHidden/>
              </w:rPr>
              <w:t>944</w:t>
            </w:r>
            <w:r w:rsidR="00E35F1F">
              <w:rPr>
                <w:noProof/>
                <w:webHidden/>
              </w:rPr>
              <w:fldChar w:fldCharType="end"/>
            </w:r>
          </w:hyperlink>
        </w:p>
        <w:p w14:paraId="388B8086" w14:textId="60CD34A1" w:rsidR="00E35F1F" w:rsidRDefault="008B7CFC">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EC501B">
              <w:rPr>
                <w:noProof/>
                <w:webHidden/>
              </w:rPr>
              <w:t>945</w:t>
            </w:r>
            <w:r w:rsidR="00E35F1F">
              <w:rPr>
                <w:noProof/>
                <w:webHidden/>
              </w:rPr>
              <w:fldChar w:fldCharType="end"/>
            </w:r>
          </w:hyperlink>
        </w:p>
        <w:p w14:paraId="5ACE581D" w14:textId="4547DE98" w:rsidR="00E35F1F" w:rsidRDefault="008B7CFC">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EC501B">
              <w:rPr>
                <w:noProof/>
                <w:webHidden/>
              </w:rPr>
              <w:t>945</w:t>
            </w:r>
            <w:r w:rsidR="00E35F1F">
              <w:rPr>
                <w:noProof/>
                <w:webHidden/>
              </w:rPr>
              <w:fldChar w:fldCharType="end"/>
            </w:r>
          </w:hyperlink>
        </w:p>
        <w:p w14:paraId="39173CA8" w14:textId="59DA7DDC" w:rsidR="00E35F1F" w:rsidRDefault="008B7CFC">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EC501B">
              <w:rPr>
                <w:noProof/>
                <w:webHidden/>
              </w:rPr>
              <w:t>945</w:t>
            </w:r>
            <w:r w:rsidR="00E35F1F">
              <w:rPr>
                <w:noProof/>
                <w:webHidden/>
              </w:rPr>
              <w:fldChar w:fldCharType="end"/>
            </w:r>
          </w:hyperlink>
        </w:p>
        <w:p w14:paraId="4B7ED6FE" w14:textId="64CFA657" w:rsidR="00E35F1F" w:rsidRDefault="008B7CFC">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EC501B">
              <w:rPr>
                <w:noProof/>
                <w:webHidden/>
              </w:rPr>
              <w:t>945</w:t>
            </w:r>
            <w:r w:rsidR="00E35F1F">
              <w:rPr>
                <w:noProof/>
                <w:webHidden/>
              </w:rPr>
              <w:fldChar w:fldCharType="end"/>
            </w:r>
          </w:hyperlink>
        </w:p>
        <w:p w14:paraId="5C0A9F92" w14:textId="1AAEEA00" w:rsidR="00E35F1F" w:rsidRDefault="008B7CFC">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EC501B">
              <w:rPr>
                <w:noProof/>
                <w:webHidden/>
              </w:rPr>
              <w:t>946</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99" w:name="_Toc448227647"/>
      <w:r>
        <w:lastRenderedPageBreak/>
        <w:t>August 1 / Mesori 8: The Confession of St. Peter</w:t>
      </w:r>
      <w:bookmarkEnd w:id="1699"/>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EC501B">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EC501B">
        <w:rPr>
          <w:noProof/>
        </w:rPr>
        <w:t>898</w:t>
      </w:r>
      <w:r w:rsidR="00237D47">
        <w:fldChar w:fldCharType="end"/>
      </w:r>
      <w:r>
        <w:t>.</w:t>
      </w:r>
    </w:p>
    <w:p w14:paraId="21A226CF" w14:textId="77777777" w:rsidR="00DD5136" w:rsidRDefault="00DD5136" w:rsidP="00DD5136">
      <w:pPr>
        <w:pStyle w:val="Heading3"/>
      </w:pPr>
      <w:bookmarkStart w:id="1700" w:name="_Toc448227648"/>
      <w:r>
        <w:t>August 5 / Mesori 12: Commemoration of Archangel Michael</w:t>
      </w:r>
      <w:bookmarkEnd w:id="1700"/>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700F8882" w14:textId="77777777" w:rsidR="00495F1A" w:rsidRDefault="00980D99" w:rsidP="00495F1A">
      <w:pPr>
        <w:pStyle w:val="Heading3"/>
      </w:pPr>
      <w:bookmarkStart w:id="1701" w:name="_Toc448227649"/>
      <w:r>
        <w:t xml:space="preserve">August 6 / Mesori 13: </w:t>
      </w:r>
      <w:r w:rsidR="00495F1A">
        <w:t>The Transfiguration</w:t>
      </w:r>
      <w:bookmarkEnd w:id="1698"/>
      <w:bookmarkEnd w:id="1697"/>
      <w:bookmarkEnd w:id="1696"/>
      <w:bookmarkEnd w:id="1701"/>
    </w:p>
    <w:p w14:paraId="1EF4D652" w14:textId="77777777" w:rsidR="00980D99" w:rsidRDefault="00980D99" w:rsidP="00980D99">
      <w:pPr>
        <w:pStyle w:val="Heading4"/>
      </w:pPr>
      <w:bookmarkStart w:id="1702" w:name="_Ref434478012"/>
      <w:r>
        <w:t>The Doxology</w:t>
      </w:r>
      <w:r w:rsidR="00E21EA3">
        <w:t xml:space="preserve"> of the Transfiguration</w:t>
      </w:r>
      <w:bookmarkEnd w:id="1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03" w:name="_Ref434476299"/>
      <w:r>
        <w:t>The Psali Adam</w:t>
      </w:r>
      <w:r w:rsidR="006C1B94">
        <w:t xml:space="preserve"> for the Transfiguration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04" w:name="_Ref434476316"/>
      <w:r>
        <w:t>The Psali Batos</w:t>
      </w:r>
      <w:r w:rsidR="006C1B94">
        <w:t xml:space="preserve"> for the Transfiguration</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05" w:name="_Toc410196224"/>
      <w:bookmarkStart w:id="1706" w:name="_Toc410196466"/>
      <w:bookmarkStart w:id="1707" w:name="_Toc410196968"/>
      <w:bookmarkStart w:id="1708" w:name="_Ref435642801"/>
      <w:bookmarkStart w:id="1709" w:name="_Ref435642808"/>
      <w:bookmarkStart w:id="1710" w:name="_Toc448227650"/>
      <w:r>
        <w:t xml:space="preserve">August 9 / Mesori 16: </w:t>
      </w:r>
      <w:r w:rsidR="00495F1A">
        <w:t>The Assumption of the Virgin</w:t>
      </w:r>
      <w:bookmarkEnd w:id="1705"/>
      <w:bookmarkEnd w:id="1706"/>
      <w:bookmarkEnd w:id="1707"/>
      <w:bookmarkEnd w:id="1708"/>
      <w:bookmarkEnd w:id="1709"/>
      <w:bookmarkEnd w:id="1710"/>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4D26BE2A" w14:textId="4FF0A956" w:rsidR="007E24F9" w:rsidRDefault="007E24F9" w:rsidP="007E24F9">
      <w:pPr>
        <w:pStyle w:val="Heading4"/>
      </w:pPr>
      <w:bookmarkStart w:id="1711" w:name="_Ref435642763"/>
      <w:r>
        <w:t xml:space="preserve">The Psali </w:t>
      </w:r>
      <w:commentRangeStart w:id="1712"/>
      <w:r>
        <w:t xml:space="preserve">Adam </w:t>
      </w:r>
      <w:commentRangeEnd w:id="1712"/>
      <w:r>
        <w:rPr>
          <w:rStyle w:val="CommentReference"/>
          <w:rFonts w:eastAsiaTheme="minorHAnsi" w:cstheme="minorBidi"/>
          <w:b w:val="0"/>
          <w:bCs w:val="0"/>
          <w:iCs w:val="0"/>
          <w:color w:val="auto"/>
        </w:rPr>
        <w:commentReference w:id="1712"/>
      </w:r>
      <w:r>
        <w:t>for the Virgin</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13"/>
            <w:r>
              <w:t>With divine hands.”</w:t>
            </w:r>
            <w:commentRangeEnd w:id="1713"/>
            <w:r>
              <w:rPr>
                <w:rStyle w:val="CommentReference"/>
                <w:rFonts w:ascii="Times New Roman" w:eastAsiaTheme="minorHAnsi" w:hAnsi="Times New Roman" w:cstheme="minorBidi"/>
                <w:color w:val="auto"/>
              </w:rPr>
              <w:commentReference w:id="1713"/>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14" w:name="_Ref435734818"/>
      <w:r>
        <w:t>The Psali Batos for the Virgin</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41"/>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15"/>
            <w:r>
              <w:t>forever</w:t>
            </w:r>
            <w:commentRangeEnd w:id="1715"/>
            <w:r>
              <w:rPr>
                <w:rStyle w:val="CommentReference"/>
                <w:rFonts w:ascii="Times New Roman" w:eastAsiaTheme="minorHAnsi" w:hAnsi="Times New Roman" w:cstheme="minorBidi"/>
                <w:color w:val="auto"/>
              </w:rPr>
              <w:commentReference w:id="1715"/>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16"/>
            <w:r>
              <w:t>In the unshakable places.</w:t>
            </w:r>
            <w:commentRangeEnd w:id="1716"/>
            <w:r>
              <w:rPr>
                <w:rStyle w:val="CommentReference"/>
                <w:rFonts w:ascii="Times New Roman" w:eastAsiaTheme="minorHAnsi" w:hAnsi="Times New Roman" w:cstheme="minorBidi"/>
                <w:color w:val="auto"/>
              </w:rPr>
              <w:commentReference w:id="1716"/>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17"/>
            <w:r>
              <w:t>Your name adorns our works.</w:t>
            </w:r>
            <w:commentRangeEnd w:id="1717"/>
            <w:r>
              <w:rPr>
                <w:rStyle w:val="CommentReference"/>
                <w:rFonts w:ascii="Times New Roman" w:eastAsiaTheme="minorHAnsi" w:hAnsi="Times New Roman" w:cstheme="minorBidi"/>
                <w:color w:val="auto"/>
              </w:rPr>
              <w:commentReference w:id="1717"/>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18"/>
            <w:r>
              <w:t xml:space="preserve">Interceding </w:t>
            </w:r>
            <w:commentRangeEnd w:id="1718"/>
            <w:r>
              <w:rPr>
                <w:rStyle w:val="CommentReference"/>
                <w:rFonts w:ascii="Times New Roman" w:eastAsiaTheme="minorHAnsi" w:hAnsi="Times New Roman" w:cstheme="minorBidi"/>
                <w:color w:val="auto"/>
              </w:rPr>
              <w:commentReference w:id="1718"/>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19" w:name="_Toc448227651"/>
      <w:r>
        <w:t>August 12 / Mesori 19: Translocation of the Relics of St. Macarius the Great</w:t>
      </w:r>
      <w:bookmarkEnd w:id="1719"/>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EC501B">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EC501B">
        <w:rPr>
          <w:noProof/>
        </w:rPr>
        <w:t>840</w:t>
      </w:r>
      <w:r w:rsidR="00237D47">
        <w:fldChar w:fldCharType="end"/>
      </w:r>
      <w:r w:rsidR="00237D47">
        <w:t>.</w:t>
      </w:r>
    </w:p>
    <w:p w14:paraId="7069CDB9" w14:textId="77777777" w:rsidR="005329C1" w:rsidRDefault="005329C1" w:rsidP="005329C1">
      <w:pPr>
        <w:pStyle w:val="Heading3"/>
      </w:pPr>
      <w:bookmarkStart w:id="1720" w:name="_Toc448227652"/>
      <w:r>
        <w:t>August 14 / Mesori 21: Commemoration of the Theotokos</w:t>
      </w:r>
      <w:bookmarkEnd w:id="1720"/>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548CB18D" w14:textId="77777777" w:rsidR="009F60F1" w:rsidRDefault="009F60F1" w:rsidP="009F60F1">
      <w:pPr>
        <w:pStyle w:val="Heading3"/>
      </w:pPr>
      <w:bookmarkStart w:id="1721" w:name="_Ref434563030"/>
      <w:bookmarkStart w:id="1722" w:name="_Toc448227653"/>
      <w:r>
        <w:t>August 17 / Mesori 24: Departure of St. Takle Haymanot</w:t>
      </w:r>
      <w:bookmarkEnd w:id="1721"/>
      <w:bookmarkEnd w:id="1722"/>
    </w:p>
    <w:p w14:paraId="34845613" w14:textId="77777777" w:rsidR="009F60F1" w:rsidRDefault="009F60F1" w:rsidP="009F60F1">
      <w:pPr>
        <w:pStyle w:val="Heading4"/>
      </w:pPr>
      <w:bookmarkStart w:id="1723" w:name="_Ref434492302"/>
      <w:r>
        <w:t>The Doxology</w:t>
      </w:r>
      <w:r w:rsidR="00B82753">
        <w:t xml:space="preserve"> for St. Takle Haymanot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24" w:name="_Toc448227654"/>
      <w:r>
        <w:lastRenderedPageBreak/>
        <w:t>August 21 / Mesori 28: The Patriarchs: Abraham, Isaac, and Jacob</w:t>
      </w:r>
      <w:bookmarkEnd w:id="1724"/>
    </w:p>
    <w:p w14:paraId="1D063B19" w14:textId="77777777" w:rsidR="00431ABD" w:rsidRDefault="00431ABD" w:rsidP="00431ABD">
      <w:pPr>
        <w:pStyle w:val="Heading4"/>
      </w:pPr>
      <w:bookmarkStart w:id="1725" w:name="_Ref434492413"/>
      <w:r>
        <w:t>The Doxology</w:t>
      </w:r>
      <w:r w:rsidR="00B82753">
        <w:t xml:space="preserve"> for the Patriarchs: Abraham, Isaac, and Jacob</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26" w:name="_Toc448227655"/>
      <w:r>
        <w:lastRenderedPageBreak/>
        <w:t>August 22 / Mesori 29: Commemoration of the Annunciation, Nativity, and Resurrection on the 29</w:t>
      </w:r>
      <w:r w:rsidRPr="00C0205C">
        <w:rPr>
          <w:vertAlign w:val="superscript"/>
        </w:rPr>
        <w:t>th</w:t>
      </w:r>
      <w:r>
        <w:t xml:space="preserve"> of Every Month</w:t>
      </w:r>
      <w:bookmarkEnd w:id="1726"/>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71EB5850" w14:textId="77777777" w:rsidR="0070722E" w:rsidRDefault="0070722E" w:rsidP="0070722E">
      <w:pPr>
        <w:pStyle w:val="Heading3"/>
      </w:pPr>
      <w:bookmarkStart w:id="1727" w:name="_Toc448227656"/>
      <w:r>
        <w:t xml:space="preserve">August 22 / Mesori 29: </w:t>
      </w:r>
      <w:r w:rsidR="007D439A">
        <w:t xml:space="preserve">Also the </w:t>
      </w:r>
      <w:r>
        <w:t>Translocation of the Relics of St. John the Short to Scetis</w:t>
      </w:r>
      <w:bookmarkEnd w:id="1727"/>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EC501B">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EC501B">
        <w:rPr>
          <w:noProof/>
        </w:rPr>
        <w:t>685</w:t>
      </w:r>
      <w:r w:rsidR="00237D47">
        <w:fldChar w:fldCharType="end"/>
      </w:r>
      <w:r>
        <w:t>.</w:t>
      </w:r>
    </w:p>
    <w:p w14:paraId="7E90B074" w14:textId="77777777" w:rsidR="00D46726" w:rsidRDefault="00D46726" w:rsidP="00D46726">
      <w:pPr>
        <w:pStyle w:val="Heading3"/>
      </w:pPr>
      <w:bookmarkStart w:id="1728" w:name="_Toc448227657"/>
      <w:r>
        <w:t>August 25 / Little Month 2: Departure of St. Titus the Apostle</w:t>
      </w:r>
      <w:bookmarkEnd w:id="1728"/>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76AA6933" w14:textId="77777777" w:rsidR="00C30039" w:rsidRDefault="00C30039" w:rsidP="00C30039">
      <w:pPr>
        <w:pStyle w:val="Heading3"/>
      </w:pPr>
      <w:bookmarkStart w:id="1729" w:name="_Toc448227658"/>
      <w:r>
        <w:t>August 26 / Little Month 3: Archangel Raphael</w:t>
      </w:r>
      <w:bookmarkEnd w:id="1729"/>
    </w:p>
    <w:p w14:paraId="0292BCC5" w14:textId="77777777" w:rsidR="00C30039" w:rsidRDefault="00C30039" w:rsidP="00C30039">
      <w:pPr>
        <w:pStyle w:val="Heading4"/>
      </w:pPr>
      <w:bookmarkStart w:id="1730" w:name="_Ref434488208"/>
      <w:r>
        <w:t>The Doxology</w:t>
      </w:r>
      <w:r w:rsidR="00B46E6E">
        <w:t xml:space="preserve"> for Archangel Raphael</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31" w:name="_Toc448227659"/>
      <w:r>
        <w:t>August 28 / Little Month 5</w:t>
      </w:r>
      <w:r w:rsidR="00980D99">
        <w:t>: St. Parsouma</w:t>
      </w:r>
      <w:bookmarkEnd w:id="1731"/>
    </w:p>
    <w:p w14:paraId="32F5CFB7" w14:textId="77777777" w:rsidR="00980D99" w:rsidRDefault="00980D99" w:rsidP="00980D99">
      <w:pPr>
        <w:pStyle w:val="Heading4"/>
      </w:pPr>
      <w:bookmarkStart w:id="1732" w:name="_Ref434491294"/>
      <w:r>
        <w:t>The Doxology</w:t>
      </w:r>
      <w:r w:rsidR="00810F04">
        <w:t xml:space="preserve"> for St. Parsouma</w:t>
      </w:r>
      <w:bookmarkEnd w:id="1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42"/>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36"/>
            <w:r>
              <w:t xml:space="preserve">ⲙ̀Ⲡⲭ̄ⲥ̄ </w:t>
            </w:r>
            <w:commentRangeEnd w:id="1736"/>
            <w:r>
              <w:rPr>
                <w:rStyle w:val="CommentReference"/>
                <w:rFonts w:ascii="Times New Roman" w:hAnsi="Times New Roman" w:cstheme="minorBidi"/>
                <w:noProof w:val="0"/>
              </w:rPr>
              <w:commentReference w:id="1736"/>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37"/>
            <w:r>
              <w:t xml:space="preserve">ⲡⲉⲛⲥⲱⲧⲏⲣ </w:t>
            </w:r>
            <w:commentRangeEnd w:id="1737"/>
            <w:r>
              <w:rPr>
                <w:rStyle w:val="CommentReference"/>
                <w:rFonts w:ascii="Times New Roman" w:hAnsi="Times New Roman" w:cstheme="minorBidi"/>
                <w:noProof w:val="0"/>
              </w:rPr>
              <w:commentReference w:id="1737"/>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38" w:name="_Toc410196226"/>
      <w:bookmarkStart w:id="1739" w:name="_Toc410196468"/>
      <w:bookmarkStart w:id="1740" w:name="_Toc410196970"/>
      <w:bookmarkStart w:id="1741" w:name="_Toc448696657"/>
      <w:bookmarkStart w:id="1742" w:name="Pascal"/>
      <w:bookmarkEnd w:id="1695"/>
      <w:r>
        <w:lastRenderedPageBreak/>
        <w:t>The Pascal Cycle</w:t>
      </w:r>
      <w:bookmarkEnd w:id="1738"/>
      <w:bookmarkEnd w:id="1739"/>
      <w:bookmarkEnd w:id="1740"/>
      <w:bookmarkEnd w:id="1741"/>
    </w:p>
    <w:bookmarkStart w:id="1743" w:name="_Toc410196971" w:displacedByCustomXml="next"/>
    <w:bookmarkStart w:id="1744" w:name="_Toc410196469" w:displacedByCustomXml="next"/>
    <w:bookmarkStart w:id="1745" w:name="_Toc410196227"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EC501B">
              <w:rPr>
                <w:noProof/>
                <w:webHidden/>
              </w:rPr>
              <w:t>949</w:t>
            </w:r>
            <w:r w:rsidR="00E35F1F">
              <w:rPr>
                <w:noProof/>
                <w:webHidden/>
              </w:rPr>
              <w:fldChar w:fldCharType="end"/>
            </w:r>
          </w:hyperlink>
        </w:p>
        <w:p w14:paraId="2F2B0A5E" w14:textId="4A9B9E94" w:rsidR="00E35F1F" w:rsidRDefault="008B7CFC">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EC501B">
              <w:rPr>
                <w:noProof/>
                <w:webHidden/>
              </w:rPr>
              <w:t>950</w:t>
            </w:r>
            <w:r w:rsidR="00E35F1F">
              <w:rPr>
                <w:noProof/>
                <w:webHidden/>
              </w:rPr>
              <w:fldChar w:fldCharType="end"/>
            </w:r>
          </w:hyperlink>
        </w:p>
        <w:p w14:paraId="21397571" w14:textId="05439365" w:rsidR="00E35F1F" w:rsidRDefault="008B7CFC">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EC501B">
              <w:rPr>
                <w:noProof/>
                <w:webHidden/>
              </w:rPr>
              <w:t>950</w:t>
            </w:r>
            <w:r w:rsidR="00E35F1F">
              <w:rPr>
                <w:noProof/>
                <w:webHidden/>
              </w:rPr>
              <w:fldChar w:fldCharType="end"/>
            </w:r>
          </w:hyperlink>
        </w:p>
        <w:p w14:paraId="345B39DB" w14:textId="4AB71334" w:rsidR="00E35F1F" w:rsidRDefault="008B7CFC">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EC501B">
              <w:rPr>
                <w:noProof/>
                <w:webHidden/>
              </w:rPr>
              <w:t>971</w:t>
            </w:r>
            <w:r w:rsidR="00E35F1F">
              <w:rPr>
                <w:noProof/>
                <w:webHidden/>
              </w:rPr>
              <w:fldChar w:fldCharType="end"/>
            </w:r>
          </w:hyperlink>
        </w:p>
        <w:p w14:paraId="2AC75D2D" w14:textId="029FCCC8" w:rsidR="00E35F1F" w:rsidRDefault="008B7CFC">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EC501B">
              <w:rPr>
                <w:noProof/>
                <w:webHidden/>
              </w:rPr>
              <w:t>976</w:t>
            </w:r>
            <w:r w:rsidR="00E35F1F">
              <w:rPr>
                <w:noProof/>
                <w:webHidden/>
              </w:rPr>
              <w:fldChar w:fldCharType="end"/>
            </w:r>
          </w:hyperlink>
        </w:p>
        <w:p w14:paraId="3D4E604A" w14:textId="0B309D69" w:rsidR="00E35F1F" w:rsidRDefault="008B7CFC">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EC501B">
              <w:rPr>
                <w:noProof/>
                <w:webHidden/>
              </w:rPr>
              <w:t>985</w:t>
            </w:r>
            <w:r w:rsidR="00E35F1F">
              <w:rPr>
                <w:noProof/>
                <w:webHidden/>
              </w:rPr>
              <w:fldChar w:fldCharType="end"/>
            </w:r>
          </w:hyperlink>
        </w:p>
        <w:p w14:paraId="02D0C1AA" w14:textId="7D439AB7" w:rsidR="00E35F1F" w:rsidRDefault="008B7CFC">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EC501B">
              <w:rPr>
                <w:noProof/>
                <w:webHidden/>
              </w:rPr>
              <w:t>993</w:t>
            </w:r>
            <w:r w:rsidR="00E35F1F">
              <w:rPr>
                <w:noProof/>
                <w:webHidden/>
              </w:rPr>
              <w:fldChar w:fldCharType="end"/>
            </w:r>
          </w:hyperlink>
        </w:p>
        <w:p w14:paraId="1DA254E0" w14:textId="201A631E" w:rsidR="00E35F1F" w:rsidRDefault="008B7CFC">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EC501B">
              <w:rPr>
                <w:noProof/>
                <w:webHidden/>
              </w:rPr>
              <w:t>1004</w:t>
            </w:r>
            <w:r w:rsidR="00E35F1F">
              <w:rPr>
                <w:noProof/>
                <w:webHidden/>
              </w:rPr>
              <w:fldChar w:fldCharType="end"/>
            </w:r>
          </w:hyperlink>
        </w:p>
        <w:p w14:paraId="779EDF1B" w14:textId="0AF9B506" w:rsidR="00E35F1F" w:rsidRDefault="008B7CFC">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EC501B">
              <w:rPr>
                <w:noProof/>
                <w:webHidden/>
              </w:rPr>
              <w:t>1006</w:t>
            </w:r>
            <w:r w:rsidR="00E35F1F">
              <w:rPr>
                <w:noProof/>
                <w:webHidden/>
              </w:rPr>
              <w:fldChar w:fldCharType="end"/>
            </w:r>
          </w:hyperlink>
        </w:p>
        <w:p w14:paraId="24E1F576" w14:textId="78CD0192" w:rsidR="00E35F1F" w:rsidRDefault="008B7CFC">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EC501B">
              <w:rPr>
                <w:noProof/>
                <w:webHidden/>
              </w:rPr>
              <w:t>1016</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46" w:name="_Toc448227660"/>
      <w:r>
        <w:lastRenderedPageBreak/>
        <w:t>Jonah’s Fast</w:t>
      </w:r>
      <w:bookmarkEnd w:id="1745"/>
      <w:bookmarkEnd w:id="1744"/>
      <w:bookmarkEnd w:id="1743"/>
      <w:bookmarkEnd w:id="1746"/>
    </w:p>
    <w:p w14:paraId="7A658690" w14:textId="77777777" w:rsidR="001E5E16" w:rsidRPr="001E5E16" w:rsidRDefault="001E5E16" w:rsidP="001E5E16">
      <w:pPr>
        <w:pStyle w:val="Heading4"/>
      </w:pPr>
      <w:bookmarkStart w:id="1747" w:name="_Ref434478053"/>
      <w:r>
        <w:t>The Doxology</w:t>
      </w:r>
      <w:r w:rsidR="00E21EA3">
        <w:t xml:space="preserve"> of Jonah’s Fast</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48" w:name="_Toc410196228"/>
      <w:bookmarkStart w:id="1749" w:name="_Toc410196470"/>
      <w:bookmarkStart w:id="1750" w:name="_Toc410196972"/>
      <w:bookmarkStart w:id="1751" w:name="_Toc448227661"/>
      <w:r>
        <w:t>Jonah’s Feast</w:t>
      </w:r>
      <w:bookmarkEnd w:id="1748"/>
      <w:bookmarkEnd w:id="1749"/>
      <w:bookmarkEnd w:id="1750"/>
      <w:bookmarkEnd w:id="1751"/>
    </w:p>
    <w:p w14:paraId="6EE6C439" w14:textId="77777777" w:rsidR="00495F1A" w:rsidRDefault="00495F1A" w:rsidP="00495F1A">
      <w:pPr>
        <w:pStyle w:val="Heading3"/>
      </w:pPr>
      <w:bookmarkStart w:id="1752" w:name="_Toc410196229"/>
      <w:bookmarkStart w:id="1753" w:name="_Toc410196471"/>
      <w:bookmarkStart w:id="1754" w:name="_Toc410196973"/>
      <w:bookmarkStart w:id="1755" w:name="_Toc448227662"/>
      <w:r>
        <w:t>Great Lent</w:t>
      </w:r>
      <w:bookmarkEnd w:id="1752"/>
      <w:bookmarkEnd w:id="1753"/>
      <w:bookmarkEnd w:id="1754"/>
      <w:bookmarkEnd w:id="1755"/>
    </w:p>
    <w:p w14:paraId="2602B6E5" w14:textId="77777777" w:rsidR="00EC2AEB" w:rsidRPr="001E5E16" w:rsidRDefault="00EC2AEB" w:rsidP="00EC2AEB">
      <w:pPr>
        <w:pStyle w:val="Heading4"/>
      </w:pPr>
      <w:bookmarkStart w:id="1756" w:name="_Ref434478080"/>
      <w:r>
        <w:t>The Doxology</w:t>
      </w:r>
      <w:r w:rsidR="00420CFA">
        <w:t xml:space="preserve"> for Saturday and Sunday</w:t>
      </w:r>
      <w:r w:rsidR="00E21EA3">
        <w:t xml:space="preserve"> in Great Lent</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57" w:name="_Ref434478104"/>
      <w:r>
        <w:t>The Doxology</w:t>
      </w:r>
      <w:r w:rsidR="00E21EA3">
        <w:t xml:space="preserve"> for Weekdays in Great Lent</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58"/>
            <w:r>
              <w:t>ⲛⲓⲉ̀ⲛⲉϩ</w:t>
            </w:r>
            <w:commentRangeEnd w:id="1758"/>
            <w:r>
              <w:rPr>
                <w:rStyle w:val="CommentReference"/>
                <w:rFonts w:ascii="Times New Roman" w:hAnsi="Times New Roman" w:cstheme="minorBidi"/>
                <w:noProof w:val="0"/>
              </w:rPr>
              <w:commentReference w:id="1758"/>
            </w:r>
            <w:r>
              <w:t>.</w:t>
            </w:r>
          </w:p>
        </w:tc>
      </w:tr>
    </w:tbl>
    <w:p w14:paraId="1A70F51E" w14:textId="77777777" w:rsidR="00420CFA" w:rsidRPr="001E5E16" w:rsidRDefault="00420CFA" w:rsidP="00420CFA">
      <w:pPr>
        <w:pStyle w:val="Heading4"/>
      </w:pPr>
      <w:bookmarkStart w:id="1759" w:name="_Ref434478128"/>
      <w:r>
        <w:t>A Second Doxology for Weekdays</w:t>
      </w:r>
      <w:r w:rsidR="00E21EA3">
        <w:t xml:space="preserve"> in Great Lent</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60"/>
            <w:r>
              <w:t xml:space="preserve">He </w:t>
            </w:r>
            <w:r w:rsidR="00253DD3">
              <w:t>humiliated</w:t>
            </w:r>
          </w:p>
          <w:p w14:paraId="774AFAE4" w14:textId="77777777" w:rsidR="00420CFA" w:rsidRDefault="00420CFA" w:rsidP="00420CFA">
            <w:pPr>
              <w:pStyle w:val="EngHangEnd"/>
            </w:pPr>
            <w:r>
              <w:t>The Tempter</w:t>
            </w:r>
            <w:commentRangeEnd w:id="1760"/>
            <w:r>
              <w:rPr>
                <w:rStyle w:val="CommentReference"/>
              </w:rPr>
              <w:commentReference w:id="1760"/>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61"/>
            <w:r>
              <w:t>“Fast in watchfulness</w:t>
            </w:r>
          </w:p>
          <w:p w14:paraId="6B2FDE71" w14:textId="77777777" w:rsidR="00420CFA" w:rsidRDefault="00420CFA" w:rsidP="00420CFA">
            <w:pPr>
              <w:pStyle w:val="EngHangEnd"/>
            </w:pPr>
            <w:r>
              <w:t>By day and by night.”</w:t>
            </w:r>
            <w:commentRangeEnd w:id="1761"/>
            <w:r>
              <w:rPr>
                <w:rStyle w:val="CommentReference"/>
              </w:rPr>
              <w:commentReference w:id="1761"/>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62" w:name="_Ref434478147"/>
      <w:r>
        <w:lastRenderedPageBreak/>
        <w:t>A Third</w:t>
      </w:r>
      <w:r w:rsidR="00420CFA">
        <w:t xml:space="preserve"> Doxology</w:t>
      </w:r>
      <w:r>
        <w:t xml:space="preserve"> for Weekdays</w:t>
      </w:r>
      <w:r w:rsidR="00E21EA3">
        <w:t xml:space="preserve"> in Great Lent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63" w:name="_Ref434478172"/>
      <w:r>
        <w:t xml:space="preserve">The </w:t>
      </w:r>
      <w:r w:rsidR="007A72D2">
        <w:t xml:space="preserve">Fourth </w:t>
      </w:r>
      <w:r>
        <w:t>Doxology</w:t>
      </w:r>
      <w:r w:rsidR="007A72D2">
        <w:t xml:space="preserve"> </w:t>
      </w:r>
      <w:r w:rsidR="00E21EA3">
        <w:t>for Great Lent</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64"/>
            <w:r>
              <w:t xml:space="preserve">Ϯⲛⲏⲥⲧⲓⲁ̀ </w:t>
            </w:r>
            <w:commentRangeEnd w:id="1764"/>
            <w:r>
              <w:rPr>
                <w:rStyle w:val="CommentReference"/>
                <w:rFonts w:ascii="Times New Roman" w:hAnsi="Times New Roman" w:cstheme="minorBidi"/>
                <w:noProof w:val="0"/>
              </w:rPr>
              <w:commentReference w:id="1764"/>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65"/>
            <w:r>
              <w:t>pretense</w:t>
            </w:r>
            <w:commentRangeEnd w:id="1765"/>
            <w:r>
              <w:rPr>
                <w:rStyle w:val="CommentReference"/>
              </w:rPr>
              <w:commentReference w:id="1765"/>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66"/>
            <w:r>
              <w:t>strugglers</w:t>
            </w:r>
            <w:commentRangeEnd w:id="1766"/>
            <w:r>
              <w:rPr>
                <w:rStyle w:val="CommentReference"/>
              </w:rPr>
              <w:commentReference w:id="1766"/>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67"/>
            <w:r>
              <w:t>martyrdom</w:t>
            </w:r>
            <w:commentRangeEnd w:id="1767"/>
            <w:r>
              <w:rPr>
                <w:rStyle w:val="CommentReference"/>
              </w:rPr>
              <w:commentReference w:id="1767"/>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68"/>
            <w:r>
              <w:t xml:space="preserve">carries </w:t>
            </w:r>
            <w:commentRangeEnd w:id="1768"/>
            <w:r>
              <w:rPr>
                <w:rStyle w:val="CommentReference"/>
              </w:rPr>
              <w:commentReference w:id="1768"/>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69"/>
            <w:r>
              <w:t>assembly</w:t>
            </w:r>
            <w:commentRangeEnd w:id="1769"/>
            <w:r>
              <w:rPr>
                <w:rStyle w:val="CommentReference"/>
              </w:rPr>
              <w:commentReference w:id="1769"/>
            </w:r>
            <w:r>
              <w:t>,</w:t>
            </w:r>
          </w:p>
          <w:p w14:paraId="33941A18" w14:textId="77777777" w:rsidR="006A78B4" w:rsidRDefault="006A78B4" w:rsidP="006A78B4">
            <w:pPr>
              <w:pStyle w:val="EngHangEnd"/>
            </w:pPr>
            <w:r>
              <w:t xml:space="preserve">From now until the </w:t>
            </w:r>
            <w:commentRangeStart w:id="1770"/>
            <w:r>
              <w:t>ages of ages</w:t>
            </w:r>
            <w:commentRangeEnd w:id="1770"/>
            <w:r>
              <w:rPr>
                <w:rStyle w:val="CommentReference"/>
              </w:rPr>
              <w:commentReference w:id="1770"/>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71" w:name="_Ref434476347"/>
      <w:r>
        <w:lastRenderedPageBreak/>
        <w:t>The Psali Adam</w:t>
      </w:r>
      <w:r w:rsidR="006C1B94">
        <w:t xml:space="preserve"> for Great Lent</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72" w:name="_Ref434476369"/>
      <w:r>
        <w:t>The Psali Batos</w:t>
      </w:r>
      <w:r w:rsidR="006C1B94">
        <w:t xml:space="preserve"> for Great Lent</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73" w:name="_Toc410196230"/>
      <w:bookmarkStart w:id="1774" w:name="_Toc410196472"/>
      <w:bookmarkStart w:id="1775" w:name="_Toc410196974"/>
      <w:bookmarkStart w:id="1776" w:name="_Toc448227663"/>
      <w:r>
        <w:t>Lazarus Saturday</w:t>
      </w:r>
      <w:bookmarkEnd w:id="1773"/>
      <w:bookmarkEnd w:id="1774"/>
      <w:bookmarkEnd w:id="1775"/>
      <w:bookmarkEnd w:id="1776"/>
    </w:p>
    <w:p w14:paraId="536840DE" w14:textId="77777777" w:rsidR="00EC2AEB" w:rsidRPr="001E5E16" w:rsidRDefault="00EC2AEB" w:rsidP="00EC2AEB">
      <w:pPr>
        <w:pStyle w:val="Heading4"/>
      </w:pPr>
      <w:bookmarkStart w:id="1777" w:name="_Ref434478195"/>
      <w:r>
        <w:t>The Doxology</w:t>
      </w:r>
      <w:r w:rsidR="00E21EA3">
        <w:t xml:space="preserve"> for Lazarus Saturday</w:t>
      </w:r>
      <w:bookmarkEnd w:id="1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78" w:name="_Ref434476394"/>
      <w:r>
        <w:t>The Psali Batos</w:t>
      </w:r>
      <w:r w:rsidR="006C1B94">
        <w:t xml:space="preserve"> for Lazarus Saturday</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79"/>
            <w:r>
              <w:t>With glory befitting You</w:t>
            </w:r>
            <w:commentRangeEnd w:id="1779"/>
            <w:r>
              <w:rPr>
                <w:rStyle w:val="CommentReference"/>
              </w:rPr>
              <w:commentReference w:id="1779"/>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80" w:name="_Toc410196231"/>
      <w:bookmarkStart w:id="1781" w:name="_Toc410196473"/>
      <w:bookmarkStart w:id="1782" w:name="_Toc410196975"/>
      <w:bookmarkStart w:id="1783" w:name="_Toc448227664"/>
      <w:r>
        <w:t>Palm Sunday</w:t>
      </w:r>
      <w:bookmarkEnd w:id="1780"/>
      <w:bookmarkEnd w:id="1781"/>
      <w:bookmarkEnd w:id="1782"/>
      <w:bookmarkEnd w:id="1783"/>
    </w:p>
    <w:p w14:paraId="5FD5B809" w14:textId="77777777" w:rsidR="00EC2AEB" w:rsidRPr="001E5E16" w:rsidRDefault="00EC2AEB" w:rsidP="00EC2AEB">
      <w:pPr>
        <w:pStyle w:val="Heading4"/>
      </w:pPr>
      <w:bookmarkStart w:id="1784" w:name="_Ref434478217"/>
      <w:r>
        <w:t xml:space="preserve">The </w:t>
      </w:r>
      <w:r w:rsidR="00FA139D">
        <w:t xml:space="preserve">First </w:t>
      </w:r>
      <w:r>
        <w:t>Doxology</w:t>
      </w:r>
      <w:r w:rsidR="00E21EA3">
        <w:t xml:space="preserve"> for Palm Sunday</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85"/>
            <w:r>
              <w:t>To the ages.</w:t>
            </w:r>
            <w:commentRangeEnd w:id="1785"/>
            <w:r>
              <w:rPr>
                <w:rStyle w:val="CommentReference"/>
              </w:rPr>
              <w:commentReference w:id="1785"/>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86" w:name="_Ref434478234"/>
      <w:r>
        <w:t>The Second Doxology</w:t>
      </w:r>
      <w:r w:rsidR="00E21EA3">
        <w:t xml:space="preserve"> for Palm Sunday</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43"/>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87" w:name="_Ref434478255"/>
      <w:r>
        <w:t>The Third Doxology</w:t>
      </w:r>
      <w:r w:rsidR="00E21EA3">
        <w:t xml:space="preserve"> for Palm Sunday</w:t>
      </w:r>
      <w:bookmarkEnd w:id="1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44"/>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88"/>
            <w:r>
              <w:t xml:space="preserve">is </w:t>
            </w:r>
            <w:commentRangeEnd w:id="1788"/>
            <w:r>
              <w:rPr>
                <w:rStyle w:val="CommentReference"/>
              </w:rPr>
              <w:commentReference w:id="1788"/>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89" w:name="_Ref434476417"/>
      <w:r>
        <w:t>The Psali Adam</w:t>
      </w:r>
      <w:r w:rsidR="006C1B94">
        <w:t xml:space="preserve"> for Palm Sunday</w:t>
      </w:r>
      <w:bookmarkEnd w:id="17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90"/>
            <w:r>
              <w:t xml:space="preserve">Offer </w:t>
            </w:r>
            <w:commentRangeEnd w:id="1790"/>
            <w:r>
              <w:rPr>
                <w:rStyle w:val="CommentReference"/>
              </w:rPr>
              <w:commentReference w:id="1790"/>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91"/>
            <w:r>
              <w:t>Kranion</w:t>
            </w:r>
            <w:commentRangeEnd w:id="1791"/>
            <w:r>
              <w:rPr>
                <w:rStyle w:val="CommentReference"/>
              </w:rPr>
              <w:commentReference w:id="1791"/>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92" w:name="_Toc448227665"/>
      <w:bookmarkStart w:id="1793" w:name="_Toc410196232"/>
      <w:bookmarkStart w:id="1794" w:name="_Toc410196474"/>
      <w:bookmarkStart w:id="1795" w:name="_Toc410196976"/>
      <w:r>
        <w:lastRenderedPageBreak/>
        <w:t>Joyous Saturday</w:t>
      </w:r>
      <w:bookmarkEnd w:id="1792"/>
    </w:p>
    <w:p w14:paraId="65F4337A" w14:textId="2CA465AF" w:rsidR="003E106D" w:rsidRDefault="003E106D" w:rsidP="003E106D">
      <w:pPr>
        <w:pStyle w:val="Heading4"/>
      </w:pPr>
      <w:bookmarkStart w:id="1796" w:name="_Ref435562018"/>
      <w:r>
        <w:t>The Psali Batos for the Joyous Saturday</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97"/>
            <w:r>
              <w:t xml:space="preserve">abolished </w:t>
            </w:r>
            <w:commentRangeEnd w:id="1797"/>
            <w:r>
              <w:rPr>
                <w:rStyle w:val="CommentReference"/>
              </w:rPr>
              <w:commentReference w:id="1797"/>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98"/>
            <w:r>
              <w:t>power</w:t>
            </w:r>
            <w:commentRangeEnd w:id="1798"/>
            <w:r>
              <w:rPr>
                <w:rStyle w:val="CommentReference"/>
              </w:rPr>
              <w:commentReference w:id="1798"/>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99" w:name="_Toc448227666"/>
      <w:r>
        <w:t>Resurrection</w:t>
      </w:r>
      <w:bookmarkEnd w:id="1793"/>
      <w:bookmarkEnd w:id="1794"/>
      <w:bookmarkEnd w:id="1795"/>
      <w:r w:rsidR="003E106D">
        <w:t xml:space="preserve"> Sunday</w:t>
      </w:r>
      <w:bookmarkEnd w:id="1799"/>
    </w:p>
    <w:p w14:paraId="48D283B9" w14:textId="77777777" w:rsidR="00EC2AEB" w:rsidRPr="001E5E16" w:rsidRDefault="00EC2AEB" w:rsidP="00EC2AEB">
      <w:pPr>
        <w:pStyle w:val="Heading4"/>
      </w:pPr>
      <w:bookmarkStart w:id="1800" w:name="_Ref434478294"/>
      <w:r>
        <w:t>The Doxology</w:t>
      </w:r>
      <w:r w:rsidR="00E21EA3">
        <w:t xml:space="preserve"> for the Resurrection</w:t>
      </w:r>
      <w:bookmarkEnd w:id="1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01"/>
            <w:r>
              <w:t>Name</w:t>
            </w:r>
            <w:commentRangeEnd w:id="1801"/>
            <w:r>
              <w:rPr>
                <w:rStyle w:val="CommentReference"/>
              </w:rPr>
              <w:commentReference w:id="1801"/>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02" w:name="_Ref434478317"/>
      <w:r>
        <w:t>A</w:t>
      </w:r>
      <w:r w:rsidR="00E21EA3">
        <w:t>nother</w:t>
      </w:r>
      <w:r>
        <w:t xml:space="preserve"> Doxology</w:t>
      </w:r>
      <w:r w:rsidR="00E21EA3">
        <w:t xml:space="preserve"> for the Resurrection</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03" w:name="_Ref434478347"/>
      <w:r>
        <w:t>A Doxology for Archangel Michael</w:t>
      </w:r>
      <w:r w:rsidR="00E21EA3">
        <w:t xml:space="preserve"> for the Resurrection</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45"/>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46"/>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47"/>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04" w:name="_Ref434476440"/>
      <w:r>
        <w:t>The Psali Adam</w:t>
      </w:r>
      <w:r w:rsidR="006C1B94">
        <w:t xml:space="preserve"> for the Resurrection</w:t>
      </w:r>
      <w:bookmarkEnd w:id="1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05" w:name="_Ref434476459"/>
      <w:r>
        <w:lastRenderedPageBreak/>
        <w:t>The Psali Batos</w:t>
      </w:r>
      <w:r w:rsidR="006C1B94">
        <w:t xml:space="preserve"> for the Resurrection</w:t>
      </w:r>
      <w:bookmarkEnd w:id="1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06" w:name="_Toc410196233"/>
      <w:bookmarkStart w:id="1807" w:name="_Toc410196475"/>
      <w:bookmarkStart w:id="1808" w:name="_Toc410196977"/>
      <w:bookmarkStart w:id="1809" w:name="_Toc448227667"/>
      <w:r>
        <w:t>Thomas Sunday</w:t>
      </w:r>
      <w:bookmarkEnd w:id="1806"/>
      <w:bookmarkEnd w:id="1807"/>
      <w:bookmarkEnd w:id="1808"/>
      <w:bookmarkEnd w:id="1809"/>
    </w:p>
    <w:p w14:paraId="1CFE554E" w14:textId="77777777" w:rsidR="00EC2AEB" w:rsidRDefault="00EC2AEB" w:rsidP="00EC2AEB">
      <w:pPr>
        <w:pStyle w:val="Heading4"/>
      </w:pPr>
      <w:bookmarkStart w:id="1810" w:name="_Ref434478375"/>
      <w:r>
        <w:t>The Doxology</w:t>
      </w:r>
      <w:r w:rsidR="00E21EA3">
        <w:t xml:space="preserve"> for Thomas Sunday</w:t>
      </w:r>
      <w:bookmarkEnd w:id="1810"/>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EC501B">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EC501B">
        <w:rPr>
          <w:noProof/>
        </w:rPr>
        <w:t>993</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48"/>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49"/>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50"/>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51"/>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11"/>
            <w:r>
              <w:t xml:space="preserve">Jesus </w:t>
            </w:r>
            <w:commentRangeEnd w:id="1811"/>
            <w:r>
              <w:rPr>
                <w:rStyle w:val="CommentReference"/>
                <w:rFonts w:ascii="Times New Roman" w:hAnsi="Times New Roman"/>
              </w:rPr>
              <w:commentReference w:id="1811"/>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12" w:name="_Toc410196235"/>
      <w:bookmarkStart w:id="1813" w:name="_Toc410196477"/>
      <w:bookmarkStart w:id="1814" w:name="_Toc410196979"/>
      <w:bookmarkStart w:id="1815" w:name="_Toc448227668"/>
      <w:r>
        <w:t>Ascension</w:t>
      </w:r>
      <w:bookmarkEnd w:id="1812"/>
      <w:bookmarkEnd w:id="1813"/>
      <w:bookmarkEnd w:id="1814"/>
      <w:bookmarkEnd w:id="1815"/>
    </w:p>
    <w:p w14:paraId="41C1E8F1" w14:textId="77777777" w:rsidR="00EC2AEB" w:rsidRPr="001E5E16" w:rsidRDefault="00EC2AEB" w:rsidP="00EC2AEB">
      <w:pPr>
        <w:pStyle w:val="Heading4"/>
      </w:pPr>
      <w:bookmarkStart w:id="1816" w:name="_Ref434478556"/>
      <w:r>
        <w:t>The Doxology</w:t>
      </w:r>
      <w:r w:rsidR="00CC1CA8">
        <w:t xml:space="preserve"> for the Ascension</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17"/>
            <w:r>
              <w:t>Name</w:t>
            </w:r>
            <w:commentRangeEnd w:id="1817"/>
            <w:r>
              <w:rPr>
                <w:rStyle w:val="CommentReference"/>
              </w:rPr>
              <w:commentReference w:id="1817"/>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18"/>
            <w:r>
              <w:t>to Him</w:t>
            </w:r>
            <w:commentRangeEnd w:id="1818"/>
            <w:r>
              <w:rPr>
                <w:rStyle w:val="CommentReference"/>
              </w:rPr>
              <w:commentReference w:id="1818"/>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19"/>
            <w:r>
              <w:t>might</w:t>
            </w:r>
            <w:commentRangeEnd w:id="1819"/>
            <w:r>
              <w:rPr>
                <w:rStyle w:val="CommentReference"/>
              </w:rPr>
              <w:commentReference w:id="1819"/>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20"/>
            <w:r>
              <w:t xml:space="preserve">Jesus </w:t>
            </w:r>
            <w:commentRangeEnd w:id="1820"/>
            <w:r>
              <w:rPr>
                <w:rStyle w:val="CommentReference"/>
                <w:rFonts w:ascii="Times New Roman" w:hAnsi="Times New Roman"/>
              </w:rPr>
              <w:commentReference w:id="1820"/>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21" w:name="_Ref434476482"/>
      <w:r>
        <w:t>The Psali Adam</w:t>
      </w:r>
      <w:r w:rsidR="006C1B94">
        <w:t xml:space="preserve"> for the Ascension</w:t>
      </w:r>
      <w:bookmarkEnd w:id="1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22" w:name="_Ref434476541"/>
      <w:r>
        <w:t>The Psali Batos</w:t>
      </w:r>
      <w:r w:rsidR="006C1B94">
        <w:t xml:space="preserve"> for the Ascension</w:t>
      </w:r>
      <w:bookmarkEnd w:id="1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23"/>
            <w:r>
              <w:t>miracles</w:t>
            </w:r>
            <w:commentRangeEnd w:id="1823"/>
            <w:r>
              <w:rPr>
                <w:rStyle w:val="CommentReference"/>
              </w:rPr>
              <w:commentReference w:id="1823"/>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24" w:name="_Toc410196236"/>
      <w:bookmarkStart w:id="1825" w:name="_Toc410196478"/>
      <w:bookmarkStart w:id="1826" w:name="_Toc410196980"/>
      <w:bookmarkStart w:id="1827" w:name="_Toc448227669"/>
      <w:r>
        <w:t>Pentecost</w:t>
      </w:r>
      <w:bookmarkEnd w:id="1824"/>
      <w:bookmarkEnd w:id="1825"/>
      <w:bookmarkEnd w:id="1826"/>
      <w:bookmarkEnd w:id="1827"/>
    </w:p>
    <w:p w14:paraId="79712352" w14:textId="77777777" w:rsidR="00EC2AEB" w:rsidRPr="001E5E16" w:rsidRDefault="00EC2AEB" w:rsidP="00EC2AEB">
      <w:pPr>
        <w:pStyle w:val="Heading4"/>
      </w:pPr>
      <w:bookmarkStart w:id="1828" w:name="_Ref434478581"/>
      <w:r>
        <w:t>The Doxology</w:t>
      </w:r>
      <w:r w:rsidR="00CC1CA8">
        <w:t xml:space="preserve"> for Pentecost</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29"/>
            <w:r>
              <w:t>Name</w:t>
            </w:r>
            <w:commentRangeEnd w:id="1829"/>
            <w:r>
              <w:rPr>
                <w:rStyle w:val="CommentReference"/>
              </w:rPr>
              <w:commentReference w:id="1829"/>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30"/>
            <w:r>
              <w:t>to Him</w:t>
            </w:r>
            <w:commentRangeEnd w:id="1830"/>
            <w:r>
              <w:rPr>
                <w:rStyle w:val="CommentReference"/>
              </w:rPr>
              <w:commentReference w:id="1830"/>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31"/>
            <w:r>
              <w:t>might</w:t>
            </w:r>
            <w:commentRangeEnd w:id="1831"/>
            <w:r>
              <w:rPr>
                <w:rStyle w:val="CommentReference"/>
              </w:rPr>
              <w:commentReference w:id="1831"/>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32" w:name="_Ref434476566"/>
      <w:r>
        <w:t>The Psali Adam</w:t>
      </w:r>
      <w:r w:rsidR="006C1B94">
        <w:t xml:space="preserve"> for Pentecost</w:t>
      </w:r>
      <w:bookmarkEnd w:id="1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33" w:name="_Toc410196981"/>
      <w:bookmarkStart w:id="1834" w:name="_Toc448696658"/>
      <w:bookmarkEnd w:id="1742"/>
      <w:r>
        <w:t>Hymns for Koiak</w:t>
      </w:r>
      <w:bookmarkEnd w:id="173"/>
      <w:bookmarkEnd w:id="174"/>
      <w:bookmarkEnd w:id="175"/>
      <w:bookmarkEnd w:id="1833"/>
      <w:r w:rsidR="00860765">
        <w:rPr>
          <w:rStyle w:val="FootnoteReference"/>
        </w:rPr>
        <w:footnoteReference w:id="952"/>
      </w:r>
      <w:bookmarkEnd w:id="1834"/>
    </w:p>
    <w:p w14:paraId="349B59E0" w14:textId="77777777" w:rsidR="00233CE3" w:rsidRDefault="00233CE3" w:rsidP="00E27B27">
      <w:pPr>
        <w:pStyle w:val="Heading3"/>
      </w:pPr>
      <w:bookmarkStart w:id="1835" w:name="_Ref435645419"/>
      <w:r>
        <w:t>THE KIAK CANTICLE</w:t>
      </w:r>
      <w:bookmarkEnd w:id="1835"/>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55D8492B"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w:t>
      </w:r>
      <w:r w:rsidR="00A8396B">
        <w:t>forever</w:t>
      </w:r>
      <w:r>
        <w:t xml:space="preserve">.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7780E496" w:rsidR="00233CE3" w:rsidRDefault="00233CE3" w:rsidP="00E27B27">
      <w:pPr>
        <w:pStyle w:val="EngInd"/>
      </w:pPr>
      <w:r>
        <w:t xml:space="preserve">O Lord, save Thy people and bless Thine inheritance: feed them also, and lift them up </w:t>
      </w:r>
      <w:r w:rsidR="00A8396B">
        <w:t>forever</w:t>
      </w:r>
      <w:r>
        <w:t xml:space="preserve">.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36" w:name="_Ref435645438"/>
      <w:r>
        <w:rPr>
          <w:sz w:val="24"/>
        </w:rPr>
        <w:t>PSALI ADAM</w:t>
      </w:r>
      <w:r>
        <w:t xml:space="preserve"> AFTER THE FIRST CANTICLE</w:t>
      </w:r>
      <w:bookmarkEnd w:id="1836"/>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37" w:name="_Ref435645453"/>
      <w:r>
        <w:t>PSALI ADAM (BEFORE THE SECOND CANTICLE)</w:t>
      </w:r>
      <w:bookmarkEnd w:id="1837"/>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38" w:name="_Ref435645565"/>
      <w:r>
        <w:rPr>
          <w:sz w:val="24"/>
        </w:rPr>
        <w:t>PSALI ADAM</w:t>
      </w:r>
      <w:r>
        <w:t xml:space="preserve"> AFTER THE SECOND CANTICLE</w:t>
      </w:r>
      <w:bookmarkEnd w:id="1838"/>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39" w:name="_Ref435645467"/>
      <w:r>
        <w:t>THE FIERY BUSH</w:t>
      </w:r>
      <w:bookmarkEnd w:id="1839"/>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40" w:name="_Ref435645593"/>
      <w:r>
        <w:t>PSALI BATO</w:t>
      </w:r>
      <w:r>
        <w:rPr>
          <w:lang w:val="en-US"/>
        </w:rPr>
        <w:t>S AFTER THE THIRD CANTICLE</w:t>
      </w:r>
      <w:bookmarkEnd w:id="1840"/>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41" w:name="_Toc448696659"/>
      <w:r>
        <w:t>Index of Psalis</w:t>
      </w:r>
      <w:bookmarkEnd w:id="1841"/>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EC501B">
        <w:t>The Psali Adam for the Ecclesiastical New Year</w:t>
      </w:r>
      <w:r>
        <w:fldChar w:fldCharType="end"/>
      </w:r>
      <w:r>
        <w:tab/>
      </w:r>
      <w:r>
        <w:fldChar w:fldCharType="begin"/>
      </w:r>
      <w:r>
        <w:instrText xml:space="preserve"> PAGEREF _Ref434473482 \h </w:instrText>
      </w:r>
      <w:r>
        <w:fldChar w:fldCharType="separate"/>
      </w:r>
      <w:r w:rsidR="00EC501B">
        <w:rPr>
          <w:noProof/>
        </w:rPr>
        <w:t>645</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EC501B">
        <w:t>The Psali Batos for the Ecclesiastical New Year</w:t>
      </w:r>
      <w:r>
        <w:fldChar w:fldCharType="end"/>
      </w:r>
      <w:r>
        <w:tab/>
      </w:r>
      <w:r>
        <w:fldChar w:fldCharType="begin"/>
      </w:r>
      <w:r>
        <w:instrText xml:space="preserve"> PAGEREF _Ref434473530 \h </w:instrText>
      </w:r>
      <w:r>
        <w:fldChar w:fldCharType="separate"/>
      </w:r>
      <w:r w:rsidR="00EC501B">
        <w:rPr>
          <w:noProof/>
        </w:rPr>
        <w:t>650</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EC501B">
        <w:t>The Psali Adam for the Feast of the Cross</w:t>
      </w:r>
      <w:r>
        <w:fldChar w:fldCharType="end"/>
      </w:r>
      <w:r>
        <w:tab/>
      </w:r>
      <w:r>
        <w:fldChar w:fldCharType="begin"/>
      </w:r>
      <w:r>
        <w:instrText xml:space="preserve"> PAGEREF _Ref434474964 \h </w:instrText>
      </w:r>
      <w:r>
        <w:fldChar w:fldCharType="separate"/>
      </w:r>
      <w:r w:rsidR="00EC501B">
        <w:rPr>
          <w:noProof/>
        </w:rPr>
        <w:t>662</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EC501B">
        <w:t>The Psali Batos for the Feast of the Cross</w:t>
      </w:r>
      <w:r>
        <w:fldChar w:fldCharType="end"/>
      </w:r>
      <w:r>
        <w:tab/>
      </w:r>
      <w:r>
        <w:fldChar w:fldCharType="begin"/>
      </w:r>
      <w:r>
        <w:instrText xml:space="preserve"> PAGEREF _Ref434474992 \h </w:instrText>
      </w:r>
      <w:r>
        <w:fldChar w:fldCharType="separate"/>
      </w:r>
      <w:r w:rsidR="00EC501B">
        <w:rPr>
          <w:noProof/>
        </w:rPr>
        <w:t>665</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EC501B">
        <w:t>The Psali Adam for the 29</w:t>
      </w:r>
      <w:r w:rsidR="00EC501B" w:rsidRPr="00C0205C">
        <w:rPr>
          <w:vertAlign w:val="superscript"/>
        </w:rPr>
        <w:t>th</w:t>
      </w:r>
      <w:r w:rsidR="00EC501B">
        <w:t xml:space="preserve"> of Every Month</w:t>
      </w:r>
      <w:r>
        <w:fldChar w:fldCharType="end"/>
      </w:r>
      <w:r>
        <w:tab/>
      </w:r>
      <w:r>
        <w:fldChar w:fldCharType="begin"/>
      </w:r>
      <w:r>
        <w:instrText xml:space="preserve"> PAGEREF _Ref435003845 \h </w:instrText>
      </w:r>
      <w:r>
        <w:fldChar w:fldCharType="separate"/>
      </w:r>
      <w:r w:rsidR="00EC501B">
        <w:rPr>
          <w:noProof/>
        </w:rPr>
        <w:t>672</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EC501B">
        <w:t>The Psali Batos for the 29</w:t>
      </w:r>
      <w:r w:rsidR="00EC501B" w:rsidRPr="00C0205C">
        <w:rPr>
          <w:vertAlign w:val="superscript"/>
        </w:rPr>
        <w:t>th</w:t>
      </w:r>
      <w:r w:rsidR="00EC501B">
        <w:t xml:space="preserve"> of Every Month</w:t>
      </w:r>
      <w:r>
        <w:fldChar w:fldCharType="end"/>
      </w:r>
      <w:r>
        <w:tab/>
      </w:r>
      <w:r>
        <w:fldChar w:fldCharType="begin"/>
      </w:r>
      <w:r>
        <w:instrText xml:space="preserve"> PAGEREF _Ref435003860 \h </w:instrText>
      </w:r>
      <w:r>
        <w:fldChar w:fldCharType="separate"/>
      </w:r>
      <w:r w:rsidR="00EC501B">
        <w:rPr>
          <w:noProof/>
        </w:rPr>
        <w:t>677</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EC501B">
        <w:t>The Sunday Psali Adam for Nativity</w:t>
      </w:r>
      <w:r>
        <w:fldChar w:fldCharType="end"/>
      </w:r>
      <w:r>
        <w:tab/>
      </w:r>
      <w:r>
        <w:fldChar w:fldCharType="begin"/>
      </w:r>
      <w:r>
        <w:instrText xml:space="preserve"> PAGEREF _Ref434475057 \h </w:instrText>
      </w:r>
      <w:r>
        <w:fldChar w:fldCharType="separate"/>
      </w:r>
      <w:r w:rsidR="00EC501B">
        <w:rPr>
          <w:noProof/>
        </w:rPr>
        <w:t>735</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EC501B">
        <w:t>The Monday Psali Adam for Nativity</w:t>
      </w:r>
      <w:r>
        <w:fldChar w:fldCharType="end"/>
      </w:r>
      <w:r>
        <w:tab/>
      </w:r>
      <w:r>
        <w:fldChar w:fldCharType="begin"/>
      </w:r>
      <w:r>
        <w:instrText xml:space="preserve"> PAGEREF _Ref434475083 \h </w:instrText>
      </w:r>
      <w:r>
        <w:fldChar w:fldCharType="separate"/>
      </w:r>
      <w:r w:rsidR="00EC501B">
        <w:rPr>
          <w:noProof/>
        </w:rPr>
        <w:t>739</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EC501B">
        <w:t>The Tuesday Psali Adam for Nativity</w:t>
      </w:r>
      <w:r>
        <w:fldChar w:fldCharType="end"/>
      </w:r>
      <w:r>
        <w:tab/>
      </w:r>
      <w:r>
        <w:fldChar w:fldCharType="begin"/>
      </w:r>
      <w:r>
        <w:instrText xml:space="preserve"> PAGEREF _Ref434475102 \h </w:instrText>
      </w:r>
      <w:r>
        <w:fldChar w:fldCharType="separate"/>
      </w:r>
      <w:r w:rsidR="00EC501B">
        <w:rPr>
          <w:noProof/>
        </w:rPr>
        <w:t>744</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EC501B">
        <w:t>The Wednesday Psali Batos for Nativity</w:t>
      </w:r>
      <w:r>
        <w:fldChar w:fldCharType="end"/>
      </w:r>
      <w:r>
        <w:tab/>
      </w:r>
      <w:r>
        <w:fldChar w:fldCharType="begin"/>
      </w:r>
      <w:r>
        <w:instrText xml:space="preserve"> PAGEREF _Ref434475128 \h </w:instrText>
      </w:r>
      <w:r>
        <w:fldChar w:fldCharType="separate"/>
      </w:r>
      <w:r w:rsidR="00EC501B">
        <w:rPr>
          <w:noProof/>
        </w:rPr>
        <w:t>749</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EC501B">
        <w:t>The Thursday Psali Batos for Nativity</w:t>
      </w:r>
      <w:r>
        <w:fldChar w:fldCharType="end"/>
      </w:r>
      <w:r>
        <w:tab/>
      </w:r>
      <w:r>
        <w:fldChar w:fldCharType="begin"/>
      </w:r>
      <w:r>
        <w:instrText xml:space="preserve"> PAGEREF _Ref434475150 \h </w:instrText>
      </w:r>
      <w:r>
        <w:fldChar w:fldCharType="separate"/>
      </w:r>
      <w:r w:rsidR="00EC501B">
        <w:rPr>
          <w:noProof/>
        </w:rPr>
        <w:t>752</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EC501B">
        <w:t>The Friday Psali Batos for Nativity</w:t>
      </w:r>
      <w:r>
        <w:fldChar w:fldCharType="end"/>
      </w:r>
      <w:r>
        <w:tab/>
      </w:r>
      <w:r>
        <w:fldChar w:fldCharType="begin"/>
      </w:r>
      <w:r>
        <w:instrText xml:space="preserve"> PAGEREF _Ref434475177 \h </w:instrText>
      </w:r>
      <w:r>
        <w:fldChar w:fldCharType="separate"/>
      </w:r>
      <w:r w:rsidR="00EC501B">
        <w:rPr>
          <w:noProof/>
        </w:rPr>
        <w:t>756</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EC501B">
        <w:t>The Saturday Psali Batos for Nativity</w:t>
      </w:r>
      <w:r>
        <w:fldChar w:fldCharType="end"/>
      </w:r>
      <w:r>
        <w:tab/>
      </w:r>
      <w:r>
        <w:fldChar w:fldCharType="begin"/>
      </w:r>
      <w:r>
        <w:instrText xml:space="preserve"> PAGEREF _Ref434475196 \h </w:instrText>
      </w:r>
      <w:r>
        <w:fldChar w:fldCharType="separate"/>
      </w:r>
      <w:r w:rsidR="00EC501B">
        <w:rPr>
          <w:noProof/>
        </w:rPr>
        <w:t>761</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EC501B">
        <w:t>The Psali Adam for the Circumcision</w:t>
      </w:r>
      <w:r>
        <w:fldChar w:fldCharType="end"/>
      </w:r>
      <w:r>
        <w:tab/>
      </w:r>
      <w:r>
        <w:fldChar w:fldCharType="begin"/>
      </w:r>
      <w:r>
        <w:instrText xml:space="preserve"> PAGEREF _Ref434475229 \h </w:instrText>
      </w:r>
      <w:r>
        <w:fldChar w:fldCharType="separate"/>
      </w:r>
      <w:r w:rsidR="00EC501B">
        <w:rPr>
          <w:noProof/>
        </w:rPr>
        <w:t>771</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EC501B">
        <w:t>The Psali Batos for the Circumcision</w:t>
      </w:r>
      <w:r>
        <w:fldChar w:fldCharType="end"/>
      </w:r>
      <w:r>
        <w:tab/>
      </w:r>
      <w:r>
        <w:fldChar w:fldCharType="begin"/>
      </w:r>
      <w:r>
        <w:instrText xml:space="preserve"> PAGEREF _Ref434475252 \h </w:instrText>
      </w:r>
      <w:r>
        <w:fldChar w:fldCharType="separate"/>
      </w:r>
      <w:r w:rsidR="00EC501B">
        <w:rPr>
          <w:noProof/>
        </w:rPr>
        <w:t>775</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EC501B">
        <w:t>The Sunday Psali Adam for Theophany</w:t>
      </w:r>
      <w:r>
        <w:fldChar w:fldCharType="end"/>
      </w:r>
      <w:r>
        <w:tab/>
      </w:r>
      <w:r>
        <w:fldChar w:fldCharType="begin"/>
      </w:r>
      <w:r>
        <w:instrText xml:space="preserve"> PAGEREF _Ref434475280 \h </w:instrText>
      </w:r>
      <w:r>
        <w:fldChar w:fldCharType="separate"/>
      </w:r>
      <w:r w:rsidR="00EC501B">
        <w:rPr>
          <w:noProof/>
        </w:rPr>
        <w:t>785</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EC501B">
        <w:t>The Monday Psali Adam for Theophany</w:t>
      </w:r>
      <w:r>
        <w:fldChar w:fldCharType="end"/>
      </w:r>
      <w:r>
        <w:tab/>
      </w:r>
      <w:r>
        <w:fldChar w:fldCharType="begin"/>
      </w:r>
      <w:r>
        <w:instrText xml:space="preserve"> PAGEREF _Ref434475309 \h </w:instrText>
      </w:r>
      <w:r>
        <w:fldChar w:fldCharType="separate"/>
      </w:r>
      <w:r w:rsidR="00EC501B">
        <w:rPr>
          <w:noProof/>
        </w:rPr>
        <w:t>789</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EC501B">
        <w:t>The Tuesday Psali Adam for Theophany</w:t>
      </w:r>
      <w:r>
        <w:fldChar w:fldCharType="end"/>
      </w:r>
      <w:r>
        <w:tab/>
      </w:r>
      <w:r>
        <w:fldChar w:fldCharType="begin"/>
      </w:r>
      <w:r>
        <w:instrText xml:space="preserve"> PAGEREF _Ref434475331 \h </w:instrText>
      </w:r>
      <w:r>
        <w:fldChar w:fldCharType="separate"/>
      </w:r>
      <w:r w:rsidR="00EC501B">
        <w:rPr>
          <w:noProof/>
        </w:rPr>
        <w:t>792</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EC501B">
        <w:t>The Wednesday Psali Batos for Theophany</w:t>
      </w:r>
      <w:r>
        <w:fldChar w:fldCharType="end"/>
      </w:r>
      <w:r>
        <w:tab/>
      </w:r>
      <w:r>
        <w:fldChar w:fldCharType="begin"/>
      </w:r>
      <w:r>
        <w:instrText xml:space="preserve"> PAGEREF _Ref434475362 \h </w:instrText>
      </w:r>
      <w:r>
        <w:fldChar w:fldCharType="separate"/>
      </w:r>
      <w:r w:rsidR="00EC501B">
        <w:rPr>
          <w:noProof/>
        </w:rPr>
        <w:t>796</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EC501B">
        <w:t>The Thursday Psali Batos for Theophany</w:t>
      </w:r>
      <w:r>
        <w:fldChar w:fldCharType="end"/>
      </w:r>
      <w:r>
        <w:tab/>
      </w:r>
      <w:r>
        <w:fldChar w:fldCharType="begin"/>
      </w:r>
      <w:r>
        <w:instrText xml:space="preserve"> PAGEREF _Ref434475388 \h </w:instrText>
      </w:r>
      <w:r>
        <w:fldChar w:fldCharType="separate"/>
      </w:r>
      <w:r w:rsidR="00EC501B">
        <w:rPr>
          <w:noProof/>
        </w:rPr>
        <w:t>800</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EC501B">
        <w:t>The Friday Psali Batos for Theophany</w:t>
      </w:r>
      <w:r>
        <w:fldChar w:fldCharType="end"/>
      </w:r>
      <w:r>
        <w:tab/>
      </w:r>
      <w:r>
        <w:fldChar w:fldCharType="begin"/>
      </w:r>
      <w:r>
        <w:instrText xml:space="preserve"> PAGEREF _Ref434475411 \h </w:instrText>
      </w:r>
      <w:r>
        <w:fldChar w:fldCharType="separate"/>
      </w:r>
      <w:r w:rsidR="00EC501B">
        <w:rPr>
          <w:noProof/>
        </w:rPr>
        <w:t>804</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EC501B">
        <w:t>The Saturday Psali Batos for Theophany</w:t>
      </w:r>
      <w:r>
        <w:fldChar w:fldCharType="end"/>
      </w:r>
      <w:r>
        <w:tab/>
      </w:r>
      <w:r>
        <w:fldChar w:fldCharType="begin"/>
      </w:r>
      <w:r>
        <w:instrText xml:space="preserve"> PAGEREF _Ref434475434 \h </w:instrText>
      </w:r>
      <w:r>
        <w:fldChar w:fldCharType="separate"/>
      </w:r>
      <w:r w:rsidR="00EC501B">
        <w:rPr>
          <w:noProof/>
        </w:rPr>
        <w:t>808</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EC501B">
        <w:t>The Psali Adam for the Wedding of Cana</w:t>
      </w:r>
      <w:r>
        <w:fldChar w:fldCharType="end"/>
      </w:r>
      <w:r>
        <w:tab/>
      </w:r>
      <w:r>
        <w:fldChar w:fldCharType="begin"/>
      </w:r>
      <w:r>
        <w:instrText xml:space="preserve"> PAGEREF _Ref434475472 \h </w:instrText>
      </w:r>
      <w:r>
        <w:fldChar w:fldCharType="separate"/>
      </w:r>
      <w:r w:rsidR="00EC501B">
        <w:rPr>
          <w:noProof/>
        </w:rPr>
        <w:t>814</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EC501B">
        <w:t>The Psali Batos for the Wedding of Cana</w:t>
      </w:r>
      <w:r>
        <w:fldChar w:fldCharType="end"/>
      </w:r>
      <w:r>
        <w:tab/>
      </w:r>
      <w:r>
        <w:fldChar w:fldCharType="begin"/>
      </w:r>
      <w:r>
        <w:instrText xml:space="preserve"> PAGEREF _Ref434475500 \h </w:instrText>
      </w:r>
      <w:r>
        <w:fldChar w:fldCharType="separate"/>
      </w:r>
      <w:r w:rsidR="00EC501B">
        <w:rPr>
          <w:noProof/>
        </w:rPr>
        <w:t>818</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EC501B">
        <w:t>The Psali Adam for Annunciation</w:t>
      </w:r>
      <w:r>
        <w:fldChar w:fldCharType="end"/>
      </w:r>
      <w:r>
        <w:tab/>
      </w:r>
      <w:r>
        <w:fldChar w:fldCharType="begin"/>
      </w:r>
      <w:r>
        <w:instrText xml:space="preserve"> PAGEREF _Ref434475566 \h </w:instrText>
      </w:r>
      <w:r>
        <w:fldChar w:fldCharType="separate"/>
      </w:r>
      <w:r w:rsidR="00EC501B">
        <w:rPr>
          <w:noProof/>
        </w:rPr>
        <w:t>845</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EC501B">
        <w:t>The Psali Batos for Annunciation</w:t>
      </w:r>
      <w:r>
        <w:fldChar w:fldCharType="end"/>
      </w:r>
      <w:r>
        <w:tab/>
      </w:r>
      <w:r>
        <w:fldChar w:fldCharType="begin"/>
      </w:r>
      <w:r>
        <w:instrText xml:space="preserve"> PAGEREF _Ref434475591 \h </w:instrText>
      </w:r>
      <w:r>
        <w:fldChar w:fldCharType="separate"/>
      </w:r>
      <w:r w:rsidR="00EC501B">
        <w:rPr>
          <w:noProof/>
        </w:rPr>
        <w:t>849</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EC501B">
        <w:t>The Psali Adam for the Entrance into Egypt</w:t>
      </w:r>
      <w:r>
        <w:fldChar w:fldCharType="end"/>
      </w:r>
      <w:r>
        <w:tab/>
      </w:r>
      <w:r>
        <w:fldChar w:fldCharType="begin"/>
      </w:r>
      <w:r>
        <w:instrText xml:space="preserve"> PAGEREF _Ref434476089 \h </w:instrText>
      </w:r>
      <w:r>
        <w:fldChar w:fldCharType="separate"/>
      </w:r>
      <w:r w:rsidR="00EC501B">
        <w:rPr>
          <w:noProof/>
        </w:rPr>
        <w:t>868</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EC501B">
        <w:t>The Psali Batos for the Entrance into Egypt</w:t>
      </w:r>
      <w:r>
        <w:fldChar w:fldCharType="end"/>
      </w:r>
      <w:r>
        <w:tab/>
      </w:r>
      <w:r>
        <w:fldChar w:fldCharType="begin"/>
      </w:r>
      <w:r>
        <w:instrText xml:space="preserve"> PAGEREF _Ref434476112 \h </w:instrText>
      </w:r>
      <w:r>
        <w:fldChar w:fldCharType="separate"/>
      </w:r>
      <w:r w:rsidR="00EC501B">
        <w:rPr>
          <w:noProof/>
        </w:rPr>
        <w:t>872</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EC501B">
        <w:t>The Psali Adam for the Apostles’ Fast</w:t>
      </w:r>
      <w:r>
        <w:fldChar w:fldCharType="end"/>
      </w:r>
      <w:r>
        <w:tab/>
      </w:r>
      <w:r>
        <w:fldChar w:fldCharType="begin"/>
      </w:r>
      <w:r>
        <w:instrText xml:space="preserve"> PAGEREF _Ref434476183 \h </w:instrText>
      </w:r>
      <w:r>
        <w:fldChar w:fldCharType="separate"/>
      </w:r>
      <w:r w:rsidR="00EC501B">
        <w:rPr>
          <w:noProof/>
        </w:rPr>
        <w:t>884</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EC501B">
        <w:t>The Psali Batos for the Apostles’ Fast</w:t>
      </w:r>
      <w:r>
        <w:fldChar w:fldCharType="end"/>
      </w:r>
      <w:r>
        <w:tab/>
      </w:r>
      <w:r>
        <w:fldChar w:fldCharType="begin"/>
      </w:r>
      <w:r>
        <w:instrText xml:space="preserve"> PAGEREF _Ref434476204 \h </w:instrText>
      </w:r>
      <w:r>
        <w:fldChar w:fldCharType="separate"/>
      </w:r>
      <w:r w:rsidR="00EC501B">
        <w:rPr>
          <w:noProof/>
        </w:rPr>
        <w:t>887</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EC501B">
        <w:t>The Psali Adam for the Apostles’ Feast</w:t>
      </w:r>
      <w:r>
        <w:fldChar w:fldCharType="end"/>
      </w:r>
      <w:r>
        <w:tab/>
      </w:r>
      <w:r>
        <w:fldChar w:fldCharType="begin"/>
      </w:r>
      <w:r>
        <w:instrText xml:space="preserve"> PAGEREF _Ref434476236 \h </w:instrText>
      </w:r>
      <w:r>
        <w:fldChar w:fldCharType="separate"/>
      </w:r>
      <w:r w:rsidR="00EC501B">
        <w:rPr>
          <w:noProof/>
        </w:rPr>
        <w:t>902</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EC501B">
        <w:t>The Psali Batos for the Apostles’ Feast</w:t>
      </w:r>
      <w:r>
        <w:fldChar w:fldCharType="end"/>
      </w:r>
      <w:r>
        <w:tab/>
      </w:r>
      <w:r>
        <w:fldChar w:fldCharType="begin"/>
      </w:r>
      <w:r>
        <w:instrText xml:space="preserve"> PAGEREF _Ref434476261 \h </w:instrText>
      </w:r>
      <w:r>
        <w:fldChar w:fldCharType="separate"/>
      </w:r>
      <w:r w:rsidR="00EC501B">
        <w:rPr>
          <w:noProof/>
        </w:rPr>
        <w:t>905</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EC501B">
        <w:t>The Psali Adam for the Transfiguration</w:t>
      </w:r>
      <w:r>
        <w:fldChar w:fldCharType="end"/>
      </w:r>
      <w:r>
        <w:tab/>
      </w:r>
      <w:r>
        <w:fldChar w:fldCharType="begin"/>
      </w:r>
      <w:r>
        <w:instrText xml:space="preserve"> PAGEREF _Ref434476299 \h </w:instrText>
      </w:r>
      <w:r>
        <w:fldChar w:fldCharType="separate"/>
      </w:r>
      <w:r w:rsidR="00EC501B">
        <w:rPr>
          <w:noProof/>
        </w:rPr>
        <w:t>926</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EC501B">
        <w:t>The Psali Batos for the Transfiguration</w:t>
      </w:r>
      <w:r>
        <w:fldChar w:fldCharType="end"/>
      </w:r>
      <w:r>
        <w:tab/>
      </w:r>
      <w:r>
        <w:fldChar w:fldCharType="begin"/>
      </w:r>
      <w:r>
        <w:instrText xml:space="preserve"> PAGEREF _Ref434476316 \h </w:instrText>
      </w:r>
      <w:r>
        <w:fldChar w:fldCharType="separate"/>
      </w:r>
      <w:r w:rsidR="00EC501B">
        <w:rPr>
          <w:noProof/>
        </w:rPr>
        <w:t>930</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EC501B">
        <w:t>The Psali Adam for Great Lent</w:t>
      </w:r>
      <w:r>
        <w:fldChar w:fldCharType="end"/>
      </w:r>
      <w:r>
        <w:tab/>
      </w:r>
      <w:r>
        <w:fldChar w:fldCharType="begin"/>
      </w:r>
      <w:r>
        <w:instrText xml:space="preserve"> PAGEREF _Ref434476347 \h </w:instrText>
      </w:r>
      <w:r>
        <w:fldChar w:fldCharType="separate"/>
      </w:r>
      <w:r w:rsidR="00EC501B">
        <w:rPr>
          <w:noProof/>
        </w:rPr>
        <w:t>964</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EC501B">
        <w:t>The Psali Batos for Great Lent</w:t>
      </w:r>
      <w:r>
        <w:fldChar w:fldCharType="end"/>
      </w:r>
      <w:r>
        <w:tab/>
      </w:r>
      <w:r>
        <w:fldChar w:fldCharType="begin"/>
      </w:r>
      <w:r>
        <w:instrText xml:space="preserve"> PAGEREF _Ref434476369 \h </w:instrText>
      </w:r>
      <w:r>
        <w:fldChar w:fldCharType="separate"/>
      </w:r>
      <w:r w:rsidR="00EC501B">
        <w:rPr>
          <w:noProof/>
        </w:rPr>
        <w:t>967</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EC501B">
        <w:t>The Psali Batos for Lazarus Saturday</w:t>
      </w:r>
      <w:r>
        <w:fldChar w:fldCharType="end"/>
      </w:r>
      <w:r>
        <w:tab/>
      </w:r>
      <w:r>
        <w:fldChar w:fldCharType="begin"/>
      </w:r>
      <w:r>
        <w:instrText xml:space="preserve"> PAGEREF _Ref434476394 \h </w:instrText>
      </w:r>
      <w:r>
        <w:fldChar w:fldCharType="separate"/>
      </w:r>
      <w:r w:rsidR="00EC501B">
        <w:rPr>
          <w:noProof/>
        </w:rPr>
        <w:t>972</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EC501B">
        <w:t>The Psali Adam for Palm Sunday</w:t>
      </w:r>
      <w:r>
        <w:fldChar w:fldCharType="end"/>
      </w:r>
      <w:r>
        <w:tab/>
      </w:r>
      <w:r>
        <w:fldChar w:fldCharType="begin"/>
      </w:r>
      <w:r>
        <w:instrText xml:space="preserve"> PAGEREF _Ref434476417 \h </w:instrText>
      </w:r>
      <w:r>
        <w:fldChar w:fldCharType="separate"/>
      </w:r>
      <w:r w:rsidR="00EC501B">
        <w:rPr>
          <w:noProof/>
        </w:rPr>
        <w:t>981</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EC501B">
        <w:t>The Psali Batos for the Joyous Saturday</w:t>
      </w:r>
      <w:r>
        <w:fldChar w:fldCharType="end"/>
      </w:r>
      <w:r>
        <w:tab/>
      </w:r>
      <w:r>
        <w:fldChar w:fldCharType="begin"/>
      </w:r>
      <w:r>
        <w:instrText xml:space="preserve"> PAGEREF _Ref435562018 \h </w:instrText>
      </w:r>
      <w:r>
        <w:fldChar w:fldCharType="separate"/>
      </w:r>
      <w:r w:rsidR="00EC501B">
        <w:rPr>
          <w:noProof/>
        </w:rPr>
        <w:t>985</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EC501B">
        <w:t>The Psali Adam for the Resurrection</w:t>
      </w:r>
      <w:r>
        <w:fldChar w:fldCharType="end"/>
      </w:r>
      <w:r>
        <w:tab/>
      </w:r>
      <w:r>
        <w:fldChar w:fldCharType="begin"/>
      </w:r>
      <w:r>
        <w:instrText xml:space="preserve"> PAGEREF _Ref434476440 \h </w:instrText>
      </w:r>
      <w:r>
        <w:fldChar w:fldCharType="separate"/>
      </w:r>
      <w:r w:rsidR="00EC501B">
        <w:rPr>
          <w:noProof/>
        </w:rPr>
        <w:t>997</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EC501B">
        <w:t>The Psali Batos for the Resurrection</w:t>
      </w:r>
      <w:r>
        <w:fldChar w:fldCharType="end"/>
      </w:r>
      <w:r>
        <w:tab/>
      </w:r>
      <w:r>
        <w:fldChar w:fldCharType="begin"/>
      </w:r>
      <w:r>
        <w:instrText xml:space="preserve"> PAGEREF _Ref434476459 \h </w:instrText>
      </w:r>
      <w:r>
        <w:fldChar w:fldCharType="separate"/>
      </w:r>
      <w:r w:rsidR="00EC501B">
        <w:rPr>
          <w:noProof/>
        </w:rPr>
        <w:t>1001</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EC501B">
        <w:t>The Psali Adam for the Ascension</w:t>
      </w:r>
      <w:r>
        <w:fldChar w:fldCharType="end"/>
      </w:r>
      <w:r>
        <w:tab/>
      </w:r>
      <w:r>
        <w:fldChar w:fldCharType="begin"/>
      </w:r>
      <w:r>
        <w:instrText xml:space="preserve"> PAGEREF _Ref434476482 \h </w:instrText>
      </w:r>
      <w:r>
        <w:fldChar w:fldCharType="separate"/>
      </w:r>
      <w:r w:rsidR="00EC501B">
        <w:rPr>
          <w:noProof/>
        </w:rPr>
        <w:t>1008</w:t>
      </w:r>
      <w:r>
        <w:fldChar w:fldCharType="end"/>
      </w:r>
    </w:p>
    <w:p w14:paraId="7FFC2411" w14:textId="33F95742"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EC501B">
        <w:t>The Psali Batos for the Ascension</w:t>
      </w:r>
      <w:r>
        <w:fldChar w:fldCharType="end"/>
      </w:r>
      <w:r>
        <w:tab/>
      </w:r>
      <w:r>
        <w:fldChar w:fldCharType="begin"/>
      </w:r>
      <w:r>
        <w:instrText xml:space="preserve"> PAGEREF _Ref434476541 \h </w:instrText>
      </w:r>
      <w:r>
        <w:fldChar w:fldCharType="separate"/>
      </w:r>
      <w:r w:rsidR="00EC501B">
        <w:rPr>
          <w:noProof/>
        </w:rPr>
        <w:t>1012</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EC501B">
        <w:t>The Psali Adam for Pentecost</w:t>
      </w:r>
      <w:r>
        <w:fldChar w:fldCharType="end"/>
      </w:r>
      <w:r>
        <w:tab/>
      </w:r>
      <w:r>
        <w:fldChar w:fldCharType="begin"/>
      </w:r>
      <w:r>
        <w:instrText xml:space="preserve"> PAGEREF _Ref434476566 \h </w:instrText>
      </w:r>
      <w:r>
        <w:fldChar w:fldCharType="separate"/>
      </w:r>
      <w:r w:rsidR="00EC501B">
        <w:rPr>
          <w:noProof/>
        </w:rPr>
        <w:t>1019</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EC501B">
        <w:t>The Psali Adam for the Virgin</w:t>
      </w:r>
      <w:r>
        <w:fldChar w:fldCharType="end"/>
      </w:r>
      <w:r>
        <w:tab/>
      </w:r>
      <w:r>
        <w:fldChar w:fldCharType="begin"/>
      </w:r>
      <w:r>
        <w:instrText xml:space="preserve"> PAGEREF _Ref435642763 \h </w:instrText>
      </w:r>
      <w:r>
        <w:fldChar w:fldCharType="separate"/>
      </w:r>
      <w:r w:rsidR="00EC501B">
        <w:rPr>
          <w:noProof/>
        </w:rPr>
        <w:t>934</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EC501B">
        <w:t>The Psali Batos for the Virgin</w:t>
      </w:r>
      <w:r>
        <w:fldChar w:fldCharType="end"/>
      </w:r>
      <w:r>
        <w:tab/>
      </w:r>
      <w:r>
        <w:fldChar w:fldCharType="begin"/>
      </w:r>
      <w:r>
        <w:instrText xml:space="preserve"> PAGEREF _Ref435734818 \h </w:instrText>
      </w:r>
      <w:r>
        <w:fldChar w:fldCharType="separate"/>
      </w:r>
      <w:r w:rsidR="00EC501B">
        <w:rPr>
          <w:noProof/>
        </w:rPr>
        <w:t>938</w:t>
      </w:r>
      <w:r>
        <w:fldChar w:fldCharType="end"/>
      </w:r>
    </w:p>
    <w:p w14:paraId="3F93C9B6" w14:textId="77777777" w:rsidR="00B411C9" w:rsidRDefault="00B411C9" w:rsidP="00B411C9">
      <w:pPr>
        <w:pStyle w:val="Heading2"/>
      </w:pPr>
      <w:bookmarkStart w:id="1842" w:name="_Toc448696660"/>
      <w:r>
        <w:t>Index of Doxologies</w:t>
      </w:r>
      <w:bookmarkEnd w:id="1842"/>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EC501B">
        <w:t>The Introduction to the Doxologies</w:t>
      </w:r>
      <w:r>
        <w:fldChar w:fldCharType="end"/>
      </w:r>
      <w:r>
        <w:tab/>
      </w:r>
      <w:r>
        <w:fldChar w:fldCharType="begin"/>
      </w:r>
      <w:r>
        <w:instrText xml:space="preserve"> PAGEREF _Ref434477171 \h </w:instrText>
      </w:r>
      <w:r>
        <w:fldChar w:fldCharType="separate"/>
      </w:r>
      <w:r w:rsidR="00EC501B">
        <w:rPr>
          <w:noProof/>
        </w:rPr>
        <w:t>570</w:t>
      </w:r>
      <w:r>
        <w:fldChar w:fldCharType="end"/>
      </w:r>
    </w:p>
    <w:p w14:paraId="6914D076" w14:textId="77777777" w:rsidR="00E21EA3" w:rsidRDefault="00E21EA3" w:rsidP="00E21EA3">
      <w:pPr>
        <w:pStyle w:val="Heading3"/>
      </w:pPr>
      <w:bookmarkStart w:id="1843" w:name="_Ref435642966"/>
      <w:r>
        <w:t>Seasonal Doxologies</w:t>
      </w:r>
      <w:bookmarkEnd w:id="1843"/>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EC501B">
        <w:t>The Doxology for Ecclesiastical New Year</w:t>
      </w:r>
      <w:r>
        <w:fldChar w:fldCharType="end"/>
      </w:r>
      <w:r>
        <w:tab/>
      </w:r>
      <w:r>
        <w:fldChar w:fldCharType="begin"/>
      </w:r>
      <w:r>
        <w:instrText xml:space="preserve"> PAGEREF _Ref434477358 \h </w:instrText>
      </w:r>
      <w:r>
        <w:fldChar w:fldCharType="separate"/>
      </w:r>
      <w:r w:rsidR="00EC501B">
        <w:rPr>
          <w:noProof/>
        </w:rPr>
        <w:t>644</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EC501B">
        <w:t>The Doxology for the Feast of the Cross</w:t>
      </w:r>
      <w:r>
        <w:fldChar w:fldCharType="end"/>
      </w:r>
      <w:r>
        <w:tab/>
      </w:r>
      <w:r>
        <w:fldChar w:fldCharType="begin"/>
      </w:r>
      <w:r>
        <w:instrText xml:space="preserve"> PAGEREF _Ref434477443 \h </w:instrText>
      </w:r>
      <w:r>
        <w:fldChar w:fldCharType="separate"/>
      </w:r>
      <w:r w:rsidR="00EC501B">
        <w:rPr>
          <w:noProof/>
        </w:rPr>
        <w:t>659</w:t>
      </w:r>
      <w:r>
        <w:fldChar w:fldCharType="end"/>
      </w:r>
    </w:p>
    <w:p w14:paraId="3C1C25FC" w14:textId="77777777" w:rsidR="00EC501B" w:rsidRDefault="00CC1CA8" w:rsidP="009E261C">
      <w:pPr>
        <w:pStyle w:val="Rubric"/>
      </w:pPr>
      <w:r>
        <w:fldChar w:fldCharType="begin"/>
      </w:r>
      <w:r>
        <w:instrText xml:space="preserve"> REF _Ref434478837 \h </w:instrText>
      </w:r>
      <w:r>
        <w:fldChar w:fldCharType="separate"/>
      </w:r>
      <w:r w:rsidR="00EC501B">
        <w:t xml:space="preserve"> four Sundays before the Feast.</w:t>
      </w:r>
    </w:p>
    <w:p w14:paraId="6D5E5642" w14:textId="340AAADF" w:rsidR="00CC1CA8" w:rsidRDefault="00EC501B"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707</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EC501B">
        <w:t xml:space="preserve">The Second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EC501B">
        <w:rPr>
          <w:noProof/>
        </w:rPr>
        <w:t>709</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EC501B">
        <w:t xml:space="preserve">The Third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EC501B">
        <w:rPr>
          <w:noProof/>
        </w:rPr>
        <w:t>710</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EC501B">
        <w:t xml:space="preserve">The Fourth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EC501B">
        <w:rPr>
          <w:noProof/>
        </w:rPr>
        <w:t>712</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EC501B">
        <w:t xml:space="preserve">The Fifth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EC501B">
        <w:rPr>
          <w:noProof/>
        </w:rPr>
        <w:t>713</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EC501B">
        <w:t xml:space="preserve">The Sixth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EC501B">
        <w:rPr>
          <w:noProof/>
        </w:rPr>
        <w:t>715</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EC501B">
        <w:t xml:space="preserve">The Doxology of Archangel Gabriel for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EC501B">
        <w:rPr>
          <w:noProof/>
        </w:rPr>
        <w:t>721</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EC501B">
        <w:t>The Doxology for the Preparation Day of Nativity</w:t>
      </w:r>
      <w:r>
        <w:fldChar w:fldCharType="end"/>
      </w:r>
      <w:r>
        <w:tab/>
      </w:r>
      <w:r>
        <w:fldChar w:fldCharType="begin"/>
      </w:r>
      <w:r>
        <w:instrText xml:space="preserve"> PAGEREF _Ref434477504 \h </w:instrText>
      </w:r>
      <w:r>
        <w:fldChar w:fldCharType="separate"/>
      </w:r>
      <w:r w:rsidR="00EC501B">
        <w:rPr>
          <w:noProof/>
        </w:rPr>
        <w:t>728</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EC501B">
        <w:t>The First Doxology for Nativity</w:t>
      </w:r>
      <w:r>
        <w:fldChar w:fldCharType="end"/>
      </w:r>
      <w:r>
        <w:tab/>
      </w:r>
      <w:r>
        <w:fldChar w:fldCharType="begin"/>
      </w:r>
      <w:r>
        <w:instrText xml:space="preserve"> PAGEREF _Ref434477532 \h </w:instrText>
      </w:r>
      <w:r>
        <w:fldChar w:fldCharType="separate"/>
      </w:r>
      <w:r w:rsidR="00EC501B">
        <w:rPr>
          <w:noProof/>
        </w:rPr>
        <w:t>730</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EC501B">
        <w:t>The Second Doxology for Nativity</w:t>
      </w:r>
      <w:r>
        <w:fldChar w:fldCharType="end"/>
      </w:r>
      <w:r>
        <w:tab/>
      </w:r>
      <w:r>
        <w:fldChar w:fldCharType="begin"/>
      </w:r>
      <w:r>
        <w:instrText xml:space="preserve"> PAGEREF _Ref434477542 \h </w:instrText>
      </w:r>
      <w:r>
        <w:fldChar w:fldCharType="separate"/>
      </w:r>
      <w:r w:rsidR="00EC501B">
        <w:rPr>
          <w:noProof/>
        </w:rPr>
        <w:t>732</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EC501B">
        <w:t>The Third Doxology for Nativity</w:t>
      </w:r>
      <w:r>
        <w:fldChar w:fldCharType="end"/>
      </w:r>
      <w:r>
        <w:tab/>
      </w:r>
      <w:r>
        <w:fldChar w:fldCharType="begin"/>
      </w:r>
      <w:r>
        <w:instrText xml:space="preserve"> PAGEREF _Ref434477554 \h </w:instrText>
      </w:r>
      <w:r>
        <w:fldChar w:fldCharType="separate"/>
      </w:r>
      <w:r w:rsidR="00EC501B">
        <w:rPr>
          <w:noProof/>
        </w:rPr>
        <w:t>733</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EC501B">
        <w:t>The Doxology for the Circumcision</w:t>
      </w:r>
      <w:r>
        <w:fldChar w:fldCharType="end"/>
      </w:r>
      <w:r>
        <w:tab/>
      </w:r>
      <w:r>
        <w:fldChar w:fldCharType="begin"/>
      </w:r>
      <w:r>
        <w:instrText xml:space="preserve"> PAGEREF _Ref434477590 \h </w:instrText>
      </w:r>
      <w:r>
        <w:fldChar w:fldCharType="separate"/>
      </w:r>
      <w:r w:rsidR="00EC501B">
        <w:rPr>
          <w:noProof/>
        </w:rPr>
        <w:t>770</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EC501B">
        <w:t>An Abridged Doxology for Theophany</w:t>
      </w:r>
      <w:r>
        <w:fldChar w:fldCharType="end"/>
      </w:r>
      <w:r>
        <w:tab/>
      </w:r>
      <w:r>
        <w:fldChar w:fldCharType="begin"/>
      </w:r>
      <w:r>
        <w:instrText xml:space="preserve"> PAGEREF _Ref434477630 \h </w:instrText>
      </w:r>
      <w:r>
        <w:fldChar w:fldCharType="separate"/>
      </w:r>
      <w:r w:rsidR="00EC501B">
        <w:rPr>
          <w:noProof/>
        </w:rPr>
        <w:t>779</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EC501B">
        <w:t>The First Doxology for Theophany</w:t>
      </w:r>
      <w:r>
        <w:fldChar w:fldCharType="end"/>
      </w:r>
      <w:r>
        <w:tab/>
      </w:r>
      <w:r>
        <w:fldChar w:fldCharType="begin"/>
      </w:r>
      <w:r>
        <w:instrText xml:space="preserve"> PAGEREF _Ref434477641 \h </w:instrText>
      </w:r>
      <w:r>
        <w:fldChar w:fldCharType="separate"/>
      </w:r>
      <w:r w:rsidR="00EC501B">
        <w:rPr>
          <w:noProof/>
        </w:rPr>
        <w:t>781</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EC501B">
        <w:t>The Second Doxology for Theophany</w:t>
      </w:r>
      <w:r>
        <w:fldChar w:fldCharType="end"/>
      </w:r>
      <w:r>
        <w:tab/>
      </w:r>
      <w:r>
        <w:fldChar w:fldCharType="begin"/>
      </w:r>
      <w:r>
        <w:instrText xml:space="preserve"> PAGEREF _Ref434477660 \h </w:instrText>
      </w:r>
      <w:r>
        <w:fldChar w:fldCharType="separate"/>
      </w:r>
      <w:r w:rsidR="00EC501B">
        <w:rPr>
          <w:noProof/>
        </w:rPr>
        <w:t>783</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EC501B">
        <w:t>The Doxology for the Wedding of Cana</w:t>
      </w:r>
      <w:r>
        <w:fldChar w:fldCharType="end"/>
      </w:r>
      <w:r>
        <w:tab/>
      </w:r>
      <w:r>
        <w:fldChar w:fldCharType="begin"/>
      </w:r>
      <w:r>
        <w:instrText xml:space="preserve"> PAGEREF _Ref434477774 \h </w:instrText>
      </w:r>
      <w:r>
        <w:fldChar w:fldCharType="separate"/>
      </w:r>
      <w:r w:rsidR="00EC501B">
        <w:rPr>
          <w:noProof/>
        </w:rPr>
        <w:t>813</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EC501B">
        <w:t>The Doxology for the Entrance into the Temple</w:t>
      </w:r>
      <w:r>
        <w:fldChar w:fldCharType="end"/>
      </w:r>
      <w:r>
        <w:tab/>
      </w:r>
      <w:r>
        <w:fldChar w:fldCharType="begin"/>
      </w:r>
      <w:r>
        <w:instrText xml:space="preserve"> PAGEREF _Ref434477815 \h </w:instrText>
      </w:r>
      <w:r>
        <w:fldChar w:fldCharType="separate"/>
      </w:r>
      <w:r w:rsidR="00EC501B">
        <w:rPr>
          <w:noProof/>
        </w:rPr>
        <w:t>833</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EC501B">
        <w:t>The Doxology for the Annunciation</w:t>
      </w:r>
      <w:r>
        <w:fldChar w:fldCharType="end"/>
      </w:r>
      <w:r>
        <w:tab/>
      </w:r>
      <w:r>
        <w:fldChar w:fldCharType="begin"/>
      </w:r>
      <w:r>
        <w:instrText xml:space="preserve"> PAGEREF _Ref434477856 \h </w:instrText>
      </w:r>
      <w:r>
        <w:fldChar w:fldCharType="separate"/>
      </w:r>
      <w:r w:rsidR="00EC501B">
        <w:rPr>
          <w:noProof/>
        </w:rPr>
        <w:t>844</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EC501B">
        <w:t>The Doxology for the Entrance into Egypt</w:t>
      </w:r>
      <w:r>
        <w:fldChar w:fldCharType="end"/>
      </w:r>
      <w:r>
        <w:tab/>
      </w:r>
      <w:r>
        <w:fldChar w:fldCharType="begin"/>
      </w:r>
      <w:r>
        <w:instrText xml:space="preserve"> PAGEREF _Ref434477906 \h </w:instrText>
      </w:r>
      <w:r>
        <w:fldChar w:fldCharType="separate"/>
      </w:r>
      <w:r w:rsidR="00EC501B">
        <w:rPr>
          <w:noProof/>
        </w:rPr>
        <w:t>867</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EC501B">
        <w:t>The Doxology of Sts. Peter and Paul</w:t>
      </w:r>
      <w:r>
        <w:fldChar w:fldCharType="end"/>
      </w:r>
      <w:r>
        <w:tab/>
      </w:r>
      <w:r>
        <w:fldChar w:fldCharType="begin"/>
      </w:r>
      <w:r>
        <w:instrText xml:space="preserve"> PAGEREF _Ref434477973 \h </w:instrText>
      </w:r>
      <w:r>
        <w:fldChar w:fldCharType="separate"/>
      </w:r>
      <w:r w:rsidR="00EC501B">
        <w:rPr>
          <w:noProof/>
        </w:rPr>
        <w:t>898</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EC501B">
        <w:t>The Doxology of the Transfiguration</w:t>
      </w:r>
      <w:r>
        <w:fldChar w:fldCharType="end"/>
      </w:r>
      <w:r>
        <w:tab/>
      </w:r>
      <w:r>
        <w:fldChar w:fldCharType="begin"/>
      </w:r>
      <w:r>
        <w:instrText xml:space="preserve"> PAGEREF _Ref434478012 \h </w:instrText>
      </w:r>
      <w:r>
        <w:fldChar w:fldCharType="separate"/>
      </w:r>
      <w:r w:rsidR="00EC501B">
        <w:rPr>
          <w:noProof/>
        </w:rPr>
        <w:t>925</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EC501B">
        <w:t>The Doxology of Jonah’s Fast</w:t>
      </w:r>
      <w:r>
        <w:fldChar w:fldCharType="end"/>
      </w:r>
      <w:r>
        <w:tab/>
      </w:r>
      <w:r>
        <w:fldChar w:fldCharType="begin"/>
      </w:r>
      <w:r>
        <w:instrText xml:space="preserve"> PAGEREF _Ref434478053 \h </w:instrText>
      </w:r>
      <w:r>
        <w:fldChar w:fldCharType="separate"/>
      </w:r>
      <w:r w:rsidR="00EC501B">
        <w:rPr>
          <w:noProof/>
        </w:rPr>
        <w:t>949</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EC501B">
        <w:t>The Doxology for Saturday and Sunday in Great Lent</w:t>
      </w:r>
      <w:r>
        <w:fldChar w:fldCharType="end"/>
      </w:r>
      <w:r>
        <w:tab/>
      </w:r>
      <w:r>
        <w:fldChar w:fldCharType="begin"/>
      </w:r>
      <w:r>
        <w:instrText xml:space="preserve"> PAGEREF _Ref434478080 \h </w:instrText>
      </w:r>
      <w:r>
        <w:fldChar w:fldCharType="separate"/>
      </w:r>
      <w:r w:rsidR="00EC501B">
        <w:rPr>
          <w:noProof/>
        </w:rPr>
        <w:t>950</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EC501B">
        <w:t>The Doxology for Weekdays in Great Lent</w:t>
      </w:r>
      <w:r>
        <w:fldChar w:fldCharType="end"/>
      </w:r>
      <w:r>
        <w:tab/>
      </w:r>
      <w:r>
        <w:fldChar w:fldCharType="begin"/>
      </w:r>
      <w:r>
        <w:instrText xml:space="preserve"> PAGEREF _Ref434478104 \h </w:instrText>
      </w:r>
      <w:r>
        <w:fldChar w:fldCharType="separate"/>
      </w:r>
      <w:r w:rsidR="00EC501B">
        <w:rPr>
          <w:noProof/>
        </w:rPr>
        <w:t>953</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EC501B">
        <w:t>A Second Doxology for Weekdays in Great Lent</w:t>
      </w:r>
      <w:r>
        <w:fldChar w:fldCharType="end"/>
      </w:r>
      <w:r>
        <w:tab/>
      </w:r>
      <w:r>
        <w:fldChar w:fldCharType="begin"/>
      </w:r>
      <w:r>
        <w:instrText xml:space="preserve"> PAGEREF _Ref434478128 \h </w:instrText>
      </w:r>
      <w:r>
        <w:fldChar w:fldCharType="separate"/>
      </w:r>
      <w:r w:rsidR="00EC501B">
        <w:rPr>
          <w:noProof/>
        </w:rPr>
        <w:t>954</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EC501B">
        <w:t>A Third Doxology for Weekdays in Great Lent</w:t>
      </w:r>
      <w:r>
        <w:fldChar w:fldCharType="end"/>
      </w:r>
      <w:r>
        <w:tab/>
      </w:r>
      <w:r>
        <w:fldChar w:fldCharType="begin"/>
      </w:r>
      <w:r>
        <w:instrText xml:space="preserve"> PAGEREF _Ref434478147 \h </w:instrText>
      </w:r>
      <w:r>
        <w:fldChar w:fldCharType="separate"/>
      </w:r>
      <w:r w:rsidR="00EC501B">
        <w:rPr>
          <w:noProof/>
        </w:rPr>
        <w:t>957</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EC501B">
        <w:t>The Fourth Doxology for Great Lent</w:t>
      </w:r>
      <w:r>
        <w:fldChar w:fldCharType="end"/>
      </w:r>
      <w:r>
        <w:tab/>
      </w:r>
      <w:r>
        <w:fldChar w:fldCharType="begin"/>
      </w:r>
      <w:r>
        <w:instrText xml:space="preserve"> PAGEREF _Ref434478172 \h </w:instrText>
      </w:r>
      <w:r>
        <w:fldChar w:fldCharType="separate"/>
      </w:r>
      <w:r w:rsidR="00EC501B">
        <w:rPr>
          <w:noProof/>
        </w:rPr>
        <w:t>958</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EC501B">
        <w:t>The Doxology for Lazarus Saturday</w:t>
      </w:r>
      <w:r>
        <w:fldChar w:fldCharType="end"/>
      </w:r>
      <w:r>
        <w:tab/>
      </w:r>
      <w:r>
        <w:fldChar w:fldCharType="begin"/>
      </w:r>
      <w:r>
        <w:instrText xml:space="preserve"> PAGEREF _Ref434478195 \h </w:instrText>
      </w:r>
      <w:r>
        <w:fldChar w:fldCharType="separate"/>
      </w:r>
      <w:r w:rsidR="00EC501B">
        <w:rPr>
          <w:noProof/>
        </w:rPr>
        <w:t>971</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EC501B">
        <w:t>The First Doxology for Palm Sunday</w:t>
      </w:r>
      <w:r>
        <w:fldChar w:fldCharType="end"/>
      </w:r>
      <w:r>
        <w:tab/>
      </w:r>
      <w:r>
        <w:fldChar w:fldCharType="begin"/>
      </w:r>
      <w:r>
        <w:instrText xml:space="preserve"> PAGEREF _Ref434478217 \h </w:instrText>
      </w:r>
      <w:r>
        <w:fldChar w:fldCharType="separate"/>
      </w:r>
      <w:r w:rsidR="00EC501B">
        <w:rPr>
          <w:noProof/>
        </w:rPr>
        <w:t>976</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EC501B">
        <w:t>The Second Doxology for Palm Sunday</w:t>
      </w:r>
      <w:r>
        <w:fldChar w:fldCharType="end"/>
      </w:r>
      <w:r>
        <w:tab/>
      </w:r>
      <w:r>
        <w:fldChar w:fldCharType="begin"/>
      </w:r>
      <w:r>
        <w:instrText xml:space="preserve"> PAGEREF _Ref434478234 \h </w:instrText>
      </w:r>
      <w:r>
        <w:fldChar w:fldCharType="separate"/>
      </w:r>
      <w:r w:rsidR="00EC501B">
        <w:rPr>
          <w:noProof/>
        </w:rPr>
        <w:t>978</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EC501B">
        <w:t>The Third Doxology for Palm Sunday</w:t>
      </w:r>
      <w:r>
        <w:fldChar w:fldCharType="end"/>
      </w:r>
      <w:r>
        <w:tab/>
      </w:r>
      <w:r>
        <w:fldChar w:fldCharType="begin"/>
      </w:r>
      <w:r>
        <w:instrText xml:space="preserve"> PAGEREF _Ref434478255 \h </w:instrText>
      </w:r>
      <w:r>
        <w:fldChar w:fldCharType="separate"/>
      </w:r>
      <w:r w:rsidR="00EC501B">
        <w:rPr>
          <w:noProof/>
        </w:rPr>
        <w:t>979</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EC501B">
        <w:t>The Doxology for the Resurrection</w:t>
      </w:r>
      <w:r>
        <w:fldChar w:fldCharType="end"/>
      </w:r>
      <w:r>
        <w:tab/>
      </w:r>
      <w:r>
        <w:fldChar w:fldCharType="begin"/>
      </w:r>
      <w:r>
        <w:instrText xml:space="preserve"> PAGEREF _Ref434478294 \h </w:instrText>
      </w:r>
      <w:r>
        <w:fldChar w:fldCharType="separate"/>
      </w:r>
      <w:r w:rsidR="00EC501B">
        <w:rPr>
          <w:noProof/>
        </w:rPr>
        <w:t>993</w:t>
      </w:r>
      <w:r>
        <w:fldChar w:fldCharType="end"/>
      </w:r>
    </w:p>
    <w:p w14:paraId="10A28DFE" w14:textId="4DD16215"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EC501B">
        <w:t>Another Doxology for the Resurrection</w:t>
      </w:r>
      <w:r>
        <w:fldChar w:fldCharType="end"/>
      </w:r>
      <w:r>
        <w:tab/>
      </w:r>
      <w:r>
        <w:fldChar w:fldCharType="begin"/>
      </w:r>
      <w:r>
        <w:instrText xml:space="preserve"> PAGEREF _Ref434478317 \h </w:instrText>
      </w:r>
      <w:r>
        <w:fldChar w:fldCharType="separate"/>
      </w:r>
      <w:r w:rsidR="00EC501B">
        <w:rPr>
          <w:noProof/>
        </w:rPr>
        <w:t>994</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EC501B">
        <w:t>A Doxology for Archangel Michael for the Resurrection</w:t>
      </w:r>
      <w:r>
        <w:fldChar w:fldCharType="end"/>
      </w:r>
      <w:r>
        <w:tab/>
      </w:r>
      <w:r>
        <w:fldChar w:fldCharType="begin"/>
      </w:r>
      <w:r>
        <w:instrText xml:space="preserve"> PAGEREF _Ref434478347 \h </w:instrText>
      </w:r>
      <w:r>
        <w:fldChar w:fldCharType="separate"/>
      </w:r>
      <w:r w:rsidR="00EC501B">
        <w:rPr>
          <w:noProof/>
        </w:rPr>
        <w:t>995</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EC501B">
        <w:t>The Doxology for Thomas Sunday</w:t>
      </w:r>
      <w:r>
        <w:fldChar w:fldCharType="end"/>
      </w:r>
      <w:r>
        <w:tab/>
      </w:r>
      <w:r>
        <w:fldChar w:fldCharType="begin"/>
      </w:r>
      <w:r>
        <w:instrText xml:space="preserve"> PAGEREF _Ref434478375 \h </w:instrText>
      </w:r>
      <w:r>
        <w:fldChar w:fldCharType="separate"/>
      </w:r>
      <w:r w:rsidR="00EC501B">
        <w:rPr>
          <w:noProof/>
        </w:rPr>
        <w:t>1004</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EC501B">
        <w:t>The Doxology for the Ascension</w:t>
      </w:r>
      <w:r>
        <w:fldChar w:fldCharType="end"/>
      </w:r>
      <w:r>
        <w:tab/>
      </w:r>
      <w:r>
        <w:fldChar w:fldCharType="begin"/>
      </w:r>
      <w:r>
        <w:instrText xml:space="preserve"> PAGEREF _Ref434478556 \h </w:instrText>
      </w:r>
      <w:r>
        <w:fldChar w:fldCharType="separate"/>
      </w:r>
      <w:r w:rsidR="00EC501B">
        <w:rPr>
          <w:noProof/>
        </w:rPr>
        <w:t>1006</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EC501B">
        <w:t>The Doxology for Pentecost</w:t>
      </w:r>
      <w:r>
        <w:fldChar w:fldCharType="end"/>
      </w:r>
      <w:r>
        <w:tab/>
      </w:r>
      <w:r>
        <w:fldChar w:fldCharType="begin"/>
      </w:r>
      <w:r>
        <w:instrText xml:space="preserve"> PAGEREF _Ref434478581 \h </w:instrText>
      </w:r>
      <w:r>
        <w:fldChar w:fldCharType="separate"/>
      </w:r>
      <w:r w:rsidR="00EC501B">
        <w:rPr>
          <w:noProof/>
        </w:rPr>
        <w:t>1016</w:t>
      </w:r>
      <w:r>
        <w:fldChar w:fldCharType="end"/>
      </w:r>
    </w:p>
    <w:p w14:paraId="4285BFE1" w14:textId="77777777" w:rsidR="00E21EA3" w:rsidRDefault="00E21EA3" w:rsidP="00E21EA3">
      <w:pPr>
        <w:pStyle w:val="Heading3"/>
      </w:pPr>
      <w:bookmarkStart w:id="1844" w:name="_Ref435643009"/>
      <w:r>
        <w:t>Saints’ Doxologies</w:t>
      </w:r>
      <w:bookmarkEnd w:id="1844"/>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EC501B">
        <w:t>The Evening Doxology of the Virgin</w:t>
      </w:r>
      <w:r>
        <w:fldChar w:fldCharType="end"/>
      </w:r>
      <w:r>
        <w:tab/>
      </w:r>
      <w:r>
        <w:fldChar w:fldCharType="begin"/>
      </w:r>
      <w:r>
        <w:instrText xml:space="preserve"> PAGEREF _Ref434487836 \h </w:instrText>
      </w:r>
      <w:r>
        <w:fldChar w:fldCharType="separate"/>
      </w:r>
      <w:r w:rsidR="00EC501B">
        <w:rPr>
          <w:noProof/>
        </w:rPr>
        <w:t>570</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EC501B" w:rsidRPr="00EC501B">
        <w:t>The Doxology of the Virgin for Midnight Praise</w:t>
      </w:r>
      <w:r>
        <w:fldChar w:fldCharType="end"/>
      </w:r>
      <w:r>
        <w:tab/>
      </w:r>
      <w:r>
        <w:fldChar w:fldCharType="begin"/>
      </w:r>
      <w:r>
        <w:instrText xml:space="preserve"> PAGEREF _Ref434487891 \h </w:instrText>
      </w:r>
      <w:r>
        <w:fldChar w:fldCharType="separate"/>
      </w:r>
      <w:r w:rsidR="00EC501B">
        <w:rPr>
          <w:noProof/>
        </w:rPr>
        <w:t>419</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EC501B">
        <w:t>The Morning Doxology of the Virgin</w:t>
      </w:r>
      <w:r>
        <w:fldChar w:fldCharType="end"/>
      </w:r>
      <w:r>
        <w:tab/>
      </w:r>
      <w:r>
        <w:fldChar w:fldCharType="begin"/>
      </w:r>
      <w:r>
        <w:instrText xml:space="preserve"> PAGEREF _Ref434487846 \h </w:instrText>
      </w:r>
      <w:r>
        <w:fldChar w:fldCharType="separate"/>
      </w:r>
      <w:r w:rsidR="00EC501B">
        <w:rPr>
          <w:noProof/>
        </w:rPr>
        <w:t>571</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EC501B">
        <w:t>The Doxology for Archangel Michael</w:t>
      </w:r>
      <w:r>
        <w:fldChar w:fldCharType="end"/>
      </w:r>
      <w:r>
        <w:tab/>
      </w:r>
      <w:r>
        <w:fldChar w:fldCharType="begin"/>
      </w:r>
      <w:r>
        <w:instrText xml:space="preserve"> PAGEREF _Ref434487967 \h </w:instrText>
      </w:r>
      <w:r>
        <w:fldChar w:fldCharType="separate"/>
      </w:r>
      <w:r w:rsidR="00EC501B">
        <w:rPr>
          <w:noProof/>
        </w:rPr>
        <w:t>693</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EC501B">
        <w:t xml:space="preserve">The Doxology of Archangel Gabriel for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EC501B">
        <w:rPr>
          <w:noProof/>
        </w:rPr>
        <w:t>721</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EC501B">
        <w:t>The Doxology for Archangel Gabriel, the Evangelist of Daniel</w:t>
      </w:r>
      <w:r>
        <w:fldChar w:fldCharType="end"/>
      </w:r>
      <w:r>
        <w:tab/>
      </w:r>
      <w:r>
        <w:fldChar w:fldCharType="begin"/>
      </w:r>
      <w:r>
        <w:instrText xml:space="preserve"> PAGEREF _Ref434488149 \h </w:instrText>
      </w:r>
      <w:r>
        <w:fldChar w:fldCharType="separate"/>
      </w:r>
      <w:r w:rsidR="00EC501B">
        <w:rPr>
          <w:noProof/>
        </w:rPr>
        <w:t>891</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EC501B">
        <w:t>The Doxology for Michael and Gabriel</w:t>
      </w:r>
      <w:r>
        <w:fldChar w:fldCharType="end"/>
      </w:r>
      <w:r>
        <w:tab/>
      </w:r>
      <w:r>
        <w:fldChar w:fldCharType="begin"/>
      </w:r>
      <w:r>
        <w:instrText xml:space="preserve"> PAGEREF _Ref434487984 \h </w:instrText>
      </w:r>
      <w:r>
        <w:fldChar w:fldCharType="separate"/>
      </w:r>
      <w:r w:rsidR="00EC501B">
        <w:rPr>
          <w:noProof/>
        </w:rPr>
        <w:t>694</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EC501B">
        <w:t>The Doxology for Archangel Raphael</w:t>
      </w:r>
      <w:r>
        <w:fldChar w:fldCharType="end"/>
      </w:r>
      <w:r>
        <w:tab/>
      </w:r>
      <w:r>
        <w:fldChar w:fldCharType="begin"/>
      </w:r>
      <w:r>
        <w:instrText xml:space="preserve"> PAGEREF _Ref434488208 \h </w:instrText>
      </w:r>
      <w:r>
        <w:fldChar w:fldCharType="separate"/>
      </w:r>
      <w:r w:rsidR="00EC501B">
        <w:rPr>
          <w:noProof/>
        </w:rPr>
        <w:t>945</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EC501B">
        <w:t>The Doxology for Archangel Suriel</w:t>
      </w:r>
      <w:r>
        <w:fldChar w:fldCharType="end"/>
      </w:r>
      <w:r>
        <w:tab/>
      </w:r>
      <w:r>
        <w:fldChar w:fldCharType="begin"/>
      </w:r>
      <w:r>
        <w:instrText xml:space="preserve"> PAGEREF _Ref434488250 \h </w:instrText>
      </w:r>
      <w:r>
        <w:fldChar w:fldCharType="separate"/>
      </w:r>
      <w:r w:rsidR="00EC501B">
        <w:rPr>
          <w:noProof/>
        </w:rPr>
        <w:t>829</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EC501B">
        <w:t>The Doxology for the Four Incorporeal Beasts</w:t>
      </w:r>
      <w:r>
        <w:fldChar w:fldCharType="end"/>
      </w:r>
      <w:r>
        <w:tab/>
      </w:r>
      <w:r>
        <w:fldChar w:fldCharType="begin"/>
      </w:r>
      <w:r>
        <w:instrText xml:space="preserve"> PAGEREF _Ref434488301 \h </w:instrText>
      </w:r>
      <w:r>
        <w:fldChar w:fldCharType="separate"/>
      </w:r>
      <w:r w:rsidR="00EC501B">
        <w:rPr>
          <w:noProof/>
        </w:rPr>
        <w:t>692</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EC501B">
        <w:t>The Doxology for the Twenty Four Presbyters</w:t>
      </w:r>
      <w:r>
        <w:fldChar w:fldCharType="end"/>
      </w:r>
      <w:r>
        <w:tab/>
      </w:r>
      <w:r>
        <w:fldChar w:fldCharType="begin"/>
      </w:r>
      <w:r>
        <w:instrText xml:space="preserve"> PAGEREF _Ref434488339 \h </w:instrText>
      </w:r>
      <w:r>
        <w:fldChar w:fldCharType="separate"/>
      </w:r>
      <w:r w:rsidR="00EC501B">
        <w:rPr>
          <w:noProof/>
        </w:rPr>
        <w:t>700</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EC501B">
        <w:t>The Doxology of the Heavenly</w:t>
      </w:r>
      <w:r>
        <w:fldChar w:fldCharType="end"/>
      </w:r>
      <w:r>
        <w:tab/>
      </w:r>
      <w:r>
        <w:fldChar w:fldCharType="begin"/>
      </w:r>
      <w:r>
        <w:instrText xml:space="preserve"> PAGEREF _Ref434488390 \h </w:instrText>
      </w:r>
      <w:r>
        <w:fldChar w:fldCharType="separate"/>
      </w:r>
      <w:r w:rsidR="00EC501B">
        <w:rPr>
          <w:noProof/>
        </w:rPr>
        <w:t>622</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EC501B">
        <w:t>The Doxology of St. John the Baptist</w:t>
      </w:r>
      <w:r>
        <w:fldChar w:fldCharType="end"/>
      </w:r>
      <w:r>
        <w:tab/>
      </w:r>
      <w:r>
        <w:fldChar w:fldCharType="begin"/>
      </w:r>
      <w:r>
        <w:instrText xml:space="preserve"> PAGEREF _Ref434488524 \h </w:instrText>
      </w:r>
      <w:r>
        <w:fldChar w:fldCharType="separate"/>
      </w:r>
      <w:r w:rsidR="00EC501B">
        <w:rPr>
          <w:noProof/>
        </w:rPr>
        <w:t>623</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EC501B">
        <w:t>Another Doxology of St. John the Baptist</w:t>
      </w:r>
      <w:r>
        <w:fldChar w:fldCharType="end"/>
      </w:r>
      <w:r>
        <w:tab/>
      </w:r>
      <w:r>
        <w:fldChar w:fldCharType="begin"/>
      </w:r>
      <w:r>
        <w:instrText xml:space="preserve"> PAGEREF _Ref434488546 \h </w:instrText>
      </w:r>
      <w:r>
        <w:fldChar w:fldCharType="separate"/>
      </w:r>
      <w:r w:rsidR="00EC501B">
        <w:rPr>
          <w:noProof/>
        </w:rPr>
        <w:t>624</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EC501B">
        <w:t>The Doxology for the One Hundred and Forty Four Thousand</w:t>
      </w:r>
      <w:r>
        <w:fldChar w:fldCharType="end"/>
      </w:r>
      <w:r>
        <w:tab/>
      </w:r>
      <w:r>
        <w:fldChar w:fldCharType="begin"/>
      </w:r>
      <w:r>
        <w:instrText xml:space="preserve"> PAGEREF _Ref434488616 \h </w:instrText>
      </w:r>
      <w:r>
        <w:fldChar w:fldCharType="separate"/>
      </w:r>
      <w:r w:rsidR="00EC501B">
        <w:rPr>
          <w:noProof/>
        </w:rPr>
        <w:t>766</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EC501B">
        <w:t>A Doxology for the Apostles</w:t>
      </w:r>
      <w:r>
        <w:fldChar w:fldCharType="end"/>
      </w:r>
      <w:r>
        <w:tab/>
      </w:r>
      <w:r>
        <w:fldChar w:fldCharType="begin"/>
      </w:r>
      <w:r>
        <w:instrText xml:space="preserve"> PAGEREF _Ref434488644 \h </w:instrText>
      </w:r>
      <w:r>
        <w:fldChar w:fldCharType="separate"/>
      </w:r>
      <w:r w:rsidR="00EC501B">
        <w:rPr>
          <w:noProof/>
        </w:rPr>
        <w:t>625</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EC501B">
        <w:t>Another Doxology for the Apostles</w:t>
      </w:r>
      <w:r>
        <w:fldChar w:fldCharType="end"/>
      </w:r>
      <w:r>
        <w:tab/>
      </w:r>
      <w:r>
        <w:fldChar w:fldCharType="begin"/>
      </w:r>
      <w:r>
        <w:instrText xml:space="preserve"> PAGEREF _Ref434488657 \h </w:instrText>
      </w:r>
      <w:r>
        <w:fldChar w:fldCharType="separate"/>
      </w:r>
      <w:r w:rsidR="00EC501B">
        <w:rPr>
          <w:noProof/>
        </w:rPr>
        <w:t>625</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EC501B">
        <w:t>The Doxology of Sts. Peter and Paul</w:t>
      </w:r>
      <w:r>
        <w:fldChar w:fldCharType="end"/>
      </w:r>
      <w:r>
        <w:tab/>
      </w:r>
      <w:r>
        <w:fldChar w:fldCharType="begin"/>
      </w:r>
      <w:r>
        <w:instrText xml:space="preserve"> PAGEREF _Ref434477973 \h </w:instrText>
      </w:r>
      <w:r>
        <w:fldChar w:fldCharType="separate"/>
      </w:r>
      <w:r w:rsidR="00EC501B">
        <w:rPr>
          <w:noProof/>
        </w:rPr>
        <w:t>898</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EC501B">
        <w:t>The Doxology of St. Paul</w:t>
      </w:r>
      <w:r>
        <w:fldChar w:fldCharType="end"/>
      </w:r>
      <w:r>
        <w:tab/>
      </w:r>
      <w:r>
        <w:fldChar w:fldCharType="begin"/>
      </w:r>
      <w:r>
        <w:instrText xml:space="preserve"> PAGEREF _Ref434488724 \h </w:instrText>
      </w:r>
      <w:r>
        <w:fldChar w:fldCharType="separate"/>
      </w:r>
      <w:r w:rsidR="00EC501B">
        <w:rPr>
          <w:noProof/>
        </w:rPr>
        <w:t>900</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EC501B">
        <w:t>The Doxology for St. John the Evangelist</w:t>
      </w:r>
      <w:r>
        <w:fldChar w:fldCharType="end"/>
      </w:r>
      <w:r>
        <w:tab/>
      </w:r>
      <w:r>
        <w:fldChar w:fldCharType="begin"/>
      </w:r>
      <w:r>
        <w:instrText xml:space="preserve"> PAGEREF _Ref434488768 \h </w:instrText>
      </w:r>
      <w:r>
        <w:fldChar w:fldCharType="separate"/>
      </w:r>
      <w:r w:rsidR="00EC501B">
        <w:rPr>
          <w:noProof/>
        </w:rPr>
        <w:t>767</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EC501B">
        <w:t>The Doxology of St. Mark</w:t>
      </w:r>
      <w:r>
        <w:fldChar w:fldCharType="end"/>
      </w:r>
      <w:r>
        <w:tab/>
      </w:r>
      <w:r>
        <w:fldChar w:fldCharType="begin"/>
      </w:r>
      <w:r>
        <w:instrText xml:space="preserve"> PAGEREF _Ref434488814 \h </w:instrText>
      </w:r>
      <w:r>
        <w:fldChar w:fldCharType="separate"/>
      </w:r>
      <w:r w:rsidR="00EC501B">
        <w:rPr>
          <w:noProof/>
        </w:rPr>
        <w:t>626</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EC501B">
        <w:t>Another Doxology of St. Mark</w:t>
      </w:r>
      <w:r>
        <w:fldChar w:fldCharType="end"/>
      </w:r>
      <w:r>
        <w:tab/>
      </w:r>
      <w:r>
        <w:fldChar w:fldCharType="begin"/>
      </w:r>
      <w:r>
        <w:instrText xml:space="preserve"> PAGEREF _Ref434488936 \h </w:instrText>
      </w:r>
      <w:r>
        <w:fldChar w:fldCharType="separate"/>
      </w:r>
      <w:r w:rsidR="00EC501B">
        <w:rPr>
          <w:noProof/>
        </w:rPr>
        <w:t>858</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EC501B">
        <w:t>The Doxology of Any Apostle</w:t>
      </w:r>
      <w:r>
        <w:fldChar w:fldCharType="end"/>
      </w:r>
      <w:r>
        <w:tab/>
      </w:r>
      <w:r>
        <w:fldChar w:fldCharType="begin"/>
      </w:r>
      <w:r>
        <w:instrText xml:space="preserve"> PAGEREF _Ref434488992 \h </w:instrText>
      </w:r>
      <w:r>
        <w:fldChar w:fldCharType="separate"/>
      </w:r>
      <w:r w:rsidR="00EC501B">
        <w:rPr>
          <w:noProof/>
        </w:rPr>
        <w:t>627</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EC501B">
        <w:t>The Doxology of St. Stephen</w:t>
      </w:r>
      <w:r>
        <w:fldChar w:fldCharType="end"/>
      </w:r>
      <w:r>
        <w:tab/>
      </w:r>
      <w:r>
        <w:fldChar w:fldCharType="begin"/>
      </w:r>
      <w:r>
        <w:instrText xml:space="preserve"> PAGEREF _Ref434489014 \h </w:instrText>
      </w:r>
      <w:r>
        <w:fldChar w:fldCharType="separate"/>
      </w:r>
      <w:r w:rsidR="00EC501B">
        <w:rPr>
          <w:noProof/>
        </w:rPr>
        <w:t>628</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EC501B">
        <w:t>The Doxology for St. Joseph the Carpenter</w:t>
      </w:r>
      <w:r>
        <w:fldChar w:fldCharType="end"/>
      </w:r>
      <w:r>
        <w:tab/>
      </w:r>
      <w:r>
        <w:fldChar w:fldCharType="begin"/>
      </w:r>
      <w:r>
        <w:instrText xml:space="preserve"> PAGEREF _Ref434488476 \h </w:instrText>
      </w:r>
      <w:r>
        <w:fldChar w:fldCharType="separate"/>
      </w:r>
      <w:r w:rsidR="00EC501B">
        <w:rPr>
          <w:noProof/>
        </w:rPr>
        <w:t>920</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EC501B">
        <w:t>The Doxology for St. Mary Magdalene</w:t>
      </w:r>
      <w:r>
        <w:fldChar w:fldCharType="end"/>
      </w:r>
      <w:r>
        <w:tab/>
      </w:r>
      <w:r>
        <w:fldChar w:fldCharType="begin"/>
      </w:r>
      <w:r>
        <w:instrText xml:space="preserve"> PAGEREF _Ref434489077 \h </w:instrText>
      </w:r>
      <w:r>
        <w:fldChar w:fldCharType="separate"/>
      </w:r>
      <w:r w:rsidR="00EC501B">
        <w:rPr>
          <w:noProof/>
        </w:rPr>
        <w:t>921</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EC501B">
        <w:t>The Doxology for Lazarus Saturday</w:t>
      </w:r>
      <w:r>
        <w:fldChar w:fldCharType="end"/>
      </w:r>
      <w:r>
        <w:tab/>
      </w:r>
      <w:r>
        <w:fldChar w:fldCharType="begin"/>
      </w:r>
      <w:r>
        <w:instrText xml:space="preserve"> PAGEREF _Ref434478195 \h </w:instrText>
      </w:r>
      <w:r>
        <w:fldChar w:fldCharType="separate"/>
      </w:r>
      <w:r w:rsidR="00EC501B">
        <w:rPr>
          <w:noProof/>
        </w:rPr>
        <w:t>971</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EC501B">
        <w:t>The Doxology of St. George</w:t>
      </w:r>
      <w:r>
        <w:fldChar w:fldCharType="end"/>
      </w:r>
      <w:r>
        <w:tab/>
      </w:r>
      <w:r>
        <w:fldChar w:fldCharType="begin"/>
      </w:r>
      <w:r>
        <w:instrText xml:space="preserve"> PAGEREF _Ref434489170 \h </w:instrText>
      </w:r>
      <w:r>
        <w:fldChar w:fldCharType="separate"/>
      </w:r>
      <w:r w:rsidR="00EC501B">
        <w:rPr>
          <w:noProof/>
        </w:rPr>
        <w:t>630</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EC501B">
        <w:t>Another Doxology of St. George</w:t>
      </w:r>
      <w:r>
        <w:fldChar w:fldCharType="end"/>
      </w:r>
      <w:r>
        <w:tab/>
      </w:r>
      <w:r>
        <w:fldChar w:fldCharType="begin"/>
      </w:r>
      <w:r>
        <w:instrText xml:space="preserve"> PAGEREF _Ref434489211 \h </w:instrText>
      </w:r>
      <w:r>
        <w:fldChar w:fldCharType="separate"/>
      </w:r>
      <w:r w:rsidR="00EC501B">
        <w:rPr>
          <w:noProof/>
        </w:rPr>
        <w:t>856</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EC501B">
        <w:t>The Doxology of St. Theodore of Shotep, the General</w:t>
      </w:r>
      <w:r>
        <w:fldChar w:fldCharType="end"/>
      </w:r>
      <w:r>
        <w:tab/>
      </w:r>
      <w:r>
        <w:fldChar w:fldCharType="begin"/>
      </w:r>
      <w:r>
        <w:instrText xml:space="preserve"> PAGEREF _Ref434489277 \h </w:instrText>
      </w:r>
      <w:r>
        <w:fldChar w:fldCharType="separate"/>
      </w:r>
      <w:r w:rsidR="00EC501B">
        <w:rPr>
          <w:noProof/>
        </w:rPr>
        <w:t>915</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EC501B">
        <w:t>Another Doxology of St. Theodore of Shotep, the General</w:t>
      </w:r>
      <w:r>
        <w:fldChar w:fldCharType="end"/>
      </w:r>
      <w:r>
        <w:tab/>
      </w:r>
      <w:r>
        <w:fldChar w:fldCharType="begin"/>
      </w:r>
      <w:r>
        <w:instrText xml:space="preserve"> PAGEREF _Ref434489296 \h </w:instrText>
      </w:r>
      <w:r>
        <w:fldChar w:fldCharType="separate"/>
      </w:r>
      <w:r w:rsidR="00EC501B">
        <w:rPr>
          <w:noProof/>
        </w:rPr>
        <w:t>916</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EC501B">
        <w:t>The Doxology for St. Theodore Anatoly</w:t>
      </w:r>
      <w:r>
        <w:fldChar w:fldCharType="end"/>
      </w:r>
      <w:r>
        <w:tab/>
      </w:r>
      <w:r>
        <w:fldChar w:fldCharType="begin"/>
      </w:r>
      <w:r>
        <w:instrText xml:space="preserve"> PAGEREF _Ref434489376 \h </w:instrText>
      </w:r>
      <w:r>
        <w:fldChar w:fldCharType="separate"/>
      </w:r>
      <w:r w:rsidR="00EC501B">
        <w:rPr>
          <w:noProof/>
        </w:rPr>
        <w:t>812</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EC501B">
        <w:t>The Doxology for St. Philopater Mercurius</w:t>
      </w:r>
      <w:r>
        <w:fldChar w:fldCharType="end"/>
      </w:r>
      <w:r>
        <w:tab/>
      </w:r>
      <w:r>
        <w:fldChar w:fldCharType="begin"/>
      </w:r>
      <w:r>
        <w:instrText xml:space="preserve"> PAGEREF _Ref434489457 \h </w:instrText>
      </w:r>
      <w:r>
        <w:fldChar w:fldCharType="separate"/>
      </w:r>
      <w:r w:rsidR="00EC501B">
        <w:rPr>
          <w:noProof/>
        </w:rPr>
        <w:t>701</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EC501B">
        <w:t>The Doxology for St. Mena</w:t>
      </w:r>
      <w:r>
        <w:fldChar w:fldCharType="end"/>
      </w:r>
      <w:r>
        <w:tab/>
      </w:r>
      <w:r>
        <w:fldChar w:fldCharType="begin"/>
      </w:r>
      <w:r>
        <w:instrText xml:space="preserve"> PAGEREF _Ref434489493 \h </w:instrText>
      </w:r>
      <w:r>
        <w:fldChar w:fldCharType="separate"/>
      </w:r>
      <w:r w:rsidR="00EC501B">
        <w:rPr>
          <w:noProof/>
        </w:rPr>
        <w:t>697</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EC501B">
        <w:t>The Doxology for Abba Noub</w:t>
      </w:r>
      <w:r>
        <w:fldChar w:fldCharType="end"/>
      </w:r>
      <w:r>
        <w:tab/>
      </w:r>
      <w:r>
        <w:fldChar w:fldCharType="begin"/>
      </w:r>
      <w:r>
        <w:instrText xml:space="preserve"> PAGEREF _Ref434489534 \h </w:instrText>
      </w:r>
      <w:r>
        <w:fldChar w:fldCharType="separate"/>
      </w:r>
      <w:r w:rsidR="00EC501B">
        <w:rPr>
          <w:noProof/>
        </w:rPr>
        <w:t>918</w:t>
      </w:r>
      <w:r>
        <w:fldChar w:fldCharType="end"/>
      </w:r>
    </w:p>
    <w:p w14:paraId="024006C2" w14:textId="4F4A50F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EC501B">
        <w:t>The Doxology for St. Victor</w:t>
      </w:r>
      <w:r>
        <w:fldChar w:fldCharType="end"/>
      </w:r>
      <w:r>
        <w:tab/>
      </w:r>
      <w:r>
        <w:fldChar w:fldCharType="begin"/>
      </w:r>
      <w:r>
        <w:instrText xml:space="preserve"> PAGEREF _Ref434489590 \h </w:instrText>
      </w:r>
      <w:r>
        <w:fldChar w:fldCharType="separate"/>
      </w:r>
      <w:r w:rsidR="00EC501B">
        <w:rPr>
          <w:noProof/>
        </w:rPr>
        <w:t>722</w:t>
      </w:r>
      <w:r>
        <w:fldChar w:fldCharType="end"/>
      </w:r>
    </w:p>
    <w:p w14:paraId="6D4FFF0A" w14:textId="749AA08D" w:rsidR="00B46E6E" w:rsidRDefault="00B46E6E" w:rsidP="00B46E6E">
      <w:pPr>
        <w:tabs>
          <w:tab w:val="left" w:leader="dot" w:pos="8280"/>
        </w:tabs>
        <w:spacing w:after="0" w:line="240" w:lineRule="auto"/>
      </w:pPr>
      <w:r>
        <w:fldChar w:fldCharType="begin"/>
      </w:r>
      <w:r>
        <w:instrText xml:space="preserve"> REF _Ref434489638 \h  \* MERGEFORMAT </w:instrText>
      </w:r>
      <w:r>
        <w:fldChar w:fldCharType="separate"/>
      </w:r>
      <w:r w:rsidR="00EC501B">
        <w:t>The Doxology for Sts. Sergius and Bacchus</w:t>
      </w:r>
      <w:r>
        <w:fldChar w:fldCharType="end"/>
      </w:r>
      <w:r>
        <w:tab/>
      </w:r>
      <w:r>
        <w:fldChar w:fldCharType="begin"/>
      </w:r>
      <w:r>
        <w:instrText xml:space="preserve"> PAGEREF _Ref434489638 \h </w:instrText>
      </w:r>
      <w:r>
        <w:fldChar w:fldCharType="separate"/>
      </w:r>
      <w:r w:rsidR="00EC501B">
        <w:rPr>
          <w:noProof/>
        </w:rPr>
        <w:t>684</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EC501B">
        <w:t>The Doxology for Sts. Cosmas, Damian, their Brothers and their Mother</w:t>
      </w:r>
      <w:r>
        <w:fldChar w:fldCharType="end"/>
      </w:r>
      <w:r>
        <w:tab/>
      </w:r>
      <w:r>
        <w:fldChar w:fldCharType="begin"/>
      </w:r>
      <w:r>
        <w:instrText xml:space="preserve"> PAGEREF _Ref434489688 \h </w:instrText>
      </w:r>
      <w:r>
        <w:fldChar w:fldCharType="separate"/>
      </w:r>
      <w:r w:rsidR="00EC501B">
        <w:rPr>
          <w:noProof/>
        </w:rPr>
        <w:t>699</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EC501B">
        <w:t>The Doxology for Sts. Apakir and John</w:t>
      </w:r>
      <w:r>
        <w:fldChar w:fldCharType="end"/>
      </w:r>
      <w:r>
        <w:tab/>
      </w:r>
      <w:r>
        <w:fldChar w:fldCharType="begin"/>
      </w:r>
      <w:r>
        <w:instrText xml:space="preserve"> PAGEREF _Ref434489722 \h </w:instrText>
      </w:r>
      <w:r>
        <w:fldChar w:fldCharType="separate"/>
      </w:r>
      <w:r w:rsidR="00EC501B">
        <w:rPr>
          <w:noProof/>
        </w:rPr>
        <w:t>892</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EC501B">
        <w:t>The Doxology for St. Serapamon</w:t>
      </w:r>
      <w:r>
        <w:fldChar w:fldCharType="end"/>
      </w:r>
      <w:r>
        <w:tab/>
      </w:r>
      <w:r>
        <w:fldChar w:fldCharType="begin"/>
      </w:r>
      <w:r>
        <w:instrText xml:space="preserve"> PAGEREF _Ref434489794 \h </w:instrText>
      </w:r>
      <w:r>
        <w:fldChar w:fldCharType="separate"/>
      </w:r>
      <w:r w:rsidR="00EC501B">
        <w:rPr>
          <w:noProof/>
        </w:rPr>
        <w:t>703</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EC501B">
        <w:t>The Doxology for St. Maurice and the Theban Legion</w:t>
      </w:r>
      <w:r>
        <w:fldChar w:fldCharType="end"/>
      </w:r>
      <w:r>
        <w:tab/>
      </w:r>
      <w:r>
        <w:fldChar w:fldCharType="begin"/>
      </w:r>
      <w:r>
        <w:instrText xml:space="preserve"> PAGEREF _Ref434489859 \h </w:instrText>
      </w:r>
      <w:r>
        <w:fldChar w:fldCharType="separate"/>
      </w:r>
      <w:r w:rsidR="00EC501B">
        <w:rPr>
          <w:noProof/>
        </w:rPr>
        <w:t>669</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EC501B">
        <w:t>Another Doxology of St. Maurice</w:t>
      </w:r>
      <w:r>
        <w:fldChar w:fldCharType="end"/>
      </w:r>
      <w:r>
        <w:tab/>
      </w:r>
      <w:r>
        <w:fldChar w:fldCharType="begin"/>
      </w:r>
      <w:r>
        <w:instrText xml:space="preserve"> PAGEREF _Ref434489873 \h </w:instrText>
      </w:r>
      <w:r>
        <w:fldChar w:fldCharType="separate"/>
      </w:r>
      <w:r w:rsidR="00EC501B">
        <w:rPr>
          <w:noProof/>
        </w:rPr>
        <w:t>671</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EC501B">
        <w:t>The Doxology for St. George of Zahim</w:t>
      </w:r>
      <w:r>
        <w:fldChar w:fldCharType="end"/>
      </w:r>
      <w:r>
        <w:tab/>
      </w:r>
      <w:r>
        <w:fldChar w:fldCharType="begin"/>
      </w:r>
      <w:r>
        <w:instrText xml:space="preserve"> PAGEREF _Ref434489925 \h </w:instrText>
      </w:r>
      <w:r>
        <w:fldChar w:fldCharType="separate"/>
      </w:r>
      <w:r w:rsidR="00EC501B">
        <w:rPr>
          <w:noProof/>
        </w:rPr>
        <w:t>894</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EC501B">
        <w:t>The Doxology of St. Demiana</w:t>
      </w:r>
      <w:r>
        <w:fldChar w:fldCharType="end"/>
      </w:r>
      <w:r>
        <w:tab/>
      </w:r>
      <w:r>
        <w:fldChar w:fldCharType="begin"/>
      </w:r>
      <w:r>
        <w:instrText xml:space="preserve"> PAGEREF _Ref434490082 \h </w:instrText>
      </w:r>
      <w:r>
        <w:fldChar w:fldCharType="separate"/>
      </w:r>
      <w:r w:rsidR="00EC501B">
        <w:rPr>
          <w:noProof/>
        </w:rPr>
        <w:t>631</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EC501B">
        <w:t>Another Doxology of St. Demiana</w:t>
      </w:r>
      <w:r>
        <w:fldChar w:fldCharType="end"/>
      </w:r>
      <w:r>
        <w:tab/>
      </w:r>
      <w:r>
        <w:fldChar w:fldCharType="begin"/>
      </w:r>
      <w:r>
        <w:instrText xml:space="preserve"> PAGEREF _Ref434490124 \h </w:instrText>
      </w:r>
      <w:r>
        <w:fldChar w:fldCharType="separate"/>
      </w:r>
      <w:r w:rsidR="00EC501B">
        <w:rPr>
          <w:noProof/>
        </w:rPr>
        <w:t>822</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EC501B">
        <w:t>The Doxology for Sts. Barbara and Juliana</w:t>
      </w:r>
      <w:r>
        <w:fldChar w:fldCharType="end"/>
      </w:r>
      <w:r>
        <w:tab/>
      </w:r>
      <w:r>
        <w:fldChar w:fldCharType="begin"/>
      </w:r>
      <w:r>
        <w:instrText xml:space="preserve"> PAGEREF _Ref434490169 \h </w:instrText>
      </w:r>
      <w:r>
        <w:fldChar w:fldCharType="separate"/>
      </w:r>
      <w:r w:rsidR="00EC501B">
        <w:rPr>
          <w:noProof/>
        </w:rPr>
        <w:t>724</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EC501B">
        <w:t>The Doxology for St. Marina</w:t>
      </w:r>
      <w:r>
        <w:fldChar w:fldCharType="end"/>
      </w:r>
      <w:r>
        <w:tab/>
      </w:r>
      <w:r>
        <w:fldChar w:fldCharType="begin"/>
      </w:r>
      <w:r>
        <w:instrText xml:space="preserve"> PAGEREF _Ref434490204 \h </w:instrText>
      </w:r>
      <w:r>
        <w:fldChar w:fldCharType="separate"/>
      </w:r>
      <w:r w:rsidR="00EC501B">
        <w:rPr>
          <w:noProof/>
        </w:rPr>
        <w:t>917</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EC501B">
        <w:t>The Doxology for St. Rebecca and her Children</w:t>
      </w:r>
      <w:r>
        <w:fldChar w:fldCharType="end"/>
      </w:r>
      <w:r>
        <w:tab/>
      </w:r>
      <w:r>
        <w:fldChar w:fldCharType="begin"/>
      </w:r>
      <w:r>
        <w:instrText xml:space="preserve"> PAGEREF _Ref434490258 \h </w:instrText>
      </w:r>
      <w:r>
        <w:fldChar w:fldCharType="separate"/>
      </w:r>
      <w:r w:rsidR="00EC501B">
        <w:rPr>
          <w:noProof/>
        </w:rPr>
        <w:t>657</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EC501B">
        <w:t>The Doxology of the Martyrs</w:t>
      </w:r>
      <w:r>
        <w:fldChar w:fldCharType="end"/>
      </w:r>
      <w:r>
        <w:tab/>
      </w:r>
      <w:r>
        <w:fldChar w:fldCharType="begin"/>
      </w:r>
      <w:r>
        <w:instrText xml:space="preserve"> PAGEREF _Ref434489950 \h </w:instrText>
      </w:r>
      <w:r>
        <w:fldChar w:fldCharType="separate"/>
      </w:r>
      <w:r w:rsidR="00EC501B">
        <w:rPr>
          <w:noProof/>
        </w:rPr>
        <w:t>632</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EC501B">
        <w:t>The Doxology for St. Anthony the Great</w:t>
      </w:r>
      <w:r>
        <w:fldChar w:fldCharType="end"/>
      </w:r>
      <w:r>
        <w:tab/>
      </w:r>
      <w:r>
        <w:fldChar w:fldCharType="begin"/>
      </w:r>
      <w:r>
        <w:instrText xml:space="preserve"> PAGEREF _Ref434490340 \h </w:instrText>
      </w:r>
      <w:r>
        <w:fldChar w:fldCharType="separate"/>
      </w:r>
      <w:r w:rsidR="00EC501B">
        <w:rPr>
          <w:noProof/>
        </w:rPr>
        <w:t>827</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EC501B">
        <w:t>The Doxology for St. Paul the Anchorite</w:t>
      </w:r>
      <w:r>
        <w:fldChar w:fldCharType="end"/>
      </w:r>
      <w:r>
        <w:tab/>
      </w:r>
      <w:r>
        <w:fldChar w:fldCharType="begin"/>
      </w:r>
      <w:r>
        <w:instrText xml:space="preserve"> PAGEREF _Ref434490368 \h </w:instrText>
      </w:r>
      <w:r>
        <w:fldChar w:fldCharType="separate"/>
      </w:r>
      <w:r w:rsidR="00EC501B">
        <w:rPr>
          <w:noProof/>
        </w:rPr>
        <w:t>830</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EC501B">
        <w:t>The Doxology of St. Anthony and St. Paul</w:t>
      </w:r>
      <w:r>
        <w:fldChar w:fldCharType="end"/>
      </w:r>
      <w:r>
        <w:tab/>
      </w:r>
      <w:r>
        <w:fldChar w:fldCharType="begin"/>
      </w:r>
      <w:r>
        <w:instrText xml:space="preserve"> PAGEREF _Ref434490311 \h </w:instrText>
      </w:r>
      <w:r>
        <w:fldChar w:fldCharType="separate"/>
      </w:r>
      <w:r w:rsidR="00EC501B">
        <w:rPr>
          <w:noProof/>
        </w:rPr>
        <w:t>637</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EC501B">
        <w:rPr>
          <w:lang w:val="en-US"/>
        </w:rPr>
        <w:t>The Doxology for St. Pishoy</w:t>
      </w:r>
      <w:r>
        <w:fldChar w:fldCharType="end"/>
      </w:r>
      <w:r>
        <w:tab/>
      </w:r>
      <w:r>
        <w:fldChar w:fldCharType="begin"/>
      </w:r>
      <w:r>
        <w:instrText xml:space="preserve"> PAGEREF _Ref434490783 \h </w:instrText>
      </w:r>
      <w:r>
        <w:fldChar w:fldCharType="separate"/>
      </w:r>
      <w:r w:rsidR="00EC501B">
        <w:rPr>
          <w:noProof/>
        </w:rPr>
        <w:t>913</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EC501B">
        <w:t>The Doxology of St. Pishoy and St. Paul of Tammah</w:t>
      </w:r>
      <w:r>
        <w:fldChar w:fldCharType="end"/>
      </w:r>
      <w:r>
        <w:tab/>
      </w:r>
      <w:r>
        <w:fldChar w:fldCharType="begin"/>
      </w:r>
      <w:r>
        <w:instrText xml:space="preserve"> PAGEREF _Ref434490826 \h </w:instrText>
      </w:r>
      <w:r>
        <w:fldChar w:fldCharType="separate"/>
      </w:r>
      <w:r w:rsidR="00EC501B">
        <w:rPr>
          <w:noProof/>
        </w:rPr>
        <w:t>639</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EC501B">
        <w:t>The Doxology of St. Macarius the Great</w:t>
      </w:r>
      <w:r>
        <w:fldChar w:fldCharType="end"/>
      </w:r>
      <w:r>
        <w:tab/>
      </w:r>
      <w:r>
        <w:fldChar w:fldCharType="begin"/>
      </w:r>
      <w:r>
        <w:instrText xml:space="preserve"> PAGEREF _Ref434490507 \h </w:instrText>
      </w:r>
      <w:r>
        <w:fldChar w:fldCharType="separate"/>
      </w:r>
      <w:r w:rsidR="00EC501B">
        <w:rPr>
          <w:noProof/>
        </w:rPr>
        <w:t>840</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EC501B">
        <w:t>Another Doxology of St. Macarius the Great</w:t>
      </w:r>
      <w:r>
        <w:fldChar w:fldCharType="end"/>
      </w:r>
      <w:r>
        <w:tab/>
      </w:r>
      <w:r>
        <w:fldChar w:fldCharType="begin"/>
      </w:r>
      <w:r>
        <w:instrText xml:space="preserve"> PAGEREF _Ref434490525 \h </w:instrText>
      </w:r>
      <w:r>
        <w:fldChar w:fldCharType="separate"/>
      </w:r>
      <w:r w:rsidR="00EC501B">
        <w:rPr>
          <w:noProof/>
        </w:rPr>
        <w:t>841</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EC501B">
        <w:t>Another Doxology of St. Macarius the Great</w:t>
      </w:r>
      <w:r>
        <w:fldChar w:fldCharType="end"/>
      </w:r>
      <w:r>
        <w:tab/>
      </w:r>
      <w:r>
        <w:fldChar w:fldCharType="begin"/>
      </w:r>
      <w:r>
        <w:instrText xml:space="preserve"> PAGEREF _Ref434490542 \h </w:instrText>
      </w:r>
      <w:r>
        <w:fldChar w:fldCharType="separate"/>
      </w:r>
      <w:r w:rsidR="00EC501B">
        <w:rPr>
          <w:noProof/>
        </w:rPr>
        <w:t>842</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EC501B">
        <w:t>The Doxology for St. Macarius of Alexandria, the Presbyter</w:t>
      </w:r>
      <w:r>
        <w:fldChar w:fldCharType="end"/>
      </w:r>
      <w:r>
        <w:tab/>
      </w:r>
      <w:r>
        <w:fldChar w:fldCharType="begin"/>
      </w:r>
      <w:r>
        <w:instrText xml:space="preserve"> PAGEREF _Ref434490596 \h </w:instrText>
      </w:r>
      <w:r>
        <w:fldChar w:fldCharType="separate"/>
      </w:r>
      <w:r w:rsidR="00EC501B">
        <w:rPr>
          <w:noProof/>
        </w:rPr>
        <w:t>861</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EC501B">
        <w:t>The Doxology for St. Macarius the Bishop of Edkow</w:t>
      </w:r>
      <w:r>
        <w:fldChar w:fldCharType="end"/>
      </w:r>
      <w:r>
        <w:tab/>
      </w:r>
      <w:r>
        <w:fldChar w:fldCharType="begin"/>
      </w:r>
      <w:r>
        <w:instrText xml:space="preserve"> PAGEREF _Ref434490474 \h </w:instrText>
      </w:r>
      <w:r>
        <w:fldChar w:fldCharType="separate"/>
      </w:r>
      <w:r w:rsidR="00EC501B">
        <w:rPr>
          <w:noProof/>
        </w:rPr>
        <w:t>689</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EC501B">
        <w:t>The Doxology for St. John the Short</w:t>
      </w:r>
      <w:r>
        <w:fldChar w:fldCharType="end"/>
      </w:r>
      <w:r>
        <w:tab/>
      </w:r>
      <w:r>
        <w:fldChar w:fldCharType="begin"/>
      </w:r>
      <w:r>
        <w:instrText xml:space="preserve"> PAGEREF _Ref434490715 \h </w:instrText>
      </w:r>
      <w:r>
        <w:fldChar w:fldCharType="separate"/>
      </w:r>
      <w:r w:rsidR="00EC501B">
        <w:rPr>
          <w:noProof/>
        </w:rPr>
        <w:t>685</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EC501B">
        <w:t>The Doxology for St. Thomas the Anchorite</w:t>
      </w:r>
      <w:r>
        <w:fldChar w:fldCharType="end"/>
      </w:r>
      <w:r>
        <w:tab/>
      </w:r>
      <w:r>
        <w:fldChar w:fldCharType="begin"/>
      </w:r>
      <w:r>
        <w:instrText xml:space="preserve"> PAGEREF _Ref434490403 \h </w:instrText>
      </w:r>
      <w:r>
        <w:fldChar w:fldCharType="separate"/>
      </w:r>
      <w:r w:rsidR="00EC501B">
        <w:rPr>
          <w:noProof/>
        </w:rPr>
        <w:t>877</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EC501B">
        <w:t>The Doxology for St. Arsenius</w:t>
      </w:r>
      <w:r>
        <w:fldChar w:fldCharType="end"/>
      </w:r>
      <w:r>
        <w:tab/>
      </w:r>
      <w:r>
        <w:fldChar w:fldCharType="begin"/>
      </w:r>
      <w:r>
        <w:instrText xml:space="preserve"> PAGEREF _Ref434490892 \h </w:instrText>
      </w:r>
      <w:r>
        <w:fldChar w:fldCharType="separate"/>
      </w:r>
      <w:r w:rsidR="00EC501B">
        <w:rPr>
          <w:noProof/>
        </w:rPr>
        <w:t>864</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EC501B">
        <w:t>The Doxology for Sts. Maximus and Dometius</w:t>
      </w:r>
      <w:r>
        <w:fldChar w:fldCharType="end"/>
      </w:r>
      <w:r>
        <w:tab/>
      </w:r>
      <w:r>
        <w:fldChar w:fldCharType="begin"/>
      </w:r>
      <w:r>
        <w:instrText xml:space="preserve"> PAGEREF _Ref434490957 \h </w:instrText>
      </w:r>
      <w:r>
        <w:fldChar w:fldCharType="separate"/>
      </w:r>
      <w:r w:rsidR="00EC501B">
        <w:rPr>
          <w:noProof/>
        </w:rPr>
        <w:t>824</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EC501B" w:rsidRPr="00EC501B">
        <w:t>The Doxology for the Strong St. Moses</w:t>
      </w:r>
      <w:r>
        <w:fldChar w:fldCharType="end"/>
      </w:r>
      <w:r>
        <w:tab/>
      </w:r>
      <w:r>
        <w:fldChar w:fldCharType="begin"/>
      </w:r>
      <w:r>
        <w:instrText xml:space="preserve"> PAGEREF _Ref434491006 \h </w:instrText>
      </w:r>
      <w:r>
        <w:fldChar w:fldCharType="separate"/>
      </w:r>
      <w:r w:rsidR="00EC501B">
        <w:rPr>
          <w:noProof/>
        </w:rPr>
        <w:t>895</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EC501B">
        <w:t>The Doxology for St. John Kami</w:t>
      </w:r>
      <w:r>
        <w:fldChar w:fldCharType="end"/>
      </w:r>
      <w:r>
        <w:tab/>
      </w:r>
      <w:r>
        <w:fldChar w:fldCharType="begin"/>
      </w:r>
      <w:r>
        <w:instrText xml:space="preserve"> PAGEREF _Ref434491108 \h </w:instrText>
      </w:r>
      <w:r>
        <w:fldChar w:fldCharType="separate"/>
      </w:r>
      <w:r w:rsidR="00EC501B">
        <w:rPr>
          <w:noProof/>
        </w:rPr>
        <w:t>727</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EC501B">
        <w:t>The Doxology for St. Pachomius</w:t>
      </w:r>
      <w:r>
        <w:fldChar w:fldCharType="end"/>
      </w:r>
      <w:r>
        <w:tab/>
      </w:r>
      <w:r>
        <w:fldChar w:fldCharType="begin"/>
      </w:r>
      <w:r>
        <w:instrText xml:space="preserve"> PAGEREF _Ref434491150 \h </w:instrText>
      </w:r>
      <w:r>
        <w:fldChar w:fldCharType="separate"/>
      </w:r>
      <w:r w:rsidR="00EC501B">
        <w:rPr>
          <w:noProof/>
        </w:rPr>
        <w:t>865</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EC501B">
        <w:rPr>
          <w:lang w:val="en-US"/>
        </w:rPr>
        <w:t>The Doxology for St. Shenoute</w:t>
      </w:r>
      <w:r>
        <w:fldChar w:fldCharType="end"/>
      </w:r>
      <w:r>
        <w:tab/>
      </w:r>
      <w:r>
        <w:fldChar w:fldCharType="begin"/>
      </w:r>
      <w:r>
        <w:instrText xml:space="preserve"> PAGEREF _Ref434491186 \h </w:instrText>
      </w:r>
      <w:r>
        <w:fldChar w:fldCharType="separate"/>
      </w:r>
      <w:r w:rsidR="00EC501B">
        <w:rPr>
          <w:noProof/>
        </w:rPr>
        <w:t>911</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EC501B">
        <w:rPr>
          <w:lang w:val="en-US"/>
        </w:rPr>
        <w:t>A Doxology for St. Besa</w:t>
      </w:r>
      <w:r>
        <w:fldChar w:fldCharType="end"/>
      </w:r>
      <w:r>
        <w:tab/>
      </w:r>
      <w:r>
        <w:fldChar w:fldCharType="begin"/>
      </w:r>
      <w:r>
        <w:instrText xml:space="preserve"> PAGEREF _Ref434491207 \h </w:instrText>
      </w:r>
      <w:r>
        <w:fldChar w:fldCharType="separate"/>
      </w:r>
      <w:r w:rsidR="00EC501B">
        <w:rPr>
          <w:noProof/>
        </w:rPr>
        <w:t>912</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EC501B">
        <w:t>The Doxology for Sts. Apollo and Apip</w:t>
      </w:r>
      <w:r>
        <w:fldChar w:fldCharType="end"/>
      </w:r>
      <w:r>
        <w:tab/>
      </w:r>
      <w:r>
        <w:fldChar w:fldCharType="begin"/>
      </w:r>
      <w:r>
        <w:instrText xml:space="preserve"> PAGEREF _Ref434492837 \h </w:instrText>
      </w:r>
      <w:r>
        <w:fldChar w:fldCharType="separate"/>
      </w:r>
      <w:r w:rsidR="00EC501B">
        <w:rPr>
          <w:noProof/>
        </w:rPr>
        <w:t>688</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EC501B">
        <w:t>The Doxology for St. Samuel the Confessor</w:t>
      </w:r>
      <w:r>
        <w:fldChar w:fldCharType="end"/>
      </w:r>
      <w:r>
        <w:tab/>
      </w:r>
      <w:r>
        <w:fldChar w:fldCharType="begin"/>
      </w:r>
      <w:r>
        <w:instrText xml:space="preserve"> PAGEREF _Ref434491260 \h </w:instrText>
      </w:r>
      <w:r>
        <w:fldChar w:fldCharType="separate"/>
      </w:r>
      <w:r w:rsidR="00EC501B">
        <w:rPr>
          <w:noProof/>
        </w:rPr>
        <w:t>725</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EC501B">
        <w:t>The Doxology for St. Parsouma</w:t>
      </w:r>
      <w:r>
        <w:fldChar w:fldCharType="end"/>
      </w:r>
      <w:r>
        <w:tab/>
      </w:r>
      <w:r>
        <w:fldChar w:fldCharType="begin"/>
      </w:r>
      <w:r>
        <w:instrText xml:space="preserve"> PAGEREF _Ref434491294 \h </w:instrText>
      </w:r>
      <w:r>
        <w:fldChar w:fldCharType="separate"/>
      </w:r>
      <w:r w:rsidR="00EC501B">
        <w:rPr>
          <w:noProof/>
        </w:rPr>
        <w:t>946</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EC501B">
        <w:t>The Doxology for St. Teji (Reweiss)</w:t>
      </w:r>
      <w:r>
        <w:fldChar w:fldCharType="end"/>
      </w:r>
      <w:r>
        <w:tab/>
      </w:r>
      <w:r>
        <w:fldChar w:fldCharType="begin"/>
      </w:r>
      <w:r>
        <w:instrText xml:space="preserve"> PAGEREF _Ref434491337 \h </w:instrText>
      </w:r>
      <w:r>
        <w:fldChar w:fldCharType="separate"/>
      </w:r>
      <w:r w:rsidR="00EC501B">
        <w:rPr>
          <w:noProof/>
        </w:rPr>
        <w:t>687</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EC501B">
        <w:t>The Doxology for St. Pashnouni</w:t>
      </w:r>
      <w:r>
        <w:fldChar w:fldCharType="end"/>
      </w:r>
      <w:r>
        <w:tab/>
      </w:r>
      <w:r>
        <w:fldChar w:fldCharType="begin"/>
      </w:r>
      <w:r>
        <w:instrText xml:space="preserve"> PAGEREF _Ref434491429 \h </w:instrText>
      </w:r>
      <w:r>
        <w:fldChar w:fldCharType="separate"/>
      </w:r>
      <w:r w:rsidR="00EC501B">
        <w:rPr>
          <w:noProof/>
        </w:rPr>
        <w:t>876</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EC501B">
        <w:t>The Doxology for St. Simeon the Stylite</w:t>
      </w:r>
      <w:r>
        <w:fldChar w:fldCharType="end"/>
      </w:r>
      <w:r>
        <w:tab/>
      </w:r>
      <w:r>
        <w:fldChar w:fldCharType="begin"/>
      </w:r>
      <w:r>
        <w:instrText xml:space="preserve"> PAGEREF _Ref439328220 \h </w:instrText>
      </w:r>
      <w:r>
        <w:fldChar w:fldCharType="separate"/>
      </w:r>
      <w:r w:rsidR="00EC501B">
        <w:rPr>
          <w:noProof/>
        </w:rPr>
        <w:t>879</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EC501B">
        <w:t>The Doxology for St. Verena</w:t>
      </w:r>
      <w:r>
        <w:fldChar w:fldCharType="end"/>
      </w:r>
      <w:r>
        <w:tab/>
      </w:r>
      <w:r>
        <w:fldChar w:fldCharType="begin"/>
      </w:r>
      <w:r>
        <w:instrText xml:space="preserve"> PAGEREF _Ref434490285 \h </w:instrText>
      </w:r>
      <w:r>
        <w:fldChar w:fldCharType="separate"/>
      </w:r>
      <w:r w:rsidR="00EC501B">
        <w:rPr>
          <w:noProof/>
        </w:rPr>
        <w:t>655</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EC501B">
        <w:t>The Doxology for St. Mary of Egypt</w:t>
      </w:r>
      <w:r>
        <w:fldChar w:fldCharType="end"/>
      </w:r>
      <w:r>
        <w:tab/>
      </w:r>
      <w:r>
        <w:fldChar w:fldCharType="begin"/>
      </w:r>
      <w:r>
        <w:instrText xml:space="preserve"> PAGEREF _Ref434491512 \h </w:instrText>
      </w:r>
      <w:r>
        <w:fldChar w:fldCharType="separate"/>
      </w:r>
      <w:r w:rsidR="00EC501B">
        <w:rPr>
          <w:noProof/>
        </w:rPr>
        <w:t>855</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EC501B">
        <w:t>The Doxology of St. Athanasius the Apostolic</w:t>
      </w:r>
      <w:r>
        <w:fldChar w:fldCharType="end"/>
      </w:r>
      <w:r>
        <w:tab/>
      </w:r>
      <w:r>
        <w:fldChar w:fldCharType="begin"/>
      </w:r>
      <w:r>
        <w:instrText xml:space="preserve"> PAGEREF _Ref434492161 \h </w:instrText>
      </w:r>
      <w:r>
        <w:fldChar w:fldCharType="separate"/>
      </w:r>
      <w:r w:rsidR="00EC501B">
        <w:rPr>
          <w:noProof/>
        </w:rPr>
        <w:t>640</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EC501B">
        <w:t>The Doxology for St. Athanasius the Apostolic</w:t>
      </w:r>
      <w:r>
        <w:fldChar w:fldCharType="end"/>
      </w:r>
      <w:r>
        <w:tab/>
      </w:r>
      <w:r>
        <w:fldChar w:fldCharType="begin"/>
      </w:r>
      <w:r>
        <w:instrText xml:space="preserve"> PAGEREF _Ref434492183 \h </w:instrText>
      </w:r>
      <w:r>
        <w:fldChar w:fldCharType="separate"/>
      </w:r>
      <w:r w:rsidR="00EC501B">
        <w:rPr>
          <w:noProof/>
        </w:rPr>
        <w:t>861</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EC501B">
        <w:t>Another Doxology for St. Athanasius the Apostolic</w:t>
      </w:r>
      <w:r>
        <w:fldChar w:fldCharType="end"/>
      </w:r>
      <w:r>
        <w:tab/>
      </w:r>
      <w:r>
        <w:fldChar w:fldCharType="begin"/>
      </w:r>
      <w:r>
        <w:instrText xml:space="preserve"> PAGEREF _Ref434492196 \h </w:instrText>
      </w:r>
      <w:r>
        <w:fldChar w:fldCharType="separate"/>
      </w:r>
      <w:r w:rsidR="00EC501B">
        <w:rPr>
          <w:noProof/>
        </w:rPr>
        <w:t>863</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EC501B">
        <w:t>The Doxology for St. Severus</w:t>
      </w:r>
      <w:r>
        <w:fldChar w:fldCharType="end"/>
      </w:r>
      <w:r>
        <w:tab/>
      </w:r>
      <w:r>
        <w:fldChar w:fldCharType="begin"/>
      </w:r>
      <w:r>
        <w:instrText xml:space="preserve"> PAGEREF _Ref434492249 \h </w:instrText>
      </w:r>
      <w:r>
        <w:fldChar w:fldCharType="separate"/>
      </w:r>
      <w:r w:rsidR="00EC501B">
        <w:rPr>
          <w:noProof/>
        </w:rPr>
        <w:t>681</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EC501B">
        <w:t>The Doxology for St. Takle Haymanot</w:t>
      </w:r>
      <w:r>
        <w:fldChar w:fldCharType="end"/>
      </w:r>
      <w:r>
        <w:tab/>
      </w:r>
      <w:r>
        <w:fldChar w:fldCharType="begin"/>
      </w:r>
      <w:r>
        <w:instrText xml:space="preserve"> PAGEREF _Ref434492302 \h </w:instrText>
      </w:r>
      <w:r>
        <w:fldChar w:fldCharType="separate"/>
      </w:r>
      <w:r w:rsidR="00EC501B">
        <w:rPr>
          <w:noProof/>
        </w:rPr>
        <w:t>942</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EC501B">
        <w:t>The Doxology of St. Simon the Tanner</w:t>
      </w:r>
      <w:r>
        <w:fldChar w:fldCharType="end"/>
      </w:r>
      <w:r>
        <w:tab/>
      </w:r>
      <w:r>
        <w:fldChar w:fldCharType="begin"/>
      </w:r>
      <w:r>
        <w:instrText xml:space="preserve"> PAGEREF _Ref434492343 \h </w:instrText>
      </w:r>
      <w:r>
        <w:fldChar w:fldCharType="separate"/>
      </w:r>
      <w:r w:rsidR="00EC501B">
        <w:rPr>
          <w:noProof/>
        </w:rPr>
        <w:t>723</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EC501B">
        <w:t>The Doxology for St. Cyril VI</w:t>
      </w:r>
      <w:r>
        <w:fldChar w:fldCharType="end"/>
      </w:r>
      <w:r>
        <w:tab/>
      </w:r>
      <w:r>
        <w:fldChar w:fldCharType="begin"/>
      </w:r>
      <w:r>
        <w:instrText xml:space="preserve"> PAGEREF _Ref434492506 \h </w:instrText>
      </w:r>
      <w:r>
        <w:fldChar w:fldCharType="separate"/>
      </w:r>
      <w:r w:rsidR="00EC501B">
        <w:rPr>
          <w:noProof/>
        </w:rPr>
        <w:t>835</w:t>
      </w:r>
      <w:r>
        <w:fldChar w:fldCharType="end"/>
      </w:r>
    </w:p>
    <w:p w14:paraId="2921A070" w14:textId="4480E3C9"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EC501B">
        <w:t>The Doxology for St. Abraam of Fayyoum</w:t>
      </w:r>
      <w:r>
        <w:fldChar w:fldCharType="end"/>
      </w:r>
      <w:r>
        <w:tab/>
      </w:r>
      <w:r>
        <w:fldChar w:fldCharType="begin"/>
      </w:r>
      <w:r>
        <w:instrText xml:space="preserve"> PAGEREF _Ref434492469 \h </w:instrText>
      </w:r>
      <w:r>
        <w:fldChar w:fldCharType="separate"/>
      </w:r>
      <w:r w:rsidR="00EC501B">
        <w:rPr>
          <w:noProof/>
        </w:rPr>
        <w:t>880</w:t>
      </w:r>
      <w:r>
        <w:fldChar w:fldCharType="end"/>
      </w:r>
    </w:p>
    <w:p w14:paraId="73E36234" w14:textId="2D6754C1"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EC501B">
        <w:t>The Doxology for St. Martin of Tours</w:t>
      </w:r>
      <w:r>
        <w:fldChar w:fldCharType="end"/>
      </w:r>
      <w:r>
        <w:tab/>
      </w:r>
      <w:r>
        <w:fldChar w:fldCharType="begin"/>
      </w:r>
      <w:r>
        <w:instrText xml:space="preserve"> PAGEREF _Ref439518461 \h </w:instrText>
      </w:r>
      <w:r>
        <w:fldChar w:fldCharType="separate"/>
      </w:r>
      <w:r w:rsidR="00EC501B">
        <w:rPr>
          <w:noProof/>
        </w:rPr>
        <w:t>695</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EC501B">
        <w:t>The Doxology for St. Chad of Mercia</w:t>
      </w:r>
      <w:r>
        <w:fldChar w:fldCharType="end"/>
      </w:r>
      <w:r>
        <w:tab/>
      </w:r>
      <w:r>
        <w:fldChar w:fldCharType="begin"/>
      </w:r>
      <w:r>
        <w:instrText xml:space="preserve"> PAGEREF _Ref434492702 \h </w:instrText>
      </w:r>
      <w:r>
        <w:fldChar w:fldCharType="separate"/>
      </w:r>
      <w:r w:rsidR="00EC501B">
        <w:rPr>
          <w:noProof/>
        </w:rPr>
        <w:t>838</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EC501B">
        <w:t>The Doxology for the Patriarchs: Abraham, Isaac, and Jacob</w:t>
      </w:r>
      <w:r>
        <w:fldChar w:fldCharType="end"/>
      </w:r>
      <w:r>
        <w:tab/>
      </w:r>
      <w:r>
        <w:fldChar w:fldCharType="begin"/>
      </w:r>
      <w:r>
        <w:instrText xml:space="preserve"> PAGEREF _Ref434492413 \h </w:instrText>
      </w:r>
      <w:r>
        <w:fldChar w:fldCharType="separate"/>
      </w:r>
      <w:r w:rsidR="00EC501B">
        <w:rPr>
          <w:noProof/>
        </w:rPr>
        <w:t>944</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EC501B">
        <w:t>The Doxology of the Cross Bearers</w:t>
      </w:r>
      <w:r>
        <w:fldChar w:fldCharType="end"/>
      </w:r>
      <w:r>
        <w:tab/>
      </w:r>
      <w:r>
        <w:fldChar w:fldCharType="begin"/>
      </w:r>
      <w:r>
        <w:instrText xml:space="preserve"> PAGEREF _Ref434492536 \h </w:instrText>
      </w:r>
      <w:r>
        <w:fldChar w:fldCharType="separate"/>
      </w:r>
      <w:r w:rsidR="00EC501B">
        <w:rPr>
          <w:noProof/>
        </w:rPr>
        <w:t>640</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EC501B">
        <w:t>The Doxology for a Hierarch Who is Present</w:t>
      </w:r>
      <w:r>
        <w:fldChar w:fldCharType="end"/>
      </w:r>
      <w:r>
        <w:tab/>
      </w:r>
      <w:r>
        <w:fldChar w:fldCharType="begin"/>
      </w:r>
      <w:r>
        <w:instrText xml:space="preserve"> PAGEREF _Ref434492645 \h </w:instrText>
      </w:r>
      <w:r>
        <w:fldChar w:fldCharType="separate"/>
      </w:r>
      <w:r w:rsidR="00EC501B">
        <w:rPr>
          <w:noProof/>
        </w:rPr>
        <w:t>641</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0" w:author="Windows User" w:date="2015-11-27T20:09:00Z" w:initials="WU">
    <w:p w14:paraId="03405E79" w14:textId="77777777" w:rsidR="008B7CFC" w:rsidRDefault="008B7CFC"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8B7CFC" w:rsidRDefault="008B7CFC">
      <w:pPr>
        <w:pStyle w:val="CommentText"/>
      </w:pPr>
      <w:r>
        <w:rPr>
          <w:rStyle w:val="CommentReference"/>
        </w:rPr>
        <w:annotationRef/>
      </w:r>
      <w:r>
        <w:t>Compare to various translations</w:t>
      </w:r>
    </w:p>
  </w:comment>
  <w:comment w:id="93" w:author="Windows User" w:date="2015-10-30T12:37:00Z" w:initials="WU">
    <w:p w14:paraId="00B9961B" w14:textId="77777777" w:rsidR="008B7CFC" w:rsidRDefault="008B7CFC">
      <w:pPr>
        <w:pStyle w:val="CommentText"/>
      </w:pPr>
      <w:r>
        <w:rPr>
          <w:rStyle w:val="CommentReference"/>
        </w:rPr>
        <w:annotationRef/>
      </w:r>
      <w:r>
        <w:t>Is this supposed to be doubled?</w:t>
      </w:r>
    </w:p>
  </w:comment>
  <w:comment w:id="94" w:author="Windows User" w:date="2015-11-27T20:09:00Z" w:initials="WU">
    <w:p w14:paraId="218998C8" w14:textId="77777777" w:rsidR="008B7CFC" w:rsidRDefault="008B7CFC"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8B7CFC" w:rsidRDefault="008B7CFC">
      <w:pPr>
        <w:pStyle w:val="CommentText"/>
      </w:pPr>
      <w:r>
        <w:rPr>
          <w:rStyle w:val="CommentReference"/>
        </w:rPr>
        <w:annotationRef/>
      </w:r>
      <w:r>
        <w:t>Does this go before Creed?</w:t>
      </w:r>
    </w:p>
  </w:comment>
  <w:comment w:id="98" w:author="Windows User" w:date="2015-11-06T13:03:00Z" w:initials="WU">
    <w:p w14:paraId="6B9D0F75" w14:textId="77777777" w:rsidR="008B7CFC" w:rsidRDefault="008B7CFC">
      <w:pPr>
        <w:pStyle w:val="CommentText"/>
      </w:pPr>
      <w:r>
        <w:rPr>
          <w:rStyle w:val="CommentReference"/>
        </w:rPr>
        <w:annotationRef/>
      </w:r>
      <w:r>
        <w:t>Coptic reader has Ps 3 here!</w:t>
      </w:r>
    </w:p>
  </w:comment>
  <w:comment w:id="115" w:author="Windows User" w:date="2015-11-02T08:54:00Z" w:initials="WU">
    <w:p w14:paraId="0366F544" w14:textId="77777777" w:rsidR="008B7CFC" w:rsidRDefault="008B7CFC">
      <w:pPr>
        <w:pStyle w:val="CommentText"/>
      </w:pPr>
      <w:r>
        <w:rPr>
          <w:rStyle w:val="CommentReference"/>
        </w:rPr>
        <w:annotationRef/>
      </w:r>
      <w:r>
        <w:t>Is there a phrase missing here?</w:t>
      </w:r>
    </w:p>
  </w:comment>
  <w:comment w:id="121" w:author="Windows User" w:date="2015-10-30T08:56:00Z" w:initials="WU">
    <w:p w14:paraId="1FDBEBA0" w14:textId="77777777" w:rsidR="008B7CFC" w:rsidRDefault="008B7CFC">
      <w:pPr>
        <w:pStyle w:val="CommentText"/>
      </w:pPr>
      <w:r>
        <w:rPr>
          <w:rStyle w:val="CommentReference"/>
        </w:rPr>
        <w:annotationRef/>
      </w:r>
      <w:r>
        <w:t>Should Glory be be here?</w:t>
      </w:r>
    </w:p>
  </w:comment>
  <w:comment w:id="126" w:author="Brett Slote" w:date="2016-05-02T12:37:00Z" w:initials="BS">
    <w:p w14:paraId="6A57FE90" w14:textId="269377C2" w:rsidR="008B7CFC" w:rsidRDefault="008B7CFC">
      <w:pPr>
        <w:pStyle w:val="CommentText"/>
      </w:pPr>
      <w:r>
        <w:rPr>
          <w:rStyle w:val="CommentReference"/>
        </w:rPr>
        <w:annotationRef/>
      </w:r>
      <w:r>
        <w:t>Is this right? Or should it be the conclusion of Midnight Praise?</w:t>
      </w:r>
    </w:p>
  </w:comment>
  <w:comment w:id="127" w:author="Windows User" w:date="2015-10-30T08:56:00Z" w:initials="BS">
    <w:p w14:paraId="3B320D18" w14:textId="77777777" w:rsidR="008B7CFC" w:rsidRDefault="008B7CFC" w:rsidP="000C38C3">
      <w:pPr>
        <w:pStyle w:val="CommentText"/>
      </w:pPr>
      <w:r>
        <w:rPr>
          <w:rStyle w:val="CommentReference"/>
        </w:rPr>
        <w:annotationRef/>
      </w:r>
      <w:r>
        <w:t>this seems kind of loose... is it ok?</w:t>
      </w:r>
    </w:p>
  </w:comment>
  <w:comment w:id="128" w:author="Windows User" w:date="2015-10-30T08:56:00Z" w:initials="BS">
    <w:p w14:paraId="0A2D24D1" w14:textId="77777777" w:rsidR="008B7CFC" w:rsidRDefault="008B7CFC" w:rsidP="000C38C3">
      <w:pPr>
        <w:pStyle w:val="CommentText"/>
      </w:pPr>
      <w:r>
        <w:rPr>
          <w:rStyle w:val="CommentReference"/>
        </w:rPr>
        <w:annotationRef/>
      </w:r>
      <w:r>
        <w:t>works or deeds?</w:t>
      </w:r>
    </w:p>
  </w:comment>
  <w:comment w:id="129" w:author="Windows User" w:date="2015-11-21T13:24:00Z" w:initials="WU">
    <w:p w14:paraId="00EA2A44" w14:textId="77777777" w:rsidR="008B7CFC" w:rsidRDefault="008B7CFC" w:rsidP="000C38C3">
      <w:pPr>
        <w:pStyle w:val="CommentText"/>
      </w:pPr>
      <w:r>
        <w:rPr>
          <w:rStyle w:val="CommentReference"/>
        </w:rPr>
        <w:annotationRef/>
      </w:r>
      <w:r>
        <w:t>review</w:t>
      </w:r>
    </w:p>
  </w:comment>
  <w:comment w:id="130" w:author="Windows User" w:date="2015-10-30T08:56:00Z" w:initials="BS">
    <w:p w14:paraId="326418FE" w14:textId="77777777" w:rsidR="008B7CFC" w:rsidRDefault="008B7CFC" w:rsidP="000C38C3">
      <w:pPr>
        <w:pStyle w:val="CommentText"/>
      </w:pPr>
      <w:r>
        <w:rPr>
          <w:rStyle w:val="CommentReference"/>
        </w:rPr>
        <w:annotationRef/>
      </w:r>
      <w:r>
        <w:t>does Coptic have 'high'?</w:t>
      </w:r>
    </w:p>
  </w:comment>
  <w:comment w:id="131" w:author="Windows User" w:date="2015-11-21T13:24:00Z" w:initials="WU">
    <w:p w14:paraId="451F9B25" w14:textId="77777777" w:rsidR="008B7CFC" w:rsidRDefault="008B7CFC" w:rsidP="000C38C3">
      <w:pPr>
        <w:pStyle w:val="CommentText"/>
      </w:pPr>
      <w:r>
        <w:rPr>
          <w:rStyle w:val="CommentReference"/>
        </w:rPr>
        <w:annotationRef/>
      </w:r>
      <w:r>
        <w:t>review, add variant</w:t>
      </w:r>
    </w:p>
  </w:comment>
  <w:comment w:id="132" w:author="Windows User" w:date="2015-10-30T08:56:00Z" w:initials="BS">
    <w:p w14:paraId="688FBBBC" w14:textId="77777777" w:rsidR="008B7CFC" w:rsidRDefault="008B7CFC" w:rsidP="000C38C3">
      <w:pPr>
        <w:pStyle w:val="CommentText"/>
      </w:pPr>
      <w:r>
        <w:rPr>
          <w:rStyle w:val="CommentReference"/>
        </w:rPr>
        <w:annotationRef/>
      </w:r>
      <w:r>
        <w:t>bless or praise? inconsistent rendering of esmo</w:t>
      </w:r>
    </w:p>
  </w:comment>
  <w:comment w:id="133" w:author="Windows User" w:date="2015-10-30T08:56:00Z" w:initials="BS">
    <w:p w14:paraId="0DA71926" w14:textId="77777777" w:rsidR="008B7CFC" w:rsidRDefault="008B7CFC">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8B7CFC" w:rsidRDefault="008B7CFC" w:rsidP="000278EC">
      <w:pPr>
        <w:pStyle w:val="CommentText"/>
      </w:pPr>
      <w:r>
        <w:rPr>
          <w:rStyle w:val="CommentReference"/>
        </w:rPr>
        <w:annotationRef/>
      </w:r>
      <w:r>
        <w:t>Gives light? Enlightens?</w:t>
      </w:r>
    </w:p>
  </w:comment>
  <w:comment w:id="168" w:author="Windows User" w:date="2015-10-30T08:56:00Z" w:initials="WU">
    <w:p w14:paraId="274DD96D" w14:textId="77777777" w:rsidR="008B7CFC" w:rsidRDefault="008B7CFC">
      <w:pPr>
        <w:pStyle w:val="CommentText"/>
      </w:pPr>
      <w:r>
        <w:rPr>
          <w:rStyle w:val="CommentReference"/>
        </w:rPr>
        <w:annotationRef/>
      </w:r>
      <w:r>
        <w:t>split after this vs?</w:t>
      </w:r>
    </w:p>
  </w:comment>
  <w:comment w:id="203" w:author="Windows User" w:date="2015-11-04T08:53:00Z" w:initials="WU">
    <w:p w14:paraId="057654D4" w14:textId="77777777" w:rsidR="008B7CFC" w:rsidRDefault="008B7CFC">
      <w:pPr>
        <w:pStyle w:val="CommentText"/>
      </w:pPr>
      <w:r>
        <w:rPr>
          <w:rStyle w:val="CommentReference"/>
        </w:rPr>
        <w:annotationRef/>
      </w:r>
      <w:r>
        <w:t>Life giver or giver of life?</w:t>
      </w:r>
    </w:p>
  </w:comment>
  <w:comment w:id="204" w:author="Windows User" w:date="2015-11-04T08:54:00Z" w:initials="WU">
    <w:p w14:paraId="27A10A48" w14:textId="77777777" w:rsidR="008B7CFC" w:rsidRDefault="008B7CFC">
      <w:pPr>
        <w:pStyle w:val="CommentText"/>
      </w:pPr>
      <w:r>
        <w:rPr>
          <w:rStyle w:val="CommentReference"/>
        </w:rPr>
        <w:annotationRef/>
      </w:r>
      <w:r>
        <w:t>Fix. Middle of this got deleted.</w:t>
      </w:r>
    </w:p>
  </w:comment>
  <w:comment w:id="215" w:author="Windows User" w:date="2015-10-30T08:56:00Z" w:initials="BS">
    <w:p w14:paraId="681427A6" w14:textId="77777777" w:rsidR="008B7CFC" w:rsidRDefault="008B7CFC">
      <w:pPr>
        <w:pStyle w:val="CommentText"/>
      </w:pPr>
      <w:r>
        <w:rPr>
          <w:rStyle w:val="CommentReference"/>
        </w:rPr>
        <w:annotationRef/>
      </w:r>
      <w:r>
        <w:t>coptic has confess</w:t>
      </w:r>
    </w:p>
  </w:comment>
  <w:comment w:id="239" w:author="Microsoft Office User" w:date="2015-12-11T19:51:00Z" w:initials="Office">
    <w:p w14:paraId="37A50849" w14:textId="7A27E5BD" w:rsidR="008B7CFC" w:rsidRDefault="008B7CFC">
      <w:pPr>
        <w:pStyle w:val="CommentText"/>
      </w:pPr>
      <w:r>
        <w:rPr>
          <w:rStyle w:val="CommentReference"/>
        </w:rPr>
        <w:annotationRef/>
      </w:r>
      <w:r>
        <w:t>this one needs rewording</w:t>
      </w:r>
    </w:p>
  </w:comment>
  <w:comment w:id="331" w:author="Windows User" w:date="2015-11-02T12:45:00Z" w:initials="WU">
    <w:p w14:paraId="7D99A743" w14:textId="77777777" w:rsidR="008B7CFC" w:rsidRDefault="008B7CFC" w:rsidP="00D31F38">
      <w:pPr>
        <w:pStyle w:val="CommentText"/>
      </w:pPr>
      <w:r>
        <w:rPr>
          <w:rStyle w:val="CommentReference"/>
        </w:rPr>
        <w:annotationRef/>
      </w:r>
      <w:r>
        <w:t>Any argument for "Rise up" rather than arise?"</w:t>
      </w:r>
    </w:p>
  </w:comment>
  <w:comment w:id="332" w:author="Windows User" w:date="2015-10-30T08:56:00Z" w:initials="WU">
    <w:p w14:paraId="0AB2ABCE" w14:textId="77777777" w:rsidR="008B7CFC" w:rsidRDefault="008B7CFC" w:rsidP="00D31F38">
      <w:pPr>
        <w:pStyle w:val="CommentText"/>
      </w:pPr>
      <w:r>
        <w:rPr>
          <w:rStyle w:val="CommentReference"/>
        </w:rPr>
        <w:annotationRef/>
      </w:r>
      <w:r>
        <w:t>flesh or body?</w:t>
      </w:r>
    </w:p>
  </w:comment>
  <w:comment w:id="333" w:author="Windows User" w:date="2015-10-30T08:56:00Z" w:initials="WU">
    <w:p w14:paraId="0375B80F" w14:textId="77777777" w:rsidR="008B7CFC" w:rsidRDefault="008B7CFC" w:rsidP="00D31F38">
      <w:pPr>
        <w:pStyle w:val="CommentText"/>
      </w:pPr>
      <w:r>
        <w:rPr>
          <w:rStyle w:val="CommentReference"/>
        </w:rPr>
        <w:annotationRef/>
      </w:r>
      <w:r>
        <w:t>Send up, or ascribe?</w:t>
      </w:r>
    </w:p>
  </w:comment>
  <w:comment w:id="334" w:author="Windows User" w:date="2015-10-30T08:56:00Z" w:initials="WU">
    <w:p w14:paraId="5622D018" w14:textId="77777777" w:rsidR="008B7CFC" w:rsidRDefault="008B7CFC" w:rsidP="00D31F38">
      <w:pPr>
        <w:pStyle w:val="CommentText"/>
      </w:pPr>
      <w:r>
        <w:rPr>
          <w:rStyle w:val="CommentReference"/>
        </w:rPr>
        <w:annotationRef/>
      </w:r>
      <w:r>
        <w:t>doxology or glorification?</w:t>
      </w:r>
    </w:p>
  </w:comment>
  <w:comment w:id="335" w:author="Windows User" w:date="2015-10-30T08:56:00Z" w:initials="WU">
    <w:p w14:paraId="10960ED9" w14:textId="77777777" w:rsidR="008B7CFC" w:rsidRDefault="008B7CFC" w:rsidP="00D31F38">
      <w:pPr>
        <w:pStyle w:val="CommentText"/>
      </w:pPr>
      <w:r>
        <w:rPr>
          <w:rStyle w:val="CommentReference"/>
        </w:rPr>
        <w:annotationRef/>
      </w:r>
      <w:r>
        <w:t>"Glory to you" or "Glory be to you"?</w:t>
      </w:r>
    </w:p>
  </w:comment>
  <w:comment w:id="336" w:author="Windows User" w:date="2015-10-30T08:56:00Z" w:initials="WU">
    <w:p w14:paraId="67C46469" w14:textId="77777777" w:rsidR="008B7CFC" w:rsidRDefault="008B7CFC" w:rsidP="00D31F38">
      <w:pPr>
        <w:pStyle w:val="CommentText"/>
      </w:pPr>
      <w:r>
        <w:rPr>
          <w:rStyle w:val="CommentReference"/>
        </w:rPr>
        <w:annotationRef/>
      </w:r>
      <w:r>
        <w:t>You?</w:t>
      </w:r>
    </w:p>
  </w:comment>
  <w:comment w:id="337" w:author="Windows User" w:date="2015-10-30T08:56:00Z" w:initials="WU">
    <w:p w14:paraId="744CF838" w14:textId="77777777" w:rsidR="008B7CFC" w:rsidRDefault="008B7CFC" w:rsidP="00D31F38">
      <w:pPr>
        <w:pStyle w:val="CommentText"/>
      </w:pPr>
      <w:r>
        <w:rPr>
          <w:rStyle w:val="CommentReference"/>
        </w:rPr>
        <w:annotationRef/>
      </w:r>
      <w:r>
        <w:t>To the Sanctuary or O you saints???</w:t>
      </w:r>
    </w:p>
  </w:comment>
  <w:comment w:id="338" w:author="Windows User" w:date="2015-10-30T08:56:00Z" w:initials="WU">
    <w:p w14:paraId="47DB61A6" w14:textId="77777777" w:rsidR="008B7CFC" w:rsidRDefault="008B7CFC" w:rsidP="00D31F38">
      <w:pPr>
        <w:pStyle w:val="CommentText"/>
      </w:pPr>
      <w:r>
        <w:rPr>
          <w:rStyle w:val="CommentReference"/>
        </w:rPr>
        <w:annotationRef/>
      </w:r>
      <w:r>
        <w:t>from sounds more natural than out of. Any compelling reason to keep?</w:t>
      </w:r>
    </w:p>
  </w:comment>
  <w:comment w:id="339" w:author="Windows User" w:date="2015-10-30T08:56:00Z" w:initials="WU">
    <w:p w14:paraId="463DE6F6" w14:textId="77777777" w:rsidR="008B7CFC" w:rsidRDefault="008B7CFC" w:rsidP="00D31F38">
      <w:pPr>
        <w:pStyle w:val="CommentText"/>
      </w:pPr>
      <w:r>
        <w:rPr>
          <w:rStyle w:val="CommentReference"/>
        </w:rPr>
        <w:annotationRef/>
      </w:r>
      <w:r>
        <w:t>supplication or cry?</w:t>
      </w:r>
    </w:p>
  </w:comment>
  <w:comment w:id="340" w:author="Windows User" w:date="2015-10-30T08:56:00Z" w:initials="WU">
    <w:p w14:paraId="4FD2340C" w14:textId="77777777" w:rsidR="008B7CFC" w:rsidRDefault="008B7CFC" w:rsidP="00D31F38">
      <w:pPr>
        <w:pStyle w:val="CommentText"/>
      </w:pPr>
      <w:r>
        <w:rPr>
          <w:rStyle w:val="CommentReference"/>
        </w:rPr>
        <w:annotationRef/>
      </w:r>
      <w:r>
        <w:t>petition or supplication? supplication sounds much better.</w:t>
      </w:r>
    </w:p>
  </w:comment>
  <w:comment w:id="341" w:author="Windows User" w:date="2015-10-30T08:56:00Z" w:initials="WU">
    <w:p w14:paraId="4E23918A" w14:textId="77777777" w:rsidR="008B7CFC" w:rsidRDefault="008B7CFC" w:rsidP="00D31F38">
      <w:pPr>
        <w:pStyle w:val="CommentText"/>
      </w:pPr>
      <w:r>
        <w:rPr>
          <w:rStyle w:val="CommentReference"/>
        </w:rPr>
        <w:annotationRef/>
      </w:r>
      <w:r>
        <w:t>revive or deliver?</w:t>
      </w:r>
    </w:p>
  </w:comment>
  <w:comment w:id="342" w:author="Windows User" w:date="2015-10-30T08:56:00Z" w:initials="WU">
    <w:p w14:paraId="45934B86" w14:textId="77777777" w:rsidR="008B7CFC" w:rsidRDefault="008B7CFC" w:rsidP="00D31F38">
      <w:pPr>
        <w:pStyle w:val="CommentText"/>
      </w:pPr>
      <w:r>
        <w:rPr>
          <w:rStyle w:val="CommentReference"/>
        </w:rPr>
        <w:annotationRef/>
      </w:r>
      <w:r>
        <w:t>pour forth, utter, or overflow? I like the way overflow sounds more than pour forth. More natural.</w:t>
      </w:r>
    </w:p>
  </w:comment>
  <w:comment w:id="343" w:author="Windows User" w:date="2015-10-30T08:56:00Z" w:initials="WU">
    <w:p w14:paraId="3EC53F34" w14:textId="77777777" w:rsidR="008B7CFC" w:rsidRDefault="008B7CFC" w:rsidP="00D31F38">
      <w:pPr>
        <w:pStyle w:val="CommentText"/>
      </w:pPr>
      <w:r>
        <w:rPr>
          <w:rStyle w:val="CommentReference"/>
        </w:rPr>
        <w:annotationRef/>
      </w:r>
      <w:r>
        <w:t>blessing or praise?</w:t>
      </w:r>
    </w:p>
  </w:comment>
  <w:comment w:id="344" w:author="Windows User" w:date="2015-10-30T08:56:00Z" w:initials="WU">
    <w:p w14:paraId="30167A78" w14:textId="77777777" w:rsidR="008B7CFC" w:rsidRDefault="008B7CFC" w:rsidP="00D31F38">
      <w:pPr>
        <w:pStyle w:val="CommentText"/>
      </w:pPr>
      <w:r>
        <w:rPr>
          <w:rStyle w:val="CommentReference"/>
        </w:rPr>
        <w:annotationRef/>
      </w:r>
      <w:r>
        <w:t>respond with? respond to? speak of?</w:t>
      </w:r>
    </w:p>
  </w:comment>
  <w:comment w:id="345" w:author="Windows User" w:date="2015-10-30T08:56:00Z" w:initials="WU">
    <w:p w14:paraId="6965197E" w14:textId="77777777" w:rsidR="008B7CFC" w:rsidRDefault="008B7CFC" w:rsidP="00D31F38">
      <w:pPr>
        <w:pStyle w:val="CommentText"/>
      </w:pPr>
      <w:r>
        <w:rPr>
          <w:rStyle w:val="CommentReference"/>
        </w:rPr>
        <w:annotationRef/>
      </w:r>
      <w:r>
        <w:t>rightous, true, or truth?</w:t>
      </w:r>
    </w:p>
  </w:comment>
  <w:comment w:id="346" w:author="Windows User" w:date="2015-10-30T08:56:00Z" w:initials="WU">
    <w:p w14:paraId="668FF70C" w14:textId="77777777" w:rsidR="008B7CFC" w:rsidRDefault="008B7CFC" w:rsidP="00D31F38">
      <w:pPr>
        <w:pStyle w:val="CommentText"/>
      </w:pPr>
      <w:r>
        <w:rPr>
          <w:rStyle w:val="CommentReference"/>
        </w:rPr>
        <w:annotationRef/>
      </w:r>
      <w:r>
        <w:t>meditation, or delight?</w:t>
      </w:r>
    </w:p>
  </w:comment>
  <w:comment w:id="347" w:author="Windows User" w:date="2015-10-30T08:56:00Z" w:initials="WU">
    <w:p w14:paraId="3C05865D" w14:textId="77777777" w:rsidR="008B7CFC" w:rsidRDefault="008B7CFC" w:rsidP="00D31F38">
      <w:pPr>
        <w:pStyle w:val="CommentText"/>
      </w:pPr>
      <w:r>
        <w:rPr>
          <w:rStyle w:val="CommentReference"/>
        </w:rPr>
        <w:annotationRef/>
      </w:r>
      <w:r>
        <w:t>forever or always?</w:t>
      </w:r>
    </w:p>
  </w:comment>
  <w:comment w:id="348" w:author="Windows User" w:date="2015-10-30T08:56:00Z" w:initials="WU">
    <w:p w14:paraId="3B00730E" w14:textId="77777777" w:rsidR="008B7CFC" w:rsidRDefault="008B7CFC" w:rsidP="00D31F38">
      <w:pPr>
        <w:pStyle w:val="CommentText"/>
      </w:pPr>
      <w:r>
        <w:rPr>
          <w:rStyle w:val="CommentReference"/>
        </w:rPr>
        <w:annotationRef/>
      </w:r>
      <w:r>
        <w:t>and forever?</w:t>
      </w:r>
    </w:p>
  </w:comment>
  <w:comment w:id="349" w:author="Windows User" w:date="2015-10-30T08:56:00Z" w:initials="WU">
    <w:p w14:paraId="1B4AAEB0" w14:textId="77777777" w:rsidR="008B7CFC" w:rsidRDefault="008B7CFC" w:rsidP="00D31F38">
      <w:pPr>
        <w:pStyle w:val="CommentText"/>
      </w:pPr>
      <w:r>
        <w:rPr>
          <w:rStyle w:val="CommentReference"/>
        </w:rPr>
        <w:annotationRef/>
      </w:r>
      <w:r>
        <w:t>be?</w:t>
      </w:r>
    </w:p>
  </w:comment>
  <w:comment w:id="350" w:author="Windows User" w:date="2015-10-30T08:56:00Z" w:initials="WU">
    <w:p w14:paraId="1B1C5E2C" w14:textId="77777777" w:rsidR="008B7CFC" w:rsidRDefault="008B7CFC" w:rsidP="00D31F38">
      <w:pPr>
        <w:pStyle w:val="CommentText"/>
      </w:pPr>
      <w:r>
        <w:rPr>
          <w:rStyle w:val="CommentReference"/>
        </w:rPr>
        <w:annotationRef/>
      </w:r>
      <w:r>
        <w:t>be?</w:t>
      </w:r>
    </w:p>
  </w:comment>
  <w:comment w:id="351" w:author="Windows User" w:date="2015-10-30T08:56:00Z" w:initials="WU">
    <w:p w14:paraId="2A55755C" w14:textId="77777777" w:rsidR="008B7CFC" w:rsidRDefault="008B7CFC" w:rsidP="00D31F38">
      <w:pPr>
        <w:pStyle w:val="CommentText"/>
      </w:pPr>
      <w:r>
        <w:rPr>
          <w:rStyle w:val="CommentReference"/>
        </w:rPr>
        <w:annotationRef/>
      </w:r>
      <w:r>
        <w:t>is the insertion of "one" after "begotten" needed in english?</w:t>
      </w:r>
    </w:p>
  </w:comment>
  <w:comment w:id="352" w:author="Windows User" w:date="2015-10-30T08:56:00Z" w:initials="WU">
    <w:p w14:paraId="2B8406D1" w14:textId="77777777" w:rsidR="008B7CFC" w:rsidRDefault="008B7CFC" w:rsidP="00D31F38">
      <w:pPr>
        <w:pStyle w:val="CommentText"/>
      </w:pPr>
      <w:r>
        <w:rPr>
          <w:rStyle w:val="CommentReference"/>
        </w:rPr>
        <w:annotationRef/>
      </w:r>
      <w:r>
        <w:t>utter or declare?</w:t>
      </w:r>
    </w:p>
  </w:comment>
  <w:comment w:id="359" w:author="Windows User" w:date="2015-10-30T08:56:00Z" w:initials="BS">
    <w:p w14:paraId="5E20C97F" w14:textId="77777777" w:rsidR="008B7CFC" w:rsidRDefault="008B7CFC" w:rsidP="00D31F38">
      <w:pPr>
        <w:pStyle w:val="CommentText"/>
      </w:pPr>
      <w:r>
        <w:rPr>
          <w:rStyle w:val="CommentReference"/>
        </w:rPr>
        <w:annotationRef/>
      </w:r>
      <w:r>
        <w:t>look at? look upon? regard?</w:t>
      </w:r>
    </w:p>
  </w:comment>
  <w:comment w:id="360" w:author="Windows User" w:date="2015-10-30T08:56:00Z" w:initials="BS">
    <w:p w14:paraId="2ADF0207" w14:textId="77777777" w:rsidR="008B7CFC" w:rsidRDefault="008B7CFC" w:rsidP="00D31F38">
      <w:pPr>
        <w:pStyle w:val="CommentText"/>
      </w:pPr>
      <w:r>
        <w:rPr>
          <w:rStyle w:val="CommentReference"/>
        </w:rPr>
        <w:annotationRef/>
      </w:r>
      <w:r>
        <w:t>no one?</w:t>
      </w:r>
    </w:p>
  </w:comment>
  <w:comment w:id="361" w:author="Windows User" w:date="2015-10-30T08:56:00Z" w:initials="BS">
    <w:p w14:paraId="485D87CE" w14:textId="77777777" w:rsidR="008B7CFC" w:rsidRDefault="008B7CFC" w:rsidP="00D31F38">
      <w:pPr>
        <w:pStyle w:val="CommentText"/>
      </w:pPr>
      <w:r>
        <w:rPr>
          <w:rStyle w:val="CommentReference"/>
        </w:rPr>
        <w:annotationRef/>
      </w:r>
      <w:r>
        <w:t>in?</w:t>
      </w:r>
    </w:p>
    <w:p w14:paraId="472FCBB1" w14:textId="77777777" w:rsidR="008B7CFC" w:rsidRDefault="008B7CFC" w:rsidP="00D31F38">
      <w:pPr>
        <w:pStyle w:val="CommentText"/>
      </w:pPr>
    </w:p>
  </w:comment>
  <w:comment w:id="362" w:author="Windows User" w:date="2015-10-30T08:56:00Z" w:initials="BS">
    <w:p w14:paraId="0FA627AF" w14:textId="77777777" w:rsidR="008B7CFC" w:rsidRDefault="008B7CFC" w:rsidP="00D31F38">
      <w:pPr>
        <w:pStyle w:val="CommentText"/>
      </w:pPr>
      <w:r>
        <w:rPr>
          <w:rStyle w:val="CommentReference"/>
        </w:rPr>
        <w:annotationRef/>
      </w:r>
      <w:r>
        <w:t>before?</w:t>
      </w:r>
    </w:p>
  </w:comment>
  <w:comment w:id="363" w:author="Windows User" w:date="2015-10-30T08:56:00Z" w:initials="BS">
    <w:p w14:paraId="744D2B01" w14:textId="77777777" w:rsidR="008B7CFC" w:rsidRDefault="008B7CFC" w:rsidP="00D31F38">
      <w:pPr>
        <w:pStyle w:val="CommentText"/>
      </w:pPr>
      <w:r>
        <w:rPr>
          <w:rStyle w:val="CommentReference"/>
        </w:rPr>
        <w:annotationRef/>
      </w:r>
      <w:r>
        <w:t>joy entered into the whole world doesn't mean much...</w:t>
      </w:r>
    </w:p>
  </w:comment>
  <w:comment w:id="364" w:author="Windows User" w:date="2015-10-30T08:56:00Z" w:initials="BS">
    <w:p w14:paraId="4F77BBAD" w14:textId="77777777" w:rsidR="008B7CFC" w:rsidRDefault="008B7CFC" w:rsidP="00D31F38">
      <w:pPr>
        <w:pStyle w:val="CommentText"/>
      </w:pPr>
      <w:r>
        <w:rPr>
          <w:rStyle w:val="CommentReference"/>
        </w:rPr>
        <w:annotationRef/>
      </w:r>
      <w:r>
        <w:t>? any better way to express that's more accurate while meaning something?</w:t>
      </w:r>
    </w:p>
  </w:comment>
  <w:comment w:id="365" w:author="Windows User" w:date="2015-10-30T08:56:00Z" w:initials="BS">
    <w:p w14:paraId="3F67AE7E" w14:textId="77777777" w:rsidR="008B7CFC" w:rsidRDefault="008B7CFC" w:rsidP="00D31F38">
      <w:pPr>
        <w:pStyle w:val="CommentText"/>
      </w:pPr>
      <w:r>
        <w:rPr>
          <w:rStyle w:val="CommentReference"/>
        </w:rPr>
        <w:annotationRef/>
      </w:r>
      <w:r>
        <w:t>sealed as in ever virgin... or more like hidden?</w:t>
      </w:r>
    </w:p>
  </w:comment>
  <w:comment w:id="366" w:author="Windows User" w:date="2015-10-30T08:56:00Z" w:initials="BS">
    <w:p w14:paraId="079DFF07" w14:textId="77777777" w:rsidR="008B7CFC" w:rsidRDefault="008B7CFC" w:rsidP="00D31F38">
      <w:pPr>
        <w:pStyle w:val="CommentText"/>
      </w:pPr>
      <w:r>
        <w:rPr>
          <w:rStyle w:val="CommentReference"/>
        </w:rPr>
        <w:annotationRef/>
      </w:r>
      <w:r>
        <w:t>fragrant ointment? ointment? Incense and ointment with weeping and mourning?</w:t>
      </w:r>
    </w:p>
  </w:comment>
  <w:comment w:id="367" w:author="Windows User" w:date="2015-10-30T08:56:00Z" w:initials="BS">
    <w:p w14:paraId="534D6E8F" w14:textId="77777777" w:rsidR="008B7CFC" w:rsidRDefault="008B7CFC" w:rsidP="00D31F38">
      <w:pPr>
        <w:pStyle w:val="CommentText"/>
      </w:pPr>
      <w:r>
        <w:rPr>
          <w:rStyle w:val="CommentReference"/>
        </w:rPr>
        <w:annotationRef/>
      </w:r>
      <w:r>
        <w:t>spices or ointment</w:t>
      </w:r>
    </w:p>
  </w:comment>
  <w:comment w:id="368" w:author="Windows User" w:date="2015-10-30T08:56:00Z" w:initials="BS">
    <w:p w14:paraId="5C973492" w14:textId="77777777" w:rsidR="008B7CFC" w:rsidRDefault="008B7CFC" w:rsidP="00D31F38">
      <w:pPr>
        <w:pStyle w:val="CommentText"/>
      </w:pPr>
      <w:r>
        <w:rPr>
          <w:rStyle w:val="CommentReference"/>
        </w:rPr>
        <w:annotationRef/>
      </w:r>
      <w:r>
        <w:t>Is risen or has risen?</w:t>
      </w:r>
    </w:p>
  </w:comment>
  <w:comment w:id="369" w:author="Windows User" w:date="2015-10-30T08:56:00Z" w:initials="BS">
    <w:p w14:paraId="2FC8AFF7" w14:textId="77777777" w:rsidR="008B7CFC" w:rsidRDefault="008B7CFC" w:rsidP="00D31F38">
      <w:pPr>
        <w:pStyle w:val="CommentText"/>
      </w:pPr>
      <w:r>
        <w:rPr>
          <w:rStyle w:val="CommentReference"/>
        </w:rPr>
        <w:annotationRef/>
      </w:r>
      <w:r>
        <w:t>need a consistent policy for what to capitalize!</w:t>
      </w:r>
    </w:p>
  </w:comment>
  <w:comment w:id="370" w:author="Windows User" w:date="2015-10-30T08:56:00Z" w:initials="BS">
    <w:p w14:paraId="411351ED" w14:textId="77777777" w:rsidR="008B7CFC" w:rsidRDefault="008B7CFC"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1" w:author="Windows User" w:date="2015-10-30T08:56:00Z" w:initials="BS">
    <w:p w14:paraId="1D3AB79C" w14:textId="77777777" w:rsidR="008B7CFC" w:rsidRDefault="008B7CFC" w:rsidP="00D31F38">
      <w:pPr>
        <w:pStyle w:val="CommentText"/>
      </w:pPr>
      <w:r>
        <w:rPr>
          <w:rStyle w:val="CommentReference"/>
        </w:rPr>
        <w:annotationRef/>
      </w:r>
      <w:r>
        <w:t xml:space="preserve">decay? </w:t>
      </w:r>
    </w:p>
  </w:comment>
  <w:comment w:id="372" w:author="Windows User" w:date="2015-10-30T08:56:00Z" w:initials="WU">
    <w:p w14:paraId="70A28C39" w14:textId="77777777" w:rsidR="008B7CFC" w:rsidRDefault="008B7CFC" w:rsidP="00D31F38">
      <w:pPr>
        <w:pStyle w:val="CommentText"/>
      </w:pPr>
      <w:r>
        <w:rPr>
          <w:rStyle w:val="CommentReference"/>
        </w:rPr>
        <w:annotationRef/>
      </w:r>
      <w:r>
        <w:t>LXX has glorify him, not prepare Him an habitation</w:t>
      </w:r>
    </w:p>
  </w:comment>
  <w:comment w:id="373" w:author="Windows User" w:date="2015-10-30T08:56:00Z" w:initials="WU">
    <w:p w14:paraId="26EA5B86" w14:textId="77777777" w:rsidR="008B7CFC" w:rsidRDefault="008B7CFC" w:rsidP="00D31F38">
      <w:pPr>
        <w:pStyle w:val="CommentText"/>
      </w:pPr>
      <w:r>
        <w:rPr>
          <w:rStyle w:val="CommentReference"/>
        </w:rPr>
        <w:annotationRef/>
      </w:r>
      <w:r>
        <w:t>or when he brings wars to naught. NETS has shatters</w:t>
      </w:r>
    </w:p>
  </w:comment>
  <w:comment w:id="374" w:author="Windows User" w:date="2015-10-30T08:56:00Z" w:initials="WU">
    <w:p w14:paraId="07C5DE0D" w14:textId="77777777" w:rsidR="008B7CFC" w:rsidRDefault="008B7CFC" w:rsidP="00D31F38">
      <w:pPr>
        <w:pStyle w:val="CommentText"/>
      </w:pPr>
      <w:r>
        <w:rPr>
          <w:rStyle w:val="CommentReference"/>
        </w:rPr>
        <w:annotationRef/>
      </w:r>
      <w:r>
        <w:t>literally choice mounted captains?</w:t>
      </w:r>
    </w:p>
  </w:comment>
  <w:comment w:id="375" w:author="Windows User" w:date="2015-10-30T08:56:00Z" w:initials="WU">
    <w:p w14:paraId="4CE45F4E" w14:textId="77777777" w:rsidR="008B7CFC" w:rsidRDefault="008B7CFC" w:rsidP="00D31F38">
      <w:pPr>
        <w:pStyle w:val="CommentText"/>
      </w:pPr>
      <w:r>
        <w:rPr>
          <w:rStyle w:val="CommentReference"/>
        </w:rPr>
        <w:annotationRef/>
      </w:r>
      <w:r>
        <w:t>Nets has third-ranked officers. Captain is the modern term for the 3rd rank of officer, sticking with captain</w:t>
      </w:r>
    </w:p>
  </w:comment>
  <w:comment w:id="376" w:author="Windows User" w:date="2015-10-30T08:56:00Z" w:initials="WU">
    <w:p w14:paraId="70291138" w14:textId="77777777" w:rsidR="008B7CFC" w:rsidRDefault="008B7CFC" w:rsidP="00D31F38">
      <w:pPr>
        <w:pStyle w:val="CommentText"/>
      </w:pPr>
      <w:r>
        <w:rPr>
          <w:rStyle w:val="CommentReference"/>
        </w:rPr>
        <w:annotationRef/>
      </w:r>
      <w:r>
        <w:t>Have to have a consistent tense... was to go with above, if want has been all above needs to change to that tense.</w:t>
      </w:r>
    </w:p>
  </w:comment>
  <w:comment w:id="377" w:author="Windows User" w:date="2015-10-30T08:56:00Z" w:initials="WU">
    <w:p w14:paraId="72868208" w14:textId="77777777" w:rsidR="008B7CFC" w:rsidRDefault="008B7CFC" w:rsidP="00D31F38">
      <w:pPr>
        <w:pStyle w:val="CommentText"/>
      </w:pPr>
      <w:r>
        <w:rPr>
          <w:rStyle w:val="CommentReference"/>
        </w:rPr>
        <w:annotationRef/>
      </w:r>
      <w:r>
        <w:t>crushed or destroyed?</w:t>
      </w:r>
    </w:p>
  </w:comment>
  <w:comment w:id="378" w:author="Windows User" w:date="2015-10-30T08:56:00Z" w:initials="WU">
    <w:p w14:paraId="2D37744E" w14:textId="77777777" w:rsidR="008B7CFC" w:rsidRDefault="008B7CFC" w:rsidP="00D31F38">
      <w:pPr>
        <w:pStyle w:val="CommentText"/>
      </w:pPr>
      <w:r>
        <w:rPr>
          <w:rStyle w:val="CommentReference"/>
        </w:rPr>
        <w:annotationRef/>
      </w:r>
      <w:r>
        <w:t>elsewhere ekhomkhem is translated as crushed... NETS has shattered. Brenton destroyed.</w:t>
      </w:r>
    </w:p>
  </w:comment>
  <w:comment w:id="379" w:author="Windows User" w:date="2015-10-30T08:56:00Z" w:initials="WU">
    <w:p w14:paraId="1035793C" w14:textId="77777777" w:rsidR="008B7CFC" w:rsidRDefault="008B7CFC" w:rsidP="00D31F38">
      <w:pPr>
        <w:pStyle w:val="CommentText"/>
      </w:pPr>
      <w:r>
        <w:rPr>
          <w:rStyle w:val="CommentReference"/>
        </w:rPr>
        <w:annotationRef/>
      </w:r>
      <w:r>
        <w:t>sent or sent forth?</w:t>
      </w:r>
    </w:p>
  </w:comment>
  <w:comment w:id="380" w:author="Windows User" w:date="2015-10-30T08:56:00Z" w:initials="WU">
    <w:p w14:paraId="6E78BA80" w14:textId="77777777" w:rsidR="008B7CFC" w:rsidRDefault="008B7CFC" w:rsidP="00D31F38">
      <w:pPr>
        <w:pStyle w:val="CommentText"/>
      </w:pPr>
      <w:r>
        <w:rPr>
          <w:rStyle w:val="CommentReference"/>
        </w:rPr>
        <w:annotationRef/>
      </w:r>
      <w:r>
        <w:t>or saints? ft note?</w:t>
      </w:r>
    </w:p>
  </w:comment>
  <w:comment w:id="381" w:author="Windows User" w:date="2015-10-30T08:56:00Z" w:initials="WU">
    <w:p w14:paraId="2897BA2F" w14:textId="77777777" w:rsidR="008B7CFC" w:rsidRDefault="008B7CFC" w:rsidP="00D31F38">
      <w:pPr>
        <w:pStyle w:val="CommentText"/>
      </w:pPr>
      <w:r>
        <w:rPr>
          <w:rStyle w:val="CommentReference"/>
        </w:rPr>
        <w:annotationRef/>
      </w:r>
      <w:r>
        <w:t>glories? glorious deeds? or in glory?</w:t>
      </w:r>
    </w:p>
  </w:comment>
  <w:comment w:id="382" w:author="Windows User" w:date="2015-10-30T08:56:00Z" w:initials="WU">
    <w:p w14:paraId="5FCE7650" w14:textId="77777777" w:rsidR="008B7CFC" w:rsidRDefault="008B7CFC" w:rsidP="00D31F38">
      <w:pPr>
        <w:pStyle w:val="CommentText"/>
      </w:pPr>
      <w:r>
        <w:rPr>
          <w:rStyle w:val="CommentReference"/>
        </w:rPr>
        <w:annotationRef/>
      </w:r>
      <w:r>
        <w:t>redeemed? or chose?</w:t>
      </w:r>
    </w:p>
  </w:comment>
  <w:comment w:id="383" w:author="Windows User" w:date="2015-10-30T08:56:00Z" w:initials="WU">
    <w:p w14:paraId="0E9DC1B8" w14:textId="77777777" w:rsidR="008B7CFC" w:rsidRDefault="008B7CFC" w:rsidP="00D31F38">
      <w:pPr>
        <w:pStyle w:val="CommentText"/>
      </w:pPr>
      <w:r>
        <w:rPr>
          <w:rStyle w:val="CommentReference"/>
        </w:rPr>
        <w:annotationRef/>
      </w:r>
      <w:r>
        <w:t>abode? habitation? resting place?</w:t>
      </w:r>
    </w:p>
  </w:comment>
  <w:comment w:id="384" w:author="Windows User" w:date="2015-10-30T08:56:00Z" w:initials="WU">
    <w:p w14:paraId="551D5D79" w14:textId="77777777" w:rsidR="008B7CFC" w:rsidRDefault="008B7CFC" w:rsidP="00D31F38">
      <w:pPr>
        <w:pStyle w:val="CommentText"/>
      </w:pPr>
      <w:r>
        <w:rPr>
          <w:rStyle w:val="CommentReference"/>
        </w:rPr>
        <w:annotationRef/>
      </w:r>
      <w:r>
        <w:t>Nets has pangs.</w:t>
      </w:r>
    </w:p>
  </w:comment>
  <w:comment w:id="385" w:author="Windows User" w:date="2015-10-30T08:56:00Z" w:initials="WU">
    <w:p w14:paraId="6297DC8C" w14:textId="77777777" w:rsidR="008B7CFC" w:rsidRDefault="008B7CFC" w:rsidP="00D31F38">
      <w:pPr>
        <w:pStyle w:val="CommentText"/>
      </w:pPr>
      <w:r>
        <w:rPr>
          <w:rStyle w:val="CommentReference"/>
        </w:rPr>
        <w:annotationRef/>
      </w:r>
      <w:r>
        <w:t>Nets has tense change here rather than start of next vs. Brenton too.</w:t>
      </w:r>
    </w:p>
  </w:comment>
  <w:comment w:id="386" w:author="Windows User" w:date="2015-10-30T08:56:00Z" w:initials="WU">
    <w:p w14:paraId="76F4CEC8" w14:textId="77777777" w:rsidR="008B7CFC" w:rsidRDefault="008B7CFC" w:rsidP="00D31F38">
      <w:pPr>
        <w:pStyle w:val="CommentText"/>
      </w:pPr>
      <w:r>
        <w:rPr>
          <w:rStyle w:val="CommentReference"/>
        </w:rPr>
        <w:annotationRef/>
      </w:r>
      <w:r>
        <w:t xml:space="preserve">reign? king? reign as king? tense? shall reign? </w:t>
      </w:r>
    </w:p>
  </w:comment>
  <w:comment w:id="387" w:author="Windows User" w:date="2015-10-30T08:56:00Z" w:initials="WU">
    <w:p w14:paraId="28ADCC63" w14:textId="77777777" w:rsidR="008B7CFC" w:rsidRDefault="008B7CFC" w:rsidP="00D31F38">
      <w:pPr>
        <w:pStyle w:val="CommentText"/>
      </w:pPr>
      <w:r>
        <w:rPr>
          <w:rStyle w:val="CommentReference"/>
        </w:rPr>
        <w:annotationRef/>
      </w:r>
      <w:r>
        <w:t>What does the Coptic say? Is it something like this?</w:t>
      </w:r>
    </w:p>
  </w:comment>
  <w:comment w:id="388" w:author="Windows User" w:date="2015-10-30T08:56:00Z" w:initials="WU">
    <w:p w14:paraId="2E86C403" w14:textId="77777777" w:rsidR="008B7CFC" w:rsidRDefault="008B7CFC" w:rsidP="00D31F38">
      <w:pPr>
        <w:pStyle w:val="CommentText"/>
      </w:pPr>
      <w:r>
        <w:rPr>
          <w:rStyle w:val="CommentReference"/>
        </w:rPr>
        <w:annotationRef/>
      </w:r>
      <w:r>
        <w:t>For? or Since?</w:t>
      </w:r>
    </w:p>
  </w:comment>
  <w:comment w:id="389" w:author="Windows User" w:date="2015-10-30T08:56:00Z" w:initials="WU">
    <w:p w14:paraId="031A7CF6" w14:textId="77777777" w:rsidR="008B7CFC" w:rsidRDefault="008B7CFC" w:rsidP="00D31F38">
      <w:pPr>
        <w:pStyle w:val="CommentText"/>
      </w:pPr>
      <w:r>
        <w:rPr>
          <w:rStyle w:val="CommentReference"/>
        </w:rPr>
        <w:annotationRef/>
      </w:r>
      <w:r>
        <w:t>Brenton and NETS have dances. Coptic has hanhos (guessing hos is praises or songs). I'm thinking not praises... but need you guys to clarify</w:t>
      </w:r>
    </w:p>
  </w:comment>
  <w:comment w:id="390" w:author="Microsoft Office User" w:date="2016-04-15T20:59:00Z" w:initials="Office">
    <w:p w14:paraId="7025F405" w14:textId="64A37FE0" w:rsidR="008B7CFC" w:rsidRDefault="008B7CFC">
      <w:pPr>
        <w:pStyle w:val="CommentText"/>
      </w:pPr>
      <w:r>
        <w:rPr>
          <w:rStyle w:val="CommentReference"/>
        </w:rPr>
        <w:annotationRef/>
      </w:r>
      <w:r>
        <w:t>Or “he has greatly glorified Himself, as NETS?</w:t>
      </w:r>
    </w:p>
  </w:comment>
  <w:comment w:id="391" w:author="Windows User" w:date="2015-10-30T08:56:00Z" w:initials="WU">
    <w:p w14:paraId="2A38A2FD" w14:textId="77777777" w:rsidR="008B7CFC" w:rsidRDefault="008B7CFC" w:rsidP="00D31F38">
      <w:pPr>
        <w:pStyle w:val="CommentText"/>
      </w:pPr>
      <w:r>
        <w:rPr>
          <w:rStyle w:val="CommentReference"/>
        </w:rPr>
        <w:annotationRef/>
      </w:r>
      <w:r>
        <w:t>The NETS phrasing seems to me the only way to reconcile the other translations.</w:t>
      </w:r>
    </w:p>
  </w:comment>
  <w:comment w:id="397" w:author="Windows User" w:date="2015-10-30T08:56:00Z" w:initials="WU">
    <w:p w14:paraId="57C92C81" w14:textId="77777777" w:rsidR="008B7CFC" w:rsidRDefault="008B7CFC" w:rsidP="00D31F38">
      <w:pPr>
        <w:pStyle w:val="CommentText"/>
      </w:pPr>
      <w:r>
        <w:rPr>
          <w:rStyle w:val="CommentReference"/>
        </w:rPr>
        <w:annotationRef/>
      </w:r>
      <w:r>
        <w:t>This way sure sounds better. I know "With the split" is more literal, but it doesn't make any sense in English. This does.</w:t>
      </w:r>
    </w:p>
  </w:comment>
  <w:comment w:id="398" w:author="Windows User" w:date="2015-10-30T08:56:00Z" w:initials="WU">
    <w:p w14:paraId="5BBD34BE" w14:textId="77777777" w:rsidR="008B7CFC" w:rsidRDefault="008B7CFC" w:rsidP="00D31F38">
      <w:pPr>
        <w:pStyle w:val="CommentText"/>
      </w:pPr>
      <w:r>
        <w:rPr>
          <w:rStyle w:val="CommentReference"/>
        </w:rPr>
        <w:annotationRef/>
      </w:r>
      <w:r>
        <w:t>path or walkway?</w:t>
      </w:r>
    </w:p>
  </w:comment>
  <w:comment w:id="399" w:author="Brett Slote" w:date="2015-10-30T08:56:00Z" w:initials="BS">
    <w:p w14:paraId="049D3BBD" w14:textId="77777777" w:rsidR="008B7CFC" w:rsidRDefault="008B7CFC" w:rsidP="00D31F38">
      <w:pPr>
        <w:pStyle w:val="CommentText"/>
      </w:pPr>
      <w:r>
        <w:rPr>
          <w:rStyle w:val="CommentReference"/>
        </w:rPr>
        <w:annotationRef/>
      </w:r>
      <w:r>
        <w:t>needs : at least to indicate breaks in tune</w:t>
      </w:r>
    </w:p>
  </w:comment>
  <w:comment w:id="400" w:author="Windows User" w:date="2015-10-30T08:56:00Z" w:initials="WU">
    <w:p w14:paraId="1F09658E" w14:textId="77777777" w:rsidR="008B7CFC" w:rsidRDefault="008B7CFC" w:rsidP="00D31F38">
      <w:pPr>
        <w:pStyle w:val="CommentText"/>
      </w:pPr>
      <w:r>
        <w:rPr>
          <w:rStyle w:val="CommentReference"/>
        </w:rPr>
        <w:annotationRef/>
      </w:r>
      <w:r>
        <w:t>miraculous, or something closer to paradoxical but sounding good?</w:t>
      </w:r>
    </w:p>
  </w:comment>
  <w:comment w:id="401" w:author="Windows User" w:date="2015-10-30T08:56:00Z" w:initials="WU">
    <w:p w14:paraId="4689AC49" w14:textId="77777777" w:rsidR="008B7CFC" w:rsidRDefault="008B7CFC" w:rsidP="00D31F38">
      <w:pPr>
        <w:pStyle w:val="CommentText"/>
      </w:pPr>
      <w:r>
        <w:rPr>
          <w:rStyle w:val="CommentReference"/>
        </w:rPr>
        <w:annotationRef/>
      </w:r>
      <w:r>
        <w:t>passed and crossed mean teh same thing... but passed over carries connotation of connection to pass over...</w:t>
      </w:r>
    </w:p>
  </w:comment>
  <w:comment w:id="402" w:author="Windows User" w:date="2015-10-30T08:56:00Z" w:initials="WU">
    <w:p w14:paraId="2AA35319" w14:textId="77777777" w:rsidR="008B7CFC" w:rsidRDefault="008B7CFC" w:rsidP="00D31F38">
      <w:pPr>
        <w:pStyle w:val="CommentText"/>
      </w:pPr>
      <w:r>
        <w:rPr>
          <w:rStyle w:val="CommentReference"/>
        </w:rPr>
        <w:annotationRef/>
      </w:r>
      <w:r>
        <w:t>praising or singing?</w:t>
      </w:r>
    </w:p>
  </w:comment>
  <w:comment w:id="403" w:author="Windows User" w:date="2015-10-30T08:56:00Z" w:initials="WU">
    <w:p w14:paraId="56B7B31B" w14:textId="77777777" w:rsidR="008B7CFC" w:rsidRDefault="008B7CFC" w:rsidP="00D31F38">
      <w:pPr>
        <w:pStyle w:val="CommentText"/>
      </w:pPr>
      <w:r>
        <w:rPr>
          <w:rStyle w:val="CommentReference"/>
        </w:rPr>
        <w:annotationRef/>
      </w:r>
      <w:r>
        <w:t>I think this should be sing to</w:t>
      </w:r>
    </w:p>
  </w:comment>
  <w:comment w:id="415" w:author="Windows User" w:date="2015-11-21T12:59:00Z" w:initials="WU">
    <w:p w14:paraId="5262F523" w14:textId="77777777" w:rsidR="008B7CFC" w:rsidRDefault="008B7CFC" w:rsidP="00344A59">
      <w:pPr>
        <w:pStyle w:val="CommentText"/>
      </w:pPr>
      <w:r>
        <w:rPr>
          <w:rStyle w:val="CommentReference"/>
        </w:rPr>
        <w:annotationRef/>
      </w:r>
      <w:r>
        <w:t>check</w:t>
      </w:r>
    </w:p>
  </w:comment>
  <w:comment w:id="421" w:author="Windows User" w:date="2015-10-30T08:56:00Z" w:initials="BS">
    <w:p w14:paraId="396316C8" w14:textId="77777777" w:rsidR="008B7CFC" w:rsidRDefault="008B7CFC" w:rsidP="00344A59">
      <w:pPr>
        <w:pStyle w:val="CommentText"/>
      </w:pPr>
      <w:r>
        <w:rPr>
          <w:rStyle w:val="CommentReference"/>
        </w:rPr>
        <w:annotationRef/>
      </w:r>
      <w:r>
        <w:t>clearly the missing vs above belongs</w:t>
      </w:r>
    </w:p>
  </w:comment>
  <w:comment w:id="431" w:author="Windows User" w:date="2015-10-30T08:56:00Z" w:initials="BS">
    <w:p w14:paraId="19C504AB" w14:textId="77777777" w:rsidR="008B7CFC" w:rsidRDefault="008B7CFC"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32" w:author="Windows User" w:date="2015-10-30T08:56:00Z" w:initials="BS">
    <w:p w14:paraId="3650E160" w14:textId="77777777" w:rsidR="008B7CFC" w:rsidRDefault="008B7CFC" w:rsidP="00D31F38">
      <w:pPr>
        <w:pStyle w:val="CommentText"/>
      </w:pPr>
      <w:r>
        <w:rPr>
          <w:rStyle w:val="CommentReference"/>
        </w:rPr>
        <w:annotationRef/>
      </w:r>
      <w:r>
        <w:t>heavens?</w:t>
      </w:r>
    </w:p>
  </w:comment>
  <w:comment w:id="433" w:author="Windows User" w:date="2015-10-30T08:56:00Z" w:initials="BS">
    <w:p w14:paraId="57E2DDC4" w14:textId="77777777" w:rsidR="008B7CFC" w:rsidRDefault="008B7CFC" w:rsidP="00D31F38">
      <w:pPr>
        <w:pStyle w:val="CommentText"/>
      </w:pPr>
      <w:r>
        <w:rPr>
          <w:rStyle w:val="CommentReference"/>
        </w:rPr>
        <w:annotationRef/>
      </w:r>
      <w:r>
        <w:t>NETS omits clouds</w:t>
      </w:r>
    </w:p>
  </w:comment>
  <w:comment w:id="434" w:author="Windows User" w:date="2015-10-30T08:56:00Z" w:initials="BS">
    <w:p w14:paraId="35628364" w14:textId="77777777" w:rsidR="008B7CFC" w:rsidRDefault="008B7CFC" w:rsidP="00D31F38">
      <w:pPr>
        <w:pStyle w:val="CommentText"/>
      </w:pPr>
      <w:r>
        <w:rPr>
          <w:rStyle w:val="CommentReference"/>
        </w:rPr>
        <w:annotationRef/>
      </w:r>
      <w:r>
        <w:t>NETS omits this vs</w:t>
      </w:r>
    </w:p>
  </w:comment>
  <w:comment w:id="435" w:author="Windows User" w:date="2015-10-30T08:56:00Z" w:initials="BS">
    <w:p w14:paraId="1F576F58" w14:textId="77777777" w:rsidR="008B7CFC" w:rsidRDefault="008B7CFC" w:rsidP="00D31F38">
      <w:pPr>
        <w:pStyle w:val="CommentText"/>
      </w:pPr>
      <w:r>
        <w:rPr>
          <w:rStyle w:val="CommentReference"/>
        </w:rPr>
        <w:annotationRef/>
      </w:r>
      <w:r>
        <w:t>NETS has falling snow which matches AI hoar frosts.</w:t>
      </w:r>
    </w:p>
  </w:comment>
  <w:comment w:id="436" w:author="Windows User" w:date="2015-10-30T08:56:00Z" w:initials="BS">
    <w:p w14:paraId="7857388A" w14:textId="77777777" w:rsidR="008B7CFC" w:rsidRDefault="008B7CFC" w:rsidP="00D31F38">
      <w:pPr>
        <w:pStyle w:val="CommentText"/>
      </w:pPr>
      <w:r>
        <w:rPr>
          <w:rStyle w:val="CommentReference"/>
        </w:rPr>
        <w:annotationRef/>
      </w:r>
      <w:r>
        <w:t>reversed ice and hoarfrosts of this vs and last to match NETS. Coptic?</w:t>
      </w:r>
    </w:p>
  </w:comment>
  <w:comment w:id="437" w:author="Windows User" w:date="2015-10-30T08:56:00Z" w:initials="BS">
    <w:p w14:paraId="45210177" w14:textId="77777777" w:rsidR="008B7CFC" w:rsidRDefault="008B7CFC" w:rsidP="00D31F38">
      <w:pPr>
        <w:pStyle w:val="CommentText"/>
      </w:pPr>
      <w:r>
        <w:rPr>
          <w:rStyle w:val="CommentReference"/>
        </w:rPr>
        <w:annotationRef/>
      </w:r>
      <w:r>
        <w:t>NETS switches this vs with next</w:t>
      </w:r>
    </w:p>
  </w:comment>
  <w:comment w:id="438" w:author="Windows User" w:date="2015-11-04T08:55:00Z" w:initials="WU">
    <w:p w14:paraId="1E420B79" w14:textId="77777777" w:rsidR="008B7CFC" w:rsidRDefault="008B7CFC" w:rsidP="00D31F38">
      <w:pPr>
        <w:pStyle w:val="CommentText"/>
      </w:pPr>
      <w:r>
        <w:rPr>
          <w:rStyle w:val="CommentReference"/>
        </w:rPr>
        <w:annotationRef/>
      </w:r>
      <w:r>
        <w:t>Get rid of ye’s!</w:t>
      </w:r>
    </w:p>
  </w:comment>
  <w:comment w:id="439" w:author="Windows User" w:date="2015-10-30T08:56:00Z" w:initials="BS">
    <w:p w14:paraId="66BEE13E" w14:textId="77777777" w:rsidR="008B7CFC" w:rsidRDefault="008B7CFC" w:rsidP="00D31F38">
      <w:pPr>
        <w:pStyle w:val="CommentText"/>
      </w:pPr>
      <w:r>
        <w:rPr>
          <w:rStyle w:val="CommentReference"/>
        </w:rPr>
        <w:annotationRef/>
      </w:r>
      <w:r>
        <w:t>NETS has sea-monsters</w:t>
      </w:r>
    </w:p>
  </w:comment>
  <w:comment w:id="440" w:author="Windows User" w:date="2015-10-30T08:56:00Z" w:initials="BS">
    <w:p w14:paraId="43D401E2" w14:textId="77777777" w:rsidR="008B7CFC" w:rsidRDefault="008B7CFC" w:rsidP="00D31F38">
      <w:pPr>
        <w:pStyle w:val="CommentText"/>
      </w:pPr>
      <w:r>
        <w:rPr>
          <w:rStyle w:val="CommentReference"/>
        </w:rPr>
        <w:annotationRef/>
      </w:r>
      <w:r>
        <w:t>NETS has four-footed and wild animals of the land</w:t>
      </w:r>
    </w:p>
  </w:comment>
  <w:comment w:id="441" w:author="Windows User" w:date="2015-10-30T08:56:00Z" w:initials="BS">
    <w:p w14:paraId="37590655" w14:textId="77777777" w:rsidR="008B7CFC" w:rsidRDefault="008B7CFC" w:rsidP="00D31F38">
      <w:pPr>
        <w:pStyle w:val="CommentText"/>
      </w:pPr>
      <w:r>
        <w:rPr>
          <w:rStyle w:val="CommentReference"/>
        </w:rPr>
        <w:annotationRef/>
      </w:r>
      <w:r>
        <w:t>NETS has all humans on earth</w:t>
      </w:r>
    </w:p>
  </w:comment>
  <w:comment w:id="442" w:author="Windows User" w:date="2015-10-30T08:56:00Z" w:initials="BS">
    <w:p w14:paraId="6D54AC70" w14:textId="77777777" w:rsidR="008B7CFC" w:rsidRDefault="008B7CFC" w:rsidP="00D31F38">
      <w:pPr>
        <w:pStyle w:val="CommentText"/>
      </w:pPr>
      <w:r>
        <w:rPr>
          <w:rStyle w:val="CommentReference"/>
        </w:rPr>
        <w:annotationRef/>
      </w:r>
      <w:r>
        <w:t>NETS has "priests, slaves of the Lord", then omits next vs.</w:t>
      </w:r>
    </w:p>
  </w:comment>
  <w:comment w:id="443" w:author="Windows User" w:date="2015-10-30T08:56:00Z" w:initials="BS">
    <w:p w14:paraId="6468426A" w14:textId="77777777" w:rsidR="008B7CFC" w:rsidRDefault="008B7CFC" w:rsidP="00D31F38">
      <w:pPr>
        <w:pStyle w:val="CommentText"/>
      </w:pPr>
      <w:r>
        <w:rPr>
          <w:rStyle w:val="CommentReference"/>
        </w:rPr>
        <w:annotationRef/>
      </w:r>
      <w:r>
        <w:t>NETS ends quite differently</w:t>
      </w:r>
    </w:p>
  </w:comment>
  <w:comment w:id="449" w:author="Windows User" w:date="2015-10-30T08:56:00Z" w:initials="BS">
    <w:p w14:paraId="72C14B6E" w14:textId="77777777" w:rsidR="008B7CFC" w:rsidRDefault="008B7CFC"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50" w:author="Windows User" w:date="2015-10-30T08:56:00Z" w:initials="BS">
    <w:p w14:paraId="43306FA7" w14:textId="77777777" w:rsidR="008B7CFC" w:rsidRDefault="008B7CFC" w:rsidP="003758F4">
      <w:pPr>
        <w:pStyle w:val="CommentText"/>
      </w:pPr>
      <w:r>
        <w:rPr>
          <w:rStyle w:val="CommentReference"/>
        </w:rPr>
        <w:annotationRef/>
      </w:r>
      <w:r>
        <w:t>heavens?</w:t>
      </w:r>
    </w:p>
  </w:comment>
  <w:comment w:id="451" w:author="Windows User" w:date="2015-10-30T08:56:00Z" w:initials="BS">
    <w:p w14:paraId="18B419AF" w14:textId="77777777" w:rsidR="008B7CFC" w:rsidRDefault="008B7CFC" w:rsidP="003758F4">
      <w:pPr>
        <w:pStyle w:val="CommentText"/>
      </w:pPr>
      <w:r>
        <w:rPr>
          <w:rStyle w:val="CommentReference"/>
        </w:rPr>
        <w:annotationRef/>
      </w:r>
      <w:r>
        <w:t>NETS has falling snow which matches AI hoar frosts.</w:t>
      </w:r>
    </w:p>
  </w:comment>
  <w:comment w:id="452" w:author="Windows User" w:date="2015-10-30T08:56:00Z" w:initials="BS">
    <w:p w14:paraId="504A050C" w14:textId="77777777" w:rsidR="008B7CFC" w:rsidRDefault="008B7CFC" w:rsidP="003758F4">
      <w:pPr>
        <w:pStyle w:val="CommentText"/>
      </w:pPr>
      <w:r>
        <w:rPr>
          <w:rStyle w:val="CommentReference"/>
        </w:rPr>
        <w:annotationRef/>
      </w:r>
      <w:r>
        <w:t>reversed ice and hoarfrosts of this vs and last to match NETS. Coptic?</w:t>
      </w:r>
    </w:p>
  </w:comment>
  <w:comment w:id="453" w:author="Windows User" w:date="2015-10-30T08:56:00Z" w:initials="BS">
    <w:p w14:paraId="42B07939" w14:textId="77777777" w:rsidR="008B7CFC" w:rsidRDefault="008B7CFC" w:rsidP="003758F4">
      <w:pPr>
        <w:pStyle w:val="CommentText"/>
      </w:pPr>
      <w:r>
        <w:rPr>
          <w:rStyle w:val="CommentReference"/>
        </w:rPr>
        <w:annotationRef/>
      </w:r>
      <w:r>
        <w:t>NETS switches this vs with next</w:t>
      </w:r>
    </w:p>
  </w:comment>
  <w:comment w:id="454" w:author="Windows User" w:date="2015-10-30T08:56:00Z" w:initials="BS">
    <w:p w14:paraId="0D31DB4D" w14:textId="77777777" w:rsidR="008B7CFC" w:rsidRDefault="008B7CFC" w:rsidP="003758F4">
      <w:pPr>
        <w:pStyle w:val="CommentText"/>
      </w:pPr>
      <w:r>
        <w:rPr>
          <w:rStyle w:val="CommentReference"/>
        </w:rPr>
        <w:annotationRef/>
      </w:r>
      <w:r>
        <w:t>NETS has all humans on earth</w:t>
      </w:r>
    </w:p>
  </w:comment>
  <w:comment w:id="455" w:author="Windows User" w:date="2015-10-30T08:56:00Z" w:initials="BS">
    <w:p w14:paraId="4CB6D1D8" w14:textId="77777777" w:rsidR="008B7CFC" w:rsidRDefault="008B7CFC" w:rsidP="003758F4">
      <w:pPr>
        <w:pStyle w:val="CommentText"/>
      </w:pPr>
      <w:r>
        <w:rPr>
          <w:rStyle w:val="CommentReference"/>
        </w:rPr>
        <w:annotationRef/>
      </w:r>
      <w:r>
        <w:t>NETS has "priests, slaves of the Lord", then omits next vs.</w:t>
      </w:r>
    </w:p>
  </w:comment>
  <w:comment w:id="456" w:author="Windows User" w:date="2015-10-30T08:56:00Z" w:initials="BS">
    <w:p w14:paraId="1C9D2024" w14:textId="77777777" w:rsidR="008B7CFC" w:rsidRDefault="008B7CFC" w:rsidP="003758F4">
      <w:pPr>
        <w:pStyle w:val="CommentText"/>
      </w:pPr>
      <w:r>
        <w:rPr>
          <w:rStyle w:val="CommentReference"/>
        </w:rPr>
        <w:annotationRef/>
      </w:r>
      <w:r>
        <w:t>NETS ends quite differently</w:t>
      </w:r>
    </w:p>
  </w:comment>
  <w:comment w:id="457" w:author="Windows User" w:date="2015-10-30T08:56:00Z" w:initials="BS">
    <w:p w14:paraId="499D113D" w14:textId="77777777" w:rsidR="008B7CFC" w:rsidRDefault="008B7CFC" w:rsidP="00D31F38">
      <w:pPr>
        <w:pStyle w:val="CommentText"/>
      </w:pPr>
      <w:r>
        <w:rPr>
          <w:rStyle w:val="CommentReference"/>
        </w:rPr>
        <w:annotationRef/>
      </w:r>
      <w:r>
        <w:t>giver, or maker?</w:t>
      </w:r>
    </w:p>
  </w:comment>
  <w:comment w:id="458" w:author="Windows User" w:date="2015-10-30T08:56:00Z" w:initials="BS">
    <w:p w14:paraId="29AB3125" w14:textId="77777777" w:rsidR="008B7CFC" w:rsidRDefault="008B7CFC" w:rsidP="00D31F38">
      <w:pPr>
        <w:pStyle w:val="CommentText"/>
      </w:pPr>
      <w:r>
        <w:rPr>
          <w:rStyle w:val="CommentReference"/>
        </w:rPr>
        <w:annotationRef/>
      </w:r>
      <w:r>
        <w:t>even NETS has Hananias</w:t>
      </w:r>
    </w:p>
  </w:comment>
  <w:comment w:id="459" w:author="Windows User" w:date="2015-10-30T08:56:00Z" w:initials="BS">
    <w:p w14:paraId="27892612" w14:textId="77777777" w:rsidR="008B7CFC" w:rsidRDefault="008B7CFC" w:rsidP="00D31F38">
      <w:pPr>
        <w:pStyle w:val="CommentText"/>
      </w:pPr>
      <w:r>
        <w:rPr>
          <w:rStyle w:val="CommentReference"/>
        </w:rPr>
        <w:annotationRef/>
      </w:r>
      <w:r>
        <w:t>does Coptic have evening first?</w:t>
      </w:r>
    </w:p>
  </w:comment>
  <w:comment w:id="460" w:author="Windows User" w:date="2015-10-30T08:56:00Z" w:initials="BS">
    <w:p w14:paraId="53863AE8" w14:textId="77777777" w:rsidR="008B7CFC" w:rsidRDefault="008B7CFC" w:rsidP="00D31F38">
      <w:pPr>
        <w:pStyle w:val="CommentText"/>
      </w:pPr>
      <w:r>
        <w:rPr>
          <w:rStyle w:val="CommentReference"/>
        </w:rPr>
        <w:annotationRef/>
      </w:r>
      <w:r>
        <w:t>Coptic doesn't have "Our God"</w:t>
      </w:r>
    </w:p>
  </w:comment>
  <w:comment w:id="461" w:author="Windows User" w:date="2015-10-30T08:56:00Z" w:initials="BS">
    <w:p w14:paraId="5F8EC33A" w14:textId="77777777" w:rsidR="008B7CFC" w:rsidRDefault="008B7CFC" w:rsidP="00D31F38">
      <w:pPr>
        <w:pStyle w:val="CommentText"/>
      </w:pPr>
      <w:r>
        <w:rPr>
          <w:rStyle w:val="CommentReference"/>
        </w:rPr>
        <w:annotationRef/>
      </w:r>
      <w:r>
        <w:t>celebrate or proclaim?</w:t>
      </w:r>
    </w:p>
  </w:comment>
  <w:comment w:id="462" w:author="Windows User" w:date="2015-10-30T08:56:00Z" w:initials="BS">
    <w:p w14:paraId="02E465F6" w14:textId="77777777" w:rsidR="008B7CFC" w:rsidRDefault="008B7CFC" w:rsidP="00D31F38">
      <w:pPr>
        <w:pStyle w:val="CommentText"/>
      </w:pPr>
      <w:r>
        <w:rPr>
          <w:rStyle w:val="CommentReference"/>
        </w:rPr>
        <w:annotationRef/>
      </w:r>
      <w:r>
        <w:t>persevere or be sober?</w:t>
      </w:r>
    </w:p>
  </w:comment>
  <w:comment w:id="463" w:author="Windows User" w:date="2015-10-30T08:56:00Z" w:initials="BS">
    <w:p w14:paraId="0F283256" w14:textId="77777777" w:rsidR="008B7CFC" w:rsidRDefault="008B7CFC" w:rsidP="00D31F38">
      <w:pPr>
        <w:pStyle w:val="CommentText"/>
      </w:pPr>
      <w:r>
        <w:rPr>
          <w:rStyle w:val="CommentReference"/>
        </w:rPr>
        <w:annotationRef/>
      </w:r>
      <w:r>
        <w:t>Coptic has presbyters, not priests (oweeb)</w:t>
      </w:r>
    </w:p>
  </w:comment>
  <w:comment w:id="464" w:author="Windows User" w:date="2015-10-30T08:56:00Z" w:initials="BS">
    <w:p w14:paraId="141FC7EB" w14:textId="77777777" w:rsidR="008B7CFC" w:rsidRDefault="008B7CFC" w:rsidP="00D31F38">
      <w:pPr>
        <w:pStyle w:val="CommentText"/>
      </w:pPr>
      <w:r>
        <w:rPr>
          <w:rStyle w:val="CommentReference"/>
        </w:rPr>
        <w:annotationRef/>
      </w:r>
      <w:r>
        <w:t>esmo is bless, not praise...</w:t>
      </w:r>
    </w:p>
  </w:comment>
  <w:comment w:id="465" w:author="Windows User" w:date="2015-10-30T08:56:00Z" w:initials="BS">
    <w:p w14:paraId="22452F1B" w14:textId="77777777" w:rsidR="008B7CFC" w:rsidRDefault="008B7CFC" w:rsidP="00D31F38">
      <w:pPr>
        <w:pStyle w:val="CommentText"/>
      </w:pPr>
      <w:r>
        <w:rPr>
          <w:rStyle w:val="CommentReference"/>
        </w:rPr>
        <w:annotationRef/>
      </w:r>
      <w:r>
        <w:t>Coptic doesn't look like day to day... "Until this day" doesn't make as much sense... is there something less literal but closer to the maning?</w:t>
      </w:r>
    </w:p>
  </w:comment>
  <w:comment w:id="466" w:author="Windows User" w:date="2015-10-30T08:56:00Z" w:initials="BS">
    <w:p w14:paraId="532CE324" w14:textId="77777777" w:rsidR="008B7CFC" w:rsidRDefault="008B7CFC" w:rsidP="00D31F38">
      <w:pPr>
        <w:pStyle w:val="CommentText"/>
      </w:pPr>
      <w:r>
        <w:rPr>
          <w:rStyle w:val="CommentReference"/>
        </w:rPr>
        <w:annotationRef/>
      </w:r>
      <w:r>
        <w:t>Is LA right with breaths and spirits?</w:t>
      </w:r>
    </w:p>
  </w:comment>
  <w:comment w:id="467" w:author="Windows User" w:date="2015-10-30T08:56:00Z" w:initials="BS">
    <w:p w14:paraId="7C12CF17" w14:textId="77777777" w:rsidR="008B7CFC" w:rsidRDefault="008B7CFC" w:rsidP="00D31F38">
      <w:pPr>
        <w:pStyle w:val="CommentText"/>
      </w:pPr>
      <w:r>
        <w:rPr>
          <w:rStyle w:val="CommentReference"/>
        </w:rPr>
        <w:annotationRef/>
      </w:r>
      <w:r>
        <w:t>doesn't look like waters... is it ssea?</w:t>
      </w:r>
    </w:p>
  </w:comment>
  <w:comment w:id="468" w:author="Windows User" w:date="2015-10-30T08:56:00Z" w:initials="BS">
    <w:p w14:paraId="789F9E96" w14:textId="77777777" w:rsidR="008B7CFC" w:rsidRDefault="008B7CFC" w:rsidP="00D31F38">
      <w:pPr>
        <w:pStyle w:val="CommentText"/>
      </w:pPr>
      <w:r>
        <w:rPr>
          <w:rStyle w:val="CommentReference"/>
        </w:rPr>
        <w:annotationRef/>
      </w:r>
      <w:r>
        <w:t>I still don't get of all the things we would see after seeing all the praise of nature would be "Bless the Lord you birds".</w:t>
      </w:r>
    </w:p>
  </w:comment>
  <w:comment w:id="469" w:author="Windows User" w:date="2015-10-30T08:56:00Z" w:initials="BS">
    <w:p w14:paraId="1E93DCCD" w14:textId="77777777" w:rsidR="008B7CFC" w:rsidRDefault="008B7CFC" w:rsidP="00D31F38">
      <w:pPr>
        <w:pStyle w:val="CommentText"/>
      </w:pPr>
      <w:r>
        <w:rPr>
          <w:rStyle w:val="CommentReference"/>
        </w:rPr>
        <w:annotationRef/>
      </w:r>
      <w:r>
        <w:t>disobedient? heretics?</w:t>
      </w:r>
    </w:p>
  </w:comment>
  <w:comment w:id="470" w:author="Windows User" w:date="2015-10-30T08:56:00Z" w:initials="BS">
    <w:p w14:paraId="298A6523" w14:textId="77777777" w:rsidR="008B7CFC" w:rsidRDefault="008B7CFC" w:rsidP="00D31F38">
      <w:pPr>
        <w:pStyle w:val="CommentText"/>
      </w:pPr>
      <w:r>
        <w:rPr>
          <w:rStyle w:val="CommentReference"/>
        </w:rPr>
        <w:annotationRef/>
      </w:r>
      <w:r>
        <w:t>souls or spirits?</w:t>
      </w:r>
    </w:p>
  </w:comment>
  <w:comment w:id="471" w:author="Windows User" w:date="2015-10-30T08:56:00Z" w:initials="BS">
    <w:p w14:paraId="3D56C030" w14:textId="77777777" w:rsidR="008B7CFC" w:rsidRDefault="008B7CFC" w:rsidP="00D31F38">
      <w:pPr>
        <w:pStyle w:val="CommentText"/>
      </w:pPr>
      <w:r>
        <w:rPr>
          <w:rStyle w:val="CommentReference"/>
        </w:rPr>
        <w:annotationRef/>
      </w:r>
      <w:r>
        <w:t>humble or contrite?</w:t>
      </w:r>
    </w:p>
  </w:comment>
  <w:comment w:id="472" w:author="Windows User" w:date="2015-10-30T08:56:00Z" w:initials="BS">
    <w:p w14:paraId="4417CE6C" w14:textId="77777777" w:rsidR="008B7CFC" w:rsidRDefault="008B7CFC" w:rsidP="00D31F38">
      <w:pPr>
        <w:pStyle w:val="CommentText"/>
      </w:pPr>
      <w:r>
        <w:rPr>
          <w:rStyle w:val="CommentReference"/>
        </w:rPr>
        <w:annotationRef/>
      </w:r>
      <w:r>
        <w:t>hearts?</w:t>
      </w:r>
    </w:p>
  </w:comment>
  <w:comment w:id="473" w:author="Windows User" w:date="2015-10-30T08:56:00Z" w:initials="BS">
    <w:p w14:paraId="6056EF08" w14:textId="77777777" w:rsidR="008B7CFC" w:rsidRDefault="008B7CFC" w:rsidP="00D31F38">
      <w:pPr>
        <w:pStyle w:val="CommentText"/>
      </w:pPr>
      <w:r>
        <w:rPr>
          <w:rStyle w:val="CommentReference"/>
        </w:rPr>
        <w:annotationRef/>
      </w:r>
      <w:r>
        <w:t>this or LA?</w:t>
      </w:r>
    </w:p>
  </w:comment>
  <w:comment w:id="474" w:author="Windows User" w:date="2015-10-30T08:56:00Z" w:initials="BS">
    <w:p w14:paraId="021CF208" w14:textId="77777777" w:rsidR="008B7CFC" w:rsidRDefault="008B7CFC" w:rsidP="00D31F38">
      <w:pPr>
        <w:pStyle w:val="CommentText"/>
      </w:pPr>
      <w:r>
        <w:rPr>
          <w:rStyle w:val="CommentReference"/>
        </w:rPr>
        <w:annotationRef/>
      </w:r>
      <w:r>
        <w:t>righteous of, or who revere</w:t>
      </w:r>
    </w:p>
  </w:comment>
  <w:comment w:id="475" w:author="Windows User" w:date="2015-10-30T08:56:00Z" w:initials="BS">
    <w:p w14:paraId="2B7DD481" w14:textId="77777777" w:rsidR="008B7CFC" w:rsidRDefault="008B7CFC" w:rsidP="00D31F38">
      <w:pPr>
        <w:pStyle w:val="CommentText"/>
      </w:pPr>
      <w:r>
        <w:rPr>
          <w:rStyle w:val="CommentReference"/>
        </w:rPr>
        <w:annotationRef/>
      </w:r>
      <w:r>
        <w:t>this, or accountable? or something else?</w:t>
      </w:r>
    </w:p>
  </w:comment>
  <w:comment w:id="476" w:author="Windows User" w:date="2015-10-30T08:56:00Z" w:initials="BS">
    <w:p w14:paraId="154E2A2A" w14:textId="77777777" w:rsidR="008B7CFC" w:rsidRDefault="008B7CFC" w:rsidP="00D31F38">
      <w:pPr>
        <w:pStyle w:val="CommentText"/>
      </w:pPr>
      <w:r>
        <w:rPr>
          <w:rStyle w:val="CommentReference"/>
        </w:rPr>
        <w:annotationRef/>
      </w:r>
      <w:r>
        <w:t>that he may praise and say?</w:t>
      </w:r>
    </w:p>
  </w:comment>
  <w:comment w:id="490" w:author="Windows User" w:date="2015-11-21T13:00:00Z" w:initials="WU">
    <w:p w14:paraId="72B45ACE" w14:textId="77777777" w:rsidR="008B7CFC" w:rsidRDefault="008B7CFC" w:rsidP="00D31F38">
      <w:pPr>
        <w:pStyle w:val="CommentText"/>
      </w:pPr>
      <w:r>
        <w:rPr>
          <w:rStyle w:val="CommentReference"/>
        </w:rPr>
        <w:annotationRef/>
      </w:r>
      <w:r>
        <w:t>Check, and 2 above.</w:t>
      </w:r>
    </w:p>
  </w:comment>
  <w:comment w:id="491" w:author="Brett Slote" w:date="2015-10-30T08:56:00Z" w:initials="BS">
    <w:p w14:paraId="0C0C90F8" w14:textId="77777777" w:rsidR="008B7CFC" w:rsidRDefault="008B7CFC" w:rsidP="00D31F38">
      <w:pPr>
        <w:pStyle w:val="CommentText"/>
      </w:pPr>
      <w:r>
        <w:rPr>
          <w:rStyle w:val="CommentReference"/>
        </w:rPr>
        <w:annotationRef/>
      </w:r>
      <w:r>
        <w:t>Fred wants 'O' here, saying it matches the Coptic... but it isn't in the Coptic!</w:t>
      </w:r>
    </w:p>
  </w:comment>
  <w:comment w:id="492" w:author="Windows User" w:date="2015-11-21T13:00:00Z" w:initials="WU">
    <w:p w14:paraId="59221E95" w14:textId="77777777" w:rsidR="008B7CFC" w:rsidRDefault="008B7CFC" w:rsidP="00D31F38">
      <w:pPr>
        <w:pStyle w:val="CommentText"/>
      </w:pPr>
      <w:r>
        <w:rPr>
          <w:rStyle w:val="CommentReference"/>
        </w:rPr>
        <w:annotationRef/>
      </w:r>
      <w:r>
        <w:t>check</w:t>
      </w:r>
    </w:p>
  </w:comment>
  <w:comment w:id="493" w:author="Windows User" w:date="2015-11-21T13:00:00Z" w:initials="WU">
    <w:p w14:paraId="0CFC2594" w14:textId="77777777" w:rsidR="008B7CFC" w:rsidRDefault="008B7CFC" w:rsidP="00D31F38">
      <w:pPr>
        <w:pStyle w:val="CommentText"/>
      </w:pPr>
      <w:r>
        <w:rPr>
          <w:rStyle w:val="CommentReference"/>
        </w:rPr>
        <w:annotationRef/>
      </w:r>
      <w:r>
        <w:t>check</w:t>
      </w:r>
    </w:p>
  </w:comment>
  <w:comment w:id="494" w:author="Windows User" w:date="2015-11-21T13:01:00Z" w:initials="WU">
    <w:p w14:paraId="403A6460" w14:textId="77777777" w:rsidR="008B7CFC" w:rsidRDefault="008B7CFC" w:rsidP="00D31F38">
      <w:pPr>
        <w:pStyle w:val="CommentText"/>
      </w:pPr>
      <w:r>
        <w:rPr>
          <w:rStyle w:val="CommentReference"/>
        </w:rPr>
        <w:annotationRef/>
      </w:r>
      <w:r>
        <w:t>check, find Copitic</w:t>
      </w:r>
    </w:p>
  </w:comment>
  <w:comment w:id="495" w:author="Windows User" w:date="2015-10-30T08:56:00Z" w:initials="BS">
    <w:p w14:paraId="1B2986E7" w14:textId="77777777" w:rsidR="008B7CFC" w:rsidRDefault="008B7CFC" w:rsidP="00D31F38">
      <w:pPr>
        <w:pStyle w:val="CommentText"/>
      </w:pPr>
      <w:r>
        <w:rPr>
          <w:rStyle w:val="CommentReference"/>
        </w:rPr>
        <w:annotationRef/>
      </w:r>
      <w:r>
        <w:t>why do books not have a vs for the bishop???</w:t>
      </w:r>
    </w:p>
  </w:comment>
  <w:comment w:id="496" w:author="Windows User" w:date="2015-10-30T08:56:00Z" w:initials="BS">
    <w:p w14:paraId="2328FF19" w14:textId="77777777" w:rsidR="008B7CFC" w:rsidRDefault="008B7CFC" w:rsidP="00D31F38">
      <w:pPr>
        <w:pStyle w:val="CommentText"/>
      </w:pPr>
      <w:r>
        <w:rPr>
          <w:rStyle w:val="CommentReference"/>
        </w:rPr>
        <w:annotationRef/>
      </w:r>
      <w:r>
        <w:t>add</w:t>
      </w:r>
    </w:p>
  </w:comment>
  <w:comment w:id="499" w:author="Windows User" w:date="2015-10-30T08:56:00Z" w:initials="BS">
    <w:p w14:paraId="76CF17E1" w14:textId="77777777" w:rsidR="008B7CFC" w:rsidRDefault="008B7CFC" w:rsidP="00D31F38">
      <w:pPr>
        <w:pStyle w:val="CommentText"/>
      </w:pPr>
      <w:r>
        <w:rPr>
          <w:rStyle w:val="CommentReference"/>
        </w:rPr>
        <w:annotationRef/>
      </w:r>
      <w:r>
        <w:t>the first two sections each have 7 verses. Maybe each section had seven verses and then became inflated? Keeping 7 vs in each section</w:t>
      </w:r>
    </w:p>
  </w:comment>
  <w:comment w:id="500" w:author="Windows User" w:date="2015-10-30T08:56:00Z" w:initials="BS">
    <w:p w14:paraId="01D3FC9E" w14:textId="77777777" w:rsidR="008B7CFC" w:rsidRDefault="008B7CFC" w:rsidP="00D31F38">
      <w:pPr>
        <w:pStyle w:val="CommentText"/>
      </w:pPr>
      <w:r>
        <w:rPr>
          <w:rStyle w:val="CommentReference"/>
        </w:rPr>
        <w:annotationRef/>
      </w:r>
      <w:r>
        <w:t>Communion or commemoration?</w:t>
      </w:r>
    </w:p>
  </w:comment>
  <w:comment w:id="501" w:author="Windows User" w:date="2015-11-21T13:01:00Z" w:initials="WU">
    <w:p w14:paraId="3C8EDFD6" w14:textId="77777777" w:rsidR="008B7CFC" w:rsidRDefault="008B7CFC" w:rsidP="00D31F38">
      <w:pPr>
        <w:pStyle w:val="CommentText"/>
      </w:pPr>
      <w:r>
        <w:rPr>
          <w:rStyle w:val="CommentReference"/>
        </w:rPr>
        <w:annotationRef/>
      </w:r>
      <w:r>
        <w:t>Check, and 2 above</w:t>
      </w:r>
    </w:p>
  </w:comment>
  <w:comment w:id="502" w:author="Brett Slote" w:date="2015-10-30T08:56:00Z" w:initials="BS">
    <w:p w14:paraId="502DF58D" w14:textId="77777777" w:rsidR="008B7CFC" w:rsidRDefault="008B7CFC" w:rsidP="00D31F38">
      <w:pPr>
        <w:pStyle w:val="CommentText"/>
      </w:pPr>
      <w:r>
        <w:rPr>
          <w:rStyle w:val="CommentReference"/>
        </w:rPr>
        <w:annotationRef/>
      </w:r>
      <w:r>
        <w:t>Fred wants 'O' here, saying it matches the Coptic... but it isn't in the Coptic!</w:t>
      </w:r>
    </w:p>
  </w:comment>
  <w:comment w:id="503" w:author="Windows User" w:date="2015-11-21T13:02:00Z" w:initials="WU">
    <w:p w14:paraId="0E3206C8" w14:textId="77777777" w:rsidR="008B7CFC" w:rsidRDefault="008B7CFC" w:rsidP="00D31F38">
      <w:pPr>
        <w:pStyle w:val="CommentText"/>
      </w:pPr>
      <w:r>
        <w:rPr>
          <w:rStyle w:val="CommentReference"/>
        </w:rPr>
        <w:annotationRef/>
      </w:r>
      <w:r>
        <w:t>check</w:t>
      </w:r>
    </w:p>
  </w:comment>
  <w:comment w:id="504" w:author="Windows User" w:date="2015-10-30T08:56:00Z" w:initials="BS">
    <w:p w14:paraId="303AD0FE" w14:textId="77777777" w:rsidR="008B7CFC" w:rsidRDefault="008B7CFC"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05" w:author="Windows User" w:date="2015-11-21T13:02:00Z" w:initials="WU">
    <w:p w14:paraId="5B706BCD" w14:textId="77777777" w:rsidR="008B7CFC" w:rsidRDefault="008B7CFC" w:rsidP="00D31F38">
      <w:pPr>
        <w:pStyle w:val="CommentText"/>
      </w:pPr>
      <w:r>
        <w:rPr>
          <w:rStyle w:val="CommentReference"/>
        </w:rPr>
        <w:annotationRef/>
      </w:r>
      <w:r>
        <w:t>check.  Add Coptic</w:t>
      </w:r>
    </w:p>
  </w:comment>
  <w:comment w:id="511" w:author="Windows User" w:date="2015-11-02T12:45:00Z" w:initials="BS">
    <w:p w14:paraId="02E474EA" w14:textId="77777777" w:rsidR="008B7CFC" w:rsidRDefault="008B7CFC" w:rsidP="00D31F38">
      <w:pPr>
        <w:pStyle w:val="CommentText"/>
      </w:pPr>
      <w:r>
        <w:rPr>
          <w:rStyle w:val="CommentReference"/>
        </w:rPr>
        <w:annotationRef/>
      </w:r>
      <w:r>
        <w:t>Godhead or Divinity?</w:t>
      </w:r>
    </w:p>
  </w:comment>
  <w:comment w:id="512" w:author="Windows User" w:date="2015-10-30T08:56:00Z" w:initials="BS">
    <w:p w14:paraId="1165D588" w14:textId="77777777" w:rsidR="008B7CFC" w:rsidRDefault="008B7CFC"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13" w:author="Windows User" w:date="2015-10-30T08:56:00Z" w:initials="BS">
    <w:p w14:paraId="0ABD6F72" w14:textId="77777777" w:rsidR="008B7CFC" w:rsidRDefault="008B7CFC" w:rsidP="00D31F38">
      <w:pPr>
        <w:pStyle w:val="CommentText"/>
      </w:pPr>
      <w:r>
        <w:rPr>
          <w:rStyle w:val="CommentReference"/>
        </w:rPr>
        <w:annotationRef/>
      </w:r>
      <w:r>
        <w:t>faithful or trusted? faithful sounds better as it is her action and not ours, as trusted.</w:t>
      </w:r>
    </w:p>
  </w:comment>
  <w:comment w:id="526" w:author="Windows User" w:date="2015-10-30T08:56:00Z" w:initials="BS">
    <w:p w14:paraId="07EF5E65" w14:textId="77777777" w:rsidR="008B7CFC" w:rsidRDefault="008B7CFC" w:rsidP="00D31F38">
      <w:pPr>
        <w:pStyle w:val="CommentText"/>
      </w:pPr>
      <w:r>
        <w:rPr>
          <w:rStyle w:val="CommentReference"/>
        </w:rPr>
        <w:annotationRef/>
      </w:r>
      <w:r>
        <w:t>MT (KJV) and Ra lack. NETS has and so does Coptic.</w:t>
      </w:r>
    </w:p>
  </w:comment>
  <w:comment w:id="527" w:author="Windows User" w:date="2015-11-21T13:03:00Z" w:initials="WU">
    <w:p w14:paraId="0505077C" w14:textId="77777777" w:rsidR="008B7CFC" w:rsidRDefault="008B7CFC" w:rsidP="00D31F38">
      <w:pPr>
        <w:pStyle w:val="CommentText"/>
      </w:pPr>
      <w:r>
        <w:rPr>
          <w:rStyle w:val="CommentReference"/>
        </w:rPr>
        <w:annotationRef/>
      </w:r>
      <w:r>
        <w:t>check</w:t>
      </w:r>
    </w:p>
  </w:comment>
  <w:comment w:id="528" w:author="Windows User" w:date="2015-11-21T13:03:00Z" w:initials="WU">
    <w:p w14:paraId="2CFCDBC4" w14:textId="77777777" w:rsidR="008B7CFC" w:rsidRDefault="008B7CFC" w:rsidP="00D31F38">
      <w:pPr>
        <w:pStyle w:val="CommentText"/>
      </w:pPr>
      <w:r>
        <w:rPr>
          <w:rStyle w:val="CommentReference"/>
        </w:rPr>
        <w:annotationRef/>
      </w:r>
      <w:r>
        <w:t>check</w:t>
      </w:r>
    </w:p>
  </w:comment>
  <w:comment w:id="529" w:author="Windows User" w:date="2015-11-21T13:04:00Z" w:initials="WU">
    <w:p w14:paraId="7B87BF1F" w14:textId="77777777" w:rsidR="008B7CFC" w:rsidRDefault="008B7CFC" w:rsidP="00D31F38">
      <w:pPr>
        <w:pStyle w:val="CommentText"/>
      </w:pPr>
      <w:r>
        <w:rPr>
          <w:rStyle w:val="CommentReference"/>
        </w:rPr>
        <w:annotationRef/>
      </w:r>
      <w:r>
        <w:t>check</w:t>
      </w:r>
    </w:p>
  </w:comment>
  <w:comment w:id="530" w:author="Windows User" w:date="2015-10-30T08:56:00Z" w:initials="BS">
    <w:p w14:paraId="469A8399" w14:textId="77777777" w:rsidR="008B7CFC" w:rsidRDefault="008B7CFC" w:rsidP="00D31F38">
      <w:pPr>
        <w:pStyle w:val="CommentText"/>
      </w:pPr>
      <w:r>
        <w:rPr>
          <w:rStyle w:val="CommentReference"/>
        </w:rPr>
        <w:annotationRef/>
      </w:r>
      <w:r>
        <w:t>Coptic varies greatly from NETS</w:t>
      </w:r>
    </w:p>
  </w:comment>
  <w:comment w:id="536" w:author="Windows User" w:date="2015-10-30T08:56:00Z" w:initials="BS">
    <w:p w14:paraId="30B7538F" w14:textId="77777777" w:rsidR="008B7CFC" w:rsidRDefault="008B7CFC" w:rsidP="00D31F38">
      <w:pPr>
        <w:pStyle w:val="CommentText"/>
      </w:pPr>
      <w:r>
        <w:rPr>
          <w:rStyle w:val="CommentReference"/>
        </w:rPr>
        <w:annotationRef/>
      </w:r>
      <w:r>
        <w:t>NETS has dance... also drum &amp; harp...</w:t>
      </w:r>
    </w:p>
  </w:comment>
  <w:comment w:id="537" w:author="Windows User" w:date="2015-10-30T08:56:00Z" w:initials="BS">
    <w:p w14:paraId="040D59AA" w14:textId="77777777" w:rsidR="008B7CFC" w:rsidRDefault="008B7CFC" w:rsidP="00D31F38">
      <w:pPr>
        <w:pStyle w:val="CommentText"/>
      </w:pPr>
      <w:r>
        <w:rPr>
          <w:rStyle w:val="CommentReference"/>
        </w:rPr>
        <w:annotationRef/>
      </w:r>
      <w:r>
        <w:t>NETS and LA have boast in glory...</w:t>
      </w:r>
    </w:p>
  </w:comment>
  <w:comment w:id="538" w:author="Windows User" w:date="2015-10-30T08:56:00Z" w:initials="BS">
    <w:p w14:paraId="0F357187" w14:textId="77777777" w:rsidR="008B7CFC" w:rsidRDefault="008B7CFC" w:rsidP="00D31F38">
      <w:pPr>
        <w:pStyle w:val="CommentText"/>
      </w:pPr>
      <w:r>
        <w:rPr>
          <w:rStyle w:val="CommentReference"/>
        </w:rPr>
        <w:annotationRef/>
      </w:r>
      <w:r>
        <w:t>NETS has rejoice. Coptis looks to me like glorify... Sing aloud? Rejoice?</w:t>
      </w:r>
    </w:p>
  </w:comment>
  <w:comment w:id="539" w:author="Windows User" w:date="2015-10-30T08:56:00Z" w:initials="BS">
    <w:p w14:paraId="10510650" w14:textId="77777777" w:rsidR="008B7CFC" w:rsidRDefault="008B7CFC" w:rsidP="00D31F38">
      <w:pPr>
        <w:pStyle w:val="CommentText"/>
      </w:pPr>
      <w:r>
        <w:rPr>
          <w:rStyle w:val="CommentReference"/>
        </w:rPr>
        <w:annotationRef/>
      </w:r>
      <w:r>
        <w:t>NETS has throats too. I'm leaving mouths. Throats is too literal. Not how we say it in English...</w:t>
      </w:r>
    </w:p>
  </w:comment>
  <w:comment w:id="540" w:author="Windows User" w:date="2015-10-30T08:56:00Z" w:initials="BS">
    <w:p w14:paraId="0F6BDC5E" w14:textId="77777777" w:rsidR="008B7CFC" w:rsidRDefault="008B7CFC" w:rsidP="00D31F38">
      <w:pPr>
        <w:pStyle w:val="CommentText"/>
      </w:pPr>
      <w:r>
        <w:rPr>
          <w:rStyle w:val="CommentReference"/>
        </w:rPr>
        <w:annotationRef/>
      </w:r>
      <w:r>
        <w:t>NETS has rebukes. punishments?</w:t>
      </w:r>
    </w:p>
  </w:comment>
  <w:comment w:id="546" w:author="Windows User" w:date="2015-10-30T08:56:00Z" w:initials="BS">
    <w:p w14:paraId="37F1C98E" w14:textId="77777777" w:rsidR="008B7CFC" w:rsidRDefault="008B7CFC" w:rsidP="00D31F38">
      <w:pPr>
        <w:pStyle w:val="CommentText"/>
      </w:pPr>
      <w:r>
        <w:rPr>
          <w:rStyle w:val="CommentReference"/>
        </w:rPr>
        <w:annotationRef/>
      </w:r>
      <w:r>
        <w:t>psaltry? or lyre?</w:t>
      </w:r>
    </w:p>
  </w:comment>
  <w:comment w:id="547" w:author="Windows User" w:date="2015-10-30T08:56:00Z" w:initials="BS">
    <w:p w14:paraId="51CE2A65" w14:textId="77777777" w:rsidR="008B7CFC" w:rsidRDefault="008B7CFC" w:rsidP="00D31F38">
      <w:pPr>
        <w:pStyle w:val="CommentText"/>
      </w:pPr>
      <w:r>
        <w:rPr>
          <w:rStyle w:val="CommentReference"/>
        </w:rPr>
        <w:annotationRef/>
      </w:r>
      <w:r>
        <w:t>NETS has drum and dance.</w:t>
      </w:r>
    </w:p>
  </w:comment>
  <w:comment w:id="558" w:author="Windows User" w:date="2015-11-21T13:04:00Z" w:initials="WU">
    <w:p w14:paraId="43A5D1B1" w14:textId="77777777" w:rsidR="008B7CFC" w:rsidRDefault="008B7CFC" w:rsidP="00E35F1F">
      <w:pPr>
        <w:pStyle w:val="CommentText"/>
      </w:pPr>
      <w:r>
        <w:rPr>
          <w:rStyle w:val="CommentReference"/>
        </w:rPr>
        <w:annotationRef/>
      </w:r>
      <w:r>
        <w:t>check</w:t>
      </w:r>
    </w:p>
  </w:comment>
  <w:comment w:id="559" w:author="Windows User" w:date="2015-11-21T13:04:00Z" w:initials="WU">
    <w:p w14:paraId="4B6A4DE4" w14:textId="77777777" w:rsidR="008B7CFC" w:rsidRDefault="008B7CFC" w:rsidP="00E35F1F">
      <w:pPr>
        <w:pStyle w:val="CommentText"/>
      </w:pPr>
      <w:r>
        <w:rPr>
          <w:rStyle w:val="CommentReference"/>
        </w:rPr>
        <w:annotationRef/>
      </w:r>
      <w:r>
        <w:t>check</w:t>
      </w:r>
    </w:p>
  </w:comment>
  <w:comment w:id="560" w:author="Windows User" w:date="2015-10-30T08:56:00Z" w:initials="BS">
    <w:p w14:paraId="483AEE75" w14:textId="77777777" w:rsidR="008B7CFC" w:rsidRDefault="008B7CFC" w:rsidP="00E35F1F">
      <w:pPr>
        <w:pStyle w:val="CommentText"/>
      </w:pPr>
      <w:r>
        <w:rPr>
          <w:rStyle w:val="CommentReference"/>
        </w:rPr>
        <w:annotationRef/>
      </w:r>
      <w:r>
        <w:t>tense? praise or will praise?</w:t>
      </w:r>
    </w:p>
  </w:comment>
  <w:comment w:id="561" w:author="Windows User" w:date="2015-10-30T08:56:00Z" w:initials="BS">
    <w:p w14:paraId="17DAD50D" w14:textId="77777777" w:rsidR="008B7CFC" w:rsidRDefault="008B7CFC" w:rsidP="00E35F1F">
      <w:pPr>
        <w:pStyle w:val="CommentText"/>
      </w:pPr>
      <w:r>
        <w:rPr>
          <w:rStyle w:val="CommentReference"/>
        </w:rPr>
        <w:annotationRef/>
      </w:r>
      <w:r>
        <w:t>earth? land? creation?</w:t>
      </w:r>
    </w:p>
  </w:comment>
  <w:comment w:id="562" w:author="Windows User" w:date="2015-11-21T13:05:00Z" w:initials="WU">
    <w:p w14:paraId="412BFF55" w14:textId="77777777" w:rsidR="008B7CFC" w:rsidRDefault="008B7CFC" w:rsidP="00E35F1F">
      <w:pPr>
        <w:pStyle w:val="CommentText"/>
      </w:pPr>
      <w:r>
        <w:rPr>
          <w:rStyle w:val="CommentReference"/>
        </w:rPr>
        <w:annotationRef/>
      </w:r>
      <w:r>
        <w:t>check</w:t>
      </w:r>
    </w:p>
  </w:comment>
  <w:comment w:id="563" w:author="Windows User" w:date="2015-10-30T08:56:00Z" w:initials="BS">
    <w:p w14:paraId="4FEF2EC7" w14:textId="77777777" w:rsidR="008B7CFC" w:rsidRDefault="008B7CFC" w:rsidP="00E35F1F">
      <w:pPr>
        <w:pStyle w:val="CommentText"/>
      </w:pPr>
      <w:r>
        <w:rPr>
          <w:rStyle w:val="CommentReference"/>
        </w:rPr>
        <w:annotationRef/>
      </w:r>
      <w:r>
        <w:t>make haste is a little archaic. But hurry is way too colloquial. Quicken doesn't sound right.</w:t>
      </w:r>
    </w:p>
  </w:comment>
  <w:comment w:id="564" w:author="Windows User" w:date="2015-10-30T08:56:00Z" w:initials="BS">
    <w:p w14:paraId="25E26C66" w14:textId="77777777" w:rsidR="008B7CFC" w:rsidRDefault="008B7CFC" w:rsidP="00E35F1F">
      <w:pPr>
        <w:pStyle w:val="CommentText"/>
      </w:pPr>
      <w:r>
        <w:rPr>
          <w:rStyle w:val="CommentReference"/>
        </w:rPr>
        <w:annotationRef/>
      </w:r>
      <w:r>
        <w:t>should either be diverse here or different elsewhere</w:t>
      </w:r>
    </w:p>
  </w:comment>
  <w:comment w:id="565" w:author="Windows User" w:date="2015-10-30T08:56:00Z" w:initials="BS">
    <w:p w14:paraId="7A65524D" w14:textId="77777777" w:rsidR="008B7CFC" w:rsidRDefault="008B7CFC" w:rsidP="00E35F1F">
      <w:pPr>
        <w:pStyle w:val="CommentText"/>
      </w:pPr>
      <w:r>
        <w:rPr>
          <w:rStyle w:val="CommentReference"/>
        </w:rPr>
        <w:annotationRef/>
      </w:r>
      <w:r>
        <w:t>truth or righteousness? Or justice?</w:t>
      </w:r>
    </w:p>
  </w:comment>
  <w:comment w:id="566" w:author="Windows User" w:date="2015-10-30T08:56:00Z" w:initials="BS">
    <w:p w14:paraId="1C135E98" w14:textId="77777777" w:rsidR="008B7CFC" w:rsidRDefault="008B7CFC" w:rsidP="00E35F1F">
      <w:pPr>
        <w:pStyle w:val="CommentText"/>
      </w:pPr>
      <w:r>
        <w:rPr>
          <w:rStyle w:val="CommentReference"/>
        </w:rPr>
        <w:annotationRef/>
      </w:r>
      <w:r>
        <w:t>patience or longsuffering?</w:t>
      </w:r>
    </w:p>
  </w:comment>
  <w:comment w:id="567" w:author="Windows User" w:date="2015-10-30T08:56:00Z" w:initials="BS">
    <w:p w14:paraId="2E20A232" w14:textId="77777777" w:rsidR="008B7CFC" w:rsidRDefault="008B7CFC" w:rsidP="00E35F1F">
      <w:pPr>
        <w:pStyle w:val="CommentText"/>
      </w:pPr>
      <w:r>
        <w:rPr>
          <w:rStyle w:val="CommentReference"/>
        </w:rPr>
        <w:annotationRef/>
      </w:r>
      <w:r>
        <w:t>just "at the first watch"?</w:t>
      </w:r>
    </w:p>
  </w:comment>
  <w:comment w:id="568" w:author="Windows User" w:date="2015-10-30T08:56:00Z" w:initials="BS">
    <w:p w14:paraId="34FB1BC0" w14:textId="77777777" w:rsidR="008B7CFC" w:rsidRDefault="008B7CFC" w:rsidP="00E35F1F">
      <w:pPr>
        <w:pStyle w:val="CommentText"/>
      </w:pPr>
      <w:r>
        <w:rPr>
          <w:rStyle w:val="CommentReference"/>
        </w:rPr>
        <w:annotationRef/>
      </w:r>
      <w:r>
        <w:t>sweet, or easy?</w:t>
      </w:r>
    </w:p>
  </w:comment>
  <w:comment w:id="569" w:author="Windows User" w:date="2015-10-30T08:56:00Z" w:initials="BS">
    <w:p w14:paraId="20646872" w14:textId="77777777" w:rsidR="008B7CFC" w:rsidRDefault="008B7CFC" w:rsidP="00E35F1F">
      <w:pPr>
        <w:pStyle w:val="CommentText"/>
      </w:pPr>
      <w:r>
        <w:rPr>
          <w:rStyle w:val="CommentReference"/>
        </w:rPr>
        <w:annotationRef/>
      </w:r>
      <w:r>
        <w:t>less accurate than beloved, but sounds a lot better..</w:t>
      </w:r>
    </w:p>
  </w:comment>
  <w:comment w:id="570" w:author="Windows User" w:date="2015-10-30T08:56:00Z" w:initials="BS">
    <w:p w14:paraId="4707B322" w14:textId="77777777" w:rsidR="008B7CFC" w:rsidRDefault="008B7CFC" w:rsidP="00E35F1F">
      <w:pPr>
        <w:pStyle w:val="CommentText"/>
      </w:pPr>
      <w:r>
        <w:rPr>
          <w:rStyle w:val="CommentReference"/>
        </w:rPr>
        <w:annotationRef/>
      </w:r>
      <w:r>
        <w:t>sound better if omit of?</w:t>
      </w:r>
    </w:p>
  </w:comment>
  <w:comment w:id="571" w:author="Windows User" w:date="2015-10-30T08:56:00Z" w:initials="BS">
    <w:p w14:paraId="0D6FF167" w14:textId="77777777" w:rsidR="008B7CFC" w:rsidRDefault="008B7CFC" w:rsidP="00E35F1F">
      <w:pPr>
        <w:pStyle w:val="CommentText"/>
      </w:pPr>
      <w:r>
        <w:rPr>
          <w:rStyle w:val="CommentReference"/>
        </w:rPr>
        <w:annotationRef/>
      </w:r>
      <w:r>
        <w:t>truth, or righteousness?</w:t>
      </w:r>
    </w:p>
  </w:comment>
  <w:comment w:id="572" w:author="Windows User" w:date="2015-10-30T08:56:00Z" w:initials="BS">
    <w:p w14:paraId="1A8CABED" w14:textId="77777777" w:rsidR="008B7CFC" w:rsidRDefault="008B7CFC" w:rsidP="00E35F1F">
      <w:pPr>
        <w:pStyle w:val="CommentText"/>
      </w:pPr>
      <w:r>
        <w:rPr>
          <w:rStyle w:val="CommentReference"/>
        </w:rPr>
        <w:annotationRef/>
      </w:r>
      <w:r>
        <w:t>true, or perfecvt?</w:t>
      </w:r>
    </w:p>
  </w:comment>
  <w:comment w:id="573" w:author="Windows User" w:date="2015-10-30T08:56:00Z" w:initials="BS">
    <w:p w14:paraId="21AC5CB8" w14:textId="77777777" w:rsidR="008B7CFC" w:rsidRDefault="008B7CFC" w:rsidP="00E35F1F">
      <w:pPr>
        <w:pStyle w:val="CommentText"/>
      </w:pPr>
      <w:r>
        <w:rPr>
          <w:rStyle w:val="CommentReference"/>
        </w:rPr>
        <w:annotationRef/>
      </w:r>
      <w:r>
        <w:t>and?</w:t>
      </w:r>
    </w:p>
  </w:comment>
  <w:comment w:id="574" w:author="Windows User" w:date="2015-10-30T08:56:00Z" w:initials="BS">
    <w:p w14:paraId="6C6DCC78" w14:textId="77777777" w:rsidR="008B7CFC" w:rsidRDefault="008B7CFC" w:rsidP="00E35F1F">
      <w:pPr>
        <w:pStyle w:val="CommentText"/>
      </w:pPr>
      <w:r>
        <w:rPr>
          <w:rStyle w:val="CommentReference"/>
        </w:rPr>
        <w:annotationRef/>
      </w:r>
      <w:r>
        <w:t>gather is in first line in Coptic, but tune flows better here..</w:t>
      </w:r>
    </w:p>
  </w:comment>
  <w:comment w:id="575" w:author="Windows User" w:date="2015-10-30T08:56:00Z" w:initials="BS">
    <w:p w14:paraId="4B49F853" w14:textId="77777777" w:rsidR="008B7CFC" w:rsidRDefault="008B7CFC" w:rsidP="00E35F1F">
      <w:pPr>
        <w:pStyle w:val="CommentText"/>
      </w:pPr>
      <w:r>
        <w:rPr>
          <w:rStyle w:val="CommentReference"/>
        </w:rPr>
        <w:annotationRef/>
      </w:r>
      <w:r>
        <w:t>will?</w:t>
      </w:r>
    </w:p>
  </w:comment>
  <w:comment w:id="576" w:author="Windows User" w:date="2015-10-30T08:56:00Z" w:initials="BS">
    <w:p w14:paraId="6FC8752C" w14:textId="77777777" w:rsidR="008B7CFC" w:rsidRDefault="008B7CFC" w:rsidP="00E35F1F">
      <w:pPr>
        <w:pStyle w:val="CommentText"/>
      </w:pPr>
      <w:r>
        <w:rPr>
          <w:rStyle w:val="CommentReference"/>
        </w:rPr>
        <w:annotationRef/>
      </w:r>
      <w:r>
        <w:t>save? keep? deliver?</w:t>
      </w:r>
    </w:p>
  </w:comment>
  <w:comment w:id="577" w:author="Windows User" w:date="2015-10-30T08:56:00Z" w:initials="BS">
    <w:p w14:paraId="7843FDD6" w14:textId="77777777" w:rsidR="008B7CFC" w:rsidRDefault="008B7CFC" w:rsidP="00E35F1F">
      <w:pPr>
        <w:pStyle w:val="CommentText"/>
      </w:pPr>
      <w:r>
        <w:rPr>
          <w:rStyle w:val="CommentReference"/>
        </w:rPr>
        <w:annotationRef/>
      </w:r>
      <w:r>
        <w:t>need a convention for making "ak ee". {}? bold?</w:t>
      </w:r>
    </w:p>
  </w:comment>
  <w:comment w:id="578" w:author="Windows User" w:date="2015-10-30T08:56:00Z" w:initials="BS">
    <w:p w14:paraId="636DE776" w14:textId="77777777" w:rsidR="008B7CFC" w:rsidRDefault="008B7CFC" w:rsidP="00E35F1F">
      <w:pPr>
        <w:pStyle w:val="CommentText"/>
      </w:pPr>
      <w:r>
        <w:rPr>
          <w:rStyle w:val="CommentReference"/>
        </w:rPr>
        <w:annotationRef/>
      </w:r>
      <w:r>
        <w:t>I like it better with "be" in... thoughts?</w:t>
      </w:r>
    </w:p>
  </w:comment>
  <w:comment w:id="588" w:author="Windows User" w:date="2015-11-02T12:45:00Z" w:initials="BS">
    <w:p w14:paraId="0A55894A" w14:textId="77777777" w:rsidR="008B7CFC" w:rsidRDefault="008B7CFC" w:rsidP="00E35F1F">
      <w:pPr>
        <w:pStyle w:val="CommentText"/>
      </w:pPr>
      <w:r>
        <w:rPr>
          <w:rStyle w:val="CommentReference"/>
        </w:rPr>
        <w:annotationRef/>
      </w:r>
      <w:r>
        <w:t>this splitting of the verses doesn't follow the Coptic... does it really flow much better, or is it just that I'm more used to it?</w:t>
      </w:r>
    </w:p>
  </w:comment>
  <w:comment w:id="589" w:author="Windows User" w:date="2015-10-30T08:56:00Z" w:initials="BS">
    <w:p w14:paraId="0E80932F" w14:textId="77777777" w:rsidR="008B7CFC" w:rsidRDefault="008B7CFC" w:rsidP="00E35F1F">
      <w:pPr>
        <w:pStyle w:val="CommentText"/>
      </w:pPr>
      <w:r>
        <w:rPr>
          <w:rStyle w:val="CommentReference"/>
        </w:rPr>
        <w:annotationRef/>
      </w:r>
      <w:r>
        <w:t>does coptic bear out? Feels much more right to me.</w:t>
      </w:r>
    </w:p>
  </w:comment>
  <w:comment w:id="590" w:author="Windows User" w:date="2015-10-30T08:56:00Z" w:initials="BS">
    <w:p w14:paraId="759B277F" w14:textId="77777777" w:rsidR="008B7CFC" w:rsidRDefault="008B7CFC" w:rsidP="00E35F1F">
      <w:pPr>
        <w:pStyle w:val="CommentText"/>
      </w:pPr>
      <w:r>
        <w:rPr>
          <w:rStyle w:val="CommentReference"/>
        </w:rPr>
        <w:annotationRef/>
      </w:r>
      <w:r>
        <w:t>tense?</w:t>
      </w:r>
    </w:p>
  </w:comment>
  <w:comment w:id="591" w:author="Windows User" w:date="2015-10-30T08:56:00Z" w:initials="BS">
    <w:p w14:paraId="5C472088" w14:textId="77777777" w:rsidR="008B7CFC" w:rsidRDefault="008B7CFC" w:rsidP="00E35F1F">
      <w:pPr>
        <w:pStyle w:val="CommentText"/>
      </w:pPr>
      <w:r>
        <w:rPr>
          <w:rStyle w:val="CommentReference"/>
        </w:rPr>
        <w:annotationRef/>
      </w:r>
      <w:r>
        <w:t>exalt or magnify?</w:t>
      </w:r>
    </w:p>
  </w:comment>
  <w:comment w:id="592" w:author="Windows User" w:date="2015-10-30T08:56:00Z" w:initials="BS">
    <w:p w14:paraId="2FB7E2BD" w14:textId="77777777" w:rsidR="008B7CFC" w:rsidRDefault="008B7CFC" w:rsidP="00E35F1F">
      <w:pPr>
        <w:pStyle w:val="CommentText"/>
      </w:pPr>
      <w:r>
        <w:rPr>
          <w:rStyle w:val="CommentReference"/>
        </w:rPr>
        <w:annotationRef/>
      </w:r>
      <w:r>
        <w:t>or iwn?</w:t>
      </w:r>
    </w:p>
  </w:comment>
  <w:comment w:id="596" w:author="Windows User" w:date="2015-10-30T08:56:00Z" w:initials="BS">
    <w:p w14:paraId="3C8244A0" w14:textId="77777777" w:rsidR="008B7CFC" w:rsidRDefault="008B7CFC" w:rsidP="00E35F1F">
      <w:pPr>
        <w:pStyle w:val="CommentText"/>
      </w:pPr>
      <w:r>
        <w:rPr>
          <w:rStyle w:val="CommentReference"/>
        </w:rPr>
        <w:annotationRef/>
      </w:r>
      <w:r>
        <w:t>does type capture "it foretold the sign" in more contemporary language than "a figure"</w:t>
      </w:r>
    </w:p>
  </w:comment>
  <w:comment w:id="597" w:author="Windows User" w:date="2015-10-30T08:56:00Z" w:initials="BS">
    <w:p w14:paraId="6C8F9167" w14:textId="77777777" w:rsidR="008B7CFC" w:rsidRDefault="008B7CFC" w:rsidP="00E35F1F">
      <w:pPr>
        <w:pStyle w:val="CommentText"/>
      </w:pPr>
      <w:r>
        <w:rPr>
          <w:rStyle w:val="CommentReference"/>
        </w:rPr>
        <w:annotationRef/>
      </w:r>
      <w:r>
        <w:t>correct that no mention of nature?</w:t>
      </w:r>
    </w:p>
  </w:comment>
  <w:comment w:id="598" w:author="Windows User" w:date="2015-10-30T08:56:00Z" w:initials="BS">
    <w:p w14:paraId="5ACA101B" w14:textId="77777777" w:rsidR="008B7CFC" w:rsidRDefault="008B7CFC" w:rsidP="00E35F1F">
      <w:pPr>
        <w:pStyle w:val="CommentText"/>
      </w:pPr>
      <w:r>
        <w:rPr>
          <w:rStyle w:val="CommentReference"/>
        </w:rPr>
        <w:annotationRef/>
      </w:r>
      <w:r>
        <w:t>holy or pure? divinity or godhead?</w:t>
      </w:r>
    </w:p>
  </w:comment>
  <w:comment w:id="599" w:author="Windows User" w:date="2015-10-30T08:56:00Z" w:initials="BS">
    <w:p w14:paraId="14D8C709" w14:textId="77777777" w:rsidR="008B7CFC" w:rsidRDefault="008B7CFC" w:rsidP="00E35F1F">
      <w:pPr>
        <w:pStyle w:val="CommentText"/>
      </w:pPr>
      <w:r>
        <w:rPr>
          <w:rStyle w:val="CommentReference"/>
        </w:rPr>
        <w:annotationRef/>
      </w:r>
      <w:r>
        <w:t>born or begotten? begotten without seeed or without mixture of substance?</w:t>
      </w:r>
    </w:p>
  </w:comment>
  <w:comment w:id="600" w:author="Windows User" w:date="2015-10-30T08:56:00Z" w:initials="BS">
    <w:p w14:paraId="5B5854F9" w14:textId="77777777" w:rsidR="008B7CFC" w:rsidRDefault="008B7CFC" w:rsidP="00E35F1F">
      <w:pPr>
        <w:pStyle w:val="CommentText"/>
      </w:pPr>
      <w:r>
        <w:rPr>
          <w:rStyle w:val="CommentReference"/>
        </w:rPr>
        <w:annotationRef/>
      </w:r>
      <w:r>
        <w:t>coessential or consubstantial?</w:t>
      </w:r>
    </w:p>
  </w:comment>
  <w:comment w:id="601" w:author="Windows User" w:date="2015-10-30T08:56:00Z" w:initials="BS">
    <w:p w14:paraId="66C0B0D7" w14:textId="77777777" w:rsidR="008B7CFC" w:rsidRDefault="008B7CFC" w:rsidP="00E35F1F">
      <w:pPr>
        <w:pStyle w:val="CommentText"/>
      </w:pPr>
      <w:r>
        <w:rPr>
          <w:rStyle w:val="CommentReference"/>
        </w:rPr>
        <w:annotationRef/>
      </w:r>
      <w:r>
        <w:t>made one or joined?</w:t>
      </w:r>
    </w:p>
  </w:comment>
  <w:comment w:id="602" w:author="Windows User" w:date="2015-10-30T08:56:00Z" w:initials="BS">
    <w:p w14:paraId="094D26E3" w14:textId="77777777" w:rsidR="008B7CFC" w:rsidRDefault="008B7CFC" w:rsidP="00E35F1F">
      <w:pPr>
        <w:pStyle w:val="CommentText"/>
      </w:pPr>
      <w:r>
        <w:rPr>
          <w:rStyle w:val="CommentReference"/>
        </w:rPr>
        <w:annotationRef/>
      </w:r>
      <w:r>
        <w:t>does this rephrasing capture it ok?</w:t>
      </w:r>
    </w:p>
  </w:comment>
  <w:comment w:id="603" w:author="Windows User" w:date="2015-10-30T08:56:00Z" w:initials="BS">
    <w:p w14:paraId="6FD992D3" w14:textId="77777777" w:rsidR="008B7CFC" w:rsidRDefault="008B7CFC" w:rsidP="00E35F1F">
      <w:pPr>
        <w:pStyle w:val="CommentText"/>
      </w:pPr>
      <w:r>
        <w:rPr>
          <w:rStyle w:val="CommentReference"/>
        </w:rPr>
        <w:annotationRef/>
      </w:r>
      <w:r>
        <w:t>something clearer than putplue?</w:t>
      </w:r>
    </w:p>
  </w:comment>
  <w:comment w:id="604" w:author="Windows User" w:date="2015-10-30T08:56:00Z" w:initials="BS">
    <w:p w14:paraId="08E2A9FB" w14:textId="77777777" w:rsidR="008B7CFC" w:rsidRDefault="008B7CFC" w:rsidP="00E35F1F">
      <w:pPr>
        <w:pStyle w:val="CommentText"/>
      </w:pPr>
      <w:r>
        <w:rPr>
          <w:rStyle w:val="CommentReference"/>
        </w:rPr>
        <w:annotationRef/>
      </w:r>
      <w:r>
        <w:t>woven or fine?</w:t>
      </w:r>
    </w:p>
  </w:comment>
  <w:comment w:id="605" w:author="Windows User" w:date="2015-10-30T08:56:00Z" w:initials="BS">
    <w:p w14:paraId="7A9FC970" w14:textId="77777777" w:rsidR="008B7CFC" w:rsidRDefault="008B7CFC" w:rsidP="00E35F1F">
      <w:pPr>
        <w:pStyle w:val="CommentText"/>
      </w:pPr>
      <w:r>
        <w:rPr>
          <w:rStyle w:val="CommentReference"/>
        </w:rPr>
        <w:annotationRef/>
      </w:r>
      <w:r>
        <w:t>palin</w:t>
      </w:r>
    </w:p>
  </w:comment>
  <w:comment w:id="606" w:author="Windows User" w:date="2015-10-30T08:56:00Z" w:initials="BS">
    <w:p w14:paraId="5EFFC3EC" w14:textId="77777777" w:rsidR="008B7CFC" w:rsidRDefault="008B7CFC" w:rsidP="00E35F1F">
      <w:pPr>
        <w:pStyle w:val="CommentText"/>
      </w:pPr>
      <w:r>
        <w:rPr>
          <w:rStyle w:val="CommentReference"/>
        </w:rPr>
        <w:annotationRef/>
      </w:r>
      <w:r>
        <w:t>exalt or magnify?</w:t>
      </w:r>
    </w:p>
  </w:comment>
  <w:comment w:id="607" w:author="Windows User" w:date="2015-10-30T08:56:00Z" w:initials="BS">
    <w:p w14:paraId="150C26DA" w14:textId="77777777" w:rsidR="008B7CFC" w:rsidRDefault="008B7CFC" w:rsidP="00E35F1F">
      <w:pPr>
        <w:pStyle w:val="CommentText"/>
      </w:pPr>
      <w:r>
        <w:rPr>
          <w:rStyle w:val="CommentReference"/>
        </w:rPr>
        <w:annotationRef/>
      </w:r>
      <w:r>
        <w:t>or iwn?</w:t>
      </w:r>
    </w:p>
  </w:comment>
  <w:comment w:id="611" w:author="Windows User" w:date="2015-10-30T08:56:00Z" w:initials="BS">
    <w:p w14:paraId="0E3B452D" w14:textId="77777777" w:rsidR="008B7CFC" w:rsidRDefault="008B7CFC"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12" w:author="Windows User" w:date="2015-10-30T08:56:00Z" w:initials="BS">
    <w:p w14:paraId="12D989DF" w14:textId="77777777" w:rsidR="008B7CFC" w:rsidRDefault="008B7CFC" w:rsidP="00E35F1F">
      <w:pPr>
        <w:pStyle w:val="CommentText"/>
      </w:pPr>
      <w:r>
        <w:rPr>
          <w:rStyle w:val="CommentReference"/>
        </w:rPr>
        <w:annotationRef/>
      </w:r>
      <w:r>
        <w:t>forged or beaten?</w:t>
      </w:r>
    </w:p>
  </w:comment>
  <w:comment w:id="613" w:author="Windows User" w:date="2015-10-30T08:56:00Z" w:initials="BS">
    <w:p w14:paraId="3E8ADE2B" w14:textId="77777777" w:rsidR="008B7CFC" w:rsidRDefault="008B7CFC" w:rsidP="00E35F1F">
      <w:pPr>
        <w:pStyle w:val="CommentText"/>
      </w:pPr>
      <w:r>
        <w:rPr>
          <w:rStyle w:val="CommentReference"/>
        </w:rPr>
        <w:annotationRef/>
      </w:r>
      <w:r>
        <w:t>omit? always and move up mercy seat?</w:t>
      </w:r>
    </w:p>
  </w:comment>
  <w:comment w:id="614" w:author="Windows User" w:date="2015-10-30T08:56:00Z" w:initials="BS">
    <w:p w14:paraId="7079ED43" w14:textId="77777777" w:rsidR="008B7CFC" w:rsidRDefault="008B7CFC" w:rsidP="00E35F1F">
      <w:pPr>
        <w:pStyle w:val="CommentText"/>
      </w:pPr>
      <w:r>
        <w:rPr>
          <w:rStyle w:val="CommentReference"/>
        </w:rPr>
        <w:annotationRef/>
      </w:r>
      <w:r>
        <w:t>tense? past makes a lot more sense</w:t>
      </w:r>
    </w:p>
  </w:comment>
  <w:comment w:id="615" w:author="Windows User" w:date="2015-10-30T08:56:00Z" w:initials="BS">
    <w:p w14:paraId="109014C9" w14:textId="77777777" w:rsidR="008B7CFC" w:rsidRDefault="008B7CFC" w:rsidP="00E35F1F">
      <w:pPr>
        <w:pStyle w:val="CommentText"/>
      </w:pPr>
      <w:r>
        <w:rPr>
          <w:rStyle w:val="CommentReference"/>
        </w:rPr>
        <w:annotationRef/>
      </w:r>
      <w:r>
        <w:t>why does Abouna omit sin?</w:t>
      </w:r>
    </w:p>
  </w:comment>
  <w:comment w:id="616" w:author="Windows User" w:date="2015-10-30T08:56:00Z" w:initials="BS">
    <w:p w14:paraId="027A16CD" w14:textId="77777777" w:rsidR="008B7CFC" w:rsidRDefault="008B7CFC" w:rsidP="00E35F1F">
      <w:pPr>
        <w:pStyle w:val="CommentText"/>
      </w:pPr>
      <w:r>
        <w:rPr>
          <w:rStyle w:val="CommentReference"/>
        </w:rPr>
        <w:annotationRef/>
      </w:r>
      <w:r>
        <w:t>exalt or magnify?</w:t>
      </w:r>
    </w:p>
  </w:comment>
  <w:comment w:id="617" w:author="Windows User" w:date="2015-10-30T08:56:00Z" w:initials="BS">
    <w:p w14:paraId="20C9574B" w14:textId="77777777" w:rsidR="008B7CFC" w:rsidRDefault="008B7CFC" w:rsidP="00E35F1F">
      <w:pPr>
        <w:pStyle w:val="CommentText"/>
      </w:pPr>
      <w:r>
        <w:rPr>
          <w:rStyle w:val="CommentReference"/>
        </w:rPr>
        <w:annotationRef/>
      </w:r>
      <w:r>
        <w:t>or iwn?</w:t>
      </w:r>
    </w:p>
  </w:comment>
  <w:comment w:id="621" w:author="Windows User" w:date="2015-10-30T08:56:00Z" w:initials="BS">
    <w:p w14:paraId="6726A127" w14:textId="77777777" w:rsidR="008B7CFC" w:rsidRDefault="008B7CFC" w:rsidP="00E35F1F">
      <w:pPr>
        <w:pStyle w:val="CommentText"/>
      </w:pPr>
      <w:r>
        <w:rPr>
          <w:rStyle w:val="CommentReference"/>
        </w:rPr>
        <w:annotationRef/>
      </w:r>
      <w:r>
        <w:t>That your name be called... sounds like an expression that should just be that you be called in english. Thoughts?</w:t>
      </w:r>
    </w:p>
  </w:comment>
  <w:comment w:id="622" w:author="Windows User" w:date="2015-10-30T08:56:00Z" w:initials="BS">
    <w:p w14:paraId="50013BE5" w14:textId="77777777" w:rsidR="008B7CFC" w:rsidRDefault="008B7CFC" w:rsidP="00E35F1F">
      <w:pPr>
        <w:pStyle w:val="CommentText"/>
      </w:pPr>
      <w:r>
        <w:rPr>
          <w:rStyle w:val="CommentReference"/>
        </w:rPr>
        <w:annotationRef/>
      </w:r>
      <w:r>
        <w:t>for isn't accurate... but sounds better</w:t>
      </w:r>
    </w:p>
  </w:comment>
  <w:comment w:id="623" w:author="Windows User" w:date="2015-10-30T08:56:00Z" w:initials="BS">
    <w:p w14:paraId="5A639B27" w14:textId="77777777" w:rsidR="008B7CFC" w:rsidRDefault="008B7CFC" w:rsidP="00E35F1F">
      <w:pPr>
        <w:pStyle w:val="CommentText"/>
      </w:pPr>
      <w:r>
        <w:rPr>
          <w:rStyle w:val="CommentReference"/>
        </w:rPr>
        <w:annotationRef/>
      </w:r>
      <w:r>
        <w:t>exalt or magnify?</w:t>
      </w:r>
    </w:p>
  </w:comment>
  <w:comment w:id="624" w:author="Windows User" w:date="2015-10-30T08:56:00Z" w:initials="BS">
    <w:p w14:paraId="3A4414A4" w14:textId="77777777" w:rsidR="008B7CFC" w:rsidRDefault="008B7CFC" w:rsidP="00E35F1F">
      <w:pPr>
        <w:pStyle w:val="CommentText"/>
      </w:pPr>
      <w:r>
        <w:rPr>
          <w:rStyle w:val="CommentReference"/>
        </w:rPr>
        <w:annotationRef/>
      </w:r>
      <w:r>
        <w:t>or iwn?</w:t>
      </w:r>
    </w:p>
  </w:comment>
  <w:comment w:id="628" w:author="Windows User" w:date="2015-10-30T08:56:00Z" w:initials="BS">
    <w:p w14:paraId="60D89983" w14:textId="77777777" w:rsidR="008B7CFC" w:rsidRDefault="008B7CFC" w:rsidP="00E35F1F">
      <w:pPr>
        <w:pStyle w:val="CommentText"/>
      </w:pPr>
      <w:r>
        <w:rPr>
          <w:rStyle w:val="CommentReference"/>
        </w:rPr>
        <w:annotationRef/>
      </w:r>
      <w:r>
        <w:t>perpetual lamp?</w:t>
      </w:r>
    </w:p>
  </w:comment>
  <w:comment w:id="629" w:author="Windows User" w:date="2015-10-30T08:56:00Z" w:initials="BS">
    <w:p w14:paraId="708630CC" w14:textId="77777777" w:rsidR="008B7CFC" w:rsidRDefault="008B7CFC" w:rsidP="00E35F1F">
      <w:pPr>
        <w:pStyle w:val="CommentText"/>
      </w:pPr>
      <w:r>
        <w:rPr>
          <w:rStyle w:val="CommentReference"/>
        </w:rPr>
        <w:annotationRef/>
      </w:r>
      <w:r>
        <w:t>parousia?</w:t>
      </w:r>
    </w:p>
  </w:comment>
  <w:comment w:id="630" w:author="Windows User" w:date="2015-10-30T08:56:00Z" w:initials="BS">
    <w:p w14:paraId="670AE5C3" w14:textId="77777777" w:rsidR="008B7CFC" w:rsidRDefault="008B7CFC" w:rsidP="00E35F1F">
      <w:pPr>
        <w:pStyle w:val="CommentText"/>
      </w:pPr>
      <w:r>
        <w:rPr>
          <w:rStyle w:val="CommentReference"/>
        </w:rPr>
        <w:annotationRef/>
      </w:r>
      <w:r>
        <w:t>tense?</w:t>
      </w:r>
    </w:p>
  </w:comment>
  <w:comment w:id="631" w:author="Windows User" w:date="2015-10-30T08:56:00Z" w:initials="BS">
    <w:p w14:paraId="281D5A29" w14:textId="77777777" w:rsidR="008B7CFC" w:rsidRDefault="008B7CFC" w:rsidP="00E35F1F">
      <w:pPr>
        <w:pStyle w:val="CommentText"/>
      </w:pPr>
      <w:r>
        <w:rPr>
          <w:rStyle w:val="CommentReference"/>
        </w:rPr>
        <w:annotationRef/>
      </w:r>
      <w:r>
        <w:t>enlightens?</w:t>
      </w:r>
    </w:p>
  </w:comment>
  <w:comment w:id="632" w:author="Windows User" w:date="2015-10-30T08:56:00Z" w:initials="BS">
    <w:p w14:paraId="09189517" w14:textId="77777777" w:rsidR="008B7CFC" w:rsidRDefault="008B7CFC" w:rsidP="00E35F1F">
      <w:pPr>
        <w:pStyle w:val="CommentText"/>
      </w:pPr>
      <w:r>
        <w:rPr>
          <w:rStyle w:val="CommentReference"/>
        </w:rPr>
        <w:annotationRef/>
      </w:r>
      <w:r>
        <w:t>exalt or magnify?</w:t>
      </w:r>
    </w:p>
  </w:comment>
  <w:comment w:id="633" w:author="Windows User" w:date="2015-10-30T08:56:00Z" w:initials="BS">
    <w:p w14:paraId="0F1C3DB1" w14:textId="77777777" w:rsidR="008B7CFC" w:rsidRDefault="008B7CFC" w:rsidP="00E35F1F">
      <w:pPr>
        <w:pStyle w:val="CommentText"/>
      </w:pPr>
      <w:r>
        <w:rPr>
          <w:rStyle w:val="CommentReference"/>
        </w:rPr>
        <w:annotationRef/>
      </w:r>
      <w:r>
        <w:t>or iwn?</w:t>
      </w:r>
    </w:p>
  </w:comment>
  <w:comment w:id="637" w:author="Windows User" w:date="2015-10-30T08:56:00Z" w:initials="BS">
    <w:p w14:paraId="49777AD4" w14:textId="77777777" w:rsidR="008B7CFC" w:rsidRDefault="008B7CFC" w:rsidP="00E35F1F">
      <w:pPr>
        <w:pStyle w:val="CommentText"/>
      </w:pPr>
      <w:r>
        <w:rPr>
          <w:rStyle w:val="CommentReference"/>
        </w:rPr>
        <w:annotationRef/>
      </w:r>
      <w:r>
        <w:t>this order better or worse?</w:t>
      </w:r>
    </w:p>
  </w:comment>
  <w:comment w:id="638" w:author="Windows User" w:date="2015-10-30T08:56:00Z" w:initials="BS">
    <w:p w14:paraId="07AFF474" w14:textId="77777777" w:rsidR="008B7CFC" w:rsidRDefault="008B7CFC" w:rsidP="00E35F1F">
      <w:pPr>
        <w:pStyle w:val="CommentText"/>
      </w:pPr>
      <w:r>
        <w:rPr>
          <w:rStyle w:val="CommentReference"/>
        </w:rPr>
        <w:annotationRef/>
      </w:r>
      <w:r>
        <w:t>I think upon should stay here</w:t>
      </w:r>
    </w:p>
  </w:comment>
  <w:comment w:id="639" w:author="Windows User" w:date="2015-10-30T08:56:00Z" w:initials="BS">
    <w:p w14:paraId="0441CD07" w14:textId="77777777" w:rsidR="008B7CFC" w:rsidRDefault="008B7CFC" w:rsidP="00E35F1F">
      <w:pPr>
        <w:pStyle w:val="CommentText"/>
      </w:pPr>
      <w:r>
        <w:rPr>
          <w:rStyle w:val="CommentReference"/>
        </w:rPr>
        <w:annotationRef/>
      </w:r>
      <w:r>
        <w:t>exalt or magnify?</w:t>
      </w:r>
    </w:p>
  </w:comment>
  <w:comment w:id="640" w:author="Windows User" w:date="2015-10-30T08:56:00Z" w:initials="BS">
    <w:p w14:paraId="6B633293" w14:textId="77777777" w:rsidR="008B7CFC" w:rsidRDefault="008B7CFC" w:rsidP="00E35F1F">
      <w:pPr>
        <w:pStyle w:val="CommentText"/>
      </w:pPr>
      <w:r>
        <w:rPr>
          <w:rStyle w:val="CommentReference"/>
        </w:rPr>
        <w:annotationRef/>
      </w:r>
      <w:r>
        <w:t>or iwn?</w:t>
      </w:r>
    </w:p>
  </w:comment>
  <w:comment w:id="648" w:author="Windows User" w:date="2015-10-30T08:56:00Z" w:initials="BS">
    <w:p w14:paraId="5798119C" w14:textId="77777777" w:rsidR="008B7CFC" w:rsidRDefault="008B7CFC" w:rsidP="00E35F1F">
      <w:pPr>
        <w:pStyle w:val="CommentText"/>
      </w:pPr>
      <w:r>
        <w:rPr>
          <w:rStyle w:val="CommentReference"/>
        </w:rPr>
        <w:annotationRef/>
      </w:r>
      <w:r>
        <w:t>The phrase is "Our God in truth". Placing a coma before "in truth" makis it sound like "in truth withotu the seed of man"</w:t>
      </w:r>
    </w:p>
  </w:comment>
  <w:comment w:id="649" w:author="Windows User" w:date="2015-10-30T08:56:00Z" w:initials="BS">
    <w:p w14:paraId="7FE87033" w14:textId="77777777" w:rsidR="008B7CFC" w:rsidRDefault="008B7CFC" w:rsidP="00E35F1F">
      <w:pPr>
        <w:pStyle w:val="CommentText"/>
      </w:pPr>
      <w:r>
        <w:rPr>
          <w:rStyle w:val="CommentReference"/>
        </w:rPr>
        <w:annotationRef/>
      </w:r>
      <w:r>
        <w:t>While being virgin is correct. But it sounds strange. being a virgin is less accurate. Being virginal?</w:t>
      </w:r>
    </w:p>
  </w:comment>
  <w:comment w:id="650" w:author="Windows User" w:date="2015-10-30T08:56:00Z" w:initials="BS">
    <w:p w14:paraId="13254F43" w14:textId="77777777" w:rsidR="008B7CFC" w:rsidRDefault="008B7CFC" w:rsidP="00E35F1F">
      <w:pPr>
        <w:pStyle w:val="CommentText"/>
      </w:pPr>
      <w:r>
        <w:rPr>
          <w:rStyle w:val="CommentReference"/>
        </w:rPr>
        <w:annotationRef/>
      </w:r>
      <w:r>
        <w:t>I like holy better than saint. But it isn't very consistent since Abouna renders it saint everywhere else...</w:t>
      </w:r>
    </w:p>
  </w:comment>
  <w:comment w:id="651" w:author="Windows User" w:date="2015-10-30T08:56:00Z" w:initials="BS">
    <w:p w14:paraId="195E8533" w14:textId="77777777" w:rsidR="008B7CFC" w:rsidRDefault="008B7CFC" w:rsidP="00E35F1F">
      <w:pPr>
        <w:pStyle w:val="CommentText"/>
      </w:pPr>
      <w:r>
        <w:rPr>
          <w:rStyle w:val="CommentReference"/>
        </w:rPr>
        <w:annotationRef/>
      </w:r>
      <w:r>
        <w:t>what word works here? dwelling doesn't. it would have to be dwelling place, which is too long.</w:t>
      </w:r>
    </w:p>
  </w:comment>
  <w:comment w:id="652" w:author="Windows User" w:date="2015-10-30T08:56:00Z" w:initials="BS">
    <w:p w14:paraId="5A28B06B" w14:textId="77777777" w:rsidR="008B7CFC" w:rsidRDefault="008B7CFC" w:rsidP="00E35F1F">
      <w:pPr>
        <w:pStyle w:val="CommentText"/>
      </w:pPr>
      <w:r>
        <w:rPr>
          <w:rStyle w:val="CommentReference"/>
        </w:rPr>
        <w:annotationRef/>
      </w:r>
      <w:r>
        <w:t>exalt or magnify?</w:t>
      </w:r>
    </w:p>
  </w:comment>
  <w:comment w:id="653" w:author="Windows User" w:date="2015-10-30T08:56:00Z" w:initials="BS">
    <w:p w14:paraId="6604F03B" w14:textId="77777777" w:rsidR="008B7CFC" w:rsidRDefault="008B7CFC" w:rsidP="00E35F1F">
      <w:pPr>
        <w:pStyle w:val="CommentText"/>
      </w:pPr>
      <w:r>
        <w:rPr>
          <w:rStyle w:val="CommentReference"/>
        </w:rPr>
        <w:annotationRef/>
      </w:r>
      <w:r>
        <w:t>or iwn?</w:t>
      </w:r>
    </w:p>
  </w:comment>
  <w:comment w:id="657" w:author="Windows User" w:date="2015-10-30T08:56:00Z" w:initials="BS">
    <w:p w14:paraId="6680EED5" w14:textId="77777777" w:rsidR="008B7CFC" w:rsidRDefault="008B7CFC" w:rsidP="00E35F1F">
      <w:pPr>
        <w:pStyle w:val="CommentText"/>
      </w:pPr>
      <w:r>
        <w:rPr>
          <w:rStyle w:val="CommentReference"/>
        </w:rPr>
        <w:annotationRef/>
      </w:r>
      <w:r>
        <w:t>does this work?</w:t>
      </w:r>
    </w:p>
  </w:comment>
  <w:comment w:id="658" w:author="Windows User" w:date="2015-10-30T08:56:00Z" w:initials="BS">
    <w:p w14:paraId="7B5754B1" w14:textId="77777777" w:rsidR="008B7CFC" w:rsidRDefault="008B7CFC" w:rsidP="00E35F1F">
      <w:pPr>
        <w:pStyle w:val="CommentText"/>
      </w:pPr>
      <w:r>
        <w:rPr>
          <w:rStyle w:val="CommentReference"/>
        </w:rPr>
        <w:annotationRef/>
      </w:r>
      <w:r>
        <w:t>is this right?</w:t>
      </w:r>
    </w:p>
  </w:comment>
  <w:comment w:id="659" w:author="Windows User" w:date="2015-10-30T08:56:00Z" w:initials="BS">
    <w:p w14:paraId="6058F90B" w14:textId="77777777" w:rsidR="008B7CFC" w:rsidRDefault="008B7CFC" w:rsidP="00E35F1F">
      <w:pPr>
        <w:pStyle w:val="CommentText"/>
      </w:pPr>
      <w:r>
        <w:rPr>
          <w:rStyle w:val="CommentReference"/>
        </w:rPr>
        <w:annotationRef/>
      </w:r>
      <w:r>
        <w:t>?</w:t>
      </w:r>
    </w:p>
  </w:comment>
  <w:comment w:id="660" w:author="Windows User" w:date="2015-10-30T08:56:00Z" w:initials="BS">
    <w:p w14:paraId="505706D1" w14:textId="77777777" w:rsidR="008B7CFC" w:rsidRDefault="008B7CFC" w:rsidP="00E35F1F">
      <w:pPr>
        <w:pStyle w:val="CommentText"/>
      </w:pPr>
      <w:r>
        <w:rPr>
          <w:rStyle w:val="CommentReference"/>
        </w:rPr>
        <w:annotationRef/>
      </w:r>
      <w:r>
        <w:t>about or to?</w:t>
      </w:r>
    </w:p>
  </w:comment>
  <w:comment w:id="661" w:author="Windows User" w:date="2015-10-30T08:56:00Z" w:initials="BS">
    <w:p w14:paraId="35AD6860" w14:textId="77777777" w:rsidR="008B7CFC" w:rsidRDefault="008B7CFC" w:rsidP="00E35F1F">
      <w:pPr>
        <w:pStyle w:val="CommentText"/>
      </w:pPr>
      <w:r>
        <w:rPr>
          <w:rStyle w:val="CommentReference"/>
        </w:rPr>
        <w:annotationRef/>
      </w:r>
      <w:r>
        <w:t>proclaim or cry?</w:t>
      </w:r>
    </w:p>
  </w:comment>
  <w:comment w:id="662" w:author="Windows User" w:date="2015-10-30T08:56:00Z" w:initials="BS">
    <w:p w14:paraId="588A0CA8" w14:textId="77777777" w:rsidR="008B7CFC" w:rsidRDefault="008B7CFC" w:rsidP="00E35F1F">
      <w:pPr>
        <w:pStyle w:val="CommentText"/>
      </w:pPr>
      <w:r>
        <w:rPr>
          <w:rStyle w:val="CommentReference"/>
        </w:rPr>
        <w:annotationRef/>
      </w:r>
      <w:r>
        <w:t>??</w:t>
      </w:r>
    </w:p>
  </w:comment>
  <w:comment w:id="663" w:author="Windows User" w:date="2015-10-30T08:56:00Z" w:initials="BS">
    <w:p w14:paraId="43146472" w14:textId="77777777" w:rsidR="008B7CFC" w:rsidRDefault="008B7CFC" w:rsidP="00E35F1F">
      <w:pPr>
        <w:pStyle w:val="CommentText"/>
      </w:pPr>
      <w:r>
        <w:rPr>
          <w:rStyle w:val="CommentReference"/>
        </w:rPr>
        <w:annotationRef/>
      </w:r>
      <w:r>
        <w:t>just?</w:t>
      </w:r>
    </w:p>
  </w:comment>
  <w:comment w:id="664" w:author="Windows User" w:date="2015-10-30T08:56:00Z" w:initials="BS">
    <w:p w14:paraId="005E33F9" w14:textId="77777777" w:rsidR="008B7CFC" w:rsidRDefault="008B7CFC" w:rsidP="00E35F1F">
      <w:pPr>
        <w:pStyle w:val="CommentText"/>
      </w:pPr>
      <w:r>
        <w:rPr>
          <w:rStyle w:val="CommentReference"/>
        </w:rPr>
        <w:annotationRef/>
      </w:r>
      <w:r>
        <w:t>chaste or meek?</w:t>
      </w:r>
    </w:p>
  </w:comment>
  <w:comment w:id="665" w:author="Windows User" w:date="2015-10-30T08:56:00Z" w:initials="BS">
    <w:p w14:paraId="38FC80AB" w14:textId="77777777" w:rsidR="008B7CFC" w:rsidRDefault="008B7CFC" w:rsidP="00E35F1F">
      <w:pPr>
        <w:pStyle w:val="CommentText"/>
      </w:pPr>
      <w:r>
        <w:rPr>
          <w:rStyle w:val="CommentReference"/>
        </w:rPr>
        <w:annotationRef/>
      </w:r>
      <w:r>
        <w:t>St. Isaac? Holy issac?</w:t>
      </w:r>
    </w:p>
  </w:comment>
  <w:comment w:id="666" w:author="Windows User" w:date="2015-10-30T08:56:00Z" w:initials="BS">
    <w:p w14:paraId="49E0F637" w14:textId="77777777" w:rsidR="008B7CFC" w:rsidRDefault="008B7CFC" w:rsidP="00E35F1F">
      <w:pPr>
        <w:pStyle w:val="CommentText"/>
      </w:pPr>
      <w:r>
        <w:rPr>
          <w:rStyle w:val="CommentReference"/>
        </w:rPr>
        <w:annotationRef/>
      </w:r>
      <w:r>
        <w:t>ten thousand time?</w:t>
      </w:r>
    </w:p>
  </w:comment>
  <w:comment w:id="667" w:author="Windows User" w:date="2015-10-30T08:56:00Z" w:initials="BS">
    <w:p w14:paraId="565278E4" w14:textId="77777777" w:rsidR="008B7CFC" w:rsidRDefault="008B7CFC" w:rsidP="00E35F1F">
      <w:pPr>
        <w:pStyle w:val="CommentText"/>
      </w:pPr>
      <w:r>
        <w:rPr>
          <w:rStyle w:val="CommentReference"/>
        </w:rPr>
        <w:annotationRef/>
      </w:r>
      <w:r>
        <w:t>probably don't want to say despot.</w:t>
      </w:r>
    </w:p>
  </w:comment>
  <w:comment w:id="668" w:author="Windows User" w:date="2015-10-30T08:56:00Z" w:initials="BS">
    <w:p w14:paraId="34F4A5A9" w14:textId="77777777" w:rsidR="008B7CFC" w:rsidRDefault="008B7CFC" w:rsidP="00E35F1F">
      <w:pPr>
        <w:pStyle w:val="CommentText"/>
      </w:pPr>
      <w:r>
        <w:rPr>
          <w:rStyle w:val="CommentReference"/>
        </w:rPr>
        <w:annotationRef/>
      </w:r>
      <w:r>
        <w:t>honour or pride?</w:t>
      </w:r>
    </w:p>
  </w:comment>
  <w:comment w:id="669" w:author="Windows User" w:date="2015-10-30T08:56:00Z" w:initials="BS">
    <w:p w14:paraId="28840E47" w14:textId="77777777" w:rsidR="008B7CFC" w:rsidRDefault="008B7CFC" w:rsidP="00E35F1F">
      <w:pPr>
        <w:pStyle w:val="CommentText"/>
      </w:pPr>
      <w:r>
        <w:rPr>
          <w:rStyle w:val="CommentReference"/>
        </w:rPr>
        <w:annotationRef/>
      </w:r>
      <w:r>
        <w:t>spouse or friend???</w:t>
      </w:r>
    </w:p>
  </w:comment>
  <w:comment w:id="670" w:author="Windows User" w:date="2015-10-30T08:56:00Z" w:initials="BS">
    <w:p w14:paraId="6D247103" w14:textId="77777777" w:rsidR="008B7CFC" w:rsidRDefault="008B7CFC" w:rsidP="00E35F1F">
      <w:pPr>
        <w:pStyle w:val="CommentText"/>
      </w:pPr>
      <w:r>
        <w:rPr>
          <w:rStyle w:val="CommentReference"/>
        </w:rPr>
        <w:annotationRef/>
      </w:r>
      <w:r>
        <w:t>word can be health or salvation... but health would parallel healing in next verse??? should it be salvation?</w:t>
      </w:r>
    </w:p>
  </w:comment>
  <w:comment w:id="671" w:author="Windows User" w:date="2015-10-30T08:56:00Z" w:initials="BS">
    <w:p w14:paraId="2A107B46" w14:textId="77777777" w:rsidR="008B7CFC" w:rsidRDefault="008B7CFC" w:rsidP="00E35F1F">
      <w:pPr>
        <w:pStyle w:val="CommentText"/>
      </w:pPr>
      <w:r>
        <w:rPr>
          <w:rStyle w:val="CommentReference"/>
        </w:rPr>
        <w:annotationRef/>
      </w:r>
      <w:r>
        <w:t>unity or oneness? indescribable or unparalleled?</w:t>
      </w:r>
    </w:p>
  </w:comment>
  <w:comment w:id="672" w:author="Windows User" w:date="2015-10-30T08:56:00Z" w:initials="BS">
    <w:p w14:paraId="5555F795" w14:textId="77777777" w:rsidR="008B7CFC" w:rsidRDefault="008B7CFC" w:rsidP="00E35F1F">
      <w:pPr>
        <w:pStyle w:val="CommentText"/>
      </w:pPr>
      <w:r>
        <w:rPr>
          <w:rStyle w:val="CommentReference"/>
        </w:rPr>
        <w:annotationRef/>
      </w:r>
      <w:r>
        <w:t>mingling of substance or human seed? kind of a big difference.</w:t>
      </w:r>
    </w:p>
  </w:comment>
  <w:comment w:id="673" w:author="Windows User" w:date="2015-10-30T08:56:00Z" w:initials="BS">
    <w:p w14:paraId="5E07F016" w14:textId="77777777" w:rsidR="008B7CFC" w:rsidRDefault="008B7CFC" w:rsidP="00E35F1F">
      <w:pPr>
        <w:pStyle w:val="CommentText"/>
      </w:pPr>
      <w:r>
        <w:rPr>
          <w:rStyle w:val="CommentReference"/>
        </w:rPr>
        <w:annotationRef/>
      </w:r>
      <w:r>
        <w:t>pray or interceed? With or before?</w:t>
      </w:r>
    </w:p>
  </w:comment>
  <w:comment w:id="680" w:author="Windows User" w:date="2015-10-30T08:56:00Z" w:initials="WU">
    <w:p w14:paraId="7192577A" w14:textId="77777777" w:rsidR="008B7CFC" w:rsidRDefault="008B7CFC" w:rsidP="00E35F1F">
      <w:pPr>
        <w:pStyle w:val="CommentText"/>
      </w:pPr>
      <w:r>
        <w:rPr>
          <w:rStyle w:val="CommentReference"/>
        </w:rPr>
        <w:annotationRef/>
      </w:r>
      <w:r>
        <w:t>Are exalted abve. Are honoured more. Parallel structure. More honoured doesn’t flow as well because it doesn’t parallel the structure</w:t>
      </w:r>
    </w:p>
  </w:comment>
  <w:comment w:id="681" w:author="Windows User" w:date="2015-10-30T08:56:00Z" w:initials="WU">
    <w:p w14:paraId="1632DB35" w14:textId="77777777" w:rsidR="008B7CFC" w:rsidRDefault="008B7CFC" w:rsidP="00E35F1F">
      <w:pPr>
        <w:pStyle w:val="CommentText"/>
      </w:pPr>
      <w:r>
        <w:rPr>
          <w:rStyle w:val="CommentReference"/>
        </w:rPr>
        <w:annotationRef/>
      </w:r>
      <w:r>
        <w:t>Are more honoured?</w:t>
      </w:r>
    </w:p>
  </w:comment>
  <w:comment w:id="682" w:author="Windows User" w:date="2015-10-30T08:56:00Z" w:initials="WU">
    <w:p w14:paraId="38104BB5" w14:textId="77777777" w:rsidR="008B7CFC" w:rsidRDefault="008B7CFC" w:rsidP="00E35F1F">
      <w:pPr>
        <w:pStyle w:val="CommentText"/>
      </w:pPr>
      <w:r>
        <w:rPr>
          <w:rStyle w:val="CommentReference"/>
        </w:rPr>
        <w:annotationRef/>
      </w:r>
      <w:r>
        <w:t xml:space="preserve">Means or path? Means with freedom of speech is not a sclear as a way orpath that has a freedom of speech. </w:t>
      </w:r>
    </w:p>
  </w:comment>
  <w:comment w:id="689" w:author="Windows User" w:date="2015-10-30T08:56:00Z" w:initials="WU">
    <w:p w14:paraId="64353538" w14:textId="77777777" w:rsidR="008B7CFC" w:rsidRDefault="008B7CFC" w:rsidP="00E35F1F">
      <w:pPr>
        <w:pStyle w:val="CommentText"/>
      </w:pPr>
      <w:r>
        <w:rPr>
          <w:rStyle w:val="CommentReference"/>
        </w:rPr>
        <w:annotationRef/>
      </w:r>
      <w:r>
        <w:t>Above heaven or above the heavens. Not above the heaven.</w:t>
      </w:r>
    </w:p>
  </w:comment>
  <w:comment w:id="690" w:author="Windows User" w:date="2015-10-30T08:56:00Z" w:initials="WU">
    <w:p w14:paraId="684796B5" w14:textId="77777777" w:rsidR="008B7CFC" w:rsidRDefault="008B7CFC" w:rsidP="00E35F1F">
      <w:pPr>
        <w:pStyle w:val="CommentText"/>
      </w:pPr>
      <w:r>
        <w:rPr>
          <w:rStyle w:val="CommentReference"/>
        </w:rPr>
        <w:annotationRef/>
      </w:r>
      <w:r>
        <w:t>Reuse of truth is very awkward</w:t>
      </w:r>
    </w:p>
  </w:comment>
  <w:comment w:id="694" w:author="Windows User" w:date="2015-10-30T08:56:00Z" w:initials="WU">
    <w:p w14:paraId="1D6D9724" w14:textId="77777777" w:rsidR="008B7CFC" w:rsidRDefault="008B7CFC" w:rsidP="00E35F1F">
      <w:pPr>
        <w:pStyle w:val="CommentText"/>
      </w:pPr>
      <w:r>
        <w:rPr>
          <w:rStyle w:val="CommentReference"/>
        </w:rPr>
        <w:annotationRef/>
      </w:r>
      <w:r>
        <w:t>The Virgin Mary?</w:t>
      </w:r>
    </w:p>
  </w:comment>
  <w:comment w:id="695" w:author="Windows User" w:date="2015-10-30T08:56:00Z" w:initials="WU">
    <w:p w14:paraId="104BFD73" w14:textId="77777777" w:rsidR="008B7CFC" w:rsidRDefault="008B7CFC" w:rsidP="00E35F1F">
      <w:pPr>
        <w:pStyle w:val="CommentText"/>
      </w:pPr>
      <w:r>
        <w:rPr>
          <w:rStyle w:val="CommentReference"/>
        </w:rPr>
        <w:annotationRef/>
      </w:r>
      <w:r>
        <w:t>And the Mercy Seat / with the Cherubs? Less literal, but makes more sense.</w:t>
      </w:r>
    </w:p>
  </w:comment>
  <w:comment w:id="696" w:author="Windows User" w:date="2015-10-30T08:56:00Z" w:initials="WU">
    <w:p w14:paraId="4E46CF30" w14:textId="77777777" w:rsidR="008B7CFC" w:rsidRDefault="008B7CFC" w:rsidP="00E35F1F">
      <w:pPr>
        <w:pStyle w:val="CommentText"/>
      </w:pPr>
      <w:r>
        <w:rPr>
          <w:rStyle w:val="CommentReference"/>
        </w:rPr>
        <w:annotationRef/>
      </w:r>
      <w:r>
        <w:t>Jar or vessel for the sake of youth who think marijuana?</w:t>
      </w:r>
    </w:p>
  </w:comment>
  <w:comment w:id="697" w:author="Windows User" w:date="2015-10-30T08:56:00Z" w:initials="WU">
    <w:p w14:paraId="0D8736F0" w14:textId="77777777" w:rsidR="008B7CFC" w:rsidRDefault="008B7CFC" w:rsidP="00E35F1F">
      <w:pPr>
        <w:pStyle w:val="CommentText"/>
      </w:pPr>
      <w:r>
        <w:rPr>
          <w:rStyle w:val="CommentReference"/>
        </w:rPr>
        <w:annotationRef/>
      </w:r>
      <w:r>
        <w:t>Not lampstand?</w:t>
      </w:r>
    </w:p>
  </w:comment>
  <w:comment w:id="701" w:author="Windows User" w:date="2015-10-30T08:56:00Z" w:initials="WU">
    <w:p w14:paraId="71035455" w14:textId="77777777" w:rsidR="008B7CFC" w:rsidRDefault="008B7CFC" w:rsidP="00E35F1F">
      <w:pPr>
        <w:pStyle w:val="CommentText"/>
      </w:pPr>
      <w:r>
        <w:rPr>
          <w:rStyle w:val="CommentReference"/>
        </w:rPr>
        <w:annotationRef/>
      </w:r>
      <w:r>
        <w:t>Need to decide whether to capitalize and be Consistent.</w:t>
      </w:r>
    </w:p>
  </w:comment>
  <w:comment w:id="702" w:author="Windows User" w:date="2015-10-30T08:56:00Z" w:initials="WU">
    <w:p w14:paraId="27C7371E" w14:textId="77777777" w:rsidR="008B7CFC" w:rsidRDefault="008B7CFC"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03" w:author="Windows User" w:date="2015-10-30T08:56:00Z" w:initials="WU">
    <w:p w14:paraId="209A45A7" w14:textId="77777777" w:rsidR="008B7CFC" w:rsidRDefault="008B7CFC" w:rsidP="00E35F1F">
      <w:pPr>
        <w:pStyle w:val="CommentText"/>
      </w:pPr>
      <w:r>
        <w:rPr>
          <w:rStyle w:val="CommentReference"/>
        </w:rPr>
        <w:annotationRef/>
      </w:r>
      <w:r>
        <w:t>Tense(s) of this vs?</w:t>
      </w:r>
    </w:p>
  </w:comment>
  <w:comment w:id="707" w:author="Windows User" w:date="2015-10-30T08:56:00Z" w:initials="WU">
    <w:p w14:paraId="596EE3A5" w14:textId="77777777" w:rsidR="008B7CFC" w:rsidRDefault="008B7CFC" w:rsidP="00E35F1F">
      <w:pPr>
        <w:pStyle w:val="CommentText"/>
      </w:pPr>
      <w:r>
        <w:rPr>
          <w:rStyle w:val="CommentReference"/>
        </w:rPr>
        <w:annotationRef/>
      </w:r>
      <w:r>
        <w:t>If no coma, then that. If coma, then which.</w:t>
      </w:r>
    </w:p>
  </w:comment>
  <w:comment w:id="708" w:author="Windows User" w:date="2015-11-21T13:10:00Z" w:initials="WU">
    <w:p w14:paraId="0E2011D4" w14:textId="77777777" w:rsidR="008B7CFC" w:rsidRPr="00FA5B8C" w:rsidRDefault="008B7CFC"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09" w:author="Windows User" w:date="2015-10-30T08:56:00Z" w:initials="WU">
    <w:p w14:paraId="7F58A02B" w14:textId="77777777" w:rsidR="008B7CFC" w:rsidRDefault="008B7CFC" w:rsidP="00E35F1F">
      <w:pPr>
        <w:pStyle w:val="CommentText"/>
      </w:pPr>
      <w:r>
        <w:rPr>
          <w:rStyle w:val="CommentReference"/>
        </w:rPr>
        <w:annotationRef/>
      </w:r>
      <w:r>
        <w:t>Ok for traditional English. But in current usage hasn’t it narrowed to taste rather than still including smell? Armona?</w:t>
      </w:r>
    </w:p>
  </w:comment>
  <w:comment w:id="710" w:author="Windows User" w:date="2015-10-30T08:56:00Z" w:initials="WU">
    <w:p w14:paraId="06058DA2" w14:textId="77777777" w:rsidR="008B7CFC" w:rsidRDefault="008B7CFC" w:rsidP="00E35F1F">
      <w:pPr>
        <w:pStyle w:val="CommentText"/>
      </w:pPr>
      <w:r>
        <w:rPr>
          <w:rStyle w:val="CommentReference"/>
        </w:rPr>
        <w:annotationRef/>
      </w:r>
      <w:r>
        <w:t>This makes little sense. An estate is just a state, a status… you can restore to a first status, but not to a status</w:t>
      </w:r>
    </w:p>
  </w:comment>
  <w:comment w:id="720" w:author="Windows User" w:date="2015-10-30T08:56:00Z" w:initials="WU">
    <w:p w14:paraId="1E1724A5" w14:textId="77777777" w:rsidR="008B7CFC" w:rsidRDefault="008B7CFC" w:rsidP="00E35F1F">
      <w:pPr>
        <w:pStyle w:val="CommentText"/>
      </w:pPr>
      <w:r>
        <w:rPr>
          <w:rStyle w:val="CommentReference"/>
        </w:rPr>
        <w:annotationRef/>
      </w:r>
      <w:r>
        <w:t>Care or concern?</w:t>
      </w:r>
    </w:p>
  </w:comment>
  <w:comment w:id="721" w:author="Windows User" w:date="2015-10-30T08:56:00Z" w:initials="WU">
    <w:p w14:paraId="78E58888" w14:textId="77777777" w:rsidR="008B7CFC" w:rsidRDefault="008B7CFC" w:rsidP="00E35F1F">
      <w:pPr>
        <w:pStyle w:val="CommentText"/>
      </w:pPr>
      <w:r>
        <w:rPr>
          <w:rStyle w:val="CommentReference"/>
        </w:rPr>
        <w:annotationRef/>
      </w:r>
      <w:r>
        <w:t>Uhm…. ? Coptic clearly says Sabbaton…. But wasn’t it the first day?</w:t>
      </w:r>
    </w:p>
  </w:comment>
  <w:comment w:id="730" w:author="Windows User" w:date="2015-10-30T08:56:00Z" w:initials="WU">
    <w:p w14:paraId="18B3CB42" w14:textId="77777777" w:rsidR="008B7CFC" w:rsidRDefault="008B7CFC" w:rsidP="00E35F1F">
      <w:pPr>
        <w:pStyle w:val="CommentText"/>
      </w:pPr>
      <w:r>
        <w:rPr>
          <w:rStyle w:val="CommentReference"/>
        </w:rPr>
        <w:annotationRef/>
      </w:r>
      <w:r>
        <w:t>Exceedingly? Too? So?</w:t>
      </w:r>
    </w:p>
  </w:comment>
  <w:comment w:id="731" w:author="Windows User" w:date="2015-10-30T08:56:00Z" w:initials="WU">
    <w:p w14:paraId="44897493" w14:textId="77777777" w:rsidR="008B7CFC" w:rsidRDefault="008B7CFC" w:rsidP="00E35F1F">
      <w:pPr>
        <w:pStyle w:val="CommentText"/>
      </w:pPr>
      <w:r>
        <w:rPr>
          <w:rStyle w:val="CommentReference"/>
        </w:rPr>
        <w:annotationRef/>
      </w:r>
      <w:r>
        <w:t>Count or heed?</w:t>
      </w:r>
    </w:p>
  </w:comment>
  <w:comment w:id="732" w:author="Windows User" w:date="2015-10-30T08:56:00Z" w:initials="WU">
    <w:p w14:paraId="6849FDD2" w14:textId="77777777" w:rsidR="008B7CFC" w:rsidRDefault="008B7CFC" w:rsidP="00E35F1F">
      <w:pPr>
        <w:pStyle w:val="CommentText"/>
      </w:pPr>
      <w:r>
        <w:rPr>
          <w:rStyle w:val="CommentReference"/>
        </w:rPr>
        <w:annotationRef/>
      </w:r>
      <w:r>
        <w:t>Ramez, I or me?</w:t>
      </w:r>
    </w:p>
  </w:comment>
  <w:comment w:id="733" w:author="Windows User" w:date="2015-10-30T08:56:00Z" w:initials="WU">
    <w:p w14:paraId="799B59FF" w14:textId="77777777" w:rsidR="008B7CFC" w:rsidRDefault="008B7CFC" w:rsidP="00E35F1F">
      <w:pPr>
        <w:pStyle w:val="CommentText"/>
      </w:pPr>
      <w:r>
        <w:rPr>
          <w:rStyle w:val="CommentReference"/>
        </w:rPr>
        <w:annotationRef/>
      </w:r>
      <w:r>
        <w:t>Teach to offer repentance or instruct in repentance?</w:t>
      </w:r>
    </w:p>
  </w:comment>
  <w:comment w:id="734" w:author="Windows User" w:date="2015-10-30T08:56:00Z" w:initials="WU">
    <w:p w14:paraId="57D87D60" w14:textId="77777777" w:rsidR="008B7CFC" w:rsidRDefault="008B7CFC" w:rsidP="00E35F1F">
      <w:pPr>
        <w:pStyle w:val="CommentText"/>
      </w:pPr>
      <w:r>
        <w:rPr>
          <w:rStyle w:val="CommentReference"/>
        </w:rPr>
        <w:annotationRef/>
      </w:r>
      <w:r>
        <w:t>That a sinner die would make this consistent.</w:t>
      </w:r>
    </w:p>
  </w:comment>
  <w:comment w:id="735" w:author="Windows User" w:date="2015-10-30T08:56:00Z" w:initials="WU">
    <w:p w14:paraId="274EC1E4" w14:textId="77777777" w:rsidR="008B7CFC" w:rsidRDefault="008B7CFC" w:rsidP="00E35F1F">
      <w:pPr>
        <w:pStyle w:val="CommentText"/>
      </w:pPr>
      <w:r>
        <w:rPr>
          <w:rStyle w:val="CommentReference"/>
        </w:rPr>
        <w:annotationRef/>
      </w:r>
      <w:r>
        <w:t>Kind-hearted or merciful?</w:t>
      </w:r>
    </w:p>
  </w:comment>
  <w:comment w:id="736" w:author="Windows User" w:date="2015-10-30T08:56:00Z" w:initials="WU">
    <w:p w14:paraId="1370FE87" w14:textId="77777777" w:rsidR="008B7CFC" w:rsidRDefault="008B7CFC" w:rsidP="00E35F1F">
      <w:pPr>
        <w:pStyle w:val="CommentText"/>
      </w:pPr>
      <w:r>
        <w:rPr>
          <w:rStyle w:val="CommentReference"/>
        </w:rPr>
        <w:annotationRef/>
      </w:r>
      <w:r>
        <w:t>Compassions or tender mercies?</w:t>
      </w:r>
    </w:p>
  </w:comment>
  <w:comment w:id="737" w:author="Windows User" w:date="2015-10-30T08:56:00Z" w:initials="WU">
    <w:p w14:paraId="70E14B72" w14:textId="77777777" w:rsidR="008B7CFC" w:rsidRDefault="008B7CFC" w:rsidP="00E35F1F">
      <w:pPr>
        <w:pStyle w:val="CommentText"/>
      </w:pPr>
      <w:r>
        <w:rPr>
          <w:rStyle w:val="CommentReference"/>
        </w:rPr>
        <w:annotationRef/>
      </w:r>
      <w:r>
        <w:t>May He or that He may</w:t>
      </w:r>
    </w:p>
  </w:comment>
  <w:comment w:id="747" w:author="Windows User" w:date="2015-10-30T08:56:00Z" w:initials="BS">
    <w:p w14:paraId="1CD83694" w14:textId="77777777" w:rsidR="008B7CFC" w:rsidRDefault="008B7CFC" w:rsidP="00E35F1F">
      <w:pPr>
        <w:pStyle w:val="CommentText"/>
      </w:pPr>
      <w:r>
        <w:rPr>
          <w:rStyle w:val="CommentReference"/>
        </w:rPr>
        <w:annotationRef/>
      </w:r>
      <w:r>
        <w:t>very greatly is redundant...</w:t>
      </w:r>
    </w:p>
  </w:comment>
  <w:comment w:id="748" w:author="Windows User" w:date="2015-10-30T08:56:00Z" w:initials="BS">
    <w:p w14:paraId="2DB29619" w14:textId="77777777" w:rsidR="008B7CFC" w:rsidRDefault="008B7CFC" w:rsidP="00E35F1F">
      <w:pPr>
        <w:pStyle w:val="CommentText"/>
      </w:pPr>
      <w:r>
        <w:rPr>
          <w:rStyle w:val="CommentReference"/>
        </w:rPr>
        <w:annotationRef/>
      </w:r>
      <w:r>
        <w:t>above? in?</w:t>
      </w:r>
    </w:p>
  </w:comment>
  <w:comment w:id="749" w:author="Windows User" w:date="2015-10-30T08:56:00Z" w:initials="BS">
    <w:p w14:paraId="3734F7C0" w14:textId="77777777" w:rsidR="008B7CFC" w:rsidRDefault="008B7CFC" w:rsidP="00E35F1F">
      <w:pPr>
        <w:pStyle w:val="CommentText"/>
      </w:pPr>
      <w:r>
        <w:rPr>
          <w:rStyle w:val="CommentReference"/>
        </w:rPr>
        <w:annotationRef/>
      </w:r>
      <w:r>
        <w:t>dikeos is usually rended 'righteous'. Is there good cause to use 'just' here?</w:t>
      </w:r>
    </w:p>
  </w:comment>
  <w:comment w:id="750" w:author="Windows User" w:date="2015-10-30T08:56:00Z" w:initials="BS">
    <w:p w14:paraId="06116336" w14:textId="77777777" w:rsidR="008B7CFC" w:rsidRDefault="008B7CFC" w:rsidP="00E35F1F">
      <w:pPr>
        <w:pStyle w:val="CommentText"/>
      </w:pPr>
      <w:r>
        <w:rPr>
          <w:rStyle w:val="CommentReference"/>
        </w:rPr>
        <w:annotationRef/>
      </w:r>
      <w:r>
        <w:t>mediated or put into practice?</w:t>
      </w:r>
    </w:p>
  </w:comment>
  <w:comment w:id="751" w:author="Windows User" w:date="2015-10-30T08:56:00Z" w:initials="BS">
    <w:p w14:paraId="6417B5A7" w14:textId="77777777" w:rsidR="008B7CFC" w:rsidRDefault="008B7CFC" w:rsidP="00E35F1F">
      <w:pPr>
        <w:pStyle w:val="CommentText"/>
      </w:pPr>
      <w:r>
        <w:rPr>
          <w:rStyle w:val="CommentReference"/>
        </w:rPr>
        <w:annotationRef/>
      </w:r>
      <w:r>
        <w:t>on their lips is a common English expression that seems to have the same meaning as "in their mouths"</w:t>
      </w:r>
    </w:p>
  </w:comment>
  <w:comment w:id="752" w:author="Windows User" w:date="2015-10-30T08:56:00Z" w:initials="BS">
    <w:p w14:paraId="7CA0B9DB" w14:textId="77777777" w:rsidR="008B7CFC" w:rsidRDefault="008B7CFC" w:rsidP="00E35F1F">
      <w:pPr>
        <w:pStyle w:val="CommentText"/>
      </w:pPr>
      <w:r>
        <w:rPr>
          <w:rStyle w:val="CommentReference"/>
        </w:rPr>
        <w:annotationRef/>
      </w:r>
      <w:r>
        <w:t>The tree of immortality would flow better in English.</w:t>
      </w:r>
    </w:p>
  </w:comment>
  <w:comment w:id="753" w:author="Windows User" w:date="2015-10-30T08:56:00Z" w:initials="BS">
    <w:p w14:paraId="3D06FFDE" w14:textId="77777777" w:rsidR="008B7CFC" w:rsidRDefault="008B7CFC" w:rsidP="00E35F1F">
      <w:pPr>
        <w:pStyle w:val="CommentText"/>
      </w:pPr>
      <w:r>
        <w:rPr>
          <w:rStyle w:val="CommentReference"/>
        </w:rPr>
        <w:annotationRef/>
      </w:r>
      <w:r>
        <w:t>thoughts or senses?</w:t>
      </w:r>
    </w:p>
  </w:comment>
  <w:comment w:id="754" w:author="Windows User" w:date="2015-10-30T08:56:00Z" w:initials="BS">
    <w:p w14:paraId="5092C47C" w14:textId="77777777" w:rsidR="008B7CFC" w:rsidRDefault="008B7CFC" w:rsidP="00E35F1F">
      <w:pPr>
        <w:pStyle w:val="CommentText"/>
      </w:pPr>
      <w:r>
        <w:rPr>
          <w:rStyle w:val="CommentReference"/>
        </w:rPr>
        <w:annotationRef/>
      </w:r>
      <w:r>
        <w:t>lay? set? cast?</w:t>
      </w:r>
    </w:p>
  </w:comment>
  <w:comment w:id="755" w:author="Windows User" w:date="2015-10-30T08:56:00Z" w:initials="BS">
    <w:p w14:paraId="2988A4E9" w14:textId="77777777" w:rsidR="008B7CFC" w:rsidRDefault="008B7CFC" w:rsidP="00E35F1F">
      <w:pPr>
        <w:pStyle w:val="CommentText"/>
      </w:pPr>
      <w:r>
        <w:rPr>
          <w:rStyle w:val="CommentReference"/>
        </w:rPr>
        <w:annotationRef/>
      </w:r>
      <w:r>
        <w:t>more common word... does it capture meaning well enough?</w:t>
      </w:r>
    </w:p>
  </w:comment>
  <w:comment w:id="756" w:author="Windows User" w:date="2015-10-30T08:56:00Z" w:initials="BS">
    <w:p w14:paraId="7A2B4CA4" w14:textId="77777777" w:rsidR="008B7CFC" w:rsidRDefault="008B7CFC" w:rsidP="00E35F1F">
      <w:pPr>
        <w:pStyle w:val="CommentText"/>
      </w:pPr>
      <w:r>
        <w:rPr>
          <w:rStyle w:val="CommentReference"/>
        </w:rPr>
        <w:annotationRef/>
      </w:r>
      <w:r>
        <w:t>types?</w:t>
      </w:r>
    </w:p>
  </w:comment>
  <w:comment w:id="764" w:author="Windows User" w:date="2015-10-30T08:56:00Z" w:initials="BS">
    <w:p w14:paraId="6A283326" w14:textId="77777777" w:rsidR="008B7CFC" w:rsidRDefault="008B7CFC" w:rsidP="00E35F1F">
      <w:pPr>
        <w:pStyle w:val="CommentText"/>
      </w:pPr>
      <w:r>
        <w:rPr>
          <w:rStyle w:val="CommentReference"/>
        </w:rPr>
        <w:annotationRef/>
      </w:r>
      <w:r>
        <w:t>Coptic clearly says beginning... is there anything in it about authority as the other translations have?</w:t>
      </w:r>
    </w:p>
  </w:comment>
  <w:comment w:id="765" w:author="Windows User" w:date="2015-10-30T08:56:00Z" w:initials="BS">
    <w:p w14:paraId="233F3783" w14:textId="77777777" w:rsidR="008B7CFC" w:rsidRDefault="008B7CFC" w:rsidP="00E35F1F">
      <w:pPr>
        <w:pStyle w:val="CommentText"/>
      </w:pPr>
      <w:r>
        <w:rPr>
          <w:rStyle w:val="CommentReference"/>
        </w:rPr>
        <w:annotationRef/>
      </w:r>
      <w:r>
        <w:t>risen, or shone?</w:t>
      </w:r>
    </w:p>
  </w:comment>
  <w:comment w:id="772" w:author="Windows User" w:date="2015-10-30T08:56:00Z" w:initials="BS">
    <w:p w14:paraId="4B4155FC" w14:textId="77777777" w:rsidR="008B7CFC" w:rsidRDefault="008B7CFC" w:rsidP="00E35F1F">
      <w:pPr>
        <w:pStyle w:val="CommentText"/>
      </w:pPr>
      <w:r>
        <w:rPr>
          <w:rStyle w:val="CommentReference"/>
        </w:rPr>
        <w:annotationRef/>
      </w:r>
      <w:r>
        <w:t>cap?</w:t>
      </w:r>
    </w:p>
  </w:comment>
  <w:comment w:id="773" w:author="Windows User" w:date="2015-10-30T08:56:00Z" w:initials="BS">
    <w:p w14:paraId="248C83A2" w14:textId="77777777" w:rsidR="008B7CFC" w:rsidRDefault="008B7CFC" w:rsidP="00E35F1F">
      <w:pPr>
        <w:pStyle w:val="CommentText"/>
      </w:pPr>
      <w:r>
        <w:rPr>
          <w:rStyle w:val="CommentReference"/>
        </w:rPr>
        <w:annotationRef/>
      </w:r>
      <w:r>
        <w:t>save? redeem?</w:t>
      </w:r>
    </w:p>
  </w:comment>
  <w:comment w:id="777" w:author="Windows User" w:date="2015-11-02T09:17:00Z" w:initials="BS">
    <w:p w14:paraId="3DA2A496" w14:textId="77777777" w:rsidR="008B7CFC" w:rsidRDefault="008B7CFC" w:rsidP="00E35F1F">
      <w:pPr>
        <w:pStyle w:val="CommentText"/>
      </w:pPr>
      <w:r>
        <w:rPr>
          <w:rStyle w:val="CommentReference"/>
        </w:rPr>
        <w:annotationRef/>
      </w:r>
      <w:r>
        <w:t>need a policy on names formes. Greek or Hebrew? But Coptic doesn't even have Isaiah... Reordered from next vs... ok.</w:t>
      </w:r>
    </w:p>
  </w:comment>
  <w:comment w:id="778" w:author="Windows User" w:date="2015-10-30T08:56:00Z" w:initials="BS">
    <w:p w14:paraId="2390D3F4" w14:textId="77777777" w:rsidR="008B7CFC" w:rsidRDefault="008B7CFC" w:rsidP="00E35F1F">
      <w:pPr>
        <w:pStyle w:val="CommentText"/>
      </w:pPr>
      <w:r>
        <w:rPr>
          <w:rStyle w:val="CommentReference"/>
        </w:rPr>
        <w:annotationRef/>
      </w:r>
      <w:r>
        <w:t>or should " be down here</w:t>
      </w:r>
    </w:p>
  </w:comment>
  <w:comment w:id="782" w:author="Windows User" w:date="2015-10-30T08:56:00Z" w:initials="BS">
    <w:p w14:paraId="061FF9BB" w14:textId="77777777" w:rsidR="008B7CFC" w:rsidRDefault="008B7CFC" w:rsidP="00E35F1F">
      <w:pPr>
        <w:pStyle w:val="CommentText"/>
      </w:pPr>
      <w:r>
        <w:rPr>
          <w:rStyle w:val="CommentReference"/>
        </w:rPr>
        <w:annotationRef/>
      </w:r>
      <w:r>
        <w:t>was overcame or did overcome? very different...</w:t>
      </w:r>
    </w:p>
  </w:comment>
  <w:comment w:id="786" w:author="Windows User" w:date="2015-10-30T08:56:00Z" w:initials="BS">
    <w:p w14:paraId="13BC365B" w14:textId="77777777" w:rsidR="008B7CFC" w:rsidRDefault="008B7CFC" w:rsidP="00E35F1F">
      <w:pPr>
        <w:pStyle w:val="CommentText"/>
      </w:pPr>
      <w:r>
        <w:rPr>
          <w:rStyle w:val="CommentReference"/>
        </w:rPr>
        <w:annotationRef/>
      </w:r>
      <w:r>
        <w:t>awkward, but changing to a perfect man or man perfectly destroys meaning...</w:t>
      </w:r>
    </w:p>
  </w:comment>
  <w:comment w:id="787" w:author="Windows User" w:date="2015-10-30T08:56:00Z" w:initials="BS">
    <w:p w14:paraId="367DF61C" w14:textId="77777777" w:rsidR="008B7CFC" w:rsidRDefault="008B7CFC" w:rsidP="00E35F1F">
      <w:pPr>
        <w:pStyle w:val="CommentText"/>
      </w:pPr>
      <w:r>
        <w:rPr>
          <w:rStyle w:val="CommentReference"/>
        </w:rPr>
        <w:annotationRef/>
      </w:r>
      <w:r>
        <w:t>L.A. is quite different fo rthis vs...</w:t>
      </w:r>
    </w:p>
  </w:comment>
  <w:comment w:id="794" w:author="Windows User" w:date="2015-10-30T08:56:00Z" w:initials="BS">
    <w:p w14:paraId="19575ABA" w14:textId="77777777" w:rsidR="008B7CFC" w:rsidRDefault="008B7CFC" w:rsidP="00E35F1F">
      <w:pPr>
        <w:pStyle w:val="CommentText"/>
      </w:pPr>
      <w:r>
        <w:rPr>
          <w:rStyle w:val="CommentReference"/>
        </w:rPr>
        <w:annotationRef/>
      </w:r>
      <w:r>
        <w:t>and goodwill towards men, or towards men of goodwill?</w:t>
      </w:r>
    </w:p>
  </w:comment>
  <w:comment w:id="795" w:author="Windows User" w:date="2015-10-30T08:56:00Z" w:initials="BS">
    <w:p w14:paraId="47406125" w14:textId="77777777" w:rsidR="008B7CFC" w:rsidRDefault="008B7CFC" w:rsidP="00E35F1F">
      <w:pPr>
        <w:pStyle w:val="CommentText"/>
      </w:pPr>
      <w:r>
        <w:rPr>
          <w:rStyle w:val="CommentReference"/>
        </w:rPr>
        <w:annotationRef/>
      </w:r>
      <w:r>
        <w:t>dividing wall?</w:t>
      </w:r>
    </w:p>
  </w:comment>
  <w:comment w:id="799" w:author="Windows User" w:date="2015-10-30T08:56:00Z" w:initials="BS">
    <w:p w14:paraId="0BDB9E8A" w14:textId="77777777" w:rsidR="008B7CFC" w:rsidRDefault="008B7CFC" w:rsidP="00E35F1F">
      <w:pPr>
        <w:pStyle w:val="CommentText"/>
      </w:pPr>
      <w:r>
        <w:rPr>
          <w:rStyle w:val="CommentReference"/>
        </w:rPr>
        <w:annotationRef/>
      </w:r>
      <w:r>
        <w:t>what does han mean? can we say teh angels of light?</w:t>
      </w:r>
    </w:p>
  </w:comment>
  <w:comment w:id="800" w:author="Windows User" w:date="2015-10-30T08:56:00Z" w:initials="BS">
    <w:p w14:paraId="035DBC4C" w14:textId="77777777" w:rsidR="008B7CFC" w:rsidRDefault="008B7CFC" w:rsidP="00E35F1F">
      <w:pPr>
        <w:pStyle w:val="CommentText"/>
      </w:pPr>
      <w:r>
        <w:rPr>
          <w:rStyle w:val="CommentReference"/>
        </w:rPr>
        <w:annotationRef/>
      </w:r>
      <w:r>
        <w:t>sing hymns to be consistent with above?</w:t>
      </w:r>
    </w:p>
  </w:comment>
  <w:comment w:id="801" w:author="Windows User" w:date="2015-10-30T08:56:00Z" w:initials="BS">
    <w:p w14:paraId="3E0D70DF" w14:textId="77777777" w:rsidR="008B7CFC" w:rsidRDefault="008B7CFC" w:rsidP="00E35F1F">
      <w:pPr>
        <w:pStyle w:val="CommentText"/>
      </w:pPr>
      <w:r>
        <w:rPr>
          <w:rStyle w:val="CommentReference"/>
        </w:rPr>
        <w:annotationRef/>
      </w:r>
      <w:r>
        <w:t>should be arose to match parallel with next vs... but makes no sense in English. Arose within Mary or shone from Mary.</w:t>
      </w:r>
    </w:p>
  </w:comment>
  <w:comment w:id="802" w:author="Windows User" w:date="2015-10-30T08:56:00Z" w:initials="BS">
    <w:p w14:paraId="24AFFCDF" w14:textId="77777777" w:rsidR="008B7CFC" w:rsidRDefault="008B7CFC" w:rsidP="00E35F1F">
      <w:pPr>
        <w:pStyle w:val="CommentText"/>
      </w:pPr>
      <w:r>
        <w:rPr>
          <w:rStyle w:val="CommentReference"/>
        </w:rPr>
        <w:annotationRef/>
      </w:r>
      <w:r>
        <w:t>Is "je" enough justification to prepend 'saying'?</w:t>
      </w:r>
    </w:p>
  </w:comment>
  <w:comment w:id="803" w:author="Windows User" w:date="2015-10-30T08:56:00Z" w:initials="BS">
    <w:p w14:paraId="0E84B308" w14:textId="77777777" w:rsidR="008B7CFC" w:rsidRDefault="008B7CFC" w:rsidP="00E35F1F">
      <w:pPr>
        <w:pStyle w:val="CommentText"/>
      </w:pPr>
      <w:r>
        <w:rPr>
          <w:rStyle w:val="CommentReference"/>
        </w:rPr>
        <w:annotationRef/>
      </w:r>
      <w:r>
        <w:t>abouna's doxology of prime has 'that' here I think...</w:t>
      </w:r>
    </w:p>
  </w:comment>
  <w:comment w:id="804" w:author="Windows User" w:date="2015-10-30T08:56:00Z" w:initials="BS">
    <w:p w14:paraId="13D50058" w14:textId="77777777" w:rsidR="008B7CFC" w:rsidRDefault="008B7CFC" w:rsidP="00E35F1F">
      <w:pPr>
        <w:pStyle w:val="CommentText"/>
      </w:pPr>
      <w:r>
        <w:rPr>
          <w:rStyle w:val="CommentReference"/>
        </w:rPr>
        <w:annotationRef/>
      </w:r>
      <w:r>
        <w:t>or "sining"?</w:t>
      </w:r>
    </w:p>
  </w:comment>
  <w:comment w:id="809" w:author="Windows User" w:date="2015-10-30T08:56:00Z" w:initials="BS">
    <w:p w14:paraId="1CF8EF29" w14:textId="77777777" w:rsidR="008B7CFC" w:rsidRDefault="008B7CFC" w:rsidP="00E35F1F">
      <w:pPr>
        <w:pStyle w:val="CommentText"/>
      </w:pPr>
      <w:r>
        <w:rPr>
          <w:rStyle w:val="CommentReference"/>
        </w:rPr>
        <w:annotationRef/>
      </w:r>
      <w:r>
        <w:t>any sense of authority in coptic?</w:t>
      </w:r>
    </w:p>
  </w:comment>
  <w:comment w:id="810" w:author="Windows User" w:date="2015-11-02T12:45:00Z" w:initials="BS">
    <w:p w14:paraId="14FBB1F8" w14:textId="77777777" w:rsidR="008B7CFC" w:rsidRDefault="008B7CFC" w:rsidP="00E35F1F">
      <w:pPr>
        <w:pStyle w:val="CommentText"/>
      </w:pPr>
      <w:r>
        <w:rPr>
          <w:rStyle w:val="CommentReference"/>
        </w:rPr>
        <w:annotationRef/>
      </w:r>
      <w:r>
        <w:t>or saint mary? I prefer the holy... but we should be consistent one way or the other.</w:t>
      </w:r>
    </w:p>
  </w:comment>
  <w:comment w:id="811" w:author="Windows User" w:date="2015-10-30T08:56:00Z" w:initials="BS">
    <w:p w14:paraId="16E721CE" w14:textId="77777777" w:rsidR="008B7CFC" w:rsidRDefault="008B7CFC" w:rsidP="00E35F1F">
      <w:pPr>
        <w:pStyle w:val="CommentText"/>
      </w:pPr>
      <w:r>
        <w:rPr>
          <w:rStyle w:val="CommentReference"/>
        </w:rPr>
        <w:annotationRef/>
      </w:r>
      <w:r>
        <w:t>how to express abstract genus of woman or womanhood? race of women doesn't work in modern English, and gender of women doesn't capture it.</w:t>
      </w:r>
    </w:p>
  </w:comment>
  <w:comment w:id="821" w:author="Windows User" w:date="2015-10-30T08:56:00Z" w:initials="BS">
    <w:p w14:paraId="3C08A3D8" w14:textId="77777777" w:rsidR="008B7CFC" w:rsidRDefault="008B7CFC" w:rsidP="00E35F1F">
      <w:pPr>
        <w:pStyle w:val="CommentText"/>
      </w:pPr>
      <w:r>
        <w:rPr>
          <w:rStyle w:val="CommentReference"/>
        </w:rPr>
        <w:annotationRef/>
      </w:r>
      <w:r>
        <w:t>tense is flipping so much vs to vs. Any way to make more consistent?</w:t>
      </w:r>
    </w:p>
  </w:comment>
  <w:comment w:id="822" w:author="Windows User" w:date="2015-11-02T12:41:00Z" w:initials="BS">
    <w:p w14:paraId="32825E4D" w14:textId="77777777" w:rsidR="008B7CFC" w:rsidRDefault="008B7CFC" w:rsidP="00E35F1F">
      <w:pPr>
        <w:pStyle w:val="CommentText"/>
      </w:pPr>
      <w:r>
        <w:rPr>
          <w:rStyle w:val="CommentReference"/>
        </w:rPr>
        <w:annotationRef/>
      </w:r>
      <w:r>
        <w:t>cold frost? frosty cold? too many ands.</w:t>
      </w:r>
    </w:p>
  </w:comment>
  <w:comment w:id="823" w:author="Windows User" w:date="2015-10-30T08:56:00Z" w:initials="BS">
    <w:p w14:paraId="4E6878BA" w14:textId="77777777" w:rsidR="008B7CFC" w:rsidRDefault="008B7CFC" w:rsidP="00E35F1F">
      <w:pPr>
        <w:pStyle w:val="CommentText"/>
      </w:pPr>
      <w:r>
        <w:rPr>
          <w:rStyle w:val="CommentReference"/>
        </w:rPr>
        <w:annotationRef/>
      </w:r>
      <w:r>
        <w:t>In is probably more right... I probably shouldn't have changed that...</w:t>
      </w:r>
    </w:p>
  </w:comment>
  <w:comment w:id="838" w:author="Brett Slote" w:date="2015-10-30T08:56:00Z" w:initials="BS">
    <w:p w14:paraId="18EC5FB9" w14:textId="77777777" w:rsidR="008B7CFC" w:rsidRDefault="008B7CFC" w:rsidP="00E35F1F">
      <w:pPr>
        <w:pStyle w:val="CommentText"/>
      </w:pPr>
      <w:r>
        <w:rPr>
          <w:rStyle w:val="CommentReference"/>
        </w:rPr>
        <w:annotationRef/>
      </w:r>
      <w:r>
        <w:t>Received or bought?</w:t>
      </w:r>
    </w:p>
  </w:comment>
  <w:comment w:id="843" w:author="Brett Slote" w:date="2015-10-30T08:56:00Z" w:initials="BS">
    <w:p w14:paraId="705AFE6E" w14:textId="77777777" w:rsidR="008B7CFC" w:rsidRDefault="008B7CFC" w:rsidP="00E35F1F">
      <w:pPr>
        <w:pStyle w:val="CommentText"/>
      </w:pPr>
      <w:r>
        <w:rPr>
          <w:rStyle w:val="CommentReference"/>
        </w:rPr>
        <w:annotationRef/>
      </w:r>
      <w:r>
        <w:t>Again ‘a’ perfect man loses meaning, but as is sounds awkward.</w:t>
      </w:r>
    </w:p>
  </w:comment>
  <w:comment w:id="846" w:author="Brett Slote" w:date="2015-10-30T08:56:00Z" w:initials="BS">
    <w:p w14:paraId="6DDFB160" w14:textId="77777777" w:rsidR="008B7CFC" w:rsidRDefault="008B7CFC" w:rsidP="00E35F1F">
      <w:pPr>
        <w:pStyle w:val="CommentText"/>
      </w:pPr>
      <w:r>
        <w:rPr>
          <w:rStyle w:val="CommentReference"/>
        </w:rPr>
        <w:annotationRef/>
      </w:r>
      <w:r>
        <w:t>Uncircumscript?</w:t>
      </w:r>
    </w:p>
  </w:comment>
  <w:comment w:id="849" w:author="Brett Slote" w:date="2015-10-30T08:56:00Z" w:initials="BS">
    <w:p w14:paraId="39A4B3F9" w14:textId="77777777" w:rsidR="008B7CFC" w:rsidRDefault="008B7CFC" w:rsidP="00E35F1F">
      <w:pPr>
        <w:pStyle w:val="CommentText"/>
      </w:pPr>
      <w:r>
        <w:rPr>
          <w:rStyle w:val="CommentReference"/>
        </w:rPr>
        <w:annotationRef/>
      </w:r>
      <w:r>
        <w:t>Orthodox?</w:t>
      </w:r>
    </w:p>
  </w:comment>
  <w:comment w:id="850" w:author="Brett Slote" w:date="2015-10-30T08:56:00Z" w:initials="BS">
    <w:p w14:paraId="7E993A49" w14:textId="77777777" w:rsidR="008B7CFC" w:rsidRDefault="008B7CFC" w:rsidP="00E35F1F">
      <w:pPr>
        <w:pStyle w:val="CommentText"/>
      </w:pPr>
      <w:r>
        <w:rPr>
          <w:rStyle w:val="CommentReference"/>
        </w:rPr>
        <w:annotationRef/>
      </w:r>
      <w:r>
        <w:t>Faith?</w:t>
      </w:r>
    </w:p>
  </w:comment>
  <w:comment w:id="853" w:author="Brett Slote" w:date="2015-10-30T08:56:00Z" w:initials="BS">
    <w:p w14:paraId="575DF2C3" w14:textId="77777777" w:rsidR="008B7CFC" w:rsidRDefault="008B7CFC" w:rsidP="00E35F1F">
      <w:pPr>
        <w:pStyle w:val="CommentText"/>
      </w:pPr>
      <w:r>
        <w:rPr>
          <w:rStyle w:val="CommentReference"/>
        </w:rPr>
        <w:annotationRef/>
      </w:r>
      <w:r>
        <w:t>Need a consistent policy</w:t>
      </w:r>
    </w:p>
  </w:comment>
  <w:comment w:id="857" w:author="Brett Slote" w:date="2015-10-30T08:56:00Z" w:initials="BS">
    <w:p w14:paraId="4A370093" w14:textId="77777777" w:rsidR="008B7CFC" w:rsidRDefault="008B7CFC" w:rsidP="00E35F1F">
      <w:pPr>
        <w:pStyle w:val="CommentText"/>
      </w:pPr>
      <w:r>
        <w:rPr>
          <w:rStyle w:val="CommentReference"/>
        </w:rPr>
        <w:annotationRef/>
      </w:r>
      <w:r>
        <w:t>Ramez, He or Him?</w:t>
      </w:r>
    </w:p>
  </w:comment>
  <w:comment w:id="858" w:author="Brett Slote" w:date="2015-10-30T08:56:00Z" w:initials="BS">
    <w:p w14:paraId="3B1DEA29" w14:textId="77777777" w:rsidR="008B7CFC" w:rsidRDefault="008B7CFC" w:rsidP="00E35F1F">
      <w:pPr>
        <w:pStyle w:val="CommentText"/>
      </w:pPr>
      <w:r>
        <w:rPr>
          <w:rStyle w:val="CommentReference"/>
        </w:rPr>
        <w:annotationRef/>
      </w:r>
      <w:r>
        <w:t>On? By?</w:t>
      </w:r>
    </w:p>
  </w:comment>
  <w:comment w:id="859" w:author="Windows User" w:date="2015-11-21T13:15:00Z" w:initials="WU">
    <w:p w14:paraId="05ACE9CF" w14:textId="77777777" w:rsidR="008B7CFC" w:rsidRDefault="008B7CFC" w:rsidP="00E35F1F">
      <w:pPr>
        <w:pStyle w:val="CommentText"/>
      </w:pPr>
      <w:r>
        <w:rPr>
          <w:rStyle w:val="CommentReference"/>
        </w:rPr>
        <w:annotationRef/>
      </w:r>
      <w:r>
        <w:t>check</w:t>
      </w:r>
    </w:p>
  </w:comment>
  <w:comment w:id="865" w:author="Windows User" w:date="2015-10-30T08:56:00Z" w:initials="BS">
    <w:p w14:paraId="5592658B" w14:textId="77777777" w:rsidR="008B7CFC" w:rsidRDefault="008B7CFC" w:rsidP="00E35F1F">
      <w:pPr>
        <w:pStyle w:val="CommentText"/>
      </w:pPr>
      <w:r>
        <w:rPr>
          <w:rStyle w:val="CommentReference"/>
        </w:rPr>
        <w:annotationRef/>
      </w:r>
      <w:r>
        <w:t>Are the breaths referring to the inspiration of scripture, as the other translations have, or the breath of creation cf gn 1?</w:t>
      </w:r>
    </w:p>
  </w:comment>
  <w:comment w:id="866" w:author="Windows User" w:date="2015-10-30T08:56:00Z" w:initials="BS">
    <w:p w14:paraId="6C4E59F0" w14:textId="77777777" w:rsidR="008B7CFC" w:rsidRDefault="008B7CFC" w:rsidP="00E35F1F">
      <w:pPr>
        <w:pStyle w:val="CommentText"/>
      </w:pPr>
      <w:r>
        <w:rPr>
          <w:rStyle w:val="CommentReference"/>
        </w:rPr>
        <w:annotationRef/>
      </w:r>
      <w:r>
        <w:t>When we love the Name of our Lord Jesus Christ, the Name of Salvation...</w:t>
      </w:r>
    </w:p>
  </w:comment>
  <w:comment w:id="867" w:author="Windows User" w:date="2015-10-30T08:56:00Z" w:initials="BS">
    <w:p w14:paraId="14DD413A" w14:textId="77777777" w:rsidR="008B7CFC" w:rsidRDefault="008B7CFC" w:rsidP="00E35F1F">
      <w:pPr>
        <w:pStyle w:val="CommentText"/>
      </w:pPr>
      <w:r>
        <w:rPr>
          <w:rStyle w:val="CommentReference"/>
        </w:rPr>
        <w:annotationRef/>
      </w:r>
      <w:r>
        <w:t>adjective? severe?</w:t>
      </w:r>
    </w:p>
  </w:comment>
  <w:comment w:id="874" w:author="Windows User" w:date="2015-11-21T13:15:00Z" w:initials="WU">
    <w:p w14:paraId="071C1D6C" w14:textId="77777777" w:rsidR="008B7CFC" w:rsidRDefault="008B7CFC" w:rsidP="00E35F1F">
      <w:pPr>
        <w:pStyle w:val="CommentText"/>
      </w:pPr>
      <w:r>
        <w:rPr>
          <w:rStyle w:val="CommentReference"/>
        </w:rPr>
        <w:annotationRef/>
      </w:r>
      <w:r>
        <w:t>check</w:t>
      </w:r>
    </w:p>
  </w:comment>
  <w:comment w:id="876" w:author="Windows User" w:date="2015-10-30T08:56:00Z" w:initials="BS">
    <w:p w14:paraId="5CA1796C" w14:textId="77777777" w:rsidR="008B7CFC" w:rsidRDefault="008B7CFC" w:rsidP="00E35F1F">
      <w:pPr>
        <w:pStyle w:val="CommentText"/>
      </w:pPr>
      <w:r>
        <w:rPr>
          <w:rStyle w:val="CommentReference"/>
        </w:rPr>
        <w:annotationRef/>
      </w:r>
      <w:r>
        <w:t>too literal?</w:t>
      </w:r>
    </w:p>
  </w:comment>
  <w:comment w:id="879" w:author="Windows User" w:date="2015-10-30T08:56:00Z" w:initials="BS">
    <w:p w14:paraId="39BBFF20" w14:textId="77777777" w:rsidR="008B7CFC" w:rsidRDefault="008B7CFC" w:rsidP="00E35F1F">
      <w:pPr>
        <w:pStyle w:val="CommentText"/>
      </w:pPr>
      <w:r>
        <w:rPr>
          <w:rStyle w:val="CommentReference"/>
        </w:rPr>
        <w:annotationRef/>
      </w:r>
      <w:r>
        <w:t>awkward</w:t>
      </w:r>
    </w:p>
  </w:comment>
  <w:comment w:id="880" w:author="Windows User" w:date="2015-10-30T08:56:00Z" w:initials="BS">
    <w:p w14:paraId="7C372EC3" w14:textId="77777777" w:rsidR="008B7CFC" w:rsidRDefault="008B7CFC" w:rsidP="00E35F1F">
      <w:pPr>
        <w:pStyle w:val="CommentText"/>
      </w:pPr>
      <w:r>
        <w:rPr>
          <w:rStyle w:val="CommentReference"/>
        </w:rPr>
        <w:annotationRef/>
      </w:r>
      <w:r>
        <w:t>sits, less literal, but more clear?</w:t>
      </w:r>
    </w:p>
  </w:comment>
  <w:comment w:id="881" w:author="Windows User" w:date="2015-10-30T08:56:00Z" w:initials="BS">
    <w:p w14:paraId="6C09DB42" w14:textId="77777777" w:rsidR="008B7CFC" w:rsidRDefault="008B7CFC" w:rsidP="00E35F1F">
      <w:pPr>
        <w:pStyle w:val="CommentText"/>
      </w:pPr>
      <w:r>
        <w:rPr>
          <w:rStyle w:val="CommentReference"/>
        </w:rPr>
        <w:annotationRef/>
      </w:r>
      <w:r>
        <w:t>awkward</w:t>
      </w:r>
    </w:p>
  </w:comment>
  <w:comment w:id="883" w:author="Windows User" w:date="2015-10-30T08:56:00Z" w:initials="BS">
    <w:p w14:paraId="512D6CE2" w14:textId="77777777" w:rsidR="008B7CFC" w:rsidRDefault="008B7CFC" w:rsidP="00E35F1F">
      <w:pPr>
        <w:pStyle w:val="CommentText"/>
      </w:pPr>
      <w:r>
        <w:rPr>
          <w:rStyle w:val="CommentReference"/>
        </w:rPr>
        <w:annotationRef/>
      </w:r>
      <w:r>
        <w:t>terribly awkward</w:t>
      </w:r>
    </w:p>
  </w:comment>
  <w:comment w:id="884" w:author="Windows User" w:date="2015-11-21T13:16:00Z" w:initials="WU">
    <w:p w14:paraId="56B70852" w14:textId="77777777" w:rsidR="008B7CFC" w:rsidRDefault="008B7CFC" w:rsidP="00E35F1F">
      <w:pPr>
        <w:pStyle w:val="CommentText"/>
      </w:pPr>
      <w:r>
        <w:rPr>
          <w:rStyle w:val="CommentReference"/>
        </w:rPr>
        <w:annotationRef/>
      </w:r>
      <w:r>
        <w:t>check</w:t>
      </w:r>
    </w:p>
  </w:comment>
  <w:comment w:id="885" w:author="Windows User" w:date="2015-11-21T13:16:00Z" w:initials="WU">
    <w:p w14:paraId="46C7130C" w14:textId="77777777" w:rsidR="008B7CFC" w:rsidRDefault="008B7CFC" w:rsidP="00E35F1F">
      <w:pPr>
        <w:pStyle w:val="CommentText"/>
      </w:pPr>
      <w:r>
        <w:rPr>
          <w:rStyle w:val="CommentReference"/>
        </w:rPr>
        <w:annotationRef/>
      </w:r>
      <w:r>
        <w:t>check</w:t>
      </w:r>
    </w:p>
  </w:comment>
  <w:comment w:id="886" w:author="Windows User" w:date="2015-11-21T13:16:00Z" w:initials="WU">
    <w:p w14:paraId="5E32845B" w14:textId="77777777" w:rsidR="008B7CFC" w:rsidRDefault="008B7CFC" w:rsidP="00E35F1F">
      <w:pPr>
        <w:pStyle w:val="CommentText"/>
      </w:pPr>
      <w:r>
        <w:rPr>
          <w:rStyle w:val="CommentReference"/>
        </w:rPr>
        <w:annotationRef/>
      </w:r>
      <w:r>
        <w:t>check</w:t>
      </w:r>
    </w:p>
  </w:comment>
  <w:comment w:id="887" w:author="Windows User" w:date="2015-11-21T13:16:00Z" w:initials="WU">
    <w:p w14:paraId="530C7E75" w14:textId="77777777" w:rsidR="008B7CFC" w:rsidRDefault="008B7CFC" w:rsidP="00E35F1F">
      <w:pPr>
        <w:pStyle w:val="CommentText"/>
      </w:pPr>
      <w:r>
        <w:rPr>
          <w:rStyle w:val="CommentReference"/>
        </w:rPr>
        <w:annotationRef/>
      </w:r>
      <w:r>
        <w:t>check</w:t>
      </w:r>
    </w:p>
  </w:comment>
  <w:comment w:id="889" w:author="Windows User" w:date="2015-10-30T08:56:00Z" w:initials="BS">
    <w:p w14:paraId="215C41D2" w14:textId="77777777" w:rsidR="008B7CFC" w:rsidRDefault="008B7CFC" w:rsidP="00E35F1F">
      <w:pPr>
        <w:pStyle w:val="CommentText"/>
      </w:pPr>
      <w:r>
        <w:rPr>
          <w:rStyle w:val="CommentReference"/>
        </w:rPr>
        <w:annotationRef/>
      </w:r>
      <w:r>
        <w:t>sat?</w:t>
      </w:r>
    </w:p>
  </w:comment>
  <w:comment w:id="890" w:author="Windows User" w:date="2015-11-21T13:17:00Z" w:initials="WU">
    <w:p w14:paraId="6B55DDAB" w14:textId="77777777" w:rsidR="008B7CFC" w:rsidRDefault="008B7CFC" w:rsidP="00E35F1F">
      <w:pPr>
        <w:pStyle w:val="CommentText"/>
      </w:pPr>
      <w:r>
        <w:rPr>
          <w:rStyle w:val="CommentReference"/>
        </w:rPr>
        <w:annotationRef/>
      </w:r>
      <w:r>
        <w:t>check</w:t>
      </w:r>
    </w:p>
  </w:comment>
  <w:comment w:id="891" w:author="Windows User" w:date="2015-11-21T13:17:00Z" w:initials="WU">
    <w:p w14:paraId="5825D4CB" w14:textId="77777777" w:rsidR="008B7CFC" w:rsidRDefault="008B7CFC" w:rsidP="00E35F1F">
      <w:pPr>
        <w:pStyle w:val="CommentText"/>
      </w:pPr>
      <w:r>
        <w:rPr>
          <w:rStyle w:val="CommentReference"/>
        </w:rPr>
        <w:annotationRef/>
      </w:r>
      <w:r>
        <w:t>check</w:t>
      </w:r>
    </w:p>
  </w:comment>
  <w:comment w:id="894" w:author="Windows User" w:date="2015-10-30T08:56:00Z" w:initials="BS">
    <w:p w14:paraId="3E614A56" w14:textId="77777777" w:rsidR="008B7CFC" w:rsidRDefault="008B7CFC" w:rsidP="00E35F1F">
      <w:pPr>
        <w:pStyle w:val="CommentText"/>
      </w:pPr>
      <w:r>
        <w:rPr>
          <w:rStyle w:val="CommentReference"/>
        </w:rPr>
        <w:annotationRef/>
      </w:r>
      <w:r>
        <w:t>entered and come forth, or entered through it?</w:t>
      </w:r>
    </w:p>
  </w:comment>
  <w:comment w:id="895" w:author="Windows User" w:date="2015-10-30T08:56:00Z" w:initials="BS">
    <w:p w14:paraId="356D8FDF" w14:textId="77777777" w:rsidR="008B7CFC" w:rsidRDefault="008B7CFC" w:rsidP="00E35F1F">
      <w:pPr>
        <w:pStyle w:val="CommentText"/>
      </w:pPr>
      <w:r>
        <w:rPr>
          <w:rStyle w:val="CommentReference"/>
        </w:rPr>
        <w:annotationRef/>
      </w:r>
      <w:r>
        <w:t>appearing?</w:t>
      </w:r>
    </w:p>
  </w:comment>
  <w:comment w:id="896" w:author="Windows User" w:date="2015-10-30T08:56:00Z" w:initials="BS">
    <w:p w14:paraId="4735348E" w14:textId="77777777" w:rsidR="008B7CFC" w:rsidRDefault="008B7CFC" w:rsidP="00E35F1F">
      <w:pPr>
        <w:pStyle w:val="CommentText"/>
      </w:pPr>
      <w:r>
        <w:rPr>
          <w:rStyle w:val="CommentReference"/>
        </w:rPr>
        <w:annotationRef/>
      </w:r>
      <w:r>
        <w:t>He</w:t>
      </w:r>
    </w:p>
  </w:comment>
  <w:comment w:id="902" w:author="Windows User" w:date="2015-10-30T08:56:00Z" w:initials="BS">
    <w:p w14:paraId="5F2DFD8E" w14:textId="77777777" w:rsidR="008B7CFC" w:rsidRDefault="008B7CFC" w:rsidP="00E35F1F">
      <w:pPr>
        <w:pStyle w:val="CommentText"/>
      </w:pPr>
      <w:r>
        <w:rPr>
          <w:rStyle w:val="CommentReference"/>
        </w:rPr>
        <w:annotationRef/>
      </w:r>
      <w:r>
        <w:t>I feel like upon sounds better here and below</w:t>
      </w:r>
    </w:p>
  </w:comment>
  <w:comment w:id="903" w:author="Windows User" w:date="2015-10-30T08:56:00Z" w:initials="BS">
    <w:p w14:paraId="026525DA" w14:textId="77777777" w:rsidR="008B7CFC" w:rsidRDefault="008B7CFC" w:rsidP="00E35F1F">
      <w:pPr>
        <w:pStyle w:val="CommentText"/>
      </w:pPr>
      <w:r>
        <w:rPr>
          <w:rStyle w:val="CommentReference"/>
        </w:rPr>
        <w:annotationRef/>
      </w:r>
      <w:r>
        <w:t>For forty days</w:t>
      </w:r>
    </w:p>
  </w:comment>
  <w:comment w:id="904" w:author="Windows User" w:date="2015-10-30T08:56:00Z" w:initials="BS">
    <w:p w14:paraId="7D69D9EF" w14:textId="77777777" w:rsidR="008B7CFC" w:rsidRDefault="008B7CFC" w:rsidP="00E35F1F">
      <w:pPr>
        <w:pStyle w:val="CommentText"/>
      </w:pPr>
      <w:r>
        <w:rPr>
          <w:rStyle w:val="CommentReference"/>
        </w:rPr>
        <w:annotationRef/>
      </w:r>
      <w:r>
        <w:t>awkward. Crush under our feet or crush within us? Even if feet not literally there, needed to complete the implied thought in english.</w:t>
      </w:r>
    </w:p>
  </w:comment>
  <w:comment w:id="910" w:author="Windows User" w:date="2015-10-30T08:56:00Z" w:initials="BS">
    <w:p w14:paraId="60DA9970" w14:textId="77777777" w:rsidR="008B7CFC" w:rsidRDefault="008B7CFC" w:rsidP="00E35F1F">
      <w:pPr>
        <w:pStyle w:val="CommentText"/>
      </w:pPr>
      <w:r>
        <w:rPr>
          <w:rStyle w:val="CommentReference"/>
        </w:rPr>
        <w:annotationRef/>
      </w:r>
      <w:r>
        <w:t>a? I know virgin doesn't sound right. Nor virginal. But a virgin seems to cheapen the thought...</w:t>
      </w:r>
    </w:p>
  </w:comment>
  <w:comment w:id="912" w:author="Windows User" w:date="2015-10-30T08:56:00Z" w:initials="BS">
    <w:p w14:paraId="3D3D58F2" w14:textId="77777777" w:rsidR="008B7CFC" w:rsidRDefault="008B7CFC" w:rsidP="00E35F1F">
      <w:pPr>
        <w:pStyle w:val="CommentText"/>
      </w:pPr>
      <w:r>
        <w:rPr>
          <w:rStyle w:val="CommentReference"/>
        </w:rPr>
        <w:annotationRef/>
      </w:r>
      <w:r>
        <w:t>annulled has connotation from catholicism of never having been. I like abolished better. Sounds more poetic like too.</w:t>
      </w:r>
    </w:p>
  </w:comment>
  <w:comment w:id="916" w:author="Windows User" w:date="2015-10-30T08:56:00Z" w:initials="BS">
    <w:p w14:paraId="758A0E08" w14:textId="77777777" w:rsidR="008B7CFC" w:rsidRDefault="008B7CFC" w:rsidP="00E35F1F">
      <w:pPr>
        <w:pStyle w:val="CommentText"/>
      </w:pPr>
      <w:r>
        <w:rPr>
          <w:rStyle w:val="CommentReference"/>
        </w:rPr>
        <w:annotationRef/>
      </w:r>
      <w:r>
        <w:t>yes, it is a continuous thought. But this and next are complete sentences in themselves.</w:t>
      </w:r>
    </w:p>
  </w:comment>
  <w:comment w:id="917" w:author="Windows User" w:date="2015-10-30T08:56:00Z" w:initials="BS">
    <w:p w14:paraId="4C494C1B" w14:textId="77777777" w:rsidR="008B7CFC" w:rsidRDefault="008B7CFC" w:rsidP="00E35F1F">
      <w:pPr>
        <w:pStyle w:val="CommentText"/>
      </w:pPr>
      <w:r>
        <w:rPr>
          <w:rStyle w:val="CommentReference"/>
        </w:rPr>
        <w:annotationRef/>
      </w:r>
      <w:r>
        <w:t>revealed almost makes sense here... but not with the next line having "said"</w:t>
      </w:r>
    </w:p>
  </w:comment>
  <w:comment w:id="918" w:author="Windows User" w:date="2015-10-30T08:56:00Z" w:initials="BS">
    <w:p w14:paraId="32F983BF" w14:textId="77777777" w:rsidR="008B7CFC" w:rsidRDefault="008B7CFC" w:rsidP="00E35F1F">
      <w:pPr>
        <w:pStyle w:val="CommentText"/>
      </w:pPr>
      <w:r>
        <w:rPr>
          <w:rStyle w:val="CommentReference"/>
        </w:rPr>
        <w:annotationRef/>
      </w:r>
      <w:r>
        <w:t>repeat quotes or contiguious?</w:t>
      </w:r>
    </w:p>
  </w:comment>
  <w:comment w:id="919" w:author="Windows User" w:date="2015-10-30T08:56:00Z" w:initials="BS">
    <w:p w14:paraId="29400B5B" w14:textId="77777777" w:rsidR="008B7CFC" w:rsidRDefault="008B7CFC" w:rsidP="00E35F1F">
      <w:pPr>
        <w:pStyle w:val="CommentText"/>
      </w:pPr>
      <w:r>
        <w:rPr>
          <w:rStyle w:val="CommentReference"/>
        </w:rPr>
        <w:annotationRef/>
      </w:r>
      <w:r>
        <w:t>in strength?</w:t>
      </w:r>
    </w:p>
  </w:comment>
  <w:comment w:id="920" w:author="Windows User" w:date="2015-10-30T08:56:00Z" w:initials="BS">
    <w:p w14:paraId="19007B27" w14:textId="77777777" w:rsidR="008B7CFC" w:rsidRDefault="008B7CFC" w:rsidP="00E35F1F">
      <w:pPr>
        <w:pStyle w:val="CommentText"/>
      </w:pPr>
      <w:r>
        <w:rPr>
          <w:rStyle w:val="CommentReference"/>
        </w:rPr>
        <w:annotationRef/>
      </w:r>
      <w:r>
        <w:t>in the tune it just sounds more emphatic dropping the "both"</w:t>
      </w:r>
    </w:p>
  </w:comment>
  <w:comment w:id="922" w:author="Windows User" w:date="2015-10-30T08:56:00Z" w:initials="BS">
    <w:p w14:paraId="42813985" w14:textId="77777777" w:rsidR="008B7CFC" w:rsidRDefault="008B7CFC" w:rsidP="00E35F1F">
      <w:pPr>
        <w:pStyle w:val="CommentText"/>
      </w:pPr>
      <w:r>
        <w:rPr>
          <w:rStyle w:val="CommentReference"/>
        </w:rPr>
        <w:annotationRef/>
      </w:r>
      <w:r>
        <w:t>theotokos, not mav em ef Nooti</w:t>
      </w:r>
    </w:p>
  </w:comment>
  <w:comment w:id="923" w:author="Windows User" w:date="2015-10-30T08:56:00Z" w:initials="BS">
    <w:p w14:paraId="72887F8D" w14:textId="77777777" w:rsidR="008B7CFC" w:rsidRDefault="008B7CFC" w:rsidP="00E35F1F">
      <w:pPr>
        <w:pStyle w:val="CommentText"/>
      </w:pPr>
      <w:r>
        <w:rPr>
          <w:rStyle w:val="CommentReference"/>
        </w:rPr>
        <w:annotationRef/>
      </w:r>
      <w:r>
        <w:t>in?</w:t>
      </w:r>
    </w:p>
  </w:comment>
  <w:comment w:id="925" w:author="Windows User" w:date="2015-10-30T08:56:00Z" w:initials="BS">
    <w:p w14:paraId="79923510" w14:textId="77777777" w:rsidR="008B7CFC" w:rsidRDefault="008B7CFC" w:rsidP="00E35F1F">
      <w:pPr>
        <w:pStyle w:val="CommentText"/>
      </w:pPr>
      <w:r>
        <w:rPr>
          <w:rStyle w:val="CommentReference"/>
        </w:rPr>
        <w:annotationRef/>
      </w:r>
      <w:r>
        <w:t>it's literally "And" but that leaves too much grammatical ambiguity that tends towards nonsensical parsing.</w:t>
      </w:r>
    </w:p>
  </w:comment>
  <w:comment w:id="926" w:author="Windows User" w:date="2015-10-30T08:56:00Z" w:initials="BS">
    <w:p w14:paraId="790A95EE" w14:textId="77777777" w:rsidR="008B7CFC" w:rsidRDefault="008B7CFC" w:rsidP="00E35F1F">
      <w:pPr>
        <w:pStyle w:val="CommentText"/>
      </w:pPr>
      <w:r>
        <w:rPr>
          <w:rStyle w:val="CommentReference"/>
        </w:rPr>
        <w:annotationRef/>
      </w:r>
      <w:r>
        <w:t>tense?</w:t>
      </w:r>
    </w:p>
  </w:comment>
  <w:comment w:id="928" w:author="Windows User" w:date="2015-10-30T08:56:00Z" w:initials="BS">
    <w:p w14:paraId="2626B3B0" w14:textId="77777777" w:rsidR="008B7CFC" w:rsidRDefault="008B7CFC" w:rsidP="00E35F1F">
      <w:pPr>
        <w:pStyle w:val="CommentText"/>
      </w:pPr>
      <w:r>
        <w:rPr>
          <w:rStyle w:val="CommentReference"/>
        </w:rPr>
        <w:annotationRef/>
      </w:r>
      <w:r>
        <w:t>too far for a pronoun</w:t>
      </w:r>
    </w:p>
  </w:comment>
  <w:comment w:id="929" w:author="Windows User" w:date="2015-10-30T08:56:00Z" w:initials="BS">
    <w:p w14:paraId="35C833E4" w14:textId="77777777" w:rsidR="008B7CFC" w:rsidRDefault="008B7CFC" w:rsidP="00E35F1F">
      <w:pPr>
        <w:pStyle w:val="CommentText"/>
      </w:pPr>
      <w:r>
        <w:rPr>
          <w:rStyle w:val="CommentReference"/>
        </w:rPr>
        <w:annotationRef/>
      </w:r>
      <w:r>
        <w:t>deemed or made?</w:t>
      </w:r>
    </w:p>
  </w:comment>
  <w:comment w:id="931" w:author="Windows User" w:date="2015-10-30T08:56:00Z" w:initials="BS">
    <w:p w14:paraId="5C7B7A35" w14:textId="77777777" w:rsidR="008B7CFC" w:rsidRDefault="008B7CFC" w:rsidP="00E35F1F">
      <w:pPr>
        <w:pStyle w:val="CommentText"/>
      </w:pPr>
      <w:r>
        <w:rPr>
          <w:rStyle w:val="CommentReference"/>
        </w:rPr>
        <w:annotationRef/>
      </w:r>
      <w:r>
        <w:t>coptic is heavens of heavens, but we usually say heaven of heavens.</w:t>
      </w:r>
    </w:p>
  </w:comment>
  <w:comment w:id="933" w:author="Windows User" w:date="2015-10-30T08:56:00Z" w:initials="BS">
    <w:p w14:paraId="080C2EEE" w14:textId="77777777" w:rsidR="008B7CFC" w:rsidRDefault="008B7CFC" w:rsidP="00E35F1F">
      <w:pPr>
        <w:pStyle w:val="CommentText"/>
      </w:pPr>
      <w:r>
        <w:rPr>
          <w:rStyle w:val="CommentReference"/>
        </w:rPr>
        <w:annotationRef/>
      </w:r>
      <w:r>
        <w:t>rises or shines?</w:t>
      </w:r>
    </w:p>
  </w:comment>
  <w:comment w:id="936" w:author="Windows User" w:date="2015-10-30T08:56:00Z" w:initials="BS">
    <w:p w14:paraId="5671149C" w14:textId="77777777" w:rsidR="008B7CFC" w:rsidRDefault="008B7CFC" w:rsidP="00E35F1F">
      <w:pPr>
        <w:pStyle w:val="CommentText"/>
      </w:pPr>
      <w:r>
        <w:rPr>
          <w:rStyle w:val="CommentReference"/>
        </w:rPr>
        <w:annotationRef/>
      </w:r>
      <w:r>
        <w:t>destroyed or damaged?</w:t>
      </w:r>
    </w:p>
  </w:comment>
  <w:comment w:id="942" w:author="Windows User" w:date="2015-10-30T08:56:00Z" w:initials="BS">
    <w:p w14:paraId="4B308EB2" w14:textId="77777777" w:rsidR="008B7CFC" w:rsidRDefault="008B7CFC" w:rsidP="00E35F1F">
      <w:pPr>
        <w:pStyle w:val="CommentText"/>
      </w:pPr>
      <w:r>
        <w:rPr>
          <w:rStyle w:val="CommentReference"/>
        </w:rPr>
        <w:annotationRef/>
      </w:r>
      <w:r>
        <w:t>servant, or slave?</w:t>
      </w:r>
    </w:p>
  </w:comment>
  <w:comment w:id="943" w:author="Windows User" w:date="2015-10-30T08:56:00Z" w:initials="BS">
    <w:p w14:paraId="20DF1D54" w14:textId="77777777" w:rsidR="008B7CFC" w:rsidRDefault="008B7CFC" w:rsidP="00E35F1F">
      <w:pPr>
        <w:pStyle w:val="CommentText"/>
      </w:pPr>
      <w:r>
        <w:rPr>
          <w:rStyle w:val="CommentReference"/>
        </w:rPr>
        <w:annotationRef/>
      </w:r>
      <w:r>
        <w:t>Feels way too literal</w:t>
      </w:r>
    </w:p>
  </w:comment>
  <w:comment w:id="944" w:author="Windows User" w:date="2015-11-21T13:18:00Z" w:initials="WU">
    <w:p w14:paraId="2A74F11D" w14:textId="77777777" w:rsidR="008B7CFC" w:rsidRDefault="008B7CFC" w:rsidP="00E35F1F">
      <w:pPr>
        <w:pStyle w:val="CommentText"/>
      </w:pPr>
      <w:r>
        <w:rPr>
          <w:rStyle w:val="CommentReference"/>
        </w:rPr>
        <w:annotationRef/>
      </w:r>
      <w:r>
        <w:t>check</w:t>
      </w:r>
    </w:p>
  </w:comment>
  <w:comment w:id="950" w:author="Windows User" w:date="2015-10-30T08:56:00Z" w:initials="BS">
    <w:p w14:paraId="6352B7F4" w14:textId="77777777" w:rsidR="008B7CFC" w:rsidRDefault="008B7CFC"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52" w:author="Windows User" w:date="2015-10-30T08:56:00Z" w:initials="BS">
    <w:p w14:paraId="77680459" w14:textId="77777777" w:rsidR="008B7CFC" w:rsidRDefault="008B7CFC" w:rsidP="00E35F1F">
      <w:pPr>
        <w:pStyle w:val="CommentText"/>
      </w:pPr>
      <w:r>
        <w:rPr>
          <w:rStyle w:val="CommentReference"/>
        </w:rPr>
        <w:annotationRef/>
      </w:r>
      <w:r>
        <w:t>was incarnate or took flesh? Need a decision for this common phrase.</w:t>
      </w:r>
    </w:p>
  </w:comment>
  <w:comment w:id="954" w:author="Windows User" w:date="2015-10-30T08:56:00Z" w:initials="BS">
    <w:p w14:paraId="6C7BBC12" w14:textId="77777777" w:rsidR="008B7CFC" w:rsidRDefault="008B7CFC"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59" w:author="Windows User" w:date="2015-10-30T08:56:00Z" w:initials="BS">
    <w:p w14:paraId="61EAF48D" w14:textId="77777777" w:rsidR="008B7CFC" w:rsidRDefault="008B7CFC" w:rsidP="00E35F1F">
      <w:pPr>
        <w:pStyle w:val="CommentText"/>
      </w:pPr>
      <w:r>
        <w:rPr>
          <w:rStyle w:val="CommentReference"/>
        </w:rPr>
        <w:annotationRef/>
      </w:r>
      <w:r>
        <w:t>Altar/The place where the Sacrifice is offered, is clearly not right. But Temple? Or Holy of Holies?</w:t>
      </w:r>
    </w:p>
  </w:comment>
  <w:comment w:id="962" w:author="Windows User" w:date="2015-10-30T08:56:00Z" w:initials="BS">
    <w:p w14:paraId="0DB4A25D" w14:textId="77777777" w:rsidR="008B7CFC" w:rsidRDefault="008B7CFC" w:rsidP="00E35F1F">
      <w:pPr>
        <w:pStyle w:val="CommentText"/>
      </w:pPr>
      <w:r>
        <w:rPr>
          <w:rStyle w:val="CommentReference"/>
        </w:rPr>
        <w:annotationRef/>
      </w:r>
      <w:r>
        <w:t>I think infinite captures the meaning of uncircumscript in a more approachable way.</w:t>
      </w:r>
    </w:p>
  </w:comment>
  <w:comment w:id="963" w:author="Windows User" w:date="2015-10-30T08:56:00Z" w:initials="BS">
    <w:p w14:paraId="65C574CB" w14:textId="77777777" w:rsidR="008B7CFC" w:rsidRDefault="008B7CFC" w:rsidP="00E35F1F">
      <w:pPr>
        <w:pStyle w:val="CommentText"/>
      </w:pPr>
      <w:r>
        <w:rPr>
          <w:rStyle w:val="CommentReference"/>
        </w:rPr>
        <w:annotationRef/>
      </w:r>
      <w:r>
        <w:t>net or hook?</w:t>
      </w:r>
    </w:p>
  </w:comment>
  <w:comment w:id="964" w:author="Windows User" w:date="2015-10-30T08:56:00Z" w:initials="BS">
    <w:p w14:paraId="631E73A0" w14:textId="77777777" w:rsidR="008B7CFC" w:rsidRDefault="008B7CFC" w:rsidP="00E35F1F">
      <w:pPr>
        <w:pStyle w:val="CommentText"/>
      </w:pPr>
      <w:r>
        <w:rPr>
          <w:rStyle w:val="CommentReference"/>
        </w:rPr>
        <w:annotationRef/>
      </w:r>
      <w:r>
        <w:t>Instructing them in the worship?</w:t>
      </w:r>
    </w:p>
  </w:comment>
  <w:comment w:id="965" w:author="Windows User" w:date="2015-10-30T08:56:00Z" w:initials="BS">
    <w:p w14:paraId="22469FD6" w14:textId="77777777" w:rsidR="008B7CFC" w:rsidRDefault="008B7CFC" w:rsidP="00E35F1F">
      <w:pPr>
        <w:pStyle w:val="CommentText"/>
      </w:pPr>
      <w:r>
        <w:rPr>
          <w:rStyle w:val="CommentReference"/>
        </w:rPr>
        <w:annotationRef/>
      </w:r>
      <w:r>
        <w:t>what does this mean?</w:t>
      </w:r>
    </w:p>
  </w:comment>
  <w:comment w:id="966" w:author="Windows User" w:date="2015-10-30T08:56:00Z" w:initials="BS">
    <w:p w14:paraId="0A6E9F00" w14:textId="77777777" w:rsidR="008B7CFC" w:rsidRDefault="008B7CFC" w:rsidP="00E35F1F">
      <w:pPr>
        <w:pStyle w:val="CommentText"/>
      </w:pPr>
      <w:r>
        <w:rPr>
          <w:rStyle w:val="CommentReference"/>
        </w:rPr>
        <w:annotationRef/>
      </w:r>
      <w:r>
        <w:t>Path? Or Way? i.e. Christ?</w:t>
      </w:r>
    </w:p>
  </w:comment>
  <w:comment w:id="967" w:author="Windows User" w:date="2015-10-30T08:56:00Z" w:initials="BS">
    <w:p w14:paraId="50D676B3" w14:textId="77777777" w:rsidR="008B7CFC" w:rsidRDefault="008B7CFC" w:rsidP="00E35F1F">
      <w:pPr>
        <w:pStyle w:val="CommentText"/>
      </w:pPr>
      <w:r>
        <w:rPr>
          <w:rStyle w:val="CommentReference"/>
        </w:rPr>
        <w:annotationRef/>
      </w:r>
      <w:r>
        <w:t>forward to? Or towards?</w:t>
      </w:r>
    </w:p>
  </w:comment>
  <w:comment w:id="968" w:author="Windows User" w:date="2015-10-30T08:56:00Z" w:initials="BS">
    <w:p w14:paraId="4E94979B" w14:textId="77777777" w:rsidR="008B7CFC" w:rsidRDefault="008B7CFC" w:rsidP="00E35F1F">
      <w:pPr>
        <w:pStyle w:val="CommentText"/>
      </w:pPr>
      <w:r>
        <w:rPr>
          <w:rStyle w:val="CommentReference"/>
        </w:rPr>
        <w:annotationRef/>
      </w:r>
      <w:r>
        <w:t>gladness</w:t>
      </w:r>
    </w:p>
  </w:comment>
  <w:comment w:id="974" w:author="Windows User" w:date="2015-10-30T08:56:00Z" w:initials="BS">
    <w:p w14:paraId="3588E256" w14:textId="77777777" w:rsidR="008B7CFC" w:rsidRDefault="008B7CFC" w:rsidP="00E35F1F">
      <w:pPr>
        <w:pStyle w:val="CommentText"/>
      </w:pPr>
      <w:r>
        <w:rPr>
          <w:rStyle w:val="CommentReference"/>
        </w:rPr>
        <w:annotationRef/>
      </w:r>
      <w:r>
        <w:t>Inclined to switch to L.A. ordering, but probably better to be consistent with Black.</w:t>
      </w:r>
    </w:p>
  </w:comment>
  <w:comment w:id="975" w:author="Windows User" w:date="2015-10-30T08:56:00Z" w:initials="BS">
    <w:p w14:paraId="5F5FCC97" w14:textId="77777777" w:rsidR="008B7CFC" w:rsidRDefault="008B7CFC" w:rsidP="00E35F1F">
      <w:pPr>
        <w:pStyle w:val="CommentText"/>
      </w:pPr>
      <w:r>
        <w:rPr>
          <w:rStyle w:val="CommentReference"/>
        </w:rPr>
        <w:annotationRef/>
      </w:r>
      <w:r>
        <w:t>Everyday or a day?</w:t>
      </w:r>
    </w:p>
  </w:comment>
  <w:comment w:id="976" w:author="Windows User" w:date="2015-10-30T08:56:00Z" w:initials="BS">
    <w:p w14:paraId="7938A467" w14:textId="77777777" w:rsidR="008B7CFC" w:rsidRDefault="008B7CFC" w:rsidP="00E35F1F">
      <w:pPr>
        <w:pStyle w:val="CommentText"/>
      </w:pPr>
      <w:r>
        <w:rPr>
          <w:rStyle w:val="CommentReference"/>
        </w:rPr>
        <w:annotationRef/>
      </w:r>
      <w:r>
        <w:t>not delight. Maybe joy instead of esctasy?</w:t>
      </w:r>
    </w:p>
  </w:comment>
  <w:comment w:id="977" w:author="Windows User" w:date="2015-10-30T08:56:00Z" w:initials="BS">
    <w:p w14:paraId="0D0804AC" w14:textId="77777777" w:rsidR="008B7CFC" w:rsidRDefault="008B7CFC" w:rsidP="00E35F1F">
      <w:pPr>
        <w:pStyle w:val="CommentText"/>
      </w:pPr>
      <w:r>
        <w:rPr>
          <w:rStyle w:val="CommentReference"/>
        </w:rPr>
        <w:annotationRef/>
      </w:r>
      <w:r>
        <w:t>glory, splendor or beauty?</w:t>
      </w:r>
    </w:p>
  </w:comment>
  <w:comment w:id="978" w:author="Windows User" w:date="2015-10-30T08:56:00Z" w:initials="BS">
    <w:p w14:paraId="07A7FAB4" w14:textId="77777777" w:rsidR="008B7CFC" w:rsidRDefault="008B7CFC" w:rsidP="00E35F1F">
      <w:pPr>
        <w:pStyle w:val="CommentText"/>
      </w:pPr>
      <w:r>
        <w:rPr>
          <w:rStyle w:val="CommentReference"/>
        </w:rPr>
        <w:annotationRef/>
      </w:r>
      <w:r>
        <w:t>from or and?</w:t>
      </w:r>
    </w:p>
  </w:comment>
  <w:comment w:id="979" w:author="Windows User" w:date="2015-10-30T08:56:00Z" w:initials="BS">
    <w:p w14:paraId="5249720E" w14:textId="77777777" w:rsidR="008B7CFC" w:rsidRDefault="008B7CFC" w:rsidP="00E35F1F">
      <w:pPr>
        <w:pStyle w:val="CommentText"/>
      </w:pPr>
      <w:r>
        <w:rPr>
          <w:rStyle w:val="CommentReference"/>
        </w:rPr>
        <w:annotationRef/>
      </w:r>
      <w:r>
        <w:t>What prophet? Why did abouna redact this?</w:t>
      </w:r>
    </w:p>
  </w:comment>
  <w:comment w:id="980" w:author="Windows User" w:date="2015-10-30T08:56:00Z" w:initials="BS">
    <w:p w14:paraId="66A9526F" w14:textId="77777777" w:rsidR="008B7CFC" w:rsidRDefault="008B7CFC" w:rsidP="00E35F1F">
      <w:pPr>
        <w:pStyle w:val="CommentText"/>
      </w:pPr>
      <w:r>
        <w:rPr>
          <w:rStyle w:val="CommentReference"/>
        </w:rPr>
        <w:annotationRef/>
      </w:r>
      <w:r>
        <w:t>Doesn't this say you are beyond beginning, or something to that effect? Beyond the beginning from which even time arose?</w:t>
      </w:r>
    </w:p>
  </w:comment>
  <w:comment w:id="981" w:author="Windows User" w:date="2015-10-30T08:56:00Z" w:initials="BS">
    <w:p w14:paraId="08CC53E1" w14:textId="77777777" w:rsidR="008B7CFC" w:rsidRDefault="008B7CFC" w:rsidP="00E35F1F">
      <w:pPr>
        <w:pStyle w:val="CommentText"/>
      </w:pPr>
      <w:r>
        <w:rPr>
          <w:rStyle w:val="CommentReference"/>
        </w:rPr>
        <w:annotationRef/>
      </w:r>
      <w:r>
        <w:t>is this right?</w:t>
      </w:r>
    </w:p>
  </w:comment>
  <w:comment w:id="982" w:author="Windows User" w:date="2015-10-30T08:56:00Z" w:initials="BS">
    <w:p w14:paraId="21BA9344" w14:textId="77777777" w:rsidR="008B7CFC" w:rsidRDefault="008B7CFC" w:rsidP="00E35F1F">
      <w:pPr>
        <w:pStyle w:val="CommentText"/>
      </w:pPr>
      <w:r>
        <w:rPr>
          <w:rStyle w:val="CommentReference"/>
        </w:rPr>
        <w:annotationRef/>
      </w:r>
      <w:r>
        <w:t>isn't it of?</w:t>
      </w:r>
    </w:p>
  </w:comment>
  <w:comment w:id="983" w:author="Windows User" w:date="2015-10-30T08:56:00Z" w:initials="BS">
    <w:p w14:paraId="0DB057D8" w14:textId="77777777" w:rsidR="008B7CFC" w:rsidRDefault="008B7CFC" w:rsidP="00E35F1F">
      <w:pPr>
        <w:pStyle w:val="CommentText"/>
      </w:pPr>
      <w:r>
        <w:rPr>
          <w:rStyle w:val="CommentReference"/>
        </w:rPr>
        <w:annotationRef/>
      </w:r>
      <w:r>
        <w:t>isn't it blesses?</w:t>
      </w:r>
    </w:p>
  </w:comment>
  <w:comment w:id="984" w:author="Windows User" w:date="2015-10-30T08:56:00Z" w:initials="BS">
    <w:p w14:paraId="4126BF87" w14:textId="77777777" w:rsidR="008B7CFC" w:rsidRDefault="008B7CFC" w:rsidP="00E35F1F">
      <w:pPr>
        <w:pStyle w:val="CommentText"/>
      </w:pPr>
      <w:r>
        <w:rPr>
          <w:rStyle w:val="CommentReference"/>
        </w:rPr>
        <w:annotationRef/>
      </w:r>
      <w:r>
        <w:t>blessing or blessing?</w:t>
      </w:r>
    </w:p>
  </w:comment>
  <w:comment w:id="985" w:author="Windows User" w:date="2015-10-30T08:56:00Z" w:initials="BS">
    <w:p w14:paraId="068E7184" w14:textId="77777777" w:rsidR="008B7CFC" w:rsidRDefault="008B7CFC" w:rsidP="00E35F1F">
      <w:pPr>
        <w:pStyle w:val="CommentText"/>
      </w:pPr>
      <w:r>
        <w:rPr>
          <w:rStyle w:val="CommentReference"/>
        </w:rPr>
        <w:annotationRef/>
      </w:r>
      <w:r>
        <w:t>the other translations seem not to like abouna's contractions...</w:t>
      </w:r>
    </w:p>
  </w:comment>
  <w:comment w:id="986" w:author="Windows User" w:date="2015-10-30T08:56:00Z" w:initials="BS">
    <w:p w14:paraId="21A595C5" w14:textId="77777777" w:rsidR="008B7CFC" w:rsidRDefault="008B7CFC" w:rsidP="00E35F1F">
      <w:pPr>
        <w:pStyle w:val="CommentText"/>
      </w:pPr>
      <w:r>
        <w:rPr>
          <w:rStyle w:val="CommentReference"/>
        </w:rPr>
        <w:annotationRef/>
      </w:r>
      <w:r>
        <w:t>perfect or true?</w:t>
      </w:r>
    </w:p>
  </w:comment>
  <w:comment w:id="989" w:author="Windows User" w:date="2015-11-21T13:21:00Z" w:initials="WU">
    <w:p w14:paraId="686F5E9C" w14:textId="77777777" w:rsidR="008B7CFC" w:rsidRDefault="008B7CFC" w:rsidP="00E35F1F">
      <w:pPr>
        <w:pStyle w:val="CommentText"/>
      </w:pPr>
      <w:r>
        <w:rPr>
          <w:rStyle w:val="CommentReference"/>
        </w:rPr>
        <w:annotationRef/>
      </w:r>
    </w:p>
  </w:comment>
  <w:comment w:id="994" w:author="Windows User" w:date="2015-10-30T08:56:00Z" w:initials="BS">
    <w:p w14:paraId="138D81C8" w14:textId="77777777" w:rsidR="008B7CFC" w:rsidRDefault="008B7CFC" w:rsidP="00E35F1F">
      <w:pPr>
        <w:pStyle w:val="CommentText"/>
      </w:pPr>
      <w:r>
        <w:rPr>
          <w:rStyle w:val="CommentReference"/>
        </w:rPr>
        <w:annotationRef/>
      </w:r>
      <w:r>
        <w:t>which word is right?</w:t>
      </w:r>
    </w:p>
  </w:comment>
  <w:comment w:id="995" w:author="Windows User" w:date="2015-10-30T08:56:00Z" w:initials="BS">
    <w:p w14:paraId="36B899D8" w14:textId="77777777" w:rsidR="008B7CFC" w:rsidRDefault="008B7CFC" w:rsidP="00E35F1F">
      <w:pPr>
        <w:pStyle w:val="CommentText"/>
      </w:pPr>
      <w:r>
        <w:rPr>
          <w:rStyle w:val="CommentReference"/>
        </w:rPr>
        <w:annotationRef/>
      </w:r>
      <w:r>
        <w:t>wise?</w:t>
      </w:r>
    </w:p>
  </w:comment>
  <w:comment w:id="997" w:author="Windows User" w:date="2015-10-30T08:56:00Z" w:initials="BS">
    <w:p w14:paraId="62F2B22F" w14:textId="77777777" w:rsidR="008B7CFC" w:rsidRDefault="008B7CFC" w:rsidP="00E35F1F">
      <w:pPr>
        <w:pStyle w:val="CommentText"/>
      </w:pPr>
      <w:r>
        <w:rPr>
          <w:rStyle w:val="CommentReference"/>
        </w:rPr>
        <w:annotationRef/>
      </w:r>
      <w:r>
        <w:t>bride, or bridal chamber?</w:t>
      </w:r>
    </w:p>
  </w:comment>
  <w:comment w:id="998" w:author="Windows User" w:date="2015-10-30T08:56:00Z" w:initials="BS">
    <w:p w14:paraId="13AA9031" w14:textId="77777777" w:rsidR="008B7CFC" w:rsidRDefault="008B7CFC" w:rsidP="00E35F1F">
      <w:pPr>
        <w:pStyle w:val="CommentText"/>
      </w:pPr>
      <w:r>
        <w:rPr>
          <w:rStyle w:val="CommentReference"/>
        </w:rPr>
        <w:annotationRef/>
      </w:r>
      <w:r>
        <w:t>truth, logos, or true logos?</w:t>
      </w:r>
    </w:p>
  </w:comment>
  <w:comment w:id="999" w:author="Windows User" w:date="2015-10-30T08:56:00Z" w:initials="BS">
    <w:p w14:paraId="116A567C" w14:textId="77777777" w:rsidR="008B7CFC" w:rsidRDefault="008B7CFC" w:rsidP="00E35F1F">
      <w:pPr>
        <w:pStyle w:val="CommentText"/>
      </w:pPr>
      <w:r>
        <w:rPr>
          <w:rStyle w:val="CommentReference"/>
        </w:rPr>
        <w:annotationRef/>
      </w:r>
      <w:r>
        <w:t>redeemed or saved?</w:t>
      </w:r>
    </w:p>
  </w:comment>
  <w:comment w:id="1001" w:author="Windows User" w:date="2015-10-30T08:56:00Z" w:initials="BS">
    <w:p w14:paraId="37848CBE" w14:textId="77777777" w:rsidR="008B7CFC" w:rsidRDefault="008B7CFC" w:rsidP="00E35F1F">
      <w:pPr>
        <w:pStyle w:val="CommentText"/>
      </w:pPr>
      <w:r>
        <w:rPr>
          <w:rStyle w:val="CommentReference"/>
        </w:rPr>
        <w:annotationRef/>
      </w:r>
      <w:r>
        <w:t>for us or unto us?</w:t>
      </w:r>
    </w:p>
  </w:comment>
  <w:comment w:id="1004" w:author="Windows User" w:date="2015-10-30T08:56:00Z" w:initials="BS">
    <w:p w14:paraId="7318299D" w14:textId="77777777" w:rsidR="008B7CFC" w:rsidRDefault="008B7CFC" w:rsidP="00E35F1F">
      <w:pPr>
        <w:pStyle w:val="CommentText"/>
      </w:pPr>
      <w:r>
        <w:rPr>
          <w:rStyle w:val="CommentReference"/>
        </w:rPr>
        <w:annotationRef/>
      </w:r>
      <w:r>
        <w:t>what does eshleelooi mean?</w:t>
      </w:r>
    </w:p>
  </w:comment>
  <w:comment w:id="1005" w:author="Windows User" w:date="2015-10-30T08:56:00Z" w:initials="BS">
    <w:p w14:paraId="01016F04" w14:textId="77777777" w:rsidR="008B7CFC" w:rsidRDefault="008B7CFC" w:rsidP="00E35F1F">
      <w:pPr>
        <w:pStyle w:val="CommentText"/>
      </w:pPr>
      <w:r>
        <w:rPr>
          <w:rStyle w:val="CommentReference"/>
        </w:rPr>
        <w:annotationRef/>
      </w:r>
      <w:r>
        <w:t>save or redeem?</w:t>
      </w:r>
    </w:p>
  </w:comment>
  <w:comment w:id="1007" w:author="Windows User" w:date="2015-10-30T08:56:00Z" w:initials="BS">
    <w:p w14:paraId="2F0C8D0C" w14:textId="77777777" w:rsidR="008B7CFC" w:rsidRDefault="008B7CFC" w:rsidP="00E35F1F">
      <w:pPr>
        <w:pStyle w:val="CommentText"/>
      </w:pPr>
      <w:r>
        <w:rPr>
          <w:rStyle w:val="CommentReference"/>
        </w:rPr>
        <w:annotationRef/>
      </w:r>
      <w:r>
        <w:t>paradoxically or miraculously?</w:t>
      </w:r>
    </w:p>
  </w:comment>
  <w:comment w:id="1008" w:author="Windows User" w:date="2015-10-30T08:56:00Z" w:initials="BS">
    <w:p w14:paraId="0F8BDFBA" w14:textId="77777777" w:rsidR="008B7CFC" w:rsidRDefault="008B7CFC" w:rsidP="00E35F1F">
      <w:pPr>
        <w:pStyle w:val="CommentText"/>
      </w:pPr>
      <w:r>
        <w:rPr>
          <w:rStyle w:val="CommentReference"/>
        </w:rPr>
        <w:annotationRef/>
      </w:r>
      <w:r>
        <w:t>I get that this is perfectly valid English without 'is'. But too hard to follow fast.</w:t>
      </w:r>
    </w:p>
  </w:comment>
  <w:comment w:id="1010" w:author="Windows User" w:date="2015-10-30T08:56:00Z" w:initials="BS">
    <w:p w14:paraId="0412A3CD" w14:textId="77777777" w:rsidR="008B7CFC" w:rsidRDefault="008B7CFC" w:rsidP="00E35F1F">
      <w:pPr>
        <w:pStyle w:val="CommentText"/>
      </w:pPr>
      <w:r>
        <w:rPr>
          <w:rStyle w:val="CommentReference"/>
        </w:rPr>
        <w:annotationRef/>
      </w:r>
      <w:r>
        <w:t>this seems to be parallel to gold on all sides rather than gold roundabout it.</w:t>
      </w:r>
    </w:p>
  </w:comment>
  <w:comment w:id="1011" w:author="Windows User" w:date="2015-10-30T08:56:00Z" w:initials="BS">
    <w:p w14:paraId="5A22944C" w14:textId="77777777" w:rsidR="008B7CFC" w:rsidRDefault="008B7CFC" w:rsidP="00E35F1F">
      <w:pPr>
        <w:pStyle w:val="CommentText"/>
      </w:pPr>
      <w:r>
        <w:rPr>
          <w:rStyle w:val="CommentReference"/>
        </w:rPr>
        <w:annotationRef/>
      </w:r>
      <w:r>
        <w:t>Saviour or redeemer?</w:t>
      </w:r>
    </w:p>
  </w:comment>
  <w:comment w:id="1013" w:author="Windows User" w:date="2015-10-30T08:56:00Z" w:initials="BS">
    <w:p w14:paraId="7BA01F3B" w14:textId="77777777" w:rsidR="008B7CFC" w:rsidRDefault="008B7CFC" w:rsidP="00E35F1F">
      <w:pPr>
        <w:pStyle w:val="CommentText"/>
      </w:pPr>
      <w:r>
        <w:rPr>
          <w:rStyle w:val="CommentReference"/>
        </w:rPr>
        <w:annotationRef/>
      </w:r>
      <w:r>
        <w:t>isn't this compassion? not nishti nai...</w:t>
      </w:r>
    </w:p>
  </w:comment>
  <w:comment w:id="1016" w:author="Windows User" w:date="2015-10-30T08:56:00Z" w:initials="BS">
    <w:p w14:paraId="48DB0714" w14:textId="77777777" w:rsidR="008B7CFC" w:rsidRDefault="008B7CFC"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17" w:author="Windows User" w:date="2015-10-30T08:56:00Z" w:initials="BS">
    <w:p w14:paraId="15AB72CB" w14:textId="77777777" w:rsidR="008B7CFC" w:rsidRDefault="008B7CFC" w:rsidP="00E35F1F">
      <w:pPr>
        <w:pStyle w:val="CommentText"/>
      </w:pPr>
      <w:r>
        <w:rPr>
          <w:rStyle w:val="CommentReference"/>
        </w:rPr>
        <w:annotationRef/>
      </w:r>
      <w:r>
        <w:t>should be lampstand, not candle stick, here and throughout.</w:t>
      </w:r>
    </w:p>
  </w:comment>
  <w:comment w:id="1018" w:author="Windows User" w:date="2015-10-30T08:56:00Z" w:initials="BS">
    <w:p w14:paraId="6D5F9821" w14:textId="77777777" w:rsidR="008B7CFC" w:rsidRDefault="008B7CFC" w:rsidP="00E35F1F">
      <w:pPr>
        <w:pStyle w:val="CommentText"/>
      </w:pPr>
      <w:r>
        <w:rPr>
          <w:rStyle w:val="CommentReference"/>
        </w:rPr>
        <w:annotationRef/>
      </w:r>
      <w:r>
        <w:t>Ok, not saluted... Greeted, or I would prefer hailed...</w:t>
      </w:r>
    </w:p>
  </w:comment>
  <w:comment w:id="1019" w:author="Windows User" w:date="2015-10-30T08:56:00Z" w:initials="BS">
    <w:p w14:paraId="075C27A6" w14:textId="77777777" w:rsidR="008B7CFC" w:rsidRDefault="008B7CFC" w:rsidP="00E35F1F">
      <w:pPr>
        <w:pStyle w:val="CommentText"/>
      </w:pPr>
      <w:r>
        <w:rPr>
          <w:rStyle w:val="CommentReference"/>
        </w:rPr>
        <w:annotationRef/>
      </w:r>
      <w:r>
        <w:t>The Father was overjoyed, in your conception????</w:t>
      </w:r>
    </w:p>
  </w:comment>
  <w:comment w:id="1020" w:author="Windows User" w:date="2015-10-30T08:56:00Z" w:initials="BS">
    <w:p w14:paraId="7569AFF1" w14:textId="77777777" w:rsidR="008B7CFC" w:rsidRDefault="008B7CFC" w:rsidP="00E35F1F">
      <w:pPr>
        <w:pStyle w:val="CommentText"/>
      </w:pPr>
      <w:r>
        <w:rPr>
          <w:rStyle w:val="CommentReference"/>
        </w:rPr>
        <w:annotationRef/>
      </w:r>
      <w:r>
        <w:t>appearing doesn't sound right for parousia... coming or advent?</w:t>
      </w:r>
    </w:p>
  </w:comment>
  <w:comment w:id="1021" w:author="Windows User" w:date="2015-11-21T13:22:00Z" w:initials="WU">
    <w:p w14:paraId="728FA9EF" w14:textId="77777777" w:rsidR="008B7CFC" w:rsidRDefault="008B7CFC" w:rsidP="00E35F1F">
      <w:pPr>
        <w:pStyle w:val="CommentText"/>
      </w:pPr>
      <w:r>
        <w:rPr>
          <w:rStyle w:val="CommentReference"/>
        </w:rPr>
        <w:annotationRef/>
      </w:r>
      <w:r w:rsidRPr="00582AD7">
        <w:t>(ⲡⲉⲥⲱⲙⲁ??)</w:t>
      </w:r>
    </w:p>
  </w:comment>
  <w:comment w:id="1022" w:author="Windows User" w:date="2015-10-30T08:56:00Z" w:initials="BS">
    <w:p w14:paraId="0C77198F" w14:textId="77777777" w:rsidR="008B7CFC" w:rsidRDefault="008B7CFC" w:rsidP="00E35F1F">
      <w:pPr>
        <w:pStyle w:val="CommentText"/>
      </w:pPr>
      <w:r>
        <w:rPr>
          <w:rStyle w:val="CommentReference"/>
        </w:rPr>
        <w:annotationRef/>
      </w:r>
      <w:r>
        <w:t>kinda funny in English to switch pronoun from Lord to Virgin in one scentence.</w:t>
      </w:r>
    </w:p>
  </w:comment>
  <w:comment w:id="1025" w:author="Windows User" w:date="2015-10-30T08:56:00Z" w:initials="BS">
    <w:p w14:paraId="501C2D6F" w14:textId="77777777" w:rsidR="008B7CFC" w:rsidRDefault="008B7CFC" w:rsidP="00E35F1F">
      <w:pPr>
        <w:pStyle w:val="CommentText"/>
      </w:pPr>
      <w:r>
        <w:rPr>
          <w:rStyle w:val="CommentReference"/>
        </w:rPr>
        <w:annotationRef/>
      </w:r>
      <w:r>
        <w:t>I really didn't like preached... Is this to literal though? Maybe L.A. is better.</w:t>
      </w:r>
    </w:p>
  </w:comment>
  <w:comment w:id="1026" w:author="Windows User" w:date="2015-10-30T08:56:00Z" w:initials="BS">
    <w:p w14:paraId="6407D4C9" w14:textId="77777777" w:rsidR="008B7CFC" w:rsidRDefault="008B7CFC" w:rsidP="00E35F1F">
      <w:pPr>
        <w:pStyle w:val="CommentText"/>
      </w:pPr>
      <w:r>
        <w:rPr>
          <w:rStyle w:val="CommentReference"/>
        </w:rPr>
        <w:annotationRef/>
      </w:r>
      <w:r>
        <w:t>these thereofs are so awkward... but I can't think of a better phrasing right now.</w:t>
      </w:r>
    </w:p>
  </w:comment>
  <w:comment w:id="1027" w:author="Windows User" w:date="2015-11-21T13:23:00Z" w:initials="WU">
    <w:p w14:paraId="1B7B1E94" w14:textId="77777777" w:rsidR="008B7CFC" w:rsidRDefault="008B7CFC" w:rsidP="00E35F1F">
      <w:pPr>
        <w:pStyle w:val="CommentText"/>
      </w:pPr>
      <w:r>
        <w:rPr>
          <w:rStyle w:val="CommentReference"/>
        </w:rPr>
        <w:annotationRef/>
      </w:r>
      <w:r>
        <w:t>review</w:t>
      </w:r>
    </w:p>
  </w:comment>
  <w:comment w:id="1034" w:author="Windows User" w:date="2015-10-30T08:56:00Z" w:initials="BS">
    <w:p w14:paraId="5D50DB65" w14:textId="77777777" w:rsidR="008B7CFC" w:rsidRDefault="008B7CFC" w:rsidP="00E35F1F">
      <w:pPr>
        <w:pStyle w:val="CommentText"/>
      </w:pPr>
      <w:r>
        <w:rPr>
          <w:rStyle w:val="CommentReference"/>
        </w:rPr>
        <w:annotationRef/>
      </w:r>
      <w:r>
        <w:t>this seems kind of loose... is it ok?</w:t>
      </w:r>
    </w:p>
  </w:comment>
  <w:comment w:id="1035" w:author="Windows User" w:date="2015-10-30T08:56:00Z" w:initials="BS">
    <w:p w14:paraId="01FDA469" w14:textId="77777777" w:rsidR="008B7CFC" w:rsidRDefault="008B7CFC" w:rsidP="00E35F1F">
      <w:pPr>
        <w:pStyle w:val="CommentText"/>
      </w:pPr>
      <w:r>
        <w:rPr>
          <w:rStyle w:val="CommentReference"/>
        </w:rPr>
        <w:annotationRef/>
      </w:r>
      <w:r>
        <w:t>works or deeds?</w:t>
      </w:r>
    </w:p>
  </w:comment>
  <w:comment w:id="1036" w:author="Windows User" w:date="2015-11-21T13:24:00Z" w:initials="WU">
    <w:p w14:paraId="7A990723" w14:textId="77777777" w:rsidR="008B7CFC" w:rsidRDefault="008B7CFC" w:rsidP="00E35F1F">
      <w:pPr>
        <w:pStyle w:val="CommentText"/>
      </w:pPr>
      <w:r>
        <w:rPr>
          <w:rStyle w:val="CommentReference"/>
        </w:rPr>
        <w:annotationRef/>
      </w:r>
      <w:r>
        <w:t>review</w:t>
      </w:r>
    </w:p>
  </w:comment>
  <w:comment w:id="1037" w:author="Windows User" w:date="2015-10-30T08:56:00Z" w:initials="BS">
    <w:p w14:paraId="5BB3D65B" w14:textId="77777777" w:rsidR="008B7CFC" w:rsidRDefault="008B7CFC" w:rsidP="00E35F1F">
      <w:pPr>
        <w:pStyle w:val="CommentText"/>
      </w:pPr>
      <w:r>
        <w:rPr>
          <w:rStyle w:val="CommentReference"/>
        </w:rPr>
        <w:annotationRef/>
      </w:r>
      <w:r>
        <w:t>does Coptic have 'high'?</w:t>
      </w:r>
    </w:p>
  </w:comment>
  <w:comment w:id="1038" w:author="Windows User" w:date="2015-11-21T13:24:00Z" w:initials="WU">
    <w:p w14:paraId="1D334F95" w14:textId="77777777" w:rsidR="008B7CFC" w:rsidRDefault="008B7CFC" w:rsidP="00E35F1F">
      <w:pPr>
        <w:pStyle w:val="CommentText"/>
      </w:pPr>
      <w:r>
        <w:rPr>
          <w:rStyle w:val="CommentReference"/>
        </w:rPr>
        <w:annotationRef/>
      </w:r>
      <w:r>
        <w:t>review, add variant</w:t>
      </w:r>
    </w:p>
  </w:comment>
  <w:comment w:id="1039" w:author="Windows User" w:date="2015-10-30T08:56:00Z" w:initials="BS">
    <w:p w14:paraId="5480B788" w14:textId="77777777" w:rsidR="008B7CFC" w:rsidRDefault="008B7CFC" w:rsidP="00E35F1F">
      <w:pPr>
        <w:pStyle w:val="CommentText"/>
      </w:pPr>
      <w:r>
        <w:rPr>
          <w:rStyle w:val="CommentReference"/>
        </w:rPr>
        <w:annotationRef/>
      </w:r>
      <w:r>
        <w:t>bless or praise? inconsistent rendering of esmo</w:t>
      </w:r>
    </w:p>
  </w:comment>
  <w:comment w:id="1044" w:author="Windows User" w:date="2015-10-30T08:56:00Z" w:initials="WU">
    <w:p w14:paraId="326EFA42" w14:textId="77777777" w:rsidR="008B7CFC" w:rsidRDefault="008B7CFC" w:rsidP="006869EE">
      <w:pPr>
        <w:pStyle w:val="CommentText"/>
      </w:pPr>
      <w:r>
        <w:rPr>
          <w:rStyle w:val="CommentReference"/>
        </w:rPr>
        <w:annotationRef/>
      </w:r>
      <w:r>
        <w:t>Add notes where to insert Doxology of Prime… And Vespers Prase?</w:t>
      </w:r>
    </w:p>
  </w:comment>
  <w:comment w:id="1048" w:author="Windows User" w:date="2015-10-30T08:56:00Z" w:initials="WU">
    <w:p w14:paraId="66837344" w14:textId="77777777" w:rsidR="008B7CFC" w:rsidRDefault="008B7CFC" w:rsidP="006869EE">
      <w:pPr>
        <w:pStyle w:val="CommentText"/>
      </w:pPr>
      <w:r>
        <w:rPr>
          <w:rStyle w:val="CommentReference"/>
        </w:rPr>
        <w:annotationRef/>
      </w:r>
      <w:r>
        <w:t>May He or that He may</w:t>
      </w:r>
    </w:p>
  </w:comment>
  <w:comment w:id="1050" w:author="Windows User" w:date="2015-10-30T08:56:00Z" w:initials="BS">
    <w:p w14:paraId="5BE9E7DF" w14:textId="77777777" w:rsidR="008B7CFC" w:rsidRDefault="008B7CFC" w:rsidP="006869EE">
      <w:pPr>
        <w:pStyle w:val="CommentText"/>
      </w:pPr>
      <w:r>
        <w:rPr>
          <w:rStyle w:val="CommentReference"/>
        </w:rPr>
        <w:annotationRef/>
      </w:r>
      <w:r>
        <w:t>protopresbyters?</w:t>
      </w:r>
    </w:p>
  </w:comment>
  <w:comment w:id="1051" w:author="Windows User" w:date="2015-10-30T08:56:00Z" w:initials="BS">
    <w:p w14:paraId="37712CA1" w14:textId="77777777" w:rsidR="008B7CFC" w:rsidRDefault="008B7CFC" w:rsidP="006869EE">
      <w:pPr>
        <w:pStyle w:val="CommentText"/>
      </w:pPr>
      <w:r>
        <w:rPr>
          <w:rStyle w:val="CommentReference"/>
        </w:rPr>
        <w:annotationRef/>
      </w:r>
      <w:r>
        <w:t>those who?</w:t>
      </w:r>
    </w:p>
  </w:comment>
  <w:comment w:id="1052" w:author="Windows User" w:date="2015-10-30T08:56:00Z" w:initials="BS">
    <w:p w14:paraId="0BC9F56F" w14:textId="77777777" w:rsidR="008B7CFC" w:rsidRDefault="008B7CFC" w:rsidP="006869EE">
      <w:pPr>
        <w:pStyle w:val="CommentText"/>
      </w:pPr>
      <w:r>
        <w:rPr>
          <w:rStyle w:val="CommentReference"/>
        </w:rPr>
        <w:annotationRef/>
      </w:r>
      <w:r>
        <w:t>Yourself?</w:t>
      </w:r>
    </w:p>
  </w:comment>
  <w:comment w:id="1056" w:author="Windows User" w:date="2015-11-27T20:09:00Z" w:initials="WU">
    <w:p w14:paraId="5DD947BD" w14:textId="77777777" w:rsidR="008B7CFC" w:rsidRDefault="008B7CFC" w:rsidP="006869EE">
      <w:pPr>
        <w:pStyle w:val="CommentText"/>
      </w:pPr>
      <w:r>
        <w:rPr>
          <w:rStyle w:val="CommentReference"/>
        </w:rPr>
        <w:annotationRef/>
      </w:r>
      <w:r>
        <w:t>Confess to the Lord or confess the Lord?</w:t>
      </w:r>
    </w:p>
  </w:comment>
  <w:comment w:id="1065" w:author="Windows User" w:date="2015-10-30T08:56:00Z" w:initials="WU">
    <w:p w14:paraId="73A20223" w14:textId="77777777" w:rsidR="008B7CFC" w:rsidRDefault="008B7CFC" w:rsidP="006869EE">
      <w:pPr>
        <w:pStyle w:val="CommentText"/>
      </w:pPr>
      <w:r>
        <w:rPr>
          <w:rStyle w:val="CommentReference"/>
        </w:rPr>
        <w:annotationRef/>
      </w:r>
      <w:r>
        <w:t>Funny just to have declared here with nothing else.</w:t>
      </w:r>
    </w:p>
  </w:comment>
  <w:comment w:id="1066" w:author="Windows User" w:date="2015-10-30T08:56:00Z" w:initials="WU">
    <w:p w14:paraId="2938E8CF" w14:textId="77777777" w:rsidR="008B7CFC" w:rsidRDefault="008B7CFC" w:rsidP="006869EE">
      <w:pPr>
        <w:pStyle w:val="CommentText"/>
      </w:pPr>
      <w:r>
        <w:rPr>
          <w:rStyle w:val="CommentReference"/>
        </w:rPr>
        <w:annotationRef/>
      </w:r>
      <w:r>
        <w:t>Good News or Glad Tidings?</w:t>
      </w:r>
    </w:p>
  </w:comment>
  <w:comment w:id="1067" w:author="Windows User" w:date="2015-10-30T08:56:00Z" w:initials="WU">
    <w:p w14:paraId="07481CDA" w14:textId="77777777" w:rsidR="008B7CFC" w:rsidRDefault="008B7CFC" w:rsidP="006869EE">
      <w:pPr>
        <w:pStyle w:val="CommentText"/>
      </w:pPr>
      <w:r>
        <w:rPr>
          <w:rStyle w:val="CommentReference"/>
        </w:rPr>
        <w:annotationRef/>
      </w:r>
      <w:r>
        <w:t>Which is it? Advocate or watch over us?</w:t>
      </w:r>
    </w:p>
  </w:comment>
  <w:comment w:id="1068" w:author="Windows User" w:date="2015-10-30T08:56:00Z" w:initials="WU">
    <w:p w14:paraId="74878DE4" w14:textId="77777777" w:rsidR="008B7CFC" w:rsidRDefault="008B7CFC" w:rsidP="006869EE">
      <w:pPr>
        <w:pStyle w:val="CommentText"/>
      </w:pPr>
      <w:r>
        <w:rPr>
          <w:rStyle w:val="CommentReference"/>
        </w:rPr>
        <w:annotationRef/>
      </w:r>
      <w:r>
        <w:t>Coptic doesn’t seem to have “Mary”</w:t>
      </w:r>
    </w:p>
  </w:comment>
  <w:comment w:id="1071" w:author="Windows User" w:date="2015-10-30T08:56:00Z" w:initials="WU">
    <w:p w14:paraId="0F5B5499" w14:textId="77777777" w:rsidR="008B7CFC" w:rsidRDefault="008B7CFC" w:rsidP="006869EE">
      <w:pPr>
        <w:pStyle w:val="CommentText"/>
      </w:pPr>
      <w:r>
        <w:rPr>
          <w:rStyle w:val="CommentReference"/>
        </w:rPr>
        <w:annotationRef/>
      </w:r>
      <w:r>
        <w:t>Add footnote of what this is</w:t>
      </w:r>
    </w:p>
  </w:comment>
  <w:comment w:id="1078" w:author="Windows User" w:date="2016-02-10T12:41:00Z" w:initials="WU">
    <w:p w14:paraId="67A8D0BB" w14:textId="77777777" w:rsidR="008B7CFC" w:rsidRDefault="008B7CFC" w:rsidP="00CA3D47">
      <w:pPr>
        <w:pStyle w:val="CommentText"/>
      </w:pPr>
      <w:r>
        <w:rPr>
          <w:rStyle w:val="CommentReference"/>
        </w:rPr>
        <w:annotationRef/>
      </w:r>
      <w:r>
        <w:t>May He or that He may</w:t>
      </w:r>
    </w:p>
  </w:comment>
  <w:comment w:id="1088" w:author="Windows User" w:date="2015-10-30T08:56:00Z" w:initials="WU">
    <w:p w14:paraId="6841EDAF" w14:textId="77777777" w:rsidR="008B7CFC" w:rsidRDefault="008B7CFC">
      <w:pPr>
        <w:pStyle w:val="CommentText"/>
      </w:pPr>
      <w:r>
        <w:rPr>
          <w:rStyle w:val="CommentReference"/>
        </w:rPr>
        <w:annotationRef/>
      </w:r>
      <w:r>
        <w:t>Isn’t this one more faithful?</w:t>
      </w:r>
    </w:p>
  </w:comment>
  <w:comment w:id="1089" w:author="Windows User" w:date="2015-10-30T08:56:00Z" w:initials="WU">
    <w:p w14:paraId="44483F5F" w14:textId="77777777" w:rsidR="008B7CFC" w:rsidRDefault="008B7CFC">
      <w:pPr>
        <w:pStyle w:val="CommentText"/>
      </w:pPr>
      <w:r>
        <w:rPr>
          <w:rStyle w:val="CommentReference"/>
        </w:rPr>
        <w:annotationRef/>
      </w:r>
      <w:r>
        <w:t>Which one(s) are/is right?</w:t>
      </w:r>
    </w:p>
  </w:comment>
  <w:comment w:id="1090" w:author="Windows User" w:date="2015-10-30T08:56:00Z" w:initials="WU">
    <w:p w14:paraId="22B3EF76" w14:textId="77777777" w:rsidR="008B7CFC" w:rsidRDefault="008B7CFC">
      <w:pPr>
        <w:pStyle w:val="CommentText"/>
      </w:pPr>
      <w:r>
        <w:rPr>
          <w:rStyle w:val="CommentReference"/>
        </w:rPr>
        <w:annotationRef/>
      </w:r>
      <w:r>
        <w:t>Coptic doesn’t seem to have “O Lord”</w:t>
      </w:r>
    </w:p>
  </w:comment>
  <w:comment w:id="1094" w:author="Windows User" w:date="2015-10-30T08:56:00Z" w:initials="WU">
    <w:p w14:paraId="6BF65470" w14:textId="77777777" w:rsidR="008B7CFC" w:rsidRDefault="008B7CFC">
      <w:pPr>
        <w:pStyle w:val="CommentText"/>
      </w:pPr>
      <w:r>
        <w:rPr>
          <w:rStyle w:val="CommentReference"/>
        </w:rPr>
        <w:annotationRef/>
      </w:r>
      <w:r>
        <w:t>Called or named?</w:t>
      </w:r>
    </w:p>
  </w:comment>
  <w:comment w:id="1095" w:author="Windows User" w:date="2015-10-30T08:56:00Z" w:initials="WU">
    <w:p w14:paraId="64122CF8" w14:textId="77777777" w:rsidR="008B7CFC" w:rsidRDefault="008B7CFC">
      <w:pPr>
        <w:pStyle w:val="CommentText"/>
      </w:pPr>
      <w:r>
        <w:rPr>
          <w:rStyle w:val="CommentReference"/>
        </w:rPr>
        <w:annotationRef/>
      </w:r>
      <w:r>
        <w:t>John loved the Lord, or the Lord loved John?</w:t>
      </w:r>
    </w:p>
  </w:comment>
  <w:comment w:id="1097" w:author="Windows User" w:date="2015-10-30T08:56:00Z" w:initials="WU">
    <w:p w14:paraId="28540FAB" w14:textId="77777777" w:rsidR="008B7CFC" w:rsidRDefault="008B7CFC">
      <w:pPr>
        <w:pStyle w:val="CommentText"/>
      </w:pPr>
      <w:r>
        <w:rPr>
          <w:rStyle w:val="CommentReference"/>
        </w:rPr>
        <w:annotationRef/>
      </w:r>
      <w:r>
        <w:t>Not the Lord?</w:t>
      </w:r>
    </w:p>
  </w:comment>
  <w:comment w:id="1098" w:author="Windows User" w:date="2015-10-30T08:56:00Z" w:initials="WU">
    <w:p w14:paraId="3BE9EA57" w14:textId="77777777" w:rsidR="008B7CFC" w:rsidRDefault="008B7CFC">
      <w:pPr>
        <w:pStyle w:val="CommentText"/>
      </w:pPr>
      <w:r>
        <w:rPr>
          <w:rStyle w:val="CommentReference"/>
        </w:rPr>
        <w:annotationRef/>
      </w:r>
      <w:r>
        <w:t>The rest missing?</w:t>
      </w:r>
    </w:p>
  </w:comment>
  <w:comment w:id="1099" w:author="Windows User" w:date="2015-10-30T08:56:00Z" w:initials="WU">
    <w:p w14:paraId="17CFCF91" w14:textId="77777777" w:rsidR="008B7CFC" w:rsidRDefault="008B7CFC">
      <w:pPr>
        <w:pStyle w:val="CommentText"/>
      </w:pPr>
      <w:r>
        <w:rPr>
          <w:rStyle w:val="CommentReference"/>
        </w:rPr>
        <w:annotationRef/>
      </w:r>
      <w:r>
        <w:t>Completely different…</w:t>
      </w:r>
    </w:p>
  </w:comment>
  <w:comment w:id="1100" w:author="Windows User" w:date="2015-10-30T08:56:00Z" w:initials="WU">
    <w:p w14:paraId="1A5ABDDA" w14:textId="77777777" w:rsidR="008B7CFC" w:rsidRDefault="008B7CFC">
      <w:pPr>
        <w:pStyle w:val="CommentText"/>
      </w:pPr>
      <w:r>
        <w:rPr>
          <w:rStyle w:val="CommentReference"/>
        </w:rPr>
        <w:annotationRef/>
      </w:r>
      <w:r>
        <w:t>Sound or voices?</w:t>
      </w:r>
    </w:p>
  </w:comment>
  <w:comment w:id="1102" w:author="Windows User" w:date="2015-10-30T08:56:00Z" w:initials="WU">
    <w:p w14:paraId="2632154F" w14:textId="77777777" w:rsidR="008B7CFC" w:rsidRDefault="008B7CFC">
      <w:pPr>
        <w:pStyle w:val="CommentText"/>
      </w:pPr>
      <w:r>
        <w:rPr>
          <w:rStyle w:val="CommentReference"/>
        </w:rPr>
        <w:annotationRef/>
      </w:r>
      <w:r>
        <w:t>AAP has divinely inspired.</w:t>
      </w:r>
    </w:p>
  </w:comment>
  <w:comment w:id="1104" w:author="Windows User" w:date="2015-10-30T08:56:00Z" w:initials="WU">
    <w:p w14:paraId="6A684B9E" w14:textId="77777777" w:rsidR="008B7CFC" w:rsidRDefault="008B7CFC">
      <w:pPr>
        <w:pStyle w:val="CommentText"/>
      </w:pPr>
      <w:r>
        <w:rPr>
          <w:rStyle w:val="CommentReference"/>
        </w:rPr>
        <w:annotationRef/>
      </w:r>
      <w:r>
        <w:t>This one needs looking at.</w:t>
      </w:r>
    </w:p>
  </w:comment>
  <w:comment w:id="1105" w:author="Windows User" w:date="2015-10-30T08:56:00Z" w:initials="WU">
    <w:p w14:paraId="3E29D706" w14:textId="77777777" w:rsidR="008B7CFC" w:rsidRDefault="008B7CFC">
      <w:pPr>
        <w:pStyle w:val="CommentText"/>
      </w:pPr>
      <w:r>
        <w:rPr>
          <w:rStyle w:val="CommentReference"/>
        </w:rPr>
        <w:annotationRef/>
      </w:r>
      <w:r>
        <w:t>Partners?</w:t>
      </w:r>
    </w:p>
  </w:comment>
  <w:comment w:id="1110" w:author="Windows User" w:date="2015-10-30T08:56:00Z" w:initials="WU">
    <w:p w14:paraId="662AC6DC" w14:textId="77777777" w:rsidR="008B7CFC" w:rsidRDefault="008B7CFC">
      <w:pPr>
        <w:pStyle w:val="CommentText"/>
      </w:pPr>
      <w:r>
        <w:rPr>
          <w:rStyle w:val="CommentReference"/>
        </w:rPr>
        <w:annotationRef/>
      </w:r>
      <w:r>
        <w:t>What land?</w:t>
      </w:r>
    </w:p>
  </w:comment>
  <w:comment w:id="1112" w:author="Windows User" w:date="2015-10-30T08:56:00Z" w:initials="WU">
    <w:p w14:paraId="121BE348" w14:textId="77777777" w:rsidR="008B7CFC" w:rsidRDefault="008B7CFC">
      <w:pPr>
        <w:pStyle w:val="CommentText"/>
      </w:pPr>
      <w:r>
        <w:rPr>
          <w:rStyle w:val="CommentReference"/>
        </w:rPr>
        <w:annotationRef/>
      </w:r>
      <w:r>
        <w:t>Or englighten?</w:t>
      </w:r>
    </w:p>
  </w:comment>
  <w:comment w:id="1126" w:author="Windows User" w:date="2015-10-30T08:56:00Z" w:initials="WU">
    <w:p w14:paraId="52EAF036" w14:textId="77777777" w:rsidR="008B7CFC" w:rsidRDefault="008B7CFC">
      <w:pPr>
        <w:pStyle w:val="CommentText"/>
      </w:pPr>
      <w:r>
        <w:rPr>
          <w:rStyle w:val="CommentReference"/>
        </w:rPr>
        <w:annotationRef/>
      </w:r>
      <w:r>
        <w:t>What should this verse be?</w:t>
      </w:r>
    </w:p>
  </w:comment>
  <w:comment w:id="1137" w:author="Windows User" w:date="2015-10-30T08:56:00Z" w:initials="BS">
    <w:p w14:paraId="1A0E2428" w14:textId="77777777" w:rsidR="008B7CFC" w:rsidRDefault="008B7CFC">
      <w:pPr>
        <w:pStyle w:val="CommentText"/>
      </w:pPr>
      <w:r>
        <w:rPr>
          <w:rStyle w:val="CommentReference"/>
        </w:rPr>
        <w:annotationRef/>
      </w:r>
      <w:r>
        <w:t>wiles or snares?</w:t>
      </w:r>
    </w:p>
  </w:comment>
  <w:comment w:id="1139" w:author="Windows User" w:date="2015-10-30T08:56:00Z" w:initials="BS">
    <w:p w14:paraId="2B8DD286" w14:textId="77777777" w:rsidR="008B7CFC" w:rsidRDefault="008B7CFC">
      <w:pPr>
        <w:pStyle w:val="CommentText"/>
      </w:pPr>
      <w:r>
        <w:rPr>
          <w:rStyle w:val="CommentReference"/>
        </w:rPr>
        <w:annotationRef/>
      </w:r>
      <w:r>
        <w:t>I typed this Coptic... so it will have typos..</w:t>
      </w:r>
    </w:p>
  </w:comment>
  <w:comment w:id="1140" w:author="Windows User" w:date="2015-10-30T08:56:00Z" w:initials="WU">
    <w:p w14:paraId="7AD216CC" w14:textId="77777777" w:rsidR="008B7CFC" w:rsidRDefault="008B7CFC">
      <w:pPr>
        <w:pStyle w:val="CommentText"/>
      </w:pPr>
      <w:r>
        <w:rPr>
          <w:rStyle w:val="CommentReference"/>
        </w:rPr>
        <w:annotationRef/>
      </w:r>
      <w:r>
        <w:t>You reign? The dominion is yours? Yours is the dominion?</w:t>
      </w:r>
    </w:p>
  </w:comment>
  <w:comment w:id="1142" w:author="Windows User" w:date="2015-10-30T08:56:00Z" w:initials="BS">
    <w:p w14:paraId="68C1922F" w14:textId="77777777" w:rsidR="008B7CFC" w:rsidRDefault="008B7CFC">
      <w:pPr>
        <w:pStyle w:val="CommentText"/>
      </w:pPr>
      <w:r>
        <w:rPr>
          <w:rStyle w:val="CommentReference"/>
        </w:rPr>
        <w:annotationRef/>
      </w:r>
      <w:r>
        <w:t>omit 'be' in contemporary?</w:t>
      </w:r>
    </w:p>
  </w:comment>
  <w:comment w:id="1143" w:author="Windows User" w:date="2015-10-30T08:56:00Z" w:initials="BS">
    <w:p w14:paraId="6511FB80" w14:textId="77777777" w:rsidR="008B7CFC" w:rsidRDefault="008B7CFC">
      <w:pPr>
        <w:pStyle w:val="CommentText"/>
      </w:pPr>
      <w:r>
        <w:rPr>
          <w:rStyle w:val="CommentReference"/>
        </w:rPr>
        <w:annotationRef/>
      </w:r>
      <w:r>
        <w:t>Abouna Antony: I typed this Coptic from the black book. Jenkims were very unclear. Please proof for typos.</w:t>
      </w:r>
    </w:p>
  </w:comment>
  <w:comment w:id="1144" w:author="Windows User" w:date="2015-10-30T08:56:00Z" w:initials="BS">
    <w:p w14:paraId="7DEA42F3" w14:textId="77777777" w:rsidR="008B7CFC" w:rsidRDefault="008B7CFC">
      <w:pPr>
        <w:pStyle w:val="CommentText"/>
      </w:pPr>
      <w:r>
        <w:rPr>
          <w:rStyle w:val="CommentReference"/>
        </w:rPr>
        <w:annotationRef/>
      </w:r>
      <w:r>
        <w:t>"is" before "the King" would make this whole vs flow as a sentence...</w:t>
      </w:r>
    </w:p>
  </w:comment>
  <w:comment w:id="1145" w:author="Windows User" w:date="2015-10-30T08:56:00Z" w:initials="BS">
    <w:p w14:paraId="1F17623C" w14:textId="77777777" w:rsidR="008B7CFC" w:rsidRDefault="008B7CFC">
      <w:pPr>
        <w:pStyle w:val="CommentText"/>
      </w:pPr>
      <w:r>
        <w:rPr>
          <w:rStyle w:val="CommentReference"/>
        </w:rPr>
        <w:annotationRef/>
      </w:r>
      <w:r>
        <w:t>ask more modern than entreat... but not quite right?</w:t>
      </w:r>
    </w:p>
  </w:comment>
  <w:comment w:id="1164" w:author="Windows User" w:date="2015-10-30T08:56:00Z" w:initials="WU">
    <w:p w14:paraId="5F20584F" w14:textId="77777777" w:rsidR="008B7CFC" w:rsidRDefault="008B7CFC">
      <w:pPr>
        <w:pStyle w:val="CommentText"/>
      </w:pPr>
      <w:r>
        <w:rPr>
          <w:rStyle w:val="CommentReference"/>
        </w:rPr>
        <w:annotationRef/>
      </w:r>
      <w:r>
        <w:t>Needs work.</w:t>
      </w:r>
    </w:p>
  </w:comment>
  <w:comment w:id="1169" w:author="Windows User" w:date="2015-10-30T08:56:00Z" w:initials="WU">
    <w:p w14:paraId="76E8B799" w14:textId="77777777" w:rsidR="008B7CFC" w:rsidRDefault="008B7CFC">
      <w:pPr>
        <w:pStyle w:val="CommentText"/>
      </w:pPr>
      <w:r>
        <w:rPr>
          <w:rStyle w:val="CommentReference"/>
        </w:rPr>
        <w:annotationRef/>
      </w:r>
      <w:r>
        <w:t>Should this be tho-out 5? Or 25?</w:t>
      </w:r>
    </w:p>
  </w:comment>
  <w:comment w:id="1176" w:author="Windows User" w:date="2015-11-11T11:06:00Z" w:initials="WU">
    <w:p w14:paraId="58D84DCF" w14:textId="77777777" w:rsidR="008B7CFC" w:rsidRDefault="008B7CFC">
      <w:pPr>
        <w:pStyle w:val="CommentText"/>
      </w:pPr>
      <w:r>
        <w:rPr>
          <w:rStyle w:val="CommentReference"/>
        </w:rPr>
        <w:annotationRef/>
      </w:r>
      <w:r>
        <w:t>Should this be last age or something?</w:t>
      </w:r>
    </w:p>
  </w:comment>
  <w:comment w:id="1178" w:author="Windows User" w:date="2015-11-11T11:00:00Z" w:initials="WU">
    <w:p w14:paraId="7D2DE752" w14:textId="77777777" w:rsidR="008B7CFC" w:rsidRDefault="008B7CFC">
      <w:pPr>
        <w:pStyle w:val="CommentText"/>
      </w:pPr>
      <w:r>
        <w:rPr>
          <w:rStyle w:val="CommentReference"/>
        </w:rPr>
        <w:annotationRef/>
      </w:r>
      <w:r>
        <w:t>This needs reviewing!</w:t>
      </w:r>
    </w:p>
  </w:comment>
  <w:comment w:id="1179" w:author="Windows User" w:date="2015-11-11T11:00:00Z" w:initials="WU">
    <w:p w14:paraId="65102EEC" w14:textId="77777777" w:rsidR="008B7CFC" w:rsidRDefault="008B7CFC">
      <w:pPr>
        <w:pStyle w:val="CommentText"/>
      </w:pPr>
      <w:r>
        <w:rPr>
          <w:rStyle w:val="CommentReference"/>
        </w:rPr>
        <w:annotationRef/>
      </w:r>
      <w:r>
        <w:t xml:space="preserve">This is probably wrong. God on high? </w:t>
      </w:r>
    </w:p>
  </w:comment>
  <w:comment w:id="1184" w:author="Windows User" w:date="2015-10-30T08:56:00Z" w:initials="WU">
    <w:p w14:paraId="38E4F092" w14:textId="77777777" w:rsidR="008B7CFC" w:rsidRDefault="008B7CFC">
      <w:pPr>
        <w:pStyle w:val="CommentText"/>
      </w:pPr>
      <w:r>
        <w:rPr>
          <w:rStyle w:val="CommentReference"/>
        </w:rPr>
        <w:annotationRef/>
      </w:r>
      <w:r>
        <w:t>Confirmed?</w:t>
      </w:r>
    </w:p>
  </w:comment>
  <w:comment w:id="1195" w:author="Windows User" w:date="2015-10-30T08:56:00Z" w:initials="WU">
    <w:p w14:paraId="41EDECE7" w14:textId="77777777" w:rsidR="008B7CFC" w:rsidRDefault="008B7CFC">
      <w:pPr>
        <w:pStyle w:val="CommentText"/>
      </w:pPr>
      <w:r>
        <w:rPr>
          <w:rStyle w:val="CommentReference"/>
        </w:rPr>
        <w:annotationRef/>
      </w:r>
      <w:r>
        <w:t>Heroes, or athletes?</w:t>
      </w:r>
    </w:p>
  </w:comment>
  <w:comment w:id="1222" w:author="Windows User" w:date="2015-10-30T08:56:00Z" w:initials="WU">
    <w:p w14:paraId="5FA627EB" w14:textId="77777777" w:rsidR="008B7CFC" w:rsidRDefault="008B7CFC">
      <w:pPr>
        <w:pStyle w:val="CommentText"/>
      </w:pPr>
      <w:r>
        <w:rPr>
          <w:rStyle w:val="CommentReference"/>
        </w:rPr>
        <w:annotationRef/>
      </w:r>
      <w:r>
        <w:t>Beasts or creatures?</w:t>
      </w:r>
    </w:p>
  </w:comment>
  <w:comment w:id="1223" w:author="Windows User" w:date="2015-10-30T08:56:00Z" w:initials="WU">
    <w:p w14:paraId="04563F96" w14:textId="77777777" w:rsidR="008B7CFC" w:rsidRDefault="008B7CFC">
      <w:pPr>
        <w:pStyle w:val="CommentText"/>
      </w:pPr>
      <w:r>
        <w:rPr>
          <w:rStyle w:val="CommentReference"/>
        </w:rPr>
        <w:annotationRef/>
      </w:r>
      <w:r>
        <w:t>Incessant? Or unceasing?</w:t>
      </w:r>
    </w:p>
  </w:comment>
  <w:comment w:id="1224" w:author="Windows User" w:date="2015-10-30T08:56:00Z" w:initials="WU">
    <w:p w14:paraId="7BD20F77" w14:textId="77777777" w:rsidR="008B7CFC" w:rsidRDefault="008B7CFC">
      <w:pPr>
        <w:pStyle w:val="CommentText"/>
      </w:pPr>
      <w:r>
        <w:rPr>
          <w:rStyle w:val="CommentReference"/>
        </w:rPr>
        <w:annotationRef/>
      </w:r>
      <w:r>
        <w:t>Flames of fire or fervent as fire?</w:t>
      </w:r>
    </w:p>
  </w:comment>
  <w:comment w:id="1228" w:author="Windows User" w:date="2015-10-30T08:56:00Z" w:initials="WU">
    <w:p w14:paraId="44A84E5A" w14:textId="77777777" w:rsidR="008B7CFC" w:rsidRDefault="008B7CFC">
      <w:pPr>
        <w:pStyle w:val="CommentText"/>
      </w:pPr>
      <w:r>
        <w:rPr>
          <w:rStyle w:val="CommentReference"/>
        </w:rPr>
        <w:annotationRef/>
      </w:r>
      <w:r>
        <w:t>Serving the Lord, or serving before the Lord?</w:t>
      </w:r>
    </w:p>
  </w:comment>
  <w:comment w:id="1242" w:author="Windows User" w:date="2015-10-30T08:56:00Z" w:initials="WU">
    <w:p w14:paraId="07D2B1EF" w14:textId="77777777" w:rsidR="008B7CFC" w:rsidRDefault="008B7CFC">
      <w:pPr>
        <w:pStyle w:val="CommentText"/>
      </w:pPr>
      <w:r>
        <w:rPr>
          <w:rStyle w:val="CommentReference"/>
        </w:rPr>
        <w:annotationRef/>
      </w:r>
      <w:r>
        <w:t>Or voice of God?</w:t>
      </w:r>
    </w:p>
  </w:comment>
  <w:comment w:id="1243" w:author="Windows User" w:date="2015-10-30T08:56:00Z" w:initials="WU">
    <w:p w14:paraId="3900CC21" w14:textId="77777777" w:rsidR="008B7CFC" w:rsidRDefault="008B7CFC">
      <w:pPr>
        <w:pStyle w:val="CommentText"/>
      </w:pPr>
      <w:r>
        <w:rPr>
          <w:rStyle w:val="CommentReference"/>
        </w:rPr>
        <w:annotationRef/>
      </w:r>
      <w:r>
        <w:t>Received or accepted?</w:t>
      </w:r>
    </w:p>
  </w:comment>
  <w:comment w:id="1248" w:author="Windows User" w:date="2015-11-06T08:39:00Z" w:initials="WU">
    <w:p w14:paraId="6EA3F191" w14:textId="77777777" w:rsidR="008B7CFC" w:rsidRDefault="008B7CFC">
      <w:pPr>
        <w:pStyle w:val="CommentText"/>
      </w:pPr>
      <w:r>
        <w:rPr>
          <w:rStyle w:val="CommentReference"/>
        </w:rPr>
        <w:annotationRef/>
      </w:r>
      <w:r>
        <w:t>Is this the right St. Theodore?</w:t>
      </w:r>
    </w:p>
  </w:comment>
  <w:comment w:id="1253" w:author="Windows User" w:date="2015-10-30T08:56:00Z" w:initials="WU">
    <w:p w14:paraId="227730E1" w14:textId="77777777" w:rsidR="008B7CFC" w:rsidRDefault="008B7CFC">
      <w:pPr>
        <w:pStyle w:val="CommentText"/>
      </w:pPr>
      <w:r>
        <w:rPr>
          <w:rStyle w:val="CommentReference"/>
        </w:rPr>
        <w:annotationRef/>
      </w:r>
      <w:r>
        <w:t>Prabios or Arabius? Doctors and physicians or physicians and well learned?</w:t>
      </w:r>
    </w:p>
  </w:comment>
  <w:comment w:id="1254" w:author="Windows User" w:date="2015-10-30T08:56:00Z" w:initials="WU">
    <w:p w14:paraId="519ADC1D" w14:textId="77777777" w:rsidR="008B7CFC" w:rsidRDefault="008B7CFC">
      <w:pPr>
        <w:pStyle w:val="CommentText"/>
      </w:pPr>
      <w:r>
        <w:rPr>
          <w:rStyle w:val="CommentReference"/>
        </w:rPr>
        <w:annotationRef/>
      </w:r>
      <w:r>
        <w:t>Building them upon the Name?</w:t>
      </w:r>
    </w:p>
  </w:comment>
  <w:comment w:id="1264" w:author="Windows User" w:date="2015-10-30T08:56:00Z" w:initials="WU">
    <w:p w14:paraId="3CFB1D1A" w14:textId="77777777" w:rsidR="008B7CFC" w:rsidRDefault="008B7CFC">
      <w:pPr>
        <w:pStyle w:val="CommentText"/>
      </w:pPr>
      <w:r>
        <w:rPr>
          <w:rStyle w:val="CommentReference"/>
        </w:rPr>
        <w:annotationRef/>
      </w:r>
      <w:r>
        <w:t>Placed or established?</w:t>
      </w:r>
    </w:p>
  </w:comment>
  <w:comment w:id="1265" w:author="Windows User" w:date="2015-10-30T08:56:00Z" w:initials="WU">
    <w:p w14:paraId="08983CC0" w14:textId="77777777" w:rsidR="008B7CFC" w:rsidRDefault="008B7CFC">
      <w:pPr>
        <w:pStyle w:val="CommentText"/>
      </w:pPr>
      <w:r>
        <w:rPr>
          <w:rStyle w:val="CommentReference"/>
        </w:rPr>
        <w:annotationRef/>
      </w:r>
      <w:r>
        <w:t>Or refused?</w:t>
      </w:r>
    </w:p>
  </w:comment>
  <w:comment w:id="1271" w:author="Windows User" w:date="2015-10-30T08:56:00Z" w:initials="WU">
    <w:p w14:paraId="535F3E1B" w14:textId="77777777" w:rsidR="008B7CFC" w:rsidRDefault="008B7CFC">
      <w:pPr>
        <w:pStyle w:val="CommentText"/>
      </w:pPr>
      <w:r>
        <w:rPr>
          <w:rStyle w:val="CommentReference"/>
        </w:rPr>
        <w:annotationRef/>
      </w:r>
      <w:r>
        <w:t>Sprung forth? Came forth? Blossomed?</w:t>
      </w:r>
    </w:p>
  </w:comment>
  <w:comment w:id="1283" w:author="Windows User" w:date="2015-10-30T08:56:00Z" w:initials="BS">
    <w:p w14:paraId="07DE8008" w14:textId="77777777" w:rsidR="008B7CFC" w:rsidRDefault="008B7CFC">
      <w:pPr>
        <w:pStyle w:val="CommentText"/>
      </w:pPr>
      <w:r>
        <w:rPr>
          <w:rStyle w:val="CommentReference"/>
        </w:rPr>
        <w:annotationRef/>
      </w:r>
      <w:r>
        <w:t>what does this mean?</w:t>
      </w:r>
    </w:p>
  </w:comment>
  <w:comment w:id="1284" w:author="Windows User" w:date="2015-10-30T08:56:00Z" w:initials="BS">
    <w:p w14:paraId="7DE26DCC" w14:textId="77777777" w:rsidR="008B7CFC" w:rsidRDefault="008B7CFC">
      <w:pPr>
        <w:pStyle w:val="CommentText"/>
      </w:pPr>
      <w:r>
        <w:rPr>
          <w:rStyle w:val="CommentReference"/>
        </w:rPr>
        <w:annotationRef/>
      </w:r>
      <w:r>
        <w:t>announced or proclaimed?</w:t>
      </w:r>
    </w:p>
  </w:comment>
  <w:comment w:id="1288" w:author="Windows User" w:date="2015-10-30T08:56:00Z" w:initials="WU">
    <w:p w14:paraId="729B2278" w14:textId="77777777" w:rsidR="008B7CFC" w:rsidRDefault="008B7CFC">
      <w:pPr>
        <w:pStyle w:val="CommentText"/>
      </w:pPr>
      <w:r>
        <w:rPr>
          <w:rStyle w:val="CommentReference"/>
        </w:rPr>
        <w:annotationRef/>
      </w:r>
      <w:r>
        <w:t>?</w:t>
      </w:r>
    </w:p>
  </w:comment>
  <w:comment w:id="1289" w:author="Windows User" w:date="2015-10-30T08:56:00Z" w:initials="WU">
    <w:p w14:paraId="44863D12" w14:textId="77777777" w:rsidR="008B7CFC" w:rsidRDefault="008B7CFC">
      <w:pPr>
        <w:pStyle w:val="CommentText"/>
      </w:pPr>
      <w:r>
        <w:rPr>
          <w:rStyle w:val="CommentReference"/>
        </w:rPr>
        <w:annotationRef/>
      </w:r>
      <w:r>
        <w:t>Bride, no, not bridegroom?</w:t>
      </w:r>
    </w:p>
  </w:comment>
  <w:comment w:id="1292" w:author="Windows User" w:date="2015-10-30T08:56:00Z" w:initials="WU">
    <w:p w14:paraId="6CE1AF88" w14:textId="77777777" w:rsidR="008B7CFC" w:rsidRDefault="008B7CFC">
      <w:pPr>
        <w:pStyle w:val="CommentText"/>
      </w:pPr>
      <w:r>
        <w:rPr>
          <w:rStyle w:val="CommentReference"/>
        </w:rPr>
        <w:annotationRef/>
      </w:r>
      <w:r>
        <w:t>Return?</w:t>
      </w:r>
    </w:p>
  </w:comment>
  <w:comment w:id="1293" w:author="Windows User" w:date="2015-10-30T08:56:00Z" w:initials="WU">
    <w:p w14:paraId="2917E600" w14:textId="77777777" w:rsidR="008B7CFC" w:rsidRDefault="008B7CFC">
      <w:pPr>
        <w:pStyle w:val="CommentText"/>
      </w:pPr>
      <w:r>
        <w:rPr>
          <w:rStyle w:val="CommentReference"/>
        </w:rPr>
        <w:annotationRef/>
      </w:r>
      <w:r>
        <w:t>Establishment? Building up?</w:t>
      </w:r>
    </w:p>
  </w:comment>
  <w:comment w:id="1295" w:author="Windows User" w:date="2015-10-30T08:56:00Z" w:initials="WU">
    <w:p w14:paraId="14DF4F91" w14:textId="77777777" w:rsidR="008B7CFC" w:rsidRDefault="008B7CFC">
      <w:pPr>
        <w:pStyle w:val="CommentText"/>
      </w:pPr>
      <w:r>
        <w:rPr>
          <w:rStyle w:val="CommentReference"/>
        </w:rPr>
        <w:annotationRef/>
      </w:r>
      <w:r>
        <w:t>Heavenly evangelist? Good tidings? Glad tidings? Good news?</w:t>
      </w:r>
    </w:p>
  </w:comment>
  <w:comment w:id="1296" w:author="Windows User" w:date="2015-10-30T08:56:00Z" w:initials="WU">
    <w:p w14:paraId="55FC1EAE" w14:textId="77777777" w:rsidR="008B7CFC" w:rsidRDefault="008B7CFC">
      <w:pPr>
        <w:pStyle w:val="CommentText"/>
      </w:pPr>
      <w:r>
        <w:rPr>
          <w:rStyle w:val="CommentReference"/>
        </w:rPr>
        <w:annotationRef/>
      </w:r>
      <w:r>
        <w:t>I don’t see “the Lord is with you” in the Coptic</w:t>
      </w:r>
    </w:p>
    <w:p w14:paraId="4431CB1C" w14:textId="77777777" w:rsidR="008B7CFC" w:rsidRDefault="008B7CFC">
      <w:pPr>
        <w:pStyle w:val="CommentText"/>
      </w:pPr>
    </w:p>
  </w:comment>
  <w:comment w:id="1297" w:author="Windows User" w:date="2015-10-30T08:56:00Z" w:initials="WU">
    <w:p w14:paraId="4549B91A" w14:textId="77777777" w:rsidR="008B7CFC" w:rsidRDefault="008B7CFC">
      <w:pPr>
        <w:pStyle w:val="CommentText"/>
      </w:pPr>
      <w:r>
        <w:rPr>
          <w:rStyle w:val="CommentReference"/>
        </w:rPr>
        <w:annotationRef/>
      </w:r>
      <w:r>
        <w:t>Heavenly herald of Good News?</w:t>
      </w:r>
    </w:p>
    <w:p w14:paraId="384F02AC" w14:textId="77777777" w:rsidR="008B7CFC" w:rsidRDefault="008B7CFC">
      <w:pPr>
        <w:pStyle w:val="CommentText"/>
      </w:pPr>
    </w:p>
  </w:comment>
  <w:comment w:id="1304" w:author="Windows User" w:date="2015-10-30T08:56:00Z" w:initials="WU">
    <w:p w14:paraId="4A264D5C" w14:textId="77777777" w:rsidR="008B7CFC" w:rsidRDefault="008B7CFC">
      <w:pPr>
        <w:pStyle w:val="CommentText"/>
      </w:pPr>
      <w:r>
        <w:rPr>
          <w:rStyle w:val="CommentReference"/>
        </w:rPr>
        <w:annotationRef/>
      </w:r>
      <w:r>
        <w:t>I think we’re doing holy for ethowab, but saint for agios… open to discussion though.</w:t>
      </w:r>
    </w:p>
  </w:comment>
  <w:comment w:id="1335" w:author="Windows User" w:date="2015-10-30T08:56:00Z" w:initials="WU">
    <w:p w14:paraId="3A72AA33" w14:textId="77777777" w:rsidR="008B7CFC" w:rsidRDefault="008B7CFC">
      <w:pPr>
        <w:pStyle w:val="CommentText"/>
      </w:pPr>
      <w:r>
        <w:rPr>
          <w:rStyle w:val="CommentReference"/>
        </w:rPr>
        <w:annotationRef/>
      </w:r>
      <w:r>
        <w:t>Redeemed?</w:t>
      </w:r>
    </w:p>
  </w:comment>
  <w:comment w:id="1336" w:author="Windows User" w:date="2015-10-30T08:56:00Z" w:initials="WU">
    <w:p w14:paraId="5BF82FF5" w14:textId="77777777" w:rsidR="008B7CFC" w:rsidRDefault="008B7CFC">
      <w:pPr>
        <w:pStyle w:val="CommentText"/>
      </w:pPr>
      <w:r>
        <w:rPr>
          <w:rStyle w:val="CommentReference"/>
        </w:rPr>
        <w:annotationRef/>
      </w:r>
      <w:r>
        <w:t>For? So?</w:t>
      </w:r>
    </w:p>
  </w:comment>
  <w:comment w:id="1341" w:author="Windows User" w:date="2015-10-30T08:56:00Z" w:initials="WU">
    <w:p w14:paraId="5B54A424" w14:textId="77777777" w:rsidR="008B7CFC" w:rsidRDefault="008B7CFC">
      <w:pPr>
        <w:pStyle w:val="CommentText"/>
      </w:pPr>
      <w:r>
        <w:rPr>
          <w:rStyle w:val="CommentReference"/>
        </w:rPr>
        <w:annotationRef/>
      </w:r>
      <w:r>
        <w:t>Or did shine and did illuminate</w:t>
      </w:r>
    </w:p>
  </w:comment>
  <w:comment w:id="1342" w:author="Windows User" w:date="2015-10-30T08:56:00Z" w:initials="WU">
    <w:p w14:paraId="5929E69F" w14:textId="77777777" w:rsidR="008B7CFC" w:rsidRDefault="008B7CFC">
      <w:pPr>
        <w:pStyle w:val="CommentText"/>
      </w:pPr>
      <w:r>
        <w:rPr>
          <w:rStyle w:val="CommentReference"/>
        </w:rPr>
        <w:annotationRef/>
      </w:r>
      <w:r>
        <w:t>What should this verse be?</w:t>
      </w:r>
    </w:p>
  </w:comment>
  <w:comment w:id="1343" w:author="Windows User" w:date="2015-10-30T08:56:00Z" w:initials="WU">
    <w:p w14:paraId="37815108" w14:textId="77777777" w:rsidR="008B7CFC" w:rsidRDefault="008B7CFC">
      <w:pPr>
        <w:pStyle w:val="CommentText"/>
      </w:pPr>
      <w:r>
        <w:rPr>
          <w:rStyle w:val="CommentReference"/>
        </w:rPr>
        <w:annotationRef/>
      </w:r>
      <w:r>
        <w:t>Uhm… does this mean something else, because saying the seal of the door Ezekiel saw was raised seems really bad …</w:t>
      </w:r>
    </w:p>
  </w:comment>
  <w:comment w:id="1344" w:author="Windows User" w:date="2015-10-30T08:56:00Z" w:initials="WU">
    <w:p w14:paraId="770E6FA0" w14:textId="77777777" w:rsidR="008B7CFC" w:rsidRDefault="008B7CFC">
      <w:pPr>
        <w:pStyle w:val="CommentText"/>
      </w:pPr>
      <w:r>
        <w:rPr>
          <w:rStyle w:val="CommentReference"/>
        </w:rPr>
        <w:annotationRef/>
      </w:r>
      <w:r>
        <w:t>Who?</w:t>
      </w:r>
    </w:p>
  </w:comment>
  <w:comment w:id="1345" w:author="Windows User" w:date="2015-10-30T08:56:00Z" w:initials="WU">
    <w:p w14:paraId="7FDD5784" w14:textId="77777777" w:rsidR="008B7CFC" w:rsidRDefault="008B7CFC">
      <w:pPr>
        <w:pStyle w:val="CommentText"/>
      </w:pPr>
      <w:r>
        <w:rPr>
          <w:rStyle w:val="CommentReference"/>
        </w:rPr>
        <w:annotationRef/>
      </w:r>
      <w:r>
        <w:t>Different adjective</w:t>
      </w:r>
    </w:p>
  </w:comment>
  <w:comment w:id="1346" w:author="Windows User" w:date="2015-10-30T08:56:00Z" w:initials="WU">
    <w:p w14:paraId="69734FAC" w14:textId="77777777" w:rsidR="008B7CFC" w:rsidRDefault="008B7CFC">
      <w:pPr>
        <w:pStyle w:val="CommentText"/>
      </w:pPr>
      <w:r>
        <w:rPr>
          <w:rStyle w:val="CommentReference"/>
        </w:rPr>
        <w:annotationRef/>
      </w:r>
      <w:r>
        <w:t>Sickness?</w:t>
      </w:r>
    </w:p>
  </w:comment>
  <w:comment w:id="1349" w:author="Windows User" w:date="2015-10-30T08:56:00Z" w:initials="BS">
    <w:p w14:paraId="07C468E8" w14:textId="77777777" w:rsidR="008B7CFC" w:rsidRDefault="008B7CFC">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52" w:author="Windows User" w:date="2015-10-30T08:56:00Z" w:initials="WU">
    <w:p w14:paraId="14F94395" w14:textId="77777777" w:rsidR="008B7CFC" w:rsidRDefault="008B7CFC">
      <w:pPr>
        <w:pStyle w:val="CommentText"/>
      </w:pPr>
      <w:r>
        <w:rPr>
          <w:rStyle w:val="CommentReference"/>
        </w:rPr>
        <w:annotationRef/>
      </w:r>
      <w:r>
        <w:t>What?</w:t>
      </w:r>
    </w:p>
  </w:comment>
  <w:comment w:id="1361" w:author="Windows User" w:date="2015-10-30T08:56:00Z" w:initials="WU">
    <w:p w14:paraId="39A2608E" w14:textId="77777777" w:rsidR="008B7CFC" w:rsidRDefault="008B7CFC">
      <w:pPr>
        <w:pStyle w:val="CommentText"/>
      </w:pPr>
      <w:r>
        <w:rPr>
          <w:rStyle w:val="CommentReference"/>
        </w:rPr>
        <w:annotationRef/>
      </w:r>
    </w:p>
  </w:comment>
  <w:comment w:id="1372" w:author="Windows User" w:date="2015-10-30T08:56:00Z" w:initials="WU">
    <w:p w14:paraId="255EEE9F" w14:textId="77777777" w:rsidR="008B7CFC" w:rsidRDefault="008B7CFC">
      <w:pPr>
        <w:pStyle w:val="CommentText"/>
      </w:pPr>
      <w:r>
        <w:rPr>
          <w:rStyle w:val="CommentReference"/>
        </w:rPr>
        <w:annotationRef/>
      </w:r>
      <w:r>
        <w:t>Is abouna going by a different version of the Coptic?</w:t>
      </w:r>
    </w:p>
    <w:p w14:paraId="45F504BB" w14:textId="77777777" w:rsidR="008B7CFC" w:rsidRDefault="008B7CFC">
      <w:pPr>
        <w:pStyle w:val="CommentText"/>
      </w:pPr>
    </w:p>
  </w:comment>
  <w:comment w:id="1374" w:author="Windows User" w:date="2015-10-30T08:56:00Z" w:initials="WU">
    <w:p w14:paraId="63C351E6" w14:textId="77777777" w:rsidR="008B7CFC" w:rsidRDefault="008B7CFC">
      <w:pPr>
        <w:pStyle w:val="CommentText"/>
      </w:pPr>
      <w:r>
        <w:rPr>
          <w:rStyle w:val="CommentReference"/>
        </w:rPr>
        <w:annotationRef/>
      </w:r>
      <w:r>
        <w:t>Praise and victory doesn’t make sense.</w:t>
      </w:r>
    </w:p>
  </w:comment>
  <w:comment w:id="1376" w:author="Windows User" w:date="2015-10-30T08:56:00Z" w:initials="WU">
    <w:p w14:paraId="5729C7D5" w14:textId="77777777" w:rsidR="008B7CFC" w:rsidRDefault="008B7CFC">
      <w:pPr>
        <w:pStyle w:val="CommentText"/>
      </w:pPr>
      <w:r>
        <w:rPr>
          <w:rStyle w:val="CommentReference"/>
        </w:rPr>
        <w:annotationRef/>
      </w:r>
      <w:r>
        <w:t>Godhead?</w:t>
      </w:r>
    </w:p>
  </w:comment>
  <w:comment w:id="1385" w:author="Windows User" w:date="2015-10-30T08:56:00Z" w:initials="WU">
    <w:p w14:paraId="78E42A11" w14:textId="77777777" w:rsidR="008B7CFC" w:rsidRDefault="008B7CFC">
      <w:pPr>
        <w:pStyle w:val="CommentText"/>
      </w:pPr>
      <w:r>
        <w:rPr>
          <w:rStyle w:val="CommentReference"/>
        </w:rPr>
        <w:annotationRef/>
      </w:r>
      <w:r>
        <w:t>Establish?</w:t>
      </w:r>
    </w:p>
  </w:comment>
  <w:comment w:id="1386" w:author="Windows User" w:date="2015-10-30T08:56:00Z" w:initials="WU">
    <w:p w14:paraId="642EB965" w14:textId="77777777" w:rsidR="008B7CFC" w:rsidRDefault="008B7CFC">
      <w:pPr>
        <w:pStyle w:val="CommentText"/>
      </w:pPr>
      <w:r>
        <w:rPr>
          <w:rStyle w:val="CommentReference"/>
        </w:rPr>
        <w:annotationRef/>
      </w:r>
      <w:r>
        <w:t>Check another source… missing puncuation</w:t>
      </w:r>
    </w:p>
  </w:comment>
  <w:comment w:id="1387" w:author="Windows User" w:date="2015-10-30T08:56:00Z" w:initials="WU">
    <w:p w14:paraId="6F8B5532" w14:textId="77777777" w:rsidR="008B7CFC" w:rsidRDefault="008B7CFC">
      <w:pPr>
        <w:pStyle w:val="CommentText"/>
      </w:pPr>
      <w:r>
        <w:rPr>
          <w:rStyle w:val="CommentReference"/>
        </w:rPr>
        <w:annotationRef/>
      </w:r>
      <w:r>
        <w:t>Worked?</w:t>
      </w:r>
    </w:p>
  </w:comment>
  <w:comment w:id="1388" w:author="Windows User" w:date="2015-10-30T08:56:00Z" w:initials="WU">
    <w:p w14:paraId="4F504285" w14:textId="77777777" w:rsidR="008B7CFC" w:rsidRDefault="008B7CFC">
      <w:pPr>
        <w:pStyle w:val="CommentText"/>
      </w:pPr>
      <w:r>
        <w:rPr>
          <w:rStyle w:val="CommentReference"/>
        </w:rPr>
        <w:annotationRef/>
      </w:r>
      <w:r>
        <w:t>Thrice holy or Trisagion?</w:t>
      </w:r>
    </w:p>
  </w:comment>
  <w:comment w:id="1390" w:author="Windows User" w:date="2015-10-30T08:56:00Z" w:initials="WU">
    <w:p w14:paraId="5514BCC2" w14:textId="77777777" w:rsidR="008B7CFC" w:rsidRPr="00936DE7" w:rsidRDefault="008B7CF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91" w:author="Windows User" w:date="2015-10-30T08:56:00Z" w:initials="WU">
    <w:p w14:paraId="179A5384" w14:textId="77777777" w:rsidR="008B7CFC" w:rsidRDefault="008B7CFC">
      <w:pPr>
        <w:pStyle w:val="CommentText"/>
      </w:pPr>
      <w:r>
        <w:rPr>
          <w:rStyle w:val="CommentReference"/>
        </w:rPr>
        <w:annotationRef/>
      </w:r>
      <w:r>
        <w:t>Right translation?</w:t>
      </w:r>
    </w:p>
  </w:comment>
  <w:comment w:id="1393" w:author="Windows User" w:date="2015-10-30T08:56:00Z" w:initials="WU">
    <w:p w14:paraId="1682BE28" w14:textId="77777777" w:rsidR="008B7CFC" w:rsidRDefault="008B7CFC">
      <w:pPr>
        <w:pStyle w:val="CommentText"/>
      </w:pPr>
      <w:r>
        <w:rPr>
          <w:rStyle w:val="CommentReference"/>
        </w:rPr>
        <w:annotationRef/>
      </w:r>
      <w:r>
        <w:t>What does this mean?</w:t>
      </w:r>
    </w:p>
  </w:comment>
  <w:comment w:id="1394" w:author="Windows User" w:date="2015-10-30T08:56:00Z" w:initials="WU">
    <w:p w14:paraId="30C5B7C9" w14:textId="77777777" w:rsidR="008B7CFC" w:rsidRDefault="008B7CFC">
      <w:pPr>
        <w:pStyle w:val="CommentText"/>
      </w:pPr>
      <w:r>
        <w:rPr>
          <w:rStyle w:val="CommentReference"/>
        </w:rPr>
        <w:annotationRef/>
      </w:r>
      <w:r>
        <w:t>To the end?</w:t>
      </w:r>
    </w:p>
  </w:comment>
  <w:comment w:id="1399" w:author="Windows User" w:date="2015-10-30T08:56:00Z" w:initials="WU">
    <w:p w14:paraId="2C2856CA" w14:textId="77777777" w:rsidR="008B7CFC" w:rsidRDefault="008B7CFC">
      <w:pPr>
        <w:pStyle w:val="CommentText"/>
      </w:pPr>
      <w:r>
        <w:rPr>
          <w:rStyle w:val="CommentReference"/>
        </w:rPr>
        <w:annotationRef/>
      </w:r>
      <w:r>
        <w:t>Or freedom?</w:t>
      </w:r>
    </w:p>
  </w:comment>
  <w:comment w:id="1400" w:author="Windows User" w:date="2015-10-30T08:56:00Z" w:initials="WU">
    <w:p w14:paraId="229642C6" w14:textId="77777777" w:rsidR="008B7CFC" w:rsidRDefault="008B7CFC">
      <w:pPr>
        <w:pStyle w:val="CommentText"/>
      </w:pPr>
      <w:r>
        <w:rPr>
          <w:rStyle w:val="CommentReference"/>
        </w:rPr>
        <w:annotationRef/>
      </w:r>
      <w:r>
        <w:t>Or establish?</w:t>
      </w:r>
    </w:p>
  </w:comment>
  <w:comment w:id="1408" w:author="Windows User" w:date="2015-10-30T08:56:00Z" w:initials="WU">
    <w:p w14:paraId="798C7307" w14:textId="77777777" w:rsidR="008B7CFC" w:rsidRDefault="008B7CFC">
      <w:pPr>
        <w:pStyle w:val="CommentText"/>
      </w:pPr>
      <w:r>
        <w:rPr>
          <w:rStyle w:val="CommentReference"/>
        </w:rPr>
        <w:annotationRef/>
      </w:r>
      <w:r>
        <w:t>Is this the correct date?</w:t>
      </w:r>
    </w:p>
  </w:comment>
  <w:comment w:id="1500" w:author="Windows User" w:date="2015-10-30T08:56:00Z" w:initials="WU">
    <w:p w14:paraId="1C25D03A" w14:textId="77777777" w:rsidR="008B7CFC" w:rsidRDefault="008B7CFC">
      <w:pPr>
        <w:pStyle w:val="CommentText"/>
      </w:pPr>
      <w:r>
        <w:rPr>
          <w:rStyle w:val="CommentReference"/>
        </w:rPr>
        <w:annotationRef/>
      </w:r>
      <w:r>
        <w:t>Can this be reworded?</w:t>
      </w:r>
    </w:p>
  </w:comment>
  <w:comment w:id="1502" w:author="Windows User" w:date="2015-10-30T08:56:00Z" w:initials="WU">
    <w:p w14:paraId="71B1FE22" w14:textId="77777777" w:rsidR="008B7CFC" w:rsidRDefault="008B7CFC">
      <w:pPr>
        <w:pStyle w:val="CommentText"/>
      </w:pPr>
      <w:r>
        <w:rPr>
          <w:rStyle w:val="CommentReference"/>
        </w:rPr>
        <w:annotationRef/>
      </w:r>
      <w:r>
        <w:t>Check other books for alternate word here.</w:t>
      </w:r>
    </w:p>
  </w:comment>
  <w:comment w:id="1503" w:author="Windows User" w:date="2015-10-30T08:56:00Z" w:initials="WU">
    <w:p w14:paraId="546F5FFA" w14:textId="77777777" w:rsidR="008B7CFC" w:rsidRDefault="008B7CFC">
      <w:pPr>
        <w:pStyle w:val="CommentText"/>
      </w:pPr>
      <w:r>
        <w:rPr>
          <w:rStyle w:val="CommentReference"/>
        </w:rPr>
        <w:annotationRef/>
      </w:r>
      <w:r>
        <w:t>Nations or peoples?</w:t>
      </w:r>
    </w:p>
  </w:comment>
  <w:comment w:id="1504" w:author="Windows User" w:date="2015-10-30T08:56:00Z" w:initials="WU">
    <w:p w14:paraId="4FC1DCF3" w14:textId="77777777" w:rsidR="008B7CFC" w:rsidRDefault="008B7CFC">
      <w:pPr>
        <w:pStyle w:val="CommentText"/>
      </w:pPr>
      <w:r>
        <w:rPr>
          <w:rStyle w:val="CommentReference"/>
        </w:rPr>
        <w:annotationRef/>
      </w:r>
      <w:r>
        <w:t>Burned or consumed?</w:t>
      </w:r>
    </w:p>
  </w:comment>
  <w:comment w:id="1505" w:author="Windows User" w:date="2015-10-30T08:56:00Z" w:initials="WU">
    <w:p w14:paraId="5B463C07" w14:textId="77777777" w:rsidR="008B7CFC" w:rsidRDefault="008B7CFC">
      <w:pPr>
        <w:pStyle w:val="CommentText"/>
      </w:pPr>
      <w:r>
        <w:rPr>
          <w:rStyle w:val="CommentReference"/>
        </w:rPr>
        <w:annotationRef/>
      </w:r>
      <w:r>
        <w:t>?</w:t>
      </w:r>
    </w:p>
  </w:comment>
  <w:comment w:id="1506" w:author="Windows User" w:date="2015-10-30T08:56:00Z" w:initials="WU">
    <w:p w14:paraId="3079CC02" w14:textId="77777777" w:rsidR="008B7CFC" w:rsidRPr="0098028B" w:rsidRDefault="008B7CF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7" w:author="Windows User" w:date="2015-10-30T08:56:00Z" w:initials="WU">
    <w:p w14:paraId="4B943F0B" w14:textId="77777777" w:rsidR="008B7CFC" w:rsidRDefault="008B7CFC">
      <w:pPr>
        <w:pStyle w:val="CommentText"/>
      </w:pPr>
      <w:r>
        <w:rPr>
          <w:rStyle w:val="CommentReference"/>
        </w:rPr>
        <w:annotationRef/>
      </w:r>
      <w:r>
        <w:t>Synaxarium has St. James dying twice… likely one of them should be St. John!</w:t>
      </w:r>
    </w:p>
  </w:comment>
  <w:comment w:id="1550" w:author="Windows User" w:date="2015-10-30T08:56:00Z" w:initials="WU">
    <w:p w14:paraId="11436C6E" w14:textId="77777777" w:rsidR="008B7CFC" w:rsidRDefault="008B7CFC">
      <w:pPr>
        <w:pStyle w:val="CommentText"/>
      </w:pPr>
      <w:r>
        <w:rPr>
          <w:rStyle w:val="CommentReference"/>
        </w:rPr>
        <w:annotationRef/>
      </w:r>
      <w:r>
        <w:t>Ramez says print synacarium may have him in july</w:t>
      </w:r>
    </w:p>
  </w:comment>
  <w:comment w:id="1561" w:author="Windows User" w:date="2015-10-30T08:56:00Z" w:initials="WU">
    <w:p w14:paraId="62A36CDC" w14:textId="77777777" w:rsidR="008B7CFC" w:rsidRDefault="008B7CFC">
      <w:pPr>
        <w:pStyle w:val="CommentText"/>
      </w:pPr>
      <w:r>
        <w:rPr>
          <w:rStyle w:val="CommentReference"/>
        </w:rPr>
        <w:annotationRef/>
      </w:r>
      <w:r>
        <w:t>Approached? What does this vs mean?</w:t>
      </w:r>
    </w:p>
  </w:comment>
  <w:comment w:id="1562" w:author="Windows User" w:date="2015-10-30T08:56:00Z" w:initials="WU">
    <w:p w14:paraId="329416E7" w14:textId="77777777" w:rsidR="008B7CFC" w:rsidRPr="00035775" w:rsidRDefault="008B7CF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8" w:author="Windows User" w:date="2015-10-30T08:56:00Z" w:initials="WU">
    <w:p w14:paraId="763F73BB" w14:textId="77777777" w:rsidR="008B7CFC" w:rsidRDefault="008B7CFC">
      <w:pPr>
        <w:pStyle w:val="CommentText"/>
      </w:pPr>
      <w:r>
        <w:rPr>
          <w:rStyle w:val="CommentReference"/>
        </w:rPr>
        <w:annotationRef/>
      </w:r>
      <w:r>
        <w:t>Thoughts?</w:t>
      </w:r>
    </w:p>
  </w:comment>
  <w:comment w:id="1589" w:author="Windows User" w:date="2015-10-30T08:56:00Z" w:initials="WU">
    <w:p w14:paraId="7B47C8A3" w14:textId="77777777" w:rsidR="008B7CFC" w:rsidRDefault="008B7CFC">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24" w:author="Windows User" w:date="2015-10-30T08:56:00Z" w:initials="WU">
    <w:p w14:paraId="0BE9113A" w14:textId="77777777" w:rsidR="008B7CFC" w:rsidRDefault="008B7CFC">
      <w:pPr>
        <w:pStyle w:val="CommentText"/>
      </w:pPr>
      <w:r>
        <w:rPr>
          <w:rStyle w:val="CommentReference"/>
        </w:rPr>
        <w:annotationRef/>
      </w:r>
      <w:r>
        <w:t>Completely different.</w:t>
      </w:r>
    </w:p>
  </w:comment>
  <w:comment w:id="1625" w:author="Windows User" w:date="2015-10-30T08:56:00Z" w:initials="WU">
    <w:p w14:paraId="074682DD" w14:textId="77777777" w:rsidR="008B7CFC" w:rsidRDefault="008B7CFC">
      <w:pPr>
        <w:pStyle w:val="CommentText"/>
      </w:pPr>
      <w:r>
        <w:rPr>
          <w:rStyle w:val="CommentReference"/>
        </w:rPr>
        <w:annotationRef/>
      </w:r>
      <w:r>
        <w:t>With or in?</w:t>
      </w:r>
    </w:p>
  </w:comment>
  <w:comment w:id="1626" w:author="Windows User" w:date="2015-10-30T08:56:00Z" w:initials="WU">
    <w:p w14:paraId="371712E1" w14:textId="77777777" w:rsidR="008B7CFC" w:rsidRDefault="008B7CFC">
      <w:pPr>
        <w:pStyle w:val="CommentText"/>
      </w:pPr>
      <w:r>
        <w:rPr>
          <w:rStyle w:val="CommentReference"/>
        </w:rPr>
        <w:annotationRef/>
      </w:r>
    </w:p>
  </w:comment>
  <w:comment w:id="1627" w:author="Windows User" w:date="2015-10-30T08:56:00Z" w:initials="WU">
    <w:p w14:paraId="0B3C1D3B" w14:textId="77777777" w:rsidR="008B7CFC" w:rsidRDefault="008B7CFC">
      <w:pPr>
        <w:pStyle w:val="CommentText"/>
      </w:pPr>
      <w:r>
        <w:rPr>
          <w:rStyle w:val="CommentReference"/>
        </w:rPr>
        <w:annotationRef/>
      </w:r>
      <w:r>
        <w:t>Sound or voice?</w:t>
      </w:r>
    </w:p>
  </w:comment>
  <w:comment w:id="1629" w:author="Windows User" w:date="2015-10-30T08:56:00Z" w:initials="WU">
    <w:p w14:paraId="1C3A0B98" w14:textId="77777777" w:rsidR="008B7CFC" w:rsidRDefault="008B7CFC">
      <w:pPr>
        <w:pStyle w:val="CommentText"/>
      </w:pPr>
      <w:r>
        <w:rPr>
          <w:rStyle w:val="CommentReference"/>
        </w:rPr>
        <w:annotationRef/>
      </w:r>
      <w:r>
        <w:t>Open to suggetions.</w:t>
      </w:r>
    </w:p>
  </w:comment>
  <w:comment w:id="1630" w:author="Windows User" w:date="2015-10-30T08:56:00Z" w:initials="WU">
    <w:p w14:paraId="79DB91AB" w14:textId="77777777" w:rsidR="008B7CFC" w:rsidRDefault="008B7CFC">
      <w:pPr>
        <w:pStyle w:val="CommentText"/>
      </w:pPr>
      <w:r>
        <w:rPr>
          <w:rStyle w:val="CommentReference"/>
        </w:rPr>
        <w:annotationRef/>
      </w:r>
      <w:r>
        <w:t>Before?</w:t>
      </w:r>
    </w:p>
  </w:comment>
  <w:comment w:id="1631" w:author="Windows User" w:date="2015-10-30T08:56:00Z" w:initials="WU">
    <w:p w14:paraId="777049F3" w14:textId="77777777" w:rsidR="008B7CFC" w:rsidRDefault="008B7CFC">
      <w:pPr>
        <w:pStyle w:val="CommentText"/>
      </w:pPr>
      <w:r>
        <w:rPr>
          <w:rStyle w:val="CommentReference"/>
        </w:rPr>
        <w:annotationRef/>
      </w:r>
      <w:r>
        <w:t>Nations?</w:t>
      </w:r>
    </w:p>
  </w:comment>
  <w:comment w:id="1632" w:author="Windows User" w:date="2015-10-30T08:56:00Z" w:initials="WU">
    <w:p w14:paraId="29D1E0CC" w14:textId="77777777" w:rsidR="008B7CFC" w:rsidRDefault="008B7CFC">
      <w:pPr>
        <w:pStyle w:val="CommentText"/>
      </w:pPr>
      <w:r>
        <w:rPr>
          <w:rStyle w:val="CommentReference"/>
        </w:rPr>
        <w:annotationRef/>
      </w:r>
      <w:r>
        <w:t>?</w:t>
      </w:r>
    </w:p>
  </w:comment>
  <w:comment w:id="1673" w:author="Windows User" w:date="2015-10-30T08:56:00Z" w:initials="WU">
    <w:p w14:paraId="73A9ACC7" w14:textId="77777777" w:rsidR="008B7CFC" w:rsidRDefault="008B7CFC">
      <w:pPr>
        <w:pStyle w:val="CommentText"/>
      </w:pPr>
      <w:r>
        <w:rPr>
          <w:rStyle w:val="CommentReference"/>
        </w:rPr>
        <w:annotationRef/>
      </w:r>
      <w:r>
        <w:t>?</w:t>
      </w:r>
    </w:p>
  </w:comment>
  <w:comment w:id="1680" w:author="Windows User" w:date="2015-10-30T08:56:00Z" w:initials="WU">
    <w:p w14:paraId="4F5630C0" w14:textId="77777777" w:rsidR="008B7CFC" w:rsidRDefault="008B7CFC">
      <w:pPr>
        <w:pStyle w:val="CommentText"/>
      </w:pPr>
      <w:r>
        <w:rPr>
          <w:rStyle w:val="CommentReference"/>
        </w:rPr>
        <w:annotationRef/>
      </w:r>
      <w:r>
        <w:t>Abba Noub, abanoub, Apa Noub, Apnoub?</w:t>
      </w:r>
    </w:p>
  </w:comment>
  <w:comment w:id="1681" w:author="Windows User" w:date="2015-10-30T08:56:00Z" w:initials="WU">
    <w:p w14:paraId="3899034D" w14:textId="77777777" w:rsidR="008B7CFC" w:rsidRDefault="008B7CFC">
      <w:pPr>
        <w:pStyle w:val="CommentText"/>
      </w:pPr>
      <w:r>
        <w:rPr>
          <w:rStyle w:val="CommentReference"/>
        </w:rPr>
        <w:annotationRef/>
      </w:r>
      <w:r>
        <w:t>Upright, or orthodox?</w:t>
      </w:r>
    </w:p>
  </w:comment>
  <w:comment w:id="1690" w:author="Windows User" w:date="2015-10-30T08:56:00Z" w:initials="WU">
    <w:p w14:paraId="61207ABC" w14:textId="77777777" w:rsidR="008B7CFC" w:rsidRDefault="008B7CFC">
      <w:pPr>
        <w:pStyle w:val="CommentText"/>
      </w:pPr>
      <w:r>
        <w:rPr>
          <w:rStyle w:val="CommentReference"/>
        </w:rPr>
        <w:annotationRef/>
      </w:r>
      <w:r>
        <w:t>Are we going with ti agia = saint and ti ethowab = the holy?</w:t>
      </w:r>
    </w:p>
  </w:comment>
  <w:comment w:id="1712" w:author="Windows User" w:date="2015-11-18T20:43:00Z" w:initials="WU">
    <w:p w14:paraId="08613E46" w14:textId="00F90E8C" w:rsidR="008B7CFC" w:rsidRDefault="008B7CFC">
      <w:pPr>
        <w:pStyle w:val="CommentText"/>
      </w:pPr>
      <w:r>
        <w:rPr>
          <w:rStyle w:val="CommentReference"/>
        </w:rPr>
        <w:annotationRef/>
      </w:r>
      <w:r>
        <w:t>Is this for Adam days? Or just Sundays?</w:t>
      </w:r>
    </w:p>
  </w:comment>
  <w:comment w:id="1713" w:author="Windows User" w:date="2015-11-18T20:38:00Z" w:initials="WU">
    <w:p w14:paraId="43F9C3B7" w14:textId="77777777" w:rsidR="008B7CFC" w:rsidRDefault="008B7CFC">
      <w:pPr>
        <w:pStyle w:val="CommentText"/>
      </w:pPr>
      <w:r>
        <w:rPr>
          <w:rStyle w:val="CommentReference"/>
        </w:rPr>
        <w:annotationRef/>
      </w:r>
      <w:r>
        <w:t>What does this mean? I feel like we put something else somewhere else</w:t>
      </w:r>
    </w:p>
  </w:comment>
  <w:comment w:id="1715" w:author="Windows User" w:date="2015-11-19T22:12:00Z" w:initials="WU">
    <w:p w14:paraId="79F037D4" w14:textId="77777777" w:rsidR="008B7CFC" w:rsidRDefault="008B7CFC">
      <w:pPr>
        <w:pStyle w:val="CommentText"/>
      </w:pPr>
      <w:r>
        <w:rPr>
          <w:rStyle w:val="CommentReference"/>
        </w:rPr>
        <w:annotationRef/>
      </w:r>
      <w:r>
        <w:t>Theotokos forever, or ever-Theotokos?</w:t>
      </w:r>
    </w:p>
  </w:comment>
  <w:comment w:id="1716" w:author="Windows User" w:date="2015-11-19T22:12:00Z" w:initials="WU">
    <w:p w14:paraId="7E2C6DDB" w14:textId="77777777" w:rsidR="008B7CFC" w:rsidRDefault="008B7CFC">
      <w:pPr>
        <w:pStyle w:val="CommentText"/>
      </w:pPr>
      <w:r>
        <w:rPr>
          <w:rStyle w:val="CommentReference"/>
        </w:rPr>
        <w:annotationRef/>
      </w:r>
      <w:r>
        <w:t>What does this mean?</w:t>
      </w:r>
    </w:p>
  </w:comment>
  <w:comment w:id="1717" w:author="Windows User" w:date="2015-11-19T22:12:00Z" w:initials="WU">
    <w:p w14:paraId="71146019" w14:textId="77777777" w:rsidR="008B7CFC" w:rsidRDefault="008B7CFC">
      <w:pPr>
        <w:pStyle w:val="CommentText"/>
      </w:pPr>
      <w:r>
        <w:rPr>
          <w:rStyle w:val="CommentReference"/>
        </w:rPr>
        <w:annotationRef/>
      </w:r>
      <w:r>
        <w:t>What does this mean?</w:t>
      </w:r>
    </w:p>
  </w:comment>
  <w:comment w:id="1718" w:author="Windows User" w:date="2015-11-19T22:12:00Z" w:initials="WU">
    <w:p w14:paraId="24E4F57A" w14:textId="77777777" w:rsidR="008B7CFC" w:rsidRDefault="008B7CFC">
      <w:pPr>
        <w:pStyle w:val="CommentText"/>
      </w:pPr>
      <w:r>
        <w:rPr>
          <w:rStyle w:val="CommentReference"/>
        </w:rPr>
        <w:annotationRef/>
      </w:r>
      <w:r>
        <w:t>Praying or interceding?</w:t>
      </w:r>
    </w:p>
  </w:comment>
  <w:comment w:id="1736" w:author="Windows User" w:date="2015-10-30T08:56:00Z" w:initials="WU">
    <w:p w14:paraId="36116F5D" w14:textId="77777777" w:rsidR="008B7CFC" w:rsidRPr="00F905FE" w:rsidRDefault="008B7CF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37" w:author="Windows User" w:date="2015-10-30T08:56:00Z" w:initials="WU">
    <w:p w14:paraId="55EA204B" w14:textId="77777777" w:rsidR="008B7CFC" w:rsidRDefault="008B7CFC">
      <w:pPr>
        <w:pStyle w:val="CommentText"/>
      </w:pPr>
      <w:r>
        <w:rPr>
          <w:rStyle w:val="CommentReference"/>
        </w:rPr>
        <w:annotationRef/>
      </w:r>
      <w:r>
        <w:t>Typo?</w:t>
      </w:r>
    </w:p>
  </w:comment>
  <w:comment w:id="1758" w:author="Windows User" w:date="2015-10-30T08:56:00Z" w:initials="WU">
    <w:p w14:paraId="11E5D177" w14:textId="77777777" w:rsidR="008B7CFC" w:rsidRPr="00DD5DBC" w:rsidRDefault="008B7CF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60" w:author="Windows User" w:date="2015-10-30T08:56:00Z" w:initials="WU">
    <w:p w14:paraId="38A16B24" w14:textId="77777777" w:rsidR="008B7CFC" w:rsidRDefault="008B7CFC">
      <w:pPr>
        <w:pStyle w:val="CommentText"/>
      </w:pPr>
      <w:r>
        <w:rPr>
          <w:rStyle w:val="CommentReference"/>
        </w:rPr>
        <w:annotationRef/>
      </w:r>
      <w:r>
        <w:t>What does the Coptic say?</w:t>
      </w:r>
    </w:p>
  </w:comment>
  <w:comment w:id="1761" w:author="Windows User" w:date="2015-10-30T08:56:00Z" w:initials="WU">
    <w:p w14:paraId="239824AA" w14:textId="77777777" w:rsidR="008B7CFC" w:rsidRDefault="008B7CFC">
      <w:pPr>
        <w:pStyle w:val="CommentText"/>
      </w:pPr>
      <w:r>
        <w:rPr>
          <w:rStyle w:val="CommentReference"/>
        </w:rPr>
        <w:annotationRef/>
      </w:r>
      <w:r>
        <w:t>What is being quoted? 2Cor 5?</w:t>
      </w:r>
    </w:p>
  </w:comment>
  <w:comment w:id="1764" w:author="Windows User" w:date="2015-10-30T08:56:00Z" w:initials="WU">
    <w:p w14:paraId="1EC34668" w14:textId="77777777" w:rsidR="008B7CFC" w:rsidRDefault="008B7CFC">
      <w:pPr>
        <w:pStyle w:val="CommentText"/>
      </w:pPr>
      <w:r>
        <w:rPr>
          <w:rStyle w:val="CommentReference"/>
        </w:rPr>
        <w:annotationRef/>
      </w:r>
      <w:r>
        <w:t>This is clearly a late composition, bastardizing other hymns. “our father in heaven, the sinless one, with your good father…” right.</w:t>
      </w:r>
    </w:p>
  </w:comment>
  <w:comment w:id="1765" w:author="Windows User" w:date="2015-10-30T08:56:00Z" w:initials="WU">
    <w:p w14:paraId="4470C38C" w14:textId="77777777" w:rsidR="008B7CFC" w:rsidRDefault="008B7CFC">
      <w:pPr>
        <w:pStyle w:val="CommentText"/>
      </w:pPr>
      <w:r>
        <w:rPr>
          <w:rStyle w:val="CommentReference"/>
        </w:rPr>
        <w:annotationRef/>
      </w:r>
      <w:r>
        <w:t>Coptic is different from previous verse. What should English be?</w:t>
      </w:r>
    </w:p>
  </w:comment>
  <w:comment w:id="1766" w:author="Windows User" w:date="2015-10-30T08:56:00Z" w:initials="WU">
    <w:p w14:paraId="350A9B71" w14:textId="77777777" w:rsidR="008B7CFC" w:rsidRDefault="008B7CFC">
      <w:pPr>
        <w:pStyle w:val="CommentText"/>
      </w:pPr>
      <w:r>
        <w:rPr>
          <w:rStyle w:val="CommentReference"/>
        </w:rPr>
        <w:annotationRef/>
      </w:r>
      <w:r>
        <w:t>Or athletes? Or athletic martyrs?</w:t>
      </w:r>
    </w:p>
  </w:comment>
  <w:comment w:id="1767" w:author="Windows User" w:date="2015-10-30T08:56:00Z" w:initials="WU">
    <w:p w14:paraId="72F9FFC3" w14:textId="77777777" w:rsidR="008B7CFC" w:rsidRDefault="008B7CFC">
      <w:pPr>
        <w:pStyle w:val="CommentText"/>
      </w:pPr>
      <w:r>
        <w:rPr>
          <w:rStyle w:val="CommentReference"/>
        </w:rPr>
        <w:annotationRef/>
      </w:r>
      <w:r>
        <w:t>Or of the martyrs?</w:t>
      </w:r>
    </w:p>
  </w:comment>
  <w:comment w:id="1768" w:author="Windows User" w:date="2015-10-30T08:56:00Z" w:initials="WU">
    <w:p w14:paraId="7BD5C124" w14:textId="77777777" w:rsidR="008B7CFC" w:rsidRDefault="008B7CFC">
      <w:pPr>
        <w:pStyle w:val="CommentText"/>
      </w:pPr>
      <w:r>
        <w:rPr>
          <w:rStyle w:val="CommentReference"/>
        </w:rPr>
        <w:annotationRef/>
      </w:r>
      <w:r>
        <w:t>Carries or lifts?</w:t>
      </w:r>
    </w:p>
  </w:comment>
  <w:comment w:id="1769" w:author="Windows User" w:date="2015-10-30T08:56:00Z" w:initials="WU">
    <w:p w14:paraId="525F7218" w14:textId="77777777" w:rsidR="008B7CFC" w:rsidRDefault="008B7CFC">
      <w:pPr>
        <w:pStyle w:val="CommentText"/>
      </w:pPr>
      <w:r>
        <w:rPr>
          <w:rStyle w:val="CommentReference"/>
        </w:rPr>
        <w:annotationRef/>
      </w:r>
      <w:r>
        <w:t>Churches?</w:t>
      </w:r>
    </w:p>
    <w:p w14:paraId="32A8F1D7" w14:textId="77777777" w:rsidR="008B7CFC" w:rsidRDefault="008B7CFC">
      <w:pPr>
        <w:pStyle w:val="CommentText"/>
      </w:pPr>
    </w:p>
  </w:comment>
  <w:comment w:id="1770" w:author="Windows User" w:date="2015-10-30T08:56:00Z" w:initials="WU">
    <w:p w14:paraId="165286E5" w14:textId="77777777" w:rsidR="008B7CFC" w:rsidRDefault="008B7CFC">
      <w:pPr>
        <w:pStyle w:val="CommentText"/>
      </w:pPr>
      <w:r>
        <w:rPr>
          <w:rStyle w:val="CommentReference"/>
        </w:rPr>
        <w:annotationRef/>
      </w:r>
      <w:r>
        <w:t>End?</w:t>
      </w:r>
    </w:p>
  </w:comment>
  <w:comment w:id="1779" w:author="Windows User" w:date="2015-10-30T08:56:00Z" w:initials="WU">
    <w:p w14:paraId="770DC519" w14:textId="77777777" w:rsidR="008B7CFC" w:rsidRDefault="008B7CFC">
      <w:pPr>
        <w:pStyle w:val="CommentText"/>
      </w:pPr>
      <w:r>
        <w:rPr>
          <w:rStyle w:val="CommentReference"/>
        </w:rPr>
        <w:annotationRef/>
      </w:r>
      <w:r>
        <w:t>Or full stop. You are worthy of the glory,</w:t>
      </w:r>
    </w:p>
  </w:comment>
  <w:comment w:id="1785" w:author="Windows User" w:date="2015-10-30T08:56:00Z" w:initials="WU">
    <w:p w14:paraId="664F3BFA" w14:textId="77777777" w:rsidR="008B7CFC" w:rsidRDefault="008B7CFC">
      <w:pPr>
        <w:pStyle w:val="CommentText"/>
      </w:pPr>
      <w:r>
        <w:rPr>
          <w:rStyle w:val="CommentReference"/>
        </w:rPr>
        <w:annotationRef/>
      </w:r>
      <w:r>
        <w:t>?</w:t>
      </w:r>
    </w:p>
  </w:comment>
  <w:comment w:id="1788" w:author="Windows User" w:date="2015-10-30T08:56:00Z" w:initials="WU">
    <w:p w14:paraId="08BCD53E" w14:textId="77777777" w:rsidR="008B7CFC" w:rsidRDefault="008B7CFC">
      <w:pPr>
        <w:pStyle w:val="CommentText"/>
      </w:pPr>
      <w:r>
        <w:rPr>
          <w:rStyle w:val="CommentReference"/>
        </w:rPr>
        <w:annotationRef/>
      </w:r>
      <w:r>
        <w:t>Is? Or will be? Exalted, or highly exalted?</w:t>
      </w:r>
    </w:p>
  </w:comment>
  <w:comment w:id="1790" w:author="Windows User" w:date="2015-10-30T08:56:00Z" w:initials="WU">
    <w:p w14:paraId="4F4D62D2" w14:textId="77777777" w:rsidR="008B7CFC" w:rsidRDefault="008B7CFC">
      <w:pPr>
        <w:pStyle w:val="CommentText"/>
      </w:pPr>
      <w:r>
        <w:rPr>
          <w:rStyle w:val="CommentReference"/>
        </w:rPr>
        <w:annotationRef/>
      </w:r>
      <w:r>
        <w:t>Bring or offer</w:t>
      </w:r>
    </w:p>
  </w:comment>
  <w:comment w:id="1791" w:author="Windows User" w:date="2015-10-30T08:56:00Z" w:initials="WU">
    <w:p w14:paraId="66D4EE13" w14:textId="77777777" w:rsidR="008B7CFC" w:rsidRDefault="008B7CFC">
      <w:pPr>
        <w:pStyle w:val="CommentText"/>
      </w:pPr>
      <w:r>
        <w:rPr>
          <w:rStyle w:val="CommentReference"/>
        </w:rPr>
        <w:annotationRef/>
      </w:r>
      <w:r>
        <w:t>Spelling?</w:t>
      </w:r>
    </w:p>
  </w:comment>
  <w:comment w:id="1797" w:author="Windows User" w:date="2015-11-17T22:12:00Z" w:initials="WU">
    <w:p w14:paraId="412F0631" w14:textId="77777777" w:rsidR="008B7CFC" w:rsidRDefault="008B7CFC">
      <w:pPr>
        <w:pStyle w:val="CommentText"/>
      </w:pPr>
      <w:r>
        <w:rPr>
          <w:rStyle w:val="CommentReference"/>
        </w:rPr>
        <w:annotationRef/>
      </w:r>
      <w:r>
        <w:t>Literally trampled, right? Or crushed?</w:t>
      </w:r>
    </w:p>
  </w:comment>
  <w:comment w:id="1798" w:author="Windows User" w:date="2015-11-17T22:12:00Z" w:initials="WU">
    <w:p w14:paraId="135DCC31" w14:textId="77777777" w:rsidR="008B7CFC" w:rsidRDefault="008B7CFC">
      <w:pPr>
        <w:pStyle w:val="CommentText"/>
      </w:pPr>
      <w:r>
        <w:rPr>
          <w:rStyle w:val="CommentReference"/>
        </w:rPr>
        <w:annotationRef/>
      </w:r>
      <w:r>
        <w:t>Authority? Might? Reign?</w:t>
      </w:r>
    </w:p>
  </w:comment>
  <w:comment w:id="1801" w:author="Windows User" w:date="2015-10-30T08:56:00Z" w:initials="WU">
    <w:p w14:paraId="11BE3C4D" w14:textId="77777777" w:rsidR="008B7CFC" w:rsidRDefault="008B7CFC">
      <w:pPr>
        <w:pStyle w:val="CommentText"/>
      </w:pPr>
      <w:r>
        <w:rPr>
          <w:rStyle w:val="CommentReference"/>
        </w:rPr>
        <w:annotationRef/>
      </w:r>
      <w:r>
        <w:t>Name or Holy Name?</w:t>
      </w:r>
    </w:p>
  </w:comment>
  <w:comment w:id="1811" w:author="Windows User" w:date="2015-10-30T08:56:00Z" w:initials="WU">
    <w:p w14:paraId="4A1C10F1" w14:textId="77777777" w:rsidR="008B7CFC" w:rsidRDefault="008B7CFC">
      <w:pPr>
        <w:pStyle w:val="CommentText"/>
      </w:pPr>
      <w:r>
        <w:rPr>
          <w:rStyle w:val="CommentReference"/>
        </w:rPr>
        <w:annotationRef/>
      </w:r>
      <w:r>
        <w:t>Christ or Jesus Christ?</w:t>
      </w:r>
    </w:p>
  </w:comment>
  <w:comment w:id="1817" w:author="Windows User" w:date="2015-10-30T08:56:00Z" w:initials="WU">
    <w:p w14:paraId="31C2C585" w14:textId="77777777" w:rsidR="008B7CFC" w:rsidRDefault="008B7CFC">
      <w:pPr>
        <w:pStyle w:val="CommentText"/>
      </w:pPr>
      <w:r>
        <w:rPr>
          <w:rStyle w:val="CommentReference"/>
        </w:rPr>
        <w:annotationRef/>
      </w:r>
      <w:r>
        <w:t>Name or Holy Name?</w:t>
      </w:r>
    </w:p>
  </w:comment>
  <w:comment w:id="1818" w:author="Windows User" w:date="2015-10-30T08:56:00Z" w:initials="WU">
    <w:p w14:paraId="18203C3C" w14:textId="77777777" w:rsidR="008B7CFC" w:rsidRDefault="008B7CFC">
      <w:pPr>
        <w:pStyle w:val="CommentText"/>
      </w:pPr>
      <w:r>
        <w:rPr>
          <w:rStyle w:val="CommentReference"/>
        </w:rPr>
        <w:annotationRef/>
      </w:r>
      <w:r>
        <w:t>To Him? Or by His might/power?</w:t>
      </w:r>
    </w:p>
  </w:comment>
  <w:comment w:id="1819" w:author="Windows User" w:date="2015-10-30T08:56:00Z" w:initials="WU">
    <w:p w14:paraId="27B39720" w14:textId="77777777" w:rsidR="008B7CFC" w:rsidRDefault="008B7CFC">
      <w:pPr>
        <w:pStyle w:val="CommentText"/>
      </w:pPr>
      <w:r>
        <w:rPr>
          <w:rStyle w:val="CommentReference"/>
        </w:rPr>
        <w:annotationRef/>
      </w:r>
      <w:r>
        <w:t>Might, or may?</w:t>
      </w:r>
    </w:p>
  </w:comment>
  <w:comment w:id="1820" w:author="Windows User" w:date="2015-10-30T08:56:00Z" w:initials="WU">
    <w:p w14:paraId="2FB96B7C" w14:textId="77777777" w:rsidR="008B7CFC" w:rsidRDefault="008B7CFC" w:rsidP="00F77A5B">
      <w:pPr>
        <w:pStyle w:val="CommentText"/>
      </w:pPr>
      <w:r>
        <w:rPr>
          <w:rStyle w:val="CommentReference"/>
        </w:rPr>
        <w:annotationRef/>
      </w:r>
      <w:r>
        <w:t>Christ or Jesus Christ?</w:t>
      </w:r>
    </w:p>
  </w:comment>
  <w:comment w:id="1823" w:author="Windows User" w:date="2015-10-30T08:56:00Z" w:initials="WU">
    <w:p w14:paraId="775D4B1C" w14:textId="77777777" w:rsidR="008B7CFC" w:rsidRDefault="008B7CFC">
      <w:pPr>
        <w:pStyle w:val="CommentText"/>
      </w:pPr>
      <w:r>
        <w:rPr>
          <w:rStyle w:val="CommentReference"/>
        </w:rPr>
        <w:annotationRef/>
      </w:r>
      <w:r>
        <w:t>Miracles?</w:t>
      </w:r>
    </w:p>
  </w:comment>
  <w:comment w:id="1829" w:author="Windows User" w:date="2015-10-30T08:56:00Z" w:initials="WU">
    <w:p w14:paraId="511773EC" w14:textId="77777777" w:rsidR="008B7CFC" w:rsidRDefault="008B7CFC">
      <w:pPr>
        <w:pStyle w:val="CommentText"/>
      </w:pPr>
      <w:r>
        <w:rPr>
          <w:rStyle w:val="CommentReference"/>
        </w:rPr>
        <w:annotationRef/>
      </w:r>
      <w:r>
        <w:t>Name or Holy Name?</w:t>
      </w:r>
    </w:p>
  </w:comment>
  <w:comment w:id="1830" w:author="Windows User" w:date="2015-10-30T08:56:00Z" w:initials="WU">
    <w:p w14:paraId="0BC6FD3A" w14:textId="77777777" w:rsidR="008B7CFC" w:rsidRDefault="008B7CFC">
      <w:pPr>
        <w:pStyle w:val="CommentText"/>
      </w:pPr>
      <w:r>
        <w:rPr>
          <w:rStyle w:val="CommentReference"/>
        </w:rPr>
        <w:annotationRef/>
      </w:r>
      <w:r>
        <w:t>To Him? Or by His might/power?</w:t>
      </w:r>
    </w:p>
  </w:comment>
  <w:comment w:id="1831" w:author="Windows User" w:date="2015-10-30T08:56:00Z" w:initials="WU">
    <w:p w14:paraId="6BED6166" w14:textId="77777777" w:rsidR="008B7CFC" w:rsidRDefault="008B7CFC">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54854A" w14:textId="77777777" w:rsidR="00A92D01" w:rsidRDefault="00A92D01" w:rsidP="006D61CA">
      <w:pPr>
        <w:spacing w:after="0" w:line="240" w:lineRule="auto"/>
      </w:pPr>
      <w:r>
        <w:separator/>
      </w:r>
    </w:p>
  </w:endnote>
  <w:endnote w:type="continuationSeparator" w:id="0">
    <w:p w14:paraId="23A977A9" w14:textId="77777777" w:rsidR="00A92D01" w:rsidRDefault="00A92D01"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5774C937" w:rsidR="008B7CFC" w:rsidRPr="004D6538" w:rsidRDefault="008B7CFC"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F34953">
      <w:rPr>
        <w:noProof/>
        <w:lang w:val="en-US"/>
      </w:rPr>
      <w:t>472</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8B7CFC" w:rsidRPr="009654EE" w:rsidRDefault="008B7CFC"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5D00BEEC" w:rsidR="008B7CFC" w:rsidRPr="009654EE" w:rsidRDefault="008B7CFC"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F34953">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113603FD" w:rsidR="008B7CFC" w:rsidRPr="006D61CA" w:rsidRDefault="008B7CFC"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34953">
      <w:rPr>
        <w:noProof/>
        <w:lang w:val="en-US"/>
      </w:rPr>
      <w:t>453</w:t>
    </w:r>
    <w:r w:rsidRPr="006D61CA">
      <w:rPr>
        <w:lang w:val="en-US"/>
      </w:rPr>
      <w:fldChar w:fldCharType="end"/>
    </w:r>
  </w:p>
  <w:p w14:paraId="1546C8BA" w14:textId="77777777" w:rsidR="008B7CFC" w:rsidRDefault="008B7CFC"/>
  <w:p w14:paraId="578F45FC" w14:textId="77777777" w:rsidR="008B7CFC" w:rsidRDefault="008B7CFC"/>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64B5698D" w:rsidR="008B7CFC" w:rsidRPr="006D61CA" w:rsidRDefault="008B7CFC"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34953">
      <w:rPr>
        <w:noProof/>
        <w:lang w:val="en-US"/>
      </w:rPr>
      <w:t>517</w:t>
    </w:r>
    <w:r w:rsidRPr="006D61CA">
      <w:rPr>
        <w:lang w:val="en-US"/>
      </w:rPr>
      <w:fldChar w:fldCharType="end"/>
    </w:r>
  </w:p>
  <w:p w14:paraId="6E3E0469" w14:textId="77777777" w:rsidR="008B7CFC" w:rsidRDefault="008B7CFC"/>
  <w:p w14:paraId="5C3C24E2" w14:textId="77777777" w:rsidR="008B7CFC" w:rsidRDefault="008B7CFC"/>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491884E6" w:rsidR="008B7CFC" w:rsidRPr="004D6538" w:rsidRDefault="008B7CFC"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F34953">
      <w:rPr>
        <w:noProof/>
        <w:lang w:val="en-US"/>
      </w:rPr>
      <w:t>516</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B52264" w14:textId="77777777" w:rsidR="00A92D01" w:rsidRDefault="00A92D01" w:rsidP="006D61CA">
      <w:pPr>
        <w:spacing w:after="0" w:line="240" w:lineRule="auto"/>
      </w:pPr>
      <w:r>
        <w:separator/>
      </w:r>
    </w:p>
  </w:footnote>
  <w:footnote w:type="continuationSeparator" w:id="0">
    <w:p w14:paraId="46175E58" w14:textId="77777777" w:rsidR="00A92D01" w:rsidRDefault="00A92D01" w:rsidP="006D61CA">
      <w:pPr>
        <w:spacing w:after="0" w:line="240" w:lineRule="auto"/>
      </w:pPr>
      <w:r>
        <w:continuationSeparator/>
      </w:r>
    </w:p>
  </w:footnote>
  <w:footnote w:id="1">
    <w:p w14:paraId="525741D5" w14:textId="22489CEA" w:rsidR="008B7CFC" w:rsidRDefault="008B7CFC" w:rsidP="00F94412">
      <w:pPr>
        <w:pStyle w:val="footnote"/>
      </w:pPr>
      <w:r>
        <w:rPr>
          <w:rStyle w:val="FootnoteReference"/>
        </w:rPr>
        <w:footnoteRef/>
      </w:r>
      <w:r>
        <w:t xml:space="preserve"> [JS] or “assemblies”</w:t>
      </w:r>
    </w:p>
  </w:footnote>
  <w:footnote w:id="2">
    <w:p w14:paraId="5E4DFE5E" w14:textId="69B73039" w:rsidR="008B7CFC" w:rsidRPr="00926B87" w:rsidRDefault="008B7CFC"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8B7CFC" w:rsidRDefault="008B7CFC" w:rsidP="00031314">
      <w:pPr>
        <w:pStyle w:val="footnote"/>
      </w:pPr>
    </w:p>
  </w:footnote>
  <w:footnote w:id="3">
    <w:p w14:paraId="5EDE2D3A" w14:textId="77777777" w:rsidR="008B7CFC" w:rsidRDefault="008B7CFC"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14:paraId="0C79E5F0" w14:textId="77777777" w:rsidR="008B7CFC" w:rsidRDefault="008B7CFC" w:rsidP="00323889">
      <w:pPr>
        <w:pStyle w:val="footnote"/>
      </w:pPr>
      <w:r>
        <w:rPr>
          <w:rStyle w:val="FootnoteReference"/>
        </w:rPr>
        <w:footnoteRef/>
      </w:r>
      <w:r>
        <w:t xml:space="preserve"> Or “The Lord’s Annointed”</w:t>
      </w:r>
    </w:p>
  </w:footnote>
  <w:footnote w:id="5">
    <w:p w14:paraId="31BBF667" w14:textId="77777777" w:rsidR="008B7CFC" w:rsidRPr="00926B87" w:rsidRDefault="008B7CFC"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8B7CFC" w:rsidRDefault="008B7CFC" w:rsidP="00441BAC">
      <w:pPr>
        <w:pStyle w:val="footnote"/>
      </w:pPr>
    </w:p>
  </w:footnote>
  <w:footnote w:id="6">
    <w:p w14:paraId="580FAEDD" w14:textId="77777777" w:rsidR="008B7CFC" w:rsidRDefault="008B7CFC" w:rsidP="00130E47">
      <w:pPr>
        <w:pStyle w:val="footnote"/>
      </w:pPr>
      <w:r>
        <w:rPr>
          <w:rStyle w:val="FootnoteReference"/>
        </w:rPr>
        <w:footnoteRef/>
      </w:r>
      <w:r>
        <w:t xml:space="preserve"> Or “The Lord’s Annointed”</w:t>
      </w:r>
    </w:p>
  </w:footnote>
  <w:footnote w:id="7">
    <w:p w14:paraId="74D64774" w14:textId="4A8F239B" w:rsidR="008B7CFC" w:rsidRDefault="008B7CFC"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8">
    <w:p w14:paraId="6CB42CA0" w14:textId="488CBE5E" w:rsidR="008B7CFC" w:rsidRDefault="008B7CFC"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
    <w:p w14:paraId="5720D5E2" w14:textId="77777777" w:rsidR="008B7CFC" w:rsidRDefault="008B7CFC"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0">
    <w:p w14:paraId="21BA1E56" w14:textId="77777777" w:rsidR="008B7CFC" w:rsidRDefault="008B7CFC" w:rsidP="00485E0C">
      <w:pPr>
        <w:pStyle w:val="footnote"/>
      </w:pPr>
      <w:r>
        <w:rPr>
          <w:rStyle w:val="FootnoteReference"/>
          <w:rFonts w:cs="@MingLiU"/>
          <w:szCs w:val="18"/>
        </w:rPr>
        <w:footnoteRef/>
      </w:r>
      <w:r w:rsidRPr="003C6041">
        <w:t>Literally, unbroken fence</w:t>
      </w:r>
    </w:p>
  </w:footnote>
  <w:footnote w:id="11">
    <w:p w14:paraId="7C2A9DE8" w14:textId="15E62972" w:rsidR="008B7CFC" w:rsidRDefault="008B7CFC"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09F8D73A" w14:textId="16300F8E" w:rsidR="008B7CFC" w:rsidRDefault="008B7CFC"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2A658EFC" w14:textId="19BD2A62" w:rsidR="008B7CFC" w:rsidRDefault="008B7CFC"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152B14E5" w14:textId="77777777" w:rsidR="008B7CFC" w:rsidRDefault="008B7CFC"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5">
    <w:p w14:paraId="30CD4346" w14:textId="77777777" w:rsidR="008B7CFC" w:rsidRDefault="008B7CFC" w:rsidP="006800D4">
      <w:pPr>
        <w:pStyle w:val="footnote"/>
      </w:pPr>
      <w:r>
        <w:rPr>
          <w:rStyle w:val="FootnoteReference"/>
        </w:rPr>
        <w:footnoteRef/>
      </w:r>
      <w:r>
        <w:t xml:space="preserve"> Or ‘Unique’</w:t>
      </w:r>
    </w:p>
  </w:footnote>
  <w:footnote w:id="16">
    <w:p w14:paraId="4D9AA31B" w14:textId="77777777" w:rsidR="008B7CFC" w:rsidRDefault="008B7CFC" w:rsidP="006800D4">
      <w:pPr>
        <w:pStyle w:val="footnote"/>
      </w:pPr>
      <w:r>
        <w:rPr>
          <w:rStyle w:val="FootnoteReference"/>
        </w:rPr>
        <w:footnoteRef/>
      </w:r>
      <w:r>
        <w:t xml:space="preserve"> The alternative, shorter Gospel reading is suppressed in current practice</w:t>
      </w:r>
    </w:p>
  </w:footnote>
  <w:footnote w:id="17">
    <w:p w14:paraId="40701202" w14:textId="3A9866C8" w:rsidR="008B7CFC" w:rsidRDefault="008B7CFC"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55E6A2D2" w14:textId="54BBD7DD" w:rsidR="008B7CFC" w:rsidRDefault="008B7CFC"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19">
    <w:p w14:paraId="70D46626" w14:textId="108AFFBE" w:rsidR="008B7CFC" w:rsidRDefault="008B7CFC"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0">
    <w:p w14:paraId="266FB058" w14:textId="7088DF92" w:rsidR="008B7CFC" w:rsidRDefault="008B7CFC"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52EF2EE1" w14:textId="5A872874" w:rsidR="008B7CFC" w:rsidRDefault="008B7CFC"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2">
    <w:p w14:paraId="25CCDCBD" w14:textId="698D5AF2" w:rsidR="008B7CFC" w:rsidRDefault="008B7CFC"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3F3CFE0D" w14:textId="2B4C27CA" w:rsidR="008B7CFC" w:rsidRDefault="008B7CFC"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21EB05D3" w14:textId="3E0DE2CA" w:rsidR="008B7CFC" w:rsidRPr="004A3E27" w:rsidRDefault="008B7CFC"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5">
    <w:p w14:paraId="504B45F8" w14:textId="77777777" w:rsidR="008B7CFC" w:rsidRPr="004A3E27" w:rsidRDefault="008B7CFC" w:rsidP="00A91B17">
      <w:pPr>
        <w:pStyle w:val="footnote"/>
      </w:pPr>
      <w:r w:rsidRPr="004A3E27">
        <w:rPr>
          <w:rStyle w:val="FootnoteReference"/>
        </w:rPr>
        <w:footnoteRef/>
      </w:r>
      <w:r w:rsidRPr="004A3E27">
        <w:t xml:space="preserve"> ‘An allusion to our Lord’s persecutors mentioned in Acts 4:26’ (St. Augustine).</w:t>
      </w:r>
    </w:p>
  </w:footnote>
  <w:footnote w:id="26">
    <w:p w14:paraId="72C81E85" w14:textId="34D1DBFF" w:rsidR="008B7CFC" w:rsidRPr="004A3E27" w:rsidRDefault="008B7CFC"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7">
    <w:p w14:paraId="0247D5F2" w14:textId="77777777" w:rsidR="008B7CFC" w:rsidRPr="004A3E27" w:rsidRDefault="008B7CFC"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14:paraId="18E761AF" w14:textId="77777777" w:rsidR="008B7CFC" w:rsidRPr="004A3E27" w:rsidRDefault="008B7CFC"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14:paraId="5A601DD3" w14:textId="77777777" w:rsidR="008B7CFC" w:rsidRPr="004A3E27" w:rsidRDefault="008B7CFC"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14:paraId="007228D7" w14:textId="77777777" w:rsidR="008B7CFC" w:rsidRPr="004A3E27" w:rsidRDefault="008B7CFC" w:rsidP="00C06875">
      <w:pPr>
        <w:pStyle w:val="footnote"/>
      </w:pPr>
      <w:r w:rsidRPr="004A3E27">
        <w:rPr>
          <w:rStyle w:val="FootnoteReference"/>
        </w:rPr>
        <w:footnoteRef/>
      </w:r>
      <w:r w:rsidRPr="004A3E27">
        <w:t xml:space="preserve"> Pause a moment and give that a little thought.</w:t>
      </w:r>
    </w:p>
  </w:footnote>
  <w:footnote w:id="31">
    <w:p w14:paraId="2B340A5C" w14:textId="4488FF0C" w:rsidR="008B7CFC" w:rsidRDefault="008B7CFC" w:rsidP="00AC01E8">
      <w:pPr>
        <w:pStyle w:val="footnote"/>
      </w:pPr>
      <w:r>
        <w:rPr>
          <w:rStyle w:val="FootnoteReference"/>
        </w:rPr>
        <w:footnoteRef/>
      </w:r>
      <w:r>
        <w:t xml:space="preserve"> [JS] or “enlarged me”</w:t>
      </w:r>
    </w:p>
  </w:footnote>
  <w:footnote w:id="32">
    <w:p w14:paraId="369566FF" w14:textId="769E6598" w:rsidR="008B7CFC" w:rsidRPr="004A3E27" w:rsidRDefault="008B7CFC"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3">
    <w:p w14:paraId="1C9D0288" w14:textId="77777777" w:rsidR="008B7CFC" w:rsidRPr="004A3E27" w:rsidRDefault="008B7CFC"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4">
    <w:p w14:paraId="4E76DBB2" w14:textId="77777777" w:rsidR="008B7CFC" w:rsidRPr="004A3E27" w:rsidRDefault="008B7CFC"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5">
    <w:p w14:paraId="40D70FA9" w14:textId="77777777" w:rsidR="008B7CFC" w:rsidRPr="004A3E27" w:rsidRDefault="008B7CFC"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6">
    <w:p w14:paraId="6A551E57" w14:textId="51EAA316" w:rsidR="008B7CFC" w:rsidRDefault="008B7CFC" w:rsidP="00AC01E8">
      <w:pPr>
        <w:pStyle w:val="footnote"/>
      </w:pPr>
      <w:r>
        <w:rPr>
          <w:rStyle w:val="FootnoteReference"/>
        </w:rPr>
        <w:footnoteRef/>
      </w:r>
      <w:r>
        <w:t xml:space="preserve"> [JS] literally, “face”</w:t>
      </w:r>
    </w:p>
  </w:footnote>
  <w:footnote w:id="37">
    <w:p w14:paraId="158091A0" w14:textId="77777777" w:rsidR="008B7CFC" w:rsidRPr="004A3E27" w:rsidRDefault="008B7CFC" w:rsidP="00C06875">
      <w:pPr>
        <w:pStyle w:val="footnote"/>
      </w:pPr>
      <w:r w:rsidRPr="004A3E27">
        <w:rPr>
          <w:rStyle w:val="FootnoteReference"/>
        </w:rPr>
        <w:footnoteRef/>
      </w:r>
      <w:r w:rsidRPr="004A3E27">
        <w:t xml:space="preserve"> Or: I rest in peace and fall asleep at once.</w:t>
      </w:r>
    </w:p>
  </w:footnote>
  <w:footnote w:id="38">
    <w:p w14:paraId="005F68B1" w14:textId="1D86BB98" w:rsidR="008B7CFC" w:rsidRPr="004A3E27" w:rsidRDefault="008B7CFC"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9">
    <w:p w14:paraId="7607908E" w14:textId="06A72B5C" w:rsidR="008B7CFC" w:rsidRDefault="008B7CFC" w:rsidP="00FE33CB">
      <w:pPr>
        <w:pStyle w:val="footnote"/>
      </w:pPr>
      <w:r>
        <w:rPr>
          <w:rStyle w:val="FootnoteReference"/>
        </w:rPr>
        <w:footnoteRef/>
      </w:r>
      <w:r>
        <w:t xml:space="preserve"> [JS] or “and You will see me.”</w:t>
      </w:r>
    </w:p>
  </w:footnote>
  <w:footnote w:id="40">
    <w:p w14:paraId="2738F1D2" w14:textId="121829F4" w:rsidR="008B7CFC" w:rsidRDefault="008B7CFC" w:rsidP="00DC2AAA">
      <w:pPr>
        <w:pStyle w:val="footnote"/>
      </w:pPr>
      <w:r>
        <w:rPr>
          <w:rStyle w:val="FootnoteReference"/>
        </w:rPr>
        <w:footnoteRef/>
      </w:r>
      <w:r>
        <w:t xml:space="preserve"> [JS] or lawlessness</w:t>
      </w:r>
    </w:p>
  </w:footnote>
  <w:footnote w:id="41">
    <w:p w14:paraId="0C722E17" w14:textId="0C245CCD" w:rsidR="008B7CFC" w:rsidRDefault="008B7CFC" w:rsidP="00423962">
      <w:pPr>
        <w:pStyle w:val="footnote"/>
      </w:pPr>
      <w:r>
        <w:rPr>
          <w:rStyle w:val="FootnoteReference"/>
        </w:rPr>
        <w:footnoteRef/>
      </w:r>
      <w:r>
        <w:t xml:space="preserve"> [JS] “do obeisance”, “worship”, referring to the physical act</w:t>
      </w:r>
    </w:p>
  </w:footnote>
  <w:footnote w:id="42">
    <w:p w14:paraId="673FFF4D" w14:textId="4AC67C07" w:rsidR="008B7CFC" w:rsidRPr="004A3E27" w:rsidRDefault="008B7CFC"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3">
    <w:p w14:paraId="071C992F" w14:textId="3411D0F6" w:rsidR="008B7CFC" w:rsidRDefault="008B7CFC"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4">
    <w:p w14:paraId="1D32253D" w14:textId="125A513D" w:rsidR="008B7CFC" w:rsidRPr="004A3E27" w:rsidRDefault="008B7CFC" w:rsidP="00C06875">
      <w:pPr>
        <w:pStyle w:val="footnote"/>
      </w:pPr>
      <w:r w:rsidRPr="004A3E27">
        <w:rPr>
          <w:rStyle w:val="FootnoteReference"/>
        </w:rPr>
        <w:footnoteRef/>
      </w:r>
      <w:r w:rsidRPr="004A3E27">
        <w:t xml:space="preserve"> </w:t>
      </w:r>
      <w:r>
        <w:t>cf</w:t>
      </w:r>
      <w:r w:rsidRPr="004A3E27">
        <w:t>. Psalm 37:2; Jeremiah 10:24.</w:t>
      </w:r>
    </w:p>
  </w:footnote>
  <w:footnote w:id="45">
    <w:p w14:paraId="27CB451E" w14:textId="0CFB2FE9" w:rsidR="008B7CFC" w:rsidRPr="004A3E27" w:rsidRDefault="008B7CFC"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6">
    <w:p w14:paraId="191F4176" w14:textId="002666CD" w:rsidR="008B7CFC" w:rsidRDefault="008B7CFC" w:rsidP="00530F84">
      <w:pPr>
        <w:pStyle w:val="footnote"/>
      </w:pPr>
      <w:r>
        <w:rPr>
          <w:rStyle w:val="FootnoteReference"/>
        </w:rPr>
        <w:footnoteRef/>
      </w:r>
      <w:r>
        <w:t xml:space="preserve"> [JS] or “give thanks”. The word conveys “thankfully confess with praise”</w:t>
      </w:r>
    </w:p>
  </w:footnote>
  <w:footnote w:id="47">
    <w:p w14:paraId="3C274CF7" w14:textId="753C99BC" w:rsidR="008B7CFC" w:rsidRPr="004A3E27" w:rsidRDefault="008B7CFC"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8">
    <w:p w14:paraId="426DCAC0" w14:textId="3C0A3857" w:rsidR="008B7CFC" w:rsidRDefault="008B7CFC" w:rsidP="00530F84">
      <w:pPr>
        <w:pStyle w:val="footnote"/>
      </w:pPr>
      <w:r>
        <w:rPr>
          <w:rStyle w:val="FootnoteReference"/>
        </w:rPr>
        <w:footnoteRef/>
      </w:r>
      <w:r>
        <w:t xml:space="preserve"> [JS] Fr. Lazarus and Brenton interpolate “my enemy”</w:t>
      </w:r>
    </w:p>
  </w:footnote>
  <w:footnote w:id="49">
    <w:p w14:paraId="4AC07AFE" w14:textId="206B4893" w:rsidR="008B7CFC" w:rsidRPr="004A3E27" w:rsidRDefault="008B7CFC" w:rsidP="00C06875">
      <w:pPr>
        <w:pStyle w:val="footnote"/>
      </w:pPr>
      <w:r w:rsidRPr="004A3E27">
        <w:rPr>
          <w:rStyle w:val="FootnoteReference"/>
        </w:rPr>
        <w:footnoteRef/>
      </w:r>
      <w:r w:rsidRPr="004A3E27">
        <w:t xml:space="preserve"> </w:t>
      </w:r>
      <w:r>
        <w:t>cf</w:t>
      </w:r>
      <w:r w:rsidRPr="004A3E27">
        <w:t>. 1 Pet. 5:8.</w:t>
      </w:r>
    </w:p>
  </w:footnote>
  <w:footnote w:id="50">
    <w:p w14:paraId="553B4541" w14:textId="77777777" w:rsidR="008B7CFC" w:rsidRPr="004A3E27" w:rsidRDefault="008B7CFC" w:rsidP="00C06875">
      <w:pPr>
        <w:pStyle w:val="footnote"/>
      </w:pPr>
      <w:r w:rsidRPr="004A3E27">
        <w:rPr>
          <w:rStyle w:val="FootnoteReference"/>
        </w:rPr>
        <w:footnoteRef/>
      </w:r>
      <w:r w:rsidRPr="004A3E27">
        <w:t xml:space="preserve"> Empties fall (Ephes. 5:18).</w:t>
      </w:r>
    </w:p>
  </w:footnote>
  <w:footnote w:id="51">
    <w:p w14:paraId="5DDCA66E" w14:textId="77777777" w:rsidR="008B7CFC" w:rsidRPr="004A3E27" w:rsidRDefault="008B7CFC"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2">
    <w:p w14:paraId="3FBE71C1" w14:textId="749D259D" w:rsidR="008B7CFC" w:rsidRDefault="008B7CFC" w:rsidP="00741EF6">
      <w:pPr>
        <w:pStyle w:val="footnote"/>
      </w:pPr>
      <w:r>
        <w:rPr>
          <w:rStyle w:val="FootnoteReference"/>
        </w:rPr>
        <w:footnoteRef/>
      </w:r>
      <w:r>
        <w:t xml:space="preserve"> [JS] or “give thanks to”, or “thankfully confess the Lord with Praise”</w:t>
      </w:r>
    </w:p>
  </w:footnote>
  <w:footnote w:id="53">
    <w:p w14:paraId="74E99F4D" w14:textId="77777777" w:rsidR="008B7CFC" w:rsidRPr="004A3E27" w:rsidRDefault="008B7CFC"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4">
    <w:p w14:paraId="419148E7" w14:textId="77777777" w:rsidR="008B7CFC" w:rsidRPr="004A3E27" w:rsidRDefault="008B7CFC" w:rsidP="00C06875">
      <w:pPr>
        <w:pStyle w:val="footnote"/>
      </w:pPr>
      <w:r w:rsidRPr="004A3E27">
        <w:rPr>
          <w:rStyle w:val="FootnoteReference"/>
        </w:rPr>
        <w:footnoteRef/>
      </w:r>
      <w:r w:rsidRPr="004A3E27">
        <w:t xml:space="preserve"> Mt. 21:16.</w:t>
      </w:r>
    </w:p>
  </w:footnote>
  <w:footnote w:id="55">
    <w:p w14:paraId="263154A0" w14:textId="77777777" w:rsidR="008B7CFC" w:rsidRPr="004A3E27" w:rsidRDefault="008B7CFC"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6">
    <w:p w14:paraId="7ECF8A2D" w14:textId="77777777" w:rsidR="008B7CFC" w:rsidRPr="004A3E27" w:rsidRDefault="008B7CFC" w:rsidP="00C06875">
      <w:pPr>
        <w:pStyle w:val="footnote"/>
      </w:pPr>
      <w:r w:rsidRPr="004A3E27">
        <w:rPr>
          <w:rStyle w:val="FootnoteReference"/>
        </w:rPr>
        <w:footnoteRef/>
      </w:r>
      <w:r w:rsidRPr="004A3E27">
        <w:t xml:space="preserve"> Heb. 2:6-8. The Sovereignty of the Son of Man (Messiah).</w:t>
      </w:r>
    </w:p>
  </w:footnote>
  <w:footnote w:id="57">
    <w:p w14:paraId="04C11CE1" w14:textId="67416AE0" w:rsidR="008B7CFC" w:rsidRDefault="008B7CFC" w:rsidP="00741EF6">
      <w:pPr>
        <w:pStyle w:val="footnote"/>
      </w:pPr>
      <w:r>
        <w:rPr>
          <w:rStyle w:val="FootnoteReference"/>
        </w:rPr>
        <w:footnoteRef/>
      </w:r>
      <w:r>
        <w:t xml:space="preserve"> [JS] or “thank”, “I will thankfully confess You with praise”</w:t>
      </w:r>
    </w:p>
  </w:footnote>
  <w:footnote w:id="58">
    <w:p w14:paraId="4A64FA1B" w14:textId="245FE10B" w:rsidR="008B7CFC" w:rsidRDefault="008B7CFC" w:rsidP="005C7C41">
      <w:pPr>
        <w:pStyle w:val="footnote"/>
      </w:pPr>
      <w:r>
        <w:rPr>
          <w:rStyle w:val="FootnoteReference"/>
        </w:rPr>
        <w:footnoteRef/>
      </w:r>
      <w:r>
        <w:t xml:space="preserve"> [JS] Or, “I will confess You with thanksgiving”</w:t>
      </w:r>
    </w:p>
  </w:footnote>
  <w:footnote w:id="59">
    <w:p w14:paraId="70996BAC" w14:textId="67EDD120" w:rsidR="008B7CFC" w:rsidRDefault="008B7CFC" w:rsidP="00741EF6">
      <w:pPr>
        <w:pStyle w:val="footnote"/>
      </w:pPr>
      <w:r>
        <w:rPr>
          <w:rStyle w:val="FootnoteReference"/>
        </w:rPr>
        <w:footnoteRef/>
      </w:r>
      <w:r>
        <w:t xml:space="preserve"> [JS] literally, “from before Your face”</w:t>
      </w:r>
    </w:p>
  </w:footnote>
  <w:footnote w:id="60">
    <w:p w14:paraId="1EEFD7A1" w14:textId="55BF803F" w:rsidR="008B7CFC" w:rsidRPr="004A3E27" w:rsidRDefault="008B7CFC"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1">
    <w:p w14:paraId="722FF076" w14:textId="77777777" w:rsidR="008B7CFC" w:rsidRPr="004A3E27" w:rsidRDefault="008B7CFC"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2">
    <w:p w14:paraId="3428C8D1" w14:textId="77777777" w:rsidR="008B7CFC" w:rsidRPr="004A3E27" w:rsidRDefault="008B7CFC"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3">
    <w:p w14:paraId="1BACCDC6" w14:textId="77777777" w:rsidR="008B7CFC" w:rsidRPr="004A3E27" w:rsidRDefault="008B7CFC"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4">
    <w:p w14:paraId="35D4643B" w14:textId="1AD327CF" w:rsidR="008B7CFC" w:rsidRDefault="008B7CFC" w:rsidP="00AF711D">
      <w:pPr>
        <w:pStyle w:val="footnote"/>
      </w:pPr>
      <w:r>
        <w:rPr>
          <w:rStyle w:val="FootnoteReference"/>
        </w:rPr>
        <w:footnoteRef/>
      </w:r>
      <w:r>
        <w:t xml:space="preserve"> [JS] literally, “arm”</w:t>
      </w:r>
    </w:p>
  </w:footnote>
  <w:footnote w:id="65">
    <w:p w14:paraId="4F5EE238" w14:textId="67FB8443" w:rsidR="008B7CFC" w:rsidRPr="004A3E27" w:rsidRDefault="008B7CFC" w:rsidP="00BD5BBE">
      <w:pPr>
        <w:pStyle w:val="footnote"/>
      </w:pPr>
      <w:r w:rsidRPr="004A3E27">
        <w:rPr>
          <w:rStyle w:val="FootnoteReference"/>
        </w:rPr>
        <w:footnoteRef/>
      </w:r>
      <w:r w:rsidRPr="004A3E27">
        <w:t xml:space="preserve"> </w:t>
      </w:r>
      <w:r>
        <w:t>cf</w:t>
      </w:r>
      <w:r w:rsidRPr="004A3E27">
        <w:t>. 2 Cor. 6:16; 1 Cor. 6:19.</w:t>
      </w:r>
    </w:p>
  </w:footnote>
  <w:footnote w:id="66">
    <w:p w14:paraId="06196E84" w14:textId="09CA15AE" w:rsidR="008B7CFC" w:rsidRPr="004A3E27" w:rsidRDefault="008B7CFC" w:rsidP="00BD5BBE">
      <w:pPr>
        <w:pStyle w:val="footnote"/>
      </w:pPr>
      <w:r w:rsidRPr="004A3E27">
        <w:rPr>
          <w:rStyle w:val="FootnoteReference"/>
        </w:rPr>
        <w:footnoteRef/>
      </w:r>
      <w:r w:rsidRPr="004A3E27">
        <w:t xml:space="preserve"> </w:t>
      </w:r>
      <w:r>
        <w:t>cf</w:t>
      </w:r>
      <w:r w:rsidRPr="004A3E27">
        <w:t>. Mt. 10:19, 20; Luke 21:12-19.</w:t>
      </w:r>
    </w:p>
  </w:footnote>
  <w:footnote w:id="67">
    <w:p w14:paraId="18B16E36" w14:textId="67403665" w:rsidR="008B7CFC" w:rsidRPr="004A3E27" w:rsidRDefault="008B7CFC"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8">
    <w:p w14:paraId="11679EA7" w14:textId="7150F53F" w:rsidR="008B7CFC" w:rsidRDefault="008B7CFC"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D7546C6" w14:textId="173E810C" w:rsidR="008B7CFC" w:rsidRDefault="008B7CFC" w:rsidP="003F1DDB">
      <w:pPr>
        <w:pStyle w:val="footnote"/>
      </w:pPr>
      <w:r>
        <w:rPr>
          <w:rStyle w:val="FootnoteReference"/>
        </w:rPr>
        <w:footnoteRef/>
      </w:r>
      <w:r>
        <w:t xml:space="preserve"> [JS] from Fr. Athanasius</w:t>
      </w:r>
    </w:p>
  </w:footnote>
  <w:footnote w:id="70">
    <w:p w14:paraId="69DDC031" w14:textId="072B35A0" w:rsidR="008B7CFC" w:rsidRPr="004A3E27" w:rsidRDefault="008B7CFC"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1">
    <w:p w14:paraId="7B2308F0" w14:textId="163ED086" w:rsidR="008B7CFC" w:rsidRPr="004A3E27" w:rsidRDefault="008B7CFC"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2">
    <w:p w14:paraId="0A1AEA09" w14:textId="719947E0" w:rsidR="008B7CFC" w:rsidRPr="004A3E27" w:rsidRDefault="008B7CFC"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3">
    <w:p w14:paraId="4590FEB6" w14:textId="77777777" w:rsidR="008B7CFC" w:rsidRPr="004A3E27" w:rsidRDefault="008B7CFC"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8B7CFC" w:rsidRPr="004A3E27" w:rsidRDefault="008B7CFC"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05261702" w:rsidR="008B7CFC" w:rsidRPr="004A3E27" w:rsidRDefault="008B7CFC" w:rsidP="007C28F0">
      <w:pPr>
        <w:pStyle w:val="footnote"/>
      </w:pPr>
      <w:r w:rsidRPr="004A3E27">
        <w:rPr>
          <w:rStyle w:val="FootnoteReference"/>
        </w:rPr>
        <w:footnoteRef/>
      </w:r>
      <w:r w:rsidRPr="004A3E27">
        <w:t xml:space="preserve"> </w:t>
      </w:r>
      <w:r>
        <w:t>cf</w:t>
      </w:r>
      <w:r w:rsidRPr="004A3E27">
        <w:t>. 2 Tim. 2:3, 12.</w:t>
      </w:r>
    </w:p>
  </w:footnote>
  <w:footnote w:id="76">
    <w:p w14:paraId="5F29B1F0" w14:textId="77777777" w:rsidR="008B7CFC" w:rsidRPr="004A3E27" w:rsidRDefault="008B7CFC"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8B7CFC" w:rsidRPr="004A3E27" w:rsidRDefault="008B7CFC"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8B7CFC" w:rsidRPr="004A3E27" w:rsidRDefault="008B7CFC"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1D6BB5F1" w14:textId="7BEDD296" w:rsidR="008B7CFC" w:rsidRDefault="008B7CFC" w:rsidP="00D47452">
      <w:pPr>
        <w:pStyle w:val="footnote"/>
      </w:pPr>
      <w:r>
        <w:rPr>
          <w:rStyle w:val="FootnoteReference"/>
        </w:rPr>
        <w:footnoteRef/>
      </w:r>
      <w:r>
        <w:t xml:space="preserve"> [JS] or “foundation”</w:t>
      </w:r>
    </w:p>
  </w:footnote>
  <w:footnote w:id="80">
    <w:p w14:paraId="3C5663F2" w14:textId="2A9D9C12" w:rsidR="008B7CFC" w:rsidRDefault="008B7CFC" w:rsidP="00D47452">
      <w:pPr>
        <w:pStyle w:val="footnote"/>
      </w:pPr>
      <w:r>
        <w:rPr>
          <w:rStyle w:val="FootnoteReference"/>
        </w:rPr>
        <w:footnoteRef/>
      </w:r>
      <w:r>
        <w:t xml:space="preserve"> [JS] Fr. Lazarus has “my saviour”. I.e. the power of my salvation, or the One with power to save me.</w:t>
      </w:r>
    </w:p>
  </w:footnote>
  <w:footnote w:id="81">
    <w:p w14:paraId="4CDB07D8" w14:textId="14188044" w:rsidR="008B7CFC" w:rsidRPr="004A3E27" w:rsidRDefault="008B7CFC" w:rsidP="00BD5BBE">
      <w:pPr>
        <w:pStyle w:val="footnote"/>
      </w:pPr>
      <w:r w:rsidRPr="004A3E27">
        <w:rPr>
          <w:rStyle w:val="FootnoteReference"/>
        </w:rPr>
        <w:footnoteRef/>
      </w:r>
      <w:r w:rsidRPr="004A3E27">
        <w:t xml:space="preserve"> </w:t>
      </w:r>
      <w:r>
        <w:t>Cf</w:t>
      </w:r>
      <w:r w:rsidRPr="004A3E27">
        <w:t>. Acts 2:24.</w:t>
      </w:r>
    </w:p>
  </w:footnote>
  <w:footnote w:id="82">
    <w:p w14:paraId="09C8C689" w14:textId="5B1E38B7" w:rsidR="008B7CFC" w:rsidRPr="004A3E27" w:rsidRDefault="008B7CFC" w:rsidP="00BD5BBE">
      <w:pPr>
        <w:pStyle w:val="footnote"/>
      </w:pPr>
      <w:r w:rsidRPr="004A3E27">
        <w:rPr>
          <w:rStyle w:val="FootnoteReference"/>
        </w:rPr>
        <w:footnoteRef/>
      </w:r>
      <w:r w:rsidRPr="004A3E27">
        <w:t xml:space="preserve"> </w:t>
      </w:r>
      <w:r>
        <w:t>cf</w:t>
      </w:r>
      <w:r w:rsidRPr="004A3E27">
        <w:t>. Exodus 9:23.</w:t>
      </w:r>
    </w:p>
  </w:footnote>
  <w:footnote w:id="83">
    <w:p w14:paraId="1AF95C05" w14:textId="4DAED5F3" w:rsidR="008B7CFC" w:rsidRDefault="008B7CFC" w:rsidP="00D47452">
      <w:pPr>
        <w:pStyle w:val="footnote"/>
      </w:pPr>
      <w:r>
        <w:rPr>
          <w:rStyle w:val="FootnoteReference"/>
        </w:rPr>
        <w:footnoteRef/>
      </w:r>
      <w:r>
        <w:t xml:space="preserve"> [JS] literally, “then the sptrings of water were seen/appeared”</w:t>
      </w:r>
    </w:p>
  </w:footnote>
  <w:footnote w:id="84">
    <w:p w14:paraId="767519CF" w14:textId="3A0C4171" w:rsidR="008B7CFC" w:rsidRPr="004A3E27" w:rsidRDefault="008B7CFC"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5">
    <w:p w14:paraId="056C0234" w14:textId="77777777" w:rsidR="008B7CFC" w:rsidRPr="004A3E27" w:rsidRDefault="008B7CFC" w:rsidP="00BD5BBE">
      <w:pPr>
        <w:pStyle w:val="footnote"/>
      </w:pPr>
      <w:r w:rsidRPr="004A3E27">
        <w:rPr>
          <w:rStyle w:val="FootnoteReference"/>
        </w:rPr>
        <w:footnoteRef/>
      </w:r>
      <w:r w:rsidRPr="004A3E27">
        <w:t xml:space="preserve"> Twist and wrestle (Gen. 32: 4). And he will untwist the twister and the twisted (144:15).</w:t>
      </w:r>
    </w:p>
  </w:footnote>
  <w:footnote w:id="86">
    <w:p w14:paraId="1B9D3CDD" w14:textId="1592BE4E" w:rsidR="008B7CFC" w:rsidRPr="004A3E27" w:rsidRDefault="008B7CFC" w:rsidP="00BD5BBE">
      <w:pPr>
        <w:pStyle w:val="footnote"/>
      </w:pPr>
      <w:r w:rsidRPr="004A3E27">
        <w:rPr>
          <w:rStyle w:val="FootnoteReference"/>
        </w:rPr>
        <w:footnoteRef/>
      </w:r>
      <w:r w:rsidRPr="004A3E27">
        <w:t xml:space="preserve"> </w:t>
      </w:r>
      <w:r>
        <w:t>cf</w:t>
      </w:r>
      <w:r w:rsidRPr="004A3E27">
        <w:t>. Rev. 21:23.</w:t>
      </w:r>
    </w:p>
  </w:footnote>
  <w:footnote w:id="87">
    <w:p w14:paraId="7A34B80F" w14:textId="77777777" w:rsidR="008B7CFC" w:rsidRPr="004A3E27" w:rsidRDefault="008B7CFC"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8">
    <w:p w14:paraId="5386061E" w14:textId="77777777" w:rsidR="008B7CFC" w:rsidRPr="004A3E27" w:rsidRDefault="008B7CFC"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9">
    <w:p w14:paraId="7F859200" w14:textId="0E8BB508" w:rsidR="008B7CFC" w:rsidRDefault="008B7CFC" w:rsidP="006303CE">
      <w:pPr>
        <w:pStyle w:val="footnote"/>
      </w:pPr>
      <w:r>
        <w:rPr>
          <w:rStyle w:val="FootnoteReference"/>
        </w:rPr>
        <w:footnoteRef/>
      </w:r>
      <w:r>
        <w:t xml:space="preserve"> [JS] or “give thanks to You”, or “thankfully confess You with praise”</w:t>
      </w:r>
    </w:p>
  </w:footnote>
  <w:footnote w:id="90">
    <w:p w14:paraId="57A591AD" w14:textId="5B4F539E" w:rsidR="008B7CFC" w:rsidRPr="004A3E27" w:rsidRDefault="008B7CFC"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1">
    <w:p w14:paraId="05D27F74" w14:textId="77777777" w:rsidR="008B7CFC" w:rsidRPr="004A3E27" w:rsidRDefault="008B7CFC"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2">
    <w:p w14:paraId="07D44CE8" w14:textId="682DE898" w:rsidR="008B7CFC" w:rsidRDefault="008B7CFC" w:rsidP="00D019CA">
      <w:pPr>
        <w:pStyle w:val="footnote"/>
      </w:pPr>
      <w:r>
        <w:rPr>
          <w:rStyle w:val="FootnoteReference"/>
        </w:rPr>
        <w:footnoteRef/>
      </w:r>
      <w:r>
        <w:t xml:space="preserve"> [JS] lit. day to day</w:t>
      </w:r>
    </w:p>
  </w:footnote>
  <w:footnote w:id="93">
    <w:p w14:paraId="4D739E0B" w14:textId="0FB443F5" w:rsidR="008B7CFC" w:rsidRDefault="008B7CFC" w:rsidP="00D019CA">
      <w:pPr>
        <w:pStyle w:val="footnote"/>
      </w:pPr>
      <w:r>
        <w:rPr>
          <w:rStyle w:val="FootnoteReference"/>
        </w:rPr>
        <w:footnoteRef/>
      </w:r>
      <w:r>
        <w:t xml:space="preserve"> [JS] Fr. Lazarus has “and no sound of them is heard.” And then prepends “yet” to the next vs.</w:t>
      </w:r>
    </w:p>
  </w:footnote>
  <w:footnote w:id="94">
    <w:p w14:paraId="7770444D" w14:textId="77777777" w:rsidR="008B7CFC" w:rsidRPr="004A3E27" w:rsidRDefault="008B7CFC" w:rsidP="00BD5BBE">
      <w:pPr>
        <w:pStyle w:val="footnote"/>
      </w:pPr>
      <w:r w:rsidRPr="004A3E27">
        <w:rPr>
          <w:rStyle w:val="FootnoteReference"/>
        </w:rPr>
        <w:footnoteRef/>
      </w:r>
      <w:r w:rsidRPr="004A3E27">
        <w:t xml:space="preserve"> Rom. 10:18.</w:t>
      </w:r>
    </w:p>
  </w:footnote>
  <w:footnote w:id="95">
    <w:p w14:paraId="774F183E" w14:textId="35452E5D" w:rsidR="008B7CFC" w:rsidRDefault="008B7CFC" w:rsidP="005E2409">
      <w:pPr>
        <w:pStyle w:val="footnote"/>
      </w:pPr>
      <w:r>
        <w:rPr>
          <w:rStyle w:val="FootnoteReference"/>
        </w:rPr>
        <w:footnoteRef/>
      </w:r>
      <w:r>
        <w:t xml:space="preserve"> [JS] Fr. Lazarus has “sanctuary”</w:t>
      </w:r>
    </w:p>
  </w:footnote>
  <w:footnote w:id="96">
    <w:p w14:paraId="28F942E6" w14:textId="353F357B" w:rsidR="008B7CFC" w:rsidRPr="004A3E27" w:rsidRDefault="008B7CFC" w:rsidP="00BD5BBE">
      <w:pPr>
        <w:pStyle w:val="footnote"/>
      </w:pPr>
      <w:r w:rsidRPr="004A3E27">
        <w:rPr>
          <w:rStyle w:val="FootnoteReference"/>
        </w:rPr>
        <w:footnoteRef/>
      </w:r>
      <w:r w:rsidRPr="004A3E27">
        <w:t xml:space="preserve"> </w:t>
      </w:r>
      <w:r>
        <w:t>cf</w:t>
      </w:r>
      <w:r w:rsidRPr="004A3E27">
        <w:t>. Ps. 88:38.</w:t>
      </w:r>
    </w:p>
  </w:footnote>
  <w:footnote w:id="97">
    <w:p w14:paraId="2DBF8356" w14:textId="76DCF8DE" w:rsidR="008B7CFC" w:rsidRDefault="008B7CFC" w:rsidP="005E2409">
      <w:pPr>
        <w:pStyle w:val="footnote"/>
      </w:pPr>
      <w:r>
        <w:rPr>
          <w:rStyle w:val="FootnoteReference"/>
        </w:rPr>
        <w:footnoteRef/>
      </w:r>
      <w:r>
        <w:t xml:space="preserve"> [JS] literally “giant”</w:t>
      </w:r>
    </w:p>
  </w:footnote>
  <w:footnote w:id="98">
    <w:p w14:paraId="4D5F61F1" w14:textId="397EFA8A" w:rsidR="008B7CFC" w:rsidRDefault="008B7CFC" w:rsidP="005E2409">
      <w:pPr>
        <w:pStyle w:val="footnote"/>
      </w:pPr>
      <w:r>
        <w:rPr>
          <w:rStyle w:val="FootnoteReference"/>
        </w:rPr>
        <w:footnoteRef/>
      </w:r>
      <w:r>
        <w:t xml:space="preserve"> [JS] or “it”</w:t>
      </w:r>
    </w:p>
  </w:footnote>
  <w:footnote w:id="99">
    <w:p w14:paraId="7D882E05" w14:textId="2F32DF97" w:rsidR="008B7CFC" w:rsidRPr="004A3E27" w:rsidRDefault="008B7CFC" w:rsidP="00BD5BBE">
      <w:pPr>
        <w:pStyle w:val="footnote"/>
      </w:pPr>
      <w:r w:rsidRPr="004A3E27">
        <w:rPr>
          <w:rStyle w:val="FootnoteReference"/>
        </w:rPr>
        <w:footnoteRef/>
      </w:r>
      <w:r w:rsidRPr="004A3E27">
        <w:t xml:space="preserve"> </w:t>
      </w:r>
      <w:r>
        <w:t>cf</w:t>
      </w:r>
      <w:r w:rsidRPr="004A3E27">
        <w:t>. Ps. 118:72.</w:t>
      </w:r>
    </w:p>
  </w:footnote>
  <w:footnote w:id="100">
    <w:p w14:paraId="6C5A660E" w14:textId="77777777" w:rsidR="008B7CFC" w:rsidRPr="004A3E27" w:rsidRDefault="008B7CFC"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1">
    <w:p w14:paraId="630A2B2F" w14:textId="0471B728" w:rsidR="008B7CFC" w:rsidRPr="004A3E27" w:rsidRDefault="008B7CFC"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2">
    <w:p w14:paraId="5268EBEE" w14:textId="2E7234AE" w:rsidR="008B7CFC" w:rsidRDefault="008B7CFC" w:rsidP="00223CB5">
      <w:pPr>
        <w:pStyle w:val="footnote"/>
      </w:pPr>
      <w:r>
        <w:rPr>
          <w:rStyle w:val="FootnoteReference"/>
        </w:rPr>
        <w:footnoteRef/>
      </w:r>
      <w:r>
        <w:t xml:space="preserve"> [JS] literally “holy place”.</w:t>
      </w:r>
    </w:p>
  </w:footnote>
  <w:footnote w:id="103">
    <w:p w14:paraId="383B4369" w14:textId="77D437E1" w:rsidR="008B7CFC" w:rsidRDefault="008B7CFC"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4">
    <w:p w14:paraId="18278CE8" w14:textId="798A67A6" w:rsidR="008B7CFC" w:rsidRPr="004A3E27" w:rsidRDefault="008B7CFC"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5">
    <w:p w14:paraId="1559CF30" w14:textId="345B8878" w:rsidR="008B7CFC" w:rsidRDefault="008B7CFC" w:rsidP="00A10A86">
      <w:pPr>
        <w:pStyle w:val="footnote"/>
      </w:pPr>
      <w:r>
        <w:rPr>
          <w:rStyle w:val="FootnoteReference"/>
        </w:rPr>
        <w:footnoteRef/>
      </w:r>
      <w:r>
        <w:t xml:space="preserve"> [JS] or “his glory is great by your salvation/deliverance”</w:t>
      </w:r>
    </w:p>
  </w:footnote>
  <w:footnote w:id="106">
    <w:p w14:paraId="40556A29" w14:textId="77777777" w:rsidR="008B7CFC" w:rsidRPr="004A3E27" w:rsidRDefault="008B7CFC"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7">
    <w:p w14:paraId="27D6847B" w14:textId="77777777" w:rsidR="008B7CFC" w:rsidRPr="004A3E27" w:rsidRDefault="008B7CFC" w:rsidP="00BD5BBE">
      <w:pPr>
        <w:pStyle w:val="footnote"/>
      </w:pPr>
      <w:r w:rsidRPr="004A3E27">
        <w:rPr>
          <w:rStyle w:val="FootnoteReference"/>
        </w:rPr>
        <w:footnoteRef/>
      </w:r>
      <w:r w:rsidRPr="004A3E27">
        <w:t xml:space="preserve"> ‘Christ died that we might live’ (1 Thess. 5:10; 1 Pet. 2:24).</w:t>
      </w:r>
    </w:p>
  </w:footnote>
  <w:footnote w:id="108">
    <w:p w14:paraId="6BA53780" w14:textId="3A4D561C" w:rsidR="008B7CFC" w:rsidRPr="004A3E27" w:rsidRDefault="008B7CFC"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9">
    <w:p w14:paraId="3C4F1B04" w14:textId="0B824CBF" w:rsidR="008B7CFC" w:rsidRPr="004A3E27" w:rsidRDefault="008B7CFC"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0">
    <w:p w14:paraId="49AF07F8" w14:textId="1ADD3608" w:rsidR="008B7CFC" w:rsidRDefault="008B7CFC" w:rsidP="00614947">
      <w:pPr>
        <w:pStyle w:val="footnote"/>
      </w:pPr>
      <w:r>
        <w:rPr>
          <w:rStyle w:val="FootnoteReference"/>
        </w:rPr>
        <w:footnoteRef/>
      </w:r>
      <w:r>
        <w:t xml:space="preserve"> [JS] Fr. Lazarus has “dwell in the holy place”.</w:t>
      </w:r>
    </w:p>
  </w:footnote>
  <w:footnote w:id="111">
    <w:p w14:paraId="41CC497C" w14:textId="77777777" w:rsidR="008B7CFC" w:rsidRPr="004A3E27" w:rsidRDefault="008B7CFC" w:rsidP="00BD5BBE">
      <w:pPr>
        <w:pStyle w:val="footnote"/>
      </w:pPr>
      <w:r w:rsidRPr="004A3E27">
        <w:rPr>
          <w:rStyle w:val="FootnoteReference"/>
        </w:rPr>
        <w:footnoteRef/>
      </w:r>
      <w:r w:rsidRPr="004A3E27">
        <w:t xml:space="preserve"> Mt. 27:39,43; Wis. 2:12-20.</w:t>
      </w:r>
    </w:p>
  </w:footnote>
  <w:footnote w:id="112">
    <w:p w14:paraId="552BFC80" w14:textId="77777777" w:rsidR="008B7CFC" w:rsidRPr="004A3E27" w:rsidRDefault="008B7CFC" w:rsidP="00BD5BBE">
      <w:pPr>
        <w:pStyle w:val="footnote"/>
      </w:pPr>
      <w:r w:rsidRPr="004A3E27">
        <w:rPr>
          <w:rStyle w:val="FootnoteReference"/>
        </w:rPr>
        <w:footnoteRef/>
      </w:r>
      <w:r w:rsidRPr="004A3E27">
        <w:t xml:space="preserve"> Lam. 2:16; 3:46.</w:t>
      </w:r>
    </w:p>
  </w:footnote>
  <w:footnote w:id="113">
    <w:p w14:paraId="1382AE44" w14:textId="77777777" w:rsidR="008B7CFC" w:rsidRPr="004A3E27" w:rsidRDefault="008B7CFC" w:rsidP="00BD5BBE">
      <w:pPr>
        <w:pStyle w:val="footnote"/>
      </w:pPr>
      <w:r w:rsidRPr="004A3E27">
        <w:rPr>
          <w:rStyle w:val="FootnoteReference"/>
        </w:rPr>
        <w:footnoteRef/>
      </w:r>
      <w:r w:rsidRPr="004A3E27">
        <w:t xml:space="preserve"> Jn. 19:37.</w:t>
      </w:r>
    </w:p>
  </w:footnote>
  <w:footnote w:id="114">
    <w:p w14:paraId="17643289" w14:textId="77777777" w:rsidR="008B7CFC" w:rsidRPr="004A3E27" w:rsidRDefault="008B7CFC" w:rsidP="00BD5BBE">
      <w:pPr>
        <w:pStyle w:val="footnote"/>
      </w:pPr>
      <w:r w:rsidRPr="004A3E27">
        <w:rPr>
          <w:rStyle w:val="FootnoteReference"/>
        </w:rPr>
        <w:footnoteRef/>
      </w:r>
      <w:r w:rsidRPr="004A3E27">
        <w:t xml:space="preserve"> Jn. 19:24.</w:t>
      </w:r>
    </w:p>
  </w:footnote>
  <w:footnote w:id="115">
    <w:p w14:paraId="79F35E59" w14:textId="3AF86606" w:rsidR="008B7CFC" w:rsidRPr="004A3E27" w:rsidRDefault="008B7CFC"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6">
    <w:p w14:paraId="17B5651D" w14:textId="24ADEBC4" w:rsidR="008B7CFC" w:rsidRDefault="008B7CFC" w:rsidP="00ED0D70">
      <w:pPr>
        <w:pStyle w:val="footnote"/>
      </w:pPr>
      <w:r>
        <w:rPr>
          <w:rStyle w:val="FootnoteReference"/>
        </w:rPr>
        <w:footnoteRef/>
      </w:r>
      <w:r>
        <w:t xml:space="preserve"> [JS]Others have “and my only-begotten from the hand of the dog.”</w:t>
      </w:r>
    </w:p>
  </w:footnote>
  <w:footnote w:id="117">
    <w:p w14:paraId="18C385E9" w14:textId="2415B4A3" w:rsidR="008B7CFC" w:rsidRDefault="008B7CFC" w:rsidP="00ED0D70">
      <w:pPr>
        <w:pStyle w:val="footnote"/>
      </w:pPr>
      <w:r>
        <w:rPr>
          <w:rStyle w:val="FootnoteReference"/>
        </w:rPr>
        <w:footnoteRef/>
      </w:r>
      <w:r>
        <w:t xml:space="preserve"> [JS] Fr. Lazarus has “the rhinoceros.”</w:t>
      </w:r>
    </w:p>
  </w:footnote>
  <w:footnote w:id="118">
    <w:p w14:paraId="08777F76" w14:textId="77777777" w:rsidR="008B7CFC" w:rsidRPr="004A3E27" w:rsidRDefault="008B7CFC" w:rsidP="00BD5BBE">
      <w:pPr>
        <w:pStyle w:val="footnote"/>
      </w:pPr>
      <w:r w:rsidRPr="004A3E27">
        <w:rPr>
          <w:rStyle w:val="FootnoteReference"/>
        </w:rPr>
        <w:footnoteRef/>
      </w:r>
      <w:r w:rsidRPr="004A3E27">
        <w:t xml:space="preserve"> Hebrews 2:12.</w:t>
      </w:r>
    </w:p>
  </w:footnote>
  <w:footnote w:id="119">
    <w:p w14:paraId="1C395EA2" w14:textId="6F37561F" w:rsidR="008B7CFC" w:rsidRDefault="008B7CFC" w:rsidP="000651AA">
      <w:pPr>
        <w:pStyle w:val="footnote"/>
      </w:pPr>
      <w:r>
        <w:rPr>
          <w:rStyle w:val="FootnoteReference"/>
        </w:rPr>
        <w:footnoteRef/>
      </w:r>
      <w:r>
        <w:t xml:space="preserve"> [JS] literally “all you seed of Jacob”</w:t>
      </w:r>
    </w:p>
  </w:footnote>
  <w:footnote w:id="120">
    <w:p w14:paraId="077193E5" w14:textId="6727B2C9" w:rsidR="008B7CFC" w:rsidRDefault="008B7CFC" w:rsidP="007A2D16">
      <w:pPr>
        <w:pStyle w:val="footnote"/>
      </w:pPr>
      <w:r>
        <w:rPr>
          <w:rStyle w:val="FootnoteReference"/>
        </w:rPr>
        <w:footnoteRef/>
      </w:r>
      <w:r>
        <w:t xml:space="preserve"> [JS] Congregation or assembly, not building.</w:t>
      </w:r>
    </w:p>
  </w:footnote>
  <w:footnote w:id="121">
    <w:p w14:paraId="332BD906" w14:textId="38FB3FF8" w:rsidR="008B7CFC" w:rsidRDefault="008B7CFC" w:rsidP="007A2D16">
      <w:pPr>
        <w:pStyle w:val="footnote"/>
      </w:pPr>
      <w:r>
        <w:rPr>
          <w:rStyle w:val="FootnoteReference"/>
        </w:rPr>
        <w:footnoteRef/>
      </w:r>
      <w:r>
        <w:t xml:space="preserve"> [JS] or “give thanks to”</w:t>
      </w:r>
    </w:p>
  </w:footnote>
  <w:footnote w:id="122">
    <w:p w14:paraId="5B6174F4" w14:textId="35F5BA44" w:rsidR="008B7CFC" w:rsidRDefault="008B7CFC" w:rsidP="000651AA">
      <w:pPr>
        <w:pStyle w:val="footnote"/>
      </w:pPr>
      <w:r>
        <w:rPr>
          <w:rStyle w:val="FootnoteReference"/>
        </w:rPr>
        <w:footnoteRef/>
      </w:r>
      <w:r>
        <w:t xml:space="preserve"> [JS] did obeisance, i.e. the physical act of bowing down.</w:t>
      </w:r>
    </w:p>
  </w:footnote>
  <w:footnote w:id="123">
    <w:p w14:paraId="6B61808C" w14:textId="77777777" w:rsidR="008B7CFC" w:rsidRPr="004A3E27" w:rsidRDefault="008B7CFC"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4">
    <w:p w14:paraId="168D5AEC" w14:textId="77777777" w:rsidR="008B7CFC" w:rsidRPr="004A3E27" w:rsidRDefault="008B7CFC" w:rsidP="00BD5BBE">
      <w:pPr>
        <w:pStyle w:val="footnote"/>
      </w:pPr>
      <w:r w:rsidRPr="004A3E27">
        <w:rPr>
          <w:rStyle w:val="FootnoteReference"/>
        </w:rPr>
        <w:footnoteRef/>
      </w:r>
      <w:r w:rsidRPr="004A3E27">
        <w:t xml:space="preserve"> Romans 3:24-26; John 17:4; 19:30.</w:t>
      </w:r>
    </w:p>
  </w:footnote>
  <w:footnote w:id="125">
    <w:p w14:paraId="47E5BE1D" w14:textId="6D6B1127" w:rsidR="008B7CFC" w:rsidRPr="004A3E27" w:rsidRDefault="008B7CFC"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6">
    <w:p w14:paraId="53BB4915" w14:textId="013E80AC" w:rsidR="008B7CFC" w:rsidRPr="004A3E27" w:rsidRDefault="008B7CFC"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7">
    <w:p w14:paraId="52EF8FB5" w14:textId="7D5C89FB" w:rsidR="008B7CFC" w:rsidRPr="004A3E27" w:rsidRDefault="008B7CFC" w:rsidP="00BD5BBE">
      <w:pPr>
        <w:pStyle w:val="footnote"/>
      </w:pPr>
      <w:r w:rsidRPr="004A3E27">
        <w:rPr>
          <w:rStyle w:val="FootnoteReference"/>
        </w:rPr>
        <w:footnoteRef/>
      </w:r>
      <w:r w:rsidRPr="004A3E27">
        <w:t xml:space="preserve"> </w:t>
      </w:r>
      <w:r>
        <w:t>cf</w:t>
      </w:r>
      <w:r w:rsidRPr="004A3E27">
        <w:t>. Ps. 26:4.</w:t>
      </w:r>
    </w:p>
  </w:footnote>
  <w:footnote w:id="128">
    <w:p w14:paraId="4B68EDDE" w14:textId="12EE5F02" w:rsidR="008B7CFC" w:rsidRPr="004A3E27" w:rsidRDefault="008B7CFC" w:rsidP="00BD5BBE">
      <w:pPr>
        <w:pStyle w:val="footnote"/>
      </w:pPr>
      <w:r w:rsidRPr="004A3E27">
        <w:rPr>
          <w:rStyle w:val="FootnoteReference"/>
        </w:rPr>
        <w:footnoteRef/>
      </w:r>
      <w:r w:rsidRPr="004A3E27">
        <w:t xml:space="preserve"> 1 Cor. 10:26-28; </w:t>
      </w:r>
      <w:r>
        <w:t>cf</w:t>
      </w:r>
      <w:r w:rsidRPr="004A3E27">
        <w:t>. Psalm 49:12.</w:t>
      </w:r>
    </w:p>
  </w:footnote>
  <w:footnote w:id="129">
    <w:p w14:paraId="137A32B2" w14:textId="77777777" w:rsidR="008B7CFC" w:rsidRPr="004A3E27" w:rsidRDefault="008B7CFC" w:rsidP="00BD5BBE">
      <w:pPr>
        <w:pStyle w:val="footnote"/>
      </w:pPr>
      <w:r w:rsidRPr="004A3E27">
        <w:rPr>
          <w:rStyle w:val="FootnoteReference"/>
        </w:rPr>
        <w:footnoteRef/>
      </w:r>
      <w:r w:rsidRPr="004A3E27">
        <w:t xml:space="preserve"> Is. 2:2; Dan. 2:35; 1 Cor. 10:4.</w:t>
      </w:r>
    </w:p>
  </w:footnote>
  <w:footnote w:id="130">
    <w:p w14:paraId="51F7905C" w14:textId="09ECCFBD" w:rsidR="008B7CFC" w:rsidRPr="004A3E27" w:rsidRDefault="008B7CFC"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1">
    <w:p w14:paraId="7B989AF7" w14:textId="411DE777" w:rsidR="008B7CFC" w:rsidRDefault="008B7CFC" w:rsidP="005A5E13">
      <w:pPr>
        <w:pStyle w:val="footnote"/>
      </w:pPr>
      <w:r>
        <w:rPr>
          <w:rStyle w:val="FootnoteReference"/>
        </w:rPr>
        <w:footnoteRef/>
      </w:r>
      <w:r>
        <w:t xml:space="preserve"> [JS] literally: “because they are from of old”.</w:t>
      </w:r>
    </w:p>
  </w:footnote>
  <w:footnote w:id="132">
    <w:p w14:paraId="78816607" w14:textId="60AD0FEA" w:rsidR="008B7CFC" w:rsidRDefault="008B7CFC" w:rsidP="00055722">
      <w:pPr>
        <w:pStyle w:val="footnote"/>
      </w:pPr>
      <w:r>
        <w:rPr>
          <w:rStyle w:val="FootnoteReference"/>
        </w:rPr>
        <w:footnoteRef/>
      </w:r>
      <w:r>
        <w:t xml:space="preserve"> [JS] literally, “so He sets a law for those who sin in the way.”</w:t>
      </w:r>
    </w:p>
  </w:footnote>
  <w:footnote w:id="133">
    <w:p w14:paraId="2169EE05" w14:textId="77777777" w:rsidR="008B7CFC" w:rsidRPr="004A3E27" w:rsidRDefault="008B7CFC" w:rsidP="00BD5BBE">
      <w:pPr>
        <w:pStyle w:val="footnote"/>
      </w:pPr>
      <w:r w:rsidRPr="004A3E27">
        <w:rPr>
          <w:rStyle w:val="FootnoteReference"/>
        </w:rPr>
        <w:footnoteRef/>
      </w:r>
      <w:r w:rsidRPr="004A3E27">
        <w:t xml:space="preserve"> seek: </w:t>
      </w:r>
      <w:r w:rsidRPr="004A3E27">
        <w:rPr>
          <w:i/>
        </w:rPr>
        <w:t>Heb</w:t>
      </w:r>
      <w:r w:rsidRPr="004A3E27">
        <w:t>. keep</w:t>
      </w:r>
    </w:p>
  </w:footnote>
  <w:footnote w:id="134">
    <w:p w14:paraId="77DCEC10" w14:textId="465E547A" w:rsidR="008B7CFC" w:rsidRPr="004A3E27" w:rsidRDefault="008B7CFC"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5">
    <w:p w14:paraId="10589304" w14:textId="75C5928C" w:rsidR="008B7CFC" w:rsidRDefault="008B7CFC" w:rsidP="00055722">
      <w:pPr>
        <w:pStyle w:val="footnote"/>
      </w:pPr>
      <w:r>
        <w:rPr>
          <w:rStyle w:val="FootnoteReference"/>
        </w:rPr>
        <w:footnoteRef/>
      </w:r>
      <w:r>
        <w:t xml:space="preserve"> [JS] NETS and Fr. Athanasius have “You will”</w:t>
      </w:r>
    </w:p>
  </w:footnote>
  <w:footnote w:id="136">
    <w:p w14:paraId="71590F21" w14:textId="77777777" w:rsidR="008B7CFC" w:rsidRPr="004A3E27" w:rsidRDefault="008B7CFC"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7">
    <w:p w14:paraId="42C6F902" w14:textId="27671EF5" w:rsidR="008B7CFC" w:rsidRDefault="008B7CFC" w:rsidP="003B7D97">
      <w:pPr>
        <w:pStyle w:val="footnote"/>
      </w:pPr>
      <w:r>
        <w:rPr>
          <w:rStyle w:val="FootnoteReference"/>
        </w:rPr>
        <w:footnoteRef/>
      </w:r>
      <w:r>
        <w:t xml:space="preserve"> Present in Fr. Athanasius and OSB.</w:t>
      </w:r>
    </w:p>
  </w:footnote>
  <w:footnote w:id="138">
    <w:p w14:paraId="00A665CB" w14:textId="42EDEB47" w:rsidR="008B7CFC" w:rsidRPr="004A3E27" w:rsidRDefault="008B7CFC"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9">
    <w:p w14:paraId="3EE7CB91" w14:textId="1CBB3112" w:rsidR="008B7CFC" w:rsidRDefault="008B7CFC" w:rsidP="003B7D97">
      <w:pPr>
        <w:pStyle w:val="footnote"/>
      </w:pPr>
      <w:r>
        <w:rPr>
          <w:rStyle w:val="FootnoteReference"/>
        </w:rPr>
        <w:footnoteRef/>
      </w:r>
      <w:r>
        <w:t xml:space="preserve"> Fr. Lazarus has “lonely and poor”. Fr. Athanasius has “an only son”. Others have “only-begotten and poor”</w:t>
      </w:r>
    </w:p>
  </w:footnote>
  <w:footnote w:id="140">
    <w:p w14:paraId="0A9BD984" w14:textId="77777777" w:rsidR="008B7CFC" w:rsidRPr="004A3E27" w:rsidRDefault="008B7CFC"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1">
    <w:p w14:paraId="17F45C59" w14:textId="65DF2916" w:rsidR="008B7CFC" w:rsidRPr="004A3E27" w:rsidRDefault="008B7CFC"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2">
    <w:p w14:paraId="14877493" w14:textId="77777777" w:rsidR="008B7CFC" w:rsidRPr="004A3E27" w:rsidRDefault="008B7CFC"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3">
    <w:p w14:paraId="489B5950" w14:textId="37592C41" w:rsidR="008B7CFC" w:rsidRDefault="008B7CFC" w:rsidP="00550F3A">
      <w:pPr>
        <w:pStyle w:val="footnote"/>
      </w:pPr>
      <w:r>
        <w:rPr>
          <w:rStyle w:val="FootnoteReference"/>
        </w:rPr>
        <w:footnoteRef/>
      </w:r>
      <w:r>
        <w:t xml:space="preserve"> [JS] literally, “place”</w:t>
      </w:r>
    </w:p>
  </w:footnote>
  <w:footnote w:id="144">
    <w:p w14:paraId="2B8FEA02" w14:textId="77777777" w:rsidR="008B7CFC" w:rsidRPr="004A3E27" w:rsidRDefault="008B7CFC" w:rsidP="00BD5BBE">
      <w:pPr>
        <w:pStyle w:val="footnote"/>
      </w:pPr>
      <w:r w:rsidRPr="004A3E27">
        <w:rPr>
          <w:rStyle w:val="FootnoteReference"/>
        </w:rPr>
        <w:footnoteRef/>
      </w:r>
      <w:r w:rsidRPr="004A3E27">
        <w:t xml:space="preserve"> churches: assemblies, gatherings, congregations (not buildings).</w:t>
      </w:r>
    </w:p>
  </w:footnote>
  <w:footnote w:id="145">
    <w:p w14:paraId="4B110C34" w14:textId="6E0E41E0" w:rsidR="008B7CFC" w:rsidRPr="004A3E27" w:rsidRDefault="008B7CFC"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6">
    <w:p w14:paraId="680E154C" w14:textId="77777777" w:rsidR="008B7CFC" w:rsidRPr="004A3E27" w:rsidRDefault="008B7CFC"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8B7CFC" w:rsidRPr="004A3E27" w:rsidRDefault="008B7CFC" w:rsidP="00BD5BBE">
      <w:pPr>
        <w:pStyle w:val="footnote"/>
      </w:pPr>
      <w:r w:rsidRPr="004A3E27">
        <w:tab/>
        <w:t>‘No sweeter fragrance than to follow Christ,</w:t>
      </w:r>
    </w:p>
    <w:p w14:paraId="506149C0" w14:textId="77777777" w:rsidR="008B7CFC" w:rsidRPr="004A3E27" w:rsidRDefault="008B7CFC" w:rsidP="00BD5BBE">
      <w:pPr>
        <w:pStyle w:val="footnote"/>
      </w:pPr>
      <w:r w:rsidRPr="004A3E27">
        <w:tab/>
        <w:t>when man makes offerings of a holy life,</w:t>
      </w:r>
    </w:p>
    <w:p w14:paraId="3F57220B" w14:textId="77777777" w:rsidR="008B7CFC" w:rsidRPr="004A3E27" w:rsidRDefault="008B7CFC" w:rsidP="00BD5BBE">
      <w:pPr>
        <w:pStyle w:val="footnote"/>
      </w:pPr>
      <w:r w:rsidRPr="004A3E27">
        <w:tab/>
        <w:t>and offers golden deeds in sacrifice’ (St. Prosper).</w:t>
      </w:r>
    </w:p>
  </w:footnote>
  <w:footnote w:id="147">
    <w:p w14:paraId="0CC1CAEE" w14:textId="1E5BC75B" w:rsidR="008B7CFC" w:rsidRPr="004A3E27" w:rsidRDefault="008B7CFC" w:rsidP="00BD5BBE">
      <w:pPr>
        <w:pStyle w:val="footnote"/>
      </w:pPr>
      <w:r w:rsidRPr="004A3E27">
        <w:rPr>
          <w:rStyle w:val="FootnoteReference"/>
        </w:rPr>
        <w:footnoteRef/>
      </w:r>
      <w:r w:rsidRPr="004A3E27">
        <w:t xml:space="preserve"> </w:t>
      </w:r>
      <w:r>
        <w:t>cf</w:t>
      </w:r>
      <w:r w:rsidRPr="004A3E27">
        <w:t>. Psalm 21:11.</w:t>
      </w:r>
    </w:p>
  </w:footnote>
  <w:footnote w:id="148">
    <w:p w14:paraId="0192B227" w14:textId="50425B88" w:rsidR="008B7CFC" w:rsidRPr="004A3E27" w:rsidRDefault="008B7CFC" w:rsidP="00BD5BBE">
      <w:pPr>
        <w:pStyle w:val="footnote"/>
      </w:pPr>
      <w:r w:rsidRPr="004A3E27">
        <w:rPr>
          <w:rStyle w:val="FootnoteReference"/>
        </w:rPr>
        <w:footnoteRef/>
      </w:r>
      <w:r w:rsidRPr="004A3E27">
        <w:t xml:space="preserve"> </w:t>
      </w:r>
      <w:r>
        <w:t>cf</w:t>
      </w:r>
      <w:r w:rsidRPr="004A3E27">
        <w:t>. Isaiah 5:12.</w:t>
      </w:r>
    </w:p>
  </w:footnote>
  <w:footnote w:id="149">
    <w:p w14:paraId="20F0DD6B" w14:textId="4B10F54B" w:rsidR="008B7CFC" w:rsidRDefault="008B7CFC" w:rsidP="005922FD">
      <w:pPr>
        <w:pStyle w:val="footnote"/>
      </w:pPr>
      <w:r>
        <w:rPr>
          <w:rStyle w:val="FootnoteReference"/>
        </w:rPr>
        <w:footnoteRef/>
      </w:r>
      <w:r>
        <w:t xml:space="preserve"> [JS] confess: or “give thanks to”, or “thankfully confess”</w:t>
      </w:r>
    </w:p>
  </w:footnote>
  <w:footnote w:id="150">
    <w:p w14:paraId="73C943A7" w14:textId="0F5D3F1A" w:rsidR="008B7CFC" w:rsidRPr="004A3E27" w:rsidRDefault="008B7CFC" w:rsidP="00BD5BBE">
      <w:pPr>
        <w:pStyle w:val="footnote"/>
      </w:pPr>
      <w:r w:rsidRPr="004A3E27">
        <w:rPr>
          <w:rStyle w:val="FootnoteReference"/>
        </w:rPr>
        <w:footnoteRef/>
      </w:r>
      <w:r w:rsidRPr="004A3E27">
        <w:t xml:space="preserve"> </w:t>
      </w:r>
      <w:r>
        <w:t>Cf</w:t>
      </w:r>
      <w:r w:rsidRPr="004A3E27">
        <w:t>. Isaiah 40:11; John 10:11.</w:t>
      </w:r>
    </w:p>
  </w:footnote>
  <w:footnote w:id="151">
    <w:p w14:paraId="73195CDE" w14:textId="44A40FB8" w:rsidR="008B7CFC" w:rsidRDefault="008B7CFC" w:rsidP="008A40DF">
      <w:pPr>
        <w:pStyle w:val="footnote"/>
      </w:pPr>
      <w:r>
        <w:rPr>
          <w:rStyle w:val="FootnoteReference"/>
        </w:rPr>
        <w:footnoteRef/>
      </w:r>
      <w:r>
        <w:t xml:space="preserve"> [JS] “do obeisance”, i.e. a physical act.</w:t>
      </w:r>
    </w:p>
  </w:footnote>
  <w:footnote w:id="152">
    <w:p w14:paraId="0B35546F" w14:textId="519CF713" w:rsidR="008B7CFC" w:rsidRPr="004A3E27" w:rsidRDefault="008B7CFC"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3">
    <w:p w14:paraId="17F4E198" w14:textId="77777777" w:rsidR="008B7CFC" w:rsidRPr="004A3E27" w:rsidRDefault="008B7CFC"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4">
    <w:p w14:paraId="287F51B2" w14:textId="77777777" w:rsidR="008B7CFC" w:rsidRPr="004A3E27" w:rsidRDefault="008B7CFC"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5">
    <w:p w14:paraId="376DEC76" w14:textId="77777777" w:rsidR="008B7CFC" w:rsidRPr="004A3E27" w:rsidRDefault="008B7CFC"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6">
    <w:p w14:paraId="0F1539B2" w14:textId="75077CCC" w:rsidR="008B7CFC" w:rsidRPr="004A3E27" w:rsidRDefault="008B7CFC" w:rsidP="00BD5BBE">
      <w:pPr>
        <w:pStyle w:val="footnote"/>
      </w:pPr>
      <w:r w:rsidRPr="004A3E27">
        <w:rPr>
          <w:rStyle w:val="FootnoteReference"/>
        </w:rPr>
        <w:footnoteRef/>
      </w:r>
      <w:r w:rsidRPr="004A3E27">
        <w:t xml:space="preserve"> Blood signifies death (</w:t>
      </w:r>
      <w:r>
        <w:t>cf</w:t>
      </w:r>
      <w:r w:rsidRPr="004A3E27">
        <w:t>. Lev. 17:14).</w:t>
      </w:r>
    </w:p>
  </w:footnote>
  <w:footnote w:id="157">
    <w:p w14:paraId="3C531870" w14:textId="77777777" w:rsidR="008B7CFC" w:rsidRPr="004A3E27" w:rsidRDefault="008B7CFC"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8">
    <w:p w14:paraId="14F5D59E" w14:textId="2CBEB04C" w:rsidR="008B7CFC" w:rsidRDefault="008B7CFC" w:rsidP="00643BB8">
      <w:pPr>
        <w:pStyle w:val="footnote"/>
      </w:pPr>
      <w:r>
        <w:rPr>
          <w:rStyle w:val="FootnoteReference"/>
        </w:rPr>
        <w:footnoteRef/>
      </w:r>
      <w:r>
        <w:t xml:space="preserve"> [JS] or “give thanks to You”, or “thankfully confess You with praise”</w:t>
      </w:r>
    </w:p>
  </w:footnote>
  <w:footnote w:id="159">
    <w:p w14:paraId="5ADD520F" w14:textId="77777777" w:rsidR="008B7CFC" w:rsidRPr="004A3E27" w:rsidRDefault="008B7CFC"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0">
    <w:p w14:paraId="77A1ED53" w14:textId="77777777" w:rsidR="008B7CFC" w:rsidRPr="004A3E27" w:rsidRDefault="008B7CFC" w:rsidP="00BD5BBE">
      <w:pPr>
        <w:pStyle w:val="footnote"/>
      </w:pPr>
      <w:r w:rsidRPr="004A3E27">
        <w:rPr>
          <w:rStyle w:val="FootnoteReference"/>
        </w:rPr>
        <w:footnoteRef/>
      </w:r>
      <w:r w:rsidRPr="004A3E27">
        <w:t xml:space="preserve"> Luke 23:46.</w:t>
      </w:r>
    </w:p>
  </w:footnote>
  <w:footnote w:id="161">
    <w:p w14:paraId="1A1A8E3A" w14:textId="6D5B65DB" w:rsidR="008B7CFC" w:rsidRPr="004A3E27" w:rsidRDefault="008B7CFC"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2">
    <w:p w14:paraId="07CF1154" w14:textId="0A7B732E" w:rsidR="008B7CFC" w:rsidRPr="004A3E27" w:rsidRDefault="008B7CFC"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3">
    <w:p w14:paraId="5BAFF231" w14:textId="34FCFC7D" w:rsidR="008B7CFC" w:rsidRDefault="008B7CFC"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4">
    <w:p w14:paraId="2DD87738" w14:textId="77777777" w:rsidR="008B7CFC" w:rsidRPr="004A3E27" w:rsidRDefault="008B7CFC" w:rsidP="00BD5BBE">
      <w:pPr>
        <w:pStyle w:val="footnote"/>
      </w:pPr>
      <w:r w:rsidRPr="004A3E27">
        <w:rPr>
          <w:rStyle w:val="FootnoteReference"/>
        </w:rPr>
        <w:footnoteRef/>
      </w:r>
      <w:r w:rsidRPr="004A3E27">
        <w:t xml:space="preserve"> The sense of separation from God is the great illusion and madness.</w:t>
      </w:r>
    </w:p>
  </w:footnote>
  <w:footnote w:id="165">
    <w:p w14:paraId="585E1DF2" w14:textId="7DBE80A8" w:rsidR="008B7CFC" w:rsidRDefault="008B7CFC" w:rsidP="00E87C17">
      <w:pPr>
        <w:pStyle w:val="footnote"/>
      </w:pPr>
      <w:r>
        <w:rPr>
          <w:rStyle w:val="FootnoteReference"/>
        </w:rPr>
        <w:footnoteRef/>
      </w:r>
      <w:r>
        <w:t xml:space="preserve"> [JS] or “seeks out”</w:t>
      </w:r>
    </w:p>
  </w:footnote>
  <w:footnote w:id="166">
    <w:p w14:paraId="64625F8E" w14:textId="77777777" w:rsidR="008B7CFC" w:rsidRPr="004A3E27" w:rsidRDefault="008B7CFC"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7">
    <w:p w14:paraId="2CF8BDFA" w14:textId="519D5556" w:rsidR="008B7CFC" w:rsidRPr="004A3E27" w:rsidRDefault="008B7CFC"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8">
    <w:p w14:paraId="5D9CEF2B" w14:textId="77777777" w:rsidR="008B7CFC" w:rsidRPr="004A3E27" w:rsidRDefault="008B7CFC"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9">
    <w:p w14:paraId="6173F75B" w14:textId="6720A6F1" w:rsidR="008B7CFC" w:rsidRDefault="008B7CFC" w:rsidP="00E87C17">
      <w:pPr>
        <w:pStyle w:val="footnote"/>
      </w:pPr>
      <w:r>
        <w:rPr>
          <w:rStyle w:val="FootnoteReference"/>
        </w:rPr>
        <w:footnoteRef/>
      </w:r>
      <w:r>
        <w:t xml:space="preserve"> [JS] or, “boast”</w:t>
      </w:r>
    </w:p>
  </w:footnote>
  <w:footnote w:id="170">
    <w:p w14:paraId="68902C2B" w14:textId="77777777" w:rsidR="008B7CFC" w:rsidRPr="004A3E27" w:rsidRDefault="008B7CFC" w:rsidP="00BD5BBE">
      <w:pPr>
        <w:pStyle w:val="footnote"/>
      </w:pPr>
      <w:r w:rsidRPr="004A3E27">
        <w:rPr>
          <w:rStyle w:val="FootnoteReference"/>
        </w:rPr>
        <w:footnoteRef/>
      </w:r>
      <w:r w:rsidRPr="004A3E27">
        <w:t xml:space="preserve"> Man is made for happiness, fruit of grace, forgiveness, right relations, holiness.</w:t>
      </w:r>
    </w:p>
  </w:footnote>
  <w:footnote w:id="171">
    <w:p w14:paraId="556A07DE" w14:textId="42C5306E" w:rsidR="008B7CFC" w:rsidRDefault="008B7CFC" w:rsidP="00E87C17">
      <w:pPr>
        <w:pStyle w:val="footnote"/>
      </w:pPr>
      <w:r>
        <w:rPr>
          <w:rStyle w:val="FootnoteReference"/>
        </w:rPr>
        <w:footnoteRef/>
      </w:r>
      <w:r>
        <w:t xml:space="preserve"> [JS] or “give thanks to”, or “thankfully confess the Lord with praise with the lyre”</w:t>
      </w:r>
    </w:p>
  </w:footnote>
  <w:footnote w:id="172">
    <w:p w14:paraId="2DE8E71A" w14:textId="43288821" w:rsidR="008B7CFC" w:rsidRDefault="008B7CFC" w:rsidP="00643986">
      <w:pPr>
        <w:pStyle w:val="footnote"/>
      </w:pPr>
      <w:r>
        <w:rPr>
          <w:rStyle w:val="FootnoteReference"/>
        </w:rPr>
        <w:footnoteRef/>
      </w:r>
      <w:r>
        <w:t xml:space="preserve"> [JS] or “Confess the Lord with the harp.</w:t>
      </w:r>
    </w:p>
  </w:footnote>
  <w:footnote w:id="173">
    <w:p w14:paraId="7DFB6EDE" w14:textId="2BE29A55" w:rsidR="008B7CFC" w:rsidRPr="004A3E27" w:rsidRDefault="008B7CFC"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4">
    <w:p w14:paraId="31D94784" w14:textId="1209EEE8" w:rsidR="008B7CFC" w:rsidRPr="004A3E27" w:rsidRDefault="008B7CFC"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5">
    <w:p w14:paraId="77995902" w14:textId="77777777" w:rsidR="008B7CFC" w:rsidRPr="004A3E27" w:rsidRDefault="008B7CFC" w:rsidP="00BD5BBE">
      <w:pPr>
        <w:pStyle w:val="footnote"/>
      </w:pPr>
      <w:r w:rsidRPr="004A3E27">
        <w:rPr>
          <w:rStyle w:val="FootnoteReference"/>
        </w:rPr>
        <w:footnoteRef/>
      </w:r>
      <w:r w:rsidRPr="004A3E27">
        <w:t xml:space="preserve"> Naturally and spiritually (Jn. 3:3-6).</w:t>
      </w:r>
    </w:p>
  </w:footnote>
  <w:footnote w:id="176">
    <w:p w14:paraId="21961A60" w14:textId="0C801544" w:rsidR="008B7CFC" w:rsidRDefault="008B7CFC" w:rsidP="002C27B3">
      <w:pPr>
        <w:pStyle w:val="footnote"/>
      </w:pPr>
      <w:r>
        <w:rPr>
          <w:rStyle w:val="FootnoteReference"/>
        </w:rPr>
        <w:footnoteRef/>
      </w:r>
      <w:r>
        <w:t xml:space="preserve"> [JS] Fr. Lazarus has “plans”</w:t>
      </w:r>
    </w:p>
  </w:footnote>
  <w:footnote w:id="177">
    <w:p w14:paraId="13FB143C" w14:textId="0A8A9BB8" w:rsidR="008B7CFC" w:rsidRDefault="008B7CFC" w:rsidP="00831460">
      <w:pPr>
        <w:pStyle w:val="footnote"/>
      </w:pPr>
      <w:r>
        <w:rPr>
          <w:rStyle w:val="FootnoteReference"/>
        </w:rPr>
        <w:footnoteRef/>
      </w:r>
      <w:r>
        <w:t xml:space="preserve"> [JS] or “fashioned”</w:t>
      </w:r>
    </w:p>
  </w:footnote>
  <w:footnote w:id="178">
    <w:p w14:paraId="1CA3C8B8" w14:textId="7384D6BF" w:rsidR="008B7CFC" w:rsidRDefault="008B7CFC" w:rsidP="00366380">
      <w:pPr>
        <w:pStyle w:val="footnote"/>
      </w:pPr>
      <w:r>
        <w:rPr>
          <w:rStyle w:val="FootnoteReference"/>
        </w:rPr>
        <w:footnoteRef/>
      </w:r>
      <w:r>
        <w:t xml:space="preserve"> Fr. Athanasius has “My soul shall make her boast in the Lord”</w:t>
      </w:r>
    </w:p>
  </w:footnote>
  <w:footnote w:id="179">
    <w:p w14:paraId="50F89B8F" w14:textId="77777777" w:rsidR="008B7CFC" w:rsidRPr="004A3E27" w:rsidRDefault="008B7CFC"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0">
    <w:p w14:paraId="6C74A446" w14:textId="6A369907" w:rsidR="008B7CFC" w:rsidRPr="004A3E27" w:rsidRDefault="008B7CFC" w:rsidP="00BD5BBE">
      <w:pPr>
        <w:pStyle w:val="footnote"/>
      </w:pPr>
      <w:r w:rsidRPr="004A3E27">
        <w:rPr>
          <w:rStyle w:val="FootnoteReference"/>
        </w:rPr>
        <w:footnoteRef/>
      </w:r>
      <w:r w:rsidRPr="004A3E27">
        <w:t xml:space="preserve"> ‘The land of the living.’</w:t>
      </w:r>
      <w:r>
        <w:t xml:space="preserve"> [JS] Others have “earth”</w:t>
      </w:r>
    </w:p>
  </w:footnote>
  <w:footnote w:id="181">
    <w:p w14:paraId="2D88893B" w14:textId="5E64FA88" w:rsidR="008B7CFC" w:rsidRDefault="008B7CFC" w:rsidP="00E42174">
      <w:pPr>
        <w:pStyle w:val="footnote"/>
      </w:pPr>
      <w:r>
        <w:rPr>
          <w:rStyle w:val="FootnoteReference"/>
        </w:rPr>
        <w:footnoteRef/>
      </w:r>
      <w:r>
        <w:t xml:space="preserve"> [JS] or “contrite in heart”</w:t>
      </w:r>
    </w:p>
  </w:footnote>
  <w:footnote w:id="182">
    <w:p w14:paraId="7E58A13C" w14:textId="1AC06A85" w:rsidR="008B7CFC" w:rsidRDefault="008B7CFC" w:rsidP="00F803AB">
      <w:pPr>
        <w:pStyle w:val="footnote"/>
      </w:pPr>
      <w:r>
        <w:rPr>
          <w:rStyle w:val="FootnoteReference"/>
        </w:rPr>
        <w:footnoteRef/>
      </w:r>
      <w:r>
        <w:t xml:space="preserve"> [JS] Coptic has “eat their hearts”, which Fr. Athanasius renders, “regret”</w:t>
      </w:r>
    </w:p>
  </w:footnote>
  <w:footnote w:id="183">
    <w:p w14:paraId="54D93979" w14:textId="34E7EB30" w:rsidR="008B7CFC" w:rsidRDefault="008B7CFC" w:rsidP="00F803AB">
      <w:pPr>
        <w:pStyle w:val="footnote"/>
      </w:pPr>
      <w:r>
        <w:rPr>
          <w:rStyle w:val="FootnoteReference"/>
        </w:rPr>
        <w:footnoteRef/>
      </w:r>
      <w:r>
        <w:t xml:space="preserve"> [JS] or regret.</w:t>
      </w:r>
    </w:p>
  </w:footnote>
  <w:footnote w:id="184">
    <w:p w14:paraId="51CEFDC6" w14:textId="77777777" w:rsidR="008B7CFC" w:rsidRPr="004A3E27" w:rsidRDefault="008B7CFC"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5">
    <w:p w14:paraId="703EC24D" w14:textId="0A8D7841" w:rsidR="008B7CFC" w:rsidRDefault="008B7CFC" w:rsidP="00442FE7">
      <w:pPr>
        <w:pStyle w:val="footnote"/>
      </w:pPr>
      <w:r>
        <w:rPr>
          <w:rStyle w:val="FootnoteReference"/>
        </w:rPr>
        <w:footnoteRef/>
      </w:r>
      <w:r>
        <w:t xml:space="preserve"> [JS] literally “and my soul with barrenness/childlessness.”</w:t>
      </w:r>
    </w:p>
  </w:footnote>
  <w:footnote w:id="186">
    <w:p w14:paraId="0CEA87F3" w14:textId="77777777" w:rsidR="008B7CFC" w:rsidRPr="004A3E27" w:rsidRDefault="008B7CFC" w:rsidP="00BD5BBE">
      <w:pPr>
        <w:pStyle w:val="footnote"/>
      </w:pPr>
      <w:r w:rsidRPr="004A3E27">
        <w:rPr>
          <w:rStyle w:val="FootnoteReference"/>
        </w:rPr>
        <w:footnoteRef/>
      </w:r>
      <w:r w:rsidRPr="004A3E27">
        <w:t xml:space="preserve"> John 19:1; Mt. 27:26.</w:t>
      </w:r>
    </w:p>
  </w:footnote>
  <w:footnote w:id="187">
    <w:p w14:paraId="1C6E21CA" w14:textId="4A1BFD04" w:rsidR="008B7CFC" w:rsidRPr="004A3E27" w:rsidRDefault="008B7CFC" w:rsidP="00BD5BBE">
      <w:pPr>
        <w:pStyle w:val="footnote"/>
      </w:pPr>
      <w:r w:rsidRPr="004A3E27">
        <w:rPr>
          <w:rStyle w:val="FootnoteReference"/>
        </w:rPr>
        <w:footnoteRef/>
      </w:r>
      <w:r w:rsidRPr="004A3E27">
        <w:t xml:space="preserve"> </w:t>
      </w:r>
      <w:r>
        <w:t>cf</w:t>
      </w:r>
      <w:r w:rsidRPr="004A3E27">
        <w:t>. Psalm 21:21.</w:t>
      </w:r>
    </w:p>
  </w:footnote>
  <w:footnote w:id="188">
    <w:p w14:paraId="7BC55212" w14:textId="5213FE4B" w:rsidR="008B7CFC" w:rsidRDefault="008B7CFC" w:rsidP="004E0429">
      <w:pPr>
        <w:pStyle w:val="footnote"/>
      </w:pPr>
      <w:r>
        <w:rPr>
          <w:rStyle w:val="FootnoteReference"/>
        </w:rPr>
        <w:footnoteRef/>
      </w:r>
      <w:r>
        <w:t xml:space="preserve"> [JS] or “give thanks to You,” or “thankfully confess You with praise in the great Church”</w:t>
      </w:r>
    </w:p>
  </w:footnote>
  <w:footnote w:id="189">
    <w:p w14:paraId="4812F1D0" w14:textId="6C4603E2" w:rsidR="008B7CFC" w:rsidRPr="004A3E27" w:rsidRDefault="008B7CFC" w:rsidP="00BD5BBE">
      <w:pPr>
        <w:pStyle w:val="footnote"/>
      </w:pPr>
      <w:r w:rsidRPr="004A3E27">
        <w:rPr>
          <w:rStyle w:val="FootnoteReference"/>
        </w:rPr>
        <w:footnoteRef/>
      </w:r>
      <w:r w:rsidRPr="004A3E27">
        <w:t xml:space="preserve"> </w:t>
      </w:r>
      <w:r>
        <w:t>cf</w:t>
      </w:r>
      <w:r w:rsidRPr="004A3E27">
        <w:t>. John 15:25.</w:t>
      </w:r>
    </w:p>
  </w:footnote>
  <w:footnote w:id="190">
    <w:p w14:paraId="2072EB12" w14:textId="0F03BC61" w:rsidR="008B7CFC" w:rsidRDefault="008B7CFC" w:rsidP="004E0429">
      <w:pPr>
        <w:pStyle w:val="footnote"/>
      </w:pPr>
      <w:r>
        <w:rPr>
          <w:rStyle w:val="FootnoteReference"/>
        </w:rPr>
        <w:footnoteRef/>
      </w:r>
      <w:r>
        <w:t xml:space="preserve"> [JS] or “Aha! Aha!” Or “Well done! Well done!”</w:t>
      </w:r>
    </w:p>
  </w:footnote>
  <w:footnote w:id="191">
    <w:p w14:paraId="55852630" w14:textId="7161891F" w:rsidR="008B7CFC" w:rsidRDefault="008B7CFC" w:rsidP="004D4897">
      <w:pPr>
        <w:pStyle w:val="footnote"/>
      </w:pPr>
      <w:r>
        <w:rPr>
          <w:rStyle w:val="FootnoteReference"/>
        </w:rPr>
        <w:footnoteRef/>
      </w:r>
      <w:r>
        <w:t xml:space="preserve"> [JS] others have “righteousness”. NETS has “vindication”.</w:t>
      </w:r>
    </w:p>
  </w:footnote>
  <w:footnote w:id="192">
    <w:p w14:paraId="5AE758E3" w14:textId="591B2CD9" w:rsidR="008B7CFC" w:rsidRDefault="008B7CFC" w:rsidP="004E0429">
      <w:pPr>
        <w:pStyle w:val="footnote"/>
      </w:pPr>
      <w:r>
        <w:rPr>
          <w:rStyle w:val="FootnoteReference"/>
        </w:rPr>
        <w:footnoteRef/>
      </w:r>
      <w:r>
        <w:t xml:space="preserve"> [JS] Fr. Lazarus has, “towering mountains”</w:t>
      </w:r>
    </w:p>
  </w:footnote>
  <w:footnote w:id="193">
    <w:p w14:paraId="6484AC83" w14:textId="6D53CC8C" w:rsidR="008B7CFC" w:rsidRPr="004A3E27" w:rsidRDefault="008B7CFC" w:rsidP="00BD5BBE">
      <w:pPr>
        <w:pStyle w:val="footnote"/>
      </w:pPr>
      <w:r w:rsidRPr="004A3E27">
        <w:rPr>
          <w:rStyle w:val="FootnoteReference"/>
        </w:rPr>
        <w:footnoteRef/>
      </w:r>
      <w:r w:rsidRPr="004A3E27">
        <w:t xml:space="preserve"> </w:t>
      </w:r>
      <w:r>
        <w:t>cf</w:t>
      </w:r>
      <w:r w:rsidRPr="004A3E27">
        <w:t>. Psalm 109:7.</w:t>
      </w:r>
    </w:p>
  </w:footnote>
  <w:footnote w:id="194">
    <w:p w14:paraId="4449FD0E" w14:textId="7B6566B0" w:rsidR="008B7CFC" w:rsidRDefault="008B7CFC" w:rsidP="00090695">
      <w:pPr>
        <w:pStyle w:val="footnote"/>
      </w:pPr>
      <w:r>
        <w:rPr>
          <w:rStyle w:val="FootnoteReference"/>
        </w:rPr>
        <w:footnoteRef/>
      </w:r>
      <w:r>
        <w:t xml:space="preserve"> [JS] OSB has “many waters”</w:t>
      </w:r>
    </w:p>
  </w:footnote>
  <w:footnote w:id="195">
    <w:p w14:paraId="50DAFDF2" w14:textId="77777777" w:rsidR="008B7CFC" w:rsidRPr="004A3E27" w:rsidRDefault="008B7CFC"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6">
    <w:p w14:paraId="7C4D1D61" w14:textId="77777777" w:rsidR="008B7CFC" w:rsidRPr="004A3E27" w:rsidRDefault="008B7CFC" w:rsidP="00BD5BBE">
      <w:pPr>
        <w:pStyle w:val="footnote"/>
      </w:pPr>
      <w:r w:rsidRPr="004A3E27">
        <w:rPr>
          <w:rStyle w:val="FootnoteReference"/>
        </w:rPr>
        <w:footnoteRef/>
      </w:r>
      <w:r w:rsidRPr="004A3E27">
        <w:t xml:space="preserve"> ‘The Prophet asks to be free from passion’ (St. Athanasius).</w:t>
      </w:r>
    </w:p>
  </w:footnote>
  <w:footnote w:id="197">
    <w:p w14:paraId="356D04BB" w14:textId="77777777" w:rsidR="008B7CFC" w:rsidRPr="004A3E27" w:rsidRDefault="008B7CFC" w:rsidP="00BD5BBE">
      <w:pPr>
        <w:pStyle w:val="footnote"/>
      </w:pPr>
      <w:r w:rsidRPr="004A3E27">
        <w:rPr>
          <w:rStyle w:val="FootnoteReference"/>
        </w:rPr>
        <w:footnoteRef/>
      </w:r>
      <w:r w:rsidRPr="004A3E27">
        <w:t xml:space="preserve"> Prov. 24:19.</w:t>
      </w:r>
    </w:p>
  </w:footnote>
  <w:footnote w:id="198">
    <w:p w14:paraId="325B4264" w14:textId="77777777" w:rsidR="008B7CFC" w:rsidRPr="004A3E27" w:rsidRDefault="008B7CFC"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99">
    <w:p w14:paraId="720EC29A" w14:textId="0B7E8B17" w:rsidR="008B7CFC" w:rsidRPr="004A3E27" w:rsidRDefault="008B7CFC"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0">
    <w:p w14:paraId="3B4C8AB4" w14:textId="77777777" w:rsidR="008B7CFC" w:rsidRPr="004A3E27" w:rsidRDefault="008B7CFC"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1">
    <w:p w14:paraId="6BB4D62E" w14:textId="6D468D83" w:rsidR="008B7CFC" w:rsidRDefault="008B7CFC" w:rsidP="00402CB0">
      <w:pPr>
        <w:pStyle w:val="footnote"/>
      </w:pPr>
      <w:r>
        <w:rPr>
          <w:rStyle w:val="FootnoteReference"/>
        </w:rPr>
        <w:footnoteRef/>
      </w:r>
      <w:r>
        <w:t xml:space="preserve"> [JS] or “judgment”</w:t>
      </w:r>
    </w:p>
  </w:footnote>
  <w:footnote w:id="202">
    <w:p w14:paraId="0271DF81" w14:textId="5DFB25DB" w:rsidR="008B7CFC" w:rsidRPr="004A3E27" w:rsidRDefault="008B7CFC"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3">
    <w:p w14:paraId="20ECCFFC" w14:textId="001E9B2E" w:rsidR="008B7CFC" w:rsidRDefault="008B7CFC" w:rsidP="00402CB0">
      <w:pPr>
        <w:pStyle w:val="footnote"/>
      </w:pPr>
      <w:r>
        <w:rPr>
          <w:rStyle w:val="FootnoteReference"/>
        </w:rPr>
        <w:footnoteRef/>
      </w:r>
      <w:r>
        <w:t xml:space="preserve"> [JS] or “fret”</w:t>
      </w:r>
    </w:p>
  </w:footnote>
  <w:footnote w:id="204">
    <w:p w14:paraId="0F35B29D" w14:textId="57DF774F" w:rsidR="008B7CFC" w:rsidRDefault="008B7CFC" w:rsidP="00414006">
      <w:pPr>
        <w:pStyle w:val="footnote"/>
      </w:pPr>
      <w:r>
        <w:rPr>
          <w:rStyle w:val="FootnoteReference"/>
        </w:rPr>
        <w:footnoteRef/>
      </w:r>
      <w:r>
        <w:t xml:space="preserve"> [JS] or “land”</w:t>
      </w:r>
    </w:p>
  </w:footnote>
  <w:footnote w:id="205">
    <w:p w14:paraId="65980F9C" w14:textId="79143A5A" w:rsidR="008B7CFC" w:rsidRPr="004A3E27" w:rsidRDefault="008B7CFC"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6">
    <w:p w14:paraId="159BB2E9" w14:textId="77777777" w:rsidR="008B7CFC" w:rsidRPr="004A3E27" w:rsidRDefault="008B7CFC"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7">
    <w:p w14:paraId="031AB7AD" w14:textId="155ED80A" w:rsidR="008B7CFC" w:rsidRDefault="008B7CFC" w:rsidP="00090695">
      <w:pPr>
        <w:pStyle w:val="footnote"/>
      </w:pPr>
      <w:r>
        <w:rPr>
          <w:rStyle w:val="FootnoteReference"/>
        </w:rPr>
        <w:footnoteRef/>
      </w:r>
      <w:r>
        <w:t xml:space="preserve"> [JS] literally, “seed”, here and throughout</w:t>
      </w:r>
    </w:p>
  </w:footnote>
  <w:footnote w:id="208">
    <w:p w14:paraId="112B59F5" w14:textId="77777777" w:rsidR="008B7CFC" w:rsidRPr="004A3E27" w:rsidRDefault="008B7CFC" w:rsidP="00BD5BBE">
      <w:pPr>
        <w:pStyle w:val="footnote"/>
      </w:pPr>
      <w:r w:rsidRPr="004A3E27">
        <w:rPr>
          <w:rStyle w:val="FootnoteReference"/>
        </w:rPr>
        <w:footnoteRef/>
      </w:r>
      <w:r w:rsidRPr="004A3E27">
        <w:t xml:space="preserve"> ‘Remove sin, and then whatever you see in man is of God’ (St. Augustine)</w:t>
      </w:r>
    </w:p>
  </w:footnote>
  <w:footnote w:id="209">
    <w:p w14:paraId="4726C027" w14:textId="77777777" w:rsidR="008B7CFC" w:rsidRPr="004A3E27" w:rsidRDefault="008B7CFC" w:rsidP="00BD5BBE">
      <w:pPr>
        <w:pStyle w:val="footnote"/>
      </w:pPr>
      <w:r w:rsidRPr="004A3E27">
        <w:rPr>
          <w:rStyle w:val="FootnoteReference"/>
        </w:rPr>
        <w:footnoteRef/>
      </w:r>
      <w:r w:rsidRPr="004A3E27">
        <w:t xml:space="preserve"> Compare Ps. 36:1, 37 with Proverbs 24: 19-20 (RSV) and Mt. 5:5-9.</w:t>
      </w:r>
    </w:p>
  </w:footnote>
  <w:footnote w:id="210">
    <w:p w14:paraId="34A68231" w14:textId="7DBC6A92" w:rsidR="008B7CFC" w:rsidRPr="004A3E27" w:rsidRDefault="008B7CFC" w:rsidP="00BD5BBE">
      <w:pPr>
        <w:pStyle w:val="footnote"/>
      </w:pPr>
      <w:r w:rsidRPr="004A3E27">
        <w:rPr>
          <w:rStyle w:val="FootnoteReference"/>
        </w:rPr>
        <w:footnoteRef/>
      </w:r>
      <w:r w:rsidRPr="004A3E27">
        <w:t xml:space="preserve"> </w:t>
      </w:r>
      <w:r>
        <w:t>cf</w:t>
      </w:r>
      <w:r w:rsidRPr="004A3E27">
        <w:t>. Heb. 12:5-13. Psalm 6:2 is identical with 37:2.</w:t>
      </w:r>
    </w:p>
  </w:footnote>
  <w:footnote w:id="211">
    <w:p w14:paraId="247EFE9B" w14:textId="072BF8DF" w:rsidR="008B7CFC" w:rsidRDefault="008B7CFC" w:rsidP="003F50A7">
      <w:pPr>
        <w:pStyle w:val="footnote"/>
      </w:pPr>
      <w:r>
        <w:rPr>
          <w:rStyle w:val="FootnoteReference"/>
        </w:rPr>
        <w:footnoteRef/>
      </w:r>
      <w:r>
        <w:t xml:space="preserve"> [JS] literally “with a sad face”</w:t>
      </w:r>
    </w:p>
  </w:footnote>
  <w:footnote w:id="212">
    <w:p w14:paraId="18445857" w14:textId="0B799012" w:rsidR="008B7CFC" w:rsidRDefault="008B7CFC" w:rsidP="003F50A7">
      <w:pPr>
        <w:pStyle w:val="footnote"/>
      </w:pPr>
      <w:r>
        <w:rPr>
          <w:rStyle w:val="FootnoteReference"/>
        </w:rPr>
        <w:footnoteRef/>
      </w:r>
      <w:r>
        <w:t xml:space="preserve"> [JS] literally “loins”</w:t>
      </w:r>
    </w:p>
  </w:footnote>
  <w:footnote w:id="213">
    <w:p w14:paraId="72DD6C76" w14:textId="7D200E30" w:rsidR="008B7CFC" w:rsidRPr="004A3E27" w:rsidRDefault="008B7CFC" w:rsidP="00BD5BBE">
      <w:pPr>
        <w:pStyle w:val="footnote"/>
      </w:pPr>
      <w:r w:rsidRPr="004A3E27">
        <w:rPr>
          <w:rStyle w:val="FootnoteReference"/>
        </w:rPr>
        <w:footnoteRef/>
      </w:r>
      <w:r w:rsidRPr="004A3E27">
        <w:t xml:space="preserve"> </w:t>
      </w:r>
      <w:r>
        <w:t>cf</w:t>
      </w:r>
      <w:r w:rsidRPr="004A3E27">
        <w:t>. Mt. 19:20. ‘One thing you lack’ (Mk. 10:21).</w:t>
      </w:r>
    </w:p>
  </w:footnote>
  <w:footnote w:id="214">
    <w:p w14:paraId="78445EFB" w14:textId="5C9ECAC5" w:rsidR="008B7CFC" w:rsidRDefault="008B7CFC" w:rsidP="002538F7">
      <w:pPr>
        <w:pStyle w:val="footnote"/>
      </w:pPr>
      <w:r>
        <w:rPr>
          <w:rStyle w:val="FootnoteReference"/>
        </w:rPr>
        <w:footnoteRef/>
      </w:r>
      <w:r>
        <w:t xml:space="preserve"> [JS] or “walks about like a phantom”</w:t>
      </w:r>
    </w:p>
  </w:footnote>
  <w:footnote w:id="215">
    <w:p w14:paraId="3396E2D4" w14:textId="4AC28F88" w:rsidR="008B7CFC" w:rsidRPr="004A3E27" w:rsidRDefault="008B7CFC"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6">
    <w:p w14:paraId="3E88B183" w14:textId="77777777" w:rsidR="008B7CFC" w:rsidRPr="004A3E27" w:rsidRDefault="008B7CFC"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7">
    <w:p w14:paraId="1D0EC7E8" w14:textId="072DDC66" w:rsidR="008B7CFC" w:rsidRPr="004A3E27" w:rsidRDefault="008B7CFC"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8">
    <w:p w14:paraId="5B17D689" w14:textId="77777777" w:rsidR="008B7CFC" w:rsidRPr="004A3E27" w:rsidRDefault="008B7CFC"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9">
    <w:p w14:paraId="3C8E3C02" w14:textId="38940012" w:rsidR="008B7CFC" w:rsidRPr="004A3E27" w:rsidRDefault="008B7CFC" w:rsidP="00BD5BBE">
      <w:pPr>
        <w:pStyle w:val="footnote"/>
      </w:pPr>
      <w:r w:rsidRPr="004A3E27">
        <w:rPr>
          <w:rStyle w:val="FootnoteReference"/>
        </w:rPr>
        <w:footnoteRef/>
      </w:r>
      <w:r w:rsidRPr="004A3E27">
        <w:t xml:space="preserve"> The great universal Church (</w:t>
      </w:r>
      <w:r>
        <w:t>cf</w:t>
      </w:r>
      <w:r w:rsidRPr="004A3E27">
        <w:t>. St. Athanasius).</w:t>
      </w:r>
    </w:p>
  </w:footnote>
  <w:footnote w:id="220">
    <w:p w14:paraId="215A183B" w14:textId="1FC8DE97" w:rsidR="008B7CFC" w:rsidRDefault="008B7CFC" w:rsidP="005B3452">
      <w:pPr>
        <w:pStyle w:val="footnote"/>
      </w:pPr>
      <w:r>
        <w:rPr>
          <w:rStyle w:val="FootnoteReference"/>
        </w:rPr>
        <w:footnoteRef/>
      </w:r>
      <w:r>
        <w:t xml:space="preserve"> [JS] or “Aha! Aha!” or “Well done! Well done!”</w:t>
      </w:r>
    </w:p>
  </w:footnote>
  <w:footnote w:id="221">
    <w:p w14:paraId="37A0E454" w14:textId="77777777" w:rsidR="008B7CFC" w:rsidRPr="004A3E27" w:rsidRDefault="008B7CFC" w:rsidP="00BD5BBE">
      <w:pPr>
        <w:pStyle w:val="footnote"/>
      </w:pPr>
      <w:r w:rsidRPr="004A3E27">
        <w:rPr>
          <w:rStyle w:val="FootnoteReference"/>
        </w:rPr>
        <w:footnoteRef/>
      </w:r>
      <w:r w:rsidRPr="004A3E27">
        <w:t xml:space="preserve"> John 13:30.</w:t>
      </w:r>
    </w:p>
  </w:footnote>
  <w:footnote w:id="222">
    <w:p w14:paraId="32644EEC" w14:textId="77777777" w:rsidR="008B7CFC" w:rsidRPr="004A3E27" w:rsidRDefault="008B7CFC"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3">
    <w:p w14:paraId="4D34767F" w14:textId="77777777" w:rsidR="008B7CFC" w:rsidRPr="004A3E27" w:rsidRDefault="008B7CFC"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4">
    <w:p w14:paraId="70B2B9E7" w14:textId="77777777" w:rsidR="008B7CFC" w:rsidRPr="004A3E27" w:rsidRDefault="008B7CFC" w:rsidP="00BD5BBE">
      <w:pPr>
        <w:pStyle w:val="footnote"/>
      </w:pPr>
      <w:r w:rsidRPr="004A3E27">
        <w:rPr>
          <w:rStyle w:val="FootnoteReference"/>
        </w:rPr>
        <w:footnoteRef/>
      </w:r>
      <w:r w:rsidRPr="004A3E27">
        <w:t xml:space="preserve"> With the Gospel of forgiveness (1 Sam. 24:17-20; Lk. 23:34).</w:t>
      </w:r>
    </w:p>
  </w:footnote>
  <w:footnote w:id="225">
    <w:p w14:paraId="276D5CC0" w14:textId="69BE5264" w:rsidR="008B7CFC" w:rsidRDefault="008B7CFC" w:rsidP="008612F3">
      <w:pPr>
        <w:pStyle w:val="footnote"/>
      </w:pPr>
      <w:r>
        <w:rPr>
          <w:rStyle w:val="FootnoteReference"/>
        </w:rPr>
        <w:footnoteRef/>
      </w:r>
      <w:r>
        <w:t xml:space="preserve"> [JS] or “from age to age. So be it! So be it!”</w:t>
      </w:r>
    </w:p>
  </w:footnote>
  <w:footnote w:id="226">
    <w:p w14:paraId="2B9F5A56" w14:textId="77777777" w:rsidR="008B7CFC" w:rsidRPr="004A3E27" w:rsidRDefault="008B7CFC"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7">
    <w:p w14:paraId="7C55B28F" w14:textId="7EC58CB5" w:rsidR="008B7CFC" w:rsidRDefault="008B7CFC" w:rsidP="005B3452">
      <w:pPr>
        <w:pStyle w:val="footnote"/>
      </w:pPr>
      <w:r>
        <w:rPr>
          <w:rStyle w:val="FootnoteReference"/>
        </w:rPr>
        <w:footnoteRef/>
      </w:r>
      <w:r>
        <w:t xml:space="preserve"> [JS] or “thanksgiving”, or “thankful confession with praise”</w:t>
      </w:r>
    </w:p>
  </w:footnote>
  <w:footnote w:id="228">
    <w:p w14:paraId="53A5AE10" w14:textId="0D816E3A" w:rsidR="008B7CFC" w:rsidRDefault="008B7CFC"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9">
    <w:p w14:paraId="3BCC68DE" w14:textId="1191DE34" w:rsidR="008B7CFC" w:rsidRDefault="008B7CFC" w:rsidP="00AD1AC9">
      <w:pPr>
        <w:pStyle w:val="footnote"/>
      </w:pPr>
      <w:r>
        <w:rPr>
          <w:rStyle w:val="FootnoteReference"/>
        </w:rPr>
        <w:footnoteRef/>
      </w:r>
      <w:r>
        <w:t xml:space="preserve"> [JS] Fr. Lazarus has “dwelling”</w:t>
      </w:r>
    </w:p>
  </w:footnote>
  <w:footnote w:id="230">
    <w:p w14:paraId="03275919" w14:textId="77777777" w:rsidR="008B7CFC" w:rsidRPr="004A3E27" w:rsidRDefault="008B7CFC"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1">
    <w:p w14:paraId="6E7F4F1E" w14:textId="416FA7A8" w:rsidR="008B7CFC" w:rsidRDefault="008B7CFC" w:rsidP="005B3452">
      <w:pPr>
        <w:pStyle w:val="footnote"/>
      </w:pPr>
      <w:r>
        <w:rPr>
          <w:rStyle w:val="FootnoteReference"/>
        </w:rPr>
        <w:footnoteRef/>
      </w:r>
      <w:r>
        <w:t xml:space="preserve"> [JS] “I will give thanks to You on the lyre”, or “I will thankfully confess You with praise with the lyre”</w:t>
      </w:r>
    </w:p>
  </w:footnote>
  <w:footnote w:id="232">
    <w:p w14:paraId="0FDCCB36" w14:textId="0CCB7207" w:rsidR="008B7CFC" w:rsidRDefault="008B7CFC" w:rsidP="006C1793">
      <w:pPr>
        <w:pStyle w:val="footnote"/>
      </w:pPr>
      <w:r>
        <w:rPr>
          <w:rStyle w:val="FootnoteReference"/>
        </w:rPr>
        <w:footnoteRef/>
      </w:r>
      <w:r>
        <w:t xml:space="preserve"> [JS] or “I will give thanks to Him,” or “I will thankfully confess Him with praies”</w:t>
      </w:r>
    </w:p>
  </w:footnote>
  <w:footnote w:id="233">
    <w:p w14:paraId="1791CAEF" w14:textId="44F0ADBF" w:rsidR="008B7CFC" w:rsidRPr="004A3E27" w:rsidRDefault="008B7CFC"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4">
    <w:p w14:paraId="75A6D655" w14:textId="0B7DAC2D" w:rsidR="008B7CFC" w:rsidRDefault="008B7CFC" w:rsidP="006C1793">
      <w:pPr>
        <w:pStyle w:val="footnote"/>
      </w:pPr>
      <w:r>
        <w:rPr>
          <w:rStyle w:val="FootnoteReference"/>
        </w:rPr>
        <w:footnoteRef/>
      </w:r>
      <w:r>
        <w:t xml:space="preserve"> [JS] or “presence”</w:t>
      </w:r>
    </w:p>
  </w:footnote>
  <w:footnote w:id="235">
    <w:p w14:paraId="14C8DE9A" w14:textId="1AF2328A" w:rsidR="008B7CFC" w:rsidRDefault="008B7CFC" w:rsidP="006C1793">
      <w:pPr>
        <w:pStyle w:val="footnote"/>
      </w:pPr>
      <w:r>
        <w:rPr>
          <w:rStyle w:val="FootnoteReference"/>
        </w:rPr>
        <w:footnoteRef/>
      </w:r>
      <w:r>
        <w:t xml:space="preserve"> [JS] or “boast in” or “praise”</w:t>
      </w:r>
    </w:p>
  </w:footnote>
  <w:footnote w:id="236">
    <w:p w14:paraId="66A26B87" w14:textId="54FC310A" w:rsidR="008B7CFC" w:rsidRDefault="008B7CFC" w:rsidP="006C1793">
      <w:pPr>
        <w:pStyle w:val="footnote"/>
      </w:pPr>
      <w:r>
        <w:rPr>
          <w:rStyle w:val="FootnoteReference"/>
        </w:rPr>
        <w:footnoteRef/>
      </w:r>
      <w:r>
        <w:t xml:space="preserve"> [JS] or “give thanks to”, or “thankfully confess Your Name with praise”</w:t>
      </w:r>
    </w:p>
  </w:footnote>
  <w:footnote w:id="237">
    <w:p w14:paraId="4F22E4CE" w14:textId="77777777" w:rsidR="008B7CFC" w:rsidRPr="004A3E27" w:rsidRDefault="008B7CFC"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8">
    <w:p w14:paraId="08B0833D" w14:textId="77777777" w:rsidR="008B7CFC" w:rsidRPr="004A3E27" w:rsidRDefault="008B7CFC"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9">
    <w:p w14:paraId="76A76AD0" w14:textId="77777777" w:rsidR="008B7CFC" w:rsidRPr="004A3E27" w:rsidRDefault="008B7CFC"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0">
    <w:p w14:paraId="0FB99B7C" w14:textId="516B1CB2" w:rsidR="008B7CFC" w:rsidRPr="004A3E27" w:rsidRDefault="008B7CFC" w:rsidP="00BD5BBE">
      <w:pPr>
        <w:pStyle w:val="footnote"/>
      </w:pPr>
      <w:r w:rsidRPr="004A3E27">
        <w:rPr>
          <w:rStyle w:val="FootnoteReference"/>
        </w:rPr>
        <w:footnoteRef/>
      </w:r>
      <w:r w:rsidRPr="004A3E27">
        <w:t xml:space="preserve"> </w:t>
      </w:r>
      <w:r>
        <w:t>cf</w:t>
      </w:r>
      <w:r w:rsidRPr="004A3E27">
        <w:t>. Rev. 19:11-16.</w:t>
      </w:r>
    </w:p>
  </w:footnote>
  <w:footnote w:id="241">
    <w:p w14:paraId="5E8EA981" w14:textId="77777777" w:rsidR="008B7CFC" w:rsidRPr="004A3E27" w:rsidRDefault="008B7CFC"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42">
    <w:p w14:paraId="2209A251" w14:textId="77777777" w:rsidR="008B7CFC" w:rsidRPr="004A3E27" w:rsidRDefault="008B7CFC"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43">
    <w:p w14:paraId="1503C91E" w14:textId="77777777" w:rsidR="008B7CFC" w:rsidRDefault="008B7CFC" w:rsidP="005E56A9">
      <w:pPr>
        <w:pStyle w:val="footnote"/>
      </w:pPr>
      <w:r>
        <w:rPr>
          <w:rStyle w:val="FootnoteReference"/>
        </w:rPr>
        <w:footnoteRef/>
      </w:r>
      <w:r>
        <w:t xml:space="preserve"> [JS] myrrh: resin for incense; stacte: a component of the Temple incense; cassia: cinnamon.</w:t>
      </w:r>
    </w:p>
  </w:footnote>
  <w:footnote w:id="244">
    <w:p w14:paraId="5BF4F4E3" w14:textId="0D86ACD7" w:rsidR="008B7CFC" w:rsidRDefault="008B7CFC" w:rsidP="00E10FAF">
      <w:pPr>
        <w:pStyle w:val="footnote"/>
      </w:pPr>
      <w:r>
        <w:rPr>
          <w:rStyle w:val="FootnoteReference"/>
        </w:rPr>
        <w:footnoteRef/>
      </w:r>
      <w:r>
        <w:t xml:space="preserve"> [JS] literally “do obeisance”, i.e. “bow down to”</w:t>
      </w:r>
    </w:p>
  </w:footnote>
  <w:footnote w:id="245">
    <w:p w14:paraId="66A4B8D8" w14:textId="2A1C62C8" w:rsidR="008B7CFC" w:rsidRPr="004A3E27" w:rsidRDefault="008B7CFC"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6">
    <w:p w14:paraId="3B2B6F3D" w14:textId="77777777" w:rsidR="008B7CFC" w:rsidRPr="004A3E27" w:rsidRDefault="008B7CFC" w:rsidP="00714A98">
      <w:pPr>
        <w:pStyle w:val="footnote"/>
      </w:pPr>
      <w:r w:rsidRPr="004A3E27">
        <w:rPr>
          <w:rStyle w:val="FootnoteReference"/>
        </w:rPr>
        <w:footnoteRef/>
      </w:r>
      <w:r w:rsidRPr="004A3E27">
        <w:t xml:space="preserve"> Rev. 22:1.</w:t>
      </w:r>
    </w:p>
  </w:footnote>
  <w:footnote w:id="247">
    <w:p w14:paraId="0C57446A" w14:textId="77777777" w:rsidR="008B7CFC" w:rsidRDefault="008B7CFC" w:rsidP="00714A98">
      <w:pPr>
        <w:pStyle w:val="footnote"/>
      </w:pPr>
      <w:r>
        <w:rPr>
          <w:rStyle w:val="FootnoteReference"/>
        </w:rPr>
        <w:footnoteRef/>
      </w:r>
      <w:r>
        <w:t xml:space="preserve"> Fr. Lazarus has “dwelling-place”</w:t>
      </w:r>
    </w:p>
  </w:footnote>
  <w:footnote w:id="248">
    <w:p w14:paraId="77903F63" w14:textId="77777777" w:rsidR="008B7CFC" w:rsidRDefault="008B7CFC" w:rsidP="00714A98">
      <w:pPr>
        <w:pStyle w:val="footnote"/>
      </w:pPr>
      <w:r>
        <w:rPr>
          <w:rStyle w:val="FootnoteReference"/>
        </w:rPr>
        <w:footnoteRef/>
      </w:r>
      <w:r>
        <w:t xml:space="preserve"> [JS] the city’s</w:t>
      </w:r>
    </w:p>
  </w:footnote>
  <w:footnote w:id="249">
    <w:p w14:paraId="73DCC24E" w14:textId="7E226D89" w:rsidR="008B7CFC" w:rsidRPr="004A3E27" w:rsidRDefault="008B7CFC"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0">
    <w:p w14:paraId="0D6388ED" w14:textId="683F8CF0" w:rsidR="008B7CFC" w:rsidRPr="004A3E27" w:rsidRDefault="008B7CFC" w:rsidP="00714A98">
      <w:pPr>
        <w:pStyle w:val="footnote"/>
      </w:pPr>
      <w:r w:rsidRPr="004A3E27">
        <w:rPr>
          <w:rStyle w:val="FootnoteReference"/>
        </w:rPr>
        <w:footnoteRef/>
      </w:r>
      <w:r w:rsidRPr="004A3E27">
        <w:t xml:space="preserve"> </w:t>
      </w:r>
      <w:r>
        <w:t>cf</w:t>
      </w:r>
      <w:r w:rsidRPr="004A3E27">
        <w:t>. 75:4; Is. 2:4; 11:9; 65:25; Hos. 2:18; Zac. 9:10.</w:t>
      </w:r>
    </w:p>
  </w:footnote>
  <w:footnote w:id="251">
    <w:p w14:paraId="739DF71C" w14:textId="7B9E3A9D" w:rsidR="008B7CFC" w:rsidRPr="004A3E27" w:rsidRDefault="008B7CFC"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2">
    <w:p w14:paraId="341712F2" w14:textId="77777777" w:rsidR="008B7CFC" w:rsidRPr="004A3E27" w:rsidRDefault="008B7CFC" w:rsidP="00BD5BBE">
      <w:pPr>
        <w:pStyle w:val="footnote"/>
      </w:pPr>
      <w:r w:rsidRPr="004A3E27">
        <w:rPr>
          <w:rStyle w:val="FootnoteReference"/>
        </w:rPr>
        <w:footnoteRef/>
      </w:r>
      <w:r w:rsidRPr="004A3E27">
        <w:t xml:space="preserve"> ‘The calling of the Gentiles is to be understood, as in 71:9’ (St. Athanasius).</w:t>
      </w:r>
    </w:p>
  </w:footnote>
  <w:footnote w:id="253">
    <w:p w14:paraId="743E9AAD" w14:textId="55C8741B" w:rsidR="008B7CFC" w:rsidRPr="004A3E27" w:rsidRDefault="008B7CFC"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54">
    <w:p w14:paraId="20C0CF5B" w14:textId="605C1673" w:rsidR="008B7CFC" w:rsidRPr="004A3E27" w:rsidRDefault="008B7CFC" w:rsidP="00BD5BBE">
      <w:pPr>
        <w:pStyle w:val="footnote"/>
      </w:pPr>
      <w:r w:rsidRPr="004A3E27">
        <w:rPr>
          <w:rStyle w:val="FootnoteReference"/>
        </w:rPr>
        <w:footnoteRef/>
      </w:r>
      <w:r w:rsidRPr="004A3E27">
        <w:t xml:space="preserve"> </w:t>
      </w:r>
      <w:r>
        <w:t>Cf</w:t>
      </w:r>
      <w:r w:rsidRPr="004A3E27">
        <w:t>. Ex. 15:17; Is. 58:14: I Pet. 1:4.</w:t>
      </w:r>
    </w:p>
  </w:footnote>
  <w:footnote w:id="255">
    <w:p w14:paraId="1FDF9287" w14:textId="77777777" w:rsidR="008B7CFC" w:rsidRPr="004A3E27" w:rsidRDefault="008B7CFC"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6">
    <w:p w14:paraId="3490B998" w14:textId="1EB3F17C" w:rsidR="008B7CFC" w:rsidRDefault="008B7CFC" w:rsidP="008C19B4">
      <w:pPr>
        <w:pStyle w:val="footnote"/>
      </w:pPr>
      <w:r>
        <w:rPr>
          <w:rStyle w:val="FootnoteReference"/>
        </w:rPr>
        <w:footnoteRef/>
      </w:r>
      <w:r>
        <w:t xml:space="preserve"> [JS] or “beautifully situated”</w:t>
      </w:r>
    </w:p>
  </w:footnote>
  <w:footnote w:id="257">
    <w:p w14:paraId="5F050EEC" w14:textId="7F9EDEA1" w:rsidR="008B7CFC" w:rsidRPr="004A3E27" w:rsidRDefault="008B7CFC"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8">
    <w:p w14:paraId="51B5ACBD" w14:textId="77777777" w:rsidR="008B7CFC" w:rsidRPr="004A3E27" w:rsidRDefault="008B7CFC"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9">
    <w:p w14:paraId="6CAE8B9B" w14:textId="5A8E6334" w:rsidR="008B7CFC" w:rsidRPr="004A3E27" w:rsidRDefault="008B7CFC"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0">
    <w:p w14:paraId="1586EC07" w14:textId="381B84AF" w:rsidR="008B7CFC" w:rsidRDefault="008B7CFC" w:rsidP="00183599">
      <w:pPr>
        <w:pStyle w:val="footnote"/>
      </w:pPr>
      <w:r>
        <w:rPr>
          <w:rStyle w:val="FootnoteReference"/>
        </w:rPr>
        <w:footnoteRef/>
      </w:r>
      <w:r>
        <w:t xml:space="preserve"> [JS] Fr. Lazarus adds “justice and right judgment” to “righteousness”</w:t>
      </w:r>
    </w:p>
  </w:footnote>
  <w:footnote w:id="261">
    <w:p w14:paraId="7F2EAAD2" w14:textId="77777777" w:rsidR="008B7CFC" w:rsidRPr="004A3E27" w:rsidRDefault="008B7CFC"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2">
    <w:p w14:paraId="3C5C41AF" w14:textId="77777777" w:rsidR="008B7CFC" w:rsidRPr="004A3E27" w:rsidRDefault="008B7CFC"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3">
    <w:p w14:paraId="55E3C647" w14:textId="417C46F1" w:rsidR="008B7CFC" w:rsidRDefault="008B7CFC" w:rsidP="00183599">
      <w:pPr>
        <w:pStyle w:val="footnote"/>
      </w:pPr>
      <w:r>
        <w:rPr>
          <w:rStyle w:val="FootnoteReference"/>
        </w:rPr>
        <w:footnoteRef/>
      </w:r>
      <w:r>
        <w:t xml:space="preserve"> [JS] or “eternally”</w:t>
      </w:r>
    </w:p>
  </w:footnote>
  <w:footnote w:id="264">
    <w:p w14:paraId="398A65D2" w14:textId="3A913DFE" w:rsidR="008B7CFC" w:rsidRDefault="008B7CFC"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5">
    <w:p w14:paraId="2DAC0755" w14:textId="21183A3B" w:rsidR="008B7CFC" w:rsidRDefault="008B7CFC" w:rsidP="00183599">
      <w:pPr>
        <w:pStyle w:val="footnote"/>
      </w:pPr>
      <w:r>
        <w:rPr>
          <w:rStyle w:val="FootnoteReference"/>
        </w:rPr>
        <w:footnoteRef/>
      </w:r>
      <w:r>
        <w:t xml:space="preserve"> [JS] or “workers of iniquity”</w:t>
      </w:r>
    </w:p>
  </w:footnote>
  <w:footnote w:id="266">
    <w:p w14:paraId="3A50B91B" w14:textId="77777777" w:rsidR="008B7CFC" w:rsidRPr="004A3E27" w:rsidRDefault="008B7CFC"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7">
    <w:p w14:paraId="4E4A30D1" w14:textId="62ED497C" w:rsidR="008B7CFC" w:rsidRDefault="008B7CFC" w:rsidP="00183599">
      <w:pPr>
        <w:pStyle w:val="footnote"/>
      </w:pPr>
      <w:r>
        <w:rPr>
          <w:rStyle w:val="FootnoteReference"/>
        </w:rPr>
        <w:footnoteRef/>
      </w:r>
      <w:r>
        <w:t xml:space="preserve"> [JS] or “ransom”</w:t>
      </w:r>
    </w:p>
  </w:footnote>
  <w:footnote w:id="268">
    <w:p w14:paraId="058ED3C9" w14:textId="6776EDA1" w:rsidR="008B7CFC" w:rsidRDefault="008B7CFC" w:rsidP="001B710E">
      <w:pPr>
        <w:pStyle w:val="footnote"/>
      </w:pPr>
      <w:r>
        <w:rPr>
          <w:rStyle w:val="FootnoteReference"/>
        </w:rPr>
        <w:footnoteRef/>
      </w:r>
      <w:r>
        <w:t xml:space="preserve"> [JS] or tabernacles.</w:t>
      </w:r>
    </w:p>
  </w:footnote>
  <w:footnote w:id="269">
    <w:p w14:paraId="329608F2" w14:textId="7CC39845" w:rsidR="008B7CFC" w:rsidRDefault="008B7CFC" w:rsidP="00183599">
      <w:pPr>
        <w:pStyle w:val="footnote"/>
      </w:pPr>
      <w:r>
        <w:rPr>
          <w:rStyle w:val="FootnoteReference"/>
        </w:rPr>
        <w:footnoteRef/>
      </w:r>
      <w:r>
        <w:t xml:space="preserve"> [JS] or “acknowledge,” or “thank,” or “thankfully confess You with praise when…”</w:t>
      </w:r>
    </w:p>
  </w:footnote>
  <w:footnote w:id="270">
    <w:p w14:paraId="25D034C3" w14:textId="2662C64E" w:rsidR="008B7CFC" w:rsidRDefault="008B7CFC" w:rsidP="005E4259">
      <w:pPr>
        <w:pStyle w:val="footnote"/>
      </w:pPr>
      <w:r>
        <w:rPr>
          <w:rStyle w:val="FootnoteReference"/>
        </w:rPr>
        <w:footnoteRef/>
      </w:r>
      <w:r>
        <w:t xml:space="preserve"> [JS] or “I will not find fault with your sacrifices”</w:t>
      </w:r>
    </w:p>
  </w:footnote>
  <w:footnote w:id="271">
    <w:p w14:paraId="45DA152E" w14:textId="77777777" w:rsidR="008B7CFC" w:rsidRPr="004A3E27" w:rsidRDefault="008B7CFC"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2">
    <w:p w14:paraId="43CC2ABF" w14:textId="536DD164" w:rsidR="008B7CFC" w:rsidRDefault="008B7CFC" w:rsidP="007E0330">
      <w:pPr>
        <w:pStyle w:val="footnote"/>
      </w:pPr>
      <w:r>
        <w:rPr>
          <w:rStyle w:val="FootnoteReference"/>
        </w:rPr>
        <w:footnoteRef/>
      </w:r>
      <w:r>
        <w:t xml:space="preserve"> [JS] [] found in Coptic</w:t>
      </w:r>
    </w:p>
  </w:footnote>
  <w:footnote w:id="273">
    <w:p w14:paraId="5A6B4D6B" w14:textId="65293C06" w:rsidR="008B7CFC" w:rsidRPr="004A3E27" w:rsidRDefault="008B7CFC"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4">
    <w:p w14:paraId="7D7FC96A" w14:textId="1FA8AB7E" w:rsidR="008B7CFC" w:rsidRDefault="008B7CFC" w:rsidP="007E0330">
      <w:pPr>
        <w:pStyle w:val="footnote"/>
      </w:pPr>
      <w:r>
        <w:rPr>
          <w:rStyle w:val="FootnoteReference"/>
        </w:rPr>
        <w:footnoteRef/>
      </w:r>
      <w:r>
        <w:t xml:space="preserve"> [JS] “showed me” or “made known to me”</w:t>
      </w:r>
    </w:p>
  </w:footnote>
  <w:footnote w:id="275">
    <w:p w14:paraId="6185D531" w14:textId="77777777" w:rsidR="008B7CFC" w:rsidRPr="004A3E27" w:rsidRDefault="008B7CFC" w:rsidP="00BD5BBE">
      <w:pPr>
        <w:pStyle w:val="footnote"/>
      </w:pPr>
      <w:r w:rsidRPr="004A3E27">
        <w:rPr>
          <w:rStyle w:val="FootnoteReference"/>
        </w:rPr>
        <w:footnoteRef/>
      </w:r>
      <w:r w:rsidRPr="004A3E27">
        <w:t xml:space="preserve"> Exodus 12:22; John 19:29; Hebrews 9:19.</w:t>
      </w:r>
    </w:p>
  </w:footnote>
  <w:footnote w:id="276">
    <w:p w14:paraId="3533F1BB" w14:textId="71B96EA6" w:rsidR="008B7CFC" w:rsidRDefault="008B7CFC" w:rsidP="007E0330">
      <w:pPr>
        <w:pStyle w:val="footnote"/>
      </w:pPr>
      <w:r>
        <w:rPr>
          <w:rStyle w:val="FootnoteReference"/>
        </w:rPr>
        <w:footnoteRef/>
      </w:r>
      <w:r>
        <w:t xml:space="preserve"> [JS] literally “face”.</w:t>
      </w:r>
    </w:p>
  </w:footnote>
  <w:footnote w:id="277">
    <w:p w14:paraId="1F9FC60F" w14:textId="3E919970" w:rsidR="008B7CFC" w:rsidRDefault="008B7CFC" w:rsidP="005E4259">
      <w:pPr>
        <w:pStyle w:val="footnote"/>
      </w:pPr>
      <w:r>
        <w:rPr>
          <w:rStyle w:val="FootnoteReference"/>
        </w:rPr>
        <w:footnoteRef/>
      </w:r>
      <w:r>
        <w:t xml:space="preserve"> [JS] or “blood-guiltiness”</w:t>
      </w:r>
    </w:p>
  </w:footnote>
  <w:footnote w:id="278">
    <w:p w14:paraId="202128F8" w14:textId="4DFF74D6" w:rsidR="008B7CFC" w:rsidRDefault="008B7CFC" w:rsidP="00284568">
      <w:pPr>
        <w:pStyle w:val="footnote"/>
      </w:pPr>
      <w:r>
        <w:rPr>
          <w:rStyle w:val="FootnoteReference"/>
        </w:rPr>
        <w:footnoteRef/>
      </w:r>
      <w:r>
        <w:t xml:space="preserve"> [JS] or “gives thanks to,” or “thankfully confess You with praise”</w:t>
      </w:r>
    </w:p>
  </w:footnote>
  <w:footnote w:id="279">
    <w:p w14:paraId="6650920A" w14:textId="4D441CB0" w:rsidR="008B7CFC" w:rsidRPr="004A3E27" w:rsidRDefault="008B7CFC"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80">
    <w:p w14:paraId="3BFF7049" w14:textId="77777777" w:rsidR="008B7CFC" w:rsidRPr="004A3E27" w:rsidRDefault="008B7CFC"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1">
    <w:p w14:paraId="45B1AA56" w14:textId="765C7C37" w:rsidR="008B7CFC" w:rsidRDefault="008B7CFC" w:rsidP="00284568">
      <w:pPr>
        <w:pStyle w:val="footnote"/>
      </w:pPr>
      <w:r>
        <w:rPr>
          <w:rStyle w:val="FootnoteReference"/>
        </w:rPr>
        <w:footnoteRef/>
      </w:r>
      <w:r>
        <w:t xml:space="preserve"> [JS] or “give thanks to You,” or “thankfully confess You with praise”</w:t>
      </w:r>
    </w:p>
  </w:footnote>
  <w:footnote w:id="282">
    <w:p w14:paraId="51837483" w14:textId="77777777" w:rsidR="008B7CFC" w:rsidRPr="004A3E27" w:rsidRDefault="008B7CFC"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3">
    <w:p w14:paraId="3B19B72F" w14:textId="77777777" w:rsidR="008B7CFC" w:rsidRPr="004A3E27" w:rsidRDefault="008B7CFC" w:rsidP="00BD5BBE">
      <w:pPr>
        <w:pStyle w:val="footnote"/>
      </w:pPr>
      <w:r w:rsidRPr="004A3E27">
        <w:rPr>
          <w:rStyle w:val="FootnoteReference"/>
        </w:rPr>
        <w:footnoteRef/>
      </w:r>
      <w:r w:rsidRPr="004A3E27">
        <w:t xml:space="preserve"> Lk. 10:18; 2 Thess. 1:6.</w:t>
      </w:r>
    </w:p>
  </w:footnote>
  <w:footnote w:id="284">
    <w:p w14:paraId="649547A2" w14:textId="77777777" w:rsidR="008B7CFC" w:rsidRPr="004A3E27" w:rsidRDefault="008B7CFC"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5">
    <w:p w14:paraId="4184D201" w14:textId="3A3901AE" w:rsidR="008B7CFC" w:rsidRDefault="008B7CFC" w:rsidP="00125EB7">
      <w:pPr>
        <w:pStyle w:val="footnote"/>
      </w:pPr>
      <w:r>
        <w:rPr>
          <w:rStyle w:val="FootnoteReference"/>
        </w:rPr>
        <w:footnoteRef/>
      </w:r>
      <w:r>
        <w:t xml:space="preserve"> [JS] “it” refers to the iniquity and strife.</w:t>
      </w:r>
    </w:p>
  </w:footnote>
  <w:footnote w:id="286">
    <w:p w14:paraId="4DEA0F95" w14:textId="27D8C248" w:rsidR="008B7CFC" w:rsidRPr="004A3E27" w:rsidRDefault="008B7CFC" w:rsidP="00BD5BBE">
      <w:pPr>
        <w:pStyle w:val="footnote"/>
      </w:pPr>
      <w:r w:rsidRPr="004A3E27">
        <w:rPr>
          <w:rStyle w:val="FootnoteReference"/>
        </w:rPr>
        <w:footnoteRef/>
      </w:r>
      <w:r w:rsidRPr="004A3E27">
        <w:t xml:space="preserve"> </w:t>
      </w:r>
      <w:r>
        <w:t>cf</w:t>
      </w:r>
      <w:r w:rsidRPr="004A3E27">
        <w:t>. 1 Peter 5:7.</w:t>
      </w:r>
    </w:p>
  </w:footnote>
  <w:footnote w:id="287">
    <w:p w14:paraId="27649907" w14:textId="3BE538AE" w:rsidR="008B7CFC" w:rsidRPr="004A3E27" w:rsidRDefault="008B7CFC" w:rsidP="00BD5BBE">
      <w:pPr>
        <w:pStyle w:val="footnote"/>
      </w:pPr>
      <w:r w:rsidRPr="004A3E27">
        <w:rPr>
          <w:rStyle w:val="FootnoteReference"/>
        </w:rPr>
        <w:footnoteRef/>
      </w:r>
      <w:r w:rsidRPr="004A3E27">
        <w:t xml:space="preserve"> </w:t>
      </w:r>
      <w:r>
        <w:t>cf</w:t>
      </w:r>
      <w:r w:rsidRPr="004A3E27">
        <w:t>. Ephes 6:12; 1 Tim 4:1; Rev. 16:14.</w:t>
      </w:r>
    </w:p>
  </w:footnote>
  <w:footnote w:id="288">
    <w:p w14:paraId="2999B88D" w14:textId="4A88AAD6" w:rsidR="008B7CFC" w:rsidRDefault="008B7CFC" w:rsidP="00A8553A">
      <w:pPr>
        <w:pStyle w:val="footnote"/>
      </w:pPr>
      <w:r>
        <w:rPr>
          <w:rStyle w:val="FootnoteReference"/>
        </w:rPr>
        <w:footnoteRef/>
      </w:r>
      <w:r>
        <w:t xml:space="preserve"> [JS] NETS omits “not”</w:t>
      </w:r>
    </w:p>
  </w:footnote>
  <w:footnote w:id="289">
    <w:p w14:paraId="594F6979" w14:textId="77777777" w:rsidR="008B7CFC" w:rsidRPr="004A3E27" w:rsidRDefault="008B7CFC"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0">
    <w:p w14:paraId="568E2F2E" w14:textId="77777777" w:rsidR="008B7CFC" w:rsidRPr="004A3E27" w:rsidRDefault="008B7CFC"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1">
    <w:p w14:paraId="6DBE026F" w14:textId="65E17A50" w:rsidR="008B7CFC" w:rsidRDefault="008B7CFC" w:rsidP="003E4AFE">
      <w:pPr>
        <w:pStyle w:val="footnote"/>
      </w:pPr>
      <w:r>
        <w:rPr>
          <w:rStyle w:val="FootnoteReference"/>
        </w:rPr>
        <w:footnoteRef/>
      </w:r>
      <w:r>
        <w:t xml:space="preserve"> [JS] or “I will sing and praise,” or “I will sing and make music”</w:t>
      </w:r>
    </w:p>
  </w:footnote>
  <w:footnote w:id="292">
    <w:p w14:paraId="5EA08A63" w14:textId="7ED730C0" w:rsidR="008B7CFC" w:rsidRDefault="008B7CFC" w:rsidP="003E4AFE">
      <w:pPr>
        <w:pStyle w:val="footnote"/>
      </w:pPr>
      <w:r>
        <w:rPr>
          <w:rStyle w:val="FootnoteReference"/>
        </w:rPr>
        <w:footnoteRef/>
      </w:r>
      <w:r>
        <w:t xml:space="preserve"> [JS] or “I will give thanks to You,” or “I will thankfully confess You with praise”</w:t>
      </w:r>
    </w:p>
  </w:footnote>
  <w:footnote w:id="293">
    <w:p w14:paraId="62A6540D" w14:textId="77777777" w:rsidR="008B7CFC" w:rsidRPr="004A3E27" w:rsidRDefault="008B7CFC" w:rsidP="00BD5BBE">
      <w:pPr>
        <w:pStyle w:val="footnote"/>
      </w:pPr>
      <w:r w:rsidRPr="004A3E27">
        <w:rPr>
          <w:rStyle w:val="FootnoteReference"/>
        </w:rPr>
        <w:footnoteRef/>
      </w:r>
      <w:r w:rsidRPr="004A3E27">
        <w:t xml:space="preserve"> Verses 8-12 are repeated almost verbatim in Ps. 107:2-6.</w:t>
      </w:r>
    </w:p>
  </w:footnote>
  <w:footnote w:id="294">
    <w:p w14:paraId="3A60B5BF" w14:textId="4103FFA5" w:rsidR="008B7CFC" w:rsidRDefault="008B7CFC" w:rsidP="0080248C">
      <w:pPr>
        <w:pStyle w:val="footnote"/>
      </w:pPr>
      <w:r>
        <w:rPr>
          <w:rStyle w:val="FootnoteReference"/>
        </w:rPr>
        <w:footnoteRef/>
      </w:r>
      <w:r>
        <w:t xml:space="preserve"> [JS] or “the lawless,” or “those that do wickedness”</w:t>
      </w:r>
    </w:p>
  </w:footnote>
  <w:footnote w:id="295">
    <w:p w14:paraId="21F36685" w14:textId="77777777" w:rsidR="008B7CFC" w:rsidRPr="004A3E27" w:rsidRDefault="008B7CFC" w:rsidP="00BD5BBE">
      <w:pPr>
        <w:pStyle w:val="footnote"/>
      </w:pPr>
      <w:r w:rsidRPr="004A3E27">
        <w:rPr>
          <w:rStyle w:val="FootnoteReference"/>
        </w:rPr>
        <w:footnoteRef/>
      </w:r>
      <w:r w:rsidRPr="004A3E27">
        <w:t xml:space="preserve"> Mercy: love (Luke 10:37).</w:t>
      </w:r>
    </w:p>
  </w:footnote>
  <w:footnote w:id="296">
    <w:p w14:paraId="6EFF888C" w14:textId="1261A193" w:rsidR="008B7CFC" w:rsidRPr="004A3E27" w:rsidRDefault="008B7CFC"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7">
    <w:p w14:paraId="42604FE7" w14:textId="77777777" w:rsidR="008B7CFC" w:rsidRPr="004A3E27" w:rsidRDefault="008B7CFC" w:rsidP="00BD5BBE">
      <w:pPr>
        <w:pStyle w:val="footnote"/>
      </w:pPr>
      <w:r w:rsidRPr="004A3E27">
        <w:rPr>
          <w:rStyle w:val="FootnoteReference"/>
        </w:rPr>
        <w:footnoteRef/>
      </w:r>
      <w:r w:rsidRPr="004A3E27">
        <w:t xml:space="preserve"> Washbowl: i.e. reduced to the most menial servitude.</w:t>
      </w:r>
    </w:p>
  </w:footnote>
  <w:footnote w:id="298">
    <w:p w14:paraId="03E619D4" w14:textId="1339E3A3" w:rsidR="008B7CFC" w:rsidRPr="004A3E27" w:rsidRDefault="008B7CFC"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9">
    <w:p w14:paraId="2D798361" w14:textId="77777777" w:rsidR="008B7CFC" w:rsidRPr="004A3E27" w:rsidRDefault="008B7CFC"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0">
    <w:p w14:paraId="29B1DDE8" w14:textId="45FA342F" w:rsidR="008B7CFC" w:rsidRPr="004A3E27" w:rsidRDefault="008B7CFC"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01">
    <w:p w14:paraId="279AD391" w14:textId="274C1C9A" w:rsidR="008B7CFC" w:rsidRPr="004A3E27" w:rsidRDefault="008B7CFC"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02">
    <w:p w14:paraId="7753865A" w14:textId="3B559F98" w:rsidR="008B7CFC" w:rsidRDefault="008B7CFC" w:rsidP="009C1AC4">
      <w:pPr>
        <w:pStyle w:val="footnote"/>
      </w:pPr>
      <w:r>
        <w:rPr>
          <w:rStyle w:val="FootnoteReference"/>
        </w:rPr>
        <w:footnoteRef/>
      </w:r>
      <w:r>
        <w:t xml:space="preserve"> [JS] OSB has, “they are altogether useless.” NETS has “they together derive from vanity.</w:t>
      </w:r>
    </w:p>
  </w:footnote>
  <w:footnote w:id="303">
    <w:p w14:paraId="20ED6838" w14:textId="77777777" w:rsidR="008B7CFC" w:rsidRPr="004A3E27" w:rsidRDefault="008B7CFC" w:rsidP="009C1AC4">
      <w:pPr>
        <w:pStyle w:val="footnote"/>
      </w:pPr>
      <w:r w:rsidRPr="004A3E27">
        <w:rPr>
          <w:rStyle w:val="FootnoteReference"/>
        </w:rPr>
        <w:footnoteRef/>
      </w:r>
      <w:r w:rsidRPr="004A3E27">
        <w:t xml:space="preserve"> Job. 33:14.</w:t>
      </w:r>
    </w:p>
  </w:footnote>
  <w:footnote w:id="304">
    <w:p w14:paraId="3F4DF601" w14:textId="362CF8F1" w:rsidR="008B7CFC" w:rsidRDefault="008B7CFC" w:rsidP="004F49CE">
      <w:pPr>
        <w:pStyle w:val="footnote"/>
      </w:pPr>
      <w:r>
        <w:rPr>
          <w:rStyle w:val="FootnoteReference"/>
        </w:rPr>
        <w:footnoteRef/>
      </w:r>
      <w:r>
        <w:t xml:space="preserve"> [JS] literally, “holy place”</w:t>
      </w:r>
    </w:p>
  </w:footnote>
  <w:footnote w:id="305">
    <w:p w14:paraId="686CF1C0" w14:textId="1BBF228C" w:rsidR="008B7CFC" w:rsidRPr="004A3E27" w:rsidRDefault="008B7CFC"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6">
    <w:p w14:paraId="36833249" w14:textId="34120CF1" w:rsidR="008B7CFC" w:rsidRPr="004A3E27" w:rsidRDefault="008B7CFC"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07">
    <w:p w14:paraId="622CE4B2" w14:textId="77777777" w:rsidR="008B7CFC" w:rsidRPr="004A3E27" w:rsidRDefault="008B7CFC" w:rsidP="00BD5BBE">
      <w:pPr>
        <w:pStyle w:val="footnote"/>
      </w:pPr>
      <w:r w:rsidRPr="004A3E27">
        <w:rPr>
          <w:rStyle w:val="FootnoteReference"/>
        </w:rPr>
        <w:footnoteRef/>
      </w:r>
      <w:r w:rsidRPr="004A3E27">
        <w:t xml:space="preserve"> So the Slavonic (Greek often omits ‘stillest’).</w:t>
      </w:r>
    </w:p>
  </w:footnote>
  <w:footnote w:id="308">
    <w:p w14:paraId="0BA13A66" w14:textId="54830EC5" w:rsidR="008B7CFC" w:rsidRDefault="008B7CFC" w:rsidP="005438BF">
      <w:pPr>
        <w:pStyle w:val="footnote"/>
      </w:pPr>
      <w:r>
        <w:rPr>
          <w:rStyle w:val="FootnoteReference"/>
        </w:rPr>
        <w:footnoteRef/>
      </w:r>
      <w:r>
        <w:t xml:space="preserve"> [JS] lit, “filled with fatness.”</w:t>
      </w:r>
    </w:p>
  </w:footnote>
  <w:footnote w:id="309">
    <w:p w14:paraId="6F4E7A1F" w14:textId="704DC134" w:rsidR="008B7CFC" w:rsidRPr="004A3E27" w:rsidRDefault="008B7CFC"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10">
    <w:p w14:paraId="30AFE1F6" w14:textId="77777777" w:rsidR="008B7CFC" w:rsidRPr="004A3E27" w:rsidRDefault="008B7CFC"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11">
    <w:p w14:paraId="667C6704" w14:textId="77777777" w:rsidR="008B7CFC" w:rsidRPr="004A3E27" w:rsidRDefault="008B7CFC"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12">
    <w:p w14:paraId="4D88FDB0" w14:textId="77777777" w:rsidR="008B7CFC" w:rsidRPr="004A3E27" w:rsidRDefault="008B7CFC" w:rsidP="00BD5BBE">
      <w:pPr>
        <w:pStyle w:val="footnote"/>
      </w:pPr>
      <w:r w:rsidRPr="004A3E27">
        <w:rPr>
          <w:rStyle w:val="FootnoteReference"/>
        </w:rPr>
        <w:footnoteRef/>
      </w:r>
      <w:r w:rsidRPr="004A3E27">
        <w:t xml:space="preserve"> See footnote 62. &lt;2 previously&gt;</w:t>
      </w:r>
    </w:p>
  </w:footnote>
  <w:footnote w:id="313">
    <w:p w14:paraId="520E1D4D" w14:textId="70DD6036" w:rsidR="008B7CFC" w:rsidRDefault="008B7CFC" w:rsidP="000E01D1">
      <w:pPr>
        <w:pStyle w:val="footnote"/>
      </w:pPr>
      <w:r>
        <w:rPr>
          <w:rStyle w:val="FootnoteReference"/>
        </w:rPr>
        <w:footnoteRef/>
      </w:r>
      <w:r>
        <w:t xml:space="preserve"> [JS], “do obeisance”, i.e. prostrate, not just an attitude, but an act</w:t>
      </w:r>
    </w:p>
  </w:footnote>
  <w:footnote w:id="314">
    <w:p w14:paraId="1B791EBC" w14:textId="77777777" w:rsidR="008B7CFC" w:rsidRPr="004A3E27" w:rsidRDefault="008B7CFC"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5">
    <w:p w14:paraId="109CC4F4" w14:textId="77777777" w:rsidR="008B7CFC" w:rsidRPr="004A3E27" w:rsidRDefault="008B7CFC" w:rsidP="00BD5BBE">
      <w:pPr>
        <w:pStyle w:val="footnote"/>
      </w:pPr>
      <w:r w:rsidRPr="004A3E27">
        <w:rPr>
          <w:rStyle w:val="FootnoteReference"/>
        </w:rPr>
        <w:footnoteRef/>
      </w:r>
      <w:r w:rsidRPr="004A3E27">
        <w:t xml:space="preserve"> ‘What God has planned for His lovers’ (1 Cor. 2:9).</w:t>
      </w:r>
    </w:p>
  </w:footnote>
  <w:footnote w:id="316">
    <w:p w14:paraId="096C8EE6" w14:textId="40879E1D" w:rsidR="008B7CFC" w:rsidRDefault="008B7CFC" w:rsidP="000E01D1">
      <w:pPr>
        <w:pStyle w:val="footnote"/>
      </w:pPr>
      <w:r>
        <w:rPr>
          <w:rStyle w:val="FootnoteReference"/>
        </w:rPr>
        <w:footnoteRef/>
      </w:r>
      <w:r>
        <w:t xml:space="preserve"> [JS] Fr. Lazarus has, “for”</w:t>
      </w:r>
    </w:p>
  </w:footnote>
  <w:footnote w:id="317">
    <w:p w14:paraId="693C7006" w14:textId="4BAA4AB8" w:rsidR="008B7CFC" w:rsidRPr="004A3E27" w:rsidRDefault="008B7CFC"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18">
    <w:p w14:paraId="4EA27689" w14:textId="41C52921" w:rsidR="008B7CFC" w:rsidRPr="004A3E27" w:rsidRDefault="008B7CFC"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19">
    <w:p w14:paraId="49AA563D" w14:textId="77777777" w:rsidR="008B7CFC" w:rsidRPr="004A3E27" w:rsidRDefault="008B7CFC"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20">
    <w:p w14:paraId="26BB2E4A" w14:textId="256060DE" w:rsidR="008B7CFC" w:rsidRPr="004A3E27" w:rsidRDefault="008B7CFC"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21">
    <w:p w14:paraId="7DEE92CE" w14:textId="409EAD51" w:rsidR="008B7CFC" w:rsidRDefault="008B7CFC" w:rsidP="00F81502">
      <w:pPr>
        <w:pStyle w:val="footnote"/>
      </w:pPr>
      <w:r>
        <w:rPr>
          <w:rStyle w:val="FootnoteReference"/>
        </w:rPr>
        <w:footnoteRef/>
      </w:r>
      <w:r>
        <w:t xml:space="preserve"> [JS] or “give thanks to You” or “thankfully confess You with praise”</w:t>
      </w:r>
    </w:p>
  </w:footnote>
  <w:footnote w:id="322">
    <w:p w14:paraId="29F3A7DD" w14:textId="66A81F41" w:rsidR="008B7CFC" w:rsidRDefault="008B7CFC" w:rsidP="00F81502">
      <w:pPr>
        <w:pStyle w:val="footnote"/>
      </w:pPr>
      <w:r>
        <w:rPr>
          <w:rStyle w:val="FootnoteReference"/>
        </w:rPr>
        <w:footnoteRef/>
      </w:r>
      <w:r>
        <w:t xml:space="preserve"> [JS] or “praise You” or “give thanks to You” or “thankfully confess You with praise”</w:t>
      </w:r>
    </w:p>
  </w:footnote>
  <w:footnote w:id="323">
    <w:p w14:paraId="75EB9556" w14:textId="77777777" w:rsidR="008B7CFC" w:rsidRPr="004A3E27" w:rsidRDefault="008B7CFC"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24">
    <w:p w14:paraId="69CCF6E1" w14:textId="734C2AF2" w:rsidR="008B7CFC" w:rsidRPr="004A3E27" w:rsidRDefault="008B7CFC" w:rsidP="00BD5BBE">
      <w:pPr>
        <w:pStyle w:val="footnote"/>
      </w:pPr>
      <w:r w:rsidRPr="004A3E27">
        <w:rPr>
          <w:rStyle w:val="FootnoteReference"/>
        </w:rPr>
        <w:footnoteRef/>
      </w:r>
      <w:r w:rsidRPr="004A3E27">
        <w:t xml:space="preserve"> Numbers 10:35. </w:t>
      </w:r>
      <w:r>
        <w:t>Cf</w:t>
      </w:r>
      <w:r w:rsidRPr="004A3E27">
        <w:t>. Exodus 14.</w:t>
      </w:r>
    </w:p>
  </w:footnote>
  <w:footnote w:id="325">
    <w:p w14:paraId="772812A4" w14:textId="77777777" w:rsidR="008B7CFC" w:rsidRPr="004A3E27" w:rsidRDefault="008B7CFC"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26">
    <w:p w14:paraId="648336FE" w14:textId="679542B0" w:rsidR="008B7CFC" w:rsidRDefault="008B7CFC" w:rsidP="00A66BCD">
      <w:pPr>
        <w:pStyle w:val="footnote"/>
      </w:pPr>
      <w:r>
        <w:rPr>
          <w:rStyle w:val="FootnoteReference"/>
        </w:rPr>
        <w:footnoteRef/>
      </w:r>
      <w:r>
        <w:t xml:space="preserve"> [JS] literally, “before the face of”</w:t>
      </w:r>
    </w:p>
  </w:footnote>
  <w:footnote w:id="327">
    <w:p w14:paraId="576015E9" w14:textId="77777777" w:rsidR="008B7CFC" w:rsidRPr="004A3E27" w:rsidRDefault="008B7CFC" w:rsidP="00BD5BBE">
      <w:pPr>
        <w:pStyle w:val="footnote"/>
      </w:pPr>
      <w:r w:rsidRPr="004A3E27">
        <w:rPr>
          <w:rStyle w:val="FootnoteReference"/>
        </w:rPr>
        <w:footnoteRef/>
      </w:r>
      <w:r w:rsidRPr="004A3E27">
        <w:t xml:space="preserve"> Luke 4:32.</w:t>
      </w:r>
    </w:p>
  </w:footnote>
  <w:footnote w:id="328">
    <w:p w14:paraId="528CA841" w14:textId="6B333BD0" w:rsidR="008B7CFC" w:rsidRDefault="008B7CFC" w:rsidP="003863C1">
      <w:pPr>
        <w:pStyle w:val="footnote"/>
      </w:pPr>
      <w:r>
        <w:rPr>
          <w:rStyle w:val="FootnoteReference"/>
        </w:rPr>
        <w:footnoteRef/>
      </w:r>
      <w:r>
        <w:t xml:space="preserve"> [JS] literally “hosts”</w:t>
      </w:r>
    </w:p>
  </w:footnote>
  <w:footnote w:id="329">
    <w:p w14:paraId="1C35810F" w14:textId="7EDB3A13" w:rsidR="008B7CFC" w:rsidRPr="004A3E27" w:rsidRDefault="008B7CFC"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30">
    <w:p w14:paraId="182BF5C1" w14:textId="77B0A7B7" w:rsidR="008B7CFC" w:rsidRDefault="008B7CFC" w:rsidP="0080282E">
      <w:pPr>
        <w:pStyle w:val="footnote"/>
      </w:pPr>
      <w:r>
        <w:rPr>
          <w:rStyle w:val="FootnoteReference"/>
        </w:rPr>
        <w:footnoteRef/>
      </w:r>
      <w:r>
        <w:t xml:space="preserve"> [JS] literally, “ten-thousand fold”</w:t>
      </w:r>
    </w:p>
  </w:footnote>
  <w:footnote w:id="331">
    <w:p w14:paraId="4BA4E820" w14:textId="74DEA970" w:rsidR="008B7CFC" w:rsidRPr="004A3E27" w:rsidRDefault="008B7CFC" w:rsidP="00BD5BBE">
      <w:pPr>
        <w:pStyle w:val="footnote"/>
      </w:pPr>
      <w:r w:rsidRPr="004A3E27">
        <w:rPr>
          <w:rStyle w:val="FootnoteReference"/>
        </w:rPr>
        <w:footnoteRef/>
      </w:r>
      <w:r w:rsidRPr="004A3E27">
        <w:t xml:space="preserve"> </w:t>
      </w:r>
      <w:r>
        <w:t>Cf</w:t>
      </w:r>
      <w:r w:rsidRPr="004A3E27">
        <w:t>. Ephes. 4:8.</w:t>
      </w:r>
    </w:p>
  </w:footnote>
  <w:footnote w:id="332">
    <w:p w14:paraId="6F7FE73D" w14:textId="3ED6EBEB" w:rsidR="008B7CFC" w:rsidRDefault="008B7CFC" w:rsidP="00AC3180">
      <w:pPr>
        <w:pStyle w:val="footnote"/>
      </w:pPr>
      <w:r>
        <w:rPr>
          <w:rStyle w:val="FootnoteReference"/>
        </w:rPr>
        <w:footnoteRef/>
      </w:r>
      <w:r>
        <w:t xml:space="preserve"> [JS] “assemblies” or “congregations”</w:t>
      </w:r>
    </w:p>
  </w:footnote>
  <w:footnote w:id="333">
    <w:p w14:paraId="1069FF00" w14:textId="77777777" w:rsidR="008B7CFC" w:rsidRPr="004A3E27" w:rsidRDefault="008B7CFC"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34">
    <w:p w14:paraId="4D6861A4" w14:textId="77777777" w:rsidR="008B7CFC" w:rsidRPr="004A3E27" w:rsidRDefault="008B7CFC"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5">
    <w:p w14:paraId="3876A4B9" w14:textId="77777777" w:rsidR="008B7CFC" w:rsidRPr="004A3E27" w:rsidRDefault="008B7CFC"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36">
    <w:p w14:paraId="3A9A265F" w14:textId="622FDAFA" w:rsidR="008B7CFC" w:rsidRPr="004A3E27" w:rsidRDefault="008B7CFC"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37">
    <w:p w14:paraId="46BEEA32" w14:textId="77777777" w:rsidR="008B7CFC" w:rsidRPr="004A3E27" w:rsidRDefault="008B7CFC" w:rsidP="00BD5BBE">
      <w:pPr>
        <w:pStyle w:val="footnote"/>
      </w:pPr>
      <w:r w:rsidRPr="004A3E27">
        <w:rPr>
          <w:rStyle w:val="FootnoteReference"/>
        </w:rPr>
        <w:footnoteRef/>
      </w:r>
      <w:r w:rsidRPr="004A3E27">
        <w:t xml:space="preserve"> Mk. 15:29; Jn. 2:17; Rom. 15:3.</w:t>
      </w:r>
    </w:p>
  </w:footnote>
  <w:footnote w:id="338">
    <w:p w14:paraId="252B5848" w14:textId="77777777" w:rsidR="008B7CFC" w:rsidRPr="004A3E27" w:rsidRDefault="008B7CFC" w:rsidP="00BD5BBE">
      <w:pPr>
        <w:pStyle w:val="footnote"/>
      </w:pPr>
      <w:r w:rsidRPr="004A3E27">
        <w:rPr>
          <w:rStyle w:val="FootnoteReference"/>
        </w:rPr>
        <w:footnoteRef/>
      </w:r>
      <w:r w:rsidRPr="004A3E27">
        <w:t xml:space="preserve"> The elders and chief priests.</w:t>
      </w:r>
    </w:p>
  </w:footnote>
  <w:footnote w:id="339">
    <w:p w14:paraId="0AE68D03" w14:textId="77777777" w:rsidR="008B7CFC" w:rsidRPr="004A3E27" w:rsidRDefault="008B7CFC"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40">
    <w:p w14:paraId="49BC712C" w14:textId="77777777" w:rsidR="008B7CFC" w:rsidRPr="004A3E27" w:rsidRDefault="008B7CFC" w:rsidP="00BD5BBE">
      <w:pPr>
        <w:pStyle w:val="footnote"/>
      </w:pPr>
      <w:r w:rsidRPr="004A3E27">
        <w:rPr>
          <w:rStyle w:val="FootnoteReference"/>
        </w:rPr>
        <w:footnoteRef/>
      </w:r>
      <w:r w:rsidRPr="004A3E27">
        <w:t xml:space="preserve"> Mt. 16:21; Mk. 8:31.</w:t>
      </w:r>
    </w:p>
  </w:footnote>
  <w:footnote w:id="341">
    <w:p w14:paraId="5D4E90F4" w14:textId="77777777" w:rsidR="008B7CFC" w:rsidRPr="004A3E27" w:rsidRDefault="008B7CFC" w:rsidP="00BD5BBE">
      <w:pPr>
        <w:pStyle w:val="footnote"/>
      </w:pPr>
      <w:r w:rsidRPr="004A3E27">
        <w:rPr>
          <w:rStyle w:val="FootnoteReference"/>
        </w:rPr>
        <w:footnoteRef/>
      </w:r>
      <w:r w:rsidRPr="004A3E27">
        <w:t xml:space="preserve"> Mt. 27:34.</w:t>
      </w:r>
    </w:p>
  </w:footnote>
  <w:footnote w:id="342">
    <w:p w14:paraId="2A1BD707" w14:textId="2E0A380E" w:rsidR="008B7CFC" w:rsidRPr="004A3E27" w:rsidRDefault="008B7CFC" w:rsidP="00BD5BBE">
      <w:pPr>
        <w:pStyle w:val="footnote"/>
      </w:pPr>
      <w:r w:rsidRPr="004A3E27">
        <w:rPr>
          <w:rStyle w:val="FootnoteReference"/>
        </w:rPr>
        <w:footnoteRef/>
      </w:r>
      <w:r w:rsidRPr="004A3E27">
        <w:t xml:space="preserve"> </w:t>
      </w:r>
      <w:r>
        <w:t>Cf</w:t>
      </w:r>
      <w:r w:rsidRPr="004A3E27">
        <w:t>. Rom. 11:9,10.</w:t>
      </w:r>
    </w:p>
  </w:footnote>
  <w:footnote w:id="343">
    <w:p w14:paraId="09150116" w14:textId="70A37D6F" w:rsidR="008B7CFC" w:rsidRPr="004A3E27" w:rsidRDefault="008B7CFC"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44">
    <w:p w14:paraId="05D75ECB" w14:textId="77777777" w:rsidR="008B7CFC" w:rsidRPr="004A3E27" w:rsidRDefault="008B7CFC" w:rsidP="00BD5BBE">
      <w:pPr>
        <w:pStyle w:val="footnote"/>
      </w:pPr>
      <w:r w:rsidRPr="004A3E27">
        <w:rPr>
          <w:rStyle w:val="FootnoteReference"/>
        </w:rPr>
        <w:footnoteRef/>
      </w:r>
      <w:r w:rsidRPr="004A3E27">
        <w:t xml:space="preserve"> Ps. 69:3-7 differs only slightly from Ps. 39:15-18.</w:t>
      </w:r>
    </w:p>
  </w:footnote>
  <w:footnote w:id="345">
    <w:p w14:paraId="3C5E1D6F" w14:textId="58735F32" w:rsidR="008B7CFC" w:rsidRDefault="008B7CFC" w:rsidP="004F3DCD">
      <w:pPr>
        <w:pStyle w:val="footnote"/>
      </w:pPr>
      <w:r>
        <w:rPr>
          <w:rStyle w:val="FootnoteReference"/>
        </w:rPr>
        <w:footnoteRef/>
      </w:r>
      <w:r>
        <w:t xml:space="preserve"> [JS] “Good! Good!”, or “Aha! Aha!”, or “Well done! Well done!” what one says when they think they have beaten their opponent.</w:t>
      </w:r>
    </w:p>
  </w:footnote>
  <w:footnote w:id="346">
    <w:p w14:paraId="325C5542" w14:textId="77777777" w:rsidR="008B7CFC" w:rsidRPr="004A3E27" w:rsidRDefault="008B7CFC" w:rsidP="00BD5BBE">
      <w:pPr>
        <w:pStyle w:val="footnote"/>
      </w:pPr>
      <w:r w:rsidRPr="004A3E27">
        <w:rPr>
          <w:rStyle w:val="FootnoteReference"/>
        </w:rPr>
        <w:footnoteRef/>
      </w:r>
      <w:r w:rsidRPr="004A3E27">
        <w:t xml:space="preserve"> The first three lines of Psalms 70 and 30 are identical. See footnote there.</w:t>
      </w:r>
    </w:p>
  </w:footnote>
  <w:footnote w:id="347">
    <w:p w14:paraId="1B3F91B5" w14:textId="58F71B16" w:rsidR="008B7CFC" w:rsidRPr="004A3E27" w:rsidRDefault="008B7CFC"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48">
    <w:p w14:paraId="1479583A" w14:textId="0156B220" w:rsidR="008B7CFC" w:rsidRDefault="008B7CFC" w:rsidP="00C614C7">
      <w:pPr>
        <w:pStyle w:val="footnote"/>
      </w:pPr>
      <w:r>
        <w:rPr>
          <w:rStyle w:val="FootnoteReference"/>
        </w:rPr>
        <w:footnoteRef/>
      </w:r>
      <w:r>
        <w:t xml:space="preserve"> [JS] literally, “arm”.</w:t>
      </w:r>
    </w:p>
  </w:footnote>
  <w:footnote w:id="349">
    <w:p w14:paraId="523E76EA" w14:textId="77777777" w:rsidR="008B7CFC" w:rsidRPr="004A3E27" w:rsidRDefault="008B7CFC" w:rsidP="00C614C7">
      <w:pPr>
        <w:pStyle w:val="footnote"/>
      </w:pPr>
      <w:r w:rsidRPr="004A3E27">
        <w:rPr>
          <w:rStyle w:val="FootnoteReference"/>
        </w:rPr>
        <w:footnoteRef/>
      </w:r>
      <w:r w:rsidRPr="004A3E27">
        <w:t xml:space="preserve"> Ephes. 3:10; 4:8.</w:t>
      </w:r>
    </w:p>
  </w:footnote>
  <w:footnote w:id="350">
    <w:p w14:paraId="65732174" w14:textId="7AFAEA7C" w:rsidR="008B7CFC" w:rsidRDefault="008B7CFC" w:rsidP="00E269C1">
      <w:pPr>
        <w:pStyle w:val="footnote"/>
      </w:pPr>
      <w:r>
        <w:rPr>
          <w:rStyle w:val="FootnoteReference"/>
        </w:rPr>
        <w:footnoteRef/>
      </w:r>
      <w:r>
        <w:t xml:space="preserve"> [JS] or “praise Your” or “acknowledge You”, or “thankfully confess with praise [for Your]”</w:t>
      </w:r>
    </w:p>
  </w:footnote>
  <w:footnote w:id="351">
    <w:p w14:paraId="63D5291B" w14:textId="120CBC18" w:rsidR="008B7CFC" w:rsidRPr="004A3E27" w:rsidRDefault="008B7CFC"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52">
    <w:p w14:paraId="0396CA5A" w14:textId="2DEA52B7" w:rsidR="008B7CFC" w:rsidRPr="004A3E27" w:rsidRDefault="008B7CFC"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53">
    <w:p w14:paraId="145DE01A" w14:textId="6D6C89A5" w:rsidR="008B7CFC" w:rsidRDefault="008B7CFC" w:rsidP="00733705">
      <w:pPr>
        <w:pStyle w:val="footnote"/>
      </w:pPr>
      <w:r>
        <w:rPr>
          <w:rStyle w:val="FootnoteReference"/>
        </w:rPr>
        <w:footnoteRef/>
      </w:r>
      <w:r>
        <w:t xml:space="preserve"> [JS] literally “He will judge the poor of the people.”</w:t>
      </w:r>
    </w:p>
  </w:footnote>
  <w:footnote w:id="354">
    <w:p w14:paraId="4ADD947E" w14:textId="3381547D" w:rsidR="008B7CFC" w:rsidRPr="004A3E27" w:rsidRDefault="008B7CFC"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55">
    <w:p w14:paraId="31968FA6" w14:textId="77777777" w:rsidR="008B7CFC" w:rsidRPr="004A3E27" w:rsidRDefault="008B7CFC" w:rsidP="00BD5BBE">
      <w:pPr>
        <w:pStyle w:val="footnote"/>
      </w:pPr>
      <w:r w:rsidRPr="004A3E27">
        <w:rPr>
          <w:rStyle w:val="FootnoteReference"/>
        </w:rPr>
        <w:footnoteRef/>
      </w:r>
      <w:r w:rsidRPr="004A3E27">
        <w:t xml:space="preserve"> Rivers: Tigris and Euphrates.</w:t>
      </w:r>
    </w:p>
  </w:footnote>
  <w:footnote w:id="356">
    <w:p w14:paraId="7811A007" w14:textId="64EFDFFD" w:rsidR="008B7CFC" w:rsidRPr="004A3E27" w:rsidRDefault="008B7CFC" w:rsidP="00BD5BBE">
      <w:pPr>
        <w:pStyle w:val="footnote"/>
      </w:pPr>
      <w:r w:rsidRPr="004A3E27">
        <w:rPr>
          <w:rStyle w:val="FootnoteReference"/>
        </w:rPr>
        <w:footnoteRef/>
      </w:r>
      <w:r w:rsidRPr="004A3E27">
        <w:t xml:space="preserve"> </w:t>
      </w:r>
      <w:r>
        <w:t>Cf</w:t>
      </w:r>
      <w:r w:rsidRPr="004A3E27">
        <w:t>. Ps. 47:8.</w:t>
      </w:r>
    </w:p>
  </w:footnote>
  <w:footnote w:id="357">
    <w:p w14:paraId="34781B0F" w14:textId="1A0B612C" w:rsidR="008B7CFC" w:rsidRDefault="008B7CFC" w:rsidP="00E269C1">
      <w:pPr>
        <w:pStyle w:val="footnote"/>
      </w:pPr>
      <w:r>
        <w:rPr>
          <w:rStyle w:val="FootnoteReference"/>
        </w:rPr>
        <w:footnoteRef/>
      </w:r>
      <w:r>
        <w:t xml:space="preserve"> [JS] literally “do obeisance to”, i.e. the physical act of prostrating or bowing down.</w:t>
      </w:r>
    </w:p>
  </w:footnote>
  <w:footnote w:id="358">
    <w:p w14:paraId="57352CBF" w14:textId="0D12012F" w:rsidR="008B7CFC" w:rsidRPr="004A3E27" w:rsidRDefault="008B7CFC" w:rsidP="00BD5BBE">
      <w:pPr>
        <w:pStyle w:val="footnote"/>
      </w:pPr>
      <w:r w:rsidRPr="004A3E27">
        <w:rPr>
          <w:rStyle w:val="FootnoteReference"/>
        </w:rPr>
        <w:footnoteRef/>
      </w:r>
      <w:r w:rsidRPr="004A3E27">
        <w:t xml:space="preserve"> </w:t>
      </w:r>
      <w:r>
        <w:t>Cf</w:t>
      </w:r>
      <w:r w:rsidRPr="004A3E27">
        <w:t>. Rev. 1:18; Heb. 7:25; Num. 14:28.</w:t>
      </w:r>
    </w:p>
  </w:footnote>
  <w:footnote w:id="359">
    <w:p w14:paraId="2E026D23" w14:textId="77777777" w:rsidR="008B7CFC" w:rsidRPr="004A3E27" w:rsidRDefault="008B7CFC"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60">
    <w:p w14:paraId="550199CE" w14:textId="322C0FE5" w:rsidR="008B7CFC" w:rsidRDefault="008B7CFC" w:rsidP="005B5466">
      <w:pPr>
        <w:pStyle w:val="footnote"/>
      </w:pPr>
      <w:r>
        <w:rPr>
          <w:rStyle w:val="FootnoteReference"/>
        </w:rPr>
        <w:footnoteRef/>
      </w:r>
      <w:r>
        <w:t xml:space="preserve"> [JS] or, “So be it! So be it!”</w:t>
      </w:r>
    </w:p>
  </w:footnote>
  <w:footnote w:id="361">
    <w:p w14:paraId="2E2191B6" w14:textId="77777777" w:rsidR="008B7CFC" w:rsidRPr="004A3E27" w:rsidRDefault="008B7CFC"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62">
    <w:p w14:paraId="58DFBD38" w14:textId="77777777" w:rsidR="008B7CFC" w:rsidRPr="004A3E27" w:rsidRDefault="008B7CFC"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8B7CFC" w:rsidRPr="004A3E27" w:rsidRDefault="008B7CFC" w:rsidP="00BD5BBE">
      <w:pPr>
        <w:pStyle w:val="footnote"/>
      </w:pPr>
      <w:r w:rsidRPr="004A3E27">
        <w:tab/>
        <w:t>For them there are no pains;</w:t>
      </w:r>
    </w:p>
    <w:p w14:paraId="15E57D33" w14:textId="77777777" w:rsidR="008B7CFC" w:rsidRPr="004A3E27" w:rsidRDefault="008B7CFC" w:rsidP="00BD5BBE">
      <w:pPr>
        <w:pStyle w:val="footnote"/>
      </w:pPr>
      <w:r w:rsidRPr="004A3E27">
        <w:tab/>
        <w:t>fit and strong are their bodies.</w:t>
      </w:r>
    </w:p>
  </w:footnote>
  <w:footnote w:id="363">
    <w:p w14:paraId="2000D9CE" w14:textId="77777777" w:rsidR="008B7CFC" w:rsidRPr="004A3E27" w:rsidRDefault="008B7CFC" w:rsidP="00BD5BBE">
      <w:pPr>
        <w:pStyle w:val="footnote"/>
      </w:pPr>
      <w:r w:rsidRPr="004A3E27">
        <w:rPr>
          <w:rStyle w:val="FootnoteReference"/>
        </w:rPr>
        <w:footnoteRef/>
      </w:r>
      <w:r w:rsidRPr="004A3E27">
        <w:t xml:space="preserve"> The apparent success and prosperity of the godless is transitory and short-lived.</w:t>
      </w:r>
    </w:p>
  </w:footnote>
  <w:footnote w:id="364">
    <w:p w14:paraId="5BB08A3A" w14:textId="77777777" w:rsidR="008B7CFC" w:rsidRPr="004A3E27" w:rsidRDefault="008B7CFC"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65">
    <w:p w14:paraId="1EB3BD79" w14:textId="77777777" w:rsidR="008B7CFC" w:rsidRPr="004A3E27" w:rsidRDefault="008B7CFC"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66">
    <w:p w14:paraId="70787BBC" w14:textId="7DA1EC54" w:rsidR="008B7CFC" w:rsidRPr="004A3E27" w:rsidRDefault="008B7CFC"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67">
    <w:p w14:paraId="592FBEA7" w14:textId="77777777" w:rsidR="008B7CFC" w:rsidRPr="004A3E27" w:rsidRDefault="008B7CFC"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68">
    <w:p w14:paraId="17B1E11D" w14:textId="77777777" w:rsidR="008B7CFC" w:rsidRPr="004A3E27" w:rsidRDefault="008B7CFC"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69">
    <w:p w14:paraId="1E15E436" w14:textId="77777777" w:rsidR="008B7CFC" w:rsidRPr="004A3E27" w:rsidRDefault="008B7CFC"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70">
    <w:p w14:paraId="52B2065B" w14:textId="28E7781C" w:rsidR="008B7CFC" w:rsidRDefault="008B7CFC" w:rsidP="004B0577">
      <w:pPr>
        <w:pStyle w:val="footnote"/>
      </w:pPr>
      <w:r>
        <w:rPr>
          <w:rStyle w:val="FootnoteReference"/>
        </w:rPr>
        <w:footnoteRef/>
      </w:r>
      <w:r>
        <w:t xml:space="preserve"> [JS] holy places, could refer to a place, or people, i.e. “among Your saints”.</w:t>
      </w:r>
    </w:p>
  </w:footnote>
  <w:footnote w:id="371">
    <w:p w14:paraId="3D3DC9BD" w14:textId="4BA8FE39" w:rsidR="008B7CFC" w:rsidRDefault="008B7CFC" w:rsidP="004B0577">
      <w:pPr>
        <w:pStyle w:val="footnote"/>
      </w:pPr>
      <w:r>
        <w:rPr>
          <w:rStyle w:val="FootnoteReference"/>
        </w:rPr>
        <w:footnoteRef/>
      </w:r>
      <w:r>
        <w:t xml:space="preserve"> [JS] or emblems.</w:t>
      </w:r>
    </w:p>
  </w:footnote>
  <w:footnote w:id="372">
    <w:p w14:paraId="48E0BAD1" w14:textId="77777777" w:rsidR="008B7CFC" w:rsidRPr="004A3E27" w:rsidRDefault="008B7CFC" w:rsidP="00BD5BBE">
      <w:pPr>
        <w:pStyle w:val="footnote"/>
      </w:pPr>
      <w:r w:rsidRPr="004A3E27">
        <w:rPr>
          <w:rStyle w:val="FootnoteReference"/>
        </w:rPr>
        <w:footnoteRef/>
      </w:r>
      <w:r w:rsidRPr="004A3E27">
        <w:t xml:space="preserve"> Signs and miracles of God’s presence, protection and deliverance.</w:t>
      </w:r>
    </w:p>
  </w:footnote>
  <w:footnote w:id="373">
    <w:p w14:paraId="706BBD8A" w14:textId="77777777" w:rsidR="008B7CFC" w:rsidRPr="004A3E27" w:rsidRDefault="008B7CFC"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74">
    <w:p w14:paraId="70533A43" w14:textId="77777777" w:rsidR="008B7CFC" w:rsidRPr="004A3E27" w:rsidRDefault="008B7CFC"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75">
    <w:p w14:paraId="2451EBE5" w14:textId="284A8300" w:rsidR="008B7CFC" w:rsidRDefault="008B7CFC" w:rsidP="00E269C1">
      <w:pPr>
        <w:pStyle w:val="footnote"/>
      </w:pPr>
      <w:r>
        <w:rPr>
          <w:rStyle w:val="FootnoteReference"/>
        </w:rPr>
        <w:footnoteRef/>
      </w:r>
      <w:r>
        <w:t xml:space="preserve"> [JS] or “give thanks to You” or “thankfully confess you with praise”</w:t>
      </w:r>
    </w:p>
  </w:footnote>
  <w:footnote w:id="376">
    <w:p w14:paraId="13B7F9F8" w14:textId="32B2D2FD" w:rsidR="008B7CFC" w:rsidRDefault="008B7CFC" w:rsidP="00220BA1">
      <w:pPr>
        <w:pStyle w:val="footnote"/>
      </w:pPr>
      <w:r>
        <w:rPr>
          <w:rStyle w:val="FootnoteReference"/>
        </w:rPr>
        <w:footnoteRef/>
      </w:r>
      <w:r>
        <w:t xml:space="preserve"> [JS] literally “from egress nor from setting” (NETS). OSB has “from the sunrise nor the sunset.”</w:t>
      </w:r>
    </w:p>
  </w:footnote>
  <w:footnote w:id="377">
    <w:p w14:paraId="5A7D4EBB" w14:textId="6C2E1ACC" w:rsidR="008B7CFC" w:rsidRDefault="008B7CFC" w:rsidP="00220BA1">
      <w:pPr>
        <w:pStyle w:val="footnote"/>
      </w:pPr>
      <w:r>
        <w:rPr>
          <w:rStyle w:val="FootnoteReference"/>
        </w:rPr>
        <w:footnoteRef/>
      </w:r>
      <w:r>
        <w:t xml:space="preserve"> [JS] literally “horn”, here and below.</w:t>
      </w:r>
    </w:p>
  </w:footnote>
  <w:footnote w:id="378">
    <w:p w14:paraId="43EF022B" w14:textId="270DF778" w:rsidR="008B7CFC" w:rsidRPr="004A3E27" w:rsidRDefault="008B7CFC"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79">
    <w:p w14:paraId="4332FFC4" w14:textId="6C5875B6" w:rsidR="008B7CFC" w:rsidRPr="004A3E27" w:rsidRDefault="008B7CFC" w:rsidP="00BD5BBE">
      <w:pPr>
        <w:pStyle w:val="footnote"/>
      </w:pPr>
      <w:r w:rsidRPr="004A3E27">
        <w:rPr>
          <w:rStyle w:val="FootnoteReference"/>
        </w:rPr>
        <w:footnoteRef/>
      </w:r>
      <w:r w:rsidRPr="004A3E27">
        <w:t xml:space="preserve"> </w:t>
      </w:r>
      <w:r>
        <w:t>Cf</w:t>
      </w:r>
      <w:r w:rsidRPr="004A3E27">
        <w:t>. Ps. 45:10; Is. 2:4; 11:9; 65:25; Hos. 2:18; Zac. 9:10.</w:t>
      </w:r>
    </w:p>
  </w:footnote>
  <w:footnote w:id="380">
    <w:p w14:paraId="168ADB5F" w14:textId="77777777" w:rsidR="008B7CFC" w:rsidRPr="004A3E27" w:rsidRDefault="008B7CFC" w:rsidP="00BD5BBE">
      <w:pPr>
        <w:pStyle w:val="footnote"/>
      </w:pPr>
      <w:r w:rsidRPr="004A3E27">
        <w:rPr>
          <w:rStyle w:val="FootnoteReference"/>
        </w:rPr>
        <w:footnoteRef/>
      </w:r>
      <w:r w:rsidRPr="004A3E27">
        <w:t xml:space="preserve"> Sinai and Zion, Moses and Christ, the Law and the Gospel enlighten the earth.</w:t>
      </w:r>
    </w:p>
  </w:footnote>
  <w:footnote w:id="381">
    <w:p w14:paraId="680E84D4" w14:textId="51AC975C" w:rsidR="008B7CFC" w:rsidRPr="004A3E27" w:rsidRDefault="008B7CFC"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82">
    <w:p w14:paraId="100AB77F" w14:textId="77777777" w:rsidR="008B7CFC" w:rsidRPr="004A3E27" w:rsidRDefault="008B7CFC"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83">
    <w:p w14:paraId="19D36410" w14:textId="52AB6CF1" w:rsidR="008B7CFC" w:rsidRDefault="008B7CFC"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84">
    <w:p w14:paraId="2AEE0DC8" w14:textId="2C9926C9" w:rsidR="008B7CFC" w:rsidRDefault="008B7CFC" w:rsidP="0077116C">
      <w:pPr>
        <w:pStyle w:val="footnote"/>
      </w:pPr>
      <w:r>
        <w:rPr>
          <w:rStyle w:val="FootnoteReference"/>
        </w:rPr>
        <w:footnoteRef/>
      </w:r>
      <w:r>
        <w:t xml:space="preserve"> [JS] literally, “their voice”</w:t>
      </w:r>
    </w:p>
  </w:footnote>
  <w:footnote w:id="385">
    <w:p w14:paraId="691BE305" w14:textId="638D6FB9" w:rsidR="008B7CFC" w:rsidRDefault="008B7CFC" w:rsidP="0077116C">
      <w:pPr>
        <w:pStyle w:val="footnote"/>
      </w:pPr>
      <w:r>
        <w:rPr>
          <w:rStyle w:val="FootnoteReference"/>
        </w:rPr>
        <w:footnoteRef/>
      </w:r>
      <w:r>
        <w:t xml:space="preserve"> [JS] literally, “arrows”</w:t>
      </w:r>
    </w:p>
  </w:footnote>
  <w:footnote w:id="386">
    <w:p w14:paraId="02B0A65D" w14:textId="5AC6E269" w:rsidR="008B7CFC" w:rsidRDefault="008B7CFC" w:rsidP="0077116C">
      <w:pPr>
        <w:pStyle w:val="footnote"/>
      </w:pPr>
      <w:r>
        <w:rPr>
          <w:rStyle w:val="FootnoteReference"/>
        </w:rPr>
        <w:footnoteRef/>
      </w:r>
      <w:r>
        <w:t xml:space="preserve"> [JS] literally, “voice”</w:t>
      </w:r>
    </w:p>
  </w:footnote>
  <w:footnote w:id="387">
    <w:p w14:paraId="062E4DFE" w14:textId="77777777" w:rsidR="008B7CFC" w:rsidRDefault="008B7CFC"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8B7CFC" w:rsidRDefault="008B7CFC" w:rsidP="00BD5BBE">
      <w:pPr>
        <w:pStyle w:val="footnote"/>
      </w:pPr>
      <w:r>
        <w:tab/>
        <w:t>‘I will speak My mind in parables,</w:t>
      </w:r>
    </w:p>
    <w:p w14:paraId="04636509" w14:textId="5081AB06" w:rsidR="008B7CFC" w:rsidRDefault="008B7CFC" w:rsidP="00BD5BBE">
      <w:pPr>
        <w:pStyle w:val="footnote"/>
      </w:pPr>
      <w:r>
        <w:tab/>
        <w:t>divulge secrets hidden since creation’ (cf. Rev. 3:14).</w:t>
      </w:r>
    </w:p>
  </w:footnote>
  <w:footnote w:id="388">
    <w:p w14:paraId="7427B3ED" w14:textId="77777777" w:rsidR="008B7CFC" w:rsidRDefault="008B7CFC"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89">
    <w:p w14:paraId="322E8B00" w14:textId="45C17DD9" w:rsidR="008B7CFC" w:rsidRDefault="008B7CFC" w:rsidP="00BD5BBE">
      <w:pPr>
        <w:pStyle w:val="footnote"/>
      </w:pPr>
      <w:r>
        <w:rPr>
          <w:rStyle w:val="FootnoteReference"/>
        </w:rPr>
        <w:footnoteRef/>
      </w:r>
      <w:r>
        <w:t xml:space="preserve"> Ephraim = Israel (cf. Hos. 7; Num. 14; 1 Sam. 4).</w:t>
      </w:r>
    </w:p>
  </w:footnote>
  <w:footnote w:id="390">
    <w:p w14:paraId="0E4A044E" w14:textId="4F6EBBCE" w:rsidR="008B7CFC" w:rsidRDefault="008B7CFC" w:rsidP="008A536F">
      <w:pPr>
        <w:pStyle w:val="footnote"/>
      </w:pPr>
      <w:r>
        <w:rPr>
          <w:rStyle w:val="FootnoteReference"/>
        </w:rPr>
        <w:footnoteRef/>
      </w:r>
      <w:r>
        <w:t xml:space="preserve"> [JS] literally, “a waterless land”</w:t>
      </w:r>
    </w:p>
  </w:footnote>
  <w:footnote w:id="391">
    <w:p w14:paraId="3E975B3D" w14:textId="77777777" w:rsidR="008B7CFC" w:rsidRDefault="008B7CFC" w:rsidP="00BD5BBE">
      <w:pPr>
        <w:pStyle w:val="footnote"/>
      </w:pPr>
      <w:r>
        <w:rPr>
          <w:rStyle w:val="FootnoteReference"/>
        </w:rPr>
        <w:footnoteRef/>
      </w:r>
      <w:r>
        <w:t xml:space="preserve"> He deferred giving them the promised food and the Promised Land.</w:t>
      </w:r>
    </w:p>
  </w:footnote>
  <w:footnote w:id="392">
    <w:p w14:paraId="0FFCC018" w14:textId="5FB43138" w:rsidR="008B7CFC" w:rsidRDefault="008B7CFC"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93">
    <w:p w14:paraId="7932D42F" w14:textId="0C4D29DA" w:rsidR="008B7CFC" w:rsidRDefault="008B7CFC" w:rsidP="00287CDE">
      <w:pPr>
        <w:pStyle w:val="footnote"/>
      </w:pPr>
      <w:r>
        <w:rPr>
          <w:rStyle w:val="FootnoteReference"/>
        </w:rPr>
        <w:footnoteRef/>
      </w:r>
      <w:r>
        <w:t xml:space="preserve"> [JS] Fr. Lazarus has “recovered from wine”</w:t>
      </w:r>
    </w:p>
  </w:footnote>
  <w:footnote w:id="394">
    <w:p w14:paraId="4F93FDA3" w14:textId="3D07B295" w:rsidR="008B7CFC" w:rsidRDefault="008B7CFC"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95">
    <w:p w14:paraId="7B76452E" w14:textId="635C6B00" w:rsidR="008B7CFC" w:rsidRDefault="008B7CFC" w:rsidP="00BD5BBE">
      <w:pPr>
        <w:pStyle w:val="footnote"/>
      </w:pPr>
      <w:r>
        <w:rPr>
          <w:rStyle w:val="FootnoteReference"/>
        </w:rPr>
        <w:footnoteRef/>
      </w:r>
      <w:r>
        <w:t xml:space="preserve"> sanctuary: </w:t>
      </w:r>
      <w:r w:rsidRPr="00636EF6">
        <w:rPr>
          <w:i/>
        </w:rPr>
        <w:t>lit</w:t>
      </w:r>
      <w:r>
        <w:t>. place. Cf. Psalm 131:5 and footnote there.</w:t>
      </w:r>
    </w:p>
  </w:footnote>
  <w:footnote w:id="396">
    <w:p w14:paraId="0348F64B" w14:textId="77777777" w:rsidR="008B7CFC" w:rsidRDefault="008B7CFC" w:rsidP="00BD5BBE">
      <w:pPr>
        <w:pStyle w:val="footnote"/>
      </w:pPr>
      <w:r>
        <w:rPr>
          <w:rStyle w:val="FootnoteReference"/>
        </w:rPr>
        <w:footnoteRef/>
      </w:r>
      <w:r>
        <w:t xml:space="preserve"> John 15.</w:t>
      </w:r>
    </w:p>
  </w:footnote>
  <w:footnote w:id="397">
    <w:p w14:paraId="211D4309" w14:textId="77777777" w:rsidR="008B7CFC" w:rsidRDefault="008B7CFC" w:rsidP="00BD5BBE">
      <w:pPr>
        <w:pStyle w:val="footnote"/>
      </w:pPr>
      <w:r>
        <w:rPr>
          <w:rStyle w:val="FootnoteReference"/>
        </w:rPr>
        <w:footnoteRef/>
      </w:r>
      <w:r>
        <w:t xml:space="preserve"> Joseph = Israel (Gen. 40:23; 48:15; Amos 6:6).</w:t>
      </w:r>
    </w:p>
  </w:footnote>
  <w:footnote w:id="398">
    <w:p w14:paraId="7AA1750E" w14:textId="77777777" w:rsidR="008B7CFC" w:rsidRDefault="008B7CFC" w:rsidP="00BD5BBE">
      <w:pPr>
        <w:pStyle w:val="footnote"/>
      </w:pPr>
      <w:r>
        <w:rPr>
          <w:rStyle w:val="FootnoteReference"/>
        </w:rPr>
        <w:footnoteRef/>
      </w:r>
      <w:r>
        <w:t xml:space="preserve"> 2 Sam. 6:2 (LXX).</w:t>
      </w:r>
    </w:p>
  </w:footnote>
  <w:footnote w:id="399">
    <w:p w14:paraId="4A2B3530" w14:textId="5B5CF4B9" w:rsidR="008B7CFC" w:rsidRDefault="008B7CFC" w:rsidP="006B0A9B">
      <w:pPr>
        <w:pStyle w:val="footnote"/>
      </w:pPr>
      <w:r>
        <w:rPr>
          <w:rStyle w:val="FootnoteReference"/>
        </w:rPr>
        <w:footnoteRef/>
      </w:r>
      <w:r>
        <w:t xml:space="preserve"> [JS] or “appear” or “reveal Yourself”</w:t>
      </w:r>
    </w:p>
  </w:footnote>
  <w:footnote w:id="400">
    <w:p w14:paraId="502F316B" w14:textId="0CF056C9" w:rsidR="008B7CFC" w:rsidRDefault="008B7CFC" w:rsidP="00542B9B">
      <w:pPr>
        <w:pStyle w:val="footnote"/>
      </w:pPr>
      <w:r>
        <w:rPr>
          <w:rStyle w:val="FootnoteReference"/>
        </w:rPr>
        <w:footnoteRef/>
      </w:r>
      <w:r>
        <w:t xml:space="preserve"> [JS] or “reveal Your face”.</w:t>
      </w:r>
    </w:p>
  </w:footnote>
  <w:footnote w:id="401">
    <w:p w14:paraId="1F148131" w14:textId="7C16470D" w:rsidR="008B7CFC" w:rsidRDefault="008B7CFC"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02">
    <w:p w14:paraId="70ACE5E0" w14:textId="77777777" w:rsidR="008B7CFC" w:rsidRDefault="008B7CFC" w:rsidP="00BD5BBE">
      <w:pPr>
        <w:pStyle w:val="footnote"/>
      </w:pPr>
      <w:r>
        <w:rPr>
          <w:rStyle w:val="FootnoteReference"/>
        </w:rPr>
        <w:footnoteRef/>
      </w:r>
      <w:r>
        <w:t xml:space="preserve"> ‘What tongue? The voice of God’ (St Athanasius).</w:t>
      </w:r>
    </w:p>
  </w:footnote>
  <w:footnote w:id="403">
    <w:p w14:paraId="33FBC19B" w14:textId="77777777" w:rsidR="008B7CFC" w:rsidRDefault="008B7CFC" w:rsidP="00BD5BBE">
      <w:pPr>
        <w:pStyle w:val="footnote"/>
      </w:pPr>
      <w:r>
        <w:rPr>
          <w:rStyle w:val="FootnoteReference"/>
        </w:rPr>
        <w:footnoteRef/>
      </w:r>
      <w:r>
        <w:t xml:space="preserve"> Exodus 9:23; 19:16.</w:t>
      </w:r>
    </w:p>
  </w:footnote>
  <w:footnote w:id="404">
    <w:p w14:paraId="5C3F1B44" w14:textId="608ECC60" w:rsidR="008B7CFC" w:rsidRDefault="008B7CFC" w:rsidP="00BD5BBE">
      <w:pPr>
        <w:pStyle w:val="footnote"/>
      </w:pPr>
      <w:r>
        <w:rPr>
          <w:rStyle w:val="FootnoteReference"/>
        </w:rPr>
        <w:footnoteRef/>
      </w:r>
      <w:r>
        <w:t xml:space="preserve"> ‘You have always been deaf to His voice, blind to the vision of Him’ (Jn. 5:37; cf. Deut. 18:16; Isaiah 48:18).</w:t>
      </w:r>
    </w:p>
  </w:footnote>
  <w:footnote w:id="405">
    <w:p w14:paraId="7C05F63D" w14:textId="2961204D" w:rsidR="008B7CFC" w:rsidRDefault="008B7CFC"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06">
    <w:p w14:paraId="0BC469A4" w14:textId="77777777" w:rsidR="008B7CFC" w:rsidRDefault="008B7CFC" w:rsidP="00BD5BBE">
      <w:pPr>
        <w:pStyle w:val="footnote"/>
      </w:pPr>
      <w:r>
        <w:rPr>
          <w:rStyle w:val="FootnoteReference"/>
        </w:rPr>
        <w:footnoteRef/>
      </w:r>
      <w:r>
        <w:t xml:space="preserve"> </w:t>
      </w:r>
      <w:r>
        <w:rPr>
          <w:i/>
        </w:rPr>
        <w:t>See the previous footnote</w:t>
      </w:r>
      <w:r>
        <w:t>.</w:t>
      </w:r>
    </w:p>
  </w:footnote>
  <w:footnote w:id="407">
    <w:p w14:paraId="09156637" w14:textId="44D0701B" w:rsidR="008B7CFC" w:rsidRDefault="008B7CFC" w:rsidP="00BD5BBE">
      <w:pPr>
        <w:pStyle w:val="footnote"/>
      </w:pPr>
      <w:r>
        <w:rPr>
          <w:rStyle w:val="FootnoteReference"/>
        </w:rPr>
        <w:footnoteRef/>
      </w:r>
      <w:r>
        <w:t xml:space="preserve"> Cf. Isaiah 36:6; 2 Chron. 32:8; 1 Tim. 6:17; Ps. 74:4; Gal. 2:9; 1 Sam. 2:8.</w:t>
      </w:r>
    </w:p>
  </w:footnote>
  <w:footnote w:id="408">
    <w:p w14:paraId="14FEF0D9" w14:textId="77777777" w:rsidR="008B7CFC" w:rsidRDefault="008B7CFC" w:rsidP="00BD5BBE">
      <w:pPr>
        <w:pStyle w:val="footnote"/>
      </w:pPr>
      <w:r>
        <w:rPr>
          <w:rStyle w:val="FootnoteReference"/>
        </w:rPr>
        <w:footnoteRef/>
      </w:r>
      <w:r>
        <w:t xml:space="preserve"> John 10:34-36.</w:t>
      </w:r>
    </w:p>
  </w:footnote>
  <w:footnote w:id="409">
    <w:p w14:paraId="136A7666" w14:textId="77777777" w:rsidR="008B7CFC" w:rsidRDefault="008B7CFC" w:rsidP="00BD5BBE">
      <w:pPr>
        <w:pStyle w:val="footnote"/>
      </w:pPr>
      <w:r>
        <w:rPr>
          <w:rStyle w:val="FootnoteReference"/>
        </w:rPr>
        <w:footnoteRef/>
      </w:r>
      <w:r>
        <w:t xml:space="preserve"> This prayer is already answered (John 3:18; 9:39; 12:31; Acts 17:31).</w:t>
      </w:r>
    </w:p>
  </w:footnote>
  <w:footnote w:id="410">
    <w:p w14:paraId="764CD80E" w14:textId="77777777" w:rsidR="008B7CFC" w:rsidRDefault="008B7CFC" w:rsidP="00BD5BBE">
      <w:pPr>
        <w:pStyle w:val="footnote"/>
      </w:pPr>
      <w:r>
        <w:rPr>
          <w:rStyle w:val="FootnoteReference"/>
        </w:rPr>
        <w:footnoteRef/>
      </w:r>
      <w:r>
        <w:t xml:space="preserve"> </w:t>
      </w:r>
      <w:r w:rsidRPr="003111C9">
        <w:rPr>
          <w:i/>
        </w:rPr>
        <w:t>Lit</w:t>
      </w:r>
      <w:r>
        <w:t>. ‘How beloved are Your dwellings.’</w:t>
      </w:r>
    </w:p>
  </w:footnote>
  <w:footnote w:id="411">
    <w:p w14:paraId="7D098958" w14:textId="77777777" w:rsidR="008B7CFC" w:rsidRDefault="008B7CFC" w:rsidP="00BD5BBE">
      <w:pPr>
        <w:pStyle w:val="footnote"/>
      </w:pPr>
      <w:r>
        <w:rPr>
          <w:rStyle w:val="FootnoteReference"/>
        </w:rPr>
        <w:footnoteRef/>
      </w:r>
      <w:r>
        <w:t xml:space="preserve"> Man has made a mess of the earth (Gen. 3; Isaiah 24:4-6 etc.)</w:t>
      </w:r>
    </w:p>
  </w:footnote>
  <w:footnote w:id="412">
    <w:p w14:paraId="65885EA4" w14:textId="7CFB9AA8" w:rsidR="008B7CFC" w:rsidRDefault="008B7CFC" w:rsidP="00C7094F">
      <w:pPr>
        <w:pStyle w:val="footnote"/>
      </w:pPr>
      <w:r>
        <w:rPr>
          <w:rStyle w:val="FootnoteReference"/>
        </w:rPr>
        <w:footnoteRef/>
      </w:r>
      <w:r>
        <w:t xml:space="preserve"> [JS] or “anointed”</w:t>
      </w:r>
    </w:p>
  </w:footnote>
  <w:footnote w:id="413">
    <w:p w14:paraId="71E6E356" w14:textId="3B6C4C62" w:rsidR="008B7CFC" w:rsidRDefault="008B7CFC" w:rsidP="00BD5BBE">
      <w:pPr>
        <w:pStyle w:val="footnote"/>
      </w:pPr>
      <w:r>
        <w:rPr>
          <w:rStyle w:val="FootnoteReference"/>
        </w:rPr>
        <w:footnoteRef/>
      </w:r>
      <w:r>
        <w:t xml:space="preserve"> Cf. Lk. 13:25; Mk. 4:11; Col. 4:5; Rev. 22:15.</w:t>
      </w:r>
    </w:p>
  </w:footnote>
  <w:footnote w:id="414">
    <w:p w14:paraId="39C94F4B" w14:textId="0B87A78E" w:rsidR="008B7CFC" w:rsidRDefault="008B7CFC" w:rsidP="006B0A9B">
      <w:pPr>
        <w:pStyle w:val="footnote"/>
      </w:pPr>
      <w:r>
        <w:rPr>
          <w:rStyle w:val="FootnoteReference"/>
        </w:rPr>
        <w:footnoteRef/>
      </w:r>
      <w:r>
        <w:t xml:space="preserve"> [JS] or “transgressions”</w:t>
      </w:r>
    </w:p>
  </w:footnote>
  <w:footnote w:id="415">
    <w:p w14:paraId="41AC4983" w14:textId="77777777" w:rsidR="008B7CFC" w:rsidRDefault="008B7CFC" w:rsidP="00BD5BBE">
      <w:pPr>
        <w:pStyle w:val="footnote"/>
      </w:pPr>
      <w:r>
        <w:rPr>
          <w:rStyle w:val="FootnoteReference"/>
        </w:rPr>
        <w:footnoteRef/>
      </w:r>
      <w:r>
        <w:t xml:space="preserve"> God is love. Love covers all sins (see 1 Jn. 4:16; 1 Pet. 4:8; Prov. 10:12; Jas. 5:20; Lk. 7:47).</w:t>
      </w:r>
    </w:p>
  </w:footnote>
  <w:footnote w:id="416">
    <w:p w14:paraId="3B0173D6" w14:textId="15DA3620" w:rsidR="008B7CFC" w:rsidRDefault="008B7CFC" w:rsidP="009745F6">
      <w:pPr>
        <w:pStyle w:val="footnote"/>
      </w:pPr>
      <w:r>
        <w:rPr>
          <w:rStyle w:val="FootnoteReference"/>
        </w:rPr>
        <w:footnoteRef/>
      </w:r>
      <w:r>
        <w:t xml:space="preserve"> [JS] Fr. Lazarus has, “convert us”</w:t>
      </w:r>
    </w:p>
  </w:footnote>
  <w:footnote w:id="417">
    <w:p w14:paraId="5359A239" w14:textId="2D06041F" w:rsidR="008B7CFC" w:rsidRDefault="008B7CFC" w:rsidP="009745F6">
      <w:pPr>
        <w:pStyle w:val="footnote"/>
      </w:pPr>
      <w:r>
        <w:rPr>
          <w:rStyle w:val="FootnoteReference"/>
        </w:rPr>
        <w:footnoteRef/>
      </w:r>
      <w:r>
        <w:t xml:space="preserve"> [JS] or “sprouted”</w:t>
      </w:r>
    </w:p>
  </w:footnote>
  <w:footnote w:id="418">
    <w:p w14:paraId="098CF664" w14:textId="4B2C526D" w:rsidR="008B7CFC" w:rsidRDefault="008B7CFC" w:rsidP="00BD5BBE">
      <w:pPr>
        <w:pStyle w:val="footnote"/>
      </w:pPr>
      <w:r>
        <w:rPr>
          <w:rStyle w:val="FootnoteReference"/>
        </w:rPr>
        <w:footnoteRef/>
      </w:r>
      <w:r>
        <w:t xml:space="preserve"> holy: cf. 1 Cor. 3:16,17; 6:15-19; Heb. 3:1; 12:10; 1 Pet. 1:15,16; 2 Pet. 1-4.</w:t>
      </w:r>
    </w:p>
  </w:footnote>
  <w:footnote w:id="419">
    <w:p w14:paraId="7FD51EF5" w14:textId="77777777" w:rsidR="008B7CFC" w:rsidRDefault="008B7CFC" w:rsidP="00BD5BBE">
      <w:pPr>
        <w:pStyle w:val="footnote"/>
      </w:pPr>
      <w:r>
        <w:rPr>
          <w:rStyle w:val="FootnoteReference"/>
        </w:rPr>
        <w:footnoteRef/>
      </w:r>
      <w:r>
        <w:t xml:space="preserve"> Powers of the soul are will, desire, intellect, understanding, memory, imagination.</w:t>
      </w:r>
    </w:p>
  </w:footnote>
  <w:footnote w:id="420">
    <w:p w14:paraId="5045F193" w14:textId="6C847ECE" w:rsidR="008B7CFC" w:rsidRDefault="008B7CFC" w:rsidP="00751701">
      <w:pPr>
        <w:pStyle w:val="footnote"/>
      </w:pPr>
      <w:r>
        <w:rPr>
          <w:rStyle w:val="FootnoteReference"/>
        </w:rPr>
        <w:footnoteRef/>
      </w:r>
      <w:r>
        <w:t xml:space="preserve"> [JS] literally, “voice”</w:t>
      </w:r>
    </w:p>
  </w:footnote>
  <w:footnote w:id="421">
    <w:p w14:paraId="3DAD2C70" w14:textId="080A36FD" w:rsidR="008B7CFC" w:rsidRDefault="008B7CFC" w:rsidP="00C32C04">
      <w:pPr>
        <w:pStyle w:val="footnote"/>
      </w:pPr>
      <w:r>
        <w:rPr>
          <w:rStyle w:val="FootnoteReference"/>
        </w:rPr>
        <w:footnoteRef/>
      </w:r>
      <w:r>
        <w:t xml:space="preserve"> [JS] Literally, “do obeisance”, i.e. physically bow down</w:t>
      </w:r>
    </w:p>
  </w:footnote>
  <w:footnote w:id="422">
    <w:p w14:paraId="2E11ABE5" w14:textId="77777777" w:rsidR="008B7CFC" w:rsidRDefault="008B7CFC" w:rsidP="00BD5BBE">
      <w:pPr>
        <w:pStyle w:val="footnote"/>
      </w:pPr>
      <w:r>
        <w:rPr>
          <w:rStyle w:val="FootnoteReference"/>
        </w:rPr>
        <w:footnoteRef/>
      </w:r>
      <w:r>
        <w:t xml:space="preserve"> ‘The song of the Lamb.’ (Rev. 15:3-5; John 12:32).</w:t>
      </w:r>
    </w:p>
  </w:footnote>
  <w:footnote w:id="423">
    <w:p w14:paraId="7112E84B" w14:textId="2D3BBD84" w:rsidR="008B7CFC" w:rsidRDefault="008B7CFC" w:rsidP="00C32C04">
      <w:pPr>
        <w:pStyle w:val="footnote"/>
      </w:pPr>
      <w:r>
        <w:rPr>
          <w:rStyle w:val="FootnoteReference"/>
        </w:rPr>
        <w:footnoteRef/>
      </w:r>
      <w:r>
        <w:t xml:space="preserve"> [JS] Or “I will give thanks to You,” or “I will thankfully confess You with praise”</w:t>
      </w:r>
    </w:p>
  </w:footnote>
  <w:footnote w:id="424">
    <w:p w14:paraId="108052F0" w14:textId="2ED40FDD" w:rsidR="008B7CFC" w:rsidRDefault="008B7CFC" w:rsidP="00C32C04">
      <w:pPr>
        <w:pStyle w:val="footnote"/>
      </w:pPr>
      <w:r>
        <w:rPr>
          <w:rStyle w:val="FootnoteReference"/>
        </w:rPr>
        <w:footnoteRef/>
      </w:r>
      <w:r>
        <w:t xml:space="preserve"> [JS] or “lawless”</w:t>
      </w:r>
    </w:p>
  </w:footnote>
  <w:footnote w:id="425">
    <w:p w14:paraId="76D459DC" w14:textId="1D5E39F2" w:rsidR="008B7CFC" w:rsidRDefault="008B7CFC" w:rsidP="004A5192">
      <w:pPr>
        <w:pStyle w:val="footnote"/>
      </w:pPr>
      <w:r>
        <w:rPr>
          <w:rStyle w:val="FootnoteReference"/>
        </w:rPr>
        <w:footnoteRef/>
      </w:r>
      <w:r>
        <w:t xml:space="preserve"> [JS] Or, “band”, “gathering”, or “synagogue”</w:t>
      </w:r>
    </w:p>
  </w:footnote>
  <w:footnote w:id="426">
    <w:p w14:paraId="664DD95E" w14:textId="08E445BA" w:rsidR="008B7CFC" w:rsidRDefault="008B7CFC" w:rsidP="004A5192">
      <w:pPr>
        <w:pStyle w:val="footnote"/>
      </w:pPr>
      <w:r>
        <w:rPr>
          <w:rStyle w:val="FootnoteReference"/>
        </w:rPr>
        <w:footnoteRef/>
      </w:r>
      <w:r>
        <w:t xml:space="preserve"> [JS] or “pitful”, or “full of pity”, but that has a different connotation in English today.</w:t>
      </w:r>
    </w:p>
  </w:footnote>
  <w:footnote w:id="427">
    <w:p w14:paraId="76FC32A6" w14:textId="12211DCE" w:rsidR="008B7CFC" w:rsidRDefault="008B7CFC"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28">
    <w:p w14:paraId="44300EEE" w14:textId="77777777" w:rsidR="008B7CFC" w:rsidRDefault="008B7CFC"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29">
    <w:p w14:paraId="585E74D4" w14:textId="33BA106A" w:rsidR="008B7CFC" w:rsidRDefault="008B7CFC" w:rsidP="00ED7AD3">
      <w:pPr>
        <w:pStyle w:val="footnote"/>
      </w:pPr>
      <w:r>
        <w:rPr>
          <w:rStyle w:val="FootnoteReference"/>
        </w:rPr>
        <w:footnoteRef/>
      </w:r>
      <w:r>
        <w:t xml:space="preserve"> [JS] or “Mother Zion will say,”</w:t>
      </w:r>
    </w:p>
  </w:footnote>
  <w:footnote w:id="430">
    <w:p w14:paraId="2178F99A" w14:textId="083F0AD6" w:rsidR="008B7CFC" w:rsidRDefault="008B7CFC" w:rsidP="00ED7AD3">
      <w:pPr>
        <w:pStyle w:val="footnote"/>
      </w:pPr>
      <w:r>
        <w:rPr>
          <w:rStyle w:val="FootnoteReference"/>
        </w:rPr>
        <w:footnoteRef/>
      </w:r>
      <w:r>
        <w:t xml:space="preserve"> [JS] Coptic has, “that a man and a man dwelt in her”</w:t>
      </w:r>
    </w:p>
  </w:footnote>
  <w:footnote w:id="431">
    <w:p w14:paraId="02B9876C" w14:textId="77777777" w:rsidR="008B7CFC" w:rsidRDefault="008B7CFC"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32">
    <w:p w14:paraId="6A0707A1" w14:textId="1AC8DF0B" w:rsidR="008B7CFC" w:rsidRDefault="008B7CFC" w:rsidP="004E2A9B">
      <w:pPr>
        <w:pStyle w:val="footnote"/>
      </w:pPr>
      <w:r>
        <w:rPr>
          <w:rStyle w:val="FootnoteReference"/>
        </w:rPr>
        <w:footnoteRef/>
      </w:r>
      <w:r>
        <w:t xml:space="preserve"> [JS] or, “corpses”</w:t>
      </w:r>
    </w:p>
  </w:footnote>
  <w:footnote w:id="433">
    <w:p w14:paraId="228CEE3D" w14:textId="77777777" w:rsidR="008B7CFC" w:rsidRDefault="008B7CFC"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34">
    <w:p w14:paraId="462F1208" w14:textId="4D992D60" w:rsidR="008B7CFC" w:rsidRDefault="008B7CFC" w:rsidP="004E2A9B">
      <w:pPr>
        <w:pStyle w:val="footnote"/>
      </w:pPr>
      <w:r>
        <w:rPr>
          <w:rStyle w:val="FootnoteReference"/>
        </w:rPr>
        <w:footnoteRef/>
      </w:r>
      <w:r>
        <w:t xml:space="preserve"> [JS] or “billows”</w:t>
      </w:r>
    </w:p>
  </w:footnote>
  <w:footnote w:id="435">
    <w:p w14:paraId="5ACFD856" w14:textId="14632015" w:rsidR="008B7CFC" w:rsidRDefault="008B7CFC" w:rsidP="00FF46D1">
      <w:pPr>
        <w:pStyle w:val="footnote"/>
      </w:pPr>
      <w:r>
        <w:rPr>
          <w:rStyle w:val="FootnoteReference"/>
        </w:rPr>
        <w:footnoteRef/>
      </w:r>
      <w:r>
        <w:t xml:space="preserve"> [JS] “they” refers to “the dead”, not to “physicians”</w:t>
      </w:r>
    </w:p>
  </w:footnote>
  <w:footnote w:id="436">
    <w:p w14:paraId="0E2F399B" w14:textId="26144FDB" w:rsidR="008B7CFC" w:rsidRDefault="008B7CFC" w:rsidP="00F06A9C">
      <w:pPr>
        <w:pStyle w:val="footnote"/>
      </w:pPr>
      <w:r>
        <w:rPr>
          <w:rStyle w:val="FootnoteReference"/>
        </w:rPr>
        <w:footnoteRef/>
      </w:r>
      <w:r>
        <w:t xml:space="preserve"> [JS] or “acknowledge You,” or “praise You,” or “thankfully confess You with praise”</w:t>
      </w:r>
    </w:p>
  </w:footnote>
  <w:footnote w:id="437">
    <w:p w14:paraId="73BB560B" w14:textId="3F96747B" w:rsidR="008B7CFC" w:rsidRDefault="008B7CFC" w:rsidP="00FF46D1">
      <w:pPr>
        <w:pStyle w:val="footnote"/>
      </w:pPr>
      <w:r>
        <w:rPr>
          <w:rStyle w:val="FootnoteReference"/>
        </w:rPr>
        <w:footnoteRef/>
      </w:r>
      <w:r>
        <w:t xml:space="preserve"> [JS] Fr. Lazarus has “the land of oblivion”. Being forgotten by God means death, being remembered by God means life.</w:t>
      </w:r>
    </w:p>
  </w:footnote>
  <w:footnote w:id="438">
    <w:p w14:paraId="139C4FE4" w14:textId="05D71ED0" w:rsidR="008B7CFC" w:rsidRDefault="008B7CFC" w:rsidP="00BD5BBE">
      <w:pPr>
        <w:pStyle w:val="footnote"/>
      </w:pPr>
      <w:r>
        <w:rPr>
          <w:rStyle w:val="FootnoteReference"/>
        </w:rPr>
        <w:footnoteRef/>
      </w:r>
      <w:r>
        <w:t xml:space="preserve"> ‘No eye has seen, no ear has heard... what God has planned for His lovers’ (1 Cor. 2:9).</w:t>
      </w:r>
    </w:p>
  </w:footnote>
  <w:footnote w:id="439">
    <w:p w14:paraId="6EB18B02" w14:textId="77777777" w:rsidR="008B7CFC" w:rsidRDefault="008B7CFC" w:rsidP="00BD5BBE">
      <w:pPr>
        <w:pStyle w:val="footnote"/>
      </w:pPr>
      <w:r>
        <w:rPr>
          <w:rStyle w:val="FootnoteReference"/>
        </w:rPr>
        <w:footnoteRef/>
      </w:r>
      <w:r>
        <w:t xml:space="preserve"> ‘God’s mercy is the salvation and grace granted by Christ’ (St. Athanasius).</w:t>
      </w:r>
    </w:p>
  </w:footnote>
  <w:footnote w:id="440">
    <w:p w14:paraId="2C2EB9DF" w14:textId="77777777" w:rsidR="008B7CFC" w:rsidRDefault="008B7CFC"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41">
    <w:p w14:paraId="0AA4687D" w14:textId="4D39510D" w:rsidR="008B7CFC" w:rsidRDefault="008B7CFC" w:rsidP="006D6CF8">
      <w:pPr>
        <w:pStyle w:val="footnote"/>
      </w:pPr>
      <w:r>
        <w:rPr>
          <w:rStyle w:val="FootnoteReference"/>
        </w:rPr>
        <w:footnoteRef/>
      </w:r>
      <w:r>
        <w:t xml:space="preserve"> [JS] Fr. Lazarus has, “for an eternal reign”</w:t>
      </w:r>
    </w:p>
  </w:footnote>
  <w:footnote w:id="442">
    <w:p w14:paraId="71813680" w14:textId="7D3BCF59" w:rsidR="008B7CFC" w:rsidRDefault="008B7CFC" w:rsidP="006D6CF8">
      <w:pPr>
        <w:pStyle w:val="footnote"/>
      </w:pPr>
      <w:r>
        <w:rPr>
          <w:rStyle w:val="FootnoteReference"/>
        </w:rPr>
        <w:footnoteRef/>
      </w:r>
      <w:r>
        <w:t xml:space="preserve"> [JS] Fr. Lazarus has, “for all generations.”</w:t>
      </w:r>
    </w:p>
  </w:footnote>
  <w:footnote w:id="443">
    <w:p w14:paraId="3E8CA221" w14:textId="7ED1052D" w:rsidR="008B7CFC" w:rsidRDefault="008B7CFC"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44">
    <w:p w14:paraId="033CDC5C" w14:textId="2A3450CF" w:rsidR="008B7CFC" w:rsidRDefault="008B7CFC" w:rsidP="006D6CF8">
      <w:pPr>
        <w:pStyle w:val="footnote"/>
      </w:pPr>
      <w:r>
        <w:rPr>
          <w:rStyle w:val="FootnoteReference"/>
        </w:rPr>
        <w:footnoteRef/>
      </w:r>
      <w:r>
        <w:t xml:space="preserve"> [JS] literally, “an assembly of holy ones”</w:t>
      </w:r>
    </w:p>
  </w:footnote>
  <w:footnote w:id="445">
    <w:p w14:paraId="179D7A74" w14:textId="04A38D47" w:rsidR="008B7CFC" w:rsidRDefault="008B7CFC"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46">
    <w:p w14:paraId="1EEEE9FB" w14:textId="52125690" w:rsidR="008B7CFC" w:rsidRDefault="008B7CFC" w:rsidP="001626CD">
      <w:pPr>
        <w:pStyle w:val="footnote"/>
      </w:pPr>
      <w:r>
        <w:rPr>
          <w:rStyle w:val="FootnoteReference"/>
        </w:rPr>
        <w:footnoteRef/>
      </w:r>
      <w:r>
        <w:t xml:space="preserve"> [JS] Fr. Lazarus has, “will pave the way for Your presence”</w:t>
      </w:r>
    </w:p>
  </w:footnote>
  <w:footnote w:id="447">
    <w:p w14:paraId="6DF491B9" w14:textId="2435757B" w:rsidR="008B7CFC" w:rsidRDefault="008B7CFC" w:rsidP="001626CD">
      <w:pPr>
        <w:pStyle w:val="footnote"/>
      </w:pPr>
      <w:r>
        <w:rPr>
          <w:rStyle w:val="FootnoteReference"/>
        </w:rPr>
        <w:footnoteRef/>
      </w:r>
      <w:r>
        <w:t xml:space="preserve"> [JS] or “face”</w:t>
      </w:r>
    </w:p>
  </w:footnote>
  <w:footnote w:id="448">
    <w:p w14:paraId="1815409B" w14:textId="50184218" w:rsidR="008B7CFC" w:rsidRDefault="008B7CFC" w:rsidP="00B5373A">
      <w:pPr>
        <w:pStyle w:val="footnote"/>
      </w:pPr>
      <w:r>
        <w:rPr>
          <w:rStyle w:val="FootnoteReference"/>
        </w:rPr>
        <w:footnoteRef/>
      </w:r>
      <w:r>
        <w:t xml:space="preserve"> [JS] Fr. Lazrus has “we are raised to power”</w:t>
      </w:r>
    </w:p>
  </w:footnote>
  <w:footnote w:id="449">
    <w:p w14:paraId="0F6F70D6" w14:textId="1994D705" w:rsidR="008B7CFC" w:rsidRDefault="008B7CFC" w:rsidP="00BD5BBE">
      <w:pPr>
        <w:pStyle w:val="footnote"/>
      </w:pPr>
      <w:r>
        <w:rPr>
          <w:rStyle w:val="FootnoteReference"/>
        </w:rPr>
        <w:footnoteRef/>
      </w:r>
      <w:r>
        <w:t xml:space="preserve"> Cf. 2 Samuel 7:4-17; 1 Chron. 17:3-14.</w:t>
      </w:r>
    </w:p>
  </w:footnote>
  <w:footnote w:id="450">
    <w:p w14:paraId="4FF1211C" w14:textId="57A861DB" w:rsidR="008B7CFC" w:rsidRDefault="008B7CFC" w:rsidP="00962B09">
      <w:pPr>
        <w:pStyle w:val="footnote"/>
      </w:pPr>
      <w:r>
        <w:rPr>
          <w:rStyle w:val="FootnoteReference"/>
        </w:rPr>
        <w:footnoteRef/>
      </w:r>
      <w:r>
        <w:t xml:space="preserve"> [JS] or “lawlessness,” or “transgression</w:t>
      </w:r>
    </w:p>
  </w:footnote>
  <w:footnote w:id="451">
    <w:p w14:paraId="5008AA97" w14:textId="7C635360" w:rsidR="008B7CFC" w:rsidRDefault="008B7CFC" w:rsidP="00B5373A">
      <w:pPr>
        <w:pStyle w:val="footnote"/>
      </w:pPr>
      <w:r>
        <w:rPr>
          <w:rStyle w:val="FootnoteReference"/>
        </w:rPr>
        <w:footnoteRef/>
      </w:r>
      <w:r>
        <w:t xml:space="preserve"> [JS] literally, “his horn will be exalted”</w:t>
      </w:r>
    </w:p>
  </w:footnote>
  <w:footnote w:id="452">
    <w:p w14:paraId="2D768480" w14:textId="725D7BB3" w:rsidR="008B7CFC" w:rsidRDefault="008B7CFC" w:rsidP="00B5373A">
      <w:pPr>
        <w:pStyle w:val="footnote"/>
      </w:pPr>
      <w:r>
        <w:rPr>
          <w:rStyle w:val="FootnoteReference"/>
        </w:rPr>
        <w:footnoteRef/>
      </w:r>
      <w:r>
        <w:t xml:space="preserve"> [JS] Fr. Lazarus has, “I will extend his power over the sea”</w:t>
      </w:r>
    </w:p>
  </w:footnote>
  <w:footnote w:id="453">
    <w:p w14:paraId="41487A2A" w14:textId="014FBA23" w:rsidR="008B7CFC" w:rsidRDefault="008B7CFC"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54">
    <w:p w14:paraId="73031B5F" w14:textId="4F21879A" w:rsidR="008B7CFC" w:rsidRDefault="008B7CFC" w:rsidP="00962B09">
      <w:pPr>
        <w:pStyle w:val="footnote"/>
      </w:pPr>
      <w:r>
        <w:rPr>
          <w:rStyle w:val="FootnoteReference"/>
        </w:rPr>
        <w:footnoteRef/>
      </w:r>
      <w:r>
        <w:t xml:space="preserve"> [JS] Fr. Lazarus renders this, “dynasty”</w:t>
      </w:r>
    </w:p>
  </w:footnote>
  <w:footnote w:id="455">
    <w:p w14:paraId="11323AA1" w14:textId="77777777" w:rsidR="008B7CFC" w:rsidRDefault="008B7CFC"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56">
    <w:p w14:paraId="1FBA801A" w14:textId="38FE3F54" w:rsidR="008B7CFC" w:rsidRDefault="008B7CFC" w:rsidP="00B5373A">
      <w:pPr>
        <w:pStyle w:val="footnote"/>
      </w:pPr>
      <w:r>
        <w:rPr>
          <w:rStyle w:val="FootnoteReference"/>
        </w:rPr>
        <w:footnoteRef/>
      </w:r>
      <w:r>
        <w:t xml:space="preserve"> [JS] or “in my holy place”</w:t>
      </w:r>
    </w:p>
  </w:footnote>
  <w:footnote w:id="457">
    <w:p w14:paraId="4C1D0FC5" w14:textId="77777777" w:rsidR="008B7CFC" w:rsidRDefault="008B7CFC" w:rsidP="00C544D6">
      <w:pPr>
        <w:pStyle w:val="footnote"/>
      </w:pPr>
      <w:r>
        <w:rPr>
          <w:rStyle w:val="FootnoteReference"/>
        </w:rPr>
        <w:footnoteRef/>
      </w:r>
      <w:r>
        <w:t xml:space="preserve"> Rev. 1:5; 3:14.</w:t>
      </w:r>
    </w:p>
  </w:footnote>
  <w:footnote w:id="458">
    <w:p w14:paraId="0B7D22CC" w14:textId="391FD3DE" w:rsidR="008B7CFC" w:rsidRDefault="008B7CFC" w:rsidP="00B5373A">
      <w:pPr>
        <w:pStyle w:val="footnote"/>
      </w:pPr>
      <w:r>
        <w:rPr>
          <w:rStyle w:val="FootnoteReference"/>
        </w:rPr>
        <w:footnoteRef/>
      </w:r>
      <w:r>
        <w:t xml:space="preserve"> [JS] “anointed”</w:t>
      </w:r>
    </w:p>
  </w:footnote>
  <w:footnote w:id="459">
    <w:p w14:paraId="2C6B21AE" w14:textId="0FBCD630" w:rsidR="008B7CFC" w:rsidRDefault="008B7CFC"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60">
    <w:p w14:paraId="5FCDABAE" w14:textId="06014163" w:rsidR="008B7CFC" w:rsidRDefault="008B7CFC" w:rsidP="00B5373A">
      <w:pPr>
        <w:pStyle w:val="footnote"/>
      </w:pPr>
      <w:r>
        <w:rPr>
          <w:rStyle w:val="FootnoteReference"/>
        </w:rPr>
        <w:footnoteRef/>
      </w:r>
      <w:r>
        <w:t xml:space="preserve"> [JS] “So be it! So be it!” or “May it be! May it be!”</w:t>
      </w:r>
    </w:p>
  </w:footnote>
  <w:footnote w:id="461">
    <w:p w14:paraId="33FEA89E" w14:textId="6A510F2C" w:rsidR="008B7CFC" w:rsidRDefault="008B7CFC" w:rsidP="006236CC">
      <w:pPr>
        <w:pStyle w:val="footnote"/>
      </w:pPr>
      <w:r>
        <w:rPr>
          <w:rStyle w:val="FootnoteReference"/>
        </w:rPr>
        <w:footnoteRef/>
      </w:r>
      <w:r>
        <w:t xml:space="preserve"> [JS] or “expired”</w:t>
      </w:r>
    </w:p>
  </w:footnote>
  <w:footnote w:id="462">
    <w:p w14:paraId="11F2D9AD" w14:textId="77777777" w:rsidR="008B7CFC" w:rsidRDefault="008B7CFC"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63">
    <w:p w14:paraId="7DBCCA76" w14:textId="0938027F" w:rsidR="008B7CFC" w:rsidRDefault="008B7CFC" w:rsidP="00DB082B">
      <w:pPr>
        <w:pStyle w:val="footnote"/>
      </w:pPr>
      <w:r>
        <w:rPr>
          <w:rStyle w:val="FootnoteReference"/>
        </w:rPr>
        <w:footnoteRef/>
      </w:r>
      <w:r>
        <w:t xml:space="preserve"> [JS] or “chastened”</w:t>
      </w:r>
    </w:p>
  </w:footnote>
  <w:footnote w:id="464">
    <w:p w14:paraId="2C9584E9" w14:textId="0BF57A67" w:rsidR="008B7CFC" w:rsidRDefault="008B7CFC"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65">
    <w:p w14:paraId="7F18A7EC" w14:textId="77777777" w:rsidR="008B7CFC" w:rsidRDefault="008B7CFC" w:rsidP="00C544D6">
      <w:pPr>
        <w:pStyle w:val="footnote"/>
      </w:pPr>
      <w:r>
        <w:rPr>
          <w:rStyle w:val="FootnoteReference"/>
        </w:rPr>
        <w:footnoteRef/>
      </w:r>
      <w:r>
        <w:t xml:space="preserve"> That is, in the Kingdom (1 Cor. 4:20).</w:t>
      </w:r>
    </w:p>
  </w:footnote>
  <w:footnote w:id="466">
    <w:p w14:paraId="6FEEFB4C" w14:textId="77777777" w:rsidR="008B7CFC" w:rsidRDefault="008B7CFC" w:rsidP="00C544D6">
      <w:pPr>
        <w:pStyle w:val="footnote"/>
      </w:pPr>
      <w:r>
        <w:rPr>
          <w:rStyle w:val="FootnoteReference"/>
        </w:rPr>
        <w:footnoteRef/>
      </w:r>
      <w:r>
        <w:t xml:space="preserve"> Verses 11 and 12 were quoted by Satan to tempt Christ (Matt. 4:6; Lk. 4:10).</w:t>
      </w:r>
    </w:p>
  </w:footnote>
  <w:footnote w:id="467">
    <w:p w14:paraId="3E2B8879" w14:textId="77777777" w:rsidR="008B7CFC" w:rsidRDefault="008B7CFC" w:rsidP="00C544D6">
      <w:pPr>
        <w:pStyle w:val="footnote"/>
      </w:pPr>
      <w:r>
        <w:rPr>
          <w:rStyle w:val="FootnoteReference"/>
        </w:rPr>
        <w:footnoteRef/>
      </w:r>
      <w:r>
        <w:t xml:space="preserve"> dragon: </w:t>
      </w:r>
      <w:r w:rsidRPr="0090411D">
        <w:rPr>
          <w:i/>
        </w:rPr>
        <w:t>or</w:t>
      </w:r>
      <w:r>
        <w:t xml:space="preserve"> serpent.</w:t>
      </w:r>
    </w:p>
  </w:footnote>
  <w:footnote w:id="468">
    <w:p w14:paraId="26EABD4D" w14:textId="6258FE51" w:rsidR="008B7CFC" w:rsidRDefault="008B7CFC" w:rsidP="003E7D85">
      <w:pPr>
        <w:pStyle w:val="footnote"/>
      </w:pPr>
      <w:r>
        <w:rPr>
          <w:rStyle w:val="FootnoteReference"/>
        </w:rPr>
        <w:footnoteRef/>
      </w:r>
      <w:r>
        <w:t xml:space="preserve"> [JS] or “to give thanks to the Lord,” or “to thankfully confess the Lord with praise”</w:t>
      </w:r>
    </w:p>
  </w:footnote>
  <w:footnote w:id="469">
    <w:p w14:paraId="0718D3EE" w14:textId="7B8EE1BA" w:rsidR="008B7CFC" w:rsidRDefault="008B7CFC" w:rsidP="00B74D74">
      <w:pPr>
        <w:pStyle w:val="footnote"/>
      </w:pPr>
      <w:r>
        <w:rPr>
          <w:rStyle w:val="FootnoteReference"/>
        </w:rPr>
        <w:footnoteRef/>
      </w:r>
      <w:r>
        <w:t xml:space="preserve"> [JS] Or “ode”</w:t>
      </w:r>
    </w:p>
  </w:footnote>
  <w:footnote w:id="470">
    <w:p w14:paraId="4C277098" w14:textId="02C8A24D" w:rsidR="008B7CFC" w:rsidRDefault="008B7CFC" w:rsidP="00B74D74">
      <w:pPr>
        <w:pStyle w:val="footnote"/>
      </w:pPr>
      <w:r>
        <w:rPr>
          <w:rStyle w:val="FootnoteReference"/>
        </w:rPr>
        <w:footnoteRef/>
      </w:r>
      <w:r>
        <w:t xml:space="preserve"> [JS] or “forever and ever.”</w:t>
      </w:r>
    </w:p>
  </w:footnote>
  <w:footnote w:id="471">
    <w:p w14:paraId="3BE1818B" w14:textId="556FC717" w:rsidR="008B7CFC" w:rsidRDefault="008B7CFC" w:rsidP="00B74D74">
      <w:pPr>
        <w:pStyle w:val="footnote"/>
      </w:pPr>
      <w:r>
        <w:rPr>
          <w:rStyle w:val="FootnoteReference"/>
        </w:rPr>
        <w:footnoteRef/>
      </w:r>
      <w:r>
        <w:t xml:space="preserve"> [JS] literally, “And my horn will be exalted like a unicorn’s”</w:t>
      </w:r>
    </w:p>
  </w:footnote>
  <w:footnote w:id="472">
    <w:p w14:paraId="0EA8E9DE" w14:textId="575E16F4" w:rsidR="008B7CFC" w:rsidRDefault="008B7CFC"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73">
    <w:p w14:paraId="271F5928" w14:textId="77777777" w:rsidR="008B7CFC" w:rsidRDefault="008B7CFC" w:rsidP="00C544D6">
      <w:pPr>
        <w:pStyle w:val="footnote"/>
      </w:pPr>
      <w:r>
        <w:rPr>
          <w:rStyle w:val="FootnoteReference"/>
        </w:rPr>
        <w:footnoteRef/>
      </w:r>
      <w:r>
        <w:t xml:space="preserve"> House—Home, Family, Church, Kingdom: where God’s will is done (1 Tim. 3:15; Heb. 3:2-6; Lk. 2:49; Mt. 6:10).</w:t>
      </w:r>
    </w:p>
  </w:footnote>
  <w:footnote w:id="474">
    <w:p w14:paraId="646109EB" w14:textId="4D40DAE6" w:rsidR="008B7CFC" w:rsidRDefault="008B7CFC" w:rsidP="00325B16">
      <w:pPr>
        <w:pStyle w:val="footnote"/>
      </w:pPr>
      <w:r>
        <w:rPr>
          <w:rStyle w:val="FootnoteReference"/>
        </w:rPr>
        <w:footnoteRef/>
      </w:r>
      <w:r>
        <w:t xml:space="preserve"> [JS] literally “still increase”</w:t>
      </w:r>
    </w:p>
  </w:footnote>
  <w:footnote w:id="475">
    <w:p w14:paraId="5C5C66FF" w14:textId="1F74D241" w:rsidR="008B7CFC" w:rsidRDefault="008B7CFC" w:rsidP="00325B16">
      <w:pPr>
        <w:pStyle w:val="footnote"/>
      </w:pPr>
      <w:r>
        <w:rPr>
          <w:rStyle w:val="FootnoteReference"/>
        </w:rPr>
        <w:footnoteRef/>
      </w:r>
      <w:r>
        <w:t xml:space="preserve"> [JS] literally, “rich” or “prosperous”</w:t>
      </w:r>
    </w:p>
  </w:footnote>
  <w:footnote w:id="476">
    <w:p w14:paraId="78AC2D24" w14:textId="77777777" w:rsidR="008B7CFC" w:rsidRDefault="008B7CFC" w:rsidP="00C544D6">
      <w:pPr>
        <w:pStyle w:val="footnote"/>
      </w:pPr>
      <w:r>
        <w:rPr>
          <w:rStyle w:val="FootnoteReference"/>
        </w:rPr>
        <w:footnoteRef/>
      </w:r>
      <w:r>
        <w:t xml:space="preserve"> John 7:38.</w:t>
      </w:r>
    </w:p>
  </w:footnote>
  <w:footnote w:id="477">
    <w:p w14:paraId="6ED6A617" w14:textId="771AAD68" w:rsidR="008B7CFC" w:rsidRDefault="008B7CFC" w:rsidP="00350BD4">
      <w:pPr>
        <w:pStyle w:val="footnote"/>
      </w:pPr>
      <w:r>
        <w:rPr>
          <w:rStyle w:val="FootnoteReference"/>
        </w:rPr>
        <w:footnoteRef/>
      </w:r>
      <w:r>
        <w:t xml:space="preserve"> [JS] or “forever”</w:t>
      </w:r>
    </w:p>
  </w:footnote>
  <w:footnote w:id="478">
    <w:p w14:paraId="004CC793" w14:textId="74A20F1B" w:rsidR="008B7CFC" w:rsidRDefault="008B7CFC"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79">
    <w:p w14:paraId="7B4C2DB0" w14:textId="39648656" w:rsidR="008B7CFC" w:rsidRDefault="008B7CFC" w:rsidP="0002098A">
      <w:pPr>
        <w:pStyle w:val="footnote"/>
      </w:pPr>
      <w:r>
        <w:rPr>
          <w:rStyle w:val="FootnoteReference"/>
        </w:rPr>
        <w:footnoteRef/>
      </w:r>
      <w:r>
        <w:t xml:space="preserve"> [JS] resident alien</w:t>
      </w:r>
    </w:p>
  </w:footnote>
  <w:footnote w:id="480">
    <w:p w14:paraId="1C9111DE" w14:textId="17A2009E" w:rsidR="008B7CFC" w:rsidRDefault="008B7CFC" w:rsidP="00C544D6">
      <w:pPr>
        <w:pStyle w:val="footnote"/>
      </w:pPr>
      <w:r>
        <w:rPr>
          <w:rStyle w:val="FootnoteReference"/>
        </w:rPr>
        <w:footnoteRef/>
      </w:r>
      <w:r>
        <w:t xml:space="preserve"> Cf. 1 Cor. 3:20, ‘The Lord knows the thoughts of the wise…’</w:t>
      </w:r>
    </w:p>
  </w:footnote>
  <w:footnote w:id="481">
    <w:p w14:paraId="63074263" w14:textId="3DCC4808" w:rsidR="008B7CFC" w:rsidRDefault="008B7CFC" w:rsidP="003E7D85">
      <w:pPr>
        <w:pStyle w:val="footnote"/>
      </w:pPr>
      <w:r>
        <w:rPr>
          <w:rStyle w:val="FootnoteReference"/>
        </w:rPr>
        <w:footnoteRef/>
      </w:r>
      <w:r>
        <w:t xml:space="preserve"> [JS] or “lawless,” or “the throne of iniquity”</w:t>
      </w:r>
    </w:p>
  </w:footnote>
  <w:footnote w:id="482">
    <w:p w14:paraId="31260F30" w14:textId="198F9DB4" w:rsidR="008B7CFC" w:rsidRDefault="008B7CFC" w:rsidP="000470D3">
      <w:pPr>
        <w:pStyle w:val="footnote"/>
      </w:pPr>
      <w:r>
        <w:rPr>
          <w:rStyle w:val="FootnoteReference"/>
        </w:rPr>
        <w:footnoteRef/>
      </w:r>
      <w:r>
        <w:t xml:space="preserve"> [JS] i.e. presence</w:t>
      </w:r>
    </w:p>
  </w:footnote>
  <w:footnote w:id="483">
    <w:p w14:paraId="3F261962" w14:textId="0A15CF5B" w:rsidR="008B7CFC" w:rsidRDefault="008B7CFC" w:rsidP="000470D3">
      <w:pPr>
        <w:pStyle w:val="footnote"/>
      </w:pPr>
      <w:r>
        <w:rPr>
          <w:rStyle w:val="FootnoteReference"/>
        </w:rPr>
        <w:footnoteRef/>
      </w:r>
      <w:r>
        <w:t xml:space="preserve"> [JS] or confession, as in “awknowldgment”. Perhaps, “let us enter His presence and thankfully confess Him,” or “praise”</w:t>
      </w:r>
    </w:p>
  </w:footnote>
  <w:footnote w:id="484">
    <w:p w14:paraId="27D55A36" w14:textId="056A9076" w:rsidR="008B7CFC" w:rsidRDefault="008B7CFC" w:rsidP="000470D3">
      <w:pPr>
        <w:pStyle w:val="footnote"/>
      </w:pPr>
      <w:r>
        <w:rPr>
          <w:rStyle w:val="FootnoteReference"/>
        </w:rPr>
        <w:footnoteRef/>
      </w:r>
      <w:r>
        <w:t xml:space="preserve"> [JS] or melody</w:t>
      </w:r>
    </w:p>
  </w:footnote>
  <w:footnote w:id="485">
    <w:p w14:paraId="6606F51D" w14:textId="294AC06E" w:rsidR="008B7CFC" w:rsidRDefault="008B7CFC" w:rsidP="002A2713">
      <w:pPr>
        <w:pStyle w:val="footnote"/>
      </w:pPr>
      <w:r>
        <w:rPr>
          <w:rStyle w:val="FootnoteReference"/>
        </w:rPr>
        <w:footnoteRef/>
      </w:r>
      <w:r>
        <w:t xml:space="preserve"> [JS] “do obeisance”</w:t>
      </w:r>
    </w:p>
  </w:footnote>
  <w:footnote w:id="486">
    <w:p w14:paraId="23B88AAA" w14:textId="4D5A6129" w:rsidR="008B7CFC" w:rsidRDefault="008B7CFC" w:rsidP="002A2713">
      <w:pPr>
        <w:pStyle w:val="footnote"/>
      </w:pPr>
      <w:r>
        <w:rPr>
          <w:rStyle w:val="FootnoteReference"/>
        </w:rPr>
        <w:footnoteRef/>
      </w:r>
      <w:r>
        <w:t xml:space="preserve"> [JS] “prostrate”</w:t>
      </w:r>
    </w:p>
  </w:footnote>
  <w:footnote w:id="487">
    <w:p w14:paraId="0242B10E" w14:textId="597B77DF" w:rsidR="008B7CFC" w:rsidRDefault="008B7CFC" w:rsidP="002A2713">
      <w:pPr>
        <w:pStyle w:val="footnote"/>
      </w:pPr>
      <w:r>
        <w:rPr>
          <w:rStyle w:val="FootnoteReference"/>
        </w:rPr>
        <w:footnoteRef/>
      </w:r>
      <w:r>
        <w:t xml:space="preserve"> [JS] OSB has, “Rebellion,” NETS has “embittering”</w:t>
      </w:r>
    </w:p>
  </w:footnote>
  <w:footnote w:id="488">
    <w:p w14:paraId="046745B9" w14:textId="77777777" w:rsidR="008B7CFC" w:rsidRDefault="008B7CFC" w:rsidP="00C544D6">
      <w:pPr>
        <w:pStyle w:val="footnote"/>
      </w:pPr>
      <w:r>
        <w:rPr>
          <w:rStyle w:val="FootnoteReference"/>
        </w:rPr>
        <w:footnoteRef/>
      </w:r>
      <w:r>
        <w:t xml:space="preserve"> Ex. 17:1-7.</w:t>
      </w:r>
    </w:p>
  </w:footnote>
  <w:footnote w:id="489">
    <w:p w14:paraId="64AAAD4A" w14:textId="25E6F9F0" w:rsidR="008B7CFC" w:rsidRDefault="008B7CFC" w:rsidP="002A2713">
      <w:pPr>
        <w:pStyle w:val="footnote"/>
      </w:pPr>
      <w:r>
        <w:rPr>
          <w:rStyle w:val="FootnoteReference"/>
        </w:rPr>
        <w:footnoteRef/>
      </w:r>
      <w:r>
        <w:t xml:space="preserve"> [JS] or “tempted”</w:t>
      </w:r>
    </w:p>
  </w:footnote>
  <w:footnote w:id="490">
    <w:p w14:paraId="08EA846E" w14:textId="77777777" w:rsidR="008B7CFC" w:rsidRDefault="008B7CFC" w:rsidP="00C544D6">
      <w:pPr>
        <w:pStyle w:val="footnote"/>
      </w:pPr>
      <w:r>
        <w:rPr>
          <w:rStyle w:val="FootnoteReference"/>
        </w:rPr>
        <w:footnoteRef/>
      </w:r>
      <w:r>
        <w:t xml:space="preserve"> Num. 14:32-34.</w:t>
      </w:r>
    </w:p>
  </w:footnote>
  <w:footnote w:id="491">
    <w:p w14:paraId="27E7289C" w14:textId="49B8D2B5" w:rsidR="008B7CFC" w:rsidRDefault="008B7CFC" w:rsidP="00C544D6">
      <w:pPr>
        <w:pStyle w:val="footnote"/>
      </w:pPr>
      <w:r>
        <w:rPr>
          <w:rStyle w:val="FootnoteReference"/>
        </w:rPr>
        <w:footnoteRef/>
      </w:r>
      <w:r>
        <w:t xml:space="preserve"> Cf. Heb.3:7-11; 4:10.</w:t>
      </w:r>
    </w:p>
  </w:footnote>
  <w:footnote w:id="492">
    <w:p w14:paraId="6A0DA86F" w14:textId="27B2622D" w:rsidR="008B7CFC" w:rsidRDefault="008B7CFC" w:rsidP="00C544D6">
      <w:pPr>
        <w:pStyle w:val="footnote"/>
      </w:pPr>
      <w:r>
        <w:rPr>
          <w:rStyle w:val="FootnoteReference"/>
        </w:rPr>
        <w:footnoteRef/>
      </w:r>
      <w:r>
        <w:t xml:space="preserve"> Cf. Deut. 32:17; 1 Cor. 10:20; Psalm 105:36-38; 1 Chron. 16:26.</w:t>
      </w:r>
    </w:p>
  </w:footnote>
  <w:footnote w:id="493">
    <w:p w14:paraId="20A46088" w14:textId="101D0C08" w:rsidR="008B7CFC" w:rsidRDefault="008B7CFC" w:rsidP="00363583">
      <w:pPr>
        <w:pStyle w:val="footnote"/>
      </w:pPr>
      <w:r>
        <w:rPr>
          <w:rStyle w:val="FootnoteReference"/>
        </w:rPr>
        <w:footnoteRef/>
      </w:r>
      <w:r>
        <w:t xml:space="preserve"> [JS] or “thanksgiving”, or “praise”. Really, “thankful confession with praise”.</w:t>
      </w:r>
    </w:p>
  </w:footnote>
  <w:footnote w:id="494">
    <w:p w14:paraId="4CE9E737" w14:textId="37ADED0C" w:rsidR="008B7CFC" w:rsidRDefault="008B7CFC" w:rsidP="00363583">
      <w:pPr>
        <w:pStyle w:val="footnote"/>
      </w:pPr>
      <w:r>
        <w:rPr>
          <w:rStyle w:val="FootnoteReference"/>
        </w:rPr>
        <w:footnoteRef/>
      </w:r>
      <w:r>
        <w:t xml:space="preserve"> [JS] literally, “holy place”</w:t>
      </w:r>
    </w:p>
  </w:footnote>
  <w:footnote w:id="495">
    <w:p w14:paraId="0D26CC38" w14:textId="563291CA" w:rsidR="008B7CFC" w:rsidRDefault="008B7CFC" w:rsidP="00363583">
      <w:pPr>
        <w:pStyle w:val="footnote"/>
      </w:pPr>
      <w:r>
        <w:rPr>
          <w:rStyle w:val="FootnoteReference"/>
        </w:rPr>
        <w:footnoteRef/>
      </w:r>
      <w:r>
        <w:t xml:space="preserve"> [JS] or, “sacrifices”</w:t>
      </w:r>
    </w:p>
  </w:footnote>
  <w:footnote w:id="496">
    <w:p w14:paraId="3B6D0020" w14:textId="12CB55F6" w:rsidR="008B7CFC" w:rsidRDefault="008B7CFC" w:rsidP="00363583">
      <w:pPr>
        <w:pStyle w:val="footnote"/>
      </w:pPr>
      <w:r>
        <w:rPr>
          <w:rStyle w:val="FootnoteReference"/>
        </w:rPr>
        <w:footnoteRef/>
      </w:r>
      <w:r>
        <w:t xml:space="preserve"> [JS] “do obeisance”</w:t>
      </w:r>
    </w:p>
  </w:footnote>
  <w:footnote w:id="497">
    <w:p w14:paraId="0223F21B" w14:textId="2545193C" w:rsidR="008B7CFC" w:rsidRDefault="008B7CFC"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98">
    <w:p w14:paraId="717DF0F4" w14:textId="601B218D" w:rsidR="008B7CFC" w:rsidRDefault="008B7CFC" w:rsidP="00445570">
      <w:pPr>
        <w:pStyle w:val="footnote"/>
      </w:pPr>
      <w:r>
        <w:rPr>
          <w:rStyle w:val="FootnoteReference"/>
        </w:rPr>
        <w:footnoteRef/>
      </w:r>
      <w:r>
        <w:t xml:space="preserve"> [JS] literally, “set right the world”.</w:t>
      </w:r>
    </w:p>
  </w:footnote>
  <w:footnote w:id="499">
    <w:p w14:paraId="29039A45" w14:textId="77777777" w:rsidR="008B7CFC" w:rsidRDefault="008B7CFC" w:rsidP="00C544D6">
      <w:pPr>
        <w:pStyle w:val="footnote"/>
      </w:pPr>
      <w:r>
        <w:rPr>
          <w:rStyle w:val="FootnoteReference"/>
        </w:rPr>
        <w:footnoteRef/>
      </w:r>
      <w:r>
        <w:t xml:space="preserve"> i.e. Let the sea dance and roar in thunderous applause as the King of Glory appears. (This line is identical with 97:7a).</w:t>
      </w:r>
    </w:p>
  </w:footnote>
  <w:footnote w:id="500">
    <w:p w14:paraId="0578D96E" w14:textId="3735D823" w:rsidR="008B7CFC" w:rsidRDefault="008B7CFC" w:rsidP="00445570">
      <w:pPr>
        <w:pStyle w:val="footnote"/>
      </w:pPr>
      <w:r>
        <w:rPr>
          <w:rStyle w:val="FootnoteReference"/>
        </w:rPr>
        <w:footnoteRef/>
      </w:r>
      <w:r>
        <w:t xml:space="preserve"> [JS] or “exult.”</w:t>
      </w:r>
    </w:p>
  </w:footnote>
  <w:footnote w:id="501">
    <w:p w14:paraId="027E6C5C" w14:textId="07849C22" w:rsidR="008B7CFC" w:rsidRDefault="008B7CFC" w:rsidP="00445570">
      <w:pPr>
        <w:pStyle w:val="footnote"/>
      </w:pPr>
      <w:r>
        <w:rPr>
          <w:rStyle w:val="FootnoteReference"/>
        </w:rPr>
        <w:footnoteRef/>
      </w:r>
      <w:r>
        <w:t xml:space="preserve"> [JS] i.e. “the the presence of the Lord”</w:t>
      </w:r>
    </w:p>
  </w:footnote>
  <w:footnote w:id="502">
    <w:p w14:paraId="502B0E29" w14:textId="19324D6F" w:rsidR="008B7CFC" w:rsidRDefault="008B7CFC" w:rsidP="00AF055B">
      <w:pPr>
        <w:pStyle w:val="footnote"/>
      </w:pPr>
      <w:r>
        <w:rPr>
          <w:rStyle w:val="FootnoteReference"/>
        </w:rPr>
        <w:footnoteRef/>
      </w:r>
      <w:r>
        <w:t xml:space="preserve"> [JS] or are the establishment/restoration of His throne.”</w:t>
      </w:r>
    </w:p>
  </w:footnote>
  <w:footnote w:id="503">
    <w:p w14:paraId="0A420AC8" w14:textId="0E9B7FA2" w:rsidR="008B7CFC" w:rsidRDefault="008B7CFC" w:rsidP="00C544D6">
      <w:pPr>
        <w:pStyle w:val="footnote"/>
      </w:pPr>
      <w:r>
        <w:rPr>
          <w:rStyle w:val="FootnoteReference"/>
        </w:rPr>
        <w:footnoteRef/>
      </w:r>
      <w:r>
        <w:t xml:space="preserve"> Cf. Pss. 32:5b; 84:10b. Rom. 1:19-21; 2 Cor. 4:6; Jn. 1:14; 6:40; 17:22-24.</w:t>
      </w:r>
    </w:p>
  </w:footnote>
  <w:footnote w:id="504">
    <w:p w14:paraId="7B92C494" w14:textId="3893728C" w:rsidR="008B7CFC" w:rsidRDefault="008B7CFC" w:rsidP="00AF055B">
      <w:pPr>
        <w:pStyle w:val="footnote"/>
      </w:pPr>
      <w:r>
        <w:rPr>
          <w:rStyle w:val="FootnoteReference"/>
        </w:rPr>
        <w:footnoteRef/>
      </w:r>
      <w:r>
        <w:t xml:space="preserve"> [JS] “do obeisance to”</w:t>
      </w:r>
    </w:p>
  </w:footnote>
  <w:footnote w:id="505">
    <w:p w14:paraId="3C69AEE3" w14:textId="2FCFF9DA" w:rsidR="008B7CFC" w:rsidRDefault="008B7CFC" w:rsidP="00AF055B">
      <w:pPr>
        <w:pStyle w:val="footnote"/>
      </w:pPr>
      <w:r>
        <w:rPr>
          <w:rStyle w:val="FootnoteReference"/>
        </w:rPr>
        <w:footnoteRef/>
      </w:r>
      <w:r>
        <w:t xml:space="preserve"> [JS] “do obeisance to”</w:t>
      </w:r>
    </w:p>
  </w:footnote>
  <w:footnote w:id="506">
    <w:p w14:paraId="7E0327B2" w14:textId="516E0233" w:rsidR="008B7CFC" w:rsidRDefault="008B7CFC" w:rsidP="00AF055B">
      <w:pPr>
        <w:pStyle w:val="footnote"/>
      </w:pPr>
      <w:r>
        <w:rPr>
          <w:rStyle w:val="FootnoteReference"/>
        </w:rPr>
        <w:footnoteRef/>
      </w:r>
      <w:r>
        <w:t xml:space="preserve"> [JS] Fr. Lazarus has “lives”</w:t>
      </w:r>
    </w:p>
  </w:footnote>
  <w:footnote w:id="507">
    <w:p w14:paraId="202D3E03" w14:textId="48C7AC7B" w:rsidR="008B7CFC" w:rsidRDefault="008B7CFC"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08">
    <w:p w14:paraId="22A45999" w14:textId="77777777" w:rsidR="008B7CFC" w:rsidRDefault="008B7CFC"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509">
    <w:p w14:paraId="160E0C3D" w14:textId="77777777" w:rsidR="008B7CFC" w:rsidRDefault="008B7CFC" w:rsidP="00C544D6">
      <w:pPr>
        <w:pStyle w:val="footnote"/>
      </w:pPr>
      <w:r>
        <w:rPr>
          <w:rStyle w:val="FootnoteReference"/>
        </w:rPr>
        <w:footnoteRef/>
      </w:r>
      <w:r>
        <w:t xml:space="preserve"> Rev. 4:6, Ezek. 1:5-10.</w:t>
      </w:r>
    </w:p>
  </w:footnote>
  <w:footnote w:id="510">
    <w:p w14:paraId="2C987C7D" w14:textId="7DA14E0E" w:rsidR="008B7CFC" w:rsidRDefault="008B7CFC" w:rsidP="006263C2">
      <w:pPr>
        <w:pStyle w:val="footnote"/>
      </w:pPr>
      <w:r>
        <w:rPr>
          <w:rStyle w:val="FootnoteReference"/>
        </w:rPr>
        <w:footnoteRef/>
      </w:r>
      <w:r>
        <w:t xml:space="preserve"> [JS] The word conveys both confessing Him and thanking or praising Him.</w:t>
      </w:r>
    </w:p>
  </w:footnote>
  <w:footnote w:id="511">
    <w:p w14:paraId="5846482D" w14:textId="3A662ECC" w:rsidR="008B7CFC" w:rsidRDefault="008B7CFC" w:rsidP="006263C2">
      <w:pPr>
        <w:pStyle w:val="footnote"/>
      </w:pPr>
      <w:r>
        <w:rPr>
          <w:rStyle w:val="FootnoteReference"/>
        </w:rPr>
        <w:footnoteRef/>
      </w:r>
      <w:r>
        <w:t xml:space="preserve"> [JS] Fr. Lazarus has “laws”</w:t>
      </w:r>
    </w:p>
  </w:footnote>
  <w:footnote w:id="512">
    <w:p w14:paraId="2FC019B3" w14:textId="70AAB5D0" w:rsidR="008B7CFC" w:rsidRDefault="008B7CFC" w:rsidP="006263C2">
      <w:pPr>
        <w:pStyle w:val="footnote"/>
      </w:pPr>
      <w:r>
        <w:rPr>
          <w:rStyle w:val="FootnoteReference"/>
        </w:rPr>
        <w:footnoteRef/>
      </w:r>
      <w:r>
        <w:t xml:space="preserve"> [JS] “do obeisance”, commonly rendered “worship”</w:t>
      </w:r>
    </w:p>
  </w:footnote>
  <w:footnote w:id="513">
    <w:p w14:paraId="7386C0B1" w14:textId="0080D811" w:rsidR="008B7CFC" w:rsidRDefault="008B7CFC" w:rsidP="004A1997">
      <w:pPr>
        <w:pStyle w:val="footnote"/>
      </w:pPr>
      <w:r>
        <w:rPr>
          <w:rStyle w:val="FootnoteReference"/>
        </w:rPr>
        <w:footnoteRef/>
      </w:r>
      <w:r>
        <w:t xml:space="preserve"> [JS] Fr. Lazarus has “correcting”</w:t>
      </w:r>
    </w:p>
  </w:footnote>
  <w:footnote w:id="514">
    <w:p w14:paraId="273EA178" w14:textId="4DFF2FD9" w:rsidR="008B7CFC" w:rsidRDefault="008B7CFC" w:rsidP="004A1997">
      <w:pPr>
        <w:pStyle w:val="footnote"/>
      </w:pPr>
      <w:r>
        <w:rPr>
          <w:rStyle w:val="FootnoteReference"/>
        </w:rPr>
        <w:footnoteRef/>
      </w:r>
      <w:r>
        <w:t xml:space="preserve"> [JS] “do obeisance” or “fall down”</w:t>
      </w:r>
    </w:p>
  </w:footnote>
  <w:footnote w:id="515">
    <w:p w14:paraId="6E38F9F7" w14:textId="307328EF" w:rsidR="008B7CFC" w:rsidRDefault="008B7CFC" w:rsidP="0016307C">
      <w:pPr>
        <w:pStyle w:val="footnote"/>
      </w:pPr>
      <w:r>
        <w:rPr>
          <w:rStyle w:val="FootnoteReference"/>
        </w:rPr>
        <w:footnoteRef/>
      </w:r>
      <w:r>
        <w:t xml:space="preserve"> [JS] as in “acknowledging”, or “thankfully confessing Him with praise”, not “confessing sins”</w:t>
      </w:r>
    </w:p>
  </w:footnote>
  <w:footnote w:id="516">
    <w:p w14:paraId="346D7C50" w14:textId="6DED6982" w:rsidR="008B7CFC" w:rsidRDefault="008B7CFC" w:rsidP="0016307C">
      <w:pPr>
        <w:pStyle w:val="footnote"/>
      </w:pPr>
      <w:r>
        <w:rPr>
          <w:rStyle w:val="FootnoteReference"/>
        </w:rPr>
        <w:footnoteRef/>
      </w:r>
      <w:r>
        <w:t xml:space="preserve"> [JS] or, “and not we Him”</w:t>
      </w:r>
    </w:p>
  </w:footnote>
  <w:footnote w:id="517">
    <w:p w14:paraId="14022FB6" w14:textId="4CE3B2A5" w:rsidR="008B7CFC" w:rsidRDefault="008B7CFC" w:rsidP="0016307C">
      <w:pPr>
        <w:pStyle w:val="footnote"/>
      </w:pPr>
      <w:r>
        <w:rPr>
          <w:rStyle w:val="FootnoteReference"/>
        </w:rPr>
        <w:footnoteRef/>
      </w:r>
      <w:r>
        <w:t xml:space="preserve"> [JS] not confession of sins, but confessing Him, with thanksgiving and praise.</w:t>
      </w:r>
    </w:p>
  </w:footnote>
  <w:footnote w:id="518">
    <w:p w14:paraId="74BE8AB4" w14:textId="15E7B0AD" w:rsidR="008B7CFC" w:rsidRDefault="008B7CFC" w:rsidP="00C050C7">
      <w:pPr>
        <w:pStyle w:val="footnote"/>
      </w:pPr>
      <w:r>
        <w:rPr>
          <w:rStyle w:val="FootnoteReference"/>
        </w:rPr>
        <w:footnoteRef/>
      </w:r>
      <w:r>
        <w:t xml:space="preserve"> [JS] or “do wrong,” or “the workers of iniquity”</w:t>
      </w:r>
    </w:p>
  </w:footnote>
  <w:footnote w:id="519">
    <w:p w14:paraId="4E28D6F6" w14:textId="75DDD646" w:rsidR="008B7CFC" w:rsidRDefault="008B7CFC" w:rsidP="00CD361B">
      <w:pPr>
        <w:pStyle w:val="footnote"/>
      </w:pPr>
      <w:r>
        <w:rPr>
          <w:rStyle w:val="FootnoteReference"/>
        </w:rPr>
        <w:footnoteRef/>
      </w:r>
      <w:r>
        <w:t xml:space="preserve"> [JS] or proud/haughty eyes.</w:t>
      </w:r>
    </w:p>
  </w:footnote>
  <w:footnote w:id="520">
    <w:p w14:paraId="33F848D7" w14:textId="77777777" w:rsidR="008B7CFC" w:rsidRDefault="008B7CFC" w:rsidP="00C544D6">
      <w:pPr>
        <w:pStyle w:val="footnote"/>
      </w:pPr>
      <w:r>
        <w:rPr>
          <w:rStyle w:val="FootnoteReference"/>
        </w:rPr>
        <w:footnoteRef/>
      </w:r>
      <w:r>
        <w:t xml:space="preserve"> Daily I pray for the lost. Sinners are slain by conversion into believers, saints, friends and lovers.</w:t>
      </w:r>
    </w:p>
  </w:footnote>
  <w:footnote w:id="521">
    <w:p w14:paraId="570F4149" w14:textId="77777777" w:rsidR="008B7CFC" w:rsidRDefault="008B7CFC" w:rsidP="00C544D6">
      <w:pPr>
        <w:pStyle w:val="footnote"/>
      </w:pPr>
      <w:r>
        <w:rPr>
          <w:rStyle w:val="FootnoteReference"/>
        </w:rPr>
        <w:footnoteRef/>
      </w:r>
      <w:r>
        <w:t xml:space="preserve"> Peter praised and confessed Christ, yet later he swore he did not know Him (Mt. 26:74; Mk. 14:71).</w:t>
      </w:r>
    </w:p>
  </w:footnote>
  <w:footnote w:id="522">
    <w:p w14:paraId="7F487DE9" w14:textId="1D877FA2" w:rsidR="008B7CFC" w:rsidRDefault="008B7CFC" w:rsidP="00C544D6">
      <w:pPr>
        <w:pStyle w:val="footnote"/>
      </w:pPr>
      <w:r>
        <w:rPr>
          <w:rStyle w:val="FootnoteReference"/>
        </w:rPr>
        <w:footnoteRef/>
      </w:r>
      <w:r>
        <w:t xml:space="preserve"> Cf. Ps. 38:7a.</w:t>
      </w:r>
    </w:p>
  </w:footnote>
  <w:footnote w:id="523">
    <w:p w14:paraId="1B133F2B" w14:textId="56FE4EC3" w:rsidR="008B7CFC" w:rsidRDefault="008B7CFC"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24">
    <w:p w14:paraId="4C6B2146" w14:textId="77777777" w:rsidR="008B7CFC" w:rsidRDefault="008B7CFC" w:rsidP="00C544D6">
      <w:pPr>
        <w:pStyle w:val="footnote"/>
      </w:pPr>
      <w:r>
        <w:rPr>
          <w:rStyle w:val="FootnoteReference"/>
        </w:rPr>
        <w:footnoteRef/>
      </w:r>
      <w:r>
        <w:t xml:space="preserve"> descendants: </w:t>
      </w:r>
      <w:r w:rsidRPr="00A80C80">
        <w:rPr>
          <w:i/>
        </w:rPr>
        <w:t>lit</w:t>
      </w:r>
      <w:r>
        <w:t>. seed. Verses 26-28 are quoted at Heb. 1:10-12; 13:8.</w:t>
      </w:r>
    </w:p>
  </w:footnote>
  <w:footnote w:id="525">
    <w:p w14:paraId="44E84D4D" w14:textId="77777777" w:rsidR="008B7CFC" w:rsidRDefault="008B7CFC" w:rsidP="00C544D6">
      <w:pPr>
        <w:pStyle w:val="footnote"/>
      </w:pPr>
      <w:r>
        <w:rPr>
          <w:rStyle w:val="FootnoteReference"/>
        </w:rPr>
        <w:footnoteRef/>
      </w:r>
      <w:r>
        <w:t xml:space="preserve"> ‘God is love’ (1 John 4:8,16).</w:t>
      </w:r>
    </w:p>
  </w:footnote>
  <w:footnote w:id="526">
    <w:p w14:paraId="169A7896" w14:textId="77777777" w:rsidR="008B7CFC" w:rsidRDefault="008B7CFC" w:rsidP="00C37403">
      <w:pPr>
        <w:pStyle w:val="footnote"/>
      </w:pPr>
      <w:r>
        <w:rPr>
          <w:rStyle w:val="FootnoteReference"/>
        </w:rPr>
        <w:footnoteRef/>
      </w:r>
      <w:r>
        <w:t xml:space="preserve"> [JS] NETS has “who is very conciliatory towards all your acts of lawlessness”</w:t>
      </w:r>
    </w:p>
  </w:footnote>
  <w:footnote w:id="527">
    <w:p w14:paraId="1EEA58C5" w14:textId="195647BB" w:rsidR="008B7CFC" w:rsidRDefault="008B7CFC" w:rsidP="00C544D6">
      <w:pPr>
        <w:pStyle w:val="footnote"/>
      </w:pPr>
      <w:r>
        <w:rPr>
          <w:rStyle w:val="FootnoteReference"/>
        </w:rPr>
        <w:footnoteRef/>
      </w:r>
      <w:r>
        <w:t xml:space="preserve"> Cf. Ps. 147:8.</w:t>
      </w:r>
    </w:p>
  </w:footnote>
  <w:footnote w:id="528">
    <w:p w14:paraId="3C4F2E7D" w14:textId="704C8BBC" w:rsidR="008B7CFC" w:rsidRDefault="008B7CFC" w:rsidP="001566BD">
      <w:pPr>
        <w:pStyle w:val="footnote"/>
      </w:pPr>
      <w:r>
        <w:rPr>
          <w:rStyle w:val="FootnoteReference"/>
        </w:rPr>
        <w:footnoteRef/>
      </w:r>
      <w:r>
        <w:t xml:space="preserve"> [JS] or “transgressions”</w:t>
      </w:r>
    </w:p>
  </w:footnote>
  <w:footnote w:id="529">
    <w:p w14:paraId="1F5C3038" w14:textId="77777777" w:rsidR="008B7CFC" w:rsidRDefault="008B7CFC" w:rsidP="00C544D6">
      <w:pPr>
        <w:pStyle w:val="footnote"/>
      </w:pPr>
      <w:r>
        <w:rPr>
          <w:rStyle w:val="FootnoteReference"/>
        </w:rPr>
        <w:footnoteRef/>
      </w:r>
      <w:r>
        <w:t xml:space="preserve"> East and West intersecting heaven and earth forms the Cross to which our sins were nailed (Col. 1:20; 2:14).</w:t>
      </w:r>
    </w:p>
  </w:footnote>
  <w:footnote w:id="530">
    <w:p w14:paraId="091111BB" w14:textId="79454437" w:rsidR="008B7CFC" w:rsidRDefault="008B7CFC" w:rsidP="00417F44">
      <w:pPr>
        <w:pStyle w:val="footnote"/>
      </w:pPr>
      <w:r>
        <w:rPr>
          <w:rStyle w:val="FootnoteReference"/>
        </w:rPr>
        <w:footnoteRef/>
      </w:r>
      <w:r>
        <w:t xml:space="preserve"> [JS] wind, or breath, spirit. The analogy is to “as the spirit passes from man, and he does not exist.”</w:t>
      </w:r>
    </w:p>
  </w:footnote>
  <w:footnote w:id="531">
    <w:p w14:paraId="2EB2A618" w14:textId="77777777" w:rsidR="008B7CFC" w:rsidRDefault="008B7CFC" w:rsidP="00C544D6">
      <w:pPr>
        <w:pStyle w:val="footnote"/>
      </w:pPr>
      <w:r>
        <w:rPr>
          <w:rStyle w:val="FootnoteReference"/>
        </w:rPr>
        <w:footnoteRef/>
      </w:r>
      <w:r>
        <w:t xml:space="preserve"> embraces all: </w:t>
      </w:r>
      <w:r w:rsidRPr="00A80C80">
        <w:rPr>
          <w:i/>
        </w:rPr>
        <w:t>or</w:t>
      </w:r>
      <w:r>
        <w:t>, ‘rules over all.’</w:t>
      </w:r>
    </w:p>
  </w:footnote>
  <w:footnote w:id="532">
    <w:p w14:paraId="74ECADBE" w14:textId="66332B8C" w:rsidR="008B7CFC" w:rsidRDefault="008B7CFC" w:rsidP="00342E73">
      <w:pPr>
        <w:pStyle w:val="footnote"/>
      </w:pPr>
      <w:r>
        <w:rPr>
          <w:rStyle w:val="FootnoteReference"/>
        </w:rPr>
        <w:footnoteRef/>
      </w:r>
      <w:r>
        <w:t xml:space="preserve"> [JS] Fr. Lazarus has “very great”</w:t>
      </w:r>
    </w:p>
  </w:footnote>
  <w:footnote w:id="533">
    <w:p w14:paraId="4F7FE92C" w14:textId="411FA40A" w:rsidR="008B7CFC" w:rsidRDefault="008B7CFC" w:rsidP="00342E73">
      <w:pPr>
        <w:pStyle w:val="footnote"/>
      </w:pPr>
      <w:r>
        <w:rPr>
          <w:rStyle w:val="FootnoteReference"/>
        </w:rPr>
        <w:footnoteRef/>
      </w:r>
      <w:r>
        <w:t xml:space="preserve"> [JS] or “thanksgiving,” or “thankful confession with praise”</w:t>
      </w:r>
    </w:p>
  </w:footnote>
  <w:footnote w:id="534">
    <w:p w14:paraId="169AA0B7" w14:textId="592F3FAF" w:rsidR="008B7CFC" w:rsidRDefault="008B7CFC"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35">
    <w:p w14:paraId="6BB1365A" w14:textId="27497F37" w:rsidR="008B7CFC" w:rsidRDefault="008B7CFC" w:rsidP="00342E73">
      <w:pPr>
        <w:pStyle w:val="footnote"/>
      </w:pPr>
      <w:r>
        <w:rPr>
          <w:rStyle w:val="FootnoteReference"/>
        </w:rPr>
        <w:footnoteRef/>
      </w:r>
      <w:r>
        <w:t xml:space="preserve"> [JS] or “makes the clouds His chariot”</w:t>
      </w:r>
    </w:p>
  </w:footnote>
  <w:footnote w:id="536">
    <w:p w14:paraId="62DF6E81" w14:textId="51054D24" w:rsidR="008B7CFC" w:rsidRDefault="008B7CFC" w:rsidP="00342E73">
      <w:pPr>
        <w:pStyle w:val="footnote"/>
      </w:pPr>
      <w:r>
        <w:rPr>
          <w:rStyle w:val="FootnoteReference"/>
        </w:rPr>
        <w:footnoteRef/>
      </w:r>
      <w:r>
        <w:t xml:space="preserve"> [JS] or “messengers”</w:t>
      </w:r>
    </w:p>
  </w:footnote>
  <w:footnote w:id="537">
    <w:p w14:paraId="168D3C90" w14:textId="7FDCEE0D" w:rsidR="008B7CFC" w:rsidRDefault="008B7CFC" w:rsidP="00342E73">
      <w:pPr>
        <w:pStyle w:val="footnote"/>
      </w:pPr>
      <w:r>
        <w:rPr>
          <w:rStyle w:val="FootnoteReference"/>
        </w:rPr>
        <w:footnoteRef/>
      </w:r>
      <w:r>
        <w:t xml:space="preserve"> [JS] Fr. Lazarus has “servants”</w:t>
      </w:r>
    </w:p>
  </w:footnote>
  <w:footnote w:id="538">
    <w:p w14:paraId="45145696" w14:textId="77777777" w:rsidR="008B7CFC" w:rsidRDefault="008B7CFC" w:rsidP="00C544D6">
      <w:pPr>
        <w:pStyle w:val="footnote"/>
      </w:pPr>
      <w:r>
        <w:rPr>
          <w:rStyle w:val="FootnoteReference"/>
        </w:rPr>
        <w:footnoteRef/>
      </w:r>
      <w:r>
        <w:t xml:space="preserve"> Heb. 1:7; Ezek. 1:14; 2 Esdras 8:22.</w:t>
      </w:r>
    </w:p>
  </w:footnote>
  <w:footnote w:id="539">
    <w:p w14:paraId="0185F645" w14:textId="47FC8356" w:rsidR="008B7CFC" w:rsidRDefault="008B7CFC" w:rsidP="00342E73">
      <w:pPr>
        <w:pStyle w:val="footnote"/>
      </w:pPr>
      <w:r>
        <w:rPr>
          <w:rStyle w:val="FootnoteReference"/>
        </w:rPr>
        <w:footnoteRef/>
      </w:r>
      <w:r>
        <w:t xml:space="preserve"> [JS] Fr. Lazarus has “axis”</w:t>
      </w:r>
    </w:p>
  </w:footnote>
  <w:footnote w:id="540">
    <w:p w14:paraId="62442F76" w14:textId="4CE61300" w:rsidR="008B7CFC" w:rsidRDefault="008B7CFC" w:rsidP="00342E73">
      <w:pPr>
        <w:pStyle w:val="footnote"/>
      </w:pPr>
      <w:r>
        <w:rPr>
          <w:rStyle w:val="FootnoteReference"/>
        </w:rPr>
        <w:footnoteRef/>
      </w:r>
      <w:r>
        <w:t xml:space="preserve"> [JS] Fr. Lazarus has “wander”. NETS has “be tilted”</w:t>
      </w:r>
    </w:p>
  </w:footnote>
  <w:footnote w:id="541">
    <w:p w14:paraId="1733D904" w14:textId="3B68C5C6" w:rsidR="008B7CFC" w:rsidRDefault="008B7CFC" w:rsidP="006A0F54">
      <w:pPr>
        <w:pStyle w:val="footnote"/>
      </w:pPr>
      <w:r>
        <w:rPr>
          <w:rStyle w:val="FootnoteReference"/>
        </w:rPr>
        <w:footnoteRef/>
      </w:r>
      <w:r>
        <w:t xml:space="preserve"> [JS] literally, “founded”</w:t>
      </w:r>
    </w:p>
  </w:footnote>
  <w:footnote w:id="542">
    <w:p w14:paraId="2075EA79" w14:textId="5E6B474F" w:rsidR="008B7CFC" w:rsidRDefault="008B7CFC" w:rsidP="006A0F54">
      <w:pPr>
        <w:pStyle w:val="footnote"/>
      </w:pPr>
      <w:r>
        <w:rPr>
          <w:rStyle w:val="FootnoteReference"/>
        </w:rPr>
        <w:footnoteRef/>
      </w:r>
      <w:r>
        <w:t xml:space="preserve"> [JS] or “takes the lead among them”</w:t>
      </w:r>
    </w:p>
  </w:footnote>
  <w:footnote w:id="543">
    <w:p w14:paraId="28E7BE34" w14:textId="16676F65" w:rsidR="008B7CFC" w:rsidRDefault="008B7CFC" w:rsidP="001566BD">
      <w:pPr>
        <w:pStyle w:val="footnote"/>
      </w:pPr>
      <w:r>
        <w:rPr>
          <w:rStyle w:val="FootnoteReference"/>
        </w:rPr>
        <w:footnoteRef/>
      </w:r>
      <w:r>
        <w:t xml:space="preserve"> [JS] or “serpent”</w:t>
      </w:r>
    </w:p>
  </w:footnote>
  <w:footnote w:id="544">
    <w:p w14:paraId="11DE9B53" w14:textId="0A5609C6" w:rsidR="008B7CFC" w:rsidRDefault="008B7CFC" w:rsidP="00915FD3">
      <w:pPr>
        <w:pStyle w:val="footnote"/>
      </w:pPr>
      <w:r>
        <w:rPr>
          <w:rStyle w:val="FootnoteReference"/>
        </w:rPr>
        <w:footnoteRef/>
      </w:r>
      <w:r>
        <w:t xml:space="preserve"> [JS] or, “the universe”</w:t>
      </w:r>
    </w:p>
  </w:footnote>
  <w:footnote w:id="545">
    <w:p w14:paraId="74093DC5" w14:textId="1E09F0AA" w:rsidR="008B7CFC" w:rsidRDefault="008B7CFC" w:rsidP="00915FD3">
      <w:pPr>
        <w:pStyle w:val="footnote"/>
      </w:pPr>
      <w:r>
        <w:rPr>
          <w:rStyle w:val="FootnoteReference"/>
        </w:rPr>
        <w:footnoteRef/>
      </w:r>
      <w:r>
        <w:t xml:space="preserve"> [JS] or, “breath”</w:t>
      </w:r>
    </w:p>
  </w:footnote>
  <w:footnote w:id="546">
    <w:p w14:paraId="7147B16E" w14:textId="621A8A9E" w:rsidR="008B7CFC" w:rsidRDefault="008B7CFC" w:rsidP="001566BD">
      <w:pPr>
        <w:pStyle w:val="footnote"/>
      </w:pPr>
      <w:r>
        <w:rPr>
          <w:rStyle w:val="FootnoteReference"/>
        </w:rPr>
        <w:footnoteRef/>
      </w:r>
      <w:r>
        <w:t xml:space="preserve"> [JS] Fr. Lazarus has, “meditation”</w:t>
      </w:r>
    </w:p>
  </w:footnote>
  <w:footnote w:id="547">
    <w:p w14:paraId="384A849F" w14:textId="641C79E3" w:rsidR="008B7CFC" w:rsidRDefault="008B7CFC" w:rsidP="00C544D6">
      <w:pPr>
        <w:pStyle w:val="footnote"/>
      </w:pPr>
      <w:r>
        <w:rPr>
          <w:rStyle w:val="FootnoteReference"/>
        </w:rPr>
        <w:footnoteRef/>
      </w:r>
      <w:r>
        <w:t xml:space="preserve"> Much of Psalm 104 occurs almost verbatim in 1 Chron. 16:8-22 (cf. vv. 7:36).</w:t>
      </w:r>
    </w:p>
  </w:footnote>
  <w:footnote w:id="548">
    <w:p w14:paraId="3905FF41" w14:textId="613F8D2E" w:rsidR="008B7CFC" w:rsidRDefault="008B7CFC" w:rsidP="00321F6F">
      <w:pPr>
        <w:pStyle w:val="footnote"/>
      </w:pPr>
      <w:r>
        <w:rPr>
          <w:rStyle w:val="FootnoteReference"/>
        </w:rPr>
        <w:footnoteRef/>
      </w:r>
      <w:r>
        <w:t xml:space="preserve"> [JS] or “give thanks to”. “Thankfully confess with praise”</w:t>
      </w:r>
    </w:p>
  </w:footnote>
  <w:footnote w:id="549">
    <w:p w14:paraId="01463307" w14:textId="64E551BC" w:rsidR="008B7CFC" w:rsidRDefault="008B7CFC" w:rsidP="00321F6F">
      <w:pPr>
        <w:pStyle w:val="footnote"/>
      </w:pPr>
      <w:r>
        <w:rPr>
          <w:rStyle w:val="FootnoteReference"/>
        </w:rPr>
        <w:footnoteRef/>
      </w:r>
      <w:r>
        <w:t xml:space="preserve"> [JS] or “make music to”</w:t>
      </w:r>
    </w:p>
  </w:footnote>
  <w:footnote w:id="550">
    <w:p w14:paraId="2B9E23B4" w14:textId="03FD2FE2" w:rsidR="008B7CFC" w:rsidRDefault="008B7CFC" w:rsidP="00321F6F">
      <w:pPr>
        <w:pStyle w:val="footnote"/>
      </w:pPr>
      <w:r>
        <w:rPr>
          <w:rStyle w:val="FootnoteReference"/>
        </w:rPr>
        <w:footnoteRef/>
      </w:r>
      <w:r>
        <w:t xml:space="preserve"> [JS] i.e. presence</w:t>
      </w:r>
    </w:p>
  </w:footnote>
  <w:footnote w:id="551">
    <w:p w14:paraId="661C891F" w14:textId="3A70284B" w:rsidR="008B7CFC" w:rsidRDefault="008B7CFC" w:rsidP="00321F6F">
      <w:pPr>
        <w:pStyle w:val="footnote"/>
      </w:pPr>
      <w:r>
        <w:rPr>
          <w:rStyle w:val="FootnoteReference"/>
        </w:rPr>
        <w:footnoteRef/>
      </w:r>
      <w:r>
        <w:t xml:space="preserve"> [JS] literally, “seed”</w:t>
      </w:r>
    </w:p>
  </w:footnote>
  <w:footnote w:id="552">
    <w:p w14:paraId="329D8569" w14:textId="5DC45E53" w:rsidR="008B7CFC" w:rsidRDefault="008B7CFC" w:rsidP="00321F6F">
      <w:pPr>
        <w:pStyle w:val="footnote"/>
      </w:pPr>
      <w:r>
        <w:rPr>
          <w:rStyle w:val="FootnoteReference"/>
        </w:rPr>
        <w:footnoteRef/>
      </w:r>
      <w:r>
        <w:t xml:space="preserve"> [JS] literally, “He remembered His covenant forever”</w:t>
      </w:r>
    </w:p>
  </w:footnote>
  <w:footnote w:id="553">
    <w:p w14:paraId="6010B733" w14:textId="6B64E095" w:rsidR="008B7CFC" w:rsidRDefault="008B7CFC" w:rsidP="00321F6F">
      <w:pPr>
        <w:pStyle w:val="footnote"/>
      </w:pPr>
      <w:r>
        <w:rPr>
          <w:rStyle w:val="FootnoteReference"/>
        </w:rPr>
        <w:footnoteRef/>
      </w:r>
      <w:r>
        <w:t xml:space="preserve"> [JS] i.e. the covenant</w:t>
      </w:r>
    </w:p>
  </w:footnote>
  <w:footnote w:id="554">
    <w:p w14:paraId="301BA381" w14:textId="3C68C9E1" w:rsidR="008B7CFC" w:rsidRDefault="008B7CFC" w:rsidP="00280E2D">
      <w:pPr>
        <w:pStyle w:val="footnote"/>
      </w:pPr>
      <w:r>
        <w:rPr>
          <w:rStyle w:val="FootnoteReference"/>
        </w:rPr>
        <w:footnoteRef/>
      </w:r>
      <w:r>
        <w:t xml:space="preserve"> [JS] or foreigners, resident aliens.</w:t>
      </w:r>
    </w:p>
  </w:footnote>
  <w:footnote w:id="555">
    <w:p w14:paraId="1DCE9038" w14:textId="77777777" w:rsidR="008B7CFC" w:rsidRDefault="008B7CFC"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56">
    <w:p w14:paraId="187F80A0" w14:textId="77777777" w:rsidR="008B7CFC" w:rsidRDefault="008B7CFC" w:rsidP="00C544D6">
      <w:pPr>
        <w:pStyle w:val="footnote"/>
      </w:pPr>
      <w:r>
        <w:rPr>
          <w:rStyle w:val="FootnoteReference"/>
        </w:rPr>
        <w:footnoteRef/>
      </w:r>
      <w:r>
        <w:t xml:space="preserve"> caterpillars: larva of the locust.</w:t>
      </w:r>
    </w:p>
  </w:footnote>
  <w:footnote w:id="557">
    <w:p w14:paraId="6E762A27" w14:textId="77777777" w:rsidR="008B7CFC" w:rsidRDefault="008B7CFC" w:rsidP="00C544D6">
      <w:pPr>
        <w:pStyle w:val="footnote"/>
      </w:pPr>
      <w:r>
        <w:rPr>
          <w:rStyle w:val="FootnoteReference"/>
        </w:rPr>
        <w:footnoteRef/>
      </w:r>
      <w:r>
        <w:t xml:space="preserve"> Ex. 16:12-15; Jn. 6:31-35.</w:t>
      </w:r>
    </w:p>
  </w:footnote>
  <w:footnote w:id="558">
    <w:p w14:paraId="49AE41C2" w14:textId="50246779" w:rsidR="008B7CFC" w:rsidRDefault="008B7CFC" w:rsidP="00E46516">
      <w:pPr>
        <w:pStyle w:val="footnote"/>
      </w:pPr>
      <w:r>
        <w:rPr>
          <w:rStyle w:val="FootnoteReference"/>
        </w:rPr>
        <w:footnoteRef/>
      </w:r>
      <w:r>
        <w:t xml:space="preserve"> [JS] or “promise”</w:t>
      </w:r>
    </w:p>
  </w:footnote>
  <w:footnote w:id="559">
    <w:p w14:paraId="463C0491" w14:textId="77777777" w:rsidR="008B7CFC" w:rsidRDefault="008B7CFC" w:rsidP="00C544D6">
      <w:pPr>
        <w:pStyle w:val="footnote"/>
      </w:pPr>
      <w:r>
        <w:rPr>
          <w:rStyle w:val="FootnoteReference"/>
        </w:rPr>
        <w:footnoteRef/>
      </w:r>
      <w:r>
        <w:t xml:space="preserve"> Gen. 15:14.</w:t>
      </w:r>
    </w:p>
  </w:footnote>
  <w:footnote w:id="560">
    <w:p w14:paraId="078805D2" w14:textId="5FA9820B" w:rsidR="008B7CFC" w:rsidRDefault="008B7CFC"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61">
    <w:p w14:paraId="6557E8C2" w14:textId="00E953DA" w:rsidR="008B7CFC" w:rsidRDefault="008B7CFC" w:rsidP="00854B91">
      <w:pPr>
        <w:pStyle w:val="footnote"/>
      </w:pPr>
      <w:r>
        <w:rPr>
          <w:rStyle w:val="FootnoteReference"/>
        </w:rPr>
        <w:footnoteRef/>
      </w:r>
      <w:r>
        <w:t xml:space="preserve"> [JS] or “give thanks to”. “Thankfully confess with praise”</w:t>
      </w:r>
    </w:p>
  </w:footnote>
  <w:footnote w:id="562">
    <w:p w14:paraId="08540649" w14:textId="77777777" w:rsidR="008B7CFC" w:rsidRDefault="008B7CFC" w:rsidP="00C544D6">
      <w:pPr>
        <w:pStyle w:val="footnote"/>
      </w:pPr>
      <w:r>
        <w:rPr>
          <w:rStyle w:val="FootnoteReference"/>
        </w:rPr>
        <w:footnoteRef/>
      </w:r>
      <w:r>
        <w:t xml:space="preserve"> mercy: </w:t>
      </w:r>
      <w:r w:rsidRPr="00B246C1">
        <w:rPr>
          <w:i/>
        </w:rPr>
        <w:t>or</w:t>
      </w:r>
      <w:r>
        <w:t xml:space="preserve"> love.</w:t>
      </w:r>
    </w:p>
  </w:footnote>
  <w:footnote w:id="563">
    <w:p w14:paraId="471071BF" w14:textId="61D7EC3C" w:rsidR="008B7CFC" w:rsidRDefault="008B7CFC" w:rsidP="00854B91">
      <w:pPr>
        <w:pStyle w:val="footnote"/>
      </w:pPr>
      <w:r>
        <w:rPr>
          <w:rStyle w:val="FootnoteReference"/>
        </w:rPr>
        <w:footnoteRef/>
      </w:r>
      <w:r>
        <w:t xml:space="preserve"> [JS] or “observe justice”</w:t>
      </w:r>
    </w:p>
  </w:footnote>
  <w:footnote w:id="564">
    <w:p w14:paraId="03E9E4DD" w14:textId="395B2D3C" w:rsidR="008B7CFC" w:rsidRDefault="008B7CFC" w:rsidP="00854B91">
      <w:pPr>
        <w:pStyle w:val="footnote"/>
      </w:pPr>
      <w:r>
        <w:rPr>
          <w:rStyle w:val="FootnoteReference"/>
        </w:rPr>
        <w:footnoteRef/>
      </w:r>
      <w:r>
        <w:t xml:space="preserve"> [JS] literally, “do”</w:t>
      </w:r>
    </w:p>
  </w:footnote>
  <w:footnote w:id="565">
    <w:p w14:paraId="5B7ACE2B" w14:textId="78E5BEF3" w:rsidR="008B7CFC" w:rsidRDefault="008B7CFC" w:rsidP="00854B91">
      <w:pPr>
        <w:pStyle w:val="footnote"/>
      </w:pPr>
      <w:r>
        <w:rPr>
          <w:rStyle w:val="FootnoteReference"/>
        </w:rPr>
        <w:footnoteRef/>
      </w:r>
      <w:r>
        <w:t xml:space="preserve"> [JS] or “because of the good will of Your people”</w:t>
      </w:r>
    </w:p>
  </w:footnote>
  <w:footnote w:id="566">
    <w:p w14:paraId="1A81CC74" w14:textId="6EC9F596" w:rsidR="008B7CFC" w:rsidRDefault="008B7CFC" w:rsidP="00C544D6">
      <w:pPr>
        <w:pStyle w:val="footnote"/>
      </w:pPr>
      <w:r>
        <w:rPr>
          <w:rStyle w:val="FootnoteReference"/>
        </w:rPr>
        <w:footnoteRef/>
      </w:r>
      <w:r>
        <w:t xml:space="preserve"> Cf. Mark 8:17-21; Matthew 16:9-12.</w:t>
      </w:r>
    </w:p>
  </w:footnote>
  <w:footnote w:id="567">
    <w:p w14:paraId="6D8403EE" w14:textId="7911CBB2" w:rsidR="008B7CFC" w:rsidRDefault="008B7CFC" w:rsidP="00FF4329">
      <w:pPr>
        <w:pStyle w:val="footnote"/>
      </w:pPr>
      <w:r>
        <w:rPr>
          <w:rStyle w:val="FootnoteReference"/>
        </w:rPr>
        <w:footnoteRef/>
      </w:r>
      <w:r>
        <w:t xml:space="preserve"> [JS] Fr. Lazarus has “will”</w:t>
      </w:r>
    </w:p>
  </w:footnote>
  <w:footnote w:id="568">
    <w:p w14:paraId="008D3EE2" w14:textId="77777777" w:rsidR="008B7CFC" w:rsidRDefault="008B7CFC" w:rsidP="00C544D6">
      <w:pPr>
        <w:pStyle w:val="footnote"/>
      </w:pPr>
      <w:r>
        <w:rPr>
          <w:rStyle w:val="FootnoteReference"/>
        </w:rPr>
        <w:footnoteRef/>
      </w:r>
      <w:r>
        <w:t xml:space="preserve"> Num. 11:34.</w:t>
      </w:r>
    </w:p>
  </w:footnote>
  <w:footnote w:id="569">
    <w:p w14:paraId="45B2152E" w14:textId="77777777" w:rsidR="008B7CFC" w:rsidRDefault="008B7CFC" w:rsidP="00C544D6">
      <w:pPr>
        <w:pStyle w:val="footnote"/>
      </w:pPr>
      <w:r>
        <w:rPr>
          <w:rStyle w:val="FootnoteReference"/>
        </w:rPr>
        <w:footnoteRef/>
      </w:r>
      <w:r>
        <w:t xml:space="preserve"> Num. 16:32.</w:t>
      </w:r>
    </w:p>
  </w:footnote>
  <w:footnote w:id="570">
    <w:p w14:paraId="4E447E07" w14:textId="714805BD" w:rsidR="008B7CFC" w:rsidRDefault="008B7CFC" w:rsidP="00FF4329">
      <w:pPr>
        <w:pStyle w:val="footnote"/>
      </w:pPr>
      <w:r>
        <w:rPr>
          <w:rStyle w:val="FootnoteReference"/>
        </w:rPr>
        <w:footnoteRef/>
      </w:r>
      <w:r>
        <w:t xml:space="preserve"> [JS] “did obeisance”. “bowed down to”.</w:t>
      </w:r>
    </w:p>
  </w:footnote>
  <w:footnote w:id="571">
    <w:p w14:paraId="74DDF551" w14:textId="7993EDFC" w:rsidR="008B7CFC" w:rsidRDefault="008B7CFC" w:rsidP="00FF4329">
      <w:pPr>
        <w:pStyle w:val="footnote"/>
      </w:pPr>
      <w:r>
        <w:rPr>
          <w:rStyle w:val="FootnoteReference"/>
        </w:rPr>
        <w:footnoteRef/>
      </w:r>
      <w:r>
        <w:t xml:space="preserve"> [JS] or fearful, terrible.</w:t>
      </w:r>
    </w:p>
  </w:footnote>
  <w:footnote w:id="572">
    <w:p w14:paraId="5BE35E93" w14:textId="77777777" w:rsidR="008B7CFC" w:rsidRDefault="008B7CFC" w:rsidP="00C544D6">
      <w:pPr>
        <w:pStyle w:val="footnote"/>
      </w:pPr>
      <w:r>
        <w:rPr>
          <w:rStyle w:val="FootnoteReference"/>
        </w:rPr>
        <w:footnoteRef/>
      </w:r>
      <w:r>
        <w:t xml:space="preserve"> children: </w:t>
      </w:r>
      <w:r w:rsidRPr="00B246C1">
        <w:rPr>
          <w:i/>
        </w:rPr>
        <w:t>lit</w:t>
      </w:r>
      <w:r>
        <w:t>. seed.</w:t>
      </w:r>
    </w:p>
  </w:footnote>
  <w:footnote w:id="573">
    <w:p w14:paraId="2898F4BB" w14:textId="7CD287CA" w:rsidR="008B7CFC" w:rsidRDefault="008B7CFC" w:rsidP="00335B68">
      <w:pPr>
        <w:pStyle w:val="footnote"/>
      </w:pPr>
      <w:r>
        <w:rPr>
          <w:rStyle w:val="FootnoteReference"/>
        </w:rPr>
        <w:footnoteRef/>
      </w:r>
      <w:r>
        <w:t xml:space="preserve"> [JS] or, “destruction”</w:t>
      </w:r>
    </w:p>
  </w:footnote>
  <w:footnote w:id="574">
    <w:p w14:paraId="6145EAB5" w14:textId="4C75086F" w:rsidR="008B7CFC" w:rsidRDefault="008B7CFC" w:rsidP="00335B68">
      <w:pPr>
        <w:pStyle w:val="footnote"/>
      </w:pPr>
      <w:r>
        <w:rPr>
          <w:rStyle w:val="FootnoteReference"/>
        </w:rPr>
        <w:footnoteRef/>
      </w:r>
      <w:r>
        <w:t xml:space="preserve"> [JS] or “the breach abated”</w:t>
      </w:r>
    </w:p>
  </w:footnote>
  <w:footnote w:id="575">
    <w:p w14:paraId="7BC84269" w14:textId="5FF802CF" w:rsidR="008B7CFC" w:rsidRDefault="008B7CFC" w:rsidP="00335B68">
      <w:pPr>
        <w:pStyle w:val="footnote"/>
      </w:pPr>
      <w:r>
        <w:rPr>
          <w:rStyle w:val="FootnoteReference"/>
        </w:rPr>
        <w:footnoteRef/>
      </w:r>
      <w:r>
        <w:t xml:space="preserve"> [JS] or “reckoned”</w:t>
      </w:r>
    </w:p>
  </w:footnote>
  <w:footnote w:id="576">
    <w:p w14:paraId="7C896B79" w14:textId="22421F6C" w:rsidR="008B7CFC" w:rsidRDefault="008B7CFC" w:rsidP="00335B68">
      <w:pPr>
        <w:pStyle w:val="footnote"/>
      </w:pPr>
      <w:r>
        <w:rPr>
          <w:rStyle w:val="FootnoteReference"/>
        </w:rPr>
        <w:footnoteRef/>
      </w:r>
      <w:r>
        <w:t xml:space="preserve"> [JS] literally “mingled” and “works”</w:t>
      </w:r>
    </w:p>
  </w:footnote>
  <w:footnote w:id="577">
    <w:p w14:paraId="642B0591" w14:textId="225C9085" w:rsidR="008B7CFC" w:rsidRDefault="008B7CFC" w:rsidP="00F208ED">
      <w:pPr>
        <w:pStyle w:val="footnote"/>
      </w:pPr>
      <w:r>
        <w:rPr>
          <w:rStyle w:val="FootnoteReference"/>
        </w:rPr>
        <w:footnoteRef/>
      </w:r>
      <w:r>
        <w:t xml:space="preserve"> [JS] or “give thanks to”, “thankfully confess with praise”</w:t>
      </w:r>
    </w:p>
  </w:footnote>
  <w:footnote w:id="578">
    <w:p w14:paraId="1D020CD0" w14:textId="190B32B1" w:rsidR="008B7CFC" w:rsidRDefault="008B7CFC" w:rsidP="00A87777">
      <w:pPr>
        <w:pStyle w:val="footnote"/>
      </w:pPr>
      <w:r>
        <w:rPr>
          <w:rStyle w:val="FootnoteReference"/>
        </w:rPr>
        <w:footnoteRef/>
      </w:r>
      <w:r>
        <w:t xml:space="preserve"> [JS] or “age to age”</w:t>
      </w:r>
    </w:p>
  </w:footnote>
  <w:footnote w:id="579">
    <w:p w14:paraId="0B2ABDB6" w14:textId="66F5B000" w:rsidR="008B7CFC" w:rsidRDefault="008B7CFC" w:rsidP="00F208ED">
      <w:pPr>
        <w:pStyle w:val="footnote"/>
      </w:pPr>
      <w:r>
        <w:rPr>
          <w:rStyle w:val="FootnoteReference"/>
        </w:rPr>
        <w:footnoteRef/>
      </w:r>
      <w:r>
        <w:t xml:space="preserve"> [JS] or “May it be! May it be” or “So be it! So be it!”</w:t>
      </w:r>
    </w:p>
  </w:footnote>
  <w:footnote w:id="580">
    <w:p w14:paraId="04C140F9" w14:textId="166D1F53" w:rsidR="008B7CFC" w:rsidRDefault="008B7CFC" w:rsidP="005843FD">
      <w:pPr>
        <w:pStyle w:val="footnote"/>
      </w:pPr>
      <w:r>
        <w:rPr>
          <w:rStyle w:val="FootnoteReference"/>
        </w:rPr>
        <w:footnoteRef/>
      </w:r>
      <w:r>
        <w:t xml:space="preserve"> [JS] or “give thanks to”, “thankfully confess with praise”</w:t>
      </w:r>
    </w:p>
  </w:footnote>
  <w:footnote w:id="581">
    <w:p w14:paraId="338DEC03" w14:textId="41CA3C59" w:rsidR="008B7CFC" w:rsidRDefault="008B7CFC" w:rsidP="005843FD">
      <w:pPr>
        <w:pStyle w:val="footnote"/>
      </w:pPr>
      <w:r>
        <w:rPr>
          <w:rStyle w:val="FootnoteReference"/>
        </w:rPr>
        <w:footnoteRef/>
      </w:r>
      <w:r>
        <w:t xml:space="preserve"> [JS] NETS and Fr. Lazarus have “sea” in place of “south”</w:t>
      </w:r>
    </w:p>
  </w:footnote>
  <w:footnote w:id="582">
    <w:p w14:paraId="6197905E" w14:textId="37F1FE6C" w:rsidR="008B7CFC" w:rsidRDefault="008B7CFC" w:rsidP="005843FD">
      <w:pPr>
        <w:pStyle w:val="footnote"/>
      </w:pPr>
      <w:r>
        <w:rPr>
          <w:rStyle w:val="FootnoteReference"/>
        </w:rPr>
        <w:footnoteRef/>
      </w:r>
      <w:r>
        <w:t xml:space="preserve"> [JS] or “praise and thank”, “thankfully confess with praise”</w:t>
      </w:r>
    </w:p>
  </w:footnote>
  <w:footnote w:id="583">
    <w:p w14:paraId="2927C9DC" w14:textId="30BA0C90" w:rsidR="008B7CFC" w:rsidRDefault="008B7CFC" w:rsidP="008B5FD0">
      <w:pPr>
        <w:pStyle w:val="footnote"/>
      </w:pPr>
      <w:r>
        <w:rPr>
          <w:rStyle w:val="FootnoteReference"/>
        </w:rPr>
        <w:footnoteRef/>
      </w:r>
      <w:r>
        <w:t xml:space="preserve"> [JS] or “praise and thank”, “thankfully confess with praise.”</w:t>
      </w:r>
    </w:p>
  </w:footnote>
  <w:footnote w:id="584">
    <w:p w14:paraId="6B4B3E8B" w14:textId="1A47DD82" w:rsidR="008B7CFC" w:rsidRDefault="008B7CFC" w:rsidP="005D0282">
      <w:pPr>
        <w:pStyle w:val="footnote"/>
      </w:pPr>
      <w:r>
        <w:rPr>
          <w:rStyle w:val="FootnoteReference"/>
        </w:rPr>
        <w:footnoteRef/>
      </w:r>
      <w:r>
        <w:t xml:space="preserve"> [JS] or “He helped them out of the way of their iniquity”</w:t>
      </w:r>
    </w:p>
  </w:footnote>
  <w:footnote w:id="585">
    <w:p w14:paraId="3CB0230A" w14:textId="77777777" w:rsidR="008B7CFC" w:rsidRDefault="008B7CFC"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86">
    <w:p w14:paraId="4C3C4DC6" w14:textId="4D9A8A9A" w:rsidR="008B7CFC" w:rsidRDefault="008B7CFC" w:rsidP="008B5FD0">
      <w:pPr>
        <w:pStyle w:val="footnote"/>
      </w:pPr>
      <w:r>
        <w:rPr>
          <w:rStyle w:val="FootnoteReference"/>
        </w:rPr>
        <w:footnoteRef/>
      </w:r>
      <w:r>
        <w:t xml:space="preserve"> [JS] or “praise and thank”, “thankfully confess with praise”</w:t>
      </w:r>
    </w:p>
  </w:footnote>
  <w:footnote w:id="587">
    <w:p w14:paraId="678ED315" w14:textId="00F5D3AB" w:rsidR="008B7CFC" w:rsidRDefault="008B7CFC" w:rsidP="0048178C">
      <w:pPr>
        <w:pStyle w:val="footnote"/>
      </w:pPr>
      <w:r>
        <w:rPr>
          <w:rStyle w:val="FootnoteReference"/>
        </w:rPr>
        <w:footnoteRef/>
      </w:r>
      <w:r>
        <w:t xml:space="preserve"> [JS] Fr. Lazarus has “all their skill was scuttled.”</w:t>
      </w:r>
    </w:p>
  </w:footnote>
  <w:footnote w:id="588">
    <w:p w14:paraId="34CCA381" w14:textId="4D43FBED" w:rsidR="008B7CFC" w:rsidRDefault="008B7CFC" w:rsidP="0048178C">
      <w:pPr>
        <w:pStyle w:val="footnote"/>
      </w:pPr>
      <w:r>
        <w:rPr>
          <w:rStyle w:val="FootnoteReference"/>
        </w:rPr>
        <w:footnoteRef/>
      </w:r>
      <w:r>
        <w:t xml:space="preserve"> [JS] or “praise and thank”, “thankfully confess with praise”</w:t>
      </w:r>
    </w:p>
  </w:footnote>
  <w:footnote w:id="589">
    <w:p w14:paraId="4C3D1737" w14:textId="77777777" w:rsidR="008B7CFC" w:rsidRDefault="008B7CFC" w:rsidP="00C544D6">
      <w:pPr>
        <w:pStyle w:val="footnote"/>
      </w:pPr>
      <w:r>
        <w:rPr>
          <w:rStyle w:val="FootnoteReference"/>
        </w:rPr>
        <w:footnoteRef/>
      </w:r>
      <w:r>
        <w:t xml:space="preserve"> ‘mercies of the Lord’: </w:t>
      </w:r>
      <w:r w:rsidRPr="00B246C1">
        <w:rPr>
          <w:i/>
        </w:rPr>
        <w:t>or</w:t>
      </w:r>
      <w:r>
        <w:t>, the Lord’s love.</w:t>
      </w:r>
    </w:p>
  </w:footnote>
  <w:footnote w:id="590">
    <w:p w14:paraId="0ED7A10C" w14:textId="45E3CDC2" w:rsidR="008B7CFC" w:rsidRDefault="008B7CFC" w:rsidP="00F56D7A">
      <w:pPr>
        <w:pStyle w:val="footnote"/>
      </w:pPr>
      <w:r>
        <w:rPr>
          <w:rStyle w:val="FootnoteReference"/>
        </w:rPr>
        <w:footnoteRef/>
      </w:r>
      <w:r>
        <w:t xml:space="preserve"> [JS] NETS has, “make music”, OSB, “give praise”</w:t>
      </w:r>
    </w:p>
  </w:footnote>
  <w:footnote w:id="591">
    <w:p w14:paraId="004CF885" w14:textId="714969FE" w:rsidR="008B7CFC" w:rsidRDefault="008B7CFC" w:rsidP="00F56D7A">
      <w:pPr>
        <w:pStyle w:val="footnote"/>
      </w:pPr>
      <w:r>
        <w:rPr>
          <w:rStyle w:val="FootnoteReference"/>
        </w:rPr>
        <w:footnoteRef/>
      </w:r>
      <w:r>
        <w:t xml:space="preserve"> [JS] “thankfully confess You with praise”</w:t>
      </w:r>
    </w:p>
  </w:footnote>
  <w:footnote w:id="592">
    <w:p w14:paraId="5EB077FD" w14:textId="77777777" w:rsidR="008B7CFC" w:rsidRDefault="008B7CFC" w:rsidP="00C544D6">
      <w:pPr>
        <w:pStyle w:val="footnote"/>
      </w:pPr>
      <w:r>
        <w:rPr>
          <w:rStyle w:val="FootnoteReference"/>
        </w:rPr>
        <w:footnoteRef/>
      </w:r>
      <w:r>
        <w:t xml:space="preserve"> The first 6 verses of this Psalm are almost identical with Psalm 56:8-12, and the rest only differ in 3 words from 59:7-14.</w:t>
      </w:r>
    </w:p>
  </w:footnote>
  <w:footnote w:id="593">
    <w:p w14:paraId="56236551" w14:textId="3FD3F8AE" w:rsidR="008B7CFC" w:rsidRDefault="008B7CFC" w:rsidP="00F56D7A">
      <w:pPr>
        <w:pStyle w:val="footnote"/>
      </w:pPr>
      <w:r>
        <w:rPr>
          <w:rStyle w:val="FootnoteReference"/>
        </w:rPr>
        <w:footnoteRef/>
      </w:r>
      <w:r>
        <w:t xml:space="preserve"> [JS] “holy place.”</w:t>
      </w:r>
    </w:p>
  </w:footnote>
  <w:footnote w:id="594">
    <w:p w14:paraId="32F80B0A" w14:textId="77777777" w:rsidR="008B7CFC" w:rsidRDefault="008B7CFC" w:rsidP="00C544D6">
      <w:pPr>
        <w:pStyle w:val="footnote"/>
      </w:pPr>
      <w:r>
        <w:rPr>
          <w:rStyle w:val="FootnoteReference"/>
        </w:rPr>
        <w:footnoteRef/>
      </w:r>
      <w:r>
        <w:t xml:space="preserve"> See Psalm 59:10 and footnote.</w:t>
      </w:r>
    </w:p>
  </w:footnote>
  <w:footnote w:id="595">
    <w:p w14:paraId="70CC4836" w14:textId="77777777" w:rsidR="008B7CFC" w:rsidRDefault="008B7CFC"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96">
    <w:p w14:paraId="38EEC6DA" w14:textId="0ACCF4C3" w:rsidR="008B7CFC" w:rsidRDefault="008B7CFC" w:rsidP="00814FC4">
      <w:pPr>
        <w:pStyle w:val="footnote"/>
      </w:pPr>
      <w:r>
        <w:rPr>
          <w:rStyle w:val="FootnoteReference"/>
        </w:rPr>
        <w:footnoteRef/>
      </w:r>
      <w:r>
        <w:t xml:space="preserve"> [JS] or “lawlessness”</w:t>
      </w:r>
    </w:p>
  </w:footnote>
  <w:footnote w:id="597">
    <w:p w14:paraId="67FB27B1" w14:textId="3F7103C4" w:rsidR="008B7CFC" w:rsidRDefault="008B7CFC" w:rsidP="00C544D6">
      <w:pPr>
        <w:pStyle w:val="footnote"/>
      </w:pPr>
      <w:r>
        <w:rPr>
          <w:rStyle w:val="FootnoteReference"/>
        </w:rPr>
        <w:footnoteRef/>
      </w:r>
      <w:r>
        <w:t xml:space="preserve"> Cf. Num. 5:22.</w:t>
      </w:r>
    </w:p>
  </w:footnote>
  <w:footnote w:id="598">
    <w:p w14:paraId="292E96AE" w14:textId="77777777" w:rsidR="008B7CFC" w:rsidRDefault="008B7CFC" w:rsidP="00C544D6">
      <w:pPr>
        <w:pStyle w:val="footnote"/>
      </w:pPr>
      <w:r>
        <w:rPr>
          <w:rStyle w:val="FootnoteReference"/>
        </w:rPr>
        <w:footnoteRef/>
      </w:r>
      <w:r>
        <w:t xml:space="preserve"> Mt. 27:39.</w:t>
      </w:r>
    </w:p>
  </w:footnote>
  <w:footnote w:id="599">
    <w:p w14:paraId="151268C5" w14:textId="656FFD88" w:rsidR="008B7CFC" w:rsidRDefault="008B7CFC" w:rsidP="003A31BD">
      <w:pPr>
        <w:pStyle w:val="footnote"/>
      </w:pPr>
      <w:r>
        <w:rPr>
          <w:rStyle w:val="FootnoteReference"/>
        </w:rPr>
        <w:footnoteRef/>
      </w:r>
      <w:r>
        <w:t xml:space="preserve"> [JS] or “give thanks to”. “thankfully confess with praise”</w:t>
      </w:r>
    </w:p>
  </w:footnote>
  <w:footnote w:id="600">
    <w:p w14:paraId="7B5761D5" w14:textId="1159D032" w:rsidR="008B7CFC" w:rsidRDefault="008B7CFC"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01">
    <w:p w14:paraId="6251134D" w14:textId="77777777" w:rsidR="008B7CFC" w:rsidRDefault="008B7CFC" w:rsidP="00C544D6">
      <w:pPr>
        <w:pStyle w:val="footnote"/>
      </w:pPr>
      <w:r>
        <w:rPr>
          <w:rStyle w:val="FootnoteReference"/>
        </w:rPr>
        <w:footnoteRef/>
      </w:r>
      <w:r>
        <w:t xml:space="preserve"> The power of the Gospel, the power of the Cross, which is the power of the Holy Spirit given at Pentecost (St. Athanasius).</w:t>
      </w:r>
    </w:p>
  </w:footnote>
  <w:footnote w:id="602">
    <w:p w14:paraId="09E5E6C1" w14:textId="13B68B37" w:rsidR="008B7CFC" w:rsidRDefault="008B7CFC" w:rsidP="00AB05E1">
      <w:pPr>
        <w:pStyle w:val="footnote"/>
      </w:pPr>
      <w:r>
        <w:rPr>
          <w:rStyle w:val="FootnoteReference"/>
        </w:rPr>
        <w:footnoteRef/>
      </w:r>
      <w:r>
        <w:t xml:space="preserve"> [JS] “with You is the dominion/rule in the day of Your power”</w:t>
      </w:r>
    </w:p>
  </w:footnote>
  <w:footnote w:id="603">
    <w:p w14:paraId="5B5E529A" w14:textId="5149157C" w:rsidR="008B7CFC" w:rsidRDefault="008B7CFC" w:rsidP="00C544D6">
      <w:pPr>
        <w:pStyle w:val="footnote"/>
      </w:pPr>
      <w:r>
        <w:rPr>
          <w:rStyle w:val="FootnoteReference"/>
        </w:rPr>
        <w:footnoteRef/>
      </w:r>
      <w:r>
        <w:t xml:space="preserve"> Cf. 1 Cor. 15:41-43.</w:t>
      </w:r>
    </w:p>
  </w:footnote>
  <w:footnote w:id="604">
    <w:p w14:paraId="58BF3DF2" w14:textId="33BF2504" w:rsidR="008B7CFC" w:rsidRDefault="008B7CFC" w:rsidP="00AB05E1">
      <w:pPr>
        <w:pStyle w:val="footnote"/>
      </w:pPr>
      <w:r>
        <w:rPr>
          <w:rStyle w:val="FootnoteReference"/>
        </w:rPr>
        <w:footnoteRef/>
      </w:r>
      <w:r>
        <w:t xml:space="preserve"> [JS] literally “morning star”</w:t>
      </w:r>
    </w:p>
  </w:footnote>
  <w:footnote w:id="605">
    <w:p w14:paraId="4C93D1C9" w14:textId="77777777" w:rsidR="008B7CFC" w:rsidRDefault="008B7CFC"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06">
    <w:p w14:paraId="1E1E10F2" w14:textId="52211208" w:rsidR="008B7CFC" w:rsidRDefault="008B7CFC" w:rsidP="00AB05E1">
      <w:pPr>
        <w:pStyle w:val="footnote"/>
      </w:pPr>
      <w:r>
        <w:rPr>
          <w:rStyle w:val="FootnoteReference"/>
        </w:rPr>
        <w:footnoteRef/>
      </w:r>
      <w:r>
        <w:t xml:space="preserve"> [JS] Fr. Lazarus renders “repent” as “change His mind”</w:t>
      </w:r>
    </w:p>
  </w:footnote>
  <w:footnote w:id="607">
    <w:p w14:paraId="5DE3DED0" w14:textId="77777777" w:rsidR="008B7CFC" w:rsidRDefault="008B7CFC" w:rsidP="00C544D6">
      <w:pPr>
        <w:pStyle w:val="footnote"/>
      </w:pPr>
      <w:r>
        <w:rPr>
          <w:rStyle w:val="FootnoteReference"/>
        </w:rPr>
        <w:footnoteRef/>
      </w:r>
      <w:r>
        <w:t xml:space="preserve"> Heb. 7:21.</w:t>
      </w:r>
    </w:p>
  </w:footnote>
  <w:footnote w:id="608">
    <w:p w14:paraId="09E7C6C1" w14:textId="5A2E3633" w:rsidR="008B7CFC" w:rsidRDefault="008B7CFC"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09">
    <w:p w14:paraId="5F67B7A9" w14:textId="253D54A9" w:rsidR="008B7CFC" w:rsidRDefault="008B7CFC" w:rsidP="003C200D">
      <w:pPr>
        <w:pStyle w:val="footnote"/>
      </w:pPr>
      <w:r>
        <w:rPr>
          <w:rStyle w:val="FootnoteReference"/>
        </w:rPr>
        <w:footnoteRef/>
      </w:r>
      <w:r>
        <w:t xml:space="preserve"> [JS] or “give thanks,” or “thankfully confess with praise”</w:t>
      </w:r>
    </w:p>
  </w:footnote>
  <w:footnote w:id="610">
    <w:p w14:paraId="71D97FF3" w14:textId="5ADB40B3" w:rsidR="008B7CFC" w:rsidRDefault="008B7CFC" w:rsidP="00680987">
      <w:pPr>
        <w:pStyle w:val="footnote"/>
      </w:pPr>
      <w:r>
        <w:rPr>
          <w:rStyle w:val="FootnoteReference"/>
        </w:rPr>
        <w:footnoteRef/>
      </w:r>
      <w:r>
        <w:t xml:space="preserve"> [JS] or “assembly”</w:t>
      </w:r>
    </w:p>
  </w:footnote>
  <w:footnote w:id="611">
    <w:p w14:paraId="794D19AF" w14:textId="3FB23375" w:rsidR="008B7CFC" w:rsidRDefault="008B7CFC" w:rsidP="00680987">
      <w:pPr>
        <w:pStyle w:val="footnote"/>
      </w:pPr>
      <w:r>
        <w:rPr>
          <w:rStyle w:val="FootnoteReference"/>
        </w:rPr>
        <w:footnoteRef/>
      </w:r>
      <w:r>
        <w:t xml:space="preserve"> [JS] or “sought out in all things according to His will.”</w:t>
      </w:r>
    </w:p>
  </w:footnote>
  <w:footnote w:id="612">
    <w:p w14:paraId="20B5E251" w14:textId="0958B144" w:rsidR="008B7CFC" w:rsidRDefault="008B7CFC" w:rsidP="003C200D">
      <w:pPr>
        <w:pStyle w:val="footnote"/>
      </w:pPr>
      <w:r>
        <w:rPr>
          <w:rStyle w:val="FootnoteReference"/>
        </w:rPr>
        <w:footnoteRef/>
      </w:r>
      <w:r>
        <w:t xml:space="preserve"> [JS] or “thanksgiving,” or “thankful confession with praise”</w:t>
      </w:r>
    </w:p>
  </w:footnote>
  <w:footnote w:id="613">
    <w:p w14:paraId="1BC090E3" w14:textId="77777777" w:rsidR="008B7CFC" w:rsidRDefault="008B7CFC"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14">
    <w:p w14:paraId="458325D6" w14:textId="77777777" w:rsidR="008B7CFC" w:rsidRDefault="008B7CFC" w:rsidP="00C544D6">
      <w:pPr>
        <w:pStyle w:val="footnote"/>
      </w:pPr>
      <w:r>
        <w:rPr>
          <w:rStyle w:val="FootnoteReference"/>
        </w:rPr>
        <w:footnoteRef/>
      </w:r>
      <w:r>
        <w:t xml:space="preserve"> Gen. 6:18; 9:9f; 15; 17; Ex. 19:5; Mk. 14:24; Lk. 22:20,29,30.</w:t>
      </w:r>
    </w:p>
  </w:footnote>
  <w:footnote w:id="615">
    <w:p w14:paraId="37902716" w14:textId="6DF49123" w:rsidR="008B7CFC" w:rsidRDefault="008B7CFC" w:rsidP="001F0BA8">
      <w:pPr>
        <w:pStyle w:val="footnote"/>
      </w:pPr>
      <w:r>
        <w:rPr>
          <w:rStyle w:val="FootnoteReference"/>
        </w:rPr>
        <w:footnoteRef/>
      </w:r>
      <w:r>
        <w:t xml:space="preserve"> [JS] or “awesome”, “terrible”</w:t>
      </w:r>
    </w:p>
  </w:footnote>
  <w:footnote w:id="616">
    <w:p w14:paraId="534F669F" w14:textId="77777777" w:rsidR="008B7CFC" w:rsidRDefault="008B7CFC"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17">
    <w:p w14:paraId="2820C079" w14:textId="019C661F" w:rsidR="008B7CFC" w:rsidRDefault="008B7CFC" w:rsidP="00C544D6">
      <w:pPr>
        <w:pStyle w:val="footnote"/>
      </w:pPr>
      <w:r>
        <w:rPr>
          <w:rStyle w:val="FootnoteReference"/>
        </w:rPr>
        <w:footnoteRef/>
      </w:r>
      <w:r>
        <w:t xml:space="preserve"> To cultivate this fear is to practice living in the presence of God, which is the height of wisdom and understanding.</w:t>
      </w:r>
    </w:p>
  </w:footnote>
  <w:footnote w:id="618">
    <w:p w14:paraId="4EC2A81B" w14:textId="24C25CFD" w:rsidR="008B7CFC" w:rsidRDefault="008B7CFC" w:rsidP="009717D4">
      <w:pPr>
        <w:pStyle w:val="footnote"/>
      </w:pPr>
      <w:r>
        <w:rPr>
          <w:rStyle w:val="FootnoteReference"/>
        </w:rPr>
        <w:footnoteRef/>
      </w:r>
      <w:r>
        <w:t xml:space="preserve"> [JS] or “endures forever and ever”</w:t>
      </w:r>
    </w:p>
  </w:footnote>
  <w:footnote w:id="619">
    <w:p w14:paraId="6ED31546" w14:textId="32850D5D" w:rsidR="008B7CFC" w:rsidRDefault="008B7CFC" w:rsidP="00081087">
      <w:pPr>
        <w:pStyle w:val="footnote"/>
      </w:pPr>
      <w:r>
        <w:rPr>
          <w:rStyle w:val="FootnoteReference"/>
        </w:rPr>
        <w:footnoteRef/>
      </w:r>
      <w:r>
        <w:t xml:space="preserve"> [JS] or “dawned”</w:t>
      </w:r>
    </w:p>
  </w:footnote>
  <w:footnote w:id="620">
    <w:p w14:paraId="56F05B01" w14:textId="70E648CE" w:rsidR="008B7CFC" w:rsidRDefault="008B7CFC" w:rsidP="00081087">
      <w:pPr>
        <w:pStyle w:val="footnote"/>
      </w:pPr>
      <w:r>
        <w:rPr>
          <w:rStyle w:val="FootnoteReference"/>
        </w:rPr>
        <w:footnoteRef/>
      </w:r>
      <w:r>
        <w:t xml:space="preserve"> [JS] NETS interprets this as “He scattered [His enemies]”</w:t>
      </w:r>
    </w:p>
  </w:footnote>
  <w:footnote w:id="621">
    <w:p w14:paraId="246FBDEA" w14:textId="2D78AE51" w:rsidR="008B7CFC" w:rsidRDefault="008B7CFC" w:rsidP="00081087">
      <w:pPr>
        <w:pStyle w:val="footnote"/>
      </w:pPr>
      <w:r>
        <w:rPr>
          <w:rStyle w:val="FootnoteReference"/>
        </w:rPr>
        <w:footnoteRef/>
      </w:r>
      <w:r>
        <w:t xml:space="preserve"> [JS] or “contines forever and ever”</w:t>
      </w:r>
    </w:p>
  </w:footnote>
  <w:footnote w:id="622">
    <w:p w14:paraId="58019E44" w14:textId="02459B25" w:rsidR="008B7CFC" w:rsidRDefault="008B7CFC" w:rsidP="00081087">
      <w:pPr>
        <w:pStyle w:val="footnote"/>
      </w:pPr>
      <w:r>
        <w:rPr>
          <w:rStyle w:val="FootnoteReference"/>
        </w:rPr>
        <w:footnoteRef/>
      </w:r>
      <w:r>
        <w:t xml:space="preserve"> [JS] or “he will be raised to power and glory.”</w:t>
      </w:r>
    </w:p>
  </w:footnote>
  <w:footnote w:id="623">
    <w:p w14:paraId="0B84AC37" w14:textId="74BB2C6D" w:rsidR="008B7CFC" w:rsidRDefault="008B7CFC" w:rsidP="00C544D6">
      <w:pPr>
        <w:pStyle w:val="footnote"/>
      </w:pPr>
      <w:r>
        <w:rPr>
          <w:rStyle w:val="FootnoteReference"/>
        </w:rPr>
        <w:footnoteRef/>
      </w:r>
      <w:r>
        <w:t xml:space="preserve"> ‘The world is passing away, and the desire for it; but anyone who does the will of God lives forever’ (1 Jn. 2:17).</w:t>
      </w:r>
    </w:p>
  </w:footnote>
  <w:footnote w:id="624">
    <w:p w14:paraId="7BCF6DAD" w14:textId="145C36D2" w:rsidR="008B7CFC" w:rsidRDefault="008B7CFC"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25">
    <w:p w14:paraId="5B7D718A" w14:textId="55E58CE6" w:rsidR="008B7CFC" w:rsidRDefault="008B7CFC" w:rsidP="00694704">
      <w:pPr>
        <w:pStyle w:val="footnote"/>
      </w:pPr>
      <w:r>
        <w:rPr>
          <w:rStyle w:val="FootnoteReference"/>
        </w:rPr>
        <w:footnoteRef/>
      </w:r>
      <w:r>
        <w:t xml:space="preserve"> [JS] all others have “servants”, but Fr. Athanasius from the Coptic has “children”, which Fr. Lazarus has as well.</w:t>
      </w:r>
    </w:p>
  </w:footnote>
  <w:footnote w:id="626">
    <w:p w14:paraId="5FAF92C9" w14:textId="77777777" w:rsidR="008B7CFC" w:rsidRDefault="008B7CFC" w:rsidP="00C544D6">
      <w:pPr>
        <w:pStyle w:val="footnote"/>
      </w:pPr>
      <w:r>
        <w:rPr>
          <w:rStyle w:val="FootnoteReference"/>
        </w:rPr>
        <w:footnoteRef/>
      </w:r>
      <w:r>
        <w:t xml:space="preserve"> Ex. 19:6; 29:43-46; Deut. 27:9; Is. 63:18,19; Jer. 2:3; 2 Cor. 6:16.</w:t>
      </w:r>
    </w:p>
  </w:footnote>
  <w:footnote w:id="627">
    <w:p w14:paraId="6D9F1C7B" w14:textId="0AA2BDBF" w:rsidR="008B7CFC" w:rsidRDefault="008B7CFC"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28">
    <w:p w14:paraId="0C14975E" w14:textId="016BE0A8" w:rsidR="008B7CFC" w:rsidRDefault="008B7CFC" w:rsidP="00C544D6">
      <w:pPr>
        <w:pStyle w:val="footnote"/>
      </w:pPr>
      <w:r>
        <w:rPr>
          <w:rStyle w:val="FootnoteReference"/>
        </w:rPr>
        <w:footnoteRef/>
      </w:r>
      <w:r>
        <w:t xml:space="preserve"> Earth rocked and rolled in travail at the birth of a nation (cf. Jn. 16:20-22).</w:t>
      </w:r>
    </w:p>
  </w:footnote>
  <w:footnote w:id="629">
    <w:p w14:paraId="57A4E776" w14:textId="40FC4D7E" w:rsidR="008B7CFC" w:rsidRDefault="008B7CFC" w:rsidP="004446FE">
      <w:pPr>
        <w:pStyle w:val="footnote"/>
      </w:pPr>
      <w:r>
        <w:rPr>
          <w:rStyle w:val="FootnoteReference"/>
        </w:rPr>
        <w:footnoteRef/>
      </w:r>
      <w:r>
        <w:t xml:space="preserve"> [JS] or “presence”</w:t>
      </w:r>
    </w:p>
  </w:footnote>
  <w:footnote w:id="630">
    <w:p w14:paraId="0CFFAE38" w14:textId="5E3C02BC" w:rsidR="008B7CFC" w:rsidRDefault="008B7CFC" w:rsidP="00C544D6">
      <w:pPr>
        <w:pStyle w:val="footnote"/>
      </w:pPr>
      <w:r>
        <w:rPr>
          <w:rStyle w:val="FootnoteReference"/>
        </w:rPr>
        <w:footnoteRef/>
      </w:r>
      <w:r>
        <w:t xml:space="preserve"> Cf. John 1:18; 3:13; Wisdom 18:16.</w:t>
      </w:r>
    </w:p>
  </w:footnote>
  <w:footnote w:id="631">
    <w:p w14:paraId="47CB4F3E" w14:textId="77777777" w:rsidR="008B7CFC" w:rsidRDefault="008B7CFC"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32">
    <w:p w14:paraId="30F48768" w14:textId="75F7FA85" w:rsidR="008B7CFC" w:rsidRDefault="008B7CFC" w:rsidP="00BD138C">
      <w:pPr>
        <w:pStyle w:val="footnote"/>
      </w:pPr>
      <w:r>
        <w:rPr>
          <w:rStyle w:val="FootnoteReference"/>
        </w:rPr>
        <w:footnoteRef/>
      </w:r>
      <w:r>
        <w:t xml:space="preserve"> [JS] or “from now and forevermore.”</w:t>
      </w:r>
    </w:p>
  </w:footnote>
  <w:footnote w:id="633">
    <w:p w14:paraId="5DABE081" w14:textId="210E3418" w:rsidR="008B7CFC" w:rsidRDefault="008B7CFC"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34">
    <w:p w14:paraId="4FB65011" w14:textId="5A457A03" w:rsidR="008B7CFC" w:rsidRDefault="008B7CFC" w:rsidP="00D27B1F">
      <w:pPr>
        <w:pStyle w:val="footnote"/>
      </w:pPr>
      <w:r>
        <w:rPr>
          <w:rStyle w:val="FootnoteReference"/>
        </w:rPr>
        <w:footnoteRef/>
      </w:r>
      <w:r>
        <w:t xml:space="preserve"> [JS] or “cry”</w:t>
      </w:r>
    </w:p>
  </w:footnote>
  <w:footnote w:id="635">
    <w:p w14:paraId="181149B5" w14:textId="32524C88" w:rsidR="008B7CFC" w:rsidRDefault="008B7CFC" w:rsidP="00D27B1F">
      <w:pPr>
        <w:pStyle w:val="footnote"/>
      </w:pPr>
      <w:r>
        <w:rPr>
          <w:rStyle w:val="FootnoteReference"/>
        </w:rPr>
        <w:footnoteRef/>
      </w:r>
      <w:r>
        <w:t xml:space="preserve"> [JS] or “rescue”, i.e. “O Lord, rescue me!”</w:t>
      </w:r>
    </w:p>
  </w:footnote>
  <w:footnote w:id="636">
    <w:p w14:paraId="25D08CAE" w14:textId="420582EC" w:rsidR="008B7CFC" w:rsidRDefault="008B7CFC" w:rsidP="00C544D6">
      <w:pPr>
        <w:pStyle w:val="footnote"/>
      </w:pPr>
      <w:r>
        <w:rPr>
          <w:rStyle w:val="FootnoteReference"/>
        </w:rPr>
        <w:footnoteRef/>
      </w:r>
      <w:r>
        <w:t xml:space="preserve"> cf. Heb. 4:10; Phil. 2:12; Mt. 11:28,29; Jer. 6:16.</w:t>
      </w:r>
    </w:p>
  </w:footnote>
  <w:footnote w:id="637">
    <w:p w14:paraId="05F0C10B" w14:textId="6BC266D9" w:rsidR="008B7CFC" w:rsidRDefault="008B7CFC" w:rsidP="0099246B">
      <w:pPr>
        <w:pStyle w:val="footnote"/>
      </w:pPr>
      <w:r>
        <w:rPr>
          <w:rStyle w:val="FootnoteReference"/>
        </w:rPr>
        <w:footnoteRef/>
      </w:r>
      <w:r>
        <w:t xml:space="preserve"> [JS] Fr. Lazarus has, “I will live to please the Lord”</w:t>
      </w:r>
    </w:p>
  </w:footnote>
  <w:footnote w:id="638">
    <w:p w14:paraId="4CB1C48E" w14:textId="77777777" w:rsidR="008B7CFC" w:rsidRDefault="008B7CFC" w:rsidP="00C544D6">
      <w:pPr>
        <w:pStyle w:val="footnote"/>
      </w:pPr>
      <w:r>
        <w:rPr>
          <w:rStyle w:val="FootnoteReference"/>
        </w:rPr>
        <w:footnoteRef/>
      </w:r>
      <w:r>
        <w:t xml:space="preserve"> 2 Cor. 4:13.</w:t>
      </w:r>
    </w:p>
  </w:footnote>
  <w:footnote w:id="639">
    <w:p w14:paraId="3BB26747" w14:textId="6DF70EDA" w:rsidR="008B7CFC" w:rsidRDefault="008B7CFC" w:rsidP="00040C56">
      <w:pPr>
        <w:pStyle w:val="footnote"/>
      </w:pPr>
      <w:r>
        <w:rPr>
          <w:rStyle w:val="FootnoteReference"/>
        </w:rPr>
        <w:footnoteRef/>
      </w:r>
      <w:r>
        <w:t xml:space="preserve"> [JS] or “brought very low”</w:t>
      </w:r>
    </w:p>
  </w:footnote>
  <w:footnote w:id="640">
    <w:p w14:paraId="14C69153" w14:textId="7E1050DE" w:rsidR="008B7CFC" w:rsidRDefault="008B7CFC" w:rsidP="00B403A1">
      <w:pPr>
        <w:pStyle w:val="footnote"/>
      </w:pPr>
      <w:r>
        <w:rPr>
          <w:rStyle w:val="FootnoteReference"/>
        </w:rPr>
        <w:footnoteRef/>
      </w:r>
      <w:r>
        <w:t xml:space="preserve"> [JS] OSB has, “ecstasy,” Fr. Lazarus has “madness,” Brenton has “amazement.”</w:t>
      </w:r>
    </w:p>
  </w:footnote>
  <w:footnote w:id="641">
    <w:p w14:paraId="01F55DAD" w14:textId="6E588482" w:rsidR="008B7CFC" w:rsidRDefault="008B7CFC" w:rsidP="00B403A1">
      <w:pPr>
        <w:pStyle w:val="footnote"/>
      </w:pPr>
      <w:r>
        <w:rPr>
          <w:rStyle w:val="FootnoteReference"/>
        </w:rPr>
        <w:footnoteRef/>
      </w:r>
      <w:r>
        <w:t xml:space="preserve"> [JS] NETS and OSB omit vs. 5.</w:t>
      </w:r>
    </w:p>
  </w:footnote>
  <w:footnote w:id="642">
    <w:p w14:paraId="0273528E" w14:textId="77777777" w:rsidR="008B7CFC" w:rsidRDefault="008B7CFC" w:rsidP="00F01C0B">
      <w:pPr>
        <w:pStyle w:val="footnote"/>
      </w:pPr>
      <w:r>
        <w:rPr>
          <w:rStyle w:val="FootnoteReference"/>
        </w:rPr>
        <w:footnoteRef/>
      </w:r>
      <w:r>
        <w:t xml:space="preserve"> [JS] literally, “holy ones.”</w:t>
      </w:r>
    </w:p>
  </w:footnote>
  <w:footnote w:id="643">
    <w:p w14:paraId="536B616C" w14:textId="77777777" w:rsidR="008B7CFC" w:rsidRDefault="008B7CFC" w:rsidP="00F01C0B">
      <w:pPr>
        <w:pStyle w:val="footnote"/>
      </w:pPr>
      <w:r>
        <w:rPr>
          <w:rStyle w:val="FootnoteReference"/>
        </w:rPr>
        <w:footnoteRef/>
      </w:r>
      <w:r>
        <w:t xml:space="preserve"> </w:t>
      </w:r>
      <w:r w:rsidRPr="00DC02D9">
        <w:rPr>
          <w:i/>
        </w:rPr>
        <w:t>Or:</w:t>
      </w:r>
      <w:r>
        <w:t xml:space="preserve"> costly (Wisdom 1:13-16).</w:t>
      </w:r>
    </w:p>
  </w:footnote>
  <w:footnote w:id="644">
    <w:p w14:paraId="6DE0E1BC" w14:textId="28145809" w:rsidR="008B7CFC" w:rsidRDefault="008B7CFC" w:rsidP="00B403A1">
      <w:pPr>
        <w:pStyle w:val="footnote"/>
      </w:pPr>
      <w:r>
        <w:rPr>
          <w:rStyle w:val="FootnoteReference"/>
        </w:rPr>
        <w:footnoteRef/>
      </w:r>
      <w:r>
        <w:t xml:space="preserve"> [JS] litearlly, “slave”.</w:t>
      </w:r>
    </w:p>
  </w:footnote>
  <w:footnote w:id="645">
    <w:p w14:paraId="74CEF705" w14:textId="6A24290B" w:rsidR="008B7CFC" w:rsidRDefault="008B7CFC" w:rsidP="00B403A1">
      <w:pPr>
        <w:pStyle w:val="footnote"/>
      </w:pPr>
      <w:r>
        <w:rPr>
          <w:rStyle w:val="FootnoteReference"/>
        </w:rPr>
        <w:footnoteRef/>
      </w:r>
      <w:r>
        <w:t xml:space="preserve"> [JS] [] lacking in NETS and OSB.</w:t>
      </w:r>
    </w:p>
  </w:footnote>
  <w:footnote w:id="646">
    <w:p w14:paraId="380C2FA4" w14:textId="77777777" w:rsidR="008B7CFC" w:rsidRDefault="008B7CFC" w:rsidP="00C544D6">
      <w:pPr>
        <w:pStyle w:val="footnote"/>
      </w:pPr>
      <w:r>
        <w:rPr>
          <w:rStyle w:val="FootnoteReference"/>
        </w:rPr>
        <w:footnoteRef/>
      </w:r>
      <w:r>
        <w:t xml:space="preserve"> Rom. 15:11.</w:t>
      </w:r>
    </w:p>
  </w:footnote>
  <w:footnote w:id="647">
    <w:p w14:paraId="62277668" w14:textId="3F273B69" w:rsidR="008B7CFC" w:rsidRDefault="008B7CFC" w:rsidP="00A63B10">
      <w:pPr>
        <w:pStyle w:val="footnote"/>
      </w:pPr>
      <w:r>
        <w:rPr>
          <w:rStyle w:val="FootnoteReference"/>
        </w:rPr>
        <w:footnoteRef/>
      </w:r>
      <w:r>
        <w:t xml:space="preserve"> [JS] Fr. Lazarus has “is strong” NETS has “became strong towards us,” OSB has “rules over us.”</w:t>
      </w:r>
    </w:p>
  </w:footnote>
  <w:footnote w:id="648">
    <w:p w14:paraId="5730A607" w14:textId="6F7B9D5F" w:rsidR="008B7CFC" w:rsidRDefault="008B7CFC" w:rsidP="00407DA2">
      <w:pPr>
        <w:pStyle w:val="footnote"/>
      </w:pPr>
      <w:r>
        <w:rPr>
          <w:rStyle w:val="FootnoteReference"/>
        </w:rPr>
        <w:footnoteRef/>
      </w:r>
      <w:r>
        <w:t xml:space="preserve"> [JS] “thankfully confess the Lord with praise,” here and throughout</w:t>
      </w:r>
    </w:p>
  </w:footnote>
  <w:footnote w:id="649">
    <w:p w14:paraId="468C84B0" w14:textId="77777777" w:rsidR="008B7CFC" w:rsidRDefault="008B7CFC" w:rsidP="00C544D6">
      <w:pPr>
        <w:pStyle w:val="footnote"/>
      </w:pPr>
      <w:r>
        <w:rPr>
          <w:rStyle w:val="FootnoteReference"/>
        </w:rPr>
        <w:footnoteRef/>
      </w:r>
      <w:r>
        <w:t xml:space="preserve"> Mercy </w:t>
      </w:r>
      <w:r w:rsidRPr="00DC02D9">
        <w:rPr>
          <w:i/>
        </w:rPr>
        <w:t>or</w:t>
      </w:r>
      <w:r>
        <w:t xml:space="preserve"> love.</w:t>
      </w:r>
    </w:p>
  </w:footnote>
  <w:footnote w:id="650">
    <w:p w14:paraId="17CB332D" w14:textId="77777777" w:rsidR="008B7CFC" w:rsidRPr="00C544D6" w:rsidRDefault="008B7CFC" w:rsidP="00C544D6">
      <w:pPr>
        <w:pStyle w:val="footnote"/>
      </w:pPr>
      <w:r w:rsidRPr="00C544D6">
        <w:rPr>
          <w:rStyle w:val="FootnoteReference"/>
          <w:vertAlign w:val="baseline"/>
        </w:rPr>
        <w:footnoteRef/>
      </w:r>
      <w:r w:rsidRPr="00C544D6">
        <w:t xml:space="preserve"> Heb. 13:6.</w:t>
      </w:r>
    </w:p>
  </w:footnote>
  <w:footnote w:id="651">
    <w:p w14:paraId="0D5076CD" w14:textId="11027FF0" w:rsidR="008B7CFC" w:rsidRDefault="008B7CFC" w:rsidP="00C13781">
      <w:pPr>
        <w:pStyle w:val="footnote"/>
      </w:pPr>
      <w:r>
        <w:rPr>
          <w:rStyle w:val="FootnoteReference"/>
        </w:rPr>
        <w:footnoteRef/>
      </w:r>
      <w:r>
        <w:t xml:space="preserve"> [JS] Fr. Lazarus has “see the fall of”</w:t>
      </w:r>
    </w:p>
  </w:footnote>
  <w:footnote w:id="652">
    <w:p w14:paraId="6976F3A7" w14:textId="5D43CA43" w:rsidR="008B7CFC" w:rsidRDefault="008B7CFC"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53">
    <w:p w14:paraId="54F1DDA3" w14:textId="7FA1559F" w:rsidR="008B7CFC" w:rsidRDefault="008B7CFC" w:rsidP="00283E41">
      <w:pPr>
        <w:pStyle w:val="footnote"/>
      </w:pPr>
      <w:r>
        <w:rPr>
          <w:rStyle w:val="FootnoteReference"/>
        </w:rPr>
        <w:footnoteRef/>
      </w:r>
      <w:r>
        <w:t xml:space="preserve"> [JS] or “give thanks to”, “thankfully confess with praise”</w:t>
      </w:r>
    </w:p>
  </w:footnote>
  <w:footnote w:id="654">
    <w:p w14:paraId="6FF61961" w14:textId="48C00F3F" w:rsidR="008B7CFC" w:rsidRDefault="008B7CFC" w:rsidP="00283E41">
      <w:pPr>
        <w:pStyle w:val="footnote"/>
      </w:pPr>
      <w:r>
        <w:rPr>
          <w:rStyle w:val="FootnoteReference"/>
        </w:rPr>
        <w:footnoteRef/>
      </w:r>
      <w:r>
        <w:t xml:space="preserve"> [JS] or “praise and thank,” “thankfully confess with praise”</w:t>
      </w:r>
    </w:p>
  </w:footnote>
  <w:footnote w:id="655">
    <w:p w14:paraId="136E3140" w14:textId="77777777" w:rsidR="008B7CFC" w:rsidRDefault="008B7CFC"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56">
    <w:p w14:paraId="130CB8A8" w14:textId="3314BD86" w:rsidR="008B7CFC" w:rsidRDefault="008B7CFC" w:rsidP="00283E41">
      <w:pPr>
        <w:pStyle w:val="footnote"/>
      </w:pPr>
      <w:r>
        <w:rPr>
          <w:rStyle w:val="FootnoteReference"/>
        </w:rPr>
        <w:footnoteRef/>
      </w:r>
      <w:r>
        <w:t xml:space="preserve"> [JS] or “prosper us”</w:t>
      </w:r>
    </w:p>
  </w:footnote>
  <w:footnote w:id="657">
    <w:p w14:paraId="7A2D9627" w14:textId="49D0AACD" w:rsidR="008B7CFC" w:rsidRDefault="008B7CFC" w:rsidP="00407DA2">
      <w:pPr>
        <w:pStyle w:val="footnote"/>
      </w:pPr>
      <w:r>
        <w:rPr>
          <w:rStyle w:val="FootnoteReference"/>
        </w:rPr>
        <w:footnoteRef/>
      </w:r>
      <w:r>
        <w:t xml:space="preserve"> [JS] or “revealed Himself to us”</w:t>
      </w:r>
    </w:p>
  </w:footnote>
  <w:footnote w:id="658">
    <w:p w14:paraId="05642717" w14:textId="78CE3F15" w:rsidR="008B7CFC" w:rsidRDefault="008B7CFC"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59">
    <w:p w14:paraId="27685407" w14:textId="50DBBE13" w:rsidR="008B7CFC" w:rsidRDefault="008B7CFC"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60">
    <w:p w14:paraId="10B6A538" w14:textId="218D14D9" w:rsidR="008B7CFC" w:rsidRDefault="008B7CFC" w:rsidP="00407DA2">
      <w:pPr>
        <w:pStyle w:val="footnote"/>
      </w:pPr>
      <w:r>
        <w:rPr>
          <w:rStyle w:val="FootnoteReference"/>
        </w:rPr>
        <w:footnoteRef/>
      </w:r>
      <w:r>
        <w:t xml:space="preserve"> [JS] “thankfully confess You with praise”</w:t>
      </w:r>
    </w:p>
  </w:footnote>
  <w:footnote w:id="661">
    <w:p w14:paraId="327B2E03" w14:textId="17966534" w:rsidR="008B7CFC" w:rsidRDefault="008B7CFC" w:rsidP="00407DA2">
      <w:pPr>
        <w:pStyle w:val="footnote"/>
      </w:pPr>
      <w:r>
        <w:rPr>
          <w:rStyle w:val="FootnoteReference"/>
        </w:rPr>
        <w:footnoteRef/>
      </w:r>
      <w:r>
        <w:t xml:space="preserve"> [JS] “thankfully confess You with praise”</w:t>
      </w:r>
    </w:p>
  </w:footnote>
  <w:footnote w:id="662">
    <w:p w14:paraId="6E3C51BA" w14:textId="77777777" w:rsidR="008B7CFC" w:rsidRDefault="008B7CFC"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63">
    <w:p w14:paraId="1B184B80" w14:textId="77777777" w:rsidR="008B7CFC" w:rsidRDefault="008B7CFC" w:rsidP="00C544D6">
      <w:pPr>
        <w:pStyle w:val="footnote"/>
      </w:pPr>
      <w:r>
        <w:rPr>
          <w:rStyle w:val="FootnoteReference"/>
        </w:rPr>
        <w:footnoteRef/>
      </w:r>
      <w:r>
        <w:t xml:space="preserve"> Rom. 10:5; Gal. 3:12; Lev. 18:5; Luke 10:25-28.</w:t>
      </w:r>
    </w:p>
  </w:footnote>
  <w:footnote w:id="664">
    <w:p w14:paraId="0E153BF4" w14:textId="77777777" w:rsidR="008B7CFC" w:rsidRDefault="008B7CFC"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65">
    <w:p w14:paraId="5FA9B9EF" w14:textId="77777777" w:rsidR="008B7CFC" w:rsidRDefault="008B7CFC"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66">
    <w:p w14:paraId="253864F1" w14:textId="16AD5912" w:rsidR="008B7CFC" w:rsidRDefault="008B7CFC" w:rsidP="00E869A6">
      <w:pPr>
        <w:pStyle w:val="footnote"/>
      </w:pPr>
      <w:r>
        <w:rPr>
          <w:rStyle w:val="FootnoteReference"/>
        </w:rPr>
        <w:footnoteRef/>
      </w:r>
      <w:r>
        <w:t xml:space="preserve"> [JS] or “ordinances”. Fr. Athanasius has, “truths”. Literally something engraved or inscribed.</w:t>
      </w:r>
    </w:p>
  </w:footnote>
  <w:footnote w:id="667">
    <w:p w14:paraId="18017E7A" w14:textId="699B3F0B" w:rsidR="008B7CFC" w:rsidRDefault="008B7CFC" w:rsidP="00E869A6">
      <w:pPr>
        <w:pStyle w:val="footnote"/>
      </w:pPr>
      <w:r>
        <w:rPr>
          <w:rStyle w:val="FootnoteReference"/>
        </w:rPr>
        <w:footnoteRef/>
      </w:r>
      <w:r>
        <w:t xml:space="preserve"> [JS] Fr. Lazarus has “praise and thank”. Could be rendered, “thankfully confess You with praise”.</w:t>
      </w:r>
    </w:p>
  </w:footnote>
  <w:footnote w:id="668">
    <w:p w14:paraId="6175A855" w14:textId="57690D3E" w:rsidR="008B7CFC" w:rsidRDefault="008B7CFC" w:rsidP="00C57482">
      <w:pPr>
        <w:pStyle w:val="footnote"/>
      </w:pPr>
      <w:r>
        <w:rPr>
          <w:rStyle w:val="FootnoteReference"/>
        </w:rPr>
        <w:footnoteRef/>
      </w:r>
      <w:r>
        <w:t xml:space="preserve"> [JS] or “sayings,” or “teachings”</w:t>
      </w:r>
    </w:p>
  </w:footnote>
  <w:footnote w:id="669">
    <w:p w14:paraId="798DF7BE" w14:textId="68962B07" w:rsidR="008B7CFC" w:rsidRDefault="008B7CFC" w:rsidP="00BE75D2">
      <w:pPr>
        <w:pStyle w:val="footnote"/>
      </w:pPr>
      <w:r>
        <w:rPr>
          <w:rStyle w:val="FootnoteReference"/>
        </w:rPr>
        <w:footnoteRef/>
      </w:r>
      <w:r>
        <w:t xml:space="preserve"> [JS] Fr. Athanasius has, “repaly,” Brenton has “recompense”</w:t>
      </w:r>
    </w:p>
  </w:footnote>
  <w:footnote w:id="670">
    <w:p w14:paraId="0D4EEBCE" w14:textId="0AC85059" w:rsidR="008B7CFC" w:rsidRDefault="008B7CFC"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71">
    <w:p w14:paraId="27B8F97B" w14:textId="77777777" w:rsidR="008B7CFC" w:rsidRDefault="008B7CFC"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72">
    <w:p w14:paraId="7E47ADA2" w14:textId="77777777" w:rsidR="008B7CFC" w:rsidRDefault="008B7CFC"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73">
    <w:p w14:paraId="1EDD2AC5" w14:textId="77777777" w:rsidR="008B7CFC" w:rsidRDefault="008B7CFC" w:rsidP="00C544D6">
      <w:pPr>
        <w:pStyle w:val="footnote"/>
      </w:pPr>
      <w:r>
        <w:rPr>
          <w:rStyle w:val="FootnoteReference"/>
        </w:rPr>
        <w:footnoteRef/>
      </w:r>
      <w:r>
        <w:t xml:space="preserve"> sloth: </w:t>
      </w:r>
      <w:r w:rsidRPr="0002544A">
        <w:rPr>
          <w:i/>
        </w:rPr>
        <w:t>or:</w:t>
      </w:r>
      <w:r>
        <w:t xml:space="preserve"> accidie.</w:t>
      </w:r>
    </w:p>
  </w:footnote>
  <w:footnote w:id="674">
    <w:p w14:paraId="35335E72" w14:textId="703A0471" w:rsidR="008B7CFC" w:rsidRDefault="008B7CFC" w:rsidP="005E7419">
      <w:pPr>
        <w:pStyle w:val="footnote"/>
      </w:pPr>
      <w:r>
        <w:rPr>
          <w:rStyle w:val="FootnoteReference"/>
        </w:rPr>
        <w:footnoteRef/>
      </w:r>
      <w:r>
        <w:t xml:space="preserve"> [JS] or “establish,” “confirm”</w:t>
      </w:r>
    </w:p>
  </w:footnote>
  <w:footnote w:id="675">
    <w:p w14:paraId="2E991C7E" w14:textId="4933BF85" w:rsidR="008B7CFC" w:rsidRDefault="008B7CFC" w:rsidP="00B5676D">
      <w:pPr>
        <w:pStyle w:val="footnote"/>
      </w:pPr>
      <w:r>
        <w:rPr>
          <w:rStyle w:val="FootnoteReference"/>
        </w:rPr>
        <w:footnoteRef/>
      </w:r>
      <w:r>
        <w:t xml:space="preserve"> [JS] or “covetousness”</w:t>
      </w:r>
    </w:p>
  </w:footnote>
  <w:footnote w:id="676">
    <w:p w14:paraId="25BE986A" w14:textId="2129563B" w:rsidR="008B7CFC" w:rsidRDefault="008B7CFC"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77">
    <w:p w14:paraId="1BE9F3FA" w14:textId="704CDB82" w:rsidR="008B7CFC" w:rsidRDefault="008B7CFC" w:rsidP="00C544D6">
      <w:pPr>
        <w:pStyle w:val="footnote"/>
      </w:pPr>
      <w:r>
        <w:rPr>
          <w:rStyle w:val="FootnoteReference"/>
        </w:rPr>
        <w:footnoteRef/>
      </w:r>
      <w:r>
        <w:t xml:space="preserve"> Christ is our way and our righteousness (cf. Jn. 14:6; 1 Cor 1:30; Ephes. 2:5-7).</w:t>
      </w:r>
    </w:p>
  </w:footnote>
  <w:footnote w:id="678">
    <w:p w14:paraId="79416CA6" w14:textId="027AF494" w:rsidR="008B7CFC" w:rsidRDefault="008B7CFC" w:rsidP="00C544D6">
      <w:pPr>
        <w:pStyle w:val="footnote"/>
      </w:pPr>
      <w:r>
        <w:rPr>
          <w:rStyle w:val="FootnoteReference"/>
        </w:rPr>
        <w:footnoteRef/>
      </w:r>
      <w:r>
        <w:t xml:space="preserve"> The house of wisdom can be built only if the fear of God is rooted deeply in the soul (cf. St Ambrose).</w:t>
      </w:r>
    </w:p>
  </w:footnote>
  <w:footnote w:id="679">
    <w:p w14:paraId="5DF20A4C" w14:textId="42D6EF77" w:rsidR="008B7CFC" w:rsidRDefault="008B7CFC" w:rsidP="00C544D6">
      <w:pPr>
        <w:pStyle w:val="footnote"/>
      </w:pPr>
      <w:r>
        <w:rPr>
          <w:rStyle w:val="FootnoteReference"/>
        </w:rPr>
        <w:footnoteRef/>
      </w:r>
      <w:r>
        <w:t xml:space="preserve"> Christ is our way and our righteousness (cf. Jn. 14:6; 1 Cor 1:30; Ephes. 2:5-7). &lt;see 2 footnotes above&gt;</w:t>
      </w:r>
    </w:p>
  </w:footnote>
  <w:footnote w:id="680">
    <w:p w14:paraId="2981F854" w14:textId="7B631D2E" w:rsidR="008B7CFC" w:rsidRDefault="008B7CFC" w:rsidP="00C544D6">
      <w:pPr>
        <w:pStyle w:val="footnote"/>
      </w:pPr>
      <w:r>
        <w:rPr>
          <w:rStyle w:val="FootnoteReference"/>
        </w:rPr>
        <w:footnoteRef/>
      </w:r>
      <w:r>
        <w:t xml:space="preserve"> </w:t>
      </w:r>
      <w:r w:rsidRPr="0002544A">
        <w:rPr>
          <w:i/>
        </w:rPr>
        <w:t>Lit</w:t>
      </w:r>
      <w:r>
        <w:t>. Face: a Hebraism for ‘favor’. (Cf. Psalm 44:13).</w:t>
      </w:r>
    </w:p>
  </w:footnote>
  <w:footnote w:id="681">
    <w:p w14:paraId="38605490" w14:textId="30AFC73A" w:rsidR="008B7CFC" w:rsidRDefault="008B7CFC" w:rsidP="00D305E3">
      <w:pPr>
        <w:pStyle w:val="footnote"/>
      </w:pPr>
      <w:r>
        <w:rPr>
          <w:rStyle w:val="FootnoteReference"/>
        </w:rPr>
        <w:footnoteRef/>
      </w:r>
      <w:r>
        <w:t xml:space="preserve"> [JS] or “thank,” “thankfully confess You with praise”</w:t>
      </w:r>
    </w:p>
  </w:footnote>
  <w:footnote w:id="682">
    <w:p w14:paraId="7A206583" w14:textId="77777777" w:rsidR="008B7CFC" w:rsidRDefault="008B7CFC"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83">
    <w:p w14:paraId="47E338DE" w14:textId="77777777" w:rsidR="008B7CFC" w:rsidRDefault="008B7CFC" w:rsidP="00C544D6">
      <w:pPr>
        <w:pStyle w:val="footnote"/>
      </w:pPr>
      <w:r>
        <w:rPr>
          <w:rStyle w:val="FootnoteReference"/>
        </w:rPr>
        <w:footnoteRef/>
      </w:r>
      <w:r>
        <w:t xml:space="preserve"> Curdled with scorn, anger and fear.</w:t>
      </w:r>
    </w:p>
  </w:footnote>
  <w:footnote w:id="684">
    <w:p w14:paraId="7309743D" w14:textId="0EE8ABB9" w:rsidR="008B7CFC" w:rsidRDefault="008B7CFC" w:rsidP="00C544D6">
      <w:pPr>
        <w:pStyle w:val="footnote"/>
      </w:pPr>
      <w:r>
        <w:rPr>
          <w:rStyle w:val="FootnoteReference"/>
        </w:rPr>
        <w:footnoteRef/>
      </w:r>
      <w:r>
        <w:t xml:space="preserve"> Was St. Peter poor when he had no gold and silver for the cripple? They are not currency in Canaan (cf. St. Chrysostom).</w:t>
      </w:r>
    </w:p>
  </w:footnote>
  <w:footnote w:id="685">
    <w:p w14:paraId="093B35A7" w14:textId="6379C8CD" w:rsidR="008B7CFC" w:rsidRDefault="008B7CFC"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86">
    <w:p w14:paraId="66EEA7F3" w14:textId="2655C0E8" w:rsidR="008B7CFC" w:rsidRDefault="008B7CFC" w:rsidP="00C936FC">
      <w:pPr>
        <w:pStyle w:val="footnote"/>
      </w:pPr>
      <w:r>
        <w:rPr>
          <w:rStyle w:val="FootnoteReference"/>
        </w:rPr>
        <w:footnoteRef/>
      </w:r>
      <w:r>
        <w:t xml:space="preserve"> [JS] i.e. my eyes were straigned looking for your word.</w:t>
      </w:r>
    </w:p>
  </w:footnote>
  <w:footnote w:id="687">
    <w:p w14:paraId="4CBD2EF6" w14:textId="212825E8" w:rsidR="008B7CFC" w:rsidRDefault="008B7CFC"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88">
    <w:p w14:paraId="10BF754D" w14:textId="77777777" w:rsidR="008B7CFC" w:rsidRDefault="008B7CFC" w:rsidP="00C544D6">
      <w:pPr>
        <w:pStyle w:val="footnote"/>
      </w:pPr>
      <w:r>
        <w:rPr>
          <w:rStyle w:val="FootnoteReference"/>
        </w:rPr>
        <w:footnoteRef/>
      </w:r>
      <w:r>
        <w:t xml:space="preserve"> Sprinkled with hoar-frost, a wineskin is like the greying head of an old man.</w:t>
      </w:r>
    </w:p>
  </w:footnote>
  <w:footnote w:id="689">
    <w:p w14:paraId="297C1D16" w14:textId="55FFB7CB" w:rsidR="008B7CFC" w:rsidRDefault="008B7CFC" w:rsidP="00D9575C">
      <w:pPr>
        <w:pStyle w:val="footnote"/>
      </w:pPr>
      <w:r>
        <w:rPr>
          <w:rStyle w:val="FootnoteReference"/>
        </w:rPr>
        <w:footnoteRef/>
      </w:r>
      <w:r>
        <w:t xml:space="preserve"> [JS] revive, “give me life”</w:t>
      </w:r>
    </w:p>
  </w:footnote>
  <w:footnote w:id="690">
    <w:p w14:paraId="43860D7B" w14:textId="0D5C0E48" w:rsidR="008B7CFC" w:rsidRDefault="008B7CFC" w:rsidP="00D9575C">
      <w:pPr>
        <w:pStyle w:val="footnote"/>
      </w:pPr>
      <w:r>
        <w:rPr>
          <w:rStyle w:val="FootnoteReference"/>
        </w:rPr>
        <w:footnoteRef/>
      </w:r>
      <w:r>
        <w:t xml:space="preserve"> [JS] “all things together”, i.e. “all the universe”</w:t>
      </w:r>
    </w:p>
  </w:footnote>
  <w:footnote w:id="691">
    <w:p w14:paraId="1C03CDF6" w14:textId="6210968E" w:rsidR="008B7CFC" w:rsidRDefault="008B7CFC"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92">
    <w:p w14:paraId="590118AD" w14:textId="77777777" w:rsidR="008B7CFC" w:rsidRDefault="008B7CFC" w:rsidP="00C544D6">
      <w:pPr>
        <w:pStyle w:val="footnote"/>
      </w:pPr>
      <w:r>
        <w:rPr>
          <w:rStyle w:val="FootnoteReference"/>
        </w:rPr>
        <w:footnoteRef/>
      </w:r>
      <w:r>
        <w:t xml:space="preserve"> hear: </w:t>
      </w:r>
      <w:r w:rsidRPr="0002544A">
        <w:rPr>
          <w:i/>
        </w:rPr>
        <w:t>lit</w:t>
      </w:r>
      <w:r>
        <w:t>. gullet, throat, larynx.</w:t>
      </w:r>
    </w:p>
  </w:footnote>
  <w:footnote w:id="693">
    <w:p w14:paraId="1A1C9B89" w14:textId="77777777" w:rsidR="008B7CFC" w:rsidRDefault="008B7CFC"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94">
    <w:p w14:paraId="608F88F3" w14:textId="5EEF24C6" w:rsidR="008B7CFC" w:rsidRDefault="008B7CFC" w:rsidP="004D36A2">
      <w:pPr>
        <w:pStyle w:val="footnote"/>
      </w:pPr>
      <w:r>
        <w:rPr>
          <w:rStyle w:val="FootnoteReference"/>
        </w:rPr>
        <w:footnoteRef/>
      </w:r>
      <w:r>
        <w:t xml:space="preserve"> [JS] probably “forever for a reward”, rather than “for an eternal reward”</w:t>
      </w:r>
    </w:p>
  </w:footnote>
  <w:footnote w:id="695">
    <w:p w14:paraId="5687A5D1" w14:textId="12E6D97D" w:rsidR="008B7CFC" w:rsidRDefault="008B7CFC"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96">
    <w:p w14:paraId="2CF134F8" w14:textId="13011A8D" w:rsidR="008B7CFC" w:rsidRDefault="008B7CFC"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697">
    <w:p w14:paraId="3C89D31A" w14:textId="188553A2" w:rsidR="008B7CFC" w:rsidRDefault="008B7CFC"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698">
    <w:p w14:paraId="0E747174" w14:textId="77777777" w:rsidR="008B7CFC" w:rsidRDefault="008B7CFC" w:rsidP="00C544D6">
      <w:pPr>
        <w:pStyle w:val="footnote"/>
      </w:pPr>
      <w:r>
        <w:rPr>
          <w:rStyle w:val="FootnoteReference"/>
        </w:rPr>
        <w:footnoteRef/>
      </w:r>
      <w:r>
        <w:t xml:space="preserve"> These words are repeated by the deacon at the beginning of the Divine Liturgy.</w:t>
      </w:r>
    </w:p>
  </w:footnote>
  <w:footnote w:id="699">
    <w:p w14:paraId="24311CED" w14:textId="1E1A85CD" w:rsidR="008B7CFC" w:rsidRDefault="008B7CFC"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00">
    <w:p w14:paraId="31DA08D1" w14:textId="75A07B30" w:rsidR="008B7CFC" w:rsidRDefault="008B7CFC" w:rsidP="00027E51">
      <w:pPr>
        <w:pStyle w:val="footnote"/>
      </w:pPr>
      <w:r>
        <w:rPr>
          <w:rStyle w:val="FootnoteReference"/>
        </w:rPr>
        <w:footnoteRef/>
      </w:r>
      <w:r>
        <w:t xml:space="preserve"> [JS] or “I directed myself towards”</w:t>
      </w:r>
    </w:p>
  </w:footnote>
  <w:footnote w:id="701">
    <w:p w14:paraId="0B2F62E7" w14:textId="0CF252B5" w:rsidR="008B7CFC" w:rsidRDefault="008B7CFC" w:rsidP="00C544D6">
      <w:pPr>
        <w:pStyle w:val="footnote"/>
      </w:pPr>
      <w:r>
        <w:rPr>
          <w:rStyle w:val="FootnoteReference"/>
        </w:rPr>
        <w:footnoteRef/>
      </w:r>
      <w:r>
        <w:t xml:space="preserve"> Cf. Lk. 24:27,32,45.</w:t>
      </w:r>
    </w:p>
  </w:footnote>
  <w:footnote w:id="702">
    <w:p w14:paraId="081BE299" w14:textId="0DC86D26" w:rsidR="008B7CFC" w:rsidRDefault="008B7CFC" w:rsidP="00027E51">
      <w:pPr>
        <w:pStyle w:val="footnote"/>
      </w:pPr>
      <w:r>
        <w:rPr>
          <w:rStyle w:val="FootnoteReference"/>
        </w:rPr>
        <w:footnoteRef/>
      </w:r>
      <w:r>
        <w:t xml:space="preserve"> [JS] Fr. Lazarus and Fr. Athanasius interpret this as “the Spirit” or “a Spirit”, (breath and spirit being the same word)</w:t>
      </w:r>
    </w:p>
  </w:footnote>
  <w:footnote w:id="703">
    <w:p w14:paraId="33F1F13D" w14:textId="77777777" w:rsidR="008B7CFC" w:rsidRDefault="008B7CFC" w:rsidP="00C544D6">
      <w:pPr>
        <w:pStyle w:val="footnote"/>
      </w:pPr>
      <w:r>
        <w:rPr>
          <w:rStyle w:val="FootnoteReference"/>
        </w:rPr>
        <w:footnoteRef/>
      </w:r>
      <w:r>
        <w:t xml:space="preserve"> Just as we who claim to love God judge it right to show mercy, so we can expect the divine mercy (Mt. 5:7).</w:t>
      </w:r>
    </w:p>
  </w:footnote>
  <w:footnote w:id="704">
    <w:p w14:paraId="63C08946" w14:textId="7EC52CFB" w:rsidR="008B7CFC" w:rsidRDefault="008B7CFC" w:rsidP="00C544D6">
      <w:pPr>
        <w:pStyle w:val="footnote"/>
      </w:pPr>
      <w:r>
        <w:rPr>
          <w:rStyle w:val="FootnoteReference"/>
        </w:rPr>
        <w:footnoteRef/>
      </w:r>
      <w:r>
        <w:t xml:space="preserve"> pure: </w:t>
      </w:r>
      <w:r w:rsidRPr="007B4ADE">
        <w:rPr>
          <w:i/>
        </w:rPr>
        <w:t>lit</w:t>
      </w:r>
      <w:r>
        <w:t>. burnt, fired: hence refined and pure (cf. Psalm 11:7).</w:t>
      </w:r>
    </w:p>
  </w:footnote>
  <w:footnote w:id="705">
    <w:p w14:paraId="6C5F33A5" w14:textId="77777777" w:rsidR="008B7CFC" w:rsidRDefault="008B7CFC"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06">
    <w:p w14:paraId="1B4D2C64" w14:textId="77376B3B" w:rsidR="008B7CFC" w:rsidRDefault="008B7CFC"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07">
    <w:p w14:paraId="7AACBE15" w14:textId="544AAC0D" w:rsidR="008B7CFC" w:rsidRDefault="008B7CFC"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08">
    <w:p w14:paraId="316360CF" w14:textId="52D1E6E8" w:rsidR="008B7CFC" w:rsidRDefault="008B7CFC" w:rsidP="00330381">
      <w:pPr>
        <w:pStyle w:val="footnote"/>
      </w:pPr>
      <w:r>
        <w:rPr>
          <w:rStyle w:val="FootnoteReference"/>
        </w:rPr>
        <w:footnoteRef/>
      </w:r>
      <w:r>
        <w:t xml:space="preserve"> [JS] or “wickedness”</w:t>
      </w:r>
    </w:p>
  </w:footnote>
  <w:footnote w:id="709">
    <w:p w14:paraId="50052FF4" w14:textId="1790CFD6" w:rsidR="008B7CFC" w:rsidRDefault="008B7CFC" w:rsidP="00C544D6">
      <w:pPr>
        <w:pStyle w:val="footnote"/>
      </w:pPr>
      <w:r>
        <w:rPr>
          <w:rStyle w:val="FootnoteReference"/>
        </w:rPr>
        <w:footnoteRef/>
      </w:r>
      <w:r>
        <w:t xml:space="preserve"> Cf. Ps. 110:10.</w:t>
      </w:r>
    </w:p>
  </w:footnote>
  <w:footnote w:id="710">
    <w:p w14:paraId="720D7516" w14:textId="1A9EC268" w:rsidR="008B7CFC" w:rsidRDefault="008B7CFC"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11">
    <w:p w14:paraId="7BCCBEE9" w14:textId="2E070483" w:rsidR="008B7CFC" w:rsidRDefault="008B7CFC" w:rsidP="00922B79">
      <w:pPr>
        <w:pStyle w:val="footnote"/>
      </w:pPr>
      <w:r>
        <w:rPr>
          <w:rStyle w:val="FootnoteReference"/>
        </w:rPr>
        <w:footnoteRef/>
      </w:r>
      <w:r>
        <w:t xml:space="preserve"> [JS] Coptic has, “Name”.</w:t>
      </w:r>
    </w:p>
  </w:footnote>
  <w:footnote w:id="712">
    <w:p w14:paraId="6758F0AB" w14:textId="1B97FFBE" w:rsidR="008B7CFC" w:rsidRDefault="008B7CFC" w:rsidP="00922B79">
      <w:pPr>
        <w:pStyle w:val="footnote"/>
      </w:pPr>
      <w:r>
        <w:rPr>
          <w:rStyle w:val="FootnoteReference"/>
        </w:rPr>
        <w:footnoteRef/>
      </w:r>
      <w:r>
        <w:t xml:space="preserve"> [JS] or “word,” or “teachings</w:t>
      </w:r>
    </w:p>
  </w:footnote>
  <w:footnote w:id="713">
    <w:p w14:paraId="6F9983BE" w14:textId="25FEB91F" w:rsidR="008B7CFC" w:rsidRDefault="008B7CFC" w:rsidP="00881117">
      <w:pPr>
        <w:pStyle w:val="footnote"/>
      </w:pPr>
      <w:r>
        <w:rPr>
          <w:rStyle w:val="FootnoteReference"/>
        </w:rPr>
        <w:footnoteRef/>
      </w:r>
      <w:r>
        <w:t xml:space="preserve"> [JS] Fr. Athanaius has “or what shall be added unto you, by a deceitful ltongue?”</w:t>
      </w:r>
    </w:p>
  </w:footnote>
  <w:footnote w:id="714">
    <w:p w14:paraId="0951B7D8" w14:textId="2424F68A" w:rsidR="008B7CFC" w:rsidRDefault="008B7CFC" w:rsidP="00C544D6">
      <w:pPr>
        <w:pStyle w:val="footnote"/>
      </w:pPr>
      <w:r>
        <w:rPr>
          <w:rStyle w:val="FootnoteReference"/>
        </w:rPr>
        <w:footnoteRef/>
      </w:r>
      <w:r>
        <w:t xml:space="preserve"> Cf. Psalm 139:11; Rom. 12:20. ‘Coals of hell’. For desolation as the equivalent of hell, see Mark 13:14.</w:t>
      </w:r>
    </w:p>
  </w:footnote>
  <w:footnote w:id="715">
    <w:p w14:paraId="1F068DD9" w14:textId="40950119" w:rsidR="008B7CFC" w:rsidRDefault="008B7CFC" w:rsidP="00C544D6">
      <w:pPr>
        <w:pStyle w:val="footnote"/>
      </w:pPr>
      <w:r>
        <w:rPr>
          <w:rStyle w:val="FootnoteReference"/>
        </w:rPr>
        <w:footnoteRef/>
      </w:r>
      <w:r>
        <w:t xml:space="preserve"> Cf. Jeremiah 3:23. I look through the hills to their unseen Maker.</w:t>
      </w:r>
    </w:p>
  </w:footnote>
  <w:footnote w:id="716">
    <w:p w14:paraId="597C7008" w14:textId="630EBDA2" w:rsidR="008B7CFC" w:rsidRDefault="008B7CFC"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17">
    <w:p w14:paraId="17B7D2D5" w14:textId="062D6F27" w:rsidR="008B7CFC" w:rsidRDefault="008B7CFC" w:rsidP="00CE55B0">
      <w:pPr>
        <w:pStyle w:val="footnote"/>
      </w:pPr>
      <w:r>
        <w:rPr>
          <w:rStyle w:val="FootnoteReference"/>
        </w:rPr>
        <w:footnoteRef/>
      </w:r>
      <w:r>
        <w:t xml:space="preserve"> [JS] Fr. Athanasius has, “Jerusalem is built as a city: her good pleasure is in this and that:”</w:t>
      </w:r>
    </w:p>
  </w:footnote>
  <w:footnote w:id="718">
    <w:p w14:paraId="15E2D793" w14:textId="77777777" w:rsidR="008B7CFC" w:rsidRDefault="008B7CFC"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19">
    <w:p w14:paraId="15A2BE54" w14:textId="760CD576" w:rsidR="008B7CFC" w:rsidRDefault="008B7CFC" w:rsidP="00CE55B0">
      <w:pPr>
        <w:pStyle w:val="footnote"/>
      </w:pPr>
      <w:r>
        <w:rPr>
          <w:rStyle w:val="FootnoteReference"/>
        </w:rPr>
        <w:footnoteRef/>
      </w:r>
      <w:r>
        <w:t xml:space="preserve"> [JS] or “thank and praise”, “thankfully confess with praise”</w:t>
      </w:r>
    </w:p>
  </w:footnote>
  <w:footnote w:id="720">
    <w:p w14:paraId="351045EF" w14:textId="461615AB" w:rsidR="008B7CFC" w:rsidRDefault="008B7CFC" w:rsidP="0033276B">
      <w:pPr>
        <w:pStyle w:val="footnote"/>
      </w:pPr>
      <w:r>
        <w:rPr>
          <w:rStyle w:val="FootnoteReference"/>
        </w:rPr>
        <w:footnoteRef/>
      </w:r>
      <w:r>
        <w:t xml:space="preserve"> [JS] or “pray” or “ask after” “that which pertains to the pace of Jesrusalem”</w:t>
      </w:r>
    </w:p>
  </w:footnote>
  <w:footnote w:id="721">
    <w:p w14:paraId="3A74CEC3" w14:textId="7502B3A2" w:rsidR="008B7CFC" w:rsidRDefault="008B7CFC"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22">
    <w:p w14:paraId="2E2CD6B3" w14:textId="77777777" w:rsidR="008B7CFC" w:rsidRDefault="008B7CFC" w:rsidP="00C544D6">
      <w:pPr>
        <w:pStyle w:val="footnote"/>
      </w:pPr>
      <w:r>
        <w:rPr>
          <w:rStyle w:val="FootnoteReference"/>
        </w:rPr>
        <w:footnoteRef/>
      </w:r>
      <w:r>
        <w:t xml:space="preserve"> Hebrews 11:26; 13:13.</w:t>
      </w:r>
    </w:p>
  </w:footnote>
  <w:footnote w:id="723">
    <w:p w14:paraId="09354BED" w14:textId="77777777" w:rsidR="008B7CFC" w:rsidRDefault="008B7CFC" w:rsidP="00C544D6">
      <w:pPr>
        <w:pStyle w:val="footnote"/>
      </w:pPr>
      <w:r>
        <w:rPr>
          <w:rStyle w:val="FootnoteReference"/>
        </w:rPr>
        <w:footnoteRef/>
      </w:r>
      <w:r>
        <w:t xml:space="preserve"> Heaven is here (Mt. 4:17; Lk. 17:21; Prov. 17:24).</w:t>
      </w:r>
    </w:p>
  </w:footnote>
  <w:footnote w:id="724">
    <w:p w14:paraId="70E4A917" w14:textId="510327E2" w:rsidR="008B7CFC" w:rsidRDefault="008B7CFC" w:rsidP="0017251E">
      <w:pPr>
        <w:pStyle w:val="footnote"/>
      </w:pPr>
      <w:r>
        <w:rPr>
          <w:rStyle w:val="FootnoteReference"/>
        </w:rPr>
        <w:footnoteRef/>
      </w:r>
      <w:r>
        <w:t xml:space="preserve"> [JS] Fr. Lazarus and NETS have “irresistible”, OSB has “overwhelming”</w:t>
      </w:r>
    </w:p>
  </w:footnote>
  <w:footnote w:id="725">
    <w:p w14:paraId="045830C0" w14:textId="3777C1FD" w:rsidR="008B7CFC" w:rsidRDefault="008B7CFC" w:rsidP="00330381">
      <w:pPr>
        <w:pStyle w:val="footnote"/>
      </w:pPr>
      <w:r>
        <w:rPr>
          <w:rStyle w:val="FootnoteReference"/>
        </w:rPr>
        <w:footnoteRef/>
      </w:r>
      <w:r>
        <w:t xml:space="preserve"> [JS] or “evildoers”</w:t>
      </w:r>
    </w:p>
  </w:footnote>
  <w:footnote w:id="726">
    <w:p w14:paraId="09C30AE4" w14:textId="6C02AB51" w:rsidR="008B7CFC" w:rsidRDefault="008B7CFC" w:rsidP="00511459">
      <w:pPr>
        <w:pStyle w:val="footnote"/>
      </w:pPr>
      <w:r>
        <w:rPr>
          <w:rStyle w:val="FootnoteReference"/>
        </w:rPr>
        <w:footnoteRef/>
      </w:r>
      <w:r>
        <w:t xml:space="preserve"> [JS] Fr. Athanasius has, “the Lord has magnified His doings with them.”</w:t>
      </w:r>
    </w:p>
  </w:footnote>
  <w:footnote w:id="727">
    <w:p w14:paraId="5CAE6DBB" w14:textId="77777777" w:rsidR="008B7CFC" w:rsidRDefault="008B7CFC"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28">
    <w:p w14:paraId="2AB48656" w14:textId="77777777" w:rsidR="008B7CFC" w:rsidRDefault="008B7CFC"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29">
    <w:p w14:paraId="7602D33B" w14:textId="34E014EA" w:rsidR="008B7CFC" w:rsidRDefault="008B7CFC" w:rsidP="003169DD">
      <w:pPr>
        <w:pStyle w:val="footnote"/>
      </w:pPr>
      <w:r>
        <w:rPr>
          <w:rStyle w:val="FootnoteReference"/>
        </w:rPr>
        <w:footnoteRef/>
      </w:r>
      <w:r>
        <w:t xml:space="preserve"> [JS] “from your rest”, literally, “after sitting”</w:t>
      </w:r>
    </w:p>
  </w:footnote>
  <w:footnote w:id="730">
    <w:p w14:paraId="2EF38BE0" w14:textId="36D5D79C" w:rsidR="008B7CFC" w:rsidRDefault="008B7CFC" w:rsidP="003169DD">
      <w:pPr>
        <w:pStyle w:val="footnote"/>
      </w:pPr>
      <w:r>
        <w:rPr>
          <w:rStyle w:val="FootnoteReference"/>
        </w:rPr>
        <w:footnoteRef/>
      </w:r>
      <w:r>
        <w:t xml:space="preserve"> [JS] Fr. Athanasius has, “the children of those who have been awakened.”</w:t>
      </w:r>
    </w:p>
  </w:footnote>
  <w:footnote w:id="731">
    <w:p w14:paraId="40FE15BF" w14:textId="13C73A63" w:rsidR="008B7CFC" w:rsidRDefault="008B7CFC" w:rsidP="008D24A6">
      <w:pPr>
        <w:pStyle w:val="footnote"/>
      </w:pPr>
      <w:r>
        <w:rPr>
          <w:rStyle w:val="FootnoteReference"/>
        </w:rPr>
        <w:footnoteRef/>
      </w:r>
      <w:r>
        <w:t xml:space="preserve"> [JS] Fr. Lazarus has, “such exiles”</w:t>
      </w:r>
    </w:p>
  </w:footnote>
  <w:footnote w:id="732">
    <w:p w14:paraId="48D4D6D3" w14:textId="3C1F801B" w:rsidR="008B7CFC" w:rsidRDefault="008B7CFC" w:rsidP="00087D9B">
      <w:pPr>
        <w:pStyle w:val="footnote"/>
      </w:pPr>
      <w:r>
        <w:rPr>
          <w:rStyle w:val="FootnoteReference"/>
        </w:rPr>
        <w:footnoteRef/>
      </w:r>
      <w:r>
        <w:t xml:space="preserve"> [JS] Fr. Athanasius has, “You will be blessed”</w:t>
      </w:r>
    </w:p>
  </w:footnote>
  <w:footnote w:id="733">
    <w:p w14:paraId="7A7A17DB" w14:textId="31683221" w:rsidR="008B7CFC" w:rsidRDefault="008B7CFC" w:rsidP="00087D9B">
      <w:pPr>
        <w:pStyle w:val="footnote"/>
      </w:pPr>
      <w:r>
        <w:rPr>
          <w:rStyle w:val="FootnoteReference"/>
        </w:rPr>
        <w:footnoteRef/>
      </w:r>
      <w:r>
        <w:t xml:space="preserve"> [JS]. Fr. Athanasius has, “you will,” instead of “may you”, throughout these last two vs. Lit. “sonss’ sons”</w:t>
      </w:r>
    </w:p>
  </w:footnote>
  <w:footnote w:id="734">
    <w:p w14:paraId="60A69A9F" w14:textId="2E477841" w:rsidR="008B7CFC" w:rsidRDefault="008B7CFC" w:rsidP="0061464A">
      <w:pPr>
        <w:pStyle w:val="footnote"/>
      </w:pPr>
      <w:r>
        <w:rPr>
          <w:rStyle w:val="FootnoteReference"/>
        </w:rPr>
        <w:footnoteRef/>
      </w:r>
      <w:r>
        <w:t xml:space="preserve"> [JS] OSB has “schemed behind my back,” NETS has, “On my back the sinners were practicing hteir skill”</w:t>
      </w:r>
    </w:p>
  </w:footnote>
  <w:footnote w:id="735">
    <w:p w14:paraId="74FF21CF" w14:textId="3FFF46C5" w:rsidR="008B7CFC" w:rsidRDefault="008B7CFC" w:rsidP="0061464A">
      <w:pPr>
        <w:pStyle w:val="footnote"/>
      </w:pPr>
      <w:r>
        <w:rPr>
          <w:rStyle w:val="FootnoteReference"/>
        </w:rPr>
        <w:footnoteRef/>
      </w:r>
      <w:r>
        <w:t xml:space="preserve"> [JS] or “lawlessness”</w:t>
      </w:r>
    </w:p>
  </w:footnote>
  <w:footnote w:id="736">
    <w:p w14:paraId="6A925E31" w14:textId="50F1CD8D" w:rsidR="008B7CFC" w:rsidRDefault="008B7CFC"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37">
    <w:p w14:paraId="0FC01CF2" w14:textId="3C79D2D9" w:rsidR="008B7CFC" w:rsidRDefault="008B7CFC" w:rsidP="00714F88">
      <w:pPr>
        <w:pStyle w:val="footnote"/>
      </w:pPr>
      <w:r>
        <w:rPr>
          <w:rStyle w:val="FootnoteReference"/>
        </w:rPr>
        <w:footnoteRef/>
      </w:r>
      <w:r>
        <w:t xml:space="preserve"> [JS] or “transgressions” or “acts of lawlessness”, throughout.</w:t>
      </w:r>
    </w:p>
  </w:footnote>
  <w:footnote w:id="738">
    <w:p w14:paraId="0461F9AD" w14:textId="6F28CA37" w:rsidR="008B7CFC" w:rsidRDefault="008B7CFC" w:rsidP="00714F88">
      <w:pPr>
        <w:pStyle w:val="footnote"/>
      </w:pPr>
      <w:r>
        <w:rPr>
          <w:rStyle w:val="FootnoteReference"/>
        </w:rPr>
        <w:footnoteRef/>
      </w:r>
      <w:r>
        <w:t xml:space="preserve"> [JS] or “forgiveness”</w:t>
      </w:r>
    </w:p>
  </w:footnote>
  <w:footnote w:id="739">
    <w:p w14:paraId="0C346C8C" w14:textId="77777777" w:rsidR="008B7CFC" w:rsidRDefault="008B7CFC"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40">
    <w:p w14:paraId="5234FC2B" w14:textId="0EBBDCE3" w:rsidR="008B7CFC" w:rsidRDefault="008B7CFC" w:rsidP="00C544D6">
      <w:pPr>
        <w:pStyle w:val="footnote"/>
      </w:pPr>
      <w:r>
        <w:rPr>
          <w:rStyle w:val="FootnoteReference"/>
        </w:rPr>
        <w:footnoteRef/>
      </w:r>
      <w:r>
        <w:t xml:space="preserve"> Cf. Titus 2:14.</w:t>
      </w:r>
    </w:p>
  </w:footnote>
  <w:footnote w:id="741">
    <w:p w14:paraId="55BAD822" w14:textId="77777777" w:rsidR="008B7CFC" w:rsidRDefault="008B7CFC" w:rsidP="00C544D6">
      <w:pPr>
        <w:pStyle w:val="footnote"/>
      </w:pPr>
      <w:r>
        <w:rPr>
          <w:rStyle w:val="FootnoteReference"/>
        </w:rPr>
        <w:footnoteRef/>
      </w:r>
      <w:r>
        <w:t xml:space="preserve"> Prov. 29:1; 2 Kings 17:14; Neh. 9:16; Dt. 9:6.</w:t>
      </w:r>
    </w:p>
  </w:footnote>
  <w:footnote w:id="742">
    <w:p w14:paraId="4E2F71A4" w14:textId="2CCCE707" w:rsidR="008B7CFC" w:rsidRDefault="008B7CFC" w:rsidP="00C0758B">
      <w:pPr>
        <w:pStyle w:val="footnote"/>
      </w:pPr>
      <w:r>
        <w:rPr>
          <w:rStyle w:val="FootnoteReference"/>
        </w:rPr>
        <w:footnoteRef/>
      </w:r>
      <w:r>
        <w:t xml:space="preserve"> [JS] literally “the tabernacle of my house”</w:t>
      </w:r>
    </w:p>
  </w:footnote>
  <w:footnote w:id="743">
    <w:p w14:paraId="7C027A5F" w14:textId="25B43E29" w:rsidR="008B7CFC" w:rsidRDefault="008B7CFC"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44">
    <w:p w14:paraId="061D8F8B" w14:textId="29FA4A55" w:rsidR="008B7CFC" w:rsidRDefault="008B7CFC" w:rsidP="00C544D6">
      <w:pPr>
        <w:pStyle w:val="footnote"/>
      </w:pPr>
      <w:r>
        <w:rPr>
          <w:rStyle w:val="FootnoteReference"/>
        </w:rPr>
        <w:footnoteRef/>
      </w:r>
      <w:r>
        <w:t xml:space="preserve"> Cf. 1 Kings 6:21 (1 Sam. 6:21).</w:t>
      </w:r>
    </w:p>
  </w:footnote>
  <w:footnote w:id="745">
    <w:p w14:paraId="7A5052C0" w14:textId="161D9B7D" w:rsidR="008B7CFC" w:rsidRDefault="008B7CFC" w:rsidP="00023B09">
      <w:pPr>
        <w:pStyle w:val="footnote"/>
      </w:pPr>
      <w:r>
        <w:rPr>
          <w:rStyle w:val="FootnoteReference"/>
        </w:rPr>
        <w:footnoteRef/>
      </w:r>
      <w:r>
        <w:t xml:space="preserve"> [JS] “do obeisance”, i.e. literally “bow down”</w:t>
      </w:r>
    </w:p>
  </w:footnote>
  <w:footnote w:id="746">
    <w:p w14:paraId="7B1B3D1C" w14:textId="1A224FFE" w:rsidR="008B7CFC" w:rsidRDefault="008B7CFC" w:rsidP="00023B09">
      <w:pPr>
        <w:pStyle w:val="footnote"/>
      </w:pPr>
      <w:r>
        <w:rPr>
          <w:rStyle w:val="FootnoteReference"/>
        </w:rPr>
        <w:footnoteRef/>
      </w:r>
      <w:r>
        <w:t xml:space="preserve"> [JS] Fr. Lazarus has “resting-place”</w:t>
      </w:r>
    </w:p>
  </w:footnote>
  <w:footnote w:id="747">
    <w:p w14:paraId="57742C2B" w14:textId="024D8554" w:rsidR="008B7CFC" w:rsidRDefault="008B7CFC" w:rsidP="00023B09">
      <w:pPr>
        <w:pStyle w:val="footnote"/>
      </w:pPr>
      <w:r>
        <w:rPr>
          <w:rStyle w:val="FootnoteReference"/>
        </w:rPr>
        <w:footnoteRef/>
      </w:r>
      <w:r>
        <w:t xml:space="preserve"> [JS] or “the ark of Your holiness”</w:t>
      </w:r>
    </w:p>
  </w:footnote>
  <w:footnote w:id="748">
    <w:p w14:paraId="371872E1" w14:textId="77777777" w:rsidR="008B7CFC" w:rsidRDefault="008B7CFC" w:rsidP="00C544D6">
      <w:pPr>
        <w:pStyle w:val="footnote"/>
      </w:pPr>
      <w:r>
        <w:rPr>
          <w:rStyle w:val="FootnoteReference"/>
        </w:rPr>
        <w:footnoteRef/>
      </w:r>
      <w:r>
        <w:t xml:space="preserve"> Ps. 131:8-10 = 2 Chron. 6:41-42.</w:t>
      </w:r>
    </w:p>
  </w:footnote>
  <w:footnote w:id="749">
    <w:p w14:paraId="3FFC0219" w14:textId="77777777" w:rsidR="008B7CFC" w:rsidRDefault="008B7CFC" w:rsidP="00C544D6">
      <w:pPr>
        <w:pStyle w:val="footnote"/>
      </w:pPr>
      <w:r>
        <w:rPr>
          <w:rStyle w:val="FootnoteReference"/>
        </w:rPr>
        <w:footnoteRef/>
      </w:r>
      <w:r>
        <w:t xml:space="preserve"> I Chron. 17:11-14; Acts 2:30-33.</w:t>
      </w:r>
    </w:p>
  </w:footnote>
  <w:footnote w:id="750">
    <w:p w14:paraId="750994E1" w14:textId="39B5FB55" w:rsidR="008B7CFC" w:rsidRDefault="008B7CFC" w:rsidP="00631963">
      <w:pPr>
        <w:pStyle w:val="footnote"/>
      </w:pPr>
      <w:r>
        <w:rPr>
          <w:rStyle w:val="FootnoteReference"/>
        </w:rPr>
        <w:footnoteRef/>
      </w:r>
      <w:r>
        <w:t xml:space="preserve"> [JS] Coptic has “widow”.</w:t>
      </w:r>
    </w:p>
  </w:footnote>
  <w:footnote w:id="751">
    <w:p w14:paraId="20533A22" w14:textId="760F6E73" w:rsidR="008B7CFC" w:rsidRDefault="008B7CFC" w:rsidP="00631963">
      <w:pPr>
        <w:pStyle w:val="footnote"/>
      </w:pPr>
      <w:r>
        <w:rPr>
          <w:rStyle w:val="FootnoteReference"/>
        </w:rPr>
        <w:footnoteRef/>
      </w:r>
      <w:r>
        <w:t xml:space="preserve"> [JS] or “rejoice with rejoicing”</w:t>
      </w:r>
    </w:p>
  </w:footnote>
  <w:footnote w:id="752">
    <w:p w14:paraId="41E94330" w14:textId="77777777" w:rsidR="008B7CFC" w:rsidRDefault="008B7CFC" w:rsidP="00C544D6">
      <w:pPr>
        <w:pStyle w:val="footnote"/>
      </w:pPr>
      <w:r>
        <w:rPr>
          <w:rStyle w:val="FootnoteReference"/>
        </w:rPr>
        <w:footnoteRef/>
      </w:r>
      <w:r>
        <w:t xml:space="preserve"> stock: </w:t>
      </w:r>
      <w:r w:rsidRPr="00783CA0">
        <w:rPr>
          <w:i/>
        </w:rPr>
        <w:t>lit</w:t>
      </w:r>
      <w:r>
        <w:t>. horn.</w:t>
      </w:r>
    </w:p>
  </w:footnote>
  <w:footnote w:id="753">
    <w:p w14:paraId="2CC35491" w14:textId="77777777" w:rsidR="008B7CFC" w:rsidRDefault="008B7CFC"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54">
    <w:p w14:paraId="5C900721" w14:textId="77777777" w:rsidR="008B7CFC" w:rsidRDefault="008B7CFC"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5">
    <w:p w14:paraId="1C6E6FA2" w14:textId="77777777" w:rsidR="008B7CFC" w:rsidRDefault="008B7CFC"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56">
    <w:p w14:paraId="53BD49E1" w14:textId="53C59812" w:rsidR="008B7CFC" w:rsidRDefault="008B7CFC"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57">
    <w:p w14:paraId="6C27778C" w14:textId="276CBE19" w:rsidR="008B7CFC" w:rsidRDefault="008B7CFC" w:rsidP="008B199B">
      <w:pPr>
        <w:pStyle w:val="footnote"/>
      </w:pPr>
      <w:r>
        <w:rPr>
          <w:rStyle w:val="FootnoteReference"/>
        </w:rPr>
        <w:footnoteRef/>
      </w:r>
      <w:r>
        <w:t xml:space="preserve"> [JS] literally, “slaves”</w:t>
      </w:r>
    </w:p>
  </w:footnote>
  <w:footnote w:id="758">
    <w:p w14:paraId="1FC82724" w14:textId="77777777" w:rsidR="008B7CFC" w:rsidRDefault="008B7CFC" w:rsidP="00C544D6">
      <w:pPr>
        <w:pStyle w:val="footnote"/>
      </w:pPr>
      <w:r>
        <w:rPr>
          <w:rStyle w:val="FootnoteReference"/>
        </w:rPr>
        <w:footnoteRef/>
      </w:r>
      <w:r>
        <w:t xml:space="preserve"> The kingdoms of this world have become the kingdoms of our Lord and of His Christ’ (Rev. 11:15).</w:t>
      </w:r>
    </w:p>
  </w:footnote>
  <w:footnote w:id="759">
    <w:p w14:paraId="5C9240DB" w14:textId="77777777" w:rsidR="008B7CFC" w:rsidRDefault="008B7CFC" w:rsidP="00C544D6">
      <w:pPr>
        <w:pStyle w:val="footnote"/>
      </w:pPr>
      <w:r>
        <w:rPr>
          <w:rStyle w:val="FootnoteReference"/>
        </w:rPr>
        <w:footnoteRef/>
      </w:r>
      <w:r>
        <w:t xml:space="preserve"> Deut. 32:36.</w:t>
      </w:r>
    </w:p>
  </w:footnote>
  <w:footnote w:id="760">
    <w:p w14:paraId="6CA454B0" w14:textId="699660A9" w:rsidR="008B7CFC" w:rsidRDefault="008B7CFC" w:rsidP="009F1DA0">
      <w:pPr>
        <w:pStyle w:val="footnote"/>
      </w:pPr>
      <w:r>
        <w:rPr>
          <w:rStyle w:val="FootnoteReference"/>
        </w:rPr>
        <w:footnoteRef/>
      </w:r>
      <w:r>
        <w:t xml:space="preserve"> [JS] [] lacking in all but OSB</w:t>
      </w:r>
    </w:p>
  </w:footnote>
  <w:footnote w:id="761">
    <w:p w14:paraId="71CEF4E9" w14:textId="77777777" w:rsidR="008B7CFC" w:rsidRDefault="008B7CFC"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62">
    <w:p w14:paraId="6639BD0B" w14:textId="45AA87DA" w:rsidR="008B7CFC" w:rsidRDefault="008B7CFC"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63">
    <w:p w14:paraId="2B96894E" w14:textId="6C468A01" w:rsidR="008B7CFC" w:rsidRDefault="008B7CFC" w:rsidP="00C544D6">
      <w:pPr>
        <w:pStyle w:val="footnote"/>
      </w:pPr>
      <w:r>
        <w:rPr>
          <w:rStyle w:val="FootnoteReference"/>
        </w:rPr>
        <w:footnoteRef/>
      </w:r>
      <w:r>
        <w:t xml:space="preserve"> mercy: </w:t>
      </w:r>
      <w:r w:rsidRPr="007F3CE8">
        <w:rPr>
          <w:i/>
        </w:rPr>
        <w:t>or</w:t>
      </w:r>
      <w:r>
        <w:t xml:space="preserve"> love. Cf. Lk. 10:37.</w:t>
      </w:r>
    </w:p>
  </w:footnote>
  <w:footnote w:id="764">
    <w:p w14:paraId="08E6A124" w14:textId="11CACB93" w:rsidR="008B7CFC" w:rsidRDefault="008B7CFC"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65">
    <w:p w14:paraId="39412F7E" w14:textId="1E04020D" w:rsidR="008B7CFC" w:rsidRDefault="008B7CFC" w:rsidP="00AE1E0F">
      <w:pPr>
        <w:pStyle w:val="footnote"/>
      </w:pPr>
      <w:r>
        <w:rPr>
          <w:rStyle w:val="FootnoteReference"/>
        </w:rPr>
        <w:footnoteRef/>
      </w:r>
      <w:r>
        <w:t xml:space="preserve"> [JS] or “and shook of Pharaoh and his army into the Red sea,”</w:t>
      </w:r>
    </w:p>
  </w:footnote>
  <w:footnote w:id="766">
    <w:p w14:paraId="0B96BC12" w14:textId="30893C5B" w:rsidR="008B7CFC" w:rsidRDefault="008B7CFC" w:rsidP="00AE1E0F">
      <w:pPr>
        <w:pStyle w:val="footnote"/>
      </w:pPr>
      <w:r>
        <w:rPr>
          <w:rStyle w:val="FootnoteReference"/>
        </w:rPr>
        <w:footnoteRef/>
      </w:r>
      <w:r>
        <w:t xml:space="preserve"> [JS] or “slew”</w:t>
      </w:r>
    </w:p>
  </w:footnote>
  <w:footnote w:id="767">
    <w:p w14:paraId="0DA78EFF" w14:textId="6EE98942" w:rsidR="008B7CFC" w:rsidRDefault="008B7CFC" w:rsidP="00AE1E0F">
      <w:pPr>
        <w:pStyle w:val="footnote"/>
      </w:pPr>
      <w:r>
        <w:rPr>
          <w:rStyle w:val="FootnoteReference"/>
        </w:rPr>
        <w:footnoteRef/>
      </w:r>
      <w:r>
        <w:t xml:space="preserve"> [JS] [] lacking in all but the Copitc. This verse and 16b lacking in most translations.</w:t>
      </w:r>
    </w:p>
  </w:footnote>
  <w:footnote w:id="768">
    <w:p w14:paraId="491E3626" w14:textId="77777777" w:rsidR="008B7CFC" w:rsidRDefault="008B7CFC"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69">
    <w:p w14:paraId="27102E37" w14:textId="01E87A4E" w:rsidR="008B7CFC" w:rsidRDefault="008B7CFC" w:rsidP="00C544D6">
      <w:pPr>
        <w:pStyle w:val="footnote"/>
      </w:pPr>
      <w:r>
        <w:rPr>
          <w:rStyle w:val="FootnoteReference"/>
        </w:rPr>
        <w:footnoteRef/>
      </w:r>
      <w:r>
        <w:t xml:space="preserve"> See previous footnote.</w:t>
      </w:r>
    </w:p>
  </w:footnote>
  <w:footnote w:id="770">
    <w:p w14:paraId="32C9C8BA" w14:textId="1283C1AE" w:rsidR="008B7CFC" w:rsidRDefault="008B7CFC"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71">
    <w:p w14:paraId="1CAEC73A" w14:textId="2CFEA53A" w:rsidR="008B7CFC" w:rsidRDefault="008B7CFC" w:rsidP="00AC3281">
      <w:pPr>
        <w:pStyle w:val="footnote"/>
      </w:pPr>
      <w:r>
        <w:rPr>
          <w:rStyle w:val="FootnoteReference"/>
        </w:rPr>
        <w:footnoteRef/>
      </w:r>
      <w:r>
        <w:t xml:space="preserve"> [JS] or “thank”, or “thankfully confess with praise”</w:t>
      </w:r>
    </w:p>
  </w:footnote>
  <w:footnote w:id="772">
    <w:p w14:paraId="02264BC2" w14:textId="77777777" w:rsidR="008B7CFC" w:rsidRDefault="008B7CFC"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73">
    <w:p w14:paraId="474A88D1" w14:textId="00155028" w:rsidR="008B7CFC" w:rsidRDefault="008B7CFC" w:rsidP="00AC3281">
      <w:pPr>
        <w:pStyle w:val="footnote"/>
      </w:pPr>
      <w:r>
        <w:rPr>
          <w:rStyle w:val="FootnoteReference"/>
        </w:rPr>
        <w:footnoteRef/>
      </w:r>
      <w:r>
        <w:t xml:space="preserve"> [JS] “do obeisance”, elsewhere rendered “worship’, but referring to the physical act.</w:t>
      </w:r>
    </w:p>
  </w:footnote>
  <w:footnote w:id="774">
    <w:p w14:paraId="1B1D5002" w14:textId="29B07E11" w:rsidR="008B7CFC" w:rsidRDefault="008B7CFC" w:rsidP="00C1761F">
      <w:pPr>
        <w:pStyle w:val="footnote"/>
      </w:pPr>
      <w:r>
        <w:rPr>
          <w:rStyle w:val="FootnoteReference"/>
        </w:rPr>
        <w:footnoteRef/>
      </w:r>
      <w:r>
        <w:t xml:space="preserve"> [JS] or “give thanks to,” or “prase,” or “thankfully confess Your Name with praise”</w:t>
      </w:r>
    </w:p>
  </w:footnote>
  <w:footnote w:id="775">
    <w:p w14:paraId="12351032" w14:textId="637DDCD6" w:rsidR="008B7CFC" w:rsidRDefault="008B7CFC"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76">
    <w:p w14:paraId="00F8589A" w14:textId="3079BAC3" w:rsidR="008B7CFC" w:rsidRDefault="008B7CFC" w:rsidP="00C1761F">
      <w:pPr>
        <w:pStyle w:val="footnote"/>
      </w:pPr>
      <w:r>
        <w:rPr>
          <w:rStyle w:val="FootnoteReference"/>
        </w:rPr>
        <w:footnoteRef/>
      </w:r>
      <w:r>
        <w:t xml:space="preserve"> [JS] or “acknowledge,” or “give thanks to,” or “thankfully confess with praise”</w:t>
      </w:r>
    </w:p>
  </w:footnote>
  <w:footnote w:id="777">
    <w:p w14:paraId="18BB02EB" w14:textId="33FE7177" w:rsidR="008B7CFC" w:rsidRDefault="008B7CFC"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78">
    <w:p w14:paraId="333B0F0E" w14:textId="4D89FC4A" w:rsidR="008B7CFC" w:rsidRDefault="008B7CFC" w:rsidP="00FF6795">
      <w:pPr>
        <w:pStyle w:val="footnote"/>
      </w:pPr>
      <w:r>
        <w:rPr>
          <w:rStyle w:val="FootnoteReference"/>
        </w:rPr>
        <w:footnoteRef/>
      </w:r>
      <w:r>
        <w:t xml:space="preserve"> [JS] literally “those who are exalted” or “the high things”</w:t>
      </w:r>
    </w:p>
  </w:footnote>
  <w:footnote w:id="779">
    <w:p w14:paraId="596BB70E" w14:textId="27F87B4A" w:rsidR="008B7CFC" w:rsidRDefault="008B7CFC" w:rsidP="00C544D6">
      <w:pPr>
        <w:pStyle w:val="footnote"/>
      </w:pPr>
      <w:r>
        <w:rPr>
          <w:rStyle w:val="FootnoteReference"/>
        </w:rPr>
        <w:footnoteRef/>
      </w:r>
      <w:r>
        <w:t xml:space="preserve"> The Spirit of the Lord fills the world (Wisdom 1:7). [JS] presence: literally “face”</w:t>
      </w:r>
    </w:p>
  </w:footnote>
  <w:footnote w:id="780">
    <w:p w14:paraId="7AB3BB43" w14:textId="5D02016E" w:rsidR="008B7CFC" w:rsidRDefault="008B7CFC" w:rsidP="00485563">
      <w:pPr>
        <w:pStyle w:val="footnote"/>
      </w:pPr>
      <w:r>
        <w:rPr>
          <w:rStyle w:val="FootnoteReference"/>
        </w:rPr>
        <w:footnoteRef/>
      </w:r>
      <w:r>
        <w:t xml:space="preserve"> [JS] or “possess”</w:t>
      </w:r>
    </w:p>
  </w:footnote>
  <w:footnote w:id="781">
    <w:p w14:paraId="145A6B15" w14:textId="77777777" w:rsidR="008B7CFC" w:rsidRDefault="008B7CFC" w:rsidP="00C544D6">
      <w:pPr>
        <w:pStyle w:val="footnote"/>
      </w:pPr>
      <w:r>
        <w:rPr>
          <w:rStyle w:val="FootnoteReference"/>
        </w:rPr>
        <w:footnoteRef/>
      </w:r>
      <w:r>
        <w:t xml:space="preserve"> heart: </w:t>
      </w:r>
      <w:r w:rsidRPr="007F3CE8">
        <w:rPr>
          <w:i/>
        </w:rPr>
        <w:t>lit</w:t>
      </w:r>
      <w:r>
        <w:t>. kidneys (seat of the affections in Hebrew thought).</w:t>
      </w:r>
    </w:p>
  </w:footnote>
  <w:footnote w:id="782">
    <w:p w14:paraId="5EA66D53" w14:textId="1C1D5AB6" w:rsidR="008B7CFC" w:rsidRDefault="008B7CFC" w:rsidP="00485563">
      <w:pPr>
        <w:pStyle w:val="footnote"/>
      </w:pPr>
      <w:r>
        <w:rPr>
          <w:rStyle w:val="FootnoteReference"/>
        </w:rPr>
        <w:footnoteRef/>
      </w:r>
      <w:r>
        <w:t xml:space="preserve"> [JS] or “give thanks,” or “thankfully confess You with praise”</w:t>
      </w:r>
    </w:p>
  </w:footnote>
  <w:footnote w:id="783">
    <w:p w14:paraId="4E73646F" w14:textId="549C13C9" w:rsidR="008B7CFC" w:rsidRDefault="008B7CFC" w:rsidP="00EB72A3">
      <w:pPr>
        <w:pStyle w:val="footnote"/>
      </w:pPr>
      <w:r>
        <w:rPr>
          <w:rStyle w:val="FootnoteReference"/>
        </w:rPr>
        <w:footnoteRef/>
      </w:r>
      <w:r>
        <w:t xml:space="preserve"> [JS] or “and do I not waste away because of my enemies?”</w:t>
      </w:r>
    </w:p>
  </w:footnote>
  <w:footnote w:id="784">
    <w:p w14:paraId="4CC16564" w14:textId="262FCF3B" w:rsidR="008B7CFC" w:rsidRDefault="008B7CFC" w:rsidP="00814FC4">
      <w:pPr>
        <w:pStyle w:val="footnote"/>
      </w:pPr>
      <w:r>
        <w:rPr>
          <w:rStyle w:val="FootnoteReference"/>
        </w:rPr>
        <w:footnoteRef/>
      </w:r>
      <w:r>
        <w:t xml:space="preserve"> [JS] or “way of iniquity”</w:t>
      </w:r>
    </w:p>
  </w:footnote>
  <w:footnote w:id="785">
    <w:p w14:paraId="6BCAB3AE" w14:textId="77777777" w:rsidR="008B7CFC" w:rsidRDefault="008B7CFC" w:rsidP="00C544D6">
      <w:pPr>
        <w:pStyle w:val="footnote"/>
      </w:pPr>
      <w:r>
        <w:rPr>
          <w:rStyle w:val="FootnoteReference"/>
        </w:rPr>
        <w:footnoteRef/>
      </w:r>
      <w:r>
        <w:t xml:space="preserve"> ‘He gives songs in the night’ (Job. 35:10).</w:t>
      </w:r>
    </w:p>
  </w:footnote>
  <w:footnote w:id="786">
    <w:p w14:paraId="6FFB8AE3" w14:textId="30159915" w:rsidR="008B7CFC" w:rsidRDefault="008B7CFC" w:rsidP="00FF4A4F">
      <w:pPr>
        <w:pStyle w:val="footnote"/>
      </w:pPr>
      <w:r>
        <w:rPr>
          <w:rStyle w:val="FootnoteReference"/>
        </w:rPr>
        <w:footnoteRef/>
      </w:r>
      <w:r>
        <w:t xml:space="preserve"> Literally “voice”</w:t>
      </w:r>
    </w:p>
  </w:footnote>
  <w:footnote w:id="787">
    <w:p w14:paraId="1995E6B7" w14:textId="70D38F62" w:rsidR="008B7CFC" w:rsidRDefault="008B7CFC" w:rsidP="00EB72A3">
      <w:pPr>
        <w:pStyle w:val="footnote"/>
      </w:pPr>
      <w:r>
        <w:rPr>
          <w:rStyle w:val="FootnoteReference"/>
        </w:rPr>
        <w:footnoteRef/>
      </w:r>
      <w:r>
        <w:t xml:space="preserve"> [JS] or “praise,” or “give thanks to,” or “thankfully confess with praise”</w:t>
      </w:r>
    </w:p>
  </w:footnote>
  <w:footnote w:id="788">
    <w:p w14:paraId="7EBC0985" w14:textId="77777777" w:rsidR="008B7CFC" w:rsidRDefault="008B7CFC" w:rsidP="00784373">
      <w:pPr>
        <w:pStyle w:val="footnote"/>
      </w:pPr>
      <w:r>
        <w:rPr>
          <w:rStyle w:val="FootnoteReference"/>
        </w:rPr>
        <w:footnoteRef/>
      </w:r>
      <w:r>
        <w:t xml:space="preserve"> [JS] or “Hades”.</w:t>
      </w:r>
    </w:p>
  </w:footnote>
  <w:footnote w:id="789">
    <w:p w14:paraId="5A5C1D1C" w14:textId="586EEB89" w:rsidR="008B7CFC" w:rsidRDefault="008B7CFC"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90">
    <w:p w14:paraId="1AD5A19A" w14:textId="77777777" w:rsidR="008B7CFC" w:rsidRDefault="008B7CFC" w:rsidP="00C544D6">
      <w:pPr>
        <w:pStyle w:val="footnote"/>
      </w:pPr>
      <w:r>
        <w:rPr>
          <w:rStyle w:val="FootnoteReference"/>
        </w:rPr>
        <w:footnoteRef/>
      </w:r>
      <w:r>
        <w:t xml:space="preserve"> this way: the confession of Christ (2 Tim. 3:12).</w:t>
      </w:r>
    </w:p>
  </w:footnote>
  <w:footnote w:id="791">
    <w:p w14:paraId="1B4DA4D8" w14:textId="4D3CDF72" w:rsidR="008B7CFC" w:rsidRDefault="008B7CFC" w:rsidP="00EB72A3">
      <w:pPr>
        <w:pStyle w:val="footnote"/>
      </w:pPr>
      <w:r>
        <w:rPr>
          <w:rStyle w:val="FootnoteReference"/>
        </w:rPr>
        <w:footnoteRef/>
      </w:r>
      <w:r>
        <w:t xml:space="preserve"> [JS] or “praise” or “thive thanks to,” or “thankfully confess with praise”</w:t>
      </w:r>
    </w:p>
  </w:footnote>
  <w:footnote w:id="792">
    <w:p w14:paraId="10A5500A" w14:textId="77777777" w:rsidR="008B7CFC" w:rsidRDefault="008B7CFC" w:rsidP="00C544D6">
      <w:pPr>
        <w:pStyle w:val="footnote"/>
      </w:pPr>
      <w:r>
        <w:rPr>
          <w:rStyle w:val="FootnoteReference"/>
        </w:rPr>
        <w:footnoteRef/>
      </w:r>
      <w:r>
        <w:t xml:space="preserve"> These two lines are identical with Lamentations 3:6.</w:t>
      </w:r>
    </w:p>
  </w:footnote>
  <w:footnote w:id="793">
    <w:p w14:paraId="30FC40DD" w14:textId="11119DF6" w:rsidR="008B7CFC" w:rsidRDefault="008B7CFC" w:rsidP="00C544D6">
      <w:pPr>
        <w:pStyle w:val="footnote"/>
      </w:pPr>
      <w:r>
        <w:rPr>
          <w:rStyle w:val="FootnoteReference"/>
        </w:rPr>
        <w:footnoteRef/>
      </w:r>
      <w:r>
        <w:t xml:space="preserve"> Cf. Rev. 10:5; Ezek. 20:23,28,42; Deut. 32:14.</w:t>
      </w:r>
    </w:p>
  </w:footnote>
  <w:footnote w:id="794">
    <w:p w14:paraId="58511EB9" w14:textId="77777777" w:rsidR="008B7CFC" w:rsidRDefault="008B7CFC"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5">
    <w:p w14:paraId="3B148124" w14:textId="77777777" w:rsidR="008B7CFC" w:rsidRDefault="008B7CFC"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6">
    <w:p w14:paraId="1CAB0511" w14:textId="43E4190B" w:rsidR="008B7CFC" w:rsidRDefault="008B7CFC" w:rsidP="00C544D6">
      <w:pPr>
        <w:pStyle w:val="footnote"/>
      </w:pPr>
      <w:r>
        <w:rPr>
          <w:rStyle w:val="FootnoteReference"/>
        </w:rPr>
        <w:footnoteRef/>
      </w:r>
      <w:r>
        <w:t xml:space="preserve"> Cf. ‘If I am lifted up from the earth, I will draw all men to Me’ (Jn. 12:32). See also Psalm 45:11 and the note there.</w:t>
      </w:r>
    </w:p>
  </w:footnote>
  <w:footnote w:id="797">
    <w:p w14:paraId="13B01E95" w14:textId="737A6D70" w:rsidR="008B7CFC" w:rsidRDefault="008B7CFC" w:rsidP="00F53108">
      <w:pPr>
        <w:pStyle w:val="footnote"/>
      </w:pPr>
      <w:r>
        <w:rPr>
          <w:rStyle w:val="FootnoteReference"/>
        </w:rPr>
        <w:footnoteRef/>
      </w:r>
      <w:r>
        <w:t xml:space="preserve"> [JS] or “gush forth”, “overflow”</w:t>
      </w:r>
    </w:p>
  </w:footnote>
  <w:footnote w:id="798">
    <w:p w14:paraId="291B5302" w14:textId="22414254" w:rsidR="008B7CFC" w:rsidRDefault="008B7CFC" w:rsidP="00F53108">
      <w:pPr>
        <w:pStyle w:val="footnote"/>
      </w:pPr>
      <w:r>
        <w:rPr>
          <w:rStyle w:val="FootnoteReference"/>
        </w:rPr>
        <w:footnoteRef/>
      </w:r>
      <w:r>
        <w:t xml:space="preserve"> [JS] or “thankfully confess You with praise”, or “praise”, or “give thanks to”</w:t>
      </w:r>
    </w:p>
  </w:footnote>
  <w:footnote w:id="799">
    <w:p w14:paraId="7FEF7BE1" w14:textId="0F451A05" w:rsidR="008B7CFC" w:rsidRDefault="008B7CFC" w:rsidP="008D3680">
      <w:pPr>
        <w:pStyle w:val="footnote"/>
      </w:pPr>
      <w:r>
        <w:rPr>
          <w:rStyle w:val="FootnoteReference"/>
        </w:rPr>
        <w:footnoteRef/>
      </w:r>
      <w:r>
        <w:t xml:space="preserve"> [JS] literally “holy ones”</w:t>
      </w:r>
    </w:p>
  </w:footnote>
  <w:footnote w:id="800">
    <w:p w14:paraId="67EE1F7C" w14:textId="1AC854C4" w:rsidR="008B7CFC" w:rsidRDefault="008B7CFC"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01">
    <w:p w14:paraId="353ACEBC" w14:textId="59328CB4" w:rsidR="008B7CFC" w:rsidRDefault="008B7CFC" w:rsidP="00C544D6">
      <w:pPr>
        <w:pStyle w:val="footnote"/>
      </w:pPr>
      <w:r>
        <w:rPr>
          <w:rStyle w:val="FootnoteReference"/>
        </w:rPr>
        <w:footnoteRef/>
      </w:r>
      <w:r>
        <w:t xml:space="preserve"> Cf. Ps. 145:2 with Ps. 103:33. Only verbs differ.</w:t>
      </w:r>
    </w:p>
  </w:footnote>
  <w:footnote w:id="802">
    <w:p w14:paraId="35C0C4DD" w14:textId="71AC6682" w:rsidR="008B7CFC" w:rsidRDefault="008B7CFC" w:rsidP="007F50FD">
      <w:pPr>
        <w:pStyle w:val="footnote"/>
      </w:pPr>
      <w:r>
        <w:rPr>
          <w:rStyle w:val="FootnoteReference"/>
        </w:rPr>
        <w:footnoteRef/>
      </w:r>
      <w:r>
        <w:t xml:space="preserve"> [JS] or “spirit”</w:t>
      </w:r>
    </w:p>
  </w:footnote>
  <w:footnote w:id="803">
    <w:p w14:paraId="23EB32F2" w14:textId="235BD424" w:rsidR="008B7CFC" w:rsidRDefault="008B7CFC" w:rsidP="007F50FD">
      <w:pPr>
        <w:pStyle w:val="footnote"/>
      </w:pPr>
      <w:r>
        <w:rPr>
          <w:rStyle w:val="FootnoteReference"/>
        </w:rPr>
        <w:footnoteRef/>
      </w:r>
      <w:r>
        <w:t xml:space="preserve"> [JS] thoughts, or designs, plans, projects</w:t>
      </w:r>
    </w:p>
  </w:footnote>
  <w:footnote w:id="804">
    <w:p w14:paraId="1E480973" w14:textId="3F051D55" w:rsidR="008B7CFC" w:rsidRDefault="008B7CFC" w:rsidP="007F50FD">
      <w:pPr>
        <w:pStyle w:val="footnote"/>
      </w:pPr>
      <w:r>
        <w:rPr>
          <w:rStyle w:val="FootnoteReference"/>
        </w:rPr>
        <w:footnoteRef/>
      </w:r>
      <w:r>
        <w:t xml:space="preserve"> [JS] or “guards”</w:t>
      </w:r>
    </w:p>
  </w:footnote>
  <w:footnote w:id="805">
    <w:p w14:paraId="6A1BF79E" w14:textId="2C42AEE5" w:rsidR="008B7CFC" w:rsidRDefault="008B7CFC" w:rsidP="007F50FD">
      <w:pPr>
        <w:pStyle w:val="footnote"/>
      </w:pPr>
      <w:r>
        <w:rPr>
          <w:rStyle w:val="FootnoteReference"/>
        </w:rPr>
        <w:footnoteRef/>
      </w:r>
      <w:r>
        <w:t xml:space="preserve"> [JS] or “frees the prisoners”</w:t>
      </w:r>
    </w:p>
  </w:footnote>
  <w:footnote w:id="806">
    <w:p w14:paraId="5D5111FF" w14:textId="66B6F812" w:rsidR="008B7CFC" w:rsidRDefault="008B7CFC" w:rsidP="007F50FD">
      <w:pPr>
        <w:pStyle w:val="footnote"/>
      </w:pPr>
      <w:r>
        <w:rPr>
          <w:rStyle w:val="FootnoteReference"/>
        </w:rPr>
        <w:footnoteRef/>
      </w:r>
      <w:r>
        <w:t xml:space="preserve"> [JS] or “bent”</w:t>
      </w:r>
    </w:p>
  </w:footnote>
  <w:footnote w:id="807">
    <w:p w14:paraId="4090A924" w14:textId="68E30641" w:rsidR="008B7CFC" w:rsidRDefault="008B7CFC" w:rsidP="007F50FD">
      <w:pPr>
        <w:pStyle w:val="footnote"/>
      </w:pPr>
      <w:r>
        <w:rPr>
          <w:rStyle w:val="FootnoteReference"/>
        </w:rPr>
        <w:footnoteRef/>
      </w:r>
      <w:r>
        <w:t xml:space="preserve"> [JS] or “skill”</w:t>
      </w:r>
    </w:p>
  </w:footnote>
  <w:footnote w:id="808">
    <w:p w14:paraId="6F819BD3" w14:textId="78976808" w:rsidR="008B7CFC" w:rsidRDefault="008B7CFC" w:rsidP="007F50FD">
      <w:pPr>
        <w:pStyle w:val="footnote"/>
      </w:pPr>
      <w:r>
        <w:rPr>
          <w:rStyle w:val="FootnoteReference"/>
        </w:rPr>
        <w:footnoteRef/>
      </w:r>
      <w:r>
        <w:t xml:space="preserve"> [JS] or “foreigners”</w:t>
      </w:r>
    </w:p>
  </w:footnote>
  <w:footnote w:id="809">
    <w:p w14:paraId="78560DE2" w14:textId="6759CA05" w:rsidR="008B7CFC" w:rsidRDefault="008B7CFC" w:rsidP="007F50FD">
      <w:pPr>
        <w:pStyle w:val="footnote"/>
      </w:pPr>
      <w:r>
        <w:rPr>
          <w:rStyle w:val="FootnoteReference"/>
        </w:rPr>
        <w:footnoteRef/>
      </w:r>
      <w:r>
        <w:t xml:space="preserve"> [JS] or a psalm, or a melody</w:t>
      </w:r>
    </w:p>
  </w:footnote>
  <w:footnote w:id="810">
    <w:p w14:paraId="2C19D159" w14:textId="3C9E27D5" w:rsidR="008B7CFC" w:rsidRDefault="008B7CFC" w:rsidP="00F258B1">
      <w:pPr>
        <w:pStyle w:val="footnote"/>
      </w:pPr>
      <w:r>
        <w:rPr>
          <w:rStyle w:val="FootnoteReference"/>
        </w:rPr>
        <w:footnoteRef/>
      </w:r>
      <w:r>
        <w:t xml:space="preserve"> </w:t>
      </w:r>
      <w:r w:rsidRPr="00D813A7">
        <w:rPr>
          <w:i/>
        </w:rPr>
        <w:t>Lit</w:t>
      </w:r>
      <w:r>
        <w:t>. ‘dispersions’. Cf. Mt. 24:31.</w:t>
      </w:r>
    </w:p>
  </w:footnote>
  <w:footnote w:id="811">
    <w:p w14:paraId="7AC7AD8B" w14:textId="5BFFD4CA" w:rsidR="008B7CFC" w:rsidRDefault="008B7CFC"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12">
    <w:p w14:paraId="1F0F4402" w14:textId="056F6B42" w:rsidR="008B7CFC" w:rsidRDefault="008B7CFC" w:rsidP="00CD1E61">
      <w:pPr>
        <w:pStyle w:val="footnote"/>
      </w:pPr>
      <w:r>
        <w:rPr>
          <w:rStyle w:val="FootnoteReference"/>
        </w:rPr>
        <w:footnoteRef/>
      </w:r>
      <w:r>
        <w:t xml:space="preserve"> [JS] or word, or teaching</w:t>
      </w:r>
    </w:p>
  </w:footnote>
  <w:footnote w:id="813">
    <w:p w14:paraId="407F2DDB" w14:textId="624657B1" w:rsidR="008B7CFC" w:rsidRDefault="008B7CFC"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14">
    <w:p w14:paraId="35167DCD" w14:textId="373FC63F" w:rsidR="008B7CFC" w:rsidRDefault="008B7CFC" w:rsidP="00DE04F0">
      <w:pPr>
        <w:pStyle w:val="footnote"/>
      </w:pPr>
      <w:r>
        <w:rPr>
          <w:rStyle w:val="FootnoteReference"/>
        </w:rPr>
        <w:footnoteRef/>
      </w:r>
      <w:r>
        <w:t xml:space="preserve"> [JS] or “stormy wind”</w:t>
      </w:r>
    </w:p>
  </w:footnote>
  <w:footnote w:id="815">
    <w:p w14:paraId="596CA46F" w14:textId="3CE69ED5" w:rsidR="008B7CFC" w:rsidRDefault="008B7CFC" w:rsidP="00DE04F0">
      <w:pPr>
        <w:pStyle w:val="footnote"/>
      </w:pPr>
      <w:r>
        <w:rPr>
          <w:rStyle w:val="FootnoteReference"/>
        </w:rPr>
        <w:footnoteRef/>
      </w:r>
      <w:r>
        <w:t xml:space="preserve"> [JS] or “maidens,” or “unmarried women”</w:t>
      </w:r>
    </w:p>
  </w:footnote>
  <w:footnote w:id="816">
    <w:p w14:paraId="302477DE" w14:textId="111432A8" w:rsidR="008B7CFC" w:rsidRDefault="008B7CFC"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17">
    <w:p w14:paraId="33D71E70" w14:textId="2D5394E7" w:rsidR="008B7CFC" w:rsidRDefault="008B7CFC" w:rsidP="007039A0">
      <w:pPr>
        <w:pStyle w:val="footnote"/>
      </w:pPr>
      <w:r>
        <w:rPr>
          <w:rStyle w:val="FootnoteReference"/>
        </w:rPr>
        <w:footnoteRef/>
      </w:r>
      <w:r>
        <w:t xml:space="preserve"> [JS] literally, “And He will raise/exalt the horn of His people”</w:t>
      </w:r>
    </w:p>
  </w:footnote>
  <w:footnote w:id="818">
    <w:p w14:paraId="43AD805B" w14:textId="6DFE2128" w:rsidR="008B7CFC" w:rsidRDefault="008B7CFC" w:rsidP="007039A0">
      <w:pPr>
        <w:pStyle w:val="footnote"/>
      </w:pPr>
      <w:r>
        <w:rPr>
          <w:rStyle w:val="FootnoteReference"/>
        </w:rPr>
        <w:footnoteRef/>
      </w:r>
      <w:r>
        <w:t xml:space="preserve"> [JS] “assembly”</w:t>
      </w:r>
    </w:p>
  </w:footnote>
  <w:footnote w:id="819">
    <w:p w14:paraId="0C277B75" w14:textId="51E0F674" w:rsidR="008B7CFC" w:rsidRDefault="008B7CFC" w:rsidP="007039A0">
      <w:pPr>
        <w:pStyle w:val="footnote"/>
      </w:pPr>
      <w:r>
        <w:rPr>
          <w:rStyle w:val="FootnoteReference"/>
        </w:rPr>
        <w:footnoteRef/>
      </w:r>
      <w:r>
        <w:t xml:space="preserve"> [JS] Coptic has “in the chorus”</w:t>
      </w:r>
    </w:p>
  </w:footnote>
  <w:footnote w:id="820">
    <w:p w14:paraId="7329AB19" w14:textId="77777777" w:rsidR="008B7CFC" w:rsidRDefault="008B7CFC" w:rsidP="00F258B1">
      <w:pPr>
        <w:pStyle w:val="footnote"/>
      </w:pPr>
      <w:r>
        <w:rPr>
          <w:rStyle w:val="FootnoteReference"/>
        </w:rPr>
        <w:footnoteRef/>
      </w:r>
      <w:r>
        <w:t xml:space="preserve"> two-edged sword: praise which conquers Amalek (St. Chrysostom).</w:t>
      </w:r>
    </w:p>
  </w:footnote>
  <w:footnote w:id="821">
    <w:p w14:paraId="2095C32A" w14:textId="77777777" w:rsidR="008B7CFC" w:rsidRDefault="008B7CFC" w:rsidP="00F258B1">
      <w:pPr>
        <w:pStyle w:val="footnote"/>
      </w:pPr>
      <w:r>
        <w:rPr>
          <w:rStyle w:val="FootnoteReference"/>
        </w:rPr>
        <w:footnoteRef/>
      </w:r>
      <w:r>
        <w:t xml:space="preserve"> ‘Holiness of life is the mother of glory’ (St Theodoret).</w:t>
      </w:r>
    </w:p>
  </w:footnote>
  <w:footnote w:id="822">
    <w:p w14:paraId="4C5EFC08" w14:textId="6D588D58" w:rsidR="008B7CFC" w:rsidRDefault="008B7CFC" w:rsidP="00AE5C5A">
      <w:pPr>
        <w:pStyle w:val="footnote"/>
      </w:pPr>
      <w:r>
        <w:rPr>
          <w:rStyle w:val="FootnoteReference"/>
        </w:rPr>
        <w:footnoteRef/>
      </w:r>
      <w:r>
        <w:t xml:space="preserve"> [JS] variant reading, “harp and lyre”</w:t>
      </w:r>
    </w:p>
  </w:footnote>
  <w:footnote w:id="823">
    <w:p w14:paraId="34B39967" w14:textId="2F98E45D" w:rsidR="008B7CFC" w:rsidRDefault="008B7CFC" w:rsidP="00AE5C5A">
      <w:pPr>
        <w:pStyle w:val="footnote"/>
      </w:pPr>
      <w:r>
        <w:rPr>
          <w:rStyle w:val="FootnoteReference"/>
        </w:rPr>
        <w:footnoteRef/>
      </w:r>
      <w:r>
        <w:t xml:space="preserve"> [JS] Coptic has “chorus” in place of “dance”</w:t>
      </w:r>
    </w:p>
  </w:footnote>
  <w:footnote w:id="824">
    <w:p w14:paraId="3F01F63D" w14:textId="7FB71CE4" w:rsidR="008B7CFC" w:rsidRDefault="008B7CFC" w:rsidP="00FB1741">
      <w:pPr>
        <w:pStyle w:val="footnote"/>
      </w:pPr>
      <w:r>
        <w:rPr>
          <w:rStyle w:val="FootnoteReference"/>
        </w:rPr>
        <w:footnoteRef/>
      </w:r>
      <w:r>
        <w:t xml:space="preserve"> [JS] or “allophyle”, which means “foreigner”, but specificially in reference to Philistines.</w:t>
      </w:r>
    </w:p>
  </w:footnote>
  <w:footnote w:id="825">
    <w:p w14:paraId="234F96D1" w14:textId="322FE18B" w:rsidR="008B7CFC" w:rsidRDefault="008B7CFC" w:rsidP="00865C59">
      <w:pPr>
        <w:pStyle w:val="footnote"/>
      </w:pPr>
      <w:r>
        <w:rPr>
          <w:rStyle w:val="FootnoteReference"/>
        </w:rPr>
        <w:footnoteRef/>
      </w:r>
      <w:r>
        <w:t xml:space="preserve"> Or “Spirit”</w:t>
      </w:r>
    </w:p>
  </w:footnote>
  <w:footnote w:id="826">
    <w:p w14:paraId="296DD30B" w14:textId="77777777" w:rsidR="008B7CFC" w:rsidRDefault="008B7CFC"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27">
    <w:p w14:paraId="75462569" w14:textId="77777777" w:rsidR="008B7CFC" w:rsidRDefault="008B7CFC" w:rsidP="00344A59">
      <w:pPr>
        <w:pStyle w:val="footnote"/>
      </w:pPr>
      <w:r>
        <w:rPr>
          <w:rStyle w:val="FootnoteReference"/>
        </w:rPr>
        <w:footnoteRef/>
      </w:r>
      <w:r>
        <w:t xml:space="preserve"> The “alleluia” in each vs is inserted into each verse of the Psalm</w:t>
      </w:r>
    </w:p>
  </w:footnote>
  <w:footnote w:id="828">
    <w:p w14:paraId="1F1613E0" w14:textId="77777777" w:rsidR="008B7CFC" w:rsidRDefault="008B7CFC"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29">
    <w:p w14:paraId="001DC1B4" w14:textId="77777777" w:rsidR="008B7CFC" w:rsidRDefault="008B7CFC" w:rsidP="00A7333E">
      <w:pPr>
        <w:pStyle w:val="footnote"/>
      </w:pPr>
      <w:r>
        <w:rPr>
          <w:rStyle w:val="FootnoteReference"/>
        </w:rPr>
        <w:footnoteRef/>
      </w:r>
      <w:r>
        <w:t xml:space="preserve"> Do obiesance</w:t>
      </w:r>
    </w:p>
  </w:footnote>
  <w:footnote w:id="830">
    <w:p w14:paraId="109CBDA9" w14:textId="77777777" w:rsidR="008B7CFC" w:rsidRDefault="008B7CFC" w:rsidP="00A7333E">
      <w:pPr>
        <w:pStyle w:val="footnote"/>
      </w:pPr>
      <w:r>
        <w:rPr>
          <w:rStyle w:val="FootnoteReference"/>
        </w:rPr>
        <w:footnoteRef/>
      </w:r>
      <w:r>
        <w:t xml:space="preserve"> Literally, “horn”</w:t>
      </w:r>
    </w:p>
  </w:footnote>
  <w:footnote w:id="831">
    <w:p w14:paraId="6824A765" w14:textId="77777777" w:rsidR="008B7CFC" w:rsidRDefault="008B7CFC" w:rsidP="00A7333E">
      <w:pPr>
        <w:pStyle w:val="footnote"/>
      </w:pPr>
      <w:r>
        <w:rPr>
          <w:rStyle w:val="FootnoteReference"/>
        </w:rPr>
        <w:footnoteRef/>
      </w:r>
      <w:r>
        <w:t xml:space="preserve"> Or, “ways”</w:t>
      </w:r>
    </w:p>
  </w:footnote>
  <w:footnote w:id="832">
    <w:p w14:paraId="6136C7AC" w14:textId="77777777" w:rsidR="008B7CFC" w:rsidRDefault="008B7CFC" w:rsidP="00A7333E">
      <w:pPr>
        <w:pStyle w:val="footnote"/>
      </w:pPr>
      <w:r>
        <w:rPr>
          <w:rStyle w:val="FootnoteReference"/>
        </w:rPr>
        <w:footnoteRef/>
      </w:r>
      <w:r>
        <w:t xml:space="preserve"> Literally, “exalt the horn”</w:t>
      </w:r>
    </w:p>
  </w:footnote>
  <w:footnote w:id="833">
    <w:p w14:paraId="0D97069A" w14:textId="77777777" w:rsidR="008B7CFC" w:rsidRDefault="008B7CFC" w:rsidP="00A7333E">
      <w:pPr>
        <w:pStyle w:val="footnote"/>
      </w:pPr>
      <w:r>
        <w:rPr>
          <w:rStyle w:val="FootnoteReference"/>
        </w:rPr>
        <w:footnoteRef/>
      </w:r>
      <w:r>
        <w:t xml:space="preserve"> Or “christs”</w:t>
      </w:r>
    </w:p>
  </w:footnote>
  <w:footnote w:id="834">
    <w:p w14:paraId="75E4F1BF" w14:textId="77777777" w:rsidR="008B7CFC" w:rsidRDefault="008B7CFC" w:rsidP="00A7333E">
      <w:pPr>
        <w:pStyle w:val="footnote"/>
      </w:pPr>
      <w:r>
        <w:rPr>
          <w:rStyle w:val="FootnoteReference"/>
        </w:rPr>
        <w:footnoteRef/>
      </w:r>
      <w:r>
        <w:t xml:space="preserve"> Or “workers of iniquity”</w:t>
      </w:r>
    </w:p>
  </w:footnote>
  <w:footnote w:id="835">
    <w:p w14:paraId="6B1B283E" w14:textId="77777777" w:rsidR="008B7CFC" w:rsidRDefault="008B7CFC"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36">
    <w:p w14:paraId="0BE3B61B" w14:textId="77777777" w:rsidR="008B7CFC" w:rsidRDefault="008B7CFC" w:rsidP="00A7333E">
      <w:pPr>
        <w:pStyle w:val="footnote"/>
      </w:pPr>
      <w:r>
        <w:rPr>
          <w:rStyle w:val="FootnoteReference"/>
        </w:rPr>
        <w:footnoteRef/>
      </w:r>
      <w:r>
        <w:t xml:space="preserve"> or “blessing”</w:t>
      </w:r>
    </w:p>
  </w:footnote>
  <w:footnote w:id="837">
    <w:p w14:paraId="39CDECB8" w14:textId="77777777" w:rsidR="008B7CFC" w:rsidRDefault="008B7CFC" w:rsidP="00A7333E">
      <w:pPr>
        <w:pStyle w:val="footnote"/>
      </w:pPr>
      <w:r>
        <w:rPr>
          <w:rStyle w:val="FootnoteReference"/>
        </w:rPr>
        <w:footnoteRef/>
      </w:r>
      <w:r>
        <w:t xml:space="preserve"> Or “Thy holy Name we do utter”</w:t>
      </w:r>
    </w:p>
  </w:footnote>
  <w:footnote w:id="838">
    <w:p w14:paraId="2BFF308D" w14:textId="77777777" w:rsidR="008B7CFC" w:rsidRDefault="008B7CFC" w:rsidP="00A7333E">
      <w:pPr>
        <w:pStyle w:val="footnote"/>
      </w:pPr>
      <w:r>
        <w:rPr>
          <w:rStyle w:val="FootnoteReference"/>
        </w:rPr>
        <w:footnoteRef/>
      </w:r>
      <w:r>
        <w:t xml:space="preserve"> Or “May it be so, Lord!”</w:t>
      </w:r>
    </w:p>
  </w:footnote>
  <w:footnote w:id="839">
    <w:p w14:paraId="7211B02A" w14:textId="77777777" w:rsidR="008B7CFC" w:rsidRDefault="008B7CFC" w:rsidP="008A378B">
      <w:pPr>
        <w:pStyle w:val="footnote"/>
      </w:pPr>
      <w:r>
        <w:rPr>
          <w:rStyle w:val="FootnoteReference"/>
        </w:rPr>
        <w:footnoteRef/>
      </w:r>
      <w:r>
        <w:t xml:space="preserve"> Or “thankfully confess You with praise”</w:t>
      </w:r>
    </w:p>
  </w:footnote>
  <w:footnote w:id="840">
    <w:p w14:paraId="693B122B" w14:textId="28D696D4" w:rsidR="008B7CFC" w:rsidRDefault="008B7CFC"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41">
    <w:p w14:paraId="7672FC08" w14:textId="77777777" w:rsidR="008B7CFC" w:rsidRDefault="008B7CFC" w:rsidP="00A7333E">
      <w:pPr>
        <w:pStyle w:val="footnote"/>
      </w:pPr>
      <w:r>
        <w:rPr>
          <w:rStyle w:val="FootnoteReference"/>
        </w:rPr>
        <w:footnoteRef/>
      </w:r>
      <w:r>
        <w:t xml:space="preserve"> Latria</w:t>
      </w:r>
    </w:p>
  </w:footnote>
  <w:footnote w:id="842">
    <w:p w14:paraId="6A1BE515" w14:textId="5E13A526" w:rsidR="008B7CFC" w:rsidRDefault="008B7CFC" w:rsidP="00426715">
      <w:pPr>
        <w:pStyle w:val="footnote"/>
      </w:pPr>
      <w:r>
        <w:rPr>
          <w:rStyle w:val="FootnoteReference"/>
        </w:rPr>
        <w:footnoteRef/>
      </w:r>
      <w:r>
        <w:t xml:space="preserve"> Or, “Sing a hymn to Him, and exalt Him beyond measure unto the ages.”</w:t>
      </w:r>
    </w:p>
  </w:footnote>
  <w:footnote w:id="843">
    <w:p w14:paraId="68D0AB21" w14:textId="61EA66CA" w:rsidR="008B7CFC" w:rsidRDefault="008B7CFC" w:rsidP="00426715">
      <w:pPr>
        <w:pStyle w:val="footnote"/>
      </w:pPr>
      <w:r>
        <w:rPr>
          <w:rStyle w:val="FootnoteReference"/>
        </w:rPr>
        <w:footnoteRef/>
      </w:r>
      <w:r>
        <w:t xml:space="preserve"> This verse is lacking in the Greek.</w:t>
      </w:r>
    </w:p>
  </w:footnote>
  <w:footnote w:id="844">
    <w:p w14:paraId="26544D11" w14:textId="10502CC8" w:rsidR="008B7CFC" w:rsidRDefault="008B7CFC" w:rsidP="007757C9">
      <w:pPr>
        <w:pStyle w:val="footnote"/>
      </w:pPr>
      <w:r>
        <w:rPr>
          <w:rStyle w:val="FootnoteReference"/>
        </w:rPr>
        <w:footnoteRef/>
      </w:r>
      <w:r>
        <w:t xml:space="preserve"> In Greek this verse breaks the pattern and has “Let the earth bless the Lord…”</w:t>
      </w:r>
    </w:p>
  </w:footnote>
  <w:footnote w:id="845">
    <w:p w14:paraId="00301B8D" w14:textId="27445427" w:rsidR="008B7CFC" w:rsidRDefault="008B7CFC" w:rsidP="007757C9">
      <w:pPr>
        <w:pStyle w:val="footnote"/>
      </w:pPr>
      <w:r>
        <w:rPr>
          <w:rStyle w:val="FootnoteReference"/>
        </w:rPr>
        <w:footnoteRef/>
      </w:r>
      <w:r>
        <w:t xml:space="preserve"> Greek has “sea-monsters”</w:t>
      </w:r>
    </w:p>
  </w:footnote>
  <w:footnote w:id="846">
    <w:p w14:paraId="0ECD7B50" w14:textId="7593729A" w:rsidR="008B7CFC" w:rsidRDefault="008B7CFC" w:rsidP="007757C9">
      <w:pPr>
        <w:pStyle w:val="footnote"/>
      </w:pPr>
      <w:r>
        <w:rPr>
          <w:rStyle w:val="FootnoteReference"/>
        </w:rPr>
        <w:footnoteRef/>
      </w:r>
      <w:r>
        <w:t xml:space="preserve"> [] not found in Gk.</w:t>
      </w:r>
    </w:p>
  </w:footnote>
  <w:footnote w:id="847">
    <w:p w14:paraId="0A00818E" w14:textId="6F9A1D3E" w:rsidR="008B7CFC" w:rsidRDefault="008B7CFC"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48">
    <w:p w14:paraId="4C080563" w14:textId="076FB7DA" w:rsidR="008B7CFC" w:rsidRDefault="008B7CFC"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49">
    <w:p w14:paraId="52E6C24B" w14:textId="77777777" w:rsidR="008B7CFC" w:rsidRDefault="008B7CFC" w:rsidP="003758F4">
      <w:pPr>
        <w:pStyle w:val="footnote"/>
      </w:pPr>
      <w:r>
        <w:rPr>
          <w:rStyle w:val="FootnoteReference"/>
        </w:rPr>
        <w:footnoteRef/>
      </w:r>
      <w:r>
        <w:t xml:space="preserve"> Or, “Sing a hymn to Him, and exalt Him beyond measure unto the ages.”</w:t>
      </w:r>
    </w:p>
  </w:footnote>
  <w:footnote w:id="850">
    <w:p w14:paraId="3AF01027" w14:textId="77777777" w:rsidR="008B7CFC" w:rsidRDefault="008B7CFC" w:rsidP="003758F4">
      <w:pPr>
        <w:pStyle w:val="footnote"/>
      </w:pPr>
      <w:r>
        <w:rPr>
          <w:rStyle w:val="FootnoteReference"/>
        </w:rPr>
        <w:footnoteRef/>
      </w:r>
      <w:r>
        <w:t xml:space="preserve"> In Greek this verse breaks the pattern and has “Let the earth bless the Lord…”</w:t>
      </w:r>
    </w:p>
  </w:footnote>
  <w:footnote w:id="851">
    <w:p w14:paraId="29625A78" w14:textId="77777777" w:rsidR="008B7CFC" w:rsidRDefault="008B7CFC" w:rsidP="003758F4">
      <w:pPr>
        <w:pStyle w:val="footnote"/>
      </w:pPr>
      <w:r>
        <w:rPr>
          <w:rStyle w:val="FootnoteReference"/>
        </w:rPr>
        <w:footnoteRef/>
      </w:r>
      <w:r>
        <w:t xml:space="preserve"> [] not found in Gk.</w:t>
      </w:r>
    </w:p>
  </w:footnote>
  <w:footnote w:id="852">
    <w:p w14:paraId="3D357C32" w14:textId="77777777" w:rsidR="008B7CFC" w:rsidRDefault="008B7CFC"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53">
    <w:p w14:paraId="206912E7" w14:textId="77777777" w:rsidR="008B7CFC" w:rsidRDefault="008B7CFC"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4">
    <w:p w14:paraId="7A06DB04" w14:textId="77777777" w:rsidR="008B7CFC" w:rsidRDefault="008B7CFC"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5">
    <w:p w14:paraId="28892EF0" w14:textId="6E1CE2C1" w:rsidR="008B7CFC" w:rsidRPr="008D5F3D" w:rsidRDefault="008B7CFC" w:rsidP="008D5F3D">
      <w:pPr>
        <w:pStyle w:val="footnote"/>
      </w:pPr>
      <w:r>
        <w:rPr>
          <w:rStyle w:val="FootnoteReference"/>
        </w:rPr>
        <w:footnoteRef/>
      </w:r>
      <w:r>
        <w:t xml:space="preserve"> [JS] Greek has “stars and light,” while Coptic has “stars of light”</w:t>
      </w:r>
    </w:p>
  </w:footnote>
  <w:footnote w:id="856">
    <w:p w14:paraId="6888EF75" w14:textId="7291EAAC" w:rsidR="008B7CFC" w:rsidRDefault="008B7CFC" w:rsidP="00A17656">
      <w:pPr>
        <w:pStyle w:val="footnote"/>
      </w:pPr>
      <w:r>
        <w:rPr>
          <w:rStyle w:val="FootnoteReference"/>
        </w:rPr>
        <w:footnoteRef/>
      </w:r>
      <w:r>
        <w:t xml:space="preserve"> [JS] Gk has “confession/praise of Him is in the earth and heaven”</w:t>
      </w:r>
    </w:p>
  </w:footnote>
  <w:footnote w:id="857">
    <w:p w14:paraId="0C9270F2" w14:textId="14BEF321" w:rsidR="008B7CFC" w:rsidRDefault="008B7CFC" w:rsidP="00A17656">
      <w:pPr>
        <w:pStyle w:val="footnote"/>
      </w:pPr>
      <w:r>
        <w:rPr>
          <w:rStyle w:val="FootnoteReference"/>
        </w:rPr>
        <w:footnoteRef/>
      </w:r>
      <w:r>
        <w:t xml:space="preserve"> [JS] literally, “And He will exalt the horn of His people”</w:t>
      </w:r>
    </w:p>
  </w:footnote>
  <w:footnote w:id="858">
    <w:p w14:paraId="2890F7AF" w14:textId="127DC52C" w:rsidR="008B7CFC" w:rsidRDefault="008B7CFC" w:rsidP="008A107E">
      <w:pPr>
        <w:pStyle w:val="footnote"/>
      </w:pPr>
      <w:r>
        <w:rPr>
          <w:rStyle w:val="FootnoteReference"/>
        </w:rPr>
        <w:footnoteRef/>
      </w:r>
      <w:r>
        <w:t xml:space="preserve"> or “statutes.” The meaning is the same as in Ps 118: statutes, ordinances, or truths. Literally, “engraved things”</w:t>
      </w:r>
    </w:p>
  </w:footnote>
  <w:footnote w:id="859">
    <w:p w14:paraId="1BA5672C" w14:textId="77777777" w:rsidR="008B7CFC" w:rsidRDefault="008B7CFC" w:rsidP="00680B91">
      <w:pPr>
        <w:pStyle w:val="footnote"/>
      </w:pPr>
      <w:r>
        <w:rPr>
          <w:rStyle w:val="FootnoteReference"/>
        </w:rPr>
        <w:footnoteRef/>
      </w:r>
      <w:r>
        <w:t xml:space="preserve"> Latria</w:t>
      </w:r>
    </w:p>
  </w:footnote>
  <w:footnote w:id="860">
    <w:p w14:paraId="690DC348" w14:textId="77777777" w:rsidR="008B7CFC" w:rsidRDefault="008B7CFC"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1">
    <w:p w14:paraId="0E195254" w14:textId="3469BAAE" w:rsidR="008B7CFC" w:rsidRDefault="008B7CFC"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62">
    <w:p w14:paraId="50098A0E" w14:textId="77777777" w:rsidR="008B7CFC" w:rsidRDefault="008B7CFC"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3">
    <w:p w14:paraId="19022051" w14:textId="77777777" w:rsidR="008B7CFC" w:rsidRDefault="008B7CFC"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4">
    <w:p w14:paraId="3DC9334B" w14:textId="77777777" w:rsidR="008B7CFC" w:rsidRDefault="008B7CFC"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65">
    <w:p w14:paraId="6AC1A98C" w14:textId="77777777" w:rsidR="008B7CFC" w:rsidRPr="00260CA9" w:rsidRDefault="008B7CFC"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66">
    <w:p w14:paraId="22924FE1" w14:textId="77777777" w:rsidR="008B7CFC" w:rsidRDefault="008B7CFC" w:rsidP="006869EE">
      <w:pPr>
        <w:pStyle w:val="footnote"/>
      </w:pPr>
      <w:r>
        <w:rPr>
          <w:rStyle w:val="FootnoteReference"/>
        </w:rPr>
        <w:footnoteRef/>
      </w:r>
      <w:r>
        <w:t xml:space="preserve"> Literally “hegoumens”, as the monastic and priestly orders have been thoroughly confused.</w:t>
      </w:r>
    </w:p>
  </w:footnote>
  <w:footnote w:id="867">
    <w:p w14:paraId="620F336B" w14:textId="77777777" w:rsidR="008B7CFC" w:rsidRDefault="008B7CFC"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8">
    <w:p w14:paraId="7C34710D" w14:textId="77777777" w:rsidR="008B7CFC" w:rsidRDefault="008B7CFC"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9">
    <w:p w14:paraId="02E1F01F" w14:textId="77777777" w:rsidR="008B7CFC" w:rsidRDefault="008B7CFC"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0">
    <w:p w14:paraId="30C5740F" w14:textId="77777777" w:rsidR="008B7CFC" w:rsidRDefault="008B7CFC"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1">
    <w:p w14:paraId="22023008" w14:textId="77777777" w:rsidR="008B7CFC" w:rsidRPr="00B021F8" w:rsidRDefault="008B7CFC"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72">
    <w:p w14:paraId="48F95F73" w14:textId="77777777" w:rsidR="008B7CFC" w:rsidRDefault="008B7CFC" w:rsidP="006869EE">
      <w:pPr>
        <w:pStyle w:val="footnote"/>
      </w:pPr>
      <w:r>
        <w:rPr>
          <w:rStyle w:val="FootnoteReference"/>
        </w:rPr>
        <w:footnoteRef/>
      </w:r>
      <w:r>
        <w:t xml:space="preserve"> Originally, this litany belonged to the Deacon, not the Presbyter. However, it has shifted given the rarity of that order.</w:t>
      </w:r>
    </w:p>
  </w:footnote>
  <w:footnote w:id="873">
    <w:p w14:paraId="525C7D42" w14:textId="77777777" w:rsidR="008B7CFC" w:rsidRDefault="008B7CFC"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74">
    <w:p w14:paraId="413E3953" w14:textId="77777777" w:rsidR="008B7CFC" w:rsidRDefault="008B7CFC" w:rsidP="00CA3D47">
      <w:pPr>
        <w:pStyle w:val="footnote"/>
      </w:pPr>
      <w:r>
        <w:rPr>
          <w:rStyle w:val="FootnoteReference"/>
        </w:rPr>
        <w:footnoteRef/>
      </w:r>
      <w:r>
        <w:t xml:space="preserve"> From Paoni 12 to Paopi 19: “Bless the waters of the river this year”.</w:t>
      </w:r>
    </w:p>
    <w:p w14:paraId="0B29F1A8" w14:textId="77777777" w:rsidR="008B7CFC" w:rsidRDefault="008B7CFC" w:rsidP="00CA3D47">
      <w:pPr>
        <w:pStyle w:val="footnote"/>
      </w:pPr>
      <w:r>
        <w:t>From Paopi 10 to Tobi 10: “Bless the herbs and the plants”.</w:t>
      </w:r>
    </w:p>
    <w:p w14:paraId="63287EF7" w14:textId="77777777" w:rsidR="008B7CFC" w:rsidRDefault="008B7CFC" w:rsidP="00CA3D47">
      <w:pPr>
        <w:pStyle w:val="footnote"/>
      </w:pPr>
      <w:r>
        <w:t>From Tobi 11 to paoni 18: “Bless the air of heaven”.</w:t>
      </w:r>
    </w:p>
  </w:footnote>
  <w:footnote w:id="875">
    <w:p w14:paraId="2C6CD715" w14:textId="77777777" w:rsidR="008B7CFC" w:rsidRDefault="008B7CFC">
      <w:pPr>
        <w:pStyle w:val="FootnoteText"/>
      </w:pPr>
      <w:r>
        <w:rPr>
          <w:rStyle w:val="FootnoteReference"/>
        </w:rPr>
        <w:footnoteRef/>
      </w:r>
      <w:r>
        <w:t xml:space="preserve"> Acts 7:60</w:t>
      </w:r>
    </w:p>
  </w:footnote>
  <w:footnote w:id="876">
    <w:p w14:paraId="66841CA4" w14:textId="77777777" w:rsidR="008B7CFC" w:rsidRDefault="008B7CFC" w:rsidP="006B061A">
      <w:pPr>
        <w:pStyle w:val="Footnote0"/>
      </w:pPr>
      <w:r>
        <w:rPr>
          <w:rStyle w:val="FootnoteReference"/>
        </w:rPr>
        <w:footnoteRef/>
      </w:r>
      <w:r>
        <w:t xml:space="preserve"> Literally “virgin monastic”. The traditional English term for a female monastic is not “nun”, but “virgin”.</w:t>
      </w:r>
    </w:p>
  </w:footnote>
  <w:footnote w:id="877">
    <w:p w14:paraId="4603A540" w14:textId="757615F9" w:rsidR="008B7CFC" w:rsidRDefault="008B7CFC" w:rsidP="00B52F78">
      <w:pPr>
        <w:pStyle w:val="footnote"/>
      </w:pPr>
      <w:r>
        <w:rPr>
          <w:rStyle w:val="FootnoteReference"/>
        </w:rPr>
        <w:footnoteRef/>
      </w:r>
      <w:r>
        <w:t xml:space="preserve"> Composed in English by Heg. Fr. Athanasius Iskander, of Kitchener, Ontario, Canada.</w:t>
      </w:r>
    </w:p>
  </w:footnote>
  <w:footnote w:id="878">
    <w:p w14:paraId="754B9B83" w14:textId="77777777" w:rsidR="008B7CFC" w:rsidRDefault="008B7CFC">
      <w:pPr>
        <w:pStyle w:val="footnote"/>
        <w:rPr>
          <w:ins w:id="1117" w:author="Brett Slote" w:date="2011-07-21T19:13:00Z"/>
        </w:rPr>
        <w:pPrChange w:id="1118" w:author="Brett Slote" w:date="2011-07-21T20:05:00Z">
          <w:pPr>
            <w:pStyle w:val="FootnoteText"/>
          </w:pPr>
        </w:pPrChange>
      </w:pPr>
      <w:ins w:id="1119" w:author="Brett Slote" w:date="2011-07-21T19:13:00Z">
        <w:r>
          <w:rPr>
            <w:rStyle w:val="FootnoteReference"/>
          </w:rPr>
          <w:footnoteRef/>
        </w:r>
        <w:r>
          <w:t xml:space="preserve"> Numbers 12:7-8</w:t>
        </w:r>
      </w:ins>
    </w:p>
  </w:footnote>
  <w:footnote w:id="879">
    <w:p w14:paraId="7099EBEB" w14:textId="77777777" w:rsidR="008B7CFC" w:rsidRDefault="008B7CFC">
      <w:pPr>
        <w:pStyle w:val="footnote"/>
        <w:rPr>
          <w:ins w:id="1120" w:author="Brett Slote" w:date="2011-07-21T19:13:00Z"/>
        </w:rPr>
        <w:pPrChange w:id="1121" w:author="Brett Slote" w:date="2011-07-21T20:05:00Z">
          <w:pPr>
            <w:pStyle w:val="FootnoteText"/>
          </w:pPr>
        </w:pPrChange>
      </w:pPr>
      <w:ins w:id="1122" w:author="Brett Slote" w:date="2011-07-21T19:13:00Z">
        <w:r>
          <w:rPr>
            <w:rStyle w:val="FootnoteReference"/>
          </w:rPr>
          <w:footnoteRef/>
        </w:r>
        <w:r>
          <w:t xml:space="preserve"> Exodus 28:1</w:t>
        </w:r>
      </w:ins>
    </w:p>
  </w:footnote>
  <w:footnote w:id="880">
    <w:p w14:paraId="5BFC95F9" w14:textId="77777777" w:rsidR="008B7CFC" w:rsidRDefault="008B7CFC">
      <w:pPr>
        <w:pStyle w:val="footnote"/>
        <w:rPr>
          <w:ins w:id="1123" w:author="Brett Slote" w:date="2011-07-21T19:13:00Z"/>
        </w:rPr>
        <w:pPrChange w:id="1124" w:author="Brett Slote" w:date="2011-07-21T20:05:00Z">
          <w:pPr>
            <w:pStyle w:val="FootnoteText"/>
          </w:pPr>
        </w:pPrChange>
      </w:pPr>
      <w:ins w:id="1125" w:author="Brett Slote" w:date="2011-07-21T19:13:00Z">
        <w:r>
          <w:rPr>
            <w:rStyle w:val="FootnoteReference"/>
          </w:rPr>
          <w:footnoteRef/>
        </w:r>
        <w:r>
          <w:t xml:space="preserve"> Matthew 16:18</w:t>
        </w:r>
      </w:ins>
    </w:p>
  </w:footnote>
  <w:footnote w:id="881">
    <w:p w14:paraId="04125830" w14:textId="77777777" w:rsidR="008B7CFC" w:rsidRDefault="008B7CFC">
      <w:pPr>
        <w:pStyle w:val="footnote"/>
        <w:rPr>
          <w:ins w:id="1127" w:author="Brett Slote" w:date="2011-07-21T19:13:00Z"/>
        </w:rPr>
        <w:pPrChange w:id="1128" w:author="Brett Slote" w:date="2011-07-21T20:05:00Z">
          <w:pPr>
            <w:pStyle w:val="FootnoteText"/>
          </w:pPr>
        </w:pPrChange>
      </w:pPr>
      <w:ins w:id="1129" w:author="Brett Slote" w:date="2011-07-21T19:13:00Z">
        <w:r>
          <w:rPr>
            <w:rStyle w:val="FootnoteReference"/>
          </w:rPr>
          <w:footnoteRef/>
        </w:r>
        <w:r>
          <w:t xml:space="preserve"> Psalms 110:4, Hebrews 5:6,10</w:t>
        </w:r>
      </w:ins>
    </w:p>
  </w:footnote>
  <w:footnote w:id="882">
    <w:p w14:paraId="4ECDDE09" w14:textId="77777777" w:rsidR="008B7CFC" w:rsidRDefault="008B7CFC"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83">
    <w:p w14:paraId="4ACBECBD" w14:textId="77777777" w:rsidR="008B7CFC" w:rsidRDefault="008B7CFC"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84">
    <w:p w14:paraId="0C45F6F7" w14:textId="77777777" w:rsidR="008B7CFC" w:rsidRDefault="008B7CFC" w:rsidP="00C0205C">
      <w:pPr>
        <w:pStyle w:val="footnote"/>
      </w:pPr>
      <w:r>
        <w:rPr>
          <w:rStyle w:val="FootnoteReference"/>
          <w:rFonts w:eastAsiaTheme="majorEastAsia"/>
        </w:rPr>
        <w:footnoteRef/>
      </w:r>
      <w:r>
        <w:t xml:space="preserve"> Ps 72:10</w:t>
      </w:r>
    </w:p>
  </w:footnote>
  <w:footnote w:id="885">
    <w:p w14:paraId="73200F36" w14:textId="77777777" w:rsidR="008B7CFC" w:rsidRDefault="008B7CFC">
      <w:pPr>
        <w:pStyle w:val="FootnoteText"/>
      </w:pPr>
      <w:r>
        <w:rPr>
          <w:rStyle w:val="FootnoteReference"/>
        </w:rPr>
        <w:footnoteRef/>
      </w:r>
      <w:r>
        <w:t xml:space="preserve"> Pope Dioscorus can but substituted here to use this doxology on his feast.</w:t>
      </w:r>
    </w:p>
  </w:footnote>
  <w:footnote w:id="886">
    <w:p w14:paraId="2FF46E46" w14:textId="77777777" w:rsidR="008B7CFC" w:rsidRDefault="008B7CFC" w:rsidP="003D4209">
      <w:pPr>
        <w:pStyle w:val="footnote"/>
      </w:pPr>
      <w:r>
        <w:rPr>
          <w:rStyle w:val="FootnoteReference"/>
        </w:rPr>
        <w:footnoteRef/>
      </w:r>
      <w:r>
        <w:t xml:space="preserve"> Dan 12:3</w:t>
      </w:r>
    </w:p>
  </w:footnote>
  <w:footnote w:id="887">
    <w:p w14:paraId="4F373D62" w14:textId="77777777" w:rsidR="008B7CFC" w:rsidRDefault="008B7CFC" w:rsidP="003D4209">
      <w:pPr>
        <w:pStyle w:val="footnote"/>
      </w:pPr>
      <w:r>
        <w:rPr>
          <w:rStyle w:val="FootnoteReference"/>
        </w:rPr>
        <w:footnoteRef/>
      </w:r>
      <w:r>
        <w:t xml:space="preserve"> The Scetis Valley in Egypt, from which the word “ascetic” comes. Sheheet means “measure of the heart.”</w:t>
      </w:r>
    </w:p>
  </w:footnote>
  <w:footnote w:id="888">
    <w:p w14:paraId="153ABD29" w14:textId="77777777" w:rsidR="008B7CFC" w:rsidRDefault="008B7CFC" w:rsidP="003D4209">
      <w:pPr>
        <w:pStyle w:val="footnote"/>
      </w:pPr>
      <w:r>
        <w:rPr>
          <w:rStyle w:val="FootnoteReference"/>
        </w:rPr>
        <w:footnoteRef/>
      </w:r>
      <w:r>
        <w:t xml:space="preserve"> Cf Lk 22:30, Mt</w:t>
      </w:r>
      <w:r w:rsidRPr="003D4209">
        <w:rPr>
          <w:rStyle w:val="footnoteChar"/>
        </w:rPr>
        <w:t xml:space="preserve"> </w:t>
      </w:r>
      <w:r>
        <w:t>19:20</w:t>
      </w:r>
    </w:p>
  </w:footnote>
  <w:footnote w:id="889">
    <w:p w14:paraId="0977783C" w14:textId="77777777" w:rsidR="008B7CFC" w:rsidRDefault="008B7CFC">
      <w:pPr>
        <w:pStyle w:val="FootnoteText"/>
      </w:pPr>
      <w:r>
        <w:rPr>
          <w:rStyle w:val="FootnoteReference"/>
        </w:rPr>
        <w:footnoteRef/>
      </w:r>
      <w:r>
        <w:t xml:space="preserve"> Rev 4:6</w:t>
      </w:r>
    </w:p>
  </w:footnote>
  <w:footnote w:id="890">
    <w:p w14:paraId="474C3AF6" w14:textId="77777777" w:rsidR="008B7CFC" w:rsidRDefault="008B7CFC" w:rsidP="00104A9B">
      <w:pPr>
        <w:pStyle w:val="FootnoteText"/>
        <w:rPr>
          <w:ins w:id="1229" w:author="Brett Slote" w:date="2011-07-19T15:43:00Z"/>
        </w:rPr>
      </w:pPr>
      <w:ins w:id="1230" w:author="Brett Slote" w:date="2011-07-19T15:43:00Z">
        <w:r>
          <w:rPr>
            <w:rStyle w:val="FootnoteReference"/>
          </w:rPr>
          <w:footnoteRef/>
        </w:r>
        <w:r>
          <w:t xml:space="preserve"> or supplications/intercessions</w:t>
        </w:r>
      </w:ins>
    </w:p>
  </w:footnote>
  <w:footnote w:id="891">
    <w:p w14:paraId="527ECCCD" w14:textId="77777777" w:rsidR="008B7CFC" w:rsidRDefault="008B7CFC">
      <w:pPr>
        <w:pStyle w:val="footnote"/>
        <w:rPr>
          <w:ins w:id="1231" w:author="Brett Slote" w:date="2011-07-19T15:43:00Z"/>
        </w:rPr>
        <w:pPrChange w:id="1232" w:author="Brett Slote" w:date="2011-07-21T19:56:00Z">
          <w:pPr>
            <w:pStyle w:val="FootnoteText"/>
          </w:pPr>
        </w:pPrChange>
      </w:pPr>
      <w:ins w:id="1233" w:author="Brett Slote" w:date="2011-07-19T15:43:00Z">
        <w:r>
          <w:rPr>
            <w:rStyle w:val="FootnoteReference"/>
          </w:rPr>
          <w:footnoteRef/>
        </w:r>
        <w:r>
          <w:t xml:space="preserve"> Joel 3:13 – but I’m trying to remember something that says “the harvest is full and the wheat plentiful”</w:t>
        </w:r>
      </w:ins>
    </w:p>
  </w:footnote>
  <w:footnote w:id="892">
    <w:p w14:paraId="6583C1B7" w14:textId="77777777" w:rsidR="008B7CFC" w:rsidRDefault="008B7CFC">
      <w:pPr>
        <w:pStyle w:val="footnote"/>
        <w:rPr>
          <w:ins w:id="1234" w:author="Brett Slote" w:date="2011-07-19T15:43:00Z"/>
          <w:rFonts w:ascii="Antonious" w:hAnsi="Antonious" w:cs="Antonious"/>
        </w:rPr>
        <w:pPrChange w:id="1235" w:author="Brett Slote" w:date="2011-07-21T19:56:00Z">
          <w:pPr>
            <w:widowControl w:val="0"/>
            <w:autoSpaceDE w:val="0"/>
            <w:autoSpaceDN w:val="0"/>
            <w:adjustRightInd w:val="0"/>
          </w:pPr>
        </w:pPrChange>
      </w:pPr>
      <w:ins w:id="1236"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93">
    <w:p w14:paraId="3A76C60E" w14:textId="214D0337" w:rsidR="008B7CFC" w:rsidRDefault="008B7CFC"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94">
    <w:p w14:paraId="0AAB833E" w14:textId="77777777" w:rsidR="008B7CFC" w:rsidRDefault="008B7CFC">
      <w:pPr>
        <w:pStyle w:val="FootnoteText"/>
      </w:pPr>
      <w:r>
        <w:rPr>
          <w:rStyle w:val="FootnoteReference"/>
        </w:rPr>
        <w:footnoteRef/>
      </w:r>
      <w:r>
        <w:t xml:space="preserve"> Rev 4:4</w:t>
      </w:r>
    </w:p>
  </w:footnote>
  <w:footnote w:id="895">
    <w:p w14:paraId="70D69B5E" w14:textId="77777777" w:rsidR="008B7CFC" w:rsidRDefault="008B7CFC">
      <w:pPr>
        <w:pStyle w:val="FootnoteText"/>
      </w:pPr>
      <w:r>
        <w:rPr>
          <w:rStyle w:val="FootnoteReference"/>
        </w:rPr>
        <w:footnoteRef/>
      </w:r>
      <w:r>
        <w:t xml:space="preserve"> Rev 5:8</w:t>
      </w:r>
    </w:p>
  </w:footnote>
  <w:footnote w:id="896">
    <w:p w14:paraId="741347AD" w14:textId="77777777" w:rsidR="008B7CFC" w:rsidRDefault="008B7CFC">
      <w:pPr>
        <w:pStyle w:val="footnote"/>
        <w:rPr>
          <w:ins w:id="1260" w:author="Brett Slote" w:date="2011-07-19T18:33:00Z"/>
        </w:rPr>
        <w:pPrChange w:id="1261" w:author="Brett Slote" w:date="2011-07-21T19:58:00Z">
          <w:pPr>
            <w:pStyle w:val="FootnoteText"/>
          </w:pPr>
        </w:pPrChange>
      </w:pPr>
      <w:ins w:id="1262" w:author="Brett Slote" w:date="2011-07-19T18:33:00Z">
        <w:r w:rsidRPr="00C96A85">
          <w:rPr>
            <w:rStyle w:val="FootnoteReference"/>
            <w:vertAlign w:val="baseline"/>
          </w:rPr>
          <w:footnoteRef/>
        </w:r>
        <w:r w:rsidRPr="00C96A85">
          <w:t xml:space="preserve"> Ephesians 6:11</w:t>
        </w:r>
      </w:ins>
      <w:r>
        <w:t xml:space="preserve"> </w:t>
      </w:r>
      <w:ins w:id="1263" w:author="Brett Slote" w:date="2011-07-19T18:33:00Z">
        <w:r w:rsidRPr="00C96A85">
          <w:t>(Literally: “all the girding”)</w:t>
        </w:r>
      </w:ins>
    </w:p>
  </w:footnote>
  <w:footnote w:id="897">
    <w:p w14:paraId="22B1B2A8" w14:textId="77777777" w:rsidR="008B7CFC" w:rsidRDefault="008B7CFC">
      <w:pPr>
        <w:pStyle w:val="footnote"/>
        <w:rPr>
          <w:ins w:id="1266" w:author="Brett Slote" w:date="2011-07-19T18:34:00Z"/>
        </w:rPr>
        <w:pPrChange w:id="1267" w:author="Brett Slote" w:date="2011-07-21T19:58:00Z">
          <w:pPr>
            <w:pStyle w:val="FootnoteText"/>
          </w:pPr>
        </w:pPrChange>
      </w:pPr>
      <w:ins w:id="1268" w:author="Brett Slote" w:date="2011-07-19T18:34:00Z">
        <w:r>
          <w:rPr>
            <w:rStyle w:val="FootnoteReference"/>
          </w:rPr>
          <w:footnoteRef/>
        </w:r>
        <w:r>
          <w:t xml:space="preserve"> Col 3:1</w:t>
        </w:r>
      </w:ins>
    </w:p>
  </w:footnote>
  <w:footnote w:id="898">
    <w:p w14:paraId="515A7079" w14:textId="77777777" w:rsidR="008B7CFC" w:rsidRDefault="008B7CF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9">
    <w:p w14:paraId="11CE8A3A" w14:textId="77777777" w:rsidR="008B7CFC" w:rsidRDefault="008B7CF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0">
    <w:p w14:paraId="40B3C553" w14:textId="77777777" w:rsidR="008B7CFC" w:rsidRDefault="008B7CF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1">
    <w:p w14:paraId="161FA5C9" w14:textId="77777777" w:rsidR="008B7CFC" w:rsidRDefault="008B7CFC"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902">
    <w:p w14:paraId="5727BFD3" w14:textId="77777777" w:rsidR="008B7CFC" w:rsidRDefault="008B7CFC"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03">
    <w:p w14:paraId="2AF6D726" w14:textId="77777777" w:rsidR="008B7CFC" w:rsidRPr="00A20ACC" w:rsidRDefault="008B7CFC">
      <w:pPr>
        <w:pStyle w:val="footnote"/>
        <w:rPr>
          <w:ins w:id="1311" w:author="Brett Slote" w:date="2011-07-21T18:59:00Z"/>
          <w:color w:val="FF0000"/>
          <w:rPrChange w:id="1312" w:author="Brett Slote" w:date="2011-07-21T20:03:00Z">
            <w:rPr>
              <w:ins w:id="1313" w:author="Brett Slote" w:date="2011-07-21T18:59:00Z"/>
            </w:rPr>
          </w:rPrChange>
        </w:rPr>
        <w:pPrChange w:id="1314" w:author="Brett Slote" w:date="2011-07-21T20:03:00Z">
          <w:pPr>
            <w:pStyle w:val="FootnoteText"/>
          </w:pPr>
        </w:pPrChange>
      </w:pPr>
      <w:ins w:id="1315" w:author="Brett Slote" w:date="2011-07-21T18:59:00Z">
        <w:r w:rsidRPr="003A78C2">
          <w:rPr>
            <w:rStyle w:val="FootnoteReference"/>
            <w:color w:val="FF0000"/>
            <w:rPrChange w:id="1316" w:author="Brett Slote" w:date="2011-07-21T20:03:00Z">
              <w:rPr>
                <w:rStyle w:val="FootnoteReference"/>
              </w:rPr>
            </w:rPrChange>
          </w:rPr>
          <w:footnoteRef/>
        </w:r>
        <w:r w:rsidRPr="003A78C2">
          <w:rPr>
            <w:color w:val="FF0000"/>
            <w:rPrChange w:id="1317" w:author="Brett Slote" w:date="2011-07-21T20:03:00Z">
              <w:rPr>
                <w:vertAlign w:val="superscript"/>
              </w:rPr>
            </w:rPrChange>
          </w:rPr>
          <w:t xml:space="preserve"> Should decide on whether we’re going with Scete or Shiheet – Shiheet is easier to sing, but for now put “English” equivalents.</w:t>
        </w:r>
      </w:ins>
    </w:p>
  </w:footnote>
  <w:footnote w:id="904">
    <w:p w14:paraId="5AA889F2" w14:textId="77777777" w:rsidR="008B7CFC" w:rsidRDefault="008B7CFC">
      <w:pPr>
        <w:pStyle w:val="footnote"/>
        <w:rPr>
          <w:ins w:id="1318" w:author="Brett Slote" w:date="2011-07-21T19:00:00Z"/>
        </w:rPr>
        <w:pPrChange w:id="1319" w:author="Brett Slote" w:date="2011-07-21T20:03:00Z">
          <w:pPr>
            <w:pStyle w:val="FootnoteText"/>
          </w:pPr>
        </w:pPrChange>
      </w:pPr>
      <w:ins w:id="1320" w:author="Brett Slote" w:date="2011-07-21T19:00:00Z">
        <w:r>
          <w:rPr>
            <w:rStyle w:val="FootnoteReference"/>
          </w:rPr>
          <w:footnoteRef/>
        </w:r>
        <w:r>
          <w:t xml:space="preserve"> Need to do some research into the name of this man in English</w:t>
        </w:r>
      </w:ins>
    </w:p>
  </w:footnote>
  <w:footnote w:id="905">
    <w:p w14:paraId="4DD173AD" w14:textId="50F9B05A" w:rsidR="008B7CFC" w:rsidRDefault="008B7CFC" w:rsidP="00B52F78">
      <w:pPr>
        <w:pStyle w:val="footnote"/>
      </w:pPr>
      <w:r>
        <w:rPr>
          <w:rStyle w:val="FootnoteReference"/>
        </w:rPr>
        <w:footnoteRef/>
      </w:r>
      <w:r>
        <w:t xml:space="preserve"> Though not found on the Coptic Calendar, as one of the 318 gathered at Nicaea, it is fitting to venerate St. Spyridon.</w:t>
      </w:r>
    </w:p>
  </w:footnote>
  <w:footnote w:id="906">
    <w:p w14:paraId="0EC0EB26" w14:textId="77777777" w:rsidR="008B7CFC" w:rsidRDefault="008B7CFC"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07">
    <w:p w14:paraId="1A09C94E" w14:textId="77777777" w:rsidR="008B7CFC" w:rsidRDefault="008B7CFC" w:rsidP="00073003">
      <w:pPr>
        <w:pStyle w:val="footnote"/>
      </w:pPr>
      <w:r>
        <w:rPr>
          <w:rStyle w:val="FootnoteReference"/>
        </w:rPr>
        <w:footnoteRef/>
      </w:r>
      <w:r>
        <w:t xml:space="preserve"> Revelation 7:2</w:t>
      </w:r>
    </w:p>
  </w:footnote>
  <w:footnote w:id="908">
    <w:p w14:paraId="047C672B" w14:textId="77777777" w:rsidR="008B7CFC" w:rsidRDefault="008B7CFC" w:rsidP="00073003">
      <w:pPr>
        <w:pStyle w:val="footnote"/>
      </w:pPr>
      <w:r>
        <w:rPr>
          <w:rStyle w:val="FootnoteReference"/>
        </w:rPr>
        <w:footnoteRef/>
      </w:r>
      <w:r>
        <w:t xml:space="preserve"> Revelation 7:3</w:t>
      </w:r>
    </w:p>
  </w:footnote>
  <w:footnote w:id="909">
    <w:p w14:paraId="338E8815" w14:textId="77777777" w:rsidR="008B7CFC" w:rsidRDefault="008B7CFC"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10">
    <w:p w14:paraId="7E074E97" w14:textId="77777777" w:rsidR="008B7CFC" w:rsidRDefault="008B7CFC" w:rsidP="00BC160E">
      <w:pPr>
        <w:pStyle w:val="footnote"/>
      </w:pPr>
      <w:r>
        <w:rPr>
          <w:rStyle w:val="FootnoteReference"/>
        </w:rPr>
        <w:footnoteRef/>
      </w:r>
      <w:r>
        <w:t xml:space="preserve"> John 13:25</w:t>
      </w:r>
    </w:p>
  </w:footnote>
  <w:footnote w:id="911">
    <w:p w14:paraId="0E087572" w14:textId="27E962C9" w:rsidR="008B7CFC" w:rsidRDefault="008B7CFC"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12">
    <w:p w14:paraId="795EE333" w14:textId="77777777" w:rsidR="008B7CFC" w:rsidRDefault="008B7CFC" w:rsidP="00B53E05">
      <w:pPr>
        <w:pStyle w:val="footnote"/>
      </w:pPr>
      <w:r>
        <w:rPr>
          <w:rStyle w:val="FootnoteReference"/>
        </w:rPr>
        <w:footnoteRef/>
      </w:r>
      <w:r>
        <w:t xml:space="preserve"> Normally reserved for the Theotokos.</w:t>
      </w:r>
    </w:p>
  </w:footnote>
  <w:footnote w:id="913">
    <w:p w14:paraId="483F0E8B" w14:textId="77777777" w:rsidR="008B7CFC" w:rsidRDefault="008B7CFC" w:rsidP="00B53E05">
      <w:pPr>
        <w:pStyle w:val="footnote"/>
      </w:pPr>
      <w:r>
        <w:rPr>
          <w:rStyle w:val="FootnoteReference"/>
        </w:rPr>
        <w:footnoteRef/>
      </w:r>
      <w:r>
        <w:t xml:space="preserve"> The law of righteousness, not the Law of the Old Covenant.</w:t>
      </w:r>
    </w:p>
  </w:footnote>
  <w:footnote w:id="914">
    <w:p w14:paraId="361DBD71" w14:textId="77777777" w:rsidR="008B7CFC" w:rsidRDefault="008B7CFC" w:rsidP="00662600">
      <w:pPr>
        <w:pStyle w:val="footnote"/>
      </w:pPr>
      <w:r>
        <w:rPr>
          <w:rStyle w:val="FootnoteReference"/>
        </w:rPr>
        <w:footnoteRef/>
      </w:r>
      <w:r>
        <w:t xml:space="preserve"> Or image</w:t>
      </w:r>
    </w:p>
  </w:footnote>
  <w:footnote w:id="915">
    <w:p w14:paraId="2DF974D0" w14:textId="77777777" w:rsidR="008B7CFC" w:rsidRDefault="008B7CFC">
      <w:pPr>
        <w:pStyle w:val="footnote"/>
        <w:rPr>
          <w:ins w:id="1421" w:author="Brett Slote" w:date="2011-07-21T18:57:00Z"/>
        </w:rPr>
        <w:pPrChange w:id="1422" w:author="Brett Slote" w:date="2011-07-21T20:03:00Z">
          <w:pPr>
            <w:pStyle w:val="FootnoteText"/>
          </w:pPr>
        </w:pPrChange>
      </w:pPr>
      <w:ins w:id="1423" w:author="Brett Slote" w:date="2011-07-21T18:57:00Z">
        <w:r>
          <w:rPr>
            <w:rStyle w:val="FootnoteReference"/>
          </w:rPr>
          <w:footnoteRef/>
        </w:r>
        <w:r>
          <w:t xml:space="preserve"> Colossians 3:14</w:t>
        </w:r>
      </w:ins>
    </w:p>
  </w:footnote>
  <w:footnote w:id="916">
    <w:p w14:paraId="56032475" w14:textId="77777777" w:rsidR="008B7CFC" w:rsidRDefault="008B7CFC" w:rsidP="00E22010">
      <w:pPr>
        <w:pStyle w:val="footnote"/>
      </w:pPr>
      <w:r>
        <w:rPr>
          <w:rStyle w:val="FootnoteReference"/>
        </w:rPr>
        <w:footnoteRef/>
      </w:r>
      <w:r>
        <w:t xml:space="preserve"> 2 Tim 4:7</w:t>
      </w:r>
    </w:p>
  </w:footnote>
  <w:footnote w:id="917">
    <w:p w14:paraId="519A6EA0" w14:textId="77777777" w:rsidR="008B7CFC" w:rsidRDefault="008B7CFC" w:rsidP="00E22010">
      <w:pPr>
        <w:pStyle w:val="footnote"/>
      </w:pPr>
      <w:r>
        <w:rPr>
          <w:rStyle w:val="FootnoteReference"/>
        </w:rPr>
        <w:footnoteRef/>
      </w:r>
      <w:r>
        <w:t xml:space="preserve"> 2 Tim 4:8</w:t>
      </w:r>
    </w:p>
  </w:footnote>
  <w:footnote w:id="918">
    <w:p w14:paraId="2C92CCF6" w14:textId="77777777" w:rsidR="008B7CFC" w:rsidRDefault="008B7CFC" w:rsidP="001779C0">
      <w:pPr>
        <w:pStyle w:val="footnote"/>
      </w:pPr>
      <w:r>
        <w:rPr>
          <w:rStyle w:val="FootnoteReference"/>
        </w:rPr>
        <w:footnoteRef/>
      </w:r>
      <w:r>
        <w:t xml:space="preserve"> Composed in Coptic and Arabic by H.G. Bishop Demetrius of Malawi circa A.D. 2000.</w:t>
      </w:r>
    </w:p>
  </w:footnote>
  <w:footnote w:id="919">
    <w:p w14:paraId="16CDD53B" w14:textId="77777777" w:rsidR="008B7CFC" w:rsidRDefault="008B7CFC"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20">
    <w:p w14:paraId="717A066E" w14:textId="77777777" w:rsidR="008B7CFC" w:rsidRDefault="008B7CFC">
      <w:pPr>
        <w:pStyle w:val="footnote"/>
        <w:rPr>
          <w:ins w:id="1486" w:author="Brett Slote" w:date="2011-07-21T18:45:00Z"/>
        </w:rPr>
        <w:pPrChange w:id="1487" w:author="Brett Slote" w:date="2011-07-21T20:01:00Z">
          <w:pPr>
            <w:pStyle w:val="FootnoteText"/>
          </w:pPr>
        </w:pPrChange>
      </w:pPr>
      <w:ins w:id="1488" w:author="Brett Slote" w:date="2011-07-21T18:45:00Z">
        <w:r>
          <w:rPr>
            <w:rStyle w:val="FootnoteReference"/>
          </w:rPr>
          <w:footnoteRef/>
        </w:r>
        <w:r>
          <w:t xml:space="preserve"> Daniel 12:3</w:t>
        </w:r>
      </w:ins>
    </w:p>
  </w:footnote>
  <w:footnote w:id="921">
    <w:p w14:paraId="7155AD88" w14:textId="77777777" w:rsidR="008B7CFC" w:rsidRDefault="008B7CFC">
      <w:pPr>
        <w:pStyle w:val="footnote"/>
        <w:rPr>
          <w:ins w:id="1489" w:author="Brett Slote" w:date="2011-07-21T18:46:00Z"/>
        </w:rPr>
        <w:pPrChange w:id="1490" w:author="Brett Slote" w:date="2011-07-21T20:01:00Z">
          <w:pPr>
            <w:pStyle w:val="FootnoteText"/>
          </w:pPr>
        </w:pPrChange>
      </w:pPr>
      <w:ins w:id="1491" w:author="Brett Slote" w:date="2011-07-21T18:46:00Z">
        <w:r>
          <w:rPr>
            <w:rStyle w:val="FootnoteReference"/>
          </w:rPr>
          <w:footnoteRef/>
        </w:r>
        <w:r>
          <w:t xml:space="preserve"> Literally: all you monastic folk</w:t>
        </w:r>
      </w:ins>
    </w:p>
  </w:footnote>
  <w:footnote w:id="922">
    <w:p w14:paraId="7EEF391B" w14:textId="77777777" w:rsidR="008B7CFC" w:rsidRDefault="008B7CFC">
      <w:pPr>
        <w:pStyle w:val="FootnoteText"/>
      </w:pPr>
      <w:r>
        <w:rPr>
          <w:rStyle w:val="FootnoteReference"/>
        </w:rPr>
        <w:footnoteRef/>
      </w:r>
      <w:r>
        <w:t xml:space="preserve"> Published by Abouna Matta El-Maskeen of St. Macarius’ Monastery.</w:t>
      </w:r>
    </w:p>
  </w:footnote>
  <w:footnote w:id="923">
    <w:p w14:paraId="6BC2BFA9" w14:textId="77777777" w:rsidR="008B7CFC" w:rsidRDefault="008B7CF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4">
    <w:p w14:paraId="3A6EC701" w14:textId="77777777" w:rsidR="008B7CFC" w:rsidRDefault="008B7CFC" w:rsidP="00670C79">
      <w:pPr>
        <w:pStyle w:val="footnote"/>
      </w:pPr>
      <w:r>
        <w:rPr>
          <w:rStyle w:val="FootnoteReference"/>
        </w:rPr>
        <w:footnoteRef/>
      </w:r>
      <w:r>
        <w:t xml:space="preserve"> Modern day Ethiopia and Eritrea.</w:t>
      </w:r>
    </w:p>
  </w:footnote>
  <w:footnote w:id="925">
    <w:p w14:paraId="46D5577E" w14:textId="77777777" w:rsidR="008B7CFC" w:rsidRDefault="008B7CFC" w:rsidP="0047441D">
      <w:pPr>
        <w:pStyle w:val="footnote"/>
      </w:pPr>
      <w:r>
        <w:rPr>
          <w:rStyle w:val="FootnoteReference"/>
        </w:rPr>
        <w:footnoteRef/>
      </w:r>
      <w:r>
        <w:t xml:space="preserve"> St. F</w:t>
      </w:r>
      <w:r w:rsidRPr="006422C6">
        <w:t>rumentius</w:t>
      </w:r>
      <w:r>
        <w:t>, whom the Ethiopians called “Abune Selama.”</w:t>
      </w:r>
    </w:p>
  </w:footnote>
  <w:footnote w:id="926">
    <w:p w14:paraId="2F5E6ED4" w14:textId="52CEBBCB" w:rsidR="008B7CFC" w:rsidRDefault="008B7CFC" w:rsidP="00BD2B3F">
      <w:pPr>
        <w:pStyle w:val="footnote"/>
      </w:pPr>
      <w:r>
        <w:rPr>
          <w:rStyle w:val="FootnoteReference"/>
        </w:rPr>
        <w:footnoteRef/>
      </w:r>
      <w:r>
        <w:t xml:space="preserve"> Adapted from the hymn of St. Severus of Antioch, in 2015 in English.</w:t>
      </w:r>
    </w:p>
  </w:footnote>
  <w:footnote w:id="927">
    <w:p w14:paraId="018A465B" w14:textId="77777777" w:rsidR="008B7CFC" w:rsidRDefault="008B7CFC">
      <w:pPr>
        <w:pStyle w:val="footnote"/>
        <w:rPr>
          <w:ins w:id="1577" w:author="Brett Slote" w:date="2011-07-21T19:11:00Z"/>
        </w:rPr>
        <w:pPrChange w:id="1578" w:author="Brett Slote" w:date="2011-07-21T20:05:00Z">
          <w:pPr>
            <w:pStyle w:val="FootnoteText"/>
          </w:pPr>
        </w:pPrChange>
      </w:pPr>
      <w:ins w:id="1579" w:author="Brett Slote" w:date="2011-07-21T19:11:00Z">
        <w:r>
          <w:rPr>
            <w:rStyle w:val="FootnoteReference"/>
          </w:rPr>
          <w:footnoteRef/>
        </w:r>
        <w:r>
          <w:t xml:space="preserve"> Psalm 41:1</w:t>
        </w:r>
      </w:ins>
    </w:p>
  </w:footnote>
  <w:footnote w:id="928">
    <w:p w14:paraId="30B9D2C6" w14:textId="77777777" w:rsidR="008B7CFC" w:rsidRDefault="008B7CFC"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29">
    <w:p w14:paraId="63D7B4DE" w14:textId="77777777" w:rsidR="008B7CFC" w:rsidRDefault="008B7CFC"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30">
    <w:p w14:paraId="6542A42A" w14:textId="77777777" w:rsidR="008B7CFC" w:rsidRDefault="008B7CFC"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31">
    <w:p w14:paraId="48A0DCFD" w14:textId="77777777" w:rsidR="008B7CFC" w:rsidRDefault="008B7CFC" w:rsidP="006D27E4">
      <w:pPr>
        <w:pStyle w:val="Footnote0"/>
      </w:pPr>
      <w:r>
        <w:rPr>
          <w:rStyle w:val="FootnoteReference"/>
        </w:rPr>
        <w:footnoteRef/>
      </w:r>
      <w:r>
        <w:t xml:space="preserve"> In modern day Libya</w:t>
      </w:r>
    </w:p>
  </w:footnote>
  <w:footnote w:id="932">
    <w:p w14:paraId="5E4AA7CE" w14:textId="77777777" w:rsidR="008B7CFC" w:rsidRDefault="008B7CFC">
      <w:pPr>
        <w:pStyle w:val="footnote"/>
        <w:rPr>
          <w:ins w:id="1604" w:author="Brett Slote" w:date="2011-07-21T18:49:00Z"/>
        </w:rPr>
        <w:pPrChange w:id="1605" w:author="Brett Slote" w:date="2011-07-21T20:02:00Z">
          <w:pPr>
            <w:pStyle w:val="FootnoteText"/>
          </w:pPr>
        </w:pPrChange>
      </w:pPr>
      <w:ins w:id="1606" w:author="Brett Slote" w:date="2011-07-21T18:49:00Z">
        <w:r>
          <w:rPr>
            <w:rStyle w:val="FootnoteReference"/>
          </w:rPr>
          <w:footnoteRef/>
        </w:r>
        <w:r>
          <w:t xml:space="preserve"> Note that </w:t>
        </w:r>
        <w:r w:rsidRPr="003A78C2">
          <w:rPr>
            <w:rFonts w:ascii="CS Avva Shenouda" w:hAnsi="CS Avva Shenouda"/>
            <w:rPrChange w:id="1607" w:author="Brett Slote" w:date="2011-07-21T20:02:00Z">
              <w:rPr>
                <w:rFonts w:ascii="Antonious Normal" w:hAnsi="Antonious Normal"/>
              </w:rPr>
            </w:rPrChange>
          </w:rPr>
          <w:t>twou</w:t>
        </w:r>
        <w:r>
          <w:t xml:space="preserve"> is used as mountain and desert interchangeably in Coptic monastic literature</w:t>
        </w:r>
      </w:ins>
    </w:p>
  </w:footnote>
  <w:footnote w:id="933">
    <w:p w14:paraId="71147821" w14:textId="77777777" w:rsidR="008B7CFC" w:rsidRDefault="008B7CFC">
      <w:pPr>
        <w:pStyle w:val="footnote"/>
        <w:rPr>
          <w:ins w:id="1608" w:author="Brett Slote" w:date="2011-07-21T18:50:00Z"/>
        </w:rPr>
        <w:pPrChange w:id="1609" w:author="Brett Slote" w:date="2011-07-21T20:02:00Z">
          <w:pPr>
            <w:pStyle w:val="FootnoteText"/>
          </w:pPr>
        </w:pPrChange>
      </w:pPr>
      <w:ins w:id="1610" w:author="Brett Slote" w:date="2011-07-21T18:50:00Z">
        <w:r>
          <w:rPr>
            <w:rStyle w:val="FootnoteReference"/>
          </w:rPr>
          <w:footnoteRef/>
        </w:r>
        <w:r>
          <w:t xml:space="preserve"> US book has “travails of torment” – but it’s not possessive.</w:t>
        </w:r>
      </w:ins>
    </w:p>
  </w:footnote>
  <w:footnote w:id="934">
    <w:p w14:paraId="39517237" w14:textId="77777777" w:rsidR="008B7CFC" w:rsidRDefault="008B7CFC">
      <w:pPr>
        <w:pStyle w:val="footnote"/>
        <w:rPr>
          <w:ins w:id="1611" w:author="Brett Slote" w:date="2011-07-21T18:49:00Z"/>
        </w:rPr>
        <w:pPrChange w:id="1612" w:author="Brett Slote" w:date="2011-07-21T20:02:00Z">
          <w:pPr>
            <w:pStyle w:val="FootnoteText"/>
          </w:pPr>
        </w:pPrChange>
      </w:pPr>
      <w:ins w:id="1613" w:author="Brett Slote" w:date="2011-07-21T18:49:00Z">
        <w:r>
          <w:rPr>
            <w:rStyle w:val="FootnoteReference"/>
          </w:rPr>
          <w:footnoteRef/>
        </w:r>
        <w:r>
          <w:t xml:space="preserve"> 1 Peter 1:4</w:t>
        </w:r>
      </w:ins>
    </w:p>
  </w:footnote>
  <w:footnote w:id="935">
    <w:p w14:paraId="049774F0" w14:textId="77777777" w:rsidR="008B7CFC" w:rsidRDefault="008B7CFC" w:rsidP="00E77C68">
      <w:pPr>
        <w:pStyle w:val="footnote"/>
      </w:pPr>
      <w:r>
        <w:rPr>
          <w:rStyle w:val="FootnoteReference"/>
        </w:rPr>
        <w:footnoteRef/>
      </w:r>
      <w:r>
        <w:t xml:space="preserve"> The Coptic has “Three names, one God,” which is the heresy of modalism, and certainly was not said at Ephesus.</w:t>
      </w:r>
    </w:p>
  </w:footnote>
  <w:footnote w:id="936">
    <w:p w14:paraId="416DBD35" w14:textId="77777777" w:rsidR="008B7CFC" w:rsidRDefault="008B7CFC" w:rsidP="00E77C68">
      <w:pPr>
        <w:pStyle w:val="footnote"/>
      </w:pPr>
      <w:r>
        <w:rPr>
          <w:rStyle w:val="FootnoteReference"/>
        </w:rPr>
        <w:footnoteRef/>
      </w:r>
      <w:r>
        <w:t xml:space="preserve"> This line is heretical.</w:t>
      </w:r>
    </w:p>
  </w:footnote>
  <w:footnote w:id="937">
    <w:p w14:paraId="2A005F90" w14:textId="77777777" w:rsidR="008B7CFC" w:rsidRDefault="008B7CFC">
      <w:pPr>
        <w:pStyle w:val="footnote"/>
        <w:rPr>
          <w:ins w:id="1648" w:author="Brett Slote" w:date="2011-07-21T18:55:00Z"/>
        </w:rPr>
        <w:pPrChange w:id="1649" w:author="Brett Slote" w:date="2011-07-21T20:02:00Z">
          <w:pPr>
            <w:pStyle w:val="FootnoteText"/>
          </w:pPr>
        </w:pPrChange>
      </w:pPr>
      <w:ins w:id="1650" w:author="Brett Slote" w:date="2011-07-21T18:55:00Z">
        <w:r>
          <w:rPr>
            <w:rStyle w:val="FootnoteReference"/>
          </w:rPr>
          <w:footnoteRef/>
        </w:r>
        <w:r>
          <w:t xml:space="preserve"> Hallow or consecrate – this was, according to a tradition, when he formerly became an archimandrite</w:t>
        </w:r>
      </w:ins>
    </w:p>
  </w:footnote>
  <w:footnote w:id="938">
    <w:p w14:paraId="6B5EF1D3" w14:textId="77777777" w:rsidR="008B7CFC" w:rsidRDefault="008B7CFC">
      <w:pPr>
        <w:pStyle w:val="footnote"/>
        <w:rPr>
          <w:ins w:id="1656" w:author="Brett Slote" w:date="2011-07-21T18:52:00Z"/>
        </w:rPr>
        <w:pPrChange w:id="1657" w:author="Brett Slote" w:date="2011-07-21T20:02:00Z">
          <w:pPr/>
        </w:pPrChange>
      </w:pPr>
      <w:ins w:id="1658" w:author="Brett Slote" w:date="2011-07-21T18:52:00Z">
        <w:r w:rsidRPr="00FB36D8">
          <w:rPr>
            <w:rStyle w:val="FootnoteReference"/>
            <w:vertAlign w:val="baseline"/>
          </w:rPr>
          <w:footnoteRef/>
        </w:r>
        <w:r w:rsidRPr="00FB36D8">
          <w:t xml:space="preserve"> This line is literally “because the hope of the good”</w:t>
        </w:r>
      </w:ins>
    </w:p>
  </w:footnote>
  <w:footnote w:id="939">
    <w:p w14:paraId="347015AD" w14:textId="77777777" w:rsidR="008B7CFC" w:rsidRPr="00A20ACC" w:rsidRDefault="008B7CFC">
      <w:pPr>
        <w:pStyle w:val="footnote"/>
        <w:rPr>
          <w:ins w:id="1659" w:author="Brett Slote" w:date="2011-07-21T18:52:00Z"/>
          <w:rFonts w:ascii="CS Avva Shenouda" w:hAnsi="CS Avva Shenouda"/>
          <w:color w:val="FF0000"/>
          <w:rPrChange w:id="1660" w:author="Brett Slote" w:date="2011-07-21T20:02:00Z">
            <w:rPr>
              <w:ins w:id="1661" w:author="Brett Slote" w:date="2011-07-21T18:52:00Z"/>
              <w:color w:val="FF0000"/>
            </w:rPr>
          </w:rPrChange>
        </w:rPr>
        <w:pPrChange w:id="1662" w:author="Brett Slote" w:date="2011-07-21T20:02:00Z">
          <w:pPr/>
        </w:pPrChange>
      </w:pPr>
      <w:ins w:id="1663" w:author="Brett Slote" w:date="2011-07-21T18:52:00Z">
        <w:r w:rsidRPr="00FB36D8">
          <w:rPr>
            <w:rStyle w:val="FootnoteReference"/>
            <w:vertAlign w:val="baseline"/>
          </w:rPr>
          <w:footnoteRef/>
        </w:r>
        <w:r w:rsidRPr="00FB36D8">
          <w:t xml:space="preserve"> </w:t>
        </w:r>
        <w:r w:rsidRPr="003A78C2">
          <w:rPr>
            <w:rPrChange w:id="1664" w:author="Brett Slote" w:date="2011-07-21T20:02:00Z">
              <w:rPr>
                <w:rFonts w:ascii="Antonious Normal" w:hAnsi="Antonious Normal"/>
                <w:color w:val="FF0000"/>
              </w:rPr>
            </w:rPrChange>
          </w:rPr>
          <w:t>qen hanhwd/ nem han'almoc</w:t>
        </w:r>
      </w:ins>
    </w:p>
  </w:footnote>
  <w:footnote w:id="940">
    <w:p w14:paraId="4AFC6896" w14:textId="77777777" w:rsidR="008B7CFC" w:rsidRDefault="008B7CFC">
      <w:pPr>
        <w:pStyle w:val="FootnoteText"/>
      </w:pPr>
      <w:r>
        <w:rPr>
          <w:rStyle w:val="FootnoteReference"/>
        </w:rPr>
        <w:footnoteRef/>
      </w:r>
      <w:r>
        <w:t xml:space="preserve"> Matthew 1:20</w:t>
      </w:r>
    </w:p>
  </w:footnote>
  <w:footnote w:id="941">
    <w:p w14:paraId="0E9CA519" w14:textId="77777777" w:rsidR="008B7CFC" w:rsidRDefault="008B7CFC" w:rsidP="00662A48">
      <w:pPr>
        <w:pStyle w:val="footnote"/>
      </w:pPr>
      <w:r>
        <w:rPr>
          <w:rStyle w:val="FootnoteReference"/>
          <w:rFonts w:eastAsiaTheme="majorEastAsia"/>
        </w:rPr>
        <w:footnoteRef/>
      </w:r>
      <w:r>
        <w:t xml:space="preserve"> All-holy</w:t>
      </w:r>
    </w:p>
  </w:footnote>
  <w:footnote w:id="942">
    <w:p w14:paraId="50451B0F" w14:textId="77777777" w:rsidR="008B7CFC" w:rsidRDefault="008B7CFC">
      <w:pPr>
        <w:pStyle w:val="footnote"/>
        <w:rPr>
          <w:ins w:id="1733" w:author="Brett Slote" w:date="2011-07-21T19:04:00Z"/>
        </w:rPr>
        <w:pPrChange w:id="1734" w:author="Brett Slote" w:date="2011-07-21T20:04:00Z">
          <w:pPr>
            <w:pStyle w:val="FootnoteText"/>
          </w:pPr>
        </w:pPrChange>
      </w:pPr>
      <w:ins w:id="1735" w:author="Brett Slote" w:date="2011-07-21T19:04:00Z">
        <w:r>
          <w:rPr>
            <w:rStyle w:val="FootnoteReference"/>
          </w:rPr>
          <w:footnoteRef/>
        </w:r>
        <w:r>
          <w:t xml:space="preserve"> literal is disregarded</w:t>
        </w:r>
      </w:ins>
    </w:p>
  </w:footnote>
  <w:footnote w:id="943">
    <w:p w14:paraId="062BDCC1" w14:textId="77777777" w:rsidR="008B7CFC" w:rsidRDefault="008B7CFC">
      <w:pPr>
        <w:pStyle w:val="FootnoteText"/>
      </w:pPr>
      <w:r>
        <w:rPr>
          <w:rStyle w:val="FootnoteReference"/>
        </w:rPr>
        <w:footnoteRef/>
      </w:r>
      <w:r>
        <w:t xml:space="preserve"> Ps 8:2</w:t>
      </w:r>
    </w:p>
  </w:footnote>
  <w:footnote w:id="944">
    <w:p w14:paraId="5BC08478" w14:textId="77777777" w:rsidR="008B7CFC" w:rsidRPr="000C76BB" w:rsidRDefault="008B7CFC"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45">
    <w:p w14:paraId="03A6DDD1" w14:textId="77777777" w:rsidR="008B7CFC" w:rsidRDefault="008B7CFC">
      <w:pPr>
        <w:pStyle w:val="FootnoteText"/>
      </w:pPr>
      <w:r>
        <w:rPr>
          <w:rStyle w:val="FootnoteReference"/>
        </w:rPr>
        <w:footnoteRef/>
      </w:r>
      <w:r>
        <w:t xml:space="preserve"> Matthew 28:6</w:t>
      </w:r>
    </w:p>
  </w:footnote>
  <w:footnote w:id="946">
    <w:p w14:paraId="339855D2" w14:textId="77777777" w:rsidR="008B7CFC" w:rsidRDefault="008B7CFC">
      <w:pPr>
        <w:pStyle w:val="FootnoteText"/>
      </w:pPr>
      <w:r>
        <w:rPr>
          <w:rStyle w:val="FootnoteReference"/>
        </w:rPr>
        <w:footnoteRef/>
      </w:r>
      <w:r>
        <w:t xml:space="preserve"> Matthew 28:7,6</w:t>
      </w:r>
    </w:p>
  </w:footnote>
  <w:footnote w:id="947">
    <w:p w14:paraId="76212A49" w14:textId="77777777" w:rsidR="008B7CFC" w:rsidRDefault="008B7CFC">
      <w:pPr>
        <w:pStyle w:val="FootnoteText"/>
      </w:pPr>
      <w:r>
        <w:rPr>
          <w:rStyle w:val="FootnoteReference"/>
        </w:rPr>
        <w:footnoteRef/>
      </w:r>
      <w:r>
        <w:t xml:space="preserve"> Matthew 28:7</w:t>
      </w:r>
    </w:p>
  </w:footnote>
  <w:footnote w:id="948">
    <w:p w14:paraId="716019EB" w14:textId="77777777" w:rsidR="008B7CFC" w:rsidRDefault="008B7CFC">
      <w:pPr>
        <w:pStyle w:val="FootnoteText"/>
      </w:pPr>
      <w:r>
        <w:rPr>
          <w:rStyle w:val="FootnoteReference"/>
        </w:rPr>
        <w:footnoteRef/>
      </w:r>
      <w:r>
        <w:t xml:space="preserve"> John 20:27</w:t>
      </w:r>
    </w:p>
  </w:footnote>
  <w:footnote w:id="949">
    <w:p w14:paraId="0ECF3FB0" w14:textId="77777777" w:rsidR="008B7CFC" w:rsidRDefault="008B7CFC">
      <w:pPr>
        <w:pStyle w:val="FootnoteText"/>
      </w:pPr>
      <w:r>
        <w:rPr>
          <w:rStyle w:val="FootnoteReference"/>
        </w:rPr>
        <w:footnoteRef/>
      </w:r>
      <w:r>
        <w:t xml:space="preserve"> John 20:28</w:t>
      </w:r>
    </w:p>
  </w:footnote>
  <w:footnote w:id="950">
    <w:p w14:paraId="3FCB0B65" w14:textId="77777777" w:rsidR="008B7CFC" w:rsidRDefault="008B7CFC">
      <w:pPr>
        <w:pStyle w:val="FootnoteText"/>
      </w:pPr>
      <w:r>
        <w:rPr>
          <w:rStyle w:val="FootnoteReference"/>
        </w:rPr>
        <w:footnoteRef/>
      </w:r>
      <w:r>
        <w:t xml:space="preserve"> John 20:29</w:t>
      </w:r>
    </w:p>
  </w:footnote>
  <w:footnote w:id="951">
    <w:p w14:paraId="6B80EDF7" w14:textId="77777777" w:rsidR="008B7CFC" w:rsidRDefault="008B7CFC">
      <w:pPr>
        <w:pStyle w:val="FootnoteText"/>
      </w:pPr>
      <w:r>
        <w:rPr>
          <w:rStyle w:val="FootnoteReference"/>
        </w:rPr>
        <w:footnoteRef/>
      </w:r>
      <w:r>
        <w:t xml:space="preserve"> John 20:29</w:t>
      </w:r>
    </w:p>
  </w:footnote>
  <w:footnote w:id="952">
    <w:p w14:paraId="31D8885C" w14:textId="3AFC7B18" w:rsidR="008B7CFC" w:rsidRDefault="008B7CFC"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4FDCD445" w:rsidR="008B7CFC" w:rsidRPr="00E00D27" w:rsidRDefault="008B7CFC"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34953">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8B7CFC" w:rsidRPr="00E00D27" w:rsidRDefault="008B7CFC"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8B7CFC" w:rsidRPr="00E00D27" w:rsidRDefault="008B7CFC" w:rsidP="00686912">
    <w:pPr>
      <w:pStyle w:val="Header"/>
      <w:jc w:val="center"/>
      <w:rPr>
        <w:sz w:val="20"/>
        <w:szCs w:val="20"/>
      </w:rPr>
    </w:pPr>
  </w:p>
  <w:p w14:paraId="022704DA" w14:textId="77777777" w:rsidR="008B7CFC" w:rsidRPr="00686912" w:rsidRDefault="008B7CFC"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2AB8C86C" w:rsidR="008B7CFC" w:rsidRPr="00E00D27" w:rsidRDefault="008B7CFC"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F34953">
      <w:rPr>
        <w:noProof/>
        <w:sz w:val="20"/>
        <w:szCs w:val="20"/>
      </w:rPr>
      <w:t>Additional Canticles for the Vigil of Joyous Saturday from the New Testament</w:t>
    </w:r>
    <w:r>
      <w:rPr>
        <w:sz w:val="20"/>
        <w:szCs w:val="20"/>
      </w:rPr>
      <w:fldChar w:fldCharType="end"/>
    </w:r>
  </w:p>
  <w:p w14:paraId="199CF7F3" w14:textId="77777777" w:rsidR="008B7CFC" w:rsidRPr="00E00D27" w:rsidRDefault="008B7CFC"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78DE7772" w:rsidR="008B7CFC" w:rsidRPr="00E00D27" w:rsidRDefault="008B7CFC"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F34953">
      <w:rPr>
        <w:noProof/>
        <w:sz w:val="20"/>
        <w:szCs w:val="20"/>
      </w:rPr>
      <w:t>The Sunday Theotokia</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1B8E7237" w:rsidR="008B7CFC" w:rsidRPr="00E00D27" w:rsidRDefault="008B7CFC"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34953">
      <w:rPr>
        <w:noProof/>
        <w:sz w:val="20"/>
        <w:szCs w:val="20"/>
      </w:rPr>
      <w:t>The Conclusion of the Adam Theotokias</w:t>
    </w:r>
    <w:r w:rsidRPr="00E00D27">
      <w:rPr>
        <w:sz w:val="20"/>
        <w:szCs w:val="20"/>
      </w:rPr>
      <w:fldChar w:fldCharType="end"/>
    </w:r>
  </w:p>
  <w:p w14:paraId="48CF3F9A" w14:textId="245E316D" w:rsidR="008B7CFC" w:rsidRPr="00686912" w:rsidRDefault="008B7CFC"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4A8B4BCE" w:rsidR="008B7CFC" w:rsidRPr="00E00D27" w:rsidRDefault="008B7CFC"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34953">
      <w:rPr>
        <w:noProof/>
        <w:sz w:val="20"/>
        <w:szCs w:val="20"/>
      </w:rPr>
      <w:t>Thursday</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3AC8DA41" w:rsidR="008B7CFC" w:rsidRPr="00E00D27" w:rsidRDefault="008B7CFC"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34953">
      <w:rPr>
        <w:noProof/>
        <w:sz w:val="20"/>
        <w:szCs w:val="20"/>
      </w:rPr>
      <w:t>The Thursday Theotokia</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5A4746AD" w:rsidR="008B7CFC" w:rsidRPr="00E00D27" w:rsidRDefault="008B7CFC"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Pr>
        <w:noProof/>
        <w:sz w:val="20"/>
        <w:szCs w:val="20"/>
      </w:rPr>
      <w:t>Prayer for the Church</w:t>
    </w:r>
    <w:r w:rsidRPr="00E00D27">
      <w:rPr>
        <w:sz w:val="20"/>
        <w:szCs w:val="20"/>
      </w:rPr>
      <w:fldChar w:fldCharType="end"/>
    </w:r>
  </w:p>
  <w:p w14:paraId="1DAD4C8D" w14:textId="77777777" w:rsidR="008B7CFC" w:rsidRPr="00686912" w:rsidRDefault="008B7CFC"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8B7CFC" w:rsidRPr="00686912" w:rsidRDefault="008B7CFC"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5DD4232A" w:rsidR="008B7CFC" w:rsidRPr="00E00D27" w:rsidRDefault="008B7CFC"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Pr>
        <w:noProof/>
        <w:sz w:val="20"/>
        <w:szCs w:val="20"/>
      </w:rPr>
      <w:t>Ascension</w:t>
    </w:r>
    <w:r w:rsidRPr="00E00D27">
      <w:rPr>
        <w:sz w:val="20"/>
        <w:szCs w:val="20"/>
      </w:rPr>
      <w:fldChar w:fldCharType="end"/>
    </w:r>
  </w:p>
  <w:p w14:paraId="7E9EFC1B" w14:textId="77777777" w:rsidR="008B7CFC" w:rsidRPr="00686912" w:rsidRDefault="008B7CFC"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51AA"/>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0695"/>
    <w:rsid w:val="000916B3"/>
    <w:rsid w:val="00091E10"/>
    <w:rsid w:val="00091E79"/>
    <w:rsid w:val="0009364C"/>
    <w:rsid w:val="00094BF8"/>
    <w:rsid w:val="000A01F5"/>
    <w:rsid w:val="000A2340"/>
    <w:rsid w:val="000A2EEC"/>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610E"/>
    <w:rsid w:val="000F1929"/>
    <w:rsid w:val="000F1C8D"/>
    <w:rsid w:val="000F2DC4"/>
    <w:rsid w:val="000F34DF"/>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3944"/>
    <w:rsid w:val="00143C5A"/>
    <w:rsid w:val="0014584F"/>
    <w:rsid w:val="00145EE7"/>
    <w:rsid w:val="00146067"/>
    <w:rsid w:val="00154D4E"/>
    <w:rsid w:val="001566BD"/>
    <w:rsid w:val="001604CF"/>
    <w:rsid w:val="00160C25"/>
    <w:rsid w:val="00160DE3"/>
    <w:rsid w:val="00161998"/>
    <w:rsid w:val="001626CD"/>
    <w:rsid w:val="0016307C"/>
    <w:rsid w:val="00163A7A"/>
    <w:rsid w:val="00163DA5"/>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0FEC"/>
    <w:rsid w:val="00274233"/>
    <w:rsid w:val="00280E2D"/>
    <w:rsid w:val="00281C51"/>
    <w:rsid w:val="0028222B"/>
    <w:rsid w:val="00283E41"/>
    <w:rsid w:val="00284568"/>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29F8"/>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6D1B"/>
    <w:rsid w:val="003576F9"/>
    <w:rsid w:val="00360CD6"/>
    <w:rsid w:val="00363583"/>
    <w:rsid w:val="003641E3"/>
    <w:rsid w:val="00365B9E"/>
    <w:rsid w:val="00366380"/>
    <w:rsid w:val="003711A9"/>
    <w:rsid w:val="00372152"/>
    <w:rsid w:val="003737D6"/>
    <w:rsid w:val="00373AE1"/>
    <w:rsid w:val="00374358"/>
    <w:rsid w:val="003758F4"/>
    <w:rsid w:val="00377DA6"/>
    <w:rsid w:val="00377E51"/>
    <w:rsid w:val="0038151E"/>
    <w:rsid w:val="00382A9C"/>
    <w:rsid w:val="00382E0C"/>
    <w:rsid w:val="00384B7C"/>
    <w:rsid w:val="00385969"/>
    <w:rsid w:val="00385CB8"/>
    <w:rsid w:val="003863C1"/>
    <w:rsid w:val="00386527"/>
    <w:rsid w:val="00387902"/>
    <w:rsid w:val="00390294"/>
    <w:rsid w:val="00390B7C"/>
    <w:rsid w:val="003918CB"/>
    <w:rsid w:val="00391D88"/>
    <w:rsid w:val="0039433D"/>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3962"/>
    <w:rsid w:val="00426715"/>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563"/>
    <w:rsid w:val="00485E0C"/>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419"/>
    <w:rsid w:val="005F1CE0"/>
    <w:rsid w:val="005F3B89"/>
    <w:rsid w:val="005F5CA1"/>
    <w:rsid w:val="005F72E7"/>
    <w:rsid w:val="005F78D8"/>
    <w:rsid w:val="005F7989"/>
    <w:rsid w:val="005F7A68"/>
    <w:rsid w:val="00601ED3"/>
    <w:rsid w:val="006039B1"/>
    <w:rsid w:val="006108FD"/>
    <w:rsid w:val="006128E9"/>
    <w:rsid w:val="0061464A"/>
    <w:rsid w:val="00614947"/>
    <w:rsid w:val="00617485"/>
    <w:rsid w:val="006174EF"/>
    <w:rsid w:val="00617655"/>
    <w:rsid w:val="00617AE1"/>
    <w:rsid w:val="00622CF3"/>
    <w:rsid w:val="006236CC"/>
    <w:rsid w:val="00625164"/>
    <w:rsid w:val="006263C2"/>
    <w:rsid w:val="006303CE"/>
    <w:rsid w:val="0063128B"/>
    <w:rsid w:val="00631963"/>
    <w:rsid w:val="00633619"/>
    <w:rsid w:val="00634364"/>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B43"/>
    <w:rsid w:val="006974C9"/>
    <w:rsid w:val="006A0403"/>
    <w:rsid w:val="006A0D7C"/>
    <w:rsid w:val="006A0F54"/>
    <w:rsid w:val="006A140A"/>
    <w:rsid w:val="006A2C42"/>
    <w:rsid w:val="006A3815"/>
    <w:rsid w:val="006A4A82"/>
    <w:rsid w:val="006A6323"/>
    <w:rsid w:val="006A6C21"/>
    <w:rsid w:val="006A78B4"/>
    <w:rsid w:val="006B061A"/>
    <w:rsid w:val="006B0A9B"/>
    <w:rsid w:val="006B2563"/>
    <w:rsid w:val="006B31BA"/>
    <w:rsid w:val="006B3289"/>
    <w:rsid w:val="006B398E"/>
    <w:rsid w:val="006B44CE"/>
    <w:rsid w:val="006C07E3"/>
    <w:rsid w:val="006C0C59"/>
    <w:rsid w:val="006C0CBB"/>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0694"/>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6450"/>
    <w:rsid w:val="0070722E"/>
    <w:rsid w:val="00707AA9"/>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356BF"/>
    <w:rsid w:val="00740C6C"/>
    <w:rsid w:val="00741DFE"/>
    <w:rsid w:val="00741EF6"/>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0265"/>
    <w:rsid w:val="0077116C"/>
    <w:rsid w:val="007725BE"/>
    <w:rsid w:val="00773777"/>
    <w:rsid w:val="007757C9"/>
    <w:rsid w:val="00777816"/>
    <w:rsid w:val="0078100C"/>
    <w:rsid w:val="00783F3E"/>
    <w:rsid w:val="00784373"/>
    <w:rsid w:val="0078548F"/>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539"/>
    <w:rsid w:val="00811C7D"/>
    <w:rsid w:val="00812614"/>
    <w:rsid w:val="008148B0"/>
    <w:rsid w:val="00814FC4"/>
    <w:rsid w:val="0081710C"/>
    <w:rsid w:val="008172B5"/>
    <w:rsid w:val="00823768"/>
    <w:rsid w:val="00823E69"/>
    <w:rsid w:val="008242AB"/>
    <w:rsid w:val="0082523C"/>
    <w:rsid w:val="00830E10"/>
    <w:rsid w:val="0083146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17A2"/>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6D3"/>
    <w:rsid w:val="008B199B"/>
    <w:rsid w:val="008B351A"/>
    <w:rsid w:val="008B4095"/>
    <w:rsid w:val="008B531C"/>
    <w:rsid w:val="008B5AA7"/>
    <w:rsid w:val="008B5FD0"/>
    <w:rsid w:val="008B7CFC"/>
    <w:rsid w:val="008C0462"/>
    <w:rsid w:val="008C0538"/>
    <w:rsid w:val="008C19B4"/>
    <w:rsid w:val="008C4469"/>
    <w:rsid w:val="008C4D26"/>
    <w:rsid w:val="008D24A6"/>
    <w:rsid w:val="008D3204"/>
    <w:rsid w:val="008D3680"/>
    <w:rsid w:val="008D3689"/>
    <w:rsid w:val="008D5F3D"/>
    <w:rsid w:val="008D67CA"/>
    <w:rsid w:val="008D6DBB"/>
    <w:rsid w:val="008D7C77"/>
    <w:rsid w:val="008E0C10"/>
    <w:rsid w:val="008E14B2"/>
    <w:rsid w:val="008E2712"/>
    <w:rsid w:val="008E406C"/>
    <w:rsid w:val="008E59B4"/>
    <w:rsid w:val="008E7A71"/>
    <w:rsid w:val="008F48F6"/>
    <w:rsid w:val="008F6302"/>
    <w:rsid w:val="00900F68"/>
    <w:rsid w:val="0090348C"/>
    <w:rsid w:val="009038B2"/>
    <w:rsid w:val="00904213"/>
    <w:rsid w:val="009043B3"/>
    <w:rsid w:val="00904A47"/>
    <w:rsid w:val="00906079"/>
    <w:rsid w:val="009061A3"/>
    <w:rsid w:val="00912170"/>
    <w:rsid w:val="0091298D"/>
    <w:rsid w:val="00914E21"/>
    <w:rsid w:val="00914F1B"/>
    <w:rsid w:val="00915F9F"/>
    <w:rsid w:val="00915FD3"/>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C594D"/>
    <w:rsid w:val="009D062A"/>
    <w:rsid w:val="009D0B24"/>
    <w:rsid w:val="009D3C8B"/>
    <w:rsid w:val="009D45BB"/>
    <w:rsid w:val="009D58BD"/>
    <w:rsid w:val="009D6F61"/>
    <w:rsid w:val="009E143A"/>
    <w:rsid w:val="009E261C"/>
    <w:rsid w:val="009E31CF"/>
    <w:rsid w:val="009E3E9E"/>
    <w:rsid w:val="009E64DA"/>
    <w:rsid w:val="009E6CAF"/>
    <w:rsid w:val="009E7111"/>
    <w:rsid w:val="009F1DA0"/>
    <w:rsid w:val="009F2782"/>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91873"/>
    <w:rsid w:val="00A91B17"/>
    <w:rsid w:val="00A92AB7"/>
    <w:rsid w:val="00A92D01"/>
    <w:rsid w:val="00A935C3"/>
    <w:rsid w:val="00A93CE8"/>
    <w:rsid w:val="00A942F5"/>
    <w:rsid w:val="00A95330"/>
    <w:rsid w:val="00A96087"/>
    <w:rsid w:val="00A96394"/>
    <w:rsid w:val="00A96CF8"/>
    <w:rsid w:val="00A97438"/>
    <w:rsid w:val="00A978DB"/>
    <w:rsid w:val="00AA0119"/>
    <w:rsid w:val="00AA030B"/>
    <w:rsid w:val="00AA267C"/>
    <w:rsid w:val="00AA6F55"/>
    <w:rsid w:val="00AB05E1"/>
    <w:rsid w:val="00AB219C"/>
    <w:rsid w:val="00AB3348"/>
    <w:rsid w:val="00AB365B"/>
    <w:rsid w:val="00AB40CE"/>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1044"/>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2E2D"/>
    <w:rsid w:val="00B139A8"/>
    <w:rsid w:val="00B1406C"/>
    <w:rsid w:val="00B14853"/>
    <w:rsid w:val="00B14DB7"/>
    <w:rsid w:val="00B15BD5"/>
    <w:rsid w:val="00B21270"/>
    <w:rsid w:val="00B23B31"/>
    <w:rsid w:val="00B23D50"/>
    <w:rsid w:val="00B24F7C"/>
    <w:rsid w:val="00B2668D"/>
    <w:rsid w:val="00B268A8"/>
    <w:rsid w:val="00B311C5"/>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20BC"/>
    <w:rsid w:val="00B9702C"/>
    <w:rsid w:val="00BA23BD"/>
    <w:rsid w:val="00BA3F86"/>
    <w:rsid w:val="00BA43BA"/>
    <w:rsid w:val="00BA48D1"/>
    <w:rsid w:val="00BB3B58"/>
    <w:rsid w:val="00BB50F9"/>
    <w:rsid w:val="00BB5D46"/>
    <w:rsid w:val="00BB65AA"/>
    <w:rsid w:val="00BB7C50"/>
    <w:rsid w:val="00BC0AF3"/>
    <w:rsid w:val="00BC0B75"/>
    <w:rsid w:val="00BC0BB7"/>
    <w:rsid w:val="00BC160E"/>
    <w:rsid w:val="00BC3E53"/>
    <w:rsid w:val="00BC6081"/>
    <w:rsid w:val="00BC7374"/>
    <w:rsid w:val="00BC7D0A"/>
    <w:rsid w:val="00BD0A9A"/>
    <w:rsid w:val="00BD138C"/>
    <w:rsid w:val="00BD1732"/>
    <w:rsid w:val="00BD2048"/>
    <w:rsid w:val="00BD21C4"/>
    <w:rsid w:val="00BD252D"/>
    <w:rsid w:val="00BD2B3F"/>
    <w:rsid w:val="00BD31CA"/>
    <w:rsid w:val="00BD5BBE"/>
    <w:rsid w:val="00BD61DC"/>
    <w:rsid w:val="00BD6AE2"/>
    <w:rsid w:val="00BD7E24"/>
    <w:rsid w:val="00BE1043"/>
    <w:rsid w:val="00BE273A"/>
    <w:rsid w:val="00BE6654"/>
    <w:rsid w:val="00BE705A"/>
    <w:rsid w:val="00BE75D2"/>
    <w:rsid w:val="00BE768B"/>
    <w:rsid w:val="00BE7BA2"/>
    <w:rsid w:val="00BF0205"/>
    <w:rsid w:val="00BF0AF7"/>
    <w:rsid w:val="00BF240D"/>
    <w:rsid w:val="00BF2674"/>
    <w:rsid w:val="00BF77D7"/>
    <w:rsid w:val="00C0205C"/>
    <w:rsid w:val="00C02B48"/>
    <w:rsid w:val="00C050C7"/>
    <w:rsid w:val="00C05A5B"/>
    <w:rsid w:val="00C06875"/>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3D47"/>
    <w:rsid w:val="00CA5F55"/>
    <w:rsid w:val="00CA7465"/>
    <w:rsid w:val="00CB0036"/>
    <w:rsid w:val="00CB04AB"/>
    <w:rsid w:val="00CB069B"/>
    <w:rsid w:val="00CB1B46"/>
    <w:rsid w:val="00CB2D55"/>
    <w:rsid w:val="00CB37C0"/>
    <w:rsid w:val="00CB3E69"/>
    <w:rsid w:val="00CB63B1"/>
    <w:rsid w:val="00CB65D3"/>
    <w:rsid w:val="00CB700D"/>
    <w:rsid w:val="00CC066E"/>
    <w:rsid w:val="00CC09DA"/>
    <w:rsid w:val="00CC1CA8"/>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1CC7"/>
    <w:rsid w:val="00D42FE5"/>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70EFF"/>
    <w:rsid w:val="00D71939"/>
    <w:rsid w:val="00D7225D"/>
    <w:rsid w:val="00D72DC0"/>
    <w:rsid w:val="00D74BC5"/>
    <w:rsid w:val="00D74F7B"/>
    <w:rsid w:val="00D80125"/>
    <w:rsid w:val="00D807EF"/>
    <w:rsid w:val="00D84210"/>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AC8"/>
    <w:rsid w:val="00DB5C12"/>
    <w:rsid w:val="00DC1C91"/>
    <w:rsid w:val="00DC2AAA"/>
    <w:rsid w:val="00DC3A65"/>
    <w:rsid w:val="00DC3D34"/>
    <w:rsid w:val="00DC4810"/>
    <w:rsid w:val="00DC4A15"/>
    <w:rsid w:val="00DC7630"/>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5EEF"/>
    <w:rsid w:val="00DF7709"/>
    <w:rsid w:val="00DF782C"/>
    <w:rsid w:val="00E00D27"/>
    <w:rsid w:val="00E03D24"/>
    <w:rsid w:val="00E04602"/>
    <w:rsid w:val="00E051A0"/>
    <w:rsid w:val="00E064B4"/>
    <w:rsid w:val="00E10FAF"/>
    <w:rsid w:val="00E11362"/>
    <w:rsid w:val="00E12666"/>
    <w:rsid w:val="00E12AEC"/>
    <w:rsid w:val="00E14E6C"/>
    <w:rsid w:val="00E16FE9"/>
    <w:rsid w:val="00E212FD"/>
    <w:rsid w:val="00E21EA3"/>
    <w:rsid w:val="00E22010"/>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901"/>
    <w:rsid w:val="00EC5CBB"/>
    <w:rsid w:val="00EC728E"/>
    <w:rsid w:val="00EC7709"/>
    <w:rsid w:val="00ED0102"/>
    <w:rsid w:val="00ED0D70"/>
    <w:rsid w:val="00ED1D04"/>
    <w:rsid w:val="00ED3B3E"/>
    <w:rsid w:val="00ED565F"/>
    <w:rsid w:val="00ED7AD3"/>
    <w:rsid w:val="00EE2E1D"/>
    <w:rsid w:val="00EE5324"/>
    <w:rsid w:val="00EE572E"/>
    <w:rsid w:val="00EE657B"/>
    <w:rsid w:val="00EF067E"/>
    <w:rsid w:val="00EF0D59"/>
    <w:rsid w:val="00EF25F9"/>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6BB3"/>
    <w:rsid w:val="00F67B16"/>
    <w:rsid w:val="00F67B89"/>
    <w:rsid w:val="00F73D78"/>
    <w:rsid w:val="00F74201"/>
    <w:rsid w:val="00F74CDD"/>
    <w:rsid w:val="00F74D12"/>
    <w:rsid w:val="00F75260"/>
    <w:rsid w:val="00F76618"/>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70EE"/>
    <w:rsid w:val="00F977F1"/>
    <w:rsid w:val="00F97AD6"/>
    <w:rsid w:val="00FA1244"/>
    <w:rsid w:val="00FA139D"/>
    <w:rsid w:val="00FA3C4C"/>
    <w:rsid w:val="00FA4F1D"/>
    <w:rsid w:val="00FA5B8C"/>
    <w:rsid w:val="00FA61CD"/>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D687B"/>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0D251A-32AD-45FB-8ABB-66B930389571}">
  <ds:schemaRefs>
    <ds:schemaRef ds:uri="http://schemas.openxmlformats.org/officeDocument/2006/bibliography"/>
  </ds:schemaRefs>
</ds:datastoreItem>
</file>

<file path=customXml/itemProps2.xml><?xml version="1.0" encoding="utf-8"?>
<ds:datastoreItem xmlns:ds="http://schemas.openxmlformats.org/officeDocument/2006/customXml" ds:itemID="{136C07E0-5954-4AFC-8434-93B4770A9365}">
  <ds:schemaRefs>
    <ds:schemaRef ds:uri="http://schemas.openxmlformats.org/officeDocument/2006/bibliography"/>
  </ds:schemaRefs>
</ds:datastoreItem>
</file>

<file path=customXml/itemProps3.xml><?xml version="1.0" encoding="utf-8"?>
<ds:datastoreItem xmlns:ds="http://schemas.openxmlformats.org/officeDocument/2006/customXml" ds:itemID="{9F3AB586-4ED1-4235-968C-C18F82887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27369</TotalTime>
  <Pages>1</Pages>
  <Words>206864</Words>
  <Characters>1179128</Characters>
  <Application>Microsoft Office Word</Application>
  <DocSecurity>0</DocSecurity>
  <Lines>9826</Lines>
  <Paragraphs>2766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569</cp:revision>
  <cp:lastPrinted>2016-05-05T16:35:00Z</cp:lastPrinted>
  <dcterms:created xsi:type="dcterms:W3CDTF">2014-10-30T02:06:00Z</dcterms:created>
  <dcterms:modified xsi:type="dcterms:W3CDTF">2016-05-05T16:56:00Z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