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F6B1499" w14:textId="716DB84A" w:rsidR="007B48E5" w:rsidRDefault="003A78C2" w:rsidP="007B48E5">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1478279" w:history="1">
        <w:r w:rsidR="007B48E5" w:rsidRPr="009040FE">
          <w:rPr>
            <w:rStyle w:val="Hyperlink"/>
            <w:noProof/>
          </w:rPr>
          <w:t>The Horologion: The Book of the Hours</w:t>
        </w:r>
        <w:r w:rsidR="007B48E5">
          <w:rPr>
            <w:noProof/>
            <w:webHidden/>
          </w:rPr>
          <w:tab/>
        </w:r>
        <w:r w:rsidR="007B48E5">
          <w:rPr>
            <w:noProof/>
            <w:webHidden/>
          </w:rPr>
          <w:fldChar w:fldCharType="begin"/>
        </w:r>
        <w:r w:rsidR="007B48E5">
          <w:rPr>
            <w:noProof/>
            <w:webHidden/>
          </w:rPr>
          <w:instrText xml:space="preserve"> PAGEREF _Toc481478279 \h </w:instrText>
        </w:r>
        <w:r w:rsidR="007B48E5">
          <w:rPr>
            <w:noProof/>
            <w:webHidden/>
          </w:rPr>
        </w:r>
        <w:r w:rsidR="007B48E5">
          <w:rPr>
            <w:noProof/>
            <w:webHidden/>
          </w:rPr>
          <w:fldChar w:fldCharType="separate"/>
        </w:r>
        <w:r w:rsidR="007B48E5">
          <w:rPr>
            <w:noProof/>
            <w:webHidden/>
          </w:rPr>
          <w:t>3</w:t>
        </w:r>
        <w:r w:rsidR="007B48E5">
          <w:rPr>
            <w:noProof/>
            <w:webHidden/>
          </w:rPr>
          <w:fldChar w:fldCharType="end"/>
        </w:r>
      </w:hyperlink>
    </w:p>
    <w:p w14:paraId="6A01EE32" w14:textId="291A2356" w:rsidR="007B48E5" w:rsidRDefault="00AC3FA8">
      <w:pPr>
        <w:pStyle w:val="TOC2"/>
        <w:tabs>
          <w:tab w:val="right" w:leader="dot" w:pos="8846"/>
        </w:tabs>
        <w:rPr>
          <w:rFonts w:asciiTheme="minorHAnsi" w:eastAsiaTheme="minorEastAsia" w:hAnsiTheme="minorHAnsi"/>
          <w:noProof/>
          <w:sz w:val="22"/>
          <w:lang w:val="en-US"/>
        </w:rPr>
      </w:pPr>
      <w:hyperlink w:anchor="_Toc481478280" w:history="1">
        <w:r w:rsidR="007B48E5" w:rsidRPr="009040FE">
          <w:rPr>
            <w:rStyle w:val="Hyperlink"/>
            <w:noProof/>
          </w:rPr>
          <w:t>The Setting of the Sun: Vespers (the Eleventh Hour)</w:t>
        </w:r>
        <w:r w:rsidR="007B48E5">
          <w:rPr>
            <w:noProof/>
            <w:webHidden/>
          </w:rPr>
          <w:tab/>
        </w:r>
        <w:r w:rsidR="007B48E5">
          <w:rPr>
            <w:noProof/>
            <w:webHidden/>
          </w:rPr>
          <w:fldChar w:fldCharType="begin"/>
        </w:r>
        <w:r w:rsidR="007B48E5">
          <w:rPr>
            <w:noProof/>
            <w:webHidden/>
          </w:rPr>
          <w:instrText xml:space="preserve"> PAGEREF _Toc481478280 \h </w:instrText>
        </w:r>
        <w:r w:rsidR="007B48E5">
          <w:rPr>
            <w:noProof/>
            <w:webHidden/>
          </w:rPr>
        </w:r>
        <w:r w:rsidR="007B48E5">
          <w:rPr>
            <w:noProof/>
            <w:webHidden/>
          </w:rPr>
          <w:fldChar w:fldCharType="separate"/>
        </w:r>
        <w:r w:rsidR="007B48E5">
          <w:rPr>
            <w:noProof/>
            <w:webHidden/>
          </w:rPr>
          <w:t>4</w:t>
        </w:r>
        <w:r w:rsidR="007B48E5">
          <w:rPr>
            <w:noProof/>
            <w:webHidden/>
          </w:rPr>
          <w:fldChar w:fldCharType="end"/>
        </w:r>
      </w:hyperlink>
    </w:p>
    <w:p w14:paraId="671BF257" w14:textId="0D69EBFE" w:rsidR="007B48E5" w:rsidRDefault="00AC3FA8">
      <w:pPr>
        <w:pStyle w:val="TOC2"/>
        <w:tabs>
          <w:tab w:val="right" w:leader="dot" w:pos="8846"/>
        </w:tabs>
        <w:rPr>
          <w:rFonts w:asciiTheme="minorHAnsi" w:eastAsiaTheme="minorEastAsia" w:hAnsiTheme="minorHAnsi"/>
          <w:noProof/>
          <w:sz w:val="22"/>
          <w:lang w:val="en-US"/>
        </w:rPr>
      </w:pPr>
      <w:hyperlink w:anchor="_Toc481478281" w:history="1">
        <w:r w:rsidR="007B48E5" w:rsidRPr="009040FE">
          <w:rPr>
            <w:rStyle w:val="Hyperlink"/>
            <w:noProof/>
          </w:rPr>
          <w:t>After Supper: Retiring (the Twelfth Hour)</w:t>
        </w:r>
        <w:r w:rsidR="007B48E5">
          <w:rPr>
            <w:noProof/>
            <w:webHidden/>
          </w:rPr>
          <w:tab/>
        </w:r>
        <w:r w:rsidR="007B48E5">
          <w:rPr>
            <w:noProof/>
            <w:webHidden/>
          </w:rPr>
          <w:fldChar w:fldCharType="begin"/>
        </w:r>
        <w:r w:rsidR="007B48E5">
          <w:rPr>
            <w:noProof/>
            <w:webHidden/>
          </w:rPr>
          <w:instrText xml:space="preserve"> PAGEREF _Toc481478281 \h </w:instrText>
        </w:r>
        <w:r w:rsidR="007B48E5">
          <w:rPr>
            <w:noProof/>
            <w:webHidden/>
          </w:rPr>
        </w:r>
        <w:r w:rsidR="007B48E5">
          <w:rPr>
            <w:noProof/>
            <w:webHidden/>
          </w:rPr>
          <w:fldChar w:fldCharType="separate"/>
        </w:r>
        <w:r w:rsidR="007B48E5">
          <w:rPr>
            <w:noProof/>
            <w:webHidden/>
          </w:rPr>
          <w:t>17</w:t>
        </w:r>
        <w:r w:rsidR="007B48E5">
          <w:rPr>
            <w:noProof/>
            <w:webHidden/>
          </w:rPr>
          <w:fldChar w:fldCharType="end"/>
        </w:r>
      </w:hyperlink>
    </w:p>
    <w:p w14:paraId="362CEF50" w14:textId="5EF515D5" w:rsidR="007B48E5" w:rsidRDefault="00AC3FA8">
      <w:pPr>
        <w:pStyle w:val="TOC2"/>
        <w:tabs>
          <w:tab w:val="right" w:leader="dot" w:pos="8846"/>
        </w:tabs>
        <w:rPr>
          <w:rFonts w:asciiTheme="minorHAnsi" w:eastAsiaTheme="minorEastAsia" w:hAnsiTheme="minorHAnsi"/>
          <w:noProof/>
          <w:sz w:val="22"/>
          <w:lang w:val="en-US"/>
        </w:rPr>
      </w:pPr>
      <w:hyperlink w:anchor="_Toc481478282" w:history="1">
        <w:r w:rsidR="007B48E5" w:rsidRPr="009040FE">
          <w:rPr>
            <w:rStyle w:val="Hyperlink"/>
            <w:noProof/>
          </w:rPr>
          <w:t>Midnight</w:t>
        </w:r>
        <w:r w:rsidR="007B48E5">
          <w:rPr>
            <w:noProof/>
            <w:webHidden/>
          </w:rPr>
          <w:tab/>
        </w:r>
        <w:r w:rsidR="007B48E5">
          <w:rPr>
            <w:noProof/>
            <w:webHidden/>
          </w:rPr>
          <w:fldChar w:fldCharType="begin"/>
        </w:r>
        <w:r w:rsidR="007B48E5">
          <w:rPr>
            <w:noProof/>
            <w:webHidden/>
          </w:rPr>
          <w:instrText xml:space="preserve"> PAGEREF _Toc481478282 \h </w:instrText>
        </w:r>
        <w:r w:rsidR="007B48E5">
          <w:rPr>
            <w:noProof/>
            <w:webHidden/>
          </w:rPr>
        </w:r>
        <w:r w:rsidR="007B48E5">
          <w:rPr>
            <w:noProof/>
            <w:webHidden/>
          </w:rPr>
          <w:fldChar w:fldCharType="separate"/>
        </w:r>
        <w:r w:rsidR="007B48E5">
          <w:rPr>
            <w:noProof/>
            <w:webHidden/>
          </w:rPr>
          <w:t>33</w:t>
        </w:r>
        <w:r w:rsidR="007B48E5">
          <w:rPr>
            <w:noProof/>
            <w:webHidden/>
          </w:rPr>
          <w:fldChar w:fldCharType="end"/>
        </w:r>
      </w:hyperlink>
    </w:p>
    <w:p w14:paraId="74E5A5A1" w14:textId="121ED927" w:rsidR="007B48E5" w:rsidRDefault="00AC3FA8">
      <w:pPr>
        <w:pStyle w:val="TOC2"/>
        <w:tabs>
          <w:tab w:val="right" w:leader="dot" w:pos="8846"/>
        </w:tabs>
        <w:rPr>
          <w:rFonts w:asciiTheme="minorHAnsi" w:eastAsiaTheme="minorEastAsia" w:hAnsiTheme="minorHAnsi"/>
          <w:noProof/>
          <w:sz w:val="22"/>
          <w:lang w:val="en-US"/>
        </w:rPr>
      </w:pPr>
      <w:hyperlink w:anchor="_Toc481478283" w:history="1">
        <w:r w:rsidR="007B48E5" w:rsidRPr="009040FE">
          <w:rPr>
            <w:rStyle w:val="Hyperlink"/>
            <w:noProof/>
          </w:rPr>
          <w:t>The Rising of the Sun: Matins (or Lauds)</w:t>
        </w:r>
        <w:r w:rsidR="007B48E5">
          <w:rPr>
            <w:noProof/>
            <w:webHidden/>
          </w:rPr>
          <w:tab/>
        </w:r>
        <w:r w:rsidR="007B48E5">
          <w:rPr>
            <w:noProof/>
            <w:webHidden/>
          </w:rPr>
          <w:fldChar w:fldCharType="begin"/>
        </w:r>
        <w:r w:rsidR="007B48E5">
          <w:rPr>
            <w:noProof/>
            <w:webHidden/>
          </w:rPr>
          <w:instrText xml:space="preserve"> PAGEREF _Toc481478283 \h </w:instrText>
        </w:r>
        <w:r w:rsidR="007B48E5">
          <w:rPr>
            <w:noProof/>
            <w:webHidden/>
          </w:rPr>
        </w:r>
        <w:r w:rsidR="007B48E5">
          <w:rPr>
            <w:noProof/>
            <w:webHidden/>
          </w:rPr>
          <w:fldChar w:fldCharType="separate"/>
        </w:r>
        <w:r w:rsidR="007B48E5">
          <w:rPr>
            <w:noProof/>
            <w:webHidden/>
          </w:rPr>
          <w:t>47</w:t>
        </w:r>
        <w:r w:rsidR="007B48E5">
          <w:rPr>
            <w:noProof/>
            <w:webHidden/>
          </w:rPr>
          <w:fldChar w:fldCharType="end"/>
        </w:r>
      </w:hyperlink>
    </w:p>
    <w:p w14:paraId="290FFBF7" w14:textId="25EE3BAC" w:rsidR="007B48E5" w:rsidRDefault="00AC3FA8">
      <w:pPr>
        <w:pStyle w:val="TOC2"/>
        <w:tabs>
          <w:tab w:val="right" w:leader="dot" w:pos="8846"/>
        </w:tabs>
        <w:rPr>
          <w:rFonts w:asciiTheme="minorHAnsi" w:eastAsiaTheme="minorEastAsia" w:hAnsiTheme="minorHAnsi"/>
          <w:noProof/>
          <w:sz w:val="22"/>
          <w:lang w:val="en-US"/>
        </w:rPr>
      </w:pPr>
      <w:hyperlink w:anchor="_Toc481478284" w:history="1">
        <w:r w:rsidR="007B48E5" w:rsidRPr="009040FE">
          <w:rPr>
            <w:rStyle w:val="Hyperlink"/>
            <w:noProof/>
          </w:rPr>
          <w:t>Early Morning: Prime (The First Hour)</w:t>
        </w:r>
        <w:r w:rsidR="007B48E5">
          <w:rPr>
            <w:noProof/>
            <w:webHidden/>
          </w:rPr>
          <w:tab/>
        </w:r>
        <w:r w:rsidR="007B48E5">
          <w:rPr>
            <w:noProof/>
            <w:webHidden/>
          </w:rPr>
          <w:fldChar w:fldCharType="begin"/>
        </w:r>
        <w:r w:rsidR="007B48E5">
          <w:rPr>
            <w:noProof/>
            <w:webHidden/>
          </w:rPr>
          <w:instrText xml:space="preserve"> PAGEREF _Toc481478284 \h </w:instrText>
        </w:r>
        <w:r w:rsidR="007B48E5">
          <w:rPr>
            <w:noProof/>
            <w:webHidden/>
          </w:rPr>
        </w:r>
        <w:r w:rsidR="007B48E5">
          <w:rPr>
            <w:noProof/>
            <w:webHidden/>
          </w:rPr>
          <w:fldChar w:fldCharType="separate"/>
        </w:r>
        <w:r w:rsidR="007B48E5">
          <w:rPr>
            <w:noProof/>
            <w:webHidden/>
          </w:rPr>
          <w:t>48</w:t>
        </w:r>
        <w:r w:rsidR="007B48E5">
          <w:rPr>
            <w:noProof/>
            <w:webHidden/>
          </w:rPr>
          <w:fldChar w:fldCharType="end"/>
        </w:r>
      </w:hyperlink>
    </w:p>
    <w:p w14:paraId="6541EA8D" w14:textId="5A664131" w:rsidR="007B48E5" w:rsidRDefault="00AC3FA8">
      <w:pPr>
        <w:pStyle w:val="TOC2"/>
        <w:tabs>
          <w:tab w:val="right" w:leader="dot" w:pos="8846"/>
        </w:tabs>
        <w:rPr>
          <w:rFonts w:asciiTheme="minorHAnsi" w:eastAsiaTheme="minorEastAsia" w:hAnsiTheme="minorHAnsi"/>
          <w:noProof/>
          <w:sz w:val="22"/>
          <w:lang w:val="en-US"/>
        </w:rPr>
      </w:pPr>
      <w:hyperlink w:anchor="_Toc481478285" w:history="1">
        <w:r w:rsidR="007B48E5" w:rsidRPr="009040FE">
          <w:rPr>
            <w:rStyle w:val="Hyperlink"/>
            <w:noProof/>
          </w:rPr>
          <w:t>Mid-Morning (The Third Hour)</w:t>
        </w:r>
        <w:r w:rsidR="007B48E5">
          <w:rPr>
            <w:noProof/>
            <w:webHidden/>
          </w:rPr>
          <w:tab/>
        </w:r>
        <w:r w:rsidR="007B48E5">
          <w:rPr>
            <w:noProof/>
            <w:webHidden/>
          </w:rPr>
          <w:fldChar w:fldCharType="begin"/>
        </w:r>
        <w:r w:rsidR="007B48E5">
          <w:rPr>
            <w:noProof/>
            <w:webHidden/>
          </w:rPr>
          <w:instrText xml:space="preserve"> PAGEREF _Toc481478285 \h </w:instrText>
        </w:r>
        <w:r w:rsidR="007B48E5">
          <w:rPr>
            <w:noProof/>
            <w:webHidden/>
          </w:rPr>
        </w:r>
        <w:r w:rsidR="007B48E5">
          <w:rPr>
            <w:noProof/>
            <w:webHidden/>
          </w:rPr>
          <w:fldChar w:fldCharType="separate"/>
        </w:r>
        <w:r w:rsidR="007B48E5">
          <w:rPr>
            <w:noProof/>
            <w:webHidden/>
          </w:rPr>
          <w:t>67</w:t>
        </w:r>
        <w:r w:rsidR="007B48E5">
          <w:rPr>
            <w:noProof/>
            <w:webHidden/>
          </w:rPr>
          <w:fldChar w:fldCharType="end"/>
        </w:r>
      </w:hyperlink>
    </w:p>
    <w:p w14:paraId="2CD0096D" w14:textId="1FEFCEB9" w:rsidR="007B48E5" w:rsidRDefault="00AC3FA8">
      <w:pPr>
        <w:pStyle w:val="TOC2"/>
        <w:tabs>
          <w:tab w:val="right" w:leader="dot" w:pos="8846"/>
        </w:tabs>
        <w:rPr>
          <w:rFonts w:asciiTheme="minorHAnsi" w:eastAsiaTheme="minorEastAsia" w:hAnsiTheme="minorHAnsi"/>
          <w:noProof/>
          <w:sz w:val="22"/>
          <w:lang w:val="en-US"/>
        </w:rPr>
      </w:pPr>
      <w:hyperlink w:anchor="_Toc481478286" w:history="1">
        <w:r w:rsidR="007B48E5" w:rsidRPr="009040FE">
          <w:rPr>
            <w:rStyle w:val="Hyperlink"/>
            <w:noProof/>
          </w:rPr>
          <w:t>Noon (The Sixth Hour)</w:t>
        </w:r>
        <w:r w:rsidR="007B48E5">
          <w:rPr>
            <w:noProof/>
            <w:webHidden/>
          </w:rPr>
          <w:tab/>
        </w:r>
        <w:r w:rsidR="007B48E5">
          <w:rPr>
            <w:noProof/>
            <w:webHidden/>
          </w:rPr>
          <w:fldChar w:fldCharType="begin"/>
        </w:r>
        <w:r w:rsidR="007B48E5">
          <w:rPr>
            <w:noProof/>
            <w:webHidden/>
          </w:rPr>
          <w:instrText xml:space="preserve"> PAGEREF _Toc481478286 \h </w:instrText>
        </w:r>
        <w:r w:rsidR="007B48E5">
          <w:rPr>
            <w:noProof/>
            <w:webHidden/>
          </w:rPr>
        </w:r>
        <w:r w:rsidR="007B48E5">
          <w:rPr>
            <w:noProof/>
            <w:webHidden/>
          </w:rPr>
          <w:fldChar w:fldCharType="separate"/>
        </w:r>
        <w:r w:rsidR="007B48E5">
          <w:rPr>
            <w:noProof/>
            <w:webHidden/>
          </w:rPr>
          <w:t>70</w:t>
        </w:r>
        <w:r w:rsidR="007B48E5">
          <w:rPr>
            <w:noProof/>
            <w:webHidden/>
          </w:rPr>
          <w:fldChar w:fldCharType="end"/>
        </w:r>
      </w:hyperlink>
    </w:p>
    <w:p w14:paraId="44066B25" w14:textId="70E5B738" w:rsidR="007B48E5" w:rsidRDefault="00AC3FA8">
      <w:pPr>
        <w:pStyle w:val="TOC2"/>
        <w:tabs>
          <w:tab w:val="right" w:leader="dot" w:pos="8846"/>
        </w:tabs>
        <w:rPr>
          <w:rFonts w:asciiTheme="minorHAnsi" w:eastAsiaTheme="minorEastAsia" w:hAnsiTheme="minorHAnsi"/>
          <w:noProof/>
          <w:sz w:val="22"/>
          <w:lang w:val="en-US"/>
        </w:rPr>
      </w:pPr>
      <w:hyperlink w:anchor="_Toc481478287" w:history="1">
        <w:r w:rsidR="007B48E5" w:rsidRPr="009040FE">
          <w:rPr>
            <w:rStyle w:val="Hyperlink"/>
            <w:noProof/>
          </w:rPr>
          <w:t>Afternoon (The Ninth Hour)</w:t>
        </w:r>
        <w:r w:rsidR="007B48E5">
          <w:rPr>
            <w:noProof/>
            <w:webHidden/>
          </w:rPr>
          <w:tab/>
        </w:r>
        <w:r w:rsidR="007B48E5">
          <w:rPr>
            <w:noProof/>
            <w:webHidden/>
          </w:rPr>
          <w:fldChar w:fldCharType="begin"/>
        </w:r>
        <w:r w:rsidR="007B48E5">
          <w:rPr>
            <w:noProof/>
            <w:webHidden/>
          </w:rPr>
          <w:instrText xml:space="preserve"> PAGEREF _Toc481478287 \h </w:instrText>
        </w:r>
        <w:r w:rsidR="007B48E5">
          <w:rPr>
            <w:noProof/>
            <w:webHidden/>
          </w:rPr>
        </w:r>
        <w:r w:rsidR="007B48E5">
          <w:rPr>
            <w:noProof/>
            <w:webHidden/>
          </w:rPr>
          <w:fldChar w:fldCharType="separate"/>
        </w:r>
        <w:r w:rsidR="007B48E5">
          <w:rPr>
            <w:noProof/>
            <w:webHidden/>
          </w:rPr>
          <w:t>74</w:t>
        </w:r>
        <w:r w:rsidR="007B48E5">
          <w:rPr>
            <w:noProof/>
            <w:webHidden/>
          </w:rPr>
          <w:fldChar w:fldCharType="end"/>
        </w:r>
      </w:hyperlink>
    </w:p>
    <w:p w14:paraId="45494E65" w14:textId="2F2E5EB3" w:rsidR="007B48E5" w:rsidRDefault="00AC3FA8" w:rsidP="007B48E5">
      <w:pPr>
        <w:pStyle w:val="TOC1"/>
        <w:rPr>
          <w:rFonts w:asciiTheme="minorHAnsi" w:eastAsiaTheme="minorEastAsia" w:hAnsiTheme="minorHAnsi"/>
          <w:noProof/>
          <w:sz w:val="22"/>
          <w:lang w:val="en-US"/>
        </w:rPr>
      </w:pPr>
      <w:hyperlink w:anchor="_Toc481478288" w:history="1">
        <w:r w:rsidR="007B48E5" w:rsidRPr="009040FE">
          <w:rPr>
            <w:rStyle w:val="Hyperlink"/>
            <w:noProof/>
          </w:rPr>
          <w:t>The Book of the Psalter</w:t>
        </w:r>
        <w:r w:rsidR="007B48E5">
          <w:rPr>
            <w:noProof/>
            <w:webHidden/>
          </w:rPr>
          <w:tab/>
        </w:r>
        <w:r w:rsidR="007B48E5">
          <w:rPr>
            <w:noProof/>
            <w:webHidden/>
          </w:rPr>
          <w:fldChar w:fldCharType="begin"/>
        </w:r>
        <w:r w:rsidR="007B48E5">
          <w:rPr>
            <w:noProof/>
            <w:webHidden/>
          </w:rPr>
          <w:instrText xml:space="preserve"> PAGEREF _Toc481478288 \h </w:instrText>
        </w:r>
        <w:r w:rsidR="007B48E5">
          <w:rPr>
            <w:noProof/>
            <w:webHidden/>
          </w:rPr>
        </w:r>
        <w:r w:rsidR="007B48E5">
          <w:rPr>
            <w:noProof/>
            <w:webHidden/>
          </w:rPr>
          <w:fldChar w:fldCharType="separate"/>
        </w:r>
        <w:r w:rsidR="007B48E5">
          <w:rPr>
            <w:noProof/>
            <w:webHidden/>
          </w:rPr>
          <w:t>78</w:t>
        </w:r>
        <w:r w:rsidR="007B48E5">
          <w:rPr>
            <w:noProof/>
            <w:webHidden/>
          </w:rPr>
          <w:fldChar w:fldCharType="end"/>
        </w:r>
      </w:hyperlink>
    </w:p>
    <w:p w14:paraId="28515E5F" w14:textId="26083DD9" w:rsidR="007B48E5" w:rsidRDefault="00AC3FA8">
      <w:pPr>
        <w:pStyle w:val="TOC2"/>
        <w:tabs>
          <w:tab w:val="right" w:leader="dot" w:pos="8846"/>
        </w:tabs>
        <w:rPr>
          <w:rFonts w:asciiTheme="minorHAnsi" w:eastAsiaTheme="minorEastAsia" w:hAnsiTheme="minorHAnsi"/>
          <w:noProof/>
          <w:sz w:val="22"/>
          <w:lang w:val="en-US"/>
        </w:rPr>
      </w:pPr>
      <w:hyperlink w:anchor="_Toc481478289" w:history="1">
        <w:r w:rsidR="007B48E5" w:rsidRPr="009040FE">
          <w:rPr>
            <w:rStyle w:val="Hyperlink"/>
            <w:noProof/>
          </w:rPr>
          <w:t>The Psalms</w:t>
        </w:r>
        <w:r w:rsidR="007B48E5">
          <w:rPr>
            <w:noProof/>
            <w:webHidden/>
          </w:rPr>
          <w:tab/>
        </w:r>
        <w:r w:rsidR="007B48E5">
          <w:rPr>
            <w:noProof/>
            <w:webHidden/>
          </w:rPr>
          <w:fldChar w:fldCharType="begin"/>
        </w:r>
        <w:r w:rsidR="007B48E5">
          <w:rPr>
            <w:noProof/>
            <w:webHidden/>
          </w:rPr>
          <w:instrText xml:space="preserve"> PAGEREF _Toc481478289 \h </w:instrText>
        </w:r>
        <w:r w:rsidR="007B48E5">
          <w:rPr>
            <w:noProof/>
            <w:webHidden/>
          </w:rPr>
        </w:r>
        <w:r w:rsidR="007B48E5">
          <w:rPr>
            <w:noProof/>
            <w:webHidden/>
          </w:rPr>
          <w:fldChar w:fldCharType="separate"/>
        </w:r>
        <w:r w:rsidR="007B48E5">
          <w:rPr>
            <w:noProof/>
            <w:webHidden/>
          </w:rPr>
          <w:t>81</w:t>
        </w:r>
        <w:r w:rsidR="007B48E5">
          <w:rPr>
            <w:noProof/>
            <w:webHidden/>
          </w:rPr>
          <w:fldChar w:fldCharType="end"/>
        </w:r>
      </w:hyperlink>
    </w:p>
    <w:p w14:paraId="549E28A5" w14:textId="6C26E2C1" w:rsidR="007B48E5" w:rsidRDefault="00AC3FA8">
      <w:pPr>
        <w:pStyle w:val="TOC2"/>
        <w:tabs>
          <w:tab w:val="right" w:leader="dot" w:pos="8846"/>
        </w:tabs>
        <w:rPr>
          <w:rFonts w:asciiTheme="minorHAnsi" w:eastAsiaTheme="minorEastAsia" w:hAnsiTheme="minorHAnsi"/>
          <w:noProof/>
          <w:sz w:val="22"/>
          <w:lang w:val="en-US"/>
        </w:rPr>
      </w:pPr>
      <w:hyperlink w:anchor="_Toc481478290" w:history="1">
        <w:r w:rsidR="007B48E5" w:rsidRPr="009040FE">
          <w:rPr>
            <w:rStyle w:val="Hyperlink"/>
            <w:noProof/>
          </w:rPr>
          <w:t>The Canticles</w:t>
        </w:r>
        <w:r w:rsidR="007B48E5">
          <w:rPr>
            <w:noProof/>
            <w:webHidden/>
          </w:rPr>
          <w:tab/>
        </w:r>
        <w:r w:rsidR="007B48E5">
          <w:rPr>
            <w:noProof/>
            <w:webHidden/>
          </w:rPr>
          <w:fldChar w:fldCharType="begin"/>
        </w:r>
        <w:r w:rsidR="007B48E5">
          <w:rPr>
            <w:noProof/>
            <w:webHidden/>
          </w:rPr>
          <w:instrText xml:space="preserve"> PAGEREF _Toc481478290 \h </w:instrText>
        </w:r>
        <w:r w:rsidR="007B48E5">
          <w:rPr>
            <w:noProof/>
            <w:webHidden/>
          </w:rPr>
        </w:r>
        <w:r w:rsidR="007B48E5">
          <w:rPr>
            <w:noProof/>
            <w:webHidden/>
          </w:rPr>
          <w:fldChar w:fldCharType="separate"/>
        </w:r>
        <w:r w:rsidR="007B48E5">
          <w:rPr>
            <w:noProof/>
            <w:webHidden/>
          </w:rPr>
          <w:t>313</w:t>
        </w:r>
        <w:r w:rsidR="007B48E5">
          <w:rPr>
            <w:noProof/>
            <w:webHidden/>
          </w:rPr>
          <w:fldChar w:fldCharType="end"/>
        </w:r>
      </w:hyperlink>
    </w:p>
    <w:p w14:paraId="528A1C61" w14:textId="3552C23D" w:rsidR="007B48E5" w:rsidRDefault="00AC3FA8" w:rsidP="007B48E5">
      <w:pPr>
        <w:pStyle w:val="TOC1"/>
        <w:rPr>
          <w:rFonts w:asciiTheme="minorHAnsi" w:eastAsiaTheme="minorEastAsia" w:hAnsiTheme="minorHAnsi"/>
          <w:noProof/>
          <w:sz w:val="22"/>
          <w:lang w:val="en-US"/>
        </w:rPr>
      </w:pPr>
      <w:hyperlink w:anchor="_Toc481478291" w:history="1">
        <w:r w:rsidR="007B48E5" w:rsidRPr="009040FE">
          <w:rPr>
            <w:rStyle w:val="Hyperlink"/>
            <w:noProof/>
          </w:rPr>
          <w:t>The Annual Psalis and Theotokia</w:t>
        </w:r>
        <w:r w:rsidR="007B48E5">
          <w:rPr>
            <w:noProof/>
            <w:webHidden/>
          </w:rPr>
          <w:tab/>
        </w:r>
        <w:r w:rsidR="007B48E5">
          <w:rPr>
            <w:noProof/>
            <w:webHidden/>
          </w:rPr>
          <w:fldChar w:fldCharType="begin"/>
        </w:r>
        <w:r w:rsidR="007B48E5">
          <w:rPr>
            <w:noProof/>
            <w:webHidden/>
          </w:rPr>
          <w:instrText xml:space="preserve"> PAGEREF _Toc481478291 \h </w:instrText>
        </w:r>
        <w:r w:rsidR="007B48E5">
          <w:rPr>
            <w:noProof/>
            <w:webHidden/>
          </w:rPr>
        </w:r>
        <w:r w:rsidR="007B48E5">
          <w:rPr>
            <w:noProof/>
            <w:webHidden/>
          </w:rPr>
          <w:fldChar w:fldCharType="separate"/>
        </w:r>
        <w:r w:rsidR="007B48E5">
          <w:rPr>
            <w:noProof/>
            <w:webHidden/>
          </w:rPr>
          <w:t>396</w:t>
        </w:r>
        <w:r w:rsidR="007B48E5">
          <w:rPr>
            <w:noProof/>
            <w:webHidden/>
          </w:rPr>
          <w:fldChar w:fldCharType="end"/>
        </w:r>
      </w:hyperlink>
    </w:p>
    <w:p w14:paraId="176F984C" w14:textId="2118C059" w:rsidR="007B48E5" w:rsidRDefault="00AC3FA8">
      <w:pPr>
        <w:pStyle w:val="TOC2"/>
        <w:tabs>
          <w:tab w:val="right" w:leader="dot" w:pos="8846"/>
        </w:tabs>
        <w:rPr>
          <w:rFonts w:asciiTheme="minorHAnsi" w:eastAsiaTheme="minorEastAsia" w:hAnsiTheme="minorHAnsi"/>
          <w:noProof/>
          <w:sz w:val="22"/>
          <w:lang w:val="en-US"/>
        </w:rPr>
      </w:pPr>
      <w:hyperlink w:anchor="_Toc481478292" w:history="1">
        <w:r w:rsidR="007B48E5" w:rsidRPr="009040FE">
          <w:rPr>
            <w:rStyle w:val="Hyperlink"/>
            <w:noProof/>
          </w:rPr>
          <w:t>Sunday</w:t>
        </w:r>
        <w:r w:rsidR="007B48E5">
          <w:rPr>
            <w:noProof/>
            <w:webHidden/>
          </w:rPr>
          <w:tab/>
        </w:r>
        <w:r w:rsidR="007B48E5">
          <w:rPr>
            <w:noProof/>
            <w:webHidden/>
          </w:rPr>
          <w:fldChar w:fldCharType="begin"/>
        </w:r>
        <w:r w:rsidR="007B48E5">
          <w:rPr>
            <w:noProof/>
            <w:webHidden/>
          </w:rPr>
          <w:instrText xml:space="preserve"> PAGEREF _Toc481478292 \h </w:instrText>
        </w:r>
        <w:r w:rsidR="007B48E5">
          <w:rPr>
            <w:noProof/>
            <w:webHidden/>
          </w:rPr>
        </w:r>
        <w:r w:rsidR="007B48E5">
          <w:rPr>
            <w:noProof/>
            <w:webHidden/>
          </w:rPr>
          <w:fldChar w:fldCharType="separate"/>
        </w:r>
        <w:r w:rsidR="007B48E5">
          <w:rPr>
            <w:noProof/>
            <w:webHidden/>
          </w:rPr>
          <w:t>397</w:t>
        </w:r>
        <w:r w:rsidR="007B48E5">
          <w:rPr>
            <w:noProof/>
            <w:webHidden/>
          </w:rPr>
          <w:fldChar w:fldCharType="end"/>
        </w:r>
      </w:hyperlink>
    </w:p>
    <w:p w14:paraId="2F325408" w14:textId="31FA7B95" w:rsidR="007B48E5" w:rsidRDefault="00AC3FA8">
      <w:pPr>
        <w:pStyle w:val="TOC2"/>
        <w:tabs>
          <w:tab w:val="right" w:leader="dot" w:pos="8846"/>
        </w:tabs>
        <w:rPr>
          <w:rFonts w:asciiTheme="minorHAnsi" w:eastAsiaTheme="minorEastAsia" w:hAnsiTheme="minorHAnsi"/>
          <w:noProof/>
          <w:sz w:val="22"/>
          <w:lang w:val="en-US"/>
        </w:rPr>
      </w:pPr>
      <w:hyperlink w:anchor="_Toc481478293" w:history="1">
        <w:r w:rsidR="007B48E5" w:rsidRPr="009040FE">
          <w:rPr>
            <w:rStyle w:val="Hyperlink"/>
            <w:noProof/>
          </w:rPr>
          <w:t>The Conclusion of the Adam Theotokias</w:t>
        </w:r>
        <w:r w:rsidR="007B48E5">
          <w:rPr>
            <w:noProof/>
            <w:webHidden/>
          </w:rPr>
          <w:tab/>
        </w:r>
        <w:r w:rsidR="007B48E5">
          <w:rPr>
            <w:noProof/>
            <w:webHidden/>
          </w:rPr>
          <w:fldChar w:fldCharType="begin"/>
        </w:r>
        <w:r w:rsidR="007B48E5">
          <w:rPr>
            <w:noProof/>
            <w:webHidden/>
          </w:rPr>
          <w:instrText xml:space="preserve"> PAGEREF _Toc481478293 \h </w:instrText>
        </w:r>
        <w:r w:rsidR="007B48E5">
          <w:rPr>
            <w:noProof/>
            <w:webHidden/>
          </w:rPr>
        </w:r>
        <w:r w:rsidR="007B48E5">
          <w:rPr>
            <w:noProof/>
            <w:webHidden/>
          </w:rPr>
          <w:fldChar w:fldCharType="separate"/>
        </w:r>
        <w:r w:rsidR="007B48E5">
          <w:rPr>
            <w:noProof/>
            <w:webHidden/>
          </w:rPr>
          <w:t>436</w:t>
        </w:r>
        <w:r w:rsidR="007B48E5">
          <w:rPr>
            <w:noProof/>
            <w:webHidden/>
          </w:rPr>
          <w:fldChar w:fldCharType="end"/>
        </w:r>
      </w:hyperlink>
    </w:p>
    <w:p w14:paraId="38CE8821" w14:textId="11F11C59" w:rsidR="007B48E5" w:rsidRDefault="00AC3FA8">
      <w:pPr>
        <w:pStyle w:val="TOC2"/>
        <w:tabs>
          <w:tab w:val="right" w:leader="dot" w:pos="8846"/>
        </w:tabs>
        <w:rPr>
          <w:rFonts w:asciiTheme="minorHAnsi" w:eastAsiaTheme="minorEastAsia" w:hAnsiTheme="minorHAnsi"/>
          <w:noProof/>
          <w:sz w:val="22"/>
          <w:lang w:val="en-US"/>
        </w:rPr>
      </w:pPr>
      <w:hyperlink w:anchor="_Toc481478294" w:history="1">
        <w:r w:rsidR="007B48E5" w:rsidRPr="009040FE">
          <w:rPr>
            <w:rStyle w:val="Hyperlink"/>
            <w:noProof/>
          </w:rPr>
          <w:t>Monday</w:t>
        </w:r>
        <w:r w:rsidR="007B48E5">
          <w:rPr>
            <w:noProof/>
            <w:webHidden/>
          </w:rPr>
          <w:tab/>
        </w:r>
        <w:r w:rsidR="007B48E5">
          <w:rPr>
            <w:noProof/>
            <w:webHidden/>
          </w:rPr>
          <w:fldChar w:fldCharType="begin"/>
        </w:r>
        <w:r w:rsidR="007B48E5">
          <w:rPr>
            <w:noProof/>
            <w:webHidden/>
          </w:rPr>
          <w:instrText xml:space="preserve"> PAGEREF _Toc481478294 \h </w:instrText>
        </w:r>
        <w:r w:rsidR="007B48E5">
          <w:rPr>
            <w:noProof/>
            <w:webHidden/>
          </w:rPr>
        </w:r>
        <w:r w:rsidR="007B48E5">
          <w:rPr>
            <w:noProof/>
            <w:webHidden/>
          </w:rPr>
          <w:fldChar w:fldCharType="separate"/>
        </w:r>
        <w:r w:rsidR="007B48E5">
          <w:rPr>
            <w:noProof/>
            <w:webHidden/>
          </w:rPr>
          <w:t>439</w:t>
        </w:r>
        <w:r w:rsidR="007B48E5">
          <w:rPr>
            <w:noProof/>
            <w:webHidden/>
          </w:rPr>
          <w:fldChar w:fldCharType="end"/>
        </w:r>
      </w:hyperlink>
    </w:p>
    <w:p w14:paraId="66492FEE" w14:textId="19D3BA8B" w:rsidR="007B48E5" w:rsidRDefault="00AC3FA8">
      <w:pPr>
        <w:pStyle w:val="TOC2"/>
        <w:tabs>
          <w:tab w:val="right" w:leader="dot" w:pos="8846"/>
        </w:tabs>
        <w:rPr>
          <w:rFonts w:asciiTheme="minorHAnsi" w:eastAsiaTheme="minorEastAsia" w:hAnsiTheme="minorHAnsi"/>
          <w:noProof/>
          <w:sz w:val="22"/>
          <w:lang w:val="en-US"/>
        </w:rPr>
      </w:pPr>
      <w:hyperlink w:anchor="_Toc481478295" w:history="1">
        <w:r w:rsidR="007B48E5" w:rsidRPr="009040FE">
          <w:rPr>
            <w:rStyle w:val="Hyperlink"/>
            <w:noProof/>
          </w:rPr>
          <w:t>Tuesday</w:t>
        </w:r>
        <w:r w:rsidR="007B48E5">
          <w:rPr>
            <w:noProof/>
            <w:webHidden/>
          </w:rPr>
          <w:tab/>
        </w:r>
        <w:r w:rsidR="007B48E5">
          <w:rPr>
            <w:noProof/>
            <w:webHidden/>
          </w:rPr>
          <w:fldChar w:fldCharType="begin"/>
        </w:r>
        <w:r w:rsidR="007B48E5">
          <w:rPr>
            <w:noProof/>
            <w:webHidden/>
          </w:rPr>
          <w:instrText xml:space="preserve"> PAGEREF _Toc481478295 \h </w:instrText>
        </w:r>
        <w:r w:rsidR="007B48E5">
          <w:rPr>
            <w:noProof/>
            <w:webHidden/>
          </w:rPr>
        </w:r>
        <w:r w:rsidR="007B48E5">
          <w:rPr>
            <w:noProof/>
            <w:webHidden/>
          </w:rPr>
          <w:fldChar w:fldCharType="separate"/>
        </w:r>
        <w:r w:rsidR="007B48E5">
          <w:rPr>
            <w:noProof/>
            <w:webHidden/>
          </w:rPr>
          <w:t>454</w:t>
        </w:r>
        <w:r w:rsidR="007B48E5">
          <w:rPr>
            <w:noProof/>
            <w:webHidden/>
          </w:rPr>
          <w:fldChar w:fldCharType="end"/>
        </w:r>
      </w:hyperlink>
    </w:p>
    <w:p w14:paraId="20C0A46A" w14:textId="4A908120" w:rsidR="007B48E5" w:rsidRDefault="00AC3FA8">
      <w:pPr>
        <w:pStyle w:val="TOC2"/>
        <w:tabs>
          <w:tab w:val="right" w:leader="dot" w:pos="8846"/>
        </w:tabs>
        <w:rPr>
          <w:rFonts w:asciiTheme="minorHAnsi" w:eastAsiaTheme="minorEastAsia" w:hAnsiTheme="minorHAnsi"/>
          <w:noProof/>
          <w:sz w:val="22"/>
          <w:lang w:val="en-US"/>
        </w:rPr>
      </w:pPr>
      <w:hyperlink w:anchor="_Toc481478296" w:history="1">
        <w:r w:rsidR="007B48E5" w:rsidRPr="009040FE">
          <w:rPr>
            <w:rStyle w:val="Hyperlink"/>
            <w:noProof/>
          </w:rPr>
          <w:t>Wednesday</w:t>
        </w:r>
        <w:r w:rsidR="007B48E5">
          <w:rPr>
            <w:noProof/>
            <w:webHidden/>
          </w:rPr>
          <w:tab/>
        </w:r>
        <w:r w:rsidR="007B48E5">
          <w:rPr>
            <w:noProof/>
            <w:webHidden/>
          </w:rPr>
          <w:fldChar w:fldCharType="begin"/>
        </w:r>
        <w:r w:rsidR="007B48E5">
          <w:rPr>
            <w:noProof/>
            <w:webHidden/>
          </w:rPr>
          <w:instrText xml:space="preserve"> PAGEREF _Toc481478296 \h </w:instrText>
        </w:r>
        <w:r w:rsidR="007B48E5">
          <w:rPr>
            <w:noProof/>
            <w:webHidden/>
          </w:rPr>
        </w:r>
        <w:r w:rsidR="007B48E5">
          <w:rPr>
            <w:noProof/>
            <w:webHidden/>
          </w:rPr>
          <w:fldChar w:fldCharType="separate"/>
        </w:r>
        <w:r w:rsidR="007B48E5">
          <w:rPr>
            <w:noProof/>
            <w:webHidden/>
          </w:rPr>
          <w:t>466</w:t>
        </w:r>
        <w:r w:rsidR="007B48E5">
          <w:rPr>
            <w:noProof/>
            <w:webHidden/>
          </w:rPr>
          <w:fldChar w:fldCharType="end"/>
        </w:r>
      </w:hyperlink>
    </w:p>
    <w:p w14:paraId="19704004" w14:textId="3E76AFD9" w:rsidR="007B48E5" w:rsidRDefault="00AC3FA8">
      <w:pPr>
        <w:pStyle w:val="TOC2"/>
        <w:tabs>
          <w:tab w:val="right" w:leader="dot" w:pos="8846"/>
        </w:tabs>
        <w:rPr>
          <w:rFonts w:asciiTheme="minorHAnsi" w:eastAsiaTheme="minorEastAsia" w:hAnsiTheme="minorHAnsi"/>
          <w:noProof/>
          <w:sz w:val="22"/>
          <w:lang w:val="en-US"/>
        </w:rPr>
      </w:pPr>
      <w:hyperlink w:anchor="_Toc481478297" w:history="1">
        <w:r w:rsidR="007B48E5" w:rsidRPr="009040FE">
          <w:rPr>
            <w:rStyle w:val="Hyperlink"/>
            <w:noProof/>
          </w:rPr>
          <w:t>Thursday</w:t>
        </w:r>
        <w:r w:rsidR="007B48E5">
          <w:rPr>
            <w:noProof/>
            <w:webHidden/>
          </w:rPr>
          <w:tab/>
        </w:r>
        <w:r w:rsidR="007B48E5">
          <w:rPr>
            <w:noProof/>
            <w:webHidden/>
          </w:rPr>
          <w:fldChar w:fldCharType="begin"/>
        </w:r>
        <w:r w:rsidR="007B48E5">
          <w:rPr>
            <w:noProof/>
            <w:webHidden/>
          </w:rPr>
          <w:instrText xml:space="preserve"> PAGEREF _Toc481478297 \h </w:instrText>
        </w:r>
        <w:r w:rsidR="007B48E5">
          <w:rPr>
            <w:noProof/>
            <w:webHidden/>
          </w:rPr>
        </w:r>
        <w:r w:rsidR="007B48E5">
          <w:rPr>
            <w:noProof/>
            <w:webHidden/>
          </w:rPr>
          <w:fldChar w:fldCharType="separate"/>
        </w:r>
        <w:r w:rsidR="007B48E5">
          <w:rPr>
            <w:noProof/>
            <w:webHidden/>
          </w:rPr>
          <w:t>478</w:t>
        </w:r>
        <w:r w:rsidR="007B48E5">
          <w:rPr>
            <w:noProof/>
            <w:webHidden/>
          </w:rPr>
          <w:fldChar w:fldCharType="end"/>
        </w:r>
      </w:hyperlink>
    </w:p>
    <w:p w14:paraId="02549433" w14:textId="61C00590" w:rsidR="007B48E5" w:rsidRDefault="00AC3FA8">
      <w:pPr>
        <w:pStyle w:val="TOC2"/>
        <w:tabs>
          <w:tab w:val="right" w:leader="dot" w:pos="8846"/>
        </w:tabs>
        <w:rPr>
          <w:rFonts w:asciiTheme="minorHAnsi" w:eastAsiaTheme="minorEastAsia" w:hAnsiTheme="minorHAnsi"/>
          <w:noProof/>
          <w:sz w:val="22"/>
          <w:lang w:val="en-US"/>
        </w:rPr>
      </w:pPr>
      <w:hyperlink w:anchor="_Toc481478298" w:history="1">
        <w:r w:rsidR="007B48E5" w:rsidRPr="009040FE">
          <w:rPr>
            <w:rStyle w:val="Hyperlink"/>
            <w:noProof/>
          </w:rPr>
          <w:t>Friday</w:t>
        </w:r>
        <w:r w:rsidR="007B48E5">
          <w:rPr>
            <w:noProof/>
            <w:webHidden/>
          </w:rPr>
          <w:tab/>
        </w:r>
        <w:r w:rsidR="007B48E5">
          <w:rPr>
            <w:noProof/>
            <w:webHidden/>
          </w:rPr>
          <w:fldChar w:fldCharType="begin"/>
        </w:r>
        <w:r w:rsidR="007B48E5">
          <w:rPr>
            <w:noProof/>
            <w:webHidden/>
          </w:rPr>
          <w:instrText xml:space="preserve"> PAGEREF _Toc481478298 \h </w:instrText>
        </w:r>
        <w:r w:rsidR="007B48E5">
          <w:rPr>
            <w:noProof/>
            <w:webHidden/>
          </w:rPr>
        </w:r>
        <w:r w:rsidR="007B48E5">
          <w:rPr>
            <w:noProof/>
            <w:webHidden/>
          </w:rPr>
          <w:fldChar w:fldCharType="separate"/>
        </w:r>
        <w:r w:rsidR="007B48E5">
          <w:rPr>
            <w:noProof/>
            <w:webHidden/>
          </w:rPr>
          <w:t>493</w:t>
        </w:r>
        <w:r w:rsidR="007B48E5">
          <w:rPr>
            <w:noProof/>
            <w:webHidden/>
          </w:rPr>
          <w:fldChar w:fldCharType="end"/>
        </w:r>
      </w:hyperlink>
    </w:p>
    <w:p w14:paraId="01C62B98" w14:textId="163504B1" w:rsidR="007B48E5" w:rsidRDefault="00AC3FA8">
      <w:pPr>
        <w:pStyle w:val="TOC2"/>
        <w:tabs>
          <w:tab w:val="right" w:leader="dot" w:pos="8846"/>
        </w:tabs>
        <w:rPr>
          <w:rFonts w:asciiTheme="minorHAnsi" w:eastAsiaTheme="minorEastAsia" w:hAnsiTheme="minorHAnsi"/>
          <w:noProof/>
          <w:sz w:val="22"/>
          <w:lang w:val="en-US"/>
        </w:rPr>
      </w:pPr>
      <w:hyperlink w:anchor="_Toc481478299" w:history="1">
        <w:r w:rsidR="007B48E5" w:rsidRPr="009040FE">
          <w:rPr>
            <w:rStyle w:val="Hyperlink"/>
            <w:noProof/>
          </w:rPr>
          <w:t>Saturday</w:t>
        </w:r>
        <w:r w:rsidR="007B48E5">
          <w:rPr>
            <w:noProof/>
            <w:webHidden/>
          </w:rPr>
          <w:tab/>
        </w:r>
        <w:r w:rsidR="007B48E5">
          <w:rPr>
            <w:noProof/>
            <w:webHidden/>
          </w:rPr>
          <w:fldChar w:fldCharType="begin"/>
        </w:r>
        <w:r w:rsidR="007B48E5">
          <w:rPr>
            <w:noProof/>
            <w:webHidden/>
          </w:rPr>
          <w:instrText xml:space="preserve"> PAGEREF _Toc481478299 \h </w:instrText>
        </w:r>
        <w:r w:rsidR="007B48E5">
          <w:rPr>
            <w:noProof/>
            <w:webHidden/>
          </w:rPr>
        </w:r>
        <w:r w:rsidR="007B48E5">
          <w:rPr>
            <w:noProof/>
            <w:webHidden/>
          </w:rPr>
          <w:fldChar w:fldCharType="separate"/>
        </w:r>
        <w:r w:rsidR="007B48E5">
          <w:rPr>
            <w:noProof/>
            <w:webHidden/>
          </w:rPr>
          <w:t>502</w:t>
        </w:r>
        <w:r w:rsidR="007B48E5">
          <w:rPr>
            <w:noProof/>
            <w:webHidden/>
          </w:rPr>
          <w:fldChar w:fldCharType="end"/>
        </w:r>
      </w:hyperlink>
    </w:p>
    <w:p w14:paraId="2A830924" w14:textId="4C976C6D" w:rsidR="007B48E5" w:rsidRDefault="00AC3FA8">
      <w:pPr>
        <w:pStyle w:val="TOC2"/>
        <w:tabs>
          <w:tab w:val="right" w:leader="dot" w:pos="8846"/>
        </w:tabs>
        <w:rPr>
          <w:rFonts w:asciiTheme="minorHAnsi" w:eastAsiaTheme="minorEastAsia" w:hAnsiTheme="minorHAnsi"/>
          <w:noProof/>
          <w:sz w:val="22"/>
          <w:lang w:val="en-US"/>
        </w:rPr>
      </w:pPr>
      <w:hyperlink w:anchor="_Toc481478300" w:history="1">
        <w:r w:rsidR="007B48E5" w:rsidRPr="009040FE">
          <w:rPr>
            <w:rStyle w:val="Hyperlink"/>
            <w:noProof/>
          </w:rPr>
          <w:t>The Ending of the Batos Theotokias</w:t>
        </w:r>
        <w:r w:rsidR="007B48E5">
          <w:rPr>
            <w:noProof/>
            <w:webHidden/>
          </w:rPr>
          <w:tab/>
        </w:r>
        <w:r w:rsidR="007B48E5">
          <w:rPr>
            <w:noProof/>
            <w:webHidden/>
          </w:rPr>
          <w:fldChar w:fldCharType="begin"/>
        </w:r>
        <w:r w:rsidR="007B48E5">
          <w:rPr>
            <w:noProof/>
            <w:webHidden/>
          </w:rPr>
          <w:instrText xml:space="preserve"> PAGEREF _Toc481478300 \h </w:instrText>
        </w:r>
        <w:r w:rsidR="007B48E5">
          <w:rPr>
            <w:noProof/>
            <w:webHidden/>
          </w:rPr>
        </w:r>
        <w:r w:rsidR="007B48E5">
          <w:rPr>
            <w:noProof/>
            <w:webHidden/>
          </w:rPr>
          <w:fldChar w:fldCharType="separate"/>
        </w:r>
        <w:r w:rsidR="007B48E5">
          <w:rPr>
            <w:noProof/>
            <w:webHidden/>
          </w:rPr>
          <w:t>517</w:t>
        </w:r>
        <w:r w:rsidR="007B48E5">
          <w:rPr>
            <w:noProof/>
            <w:webHidden/>
          </w:rPr>
          <w:fldChar w:fldCharType="end"/>
        </w:r>
      </w:hyperlink>
    </w:p>
    <w:p w14:paraId="000266EB" w14:textId="12BA870E" w:rsidR="007B48E5" w:rsidRDefault="00AC3FA8" w:rsidP="007B48E5">
      <w:pPr>
        <w:pStyle w:val="TOC1"/>
        <w:rPr>
          <w:rFonts w:asciiTheme="minorHAnsi" w:eastAsiaTheme="minorEastAsia" w:hAnsiTheme="minorHAnsi"/>
          <w:noProof/>
          <w:sz w:val="22"/>
          <w:lang w:val="en-US"/>
        </w:rPr>
      </w:pPr>
      <w:hyperlink w:anchor="_Toc481478301" w:history="1">
        <w:r w:rsidR="007B48E5" w:rsidRPr="009040FE">
          <w:rPr>
            <w:rStyle w:val="Hyperlink"/>
            <w:noProof/>
          </w:rPr>
          <w:t>The Raising of Incense</w:t>
        </w:r>
        <w:r w:rsidR="007B48E5">
          <w:rPr>
            <w:noProof/>
            <w:webHidden/>
          </w:rPr>
          <w:tab/>
        </w:r>
        <w:r w:rsidR="007B48E5">
          <w:rPr>
            <w:noProof/>
            <w:webHidden/>
          </w:rPr>
          <w:fldChar w:fldCharType="begin"/>
        </w:r>
        <w:r w:rsidR="007B48E5">
          <w:rPr>
            <w:noProof/>
            <w:webHidden/>
          </w:rPr>
          <w:instrText xml:space="preserve"> PAGEREF _Toc481478301 \h </w:instrText>
        </w:r>
        <w:r w:rsidR="007B48E5">
          <w:rPr>
            <w:noProof/>
            <w:webHidden/>
          </w:rPr>
        </w:r>
        <w:r w:rsidR="007B48E5">
          <w:rPr>
            <w:noProof/>
            <w:webHidden/>
          </w:rPr>
          <w:fldChar w:fldCharType="separate"/>
        </w:r>
        <w:r w:rsidR="007B48E5">
          <w:rPr>
            <w:noProof/>
            <w:webHidden/>
          </w:rPr>
          <w:t>519</w:t>
        </w:r>
        <w:r w:rsidR="007B48E5">
          <w:rPr>
            <w:noProof/>
            <w:webHidden/>
          </w:rPr>
          <w:fldChar w:fldCharType="end"/>
        </w:r>
      </w:hyperlink>
    </w:p>
    <w:p w14:paraId="77330415" w14:textId="0746EDBF" w:rsidR="007B48E5" w:rsidRDefault="00AC3FA8" w:rsidP="007B48E5">
      <w:pPr>
        <w:pStyle w:val="TOC1"/>
        <w:rPr>
          <w:rFonts w:asciiTheme="minorHAnsi" w:eastAsiaTheme="minorEastAsia" w:hAnsiTheme="minorHAnsi"/>
          <w:noProof/>
          <w:sz w:val="22"/>
          <w:lang w:val="en-US"/>
        </w:rPr>
      </w:pPr>
      <w:hyperlink w:anchor="_Toc481478302" w:history="1">
        <w:r w:rsidR="007B48E5" w:rsidRPr="009040FE">
          <w:rPr>
            <w:rStyle w:val="Hyperlink"/>
            <w:noProof/>
          </w:rPr>
          <w:t>The Book of Psalis and Doxologies</w:t>
        </w:r>
        <w:r w:rsidR="007B48E5">
          <w:rPr>
            <w:noProof/>
            <w:webHidden/>
          </w:rPr>
          <w:tab/>
        </w:r>
        <w:r w:rsidR="007B48E5">
          <w:rPr>
            <w:noProof/>
            <w:webHidden/>
          </w:rPr>
          <w:fldChar w:fldCharType="begin"/>
        </w:r>
        <w:r w:rsidR="007B48E5">
          <w:rPr>
            <w:noProof/>
            <w:webHidden/>
          </w:rPr>
          <w:instrText xml:space="preserve"> PAGEREF _Toc481478302 \h </w:instrText>
        </w:r>
        <w:r w:rsidR="007B48E5">
          <w:rPr>
            <w:noProof/>
            <w:webHidden/>
          </w:rPr>
        </w:r>
        <w:r w:rsidR="007B48E5">
          <w:rPr>
            <w:noProof/>
            <w:webHidden/>
          </w:rPr>
          <w:fldChar w:fldCharType="separate"/>
        </w:r>
        <w:r w:rsidR="007B48E5">
          <w:rPr>
            <w:noProof/>
            <w:webHidden/>
          </w:rPr>
          <w:t>553</w:t>
        </w:r>
        <w:r w:rsidR="007B48E5">
          <w:rPr>
            <w:noProof/>
            <w:webHidden/>
          </w:rPr>
          <w:fldChar w:fldCharType="end"/>
        </w:r>
      </w:hyperlink>
    </w:p>
    <w:p w14:paraId="7B309B1A" w14:textId="2A97E732" w:rsidR="007B48E5" w:rsidRDefault="00AC3FA8">
      <w:pPr>
        <w:pStyle w:val="TOC2"/>
        <w:tabs>
          <w:tab w:val="right" w:leader="dot" w:pos="8846"/>
        </w:tabs>
        <w:rPr>
          <w:rFonts w:asciiTheme="minorHAnsi" w:eastAsiaTheme="minorEastAsia" w:hAnsiTheme="minorHAnsi"/>
          <w:noProof/>
          <w:sz w:val="22"/>
          <w:lang w:val="en-US"/>
        </w:rPr>
      </w:pPr>
      <w:hyperlink w:anchor="_Toc481478303" w:history="1">
        <w:r w:rsidR="007B48E5" w:rsidRPr="009040FE">
          <w:rPr>
            <w:rStyle w:val="Hyperlink"/>
            <w:noProof/>
          </w:rPr>
          <w:t>General and Common Doxologies</w:t>
        </w:r>
        <w:r w:rsidR="007B48E5">
          <w:rPr>
            <w:noProof/>
            <w:webHidden/>
          </w:rPr>
          <w:tab/>
        </w:r>
        <w:r w:rsidR="007B48E5">
          <w:rPr>
            <w:noProof/>
            <w:webHidden/>
          </w:rPr>
          <w:fldChar w:fldCharType="begin"/>
        </w:r>
        <w:r w:rsidR="007B48E5">
          <w:rPr>
            <w:noProof/>
            <w:webHidden/>
          </w:rPr>
          <w:instrText xml:space="preserve"> PAGEREF _Toc481478303 \h </w:instrText>
        </w:r>
        <w:r w:rsidR="007B48E5">
          <w:rPr>
            <w:noProof/>
            <w:webHidden/>
          </w:rPr>
        </w:r>
        <w:r w:rsidR="007B48E5">
          <w:rPr>
            <w:noProof/>
            <w:webHidden/>
          </w:rPr>
          <w:fldChar w:fldCharType="separate"/>
        </w:r>
        <w:r w:rsidR="007B48E5">
          <w:rPr>
            <w:noProof/>
            <w:webHidden/>
          </w:rPr>
          <w:t>554</w:t>
        </w:r>
        <w:r w:rsidR="007B48E5">
          <w:rPr>
            <w:noProof/>
            <w:webHidden/>
          </w:rPr>
          <w:fldChar w:fldCharType="end"/>
        </w:r>
      </w:hyperlink>
    </w:p>
    <w:p w14:paraId="12BB3DCB" w14:textId="632938A8" w:rsidR="007B48E5" w:rsidRDefault="00AC3FA8">
      <w:pPr>
        <w:pStyle w:val="TOC2"/>
        <w:tabs>
          <w:tab w:val="right" w:leader="dot" w:pos="8846"/>
        </w:tabs>
        <w:rPr>
          <w:rFonts w:asciiTheme="minorHAnsi" w:eastAsiaTheme="minorEastAsia" w:hAnsiTheme="minorHAnsi"/>
          <w:noProof/>
          <w:sz w:val="22"/>
          <w:lang w:val="en-US"/>
        </w:rPr>
      </w:pPr>
      <w:hyperlink w:anchor="_Toc481478304" w:history="1">
        <w:r w:rsidR="007B48E5" w:rsidRPr="009040FE">
          <w:rPr>
            <w:rStyle w:val="Hyperlink"/>
            <w:noProof/>
          </w:rPr>
          <w:t xml:space="preserve">September or </w:t>
        </w:r>
        <w:r w:rsidR="007B48E5" w:rsidRPr="009040FE">
          <w:rPr>
            <w:rStyle w:val="Hyperlink"/>
            <w:rFonts w:ascii="FreeSerifAvvaShenouda" w:eastAsia="Arial Unicode MS" w:hAnsi="FreeSerifAvvaShenouda" w:cs="FreeSerifAvvaShenouda"/>
            <w:noProof/>
            <w:lang w:val="en-US"/>
          </w:rPr>
          <w:t>Ⲑⲟⲟⲩⲧ</w:t>
        </w:r>
        <w:r w:rsidR="007B48E5">
          <w:rPr>
            <w:noProof/>
            <w:webHidden/>
          </w:rPr>
          <w:tab/>
        </w:r>
        <w:r w:rsidR="007B48E5">
          <w:rPr>
            <w:noProof/>
            <w:webHidden/>
          </w:rPr>
          <w:fldChar w:fldCharType="begin"/>
        </w:r>
        <w:r w:rsidR="007B48E5">
          <w:rPr>
            <w:noProof/>
            <w:webHidden/>
          </w:rPr>
          <w:instrText xml:space="preserve"> PAGEREF _Toc481478304 \h </w:instrText>
        </w:r>
        <w:r w:rsidR="007B48E5">
          <w:rPr>
            <w:noProof/>
            <w:webHidden/>
          </w:rPr>
        </w:r>
        <w:r w:rsidR="007B48E5">
          <w:rPr>
            <w:noProof/>
            <w:webHidden/>
          </w:rPr>
          <w:fldChar w:fldCharType="separate"/>
        </w:r>
        <w:r w:rsidR="007B48E5">
          <w:rPr>
            <w:noProof/>
            <w:webHidden/>
          </w:rPr>
          <w:t>575</w:t>
        </w:r>
        <w:r w:rsidR="007B48E5">
          <w:rPr>
            <w:noProof/>
            <w:webHidden/>
          </w:rPr>
          <w:fldChar w:fldCharType="end"/>
        </w:r>
      </w:hyperlink>
    </w:p>
    <w:p w14:paraId="343E4646" w14:textId="711078C0" w:rsidR="007B48E5" w:rsidRDefault="00AC3FA8">
      <w:pPr>
        <w:pStyle w:val="TOC2"/>
        <w:tabs>
          <w:tab w:val="right" w:leader="dot" w:pos="8846"/>
        </w:tabs>
        <w:rPr>
          <w:rFonts w:asciiTheme="minorHAnsi" w:eastAsiaTheme="minorEastAsia" w:hAnsiTheme="minorHAnsi"/>
          <w:noProof/>
          <w:sz w:val="22"/>
          <w:lang w:val="en-US"/>
        </w:rPr>
      </w:pPr>
      <w:hyperlink w:anchor="_Toc481478305" w:history="1">
        <w:r w:rsidR="007B48E5" w:rsidRPr="009040FE">
          <w:rPr>
            <w:rStyle w:val="Hyperlink"/>
            <w:noProof/>
          </w:rPr>
          <w:t xml:space="preserve">October or </w:t>
        </w:r>
        <w:r w:rsidR="007B48E5" w:rsidRPr="009040FE">
          <w:rPr>
            <w:rStyle w:val="Hyperlink"/>
            <w:rFonts w:ascii="FreeSerifAvvaShenouda" w:hAnsi="FreeSerifAvvaShenouda" w:cs="FreeSerifAvvaShenouda"/>
            <w:noProof/>
          </w:rPr>
          <w:t>Ⲡⲁⲱⲡⲉ</w:t>
        </w:r>
        <w:r w:rsidR="007B48E5">
          <w:rPr>
            <w:noProof/>
            <w:webHidden/>
          </w:rPr>
          <w:tab/>
        </w:r>
        <w:r w:rsidR="007B48E5">
          <w:rPr>
            <w:noProof/>
            <w:webHidden/>
          </w:rPr>
          <w:fldChar w:fldCharType="begin"/>
        </w:r>
        <w:r w:rsidR="007B48E5">
          <w:rPr>
            <w:noProof/>
            <w:webHidden/>
          </w:rPr>
          <w:instrText xml:space="preserve"> PAGEREF _Toc481478305 \h </w:instrText>
        </w:r>
        <w:r w:rsidR="007B48E5">
          <w:rPr>
            <w:noProof/>
            <w:webHidden/>
          </w:rPr>
        </w:r>
        <w:r w:rsidR="007B48E5">
          <w:rPr>
            <w:noProof/>
            <w:webHidden/>
          </w:rPr>
          <w:fldChar w:fldCharType="separate"/>
        </w:r>
        <w:r w:rsidR="007B48E5">
          <w:rPr>
            <w:noProof/>
            <w:webHidden/>
          </w:rPr>
          <w:t>625</w:t>
        </w:r>
        <w:r w:rsidR="007B48E5">
          <w:rPr>
            <w:noProof/>
            <w:webHidden/>
          </w:rPr>
          <w:fldChar w:fldCharType="end"/>
        </w:r>
      </w:hyperlink>
    </w:p>
    <w:p w14:paraId="541AC7BE" w14:textId="22A2D49B" w:rsidR="007B48E5" w:rsidRDefault="00AC3FA8">
      <w:pPr>
        <w:pStyle w:val="TOC2"/>
        <w:tabs>
          <w:tab w:val="right" w:leader="dot" w:pos="8846"/>
        </w:tabs>
        <w:rPr>
          <w:rFonts w:asciiTheme="minorHAnsi" w:eastAsiaTheme="minorEastAsia" w:hAnsiTheme="minorHAnsi"/>
          <w:noProof/>
          <w:sz w:val="22"/>
          <w:lang w:val="en-US"/>
        </w:rPr>
      </w:pPr>
      <w:hyperlink w:anchor="_Toc481478306" w:history="1">
        <w:r w:rsidR="007B48E5" w:rsidRPr="009040FE">
          <w:rPr>
            <w:rStyle w:val="Hyperlink"/>
            <w:noProof/>
          </w:rPr>
          <w:t xml:space="preserve">November or </w:t>
        </w:r>
        <w:r w:rsidR="007B48E5" w:rsidRPr="009040FE">
          <w:rPr>
            <w:rStyle w:val="Hyperlink"/>
            <w:rFonts w:ascii="FreeSerifAvvaShenouda" w:eastAsia="Arial Unicode MS" w:hAnsi="FreeSerifAvvaShenouda" w:cs="FreeSerifAvvaShenouda"/>
            <w:noProof/>
          </w:rPr>
          <w:t>Ⲁⲑⲟⲣ</w:t>
        </w:r>
        <w:r w:rsidR="007B48E5">
          <w:rPr>
            <w:noProof/>
            <w:webHidden/>
          </w:rPr>
          <w:tab/>
        </w:r>
        <w:r w:rsidR="007B48E5">
          <w:rPr>
            <w:noProof/>
            <w:webHidden/>
          </w:rPr>
          <w:fldChar w:fldCharType="begin"/>
        </w:r>
        <w:r w:rsidR="007B48E5">
          <w:rPr>
            <w:noProof/>
            <w:webHidden/>
          </w:rPr>
          <w:instrText xml:space="preserve"> PAGEREF _Toc481478306 \h </w:instrText>
        </w:r>
        <w:r w:rsidR="007B48E5">
          <w:rPr>
            <w:noProof/>
            <w:webHidden/>
          </w:rPr>
        </w:r>
        <w:r w:rsidR="007B48E5">
          <w:rPr>
            <w:noProof/>
            <w:webHidden/>
          </w:rPr>
          <w:fldChar w:fldCharType="separate"/>
        </w:r>
        <w:r w:rsidR="007B48E5">
          <w:rPr>
            <w:noProof/>
            <w:webHidden/>
          </w:rPr>
          <w:t>638</w:t>
        </w:r>
        <w:r w:rsidR="007B48E5">
          <w:rPr>
            <w:noProof/>
            <w:webHidden/>
          </w:rPr>
          <w:fldChar w:fldCharType="end"/>
        </w:r>
      </w:hyperlink>
    </w:p>
    <w:p w14:paraId="226D9579" w14:textId="40DAAD83" w:rsidR="007B48E5" w:rsidRDefault="00AC3FA8">
      <w:pPr>
        <w:pStyle w:val="TOC2"/>
        <w:tabs>
          <w:tab w:val="right" w:leader="dot" w:pos="8846"/>
        </w:tabs>
        <w:rPr>
          <w:rFonts w:asciiTheme="minorHAnsi" w:eastAsiaTheme="minorEastAsia" w:hAnsiTheme="minorHAnsi"/>
          <w:noProof/>
          <w:sz w:val="22"/>
          <w:lang w:val="en-US"/>
        </w:rPr>
      </w:pPr>
      <w:hyperlink w:anchor="_Toc481478307" w:history="1">
        <w:r w:rsidR="007B48E5" w:rsidRPr="009040FE">
          <w:rPr>
            <w:rStyle w:val="Hyperlink"/>
            <w:noProof/>
          </w:rPr>
          <w:t xml:space="preserve">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_Toc481478307 \h </w:instrText>
        </w:r>
        <w:r w:rsidR="007B48E5">
          <w:rPr>
            <w:noProof/>
            <w:webHidden/>
          </w:rPr>
        </w:r>
        <w:r w:rsidR="007B48E5">
          <w:rPr>
            <w:noProof/>
            <w:webHidden/>
          </w:rPr>
          <w:fldChar w:fldCharType="separate"/>
        </w:r>
        <w:r w:rsidR="007B48E5">
          <w:rPr>
            <w:noProof/>
            <w:webHidden/>
          </w:rPr>
          <w:t>664</w:t>
        </w:r>
        <w:r w:rsidR="007B48E5">
          <w:rPr>
            <w:noProof/>
            <w:webHidden/>
          </w:rPr>
          <w:fldChar w:fldCharType="end"/>
        </w:r>
      </w:hyperlink>
    </w:p>
    <w:p w14:paraId="610C0771" w14:textId="25C64A27" w:rsidR="007B48E5" w:rsidRDefault="00AC3FA8">
      <w:pPr>
        <w:pStyle w:val="TOC2"/>
        <w:tabs>
          <w:tab w:val="right" w:leader="dot" w:pos="8846"/>
        </w:tabs>
        <w:rPr>
          <w:rFonts w:asciiTheme="minorHAnsi" w:eastAsiaTheme="minorEastAsia" w:hAnsiTheme="minorHAnsi"/>
          <w:noProof/>
          <w:sz w:val="22"/>
          <w:lang w:val="en-US"/>
        </w:rPr>
      </w:pPr>
      <w:hyperlink w:anchor="_Toc481478308" w:history="1">
        <w:r w:rsidR="007B48E5" w:rsidRPr="009040FE">
          <w:rPr>
            <w:rStyle w:val="Hyperlink"/>
            <w:noProof/>
          </w:rPr>
          <w:t xml:space="preserve">January or </w:t>
        </w:r>
        <w:r w:rsidR="007B48E5" w:rsidRPr="009040FE">
          <w:rPr>
            <w:rStyle w:val="Hyperlink"/>
            <w:rFonts w:ascii="FreeSerifAvvaShenouda" w:hAnsi="FreeSerifAvvaShenouda" w:cs="FreeSerifAvvaShenouda"/>
            <w:noProof/>
          </w:rPr>
          <w:t>Ⲧⲱⲃⲓ</w:t>
        </w:r>
        <w:r w:rsidR="007B48E5">
          <w:rPr>
            <w:noProof/>
            <w:webHidden/>
          </w:rPr>
          <w:tab/>
        </w:r>
        <w:r w:rsidR="007B48E5">
          <w:rPr>
            <w:noProof/>
            <w:webHidden/>
          </w:rPr>
          <w:fldChar w:fldCharType="begin"/>
        </w:r>
        <w:r w:rsidR="007B48E5">
          <w:rPr>
            <w:noProof/>
            <w:webHidden/>
          </w:rPr>
          <w:instrText xml:space="preserve"> PAGEREF _Toc481478308 \h </w:instrText>
        </w:r>
        <w:r w:rsidR="007B48E5">
          <w:rPr>
            <w:noProof/>
            <w:webHidden/>
          </w:rPr>
        </w:r>
        <w:r w:rsidR="007B48E5">
          <w:rPr>
            <w:noProof/>
            <w:webHidden/>
          </w:rPr>
          <w:fldChar w:fldCharType="separate"/>
        </w:r>
        <w:r w:rsidR="007B48E5">
          <w:rPr>
            <w:noProof/>
            <w:webHidden/>
          </w:rPr>
          <w:t>748</w:t>
        </w:r>
        <w:r w:rsidR="007B48E5">
          <w:rPr>
            <w:noProof/>
            <w:webHidden/>
          </w:rPr>
          <w:fldChar w:fldCharType="end"/>
        </w:r>
      </w:hyperlink>
    </w:p>
    <w:p w14:paraId="258654A4" w14:textId="6B4C63C8" w:rsidR="007B48E5" w:rsidRDefault="00AC3FA8">
      <w:pPr>
        <w:pStyle w:val="TOC2"/>
        <w:tabs>
          <w:tab w:val="right" w:leader="dot" w:pos="8846"/>
        </w:tabs>
        <w:rPr>
          <w:rFonts w:asciiTheme="minorHAnsi" w:eastAsiaTheme="minorEastAsia" w:hAnsiTheme="minorHAnsi"/>
          <w:noProof/>
          <w:sz w:val="22"/>
          <w:lang w:val="en-US"/>
        </w:rPr>
      </w:pPr>
      <w:hyperlink w:anchor="_Toc481478309" w:history="1">
        <w:r w:rsidR="007B48E5" w:rsidRPr="009040FE">
          <w:rPr>
            <w:rStyle w:val="Hyperlink"/>
            <w:noProof/>
          </w:rPr>
          <w:t xml:space="preserve">February or </w:t>
        </w:r>
        <w:r w:rsidR="007B48E5" w:rsidRPr="009040FE">
          <w:rPr>
            <w:rStyle w:val="Hyperlink"/>
            <w:rFonts w:ascii="FreeSerifAvvaShenouda" w:hAnsi="FreeSerifAvvaShenouda" w:cs="FreeSerifAvvaShenouda"/>
            <w:noProof/>
          </w:rPr>
          <w:t>Ⲙϣⲓⲣ</w:t>
        </w:r>
        <w:r w:rsidR="007B48E5">
          <w:rPr>
            <w:noProof/>
            <w:webHidden/>
          </w:rPr>
          <w:tab/>
        </w:r>
        <w:r w:rsidR="007B48E5">
          <w:rPr>
            <w:noProof/>
            <w:webHidden/>
          </w:rPr>
          <w:fldChar w:fldCharType="begin"/>
        </w:r>
        <w:r w:rsidR="007B48E5">
          <w:rPr>
            <w:noProof/>
            <w:webHidden/>
          </w:rPr>
          <w:instrText xml:space="preserve"> PAGEREF _Toc481478309 \h </w:instrText>
        </w:r>
        <w:r w:rsidR="007B48E5">
          <w:rPr>
            <w:noProof/>
            <w:webHidden/>
          </w:rPr>
        </w:r>
        <w:r w:rsidR="007B48E5">
          <w:rPr>
            <w:noProof/>
            <w:webHidden/>
          </w:rPr>
          <w:fldChar w:fldCharType="separate"/>
        </w:r>
        <w:r w:rsidR="007B48E5">
          <w:rPr>
            <w:noProof/>
            <w:webHidden/>
          </w:rPr>
          <w:t>814</w:t>
        </w:r>
        <w:r w:rsidR="007B48E5">
          <w:rPr>
            <w:noProof/>
            <w:webHidden/>
          </w:rPr>
          <w:fldChar w:fldCharType="end"/>
        </w:r>
      </w:hyperlink>
    </w:p>
    <w:p w14:paraId="2D69E235" w14:textId="76347E53" w:rsidR="007B48E5" w:rsidRDefault="00AC3FA8">
      <w:pPr>
        <w:pStyle w:val="TOC2"/>
        <w:tabs>
          <w:tab w:val="right" w:leader="dot" w:pos="8846"/>
        </w:tabs>
        <w:rPr>
          <w:rFonts w:asciiTheme="minorHAnsi" w:eastAsiaTheme="minorEastAsia" w:hAnsiTheme="minorHAnsi"/>
          <w:noProof/>
          <w:sz w:val="22"/>
          <w:lang w:val="en-US"/>
        </w:rPr>
      </w:pPr>
      <w:hyperlink w:anchor="_Toc481478310" w:history="1">
        <w:r w:rsidR="007B48E5" w:rsidRPr="009040FE">
          <w:rPr>
            <w:rStyle w:val="Hyperlink"/>
            <w:noProof/>
          </w:rPr>
          <w:t xml:space="preserve">March or </w:t>
        </w:r>
        <w:r w:rsidR="007B48E5" w:rsidRPr="009040FE">
          <w:rPr>
            <w:rStyle w:val="Hyperlink"/>
            <w:rFonts w:ascii="FreeSerifAvvaShenouda" w:hAnsi="FreeSerifAvvaShenouda" w:cs="FreeSerifAvvaShenouda"/>
            <w:noProof/>
          </w:rPr>
          <w:t>Ⲡⲁⲣⲙϩⲟⲧⲡ</w:t>
        </w:r>
        <w:r w:rsidR="007B48E5">
          <w:rPr>
            <w:noProof/>
            <w:webHidden/>
          </w:rPr>
          <w:tab/>
        </w:r>
        <w:r w:rsidR="007B48E5">
          <w:rPr>
            <w:noProof/>
            <w:webHidden/>
          </w:rPr>
          <w:fldChar w:fldCharType="begin"/>
        </w:r>
        <w:r w:rsidR="007B48E5">
          <w:rPr>
            <w:noProof/>
            <w:webHidden/>
          </w:rPr>
          <w:instrText xml:space="preserve"> PAGEREF _Toc481478310 \h </w:instrText>
        </w:r>
        <w:r w:rsidR="007B48E5">
          <w:rPr>
            <w:noProof/>
            <w:webHidden/>
          </w:rPr>
        </w:r>
        <w:r w:rsidR="007B48E5">
          <w:rPr>
            <w:noProof/>
            <w:webHidden/>
          </w:rPr>
          <w:fldChar w:fldCharType="separate"/>
        </w:r>
        <w:r w:rsidR="007B48E5">
          <w:rPr>
            <w:noProof/>
            <w:webHidden/>
          </w:rPr>
          <w:t>820</w:t>
        </w:r>
        <w:r w:rsidR="007B48E5">
          <w:rPr>
            <w:noProof/>
            <w:webHidden/>
          </w:rPr>
          <w:fldChar w:fldCharType="end"/>
        </w:r>
      </w:hyperlink>
    </w:p>
    <w:p w14:paraId="5217E1CC" w14:textId="612BF5C0" w:rsidR="007B48E5" w:rsidRDefault="00AC3FA8">
      <w:pPr>
        <w:pStyle w:val="TOC2"/>
        <w:tabs>
          <w:tab w:val="right" w:leader="dot" w:pos="8846"/>
        </w:tabs>
        <w:rPr>
          <w:rFonts w:asciiTheme="minorHAnsi" w:eastAsiaTheme="minorEastAsia" w:hAnsiTheme="minorHAnsi"/>
          <w:noProof/>
          <w:sz w:val="22"/>
          <w:lang w:val="en-US"/>
        </w:rPr>
      </w:pPr>
      <w:hyperlink w:anchor="_Toc481478311" w:history="1">
        <w:r w:rsidR="007B48E5" w:rsidRPr="009040FE">
          <w:rPr>
            <w:rStyle w:val="Hyperlink"/>
            <w:noProof/>
          </w:rPr>
          <w:t>April</w:t>
        </w:r>
        <w:r w:rsidR="007B48E5" w:rsidRPr="009040FE">
          <w:rPr>
            <w:rStyle w:val="Hyperlink"/>
            <w:noProof/>
            <w:lang w:val="en-US"/>
          </w:rPr>
          <w:t xml:space="preserve"> or</w:t>
        </w:r>
        <w:r w:rsidR="007B48E5" w:rsidRPr="009040FE">
          <w:rPr>
            <w:rStyle w:val="Hyperlink"/>
            <w:noProof/>
          </w:rPr>
          <w:t xml:space="preserve"> </w:t>
        </w:r>
        <w:r w:rsidR="007B48E5" w:rsidRPr="009040FE">
          <w:rPr>
            <w:rStyle w:val="Hyperlink"/>
            <w:rFonts w:ascii="FreeSerifAvvaShenouda" w:hAnsi="FreeSerifAvvaShenouda" w:cs="FreeSerifAvvaShenouda"/>
            <w:noProof/>
          </w:rPr>
          <w:t>Ⲡⲁⲣⲙⲟⲩⲧⲉ</w:t>
        </w:r>
        <w:r w:rsidR="007B48E5">
          <w:rPr>
            <w:noProof/>
            <w:webHidden/>
          </w:rPr>
          <w:tab/>
        </w:r>
        <w:r w:rsidR="007B48E5">
          <w:rPr>
            <w:noProof/>
            <w:webHidden/>
          </w:rPr>
          <w:fldChar w:fldCharType="begin"/>
        </w:r>
        <w:r w:rsidR="007B48E5">
          <w:rPr>
            <w:noProof/>
            <w:webHidden/>
          </w:rPr>
          <w:instrText xml:space="preserve"> PAGEREF _Toc481478311 \h </w:instrText>
        </w:r>
        <w:r w:rsidR="007B48E5">
          <w:rPr>
            <w:noProof/>
            <w:webHidden/>
          </w:rPr>
        </w:r>
        <w:r w:rsidR="007B48E5">
          <w:rPr>
            <w:noProof/>
            <w:webHidden/>
          </w:rPr>
          <w:fldChar w:fldCharType="separate"/>
        </w:r>
        <w:r w:rsidR="007B48E5">
          <w:rPr>
            <w:noProof/>
            <w:webHidden/>
          </w:rPr>
          <w:t>838</w:t>
        </w:r>
        <w:r w:rsidR="007B48E5">
          <w:rPr>
            <w:noProof/>
            <w:webHidden/>
          </w:rPr>
          <w:fldChar w:fldCharType="end"/>
        </w:r>
      </w:hyperlink>
    </w:p>
    <w:p w14:paraId="793E2114" w14:textId="05FFFD6F" w:rsidR="007B48E5" w:rsidRDefault="00AC3FA8">
      <w:pPr>
        <w:pStyle w:val="TOC2"/>
        <w:tabs>
          <w:tab w:val="right" w:leader="dot" w:pos="8846"/>
        </w:tabs>
        <w:rPr>
          <w:rFonts w:asciiTheme="minorHAnsi" w:eastAsiaTheme="minorEastAsia" w:hAnsiTheme="minorHAnsi"/>
          <w:noProof/>
          <w:sz w:val="22"/>
          <w:lang w:val="en-US"/>
        </w:rPr>
      </w:pPr>
      <w:hyperlink w:anchor="_Toc481478312" w:history="1">
        <w:r w:rsidR="007B48E5" w:rsidRPr="009040FE">
          <w:rPr>
            <w:rStyle w:val="Hyperlink"/>
            <w:noProof/>
          </w:rPr>
          <w:t xml:space="preserve">May or </w:t>
        </w:r>
        <w:r w:rsidR="007B48E5" w:rsidRPr="009040FE">
          <w:rPr>
            <w:rStyle w:val="Hyperlink"/>
            <w:rFonts w:ascii="FreeSerifAvvaShenouda" w:eastAsia="Arial Unicode MS" w:hAnsi="FreeSerifAvvaShenouda" w:cs="FreeSerifAvvaShenouda"/>
            <w:noProof/>
            <w:lang w:val="en-US"/>
          </w:rPr>
          <w:t>Ⲡⲁϣⲁⲛⲥ</w:t>
        </w:r>
        <w:r w:rsidR="007B48E5">
          <w:rPr>
            <w:noProof/>
            <w:webHidden/>
          </w:rPr>
          <w:tab/>
        </w:r>
        <w:r w:rsidR="007B48E5">
          <w:rPr>
            <w:noProof/>
            <w:webHidden/>
          </w:rPr>
          <w:fldChar w:fldCharType="begin"/>
        </w:r>
        <w:r w:rsidR="007B48E5">
          <w:rPr>
            <w:noProof/>
            <w:webHidden/>
          </w:rPr>
          <w:instrText xml:space="preserve"> PAGEREF _Toc481478312 \h </w:instrText>
        </w:r>
        <w:r w:rsidR="007B48E5">
          <w:rPr>
            <w:noProof/>
            <w:webHidden/>
          </w:rPr>
        </w:r>
        <w:r w:rsidR="007B48E5">
          <w:rPr>
            <w:noProof/>
            <w:webHidden/>
          </w:rPr>
          <w:fldChar w:fldCharType="separate"/>
        </w:r>
        <w:r w:rsidR="007B48E5">
          <w:rPr>
            <w:noProof/>
            <w:webHidden/>
          </w:rPr>
          <w:t>845</w:t>
        </w:r>
        <w:r w:rsidR="007B48E5">
          <w:rPr>
            <w:noProof/>
            <w:webHidden/>
          </w:rPr>
          <w:fldChar w:fldCharType="end"/>
        </w:r>
      </w:hyperlink>
    </w:p>
    <w:p w14:paraId="5F87F187" w14:textId="5F846450" w:rsidR="007B48E5" w:rsidRDefault="00AC3FA8">
      <w:pPr>
        <w:pStyle w:val="TOC2"/>
        <w:tabs>
          <w:tab w:val="right" w:leader="dot" w:pos="8846"/>
        </w:tabs>
        <w:rPr>
          <w:rFonts w:asciiTheme="minorHAnsi" w:eastAsiaTheme="minorEastAsia" w:hAnsiTheme="minorHAnsi"/>
          <w:noProof/>
          <w:sz w:val="22"/>
          <w:lang w:val="en-US"/>
        </w:rPr>
      </w:pPr>
      <w:hyperlink w:anchor="_Toc481478313" w:history="1">
        <w:r w:rsidR="007B48E5" w:rsidRPr="009040FE">
          <w:rPr>
            <w:rStyle w:val="Hyperlink"/>
            <w:noProof/>
          </w:rPr>
          <w:t xml:space="preserve">June or </w:t>
        </w:r>
        <w:r w:rsidR="007B48E5" w:rsidRPr="009040FE">
          <w:rPr>
            <w:rStyle w:val="Hyperlink"/>
            <w:rFonts w:ascii="FreeSerifAvvaShenouda" w:hAnsi="FreeSerifAvvaShenouda" w:cs="FreeSerifAvvaShenouda"/>
            <w:noProof/>
          </w:rPr>
          <w:t>Ⲡⲁⲱⲛⲉ</w:t>
        </w:r>
        <w:r w:rsidR="007B48E5">
          <w:rPr>
            <w:noProof/>
            <w:webHidden/>
          </w:rPr>
          <w:tab/>
        </w:r>
        <w:r w:rsidR="007B48E5">
          <w:rPr>
            <w:noProof/>
            <w:webHidden/>
          </w:rPr>
          <w:fldChar w:fldCharType="begin"/>
        </w:r>
        <w:r w:rsidR="007B48E5">
          <w:rPr>
            <w:noProof/>
            <w:webHidden/>
          </w:rPr>
          <w:instrText xml:space="preserve"> PAGEREF _Toc481478313 \h </w:instrText>
        </w:r>
        <w:r w:rsidR="007B48E5">
          <w:rPr>
            <w:noProof/>
            <w:webHidden/>
          </w:rPr>
        </w:r>
        <w:r w:rsidR="007B48E5">
          <w:rPr>
            <w:noProof/>
            <w:webHidden/>
          </w:rPr>
          <w:fldChar w:fldCharType="separate"/>
        </w:r>
        <w:r w:rsidR="007B48E5">
          <w:rPr>
            <w:noProof/>
            <w:webHidden/>
          </w:rPr>
          <w:t>875</w:t>
        </w:r>
        <w:r w:rsidR="007B48E5">
          <w:rPr>
            <w:noProof/>
            <w:webHidden/>
          </w:rPr>
          <w:fldChar w:fldCharType="end"/>
        </w:r>
      </w:hyperlink>
    </w:p>
    <w:p w14:paraId="7D49AC38" w14:textId="3F12D0BC" w:rsidR="007B48E5" w:rsidRDefault="00AC3FA8">
      <w:pPr>
        <w:pStyle w:val="TOC2"/>
        <w:tabs>
          <w:tab w:val="right" w:leader="dot" w:pos="8846"/>
        </w:tabs>
        <w:rPr>
          <w:rFonts w:asciiTheme="minorHAnsi" w:eastAsiaTheme="minorEastAsia" w:hAnsiTheme="minorHAnsi"/>
          <w:noProof/>
          <w:sz w:val="22"/>
          <w:lang w:val="en-US"/>
        </w:rPr>
      </w:pPr>
      <w:hyperlink w:anchor="_Toc481478314" w:history="1">
        <w:r w:rsidR="007B48E5" w:rsidRPr="009040FE">
          <w:rPr>
            <w:rStyle w:val="Hyperlink"/>
            <w:noProof/>
          </w:rPr>
          <w:t xml:space="preserve">July or </w:t>
        </w:r>
        <w:r w:rsidR="007B48E5" w:rsidRPr="009040FE">
          <w:rPr>
            <w:rStyle w:val="Hyperlink"/>
            <w:rFonts w:ascii="FreeSerifAvvaShenouda" w:hAnsi="FreeSerifAvvaShenouda" w:cs="FreeSerifAvvaShenouda"/>
            <w:noProof/>
          </w:rPr>
          <w:t>Ⲉⲡⲏⲡ</w:t>
        </w:r>
        <w:r w:rsidR="007B48E5">
          <w:rPr>
            <w:noProof/>
            <w:webHidden/>
          </w:rPr>
          <w:tab/>
        </w:r>
        <w:r w:rsidR="007B48E5">
          <w:rPr>
            <w:noProof/>
            <w:webHidden/>
          </w:rPr>
          <w:fldChar w:fldCharType="begin"/>
        </w:r>
        <w:r w:rsidR="007B48E5">
          <w:rPr>
            <w:noProof/>
            <w:webHidden/>
          </w:rPr>
          <w:instrText xml:space="preserve"> PAGEREF _Toc481478314 \h </w:instrText>
        </w:r>
        <w:r w:rsidR="007B48E5">
          <w:rPr>
            <w:noProof/>
            <w:webHidden/>
          </w:rPr>
        </w:r>
        <w:r w:rsidR="007B48E5">
          <w:rPr>
            <w:noProof/>
            <w:webHidden/>
          </w:rPr>
          <w:fldChar w:fldCharType="separate"/>
        </w:r>
        <w:r w:rsidR="007B48E5">
          <w:rPr>
            <w:noProof/>
            <w:webHidden/>
          </w:rPr>
          <w:t>903</w:t>
        </w:r>
        <w:r w:rsidR="007B48E5">
          <w:rPr>
            <w:noProof/>
            <w:webHidden/>
          </w:rPr>
          <w:fldChar w:fldCharType="end"/>
        </w:r>
      </w:hyperlink>
    </w:p>
    <w:p w14:paraId="0E60DAEE" w14:textId="214ABDEF" w:rsidR="007B48E5" w:rsidRDefault="00AC3FA8">
      <w:pPr>
        <w:pStyle w:val="TOC2"/>
        <w:tabs>
          <w:tab w:val="right" w:leader="dot" w:pos="8846"/>
        </w:tabs>
        <w:rPr>
          <w:rFonts w:asciiTheme="minorHAnsi" w:eastAsiaTheme="minorEastAsia" w:hAnsiTheme="minorHAnsi"/>
          <w:noProof/>
          <w:sz w:val="22"/>
          <w:lang w:val="en-US"/>
        </w:rPr>
      </w:pPr>
      <w:hyperlink w:anchor="_Toc481478315" w:history="1">
        <w:r w:rsidR="007B48E5" w:rsidRPr="009040FE">
          <w:rPr>
            <w:rStyle w:val="Hyperlink"/>
            <w:noProof/>
          </w:rPr>
          <w:t xml:space="preserve">August or </w:t>
        </w:r>
        <w:r w:rsidR="007B48E5" w:rsidRPr="009040FE">
          <w:rPr>
            <w:rStyle w:val="Hyperlink"/>
            <w:rFonts w:ascii="FreeSerifAvvaShenouda" w:hAnsi="FreeSerifAvvaShenouda" w:cs="FreeSerifAvvaShenouda"/>
            <w:noProof/>
          </w:rPr>
          <w:t>Ⲙⲉⲥⲟⲣⲏ and Ⲕⲟⲩϫⲓ ⲛ</w:t>
        </w:r>
        <w:r w:rsidR="007B48E5" w:rsidRPr="009040FE">
          <w:rPr>
            <w:rStyle w:val="Hyperlink"/>
            <w:rFonts w:ascii="FreeSerifAvvaShenouda" w:hAnsi="FreeSerifAvvaShenouda" w:cs="FreeSerifAvvaShenouda"/>
            <w:noProof/>
            <w:lang w:val="en-US"/>
          </w:rPr>
          <w:t xml:space="preserve">̀ⲁ̀ⲃⲟⲧ </w:t>
        </w:r>
        <w:r w:rsidR="007B48E5" w:rsidRPr="009040FE">
          <w:rPr>
            <w:rStyle w:val="Hyperlink"/>
            <w:noProof/>
          </w:rPr>
          <w:t>(The Little Month)</w:t>
        </w:r>
        <w:r w:rsidR="007B48E5">
          <w:rPr>
            <w:noProof/>
            <w:webHidden/>
          </w:rPr>
          <w:tab/>
        </w:r>
        <w:r w:rsidR="007B48E5">
          <w:rPr>
            <w:noProof/>
            <w:webHidden/>
          </w:rPr>
          <w:fldChar w:fldCharType="begin"/>
        </w:r>
        <w:r w:rsidR="007B48E5">
          <w:rPr>
            <w:noProof/>
            <w:webHidden/>
          </w:rPr>
          <w:instrText xml:space="preserve"> PAGEREF _Toc481478315 \h </w:instrText>
        </w:r>
        <w:r w:rsidR="007B48E5">
          <w:rPr>
            <w:noProof/>
            <w:webHidden/>
          </w:rPr>
        </w:r>
        <w:r w:rsidR="007B48E5">
          <w:rPr>
            <w:noProof/>
            <w:webHidden/>
          </w:rPr>
          <w:fldChar w:fldCharType="separate"/>
        </w:r>
        <w:r w:rsidR="007B48E5">
          <w:rPr>
            <w:noProof/>
            <w:webHidden/>
          </w:rPr>
          <w:t>918</w:t>
        </w:r>
        <w:r w:rsidR="007B48E5">
          <w:rPr>
            <w:noProof/>
            <w:webHidden/>
          </w:rPr>
          <w:fldChar w:fldCharType="end"/>
        </w:r>
      </w:hyperlink>
    </w:p>
    <w:p w14:paraId="34BB963B" w14:textId="528815B1" w:rsidR="007B48E5" w:rsidRDefault="00AC3FA8">
      <w:pPr>
        <w:pStyle w:val="TOC2"/>
        <w:tabs>
          <w:tab w:val="right" w:leader="dot" w:pos="8846"/>
        </w:tabs>
        <w:rPr>
          <w:rFonts w:asciiTheme="minorHAnsi" w:eastAsiaTheme="minorEastAsia" w:hAnsiTheme="minorHAnsi"/>
          <w:noProof/>
          <w:sz w:val="22"/>
          <w:lang w:val="en-US"/>
        </w:rPr>
      </w:pPr>
      <w:hyperlink w:anchor="_Toc481478316" w:history="1">
        <w:r w:rsidR="007B48E5" w:rsidRPr="009040FE">
          <w:rPr>
            <w:rStyle w:val="Hyperlink"/>
            <w:noProof/>
          </w:rPr>
          <w:t xml:space="preserve">Hymns for 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_Toc481478316 \h </w:instrText>
        </w:r>
        <w:r w:rsidR="007B48E5">
          <w:rPr>
            <w:noProof/>
            <w:webHidden/>
          </w:rPr>
        </w:r>
        <w:r w:rsidR="007B48E5">
          <w:rPr>
            <w:noProof/>
            <w:webHidden/>
          </w:rPr>
          <w:fldChar w:fldCharType="separate"/>
        </w:r>
        <w:r w:rsidR="007B48E5">
          <w:rPr>
            <w:noProof/>
            <w:webHidden/>
          </w:rPr>
          <w:t>943</w:t>
        </w:r>
        <w:r w:rsidR="007B48E5">
          <w:rPr>
            <w:noProof/>
            <w:webHidden/>
          </w:rPr>
          <w:fldChar w:fldCharType="end"/>
        </w:r>
      </w:hyperlink>
    </w:p>
    <w:p w14:paraId="1B7F3100" w14:textId="123C47AC" w:rsidR="007B48E5" w:rsidRDefault="00AC3FA8">
      <w:pPr>
        <w:pStyle w:val="TOC2"/>
        <w:tabs>
          <w:tab w:val="right" w:leader="dot" w:pos="8846"/>
        </w:tabs>
        <w:rPr>
          <w:rFonts w:asciiTheme="minorHAnsi" w:eastAsiaTheme="minorEastAsia" w:hAnsiTheme="minorHAnsi"/>
          <w:noProof/>
          <w:sz w:val="22"/>
          <w:lang w:val="en-US"/>
        </w:rPr>
      </w:pPr>
      <w:hyperlink w:anchor="_Toc481478317" w:history="1">
        <w:r w:rsidR="007B48E5" w:rsidRPr="009040FE">
          <w:rPr>
            <w:rStyle w:val="Hyperlink"/>
            <w:noProof/>
          </w:rPr>
          <w:t>The Pascal Cycle</w:t>
        </w:r>
        <w:r w:rsidR="007B48E5">
          <w:rPr>
            <w:noProof/>
            <w:webHidden/>
          </w:rPr>
          <w:tab/>
        </w:r>
        <w:r w:rsidR="007B48E5">
          <w:rPr>
            <w:noProof/>
            <w:webHidden/>
          </w:rPr>
          <w:fldChar w:fldCharType="begin"/>
        </w:r>
        <w:r w:rsidR="007B48E5">
          <w:rPr>
            <w:noProof/>
            <w:webHidden/>
          </w:rPr>
          <w:instrText xml:space="preserve"> PAGEREF _Toc481478317 \h </w:instrText>
        </w:r>
        <w:r w:rsidR="007B48E5">
          <w:rPr>
            <w:noProof/>
            <w:webHidden/>
          </w:rPr>
        </w:r>
        <w:r w:rsidR="007B48E5">
          <w:rPr>
            <w:noProof/>
            <w:webHidden/>
          </w:rPr>
          <w:fldChar w:fldCharType="separate"/>
        </w:r>
        <w:r w:rsidR="007B48E5">
          <w:rPr>
            <w:noProof/>
            <w:webHidden/>
          </w:rPr>
          <w:t>1042</w:t>
        </w:r>
        <w:r w:rsidR="007B48E5">
          <w:rPr>
            <w:noProof/>
            <w:webHidden/>
          </w:rPr>
          <w:fldChar w:fldCharType="end"/>
        </w:r>
      </w:hyperlink>
    </w:p>
    <w:p w14:paraId="79877F20" w14:textId="5C1F8120" w:rsidR="007B48E5" w:rsidRDefault="00AC3FA8">
      <w:pPr>
        <w:pStyle w:val="TOC2"/>
        <w:tabs>
          <w:tab w:val="right" w:leader="dot" w:pos="8846"/>
        </w:tabs>
        <w:rPr>
          <w:rFonts w:asciiTheme="minorHAnsi" w:eastAsiaTheme="minorEastAsia" w:hAnsiTheme="minorHAnsi"/>
          <w:noProof/>
          <w:sz w:val="22"/>
          <w:lang w:val="en-US"/>
        </w:rPr>
      </w:pPr>
      <w:hyperlink w:anchor="_Toc481478318" w:history="1">
        <w:r w:rsidR="007B48E5" w:rsidRPr="009040FE">
          <w:rPr>
            <w:rStyle w:val="Hyperlink"/>
            <w:noProof/>
          </w:rPr>
          <w:t>Index of Psalis</w:t>
        </w:r>
        <w:r w:rsidR="007B48E5">
          <w:rPr>
            <w:noProof/>
            <w:webHidden/>
          </w:rPr>
          <w:tab/>
        </w:r>
        <w:r w:rsidR="007B48E5">
          <w:rPr>
            <w:noProof/>
            <w:webHidden/>
          </w:rPr>
          <w:fldChar w:fldCharType="begin"/>
        </w:r>
        <w:r w:rsidR="007B48E5">
          <w:rPr>
            <w:noProof/>
            <w:webHidden/>
          </w:rPr>
          <w:instrText xml:space="preserve"> PAGEREF _Toc481478318 \h </w:instrText>
        </w:r>
        <w:r w:rsidR="007B48E5">
          <w:rPr>
            <w:noProof/>
            <w:webHidden/>
          </w:rPr>
        </w:r>
        <w:r w:rsidR="007B48E5">
          <w:rPr>
            <w:noProof/>
            <w:webHidden/>
          </w:rPr>
          <w:fldChar w:fldCharType="separate"/>
        </w:r>
        <w:r w:rsidR="007B48E5">
          <w:rPr>
            <w:noProof/>
            <w:webHidden/>
          </w:rPr>
          <w:t>1139</w:t>
        </w:r>
        <w:r w:rsidR="007B48E5">
          <w:rPr>
            <w:noProof/>
            <w:webHidden/>
          </w:rPr>
          <w:fldChar w:fldCharType="end"/>
        </w:r>
      </w:hyperlink>
    </w:p>
    <w:p w14:paraId="5E24DC52" w14:textId="4A8EF7E6" w:rsidR="007B48E5" w:rsidRDefault="00AC3FA8">
      <w:pPr>
        <w:pStyle w:val="TOC2"/>
        <w:tabs>
          <w:tab w:val="right" w:leader="dot" w:pos="8846"/>
        </w:tabs>
        <w:rPr>
          <w:rFonts w:asciiTheme="minorHAnsi" w:eastAsiaTheme="minorEastAsia" w:hAnsiTheme="minorHAnsi"/>
          <w:noProof/>
          <w:sz w:val="22"/>
          <w:lang w:val="en-US"/>
        </w:rPr>
      </w:pPr>
      <w:hyperlink w:anchor="_Toc481478319" w:history="1">
        <w:r w:rsidR="007B48E5" w:rsidRPr="009040FE">
          <w:rPr>
            <w:rStyle w:val="Hyperlink"/>
            <w:noProof/>
          </w:rPr>
          <w:t>Index of Doxologies</w:t>
        </w:r>
        <w:r w:rsidR="007B48E5">
          <w:rPr>
            <w:noProof/>
            <w:webHidden/>
          </w:rPr>
          <w:tab/>
        </w:r>
        <w:r w:rsidR="007B48E5">
          <w:rPr>
            <w:noProof/>
            <w:webHidden/>
          </w:rPr>
          <w:fldChar w:fldCharType="begin"/>
        </w:r>
        <w:r w:rsidR="007B48E5">
          <w:rPr>
            <w:noProof/>
            <w:webHidden/>
          </w:rPr>
          <w:instrText xml:space="preserve"> PAGEREF _Toc481478319 \h </w:instrText>
        </w:r>
        <w:r w:rsidR="007B48E5">
          <w:rPr>
            <w:noProof/>
            <w:webHidden/>
          </w:rPr>
        </w:r>
        <w:r w:rsidR="007B48E5">
          <w:rPr>
            <w:noProof/>
            <w:webHidden/>
          </w:rPr>
          <w:fldChar w:fldCharType="separate"/>
        </w:r>
        <w:r w:rsidR="007B48E5">
          <w:rPr>
            <w:noProof/>
            <w:webHidden/>
          </w:rPr>
          <w:t>1141</w:t>
        </w:r>
        <w:r w:rsidR="007B48E5">
          <w:rPr>
            <w:noProof/>
            <w:webHidden/>
          </w:rPr>
          <w:fldChar w:fldCharType="end"/>
        </w:r>
      </w:hyperlink>
    </w:p>
    <w:p w14:paraId="35FEF736" w14:textId="4D1450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1478279"/>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81478280"/>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AC3FA8">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AC3FA8">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37C54547" w:rsidR="00B102EF" w:rsidRDefault="00B102EF" w:rsidP="004D23BC">
      <w:pPr>
        <w:tabs>
          <w:tab w:val="left" w:pos="720"/>
          <w:tab w:val="left" w:leader="dot" w:pos="7920"/>
        </w:tabs>
      </w:pPr>
      <w:r>
        <w:fldChar w:fldCharType="begin"/>
      </w:r>
      <w:r>
        <w:instrText xml:space="preserve"> REF _Ref448228501 \h </w:instrText>
      </w:r>
      <w:r>
        <w:fldChar w:fldCharType="separate"/>
      </w:r>
      <w:r w:rsidR="000E62F4">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026547BC" w:rsidR="00B102EF" w:rsidRDefault="00B102EF" w:rsidP="004D23BC">
      <w:pPr>
        <w:tabs>
          <w:tab w:val="left" w:pos="720"/>
          <w:tab w:val="left" w:leader="dot" w:pos="7920"/>
        </w:tabs>
      </w:pPr>
      <w:r>
        <w:fldChar w:fldCharType="begin"/>
      </w:r>
      <w:r>
        <w:instrText xml:space="preserve"> REF _Ref448228521 \h </w:instrText>
      </w:r>
      <w:r>
        <w:fldChar w:fldCharType="separate"/>
      </w:r>
      <w:r w:rsidR="000E62F4">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59EED721"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E62F4">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lastRenderedPageBreak/>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929736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20E45A75"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0340857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13F2132"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759A6E25"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11AFC658"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1216DEC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1FC4B4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5129997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B39931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44CA673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99ABB0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50BA14C"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00847CC6" w:rsidR="00A02728" w:rsidRPr="000D107E" w:rsidRDefault="006869EE" w:rsidP="006869EE">
      <w:pPr>
        <w:pStyle w:val="Body"/>
      </w:pPr>
      <w:r>
        <w:t xml:space="preserve">See </w:t>
      </w:r>
      <w:r>
        <w:fldChar w:fldCharType="begin"/>
      </w:r>
      <w:r>
        <w:instrText xml:space="preserve"> REF _Ref448227875 \h </w:instrText>
      </w:r>
      <w:r>
        <w:fldChar w:fldCharType="separate"/>
      </w:r>
      <w:r w:rsidR="000E62F4">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81478281"/>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AC3FA8">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AC3FA8">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044CEC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246AF0D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3FF325CF"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088C631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34076B9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4821E292"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54586BFA"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DB5F1"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BB62C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6DE1340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2727142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70B8332B"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5D952F3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1EE904C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32B7C7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4100805A"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6D1B2B64"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11DF78C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286E679"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70BBE0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F064060"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6C4D0D2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20C51546"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1C53B81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75A442F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76FD0CA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0E2BEC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029EBCA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4880A6A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4509A36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9F3E852"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4A1606F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466E9586"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0C8450E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7730B5B0"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2EFE13D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34A255CF"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2F60B929"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FAD8C6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54A3FE98"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6D878D9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DA4D3E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4815B93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10444F85"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81D133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493153D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98884E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94E09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123FFC3A"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637C2D2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6B42F08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6AAFF4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7528BEE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2C8E93B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3DA83C5C"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59830F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3269973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57162504"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016FAF3A"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72D002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62F4">
        <w:t>Psalm 118 Part 20 (</w:t>
      </w:r>
      <w:r w:rsidR="000E62F4" w:rsidRPr="000E62F4">
        <w:rPr>
          <w:rFonts w:ascii="Times New Roman" w:hAnsi="Times New Roman"/>
          <w:rtl/>
          <w:lang w:bidi="he-IL"/>
        </w:rPr>
        <w:t>ר</w:t>
      </w:r>
      <w:r w:rsidR="000E62F4">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6B34A4C9"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62F4">
        <w:t>Psalm 118 Part 21 (</w:t>
      </w:r>
      <w:r w:rsidR="000E62F4" w:rsidRPr="000E62F4">
        <w:rPr>
          <w:rFonts w:ascii="Times New Roman" w:hAnsi="Times New Roman"/>
          <w:rtl/>
          <w:lang w:bidi="he-IL"/>
        </w:rPr>
        <w:t>ש</w:t>
      </w:r>
      <w:r w:rsidR="000E62F4">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31C2BF6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62F4">
        <w:t>Psalm 118 Part 22 (</w:t>
      </w:r>
      <w:r w:rsidR="000E62F4" w:rsidRPr="000E62F4">
        <w:rPr>
          <w:rFonts w:ascii="Times New Roman" w:hAnsi="Times New Roman"/>
          <w:rtl/>
          <w:lang w:bidi="he-IL"/>
        </w:rPr>
        <w:t>ת</w:t>
      </w:r>
      <w:r w:rsidR="000E62F4">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81478282"/>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AC3FA8">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AC3FA8">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AC3FA8">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FE2EF9E"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62E7B60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7445651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AC988C2"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6372A1E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1CEE22B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34E03E9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33AF8677"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10137FA"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0FB2C7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743781E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6ADE06A3"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62F4">
        <w:t>Psalm</w:t>
      </w:r>
      <w:r w:rsidR="000E62F4" w:rsidRPr="00AB1781">
        <w:t xml:space="preserve"> 118</w:t>
      </w:r>
      <w:r w:rsidR="000E62F4">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398346C6"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48D0F1C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7F95117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114F229E"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2A6DD76A"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2E4024D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2AB2F909"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4432EAAC"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007336B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2539B9B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1050A22D"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4B939226"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2E624F78"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509CED3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26EC133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72B1827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F38328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291190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4D6BEB1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0692FA68"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040460DF"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542802E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FC9DE32"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62F4">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7C6AF13" w:rsidR="00B102EF" w:rsidRDefault="00BC3E53" w:rsidP="00E97A49">
      <w:pPr>
        <w:pStyle w:val="EngHang"/>
        <w:tabs>
          <w:tab w:val="right" w:leader="dot" w:pos="8460"/>
        </w:tabs>
      </w:pPr>
      <w:r>
        <w:fldChar w:fldCharType="begin"/>
      </w:r>
      <w:r>
        <w:instrText xml:space="preserve"> REF _Ref449954885 \h </w:instrText>
      </w:r>
      <w:r>
        <w:fldChar w:fldCharType="separate"/>
      </w:r>
      <w:r w:rsidR="000E62F4">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359327C" w:rsidR="00D9682B" w:rsidRDefault="00BC3E53" w:rsidP="00D9682B">
      <w:pPr>
        <w:pStyle w:val="EngHang"/>
        <w:tabs>
          <w:tab w:val="right" w:leader="dot" w:pos="8460"/>
        </w:tabs>
      </w:pPr>
      <w:r>
        <w:fldChar w:fldCharType="begin"/>
      </w:r>
      <w:r>
        <w:instrText xml:space="preserve"> REF _Ref449954950 \h </w:instrText>
      </w:r>
      <w:r>
        <w:fldChar w:fldCharType="separate"/>
      </w:r>
      <w:r w:rsidR="000E62F4">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1588B3E0" w:rsidR="00D9682B" w:rsidRDefault="00D9682B" w:rsidP="00D9682B">
      <w:pPr>
        <w:pStyle w:val="EngHang"/>
        <w:tabs>
          <w:tab w:val="right" w:leader="dot" w:pos="8460"/>
        </w:tabs>
      </w:pPr>
      <w:r>
        <w:fldChar w:fldCharType="begin"/>
      </w:r>
      <w:r>
        <w:instrText xml:space="preserve"> REF _Ref450335240 \h </w:instrText>
      </w:r>
      <w:r>
        <w:fldChar w:fldCharType="separate"/>
      </w:r>
      <w:r w:rsidR="000E62F4">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1D17F9E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62F4">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0C10713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62F4">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44CBC35F" w:rsidR="00E97A49" w:rsidRDefault="00E97A49" w:rsidP="00E97A49">
      <w:pPr>
        <w:pStyle w:val="EngHang"/>
        <w:tabs>
          <w:tab w:val="right" w:leader="dot" w:pos="8460"/>
        </w:tabs>
      </w:pPr>
      <w:r>
        <w:fldChar w:fldCharType="begin"/>
      </w:r>
      <w:r>
        <w:instrText xml:space="preserve"> REF _Ref448471060 \h </w:instrText>
      </w:r>
      <w:r>
        <w:fldChar w:fldCharType="separate"/>
      </w:r>
      <w:r w:rsidR="000E62F4">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276E766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62F4">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81478283"/>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5E2AE760" w:rsidR="00B102EF" w:rsidRPr="00B102EF" w:rsidRDefault="00B102EF" w:rsidP="00B102EF">
      <w:pPr>
        <w:pStyle w:val="Rubric"/>
      </w:pPr>
      <w:r>
        <w:t xml:space="preserve">See </w:t>
      </w:r>
      <w:r>
        <w:fldChar w:fldCharType="begin"/>
      </w:r>
      <w:r>
        <w:instrText xml:space="preserve"> REF _Ref448228969 \h </w:instrText>
      </w:r>
      <w:r>
        <w:fldChar w:fldCharType="separate"/>
      </w:r>
      <w:r w:rsidR="000E62F4">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81478284"/>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AC3FA8">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AC3FA8">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2DE177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62F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1FBE04B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62F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177B594A"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26615362"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62F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3218D3D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62F4">
        <w:t>Psalm</w:t>
      </w:r>
      <w:r w:rsidR="000E62F4" w:rsidRPr="00AB1781">
        <w:t xml:space="preserve"> 2</w:t>
      </w:r>
      <w:r w:rsidR="000E62F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18607BB0"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213B223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0CCB5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62F4">
        <w:t>Psalm</w:t>
      </w:r>
      <w:r w:rsidR="000E62F4" w:rsidRPr="00AB1781">
        <w:t xml:space="preserve"> 5</w:t>
      </w:r>
      <w:r w:rsidR="000E62F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314934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28D776D0"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62F4">
        <w:t>Psalm</w:t>
      </w:r>
      <w:r w:rsidR="000E62F4" w:rsidRPr="00AB1781">
        <w:t xml:space="preserve"> 8</w:t>
      </w:r>
      <w:r w:rsidR="000E62F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289EBB3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62F4">
        <w:t>Psalm</w:t>
      </w:r>
      <w:r w:rsidR="000E62F4" w:rsidRPr="00AB1781">
        <w:t xml:space="preserve"> 11</w:t>
      </w:r>
      <w:r w:rsidR="000E62F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399E17B1"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76FD74F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62F4">
        <w:t>Psalm</w:t>
      </w:r>
      <w:r w:rsidR="000E62F4" w:rsidRPr="00AB1781">
        <w:t xml:space="preserve"> 14</w:t>
      </w:r>
      <w:r w:rsidR="000E62F4">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7EE62D1D"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738D2288"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62F4">
        <w:t>Psalm</w:t>
      </w:r>
      <w:r w:rsidR="000E62F4" w:rsidRPr="00AB1781">
        <w:t xml:space="preserve"> 18</w:t>
      </w:r>
      <w:r w:rsidR="000E62F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5F86668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2A48490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3A59C3B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6171CC55"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0B19D0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59A10C3B"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3CA015B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62F4">
        <w:t>Psalm</w:t>
      </w:r>
      <w:r w:rsidR="000E62F4" w:rsidRPr="00AB1781">
        <w:t xml:space="preserve"> 142</w:t>
      </w:r>
      <w:r w:rsidR="000E62F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581FCE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62F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4D6E82C8"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E62F4" w:rsidRPr="000E62F4">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81478285"/>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DC207F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5B089EA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2035BCD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7FBA8DF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62F4">
        <w:t>Psalm</w:t>
      </w:r>
      <w:r w:rsidR="000E62F4" w:rsidRPr="00AB1781">
        <w:t xml:space="preserve"> 19</w:t>
      </w:r>
      <w:r w:rsidR="000E62F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769BEF7C"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2D17A35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62F4">
        <w:t>Psalm</w:t>
      </w:r>
      <w:r w:rsidR="000E62F4" w:rsidRPr="00AB1781">
        <w:t xml:space="preserve"> 23</w:t>
      </w:r>
      <w:r w:rsidR="000E62F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329BBD3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62F4">
        <w:t>Psalm</w:t>
      </w:r>
      <w:r w:rsidR="000E62F4" w:rsidRPr="00AB1781">
        <w:t xml:space="preserve"> 25</w:t>
      </w:r>
      <w:r w:rsidR="000E62F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3835B67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62F4">
        <w:t>Psalm</w:t>
      </w:r>
      <w:r w:rsidR="000E62F4" w:rsidRPr="00AB1781">
        <w:t xml:space="preserve"> 28</w:t>
      </w:r>
      <w:r w:rsidR="000E62F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39D0DCB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7C3A8B5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62F4">
        <w:t>Psalm</w:t>
      </w:r>
      <w:r w:rsidR="000E62F4" w:rsidRPr="00AB1781">
        <w:t xml:space="preserve"> 33</w:t>
      </w:r>
      <w:r w:rsidR="000E62F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654B5DDB"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62F4">
        <w:t>Psalm</w:t>
      </w:r>
      <w:r w:rsidR="000E62F4" w:rsidRPr="00AB1781">
        <w:t xml:space="preserve"> 40</w:t>
      </w:r>
      <w:r w:rsidR="000E62F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2B48878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53BAE15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62F4">
        <w:t>Psalm</w:t>
      </w:r>
      <w:r w:rsidR="000E62F4" w:rsidRPr="00AB1781">
        <w:t xml:space="preserve"> 44</w:t>
      </w:r>
      <w:r w:rsidR="000E62F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0659D67D"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62F4">
        <w:t>Psalm</w:t>
      </w:r>
      <w:r w:rsidR="000E62F4" w:rsidRPr="00AB1781">
        <w:t xml:space="preserve"> 45</w:t>
      </w:r>
      <w:r w:rsidR="000E62F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3BE4265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62F4">
        <w:t>Psalm</w:t>
      </w:r>
      <w:r w:rsidR="000E62F4" w:rsidRPr="00AB1781">
        <w:t xml:space="preserve"> 46</w:t>
      </w:r>
      <w:r w:rsidR="000E62F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81478286"/>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B7B6E07"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65819735"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6ABCEED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47AACC0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62F4">
        <w:t>Psalm</w:t>
      </w:r>
      <w:r w:rsidR="000E62F4" w:rsidRPr="00AB1781">
        <w:t xml:space="preserve"> 53</w:t>
      </w:r>
      <w:r w:rsidR="000E62F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5EDC7E68"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51CB94E8"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62F4">
        <w:t>Psalm</w:t>
      </w:r>
      <w:r w:rsidR="000E62F4" w:rsidRPr="00AB1781">
        <w:t xml:space="preserve"> 60</w:t>
      </w:r>
      <w:r w:rsidR="000E62F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79DE75A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6E35C958"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3FB41C8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4BD9E858"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62F4">
        <w:t>Psalm</w:t>
      </w:r>
      <w:r w:rsidR="000E62F4" w:rsidRPr="00AB1781">
        <w:t xml:space="preserve"> 83</w:t>
      </w:r>
      <w:r w:rsidR="000E62F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4A4D8E9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62F4">
        <w:t>Psalm</w:t>
      </w:r>
      <w:r w:rsidR="000E62F4" w:rsidRPr="00AB1781">
        <w:t xml:space="preserve"> 84</w:t>
      </w:r>
      <w:r w:rsidR="000E62F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2A958484"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26D4E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62F4">
        <w:t>Psalm</w:t>
      </w:r>
      <w:r w:rsidR="000E62F4" w:rsidRPr="00AB1781">
        <w:t xml:space="preserve"> 86</w:t>
      </w:r>
      <w:r w:rsidR="000E62F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2B392634"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5AF120A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62F4">
        <w:t>Psalm</w:t>
      </w:r>
      <w:r w:rsidR="000E62F4" w:rsidRPr="00AB1781">
        <w:t xml:space="preserve"> 92</w:t>
      </w:r>
      <w:r w:rsidR="000E62F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81478287"/>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D377CA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2A9E185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29356F8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26422DED"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62F4">
        <w:t>Psalm</w:t>
      </w:r>
      <w:r w:rsidR="000E62F4" w:rsidRPr="00AB1781">
        <w:t xml:space="preserve"> 95</w:t>
      </w:r>
      <w:r w:rsidR="000E62F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0810A27E"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1F416335"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62F4">
        <w:t>Psalm</w:t>
      </w:r>
      <w:r w:rsidR="000E62F4" w:rsidRPr="00AB1781">
        <w:t xml:space="preserve"> 97</w:t>
      </w:r>
      <w:r w:rsidR="000E62F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09FA728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62F4">
        <w:t>Psalm</w:t>
      </w:r>
      <w:r w:rsidR="000E62F4" w:rsidRPr="00AB1781">
        <w:t xml:space="preserve"> 98</w:t>
      </w:r>
      <w:r w:rsidR="000E62F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C9491F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62F4">
        <w:t>Psalm</w:t>
      </w:r>
      <w:r w:rsidR="000E62F4" w:rsidRPr="00AB1781">
        <w:t xml:space="preserve"> 99</w:t>
      </w:r>
      <w:r w:rsidR="000E62F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666CDC43"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62F4">
        <w:t>Psalm</w:t>
      </w:r>
      <w:r w:rsidR="000E62F4" w:rsidRPr="00AB1781">
        <w:t xml:space="preserve"> 100</w:t>
      </w:r>
      <w:r w:rsidR="000E62F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0C39D26"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0E760B8A"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62F4">
        <w:t>Psalm</w:t>
      </w:r>
      <w:r w:rsidR="000E62F4" w:rsidRPr="00AB1781">
        <w:t xml:space="preserve"> 110</w:t>
      </w:r>
      <w:r w:rsidR="000E62F4">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6481DF0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62F4">
        <w:t>Psalm</w:t>
      </w:r>
      <w:r w:rsidR="000E62F4" w:rsidRPr="00AB1781">
        <w:t xml:space="preserve"> 111</w:t>
      </w:r>
      <w:r w:rsidR="000E62F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11F5E1AF"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2ED997D"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4A86EF2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81478288"/>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C573E15" w:rsidR="00CB700D" w:rsidRDefault="00D44900" w:rsidP="00336170">
            <w:r>
              <w:fldChar w:fldCharType="begin"/>
            </w:r>
            <w:r>
              <w:instrText xml:space="preserve"> REF _Ref439535283 \h </w:instrText>
            </w:r>
            <w:r>
              <w:fldChar w:fldCharType="separate"/>
            </w:r>
            <w:r w:rsidR="000E62F4">
              <w:t>Kathisma 1</w:t>
            </w:r>
            <w:r>
              <w:fldChar w:fldCharType="end"/>
            </w:r>
          </w:p>
        </w:tc>
        <w:tc>
          <w:tcPr>
            <w:tcW w:w="3024" w:type="dxa"/>
          </w:tcPr>
          <w:p w14:paraId="3E7DF9CE" w14:textId="013CC822"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62F4" w:rsidRPr="00AB1781">
              <w:t>K</w:t>
            </w:r>
            <w:r w:rsidR="000E62F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62F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A9B136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62F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62F4" w:rsidRPr="00AB1781">
              <w:t>K</w:t>
            </w:r>
            <w:r w:rsidR="000E62F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A5C176F" w:rsidR="00CB700D" w:rsidRDefault="00CB700D" w:rsidP="0044639B">
            <w:r>
              <w:fldChar w:fldCharType="begin"/>
            </w:r>
            <w:r>
              <w:instrText xml:space="preserve"> REF _Ref435438548 \h </w:instrText>
            </w:r>
            <w:r w:rsidR="00336170">
              <w:instrText xml:space="preserve"> \* MERGEFORMAT </w:instrText>
            </w:r>
            <w:r>
              <w:fldChar w:fldCharType="separate"/>
            </w:r>
            <w:r w:rsidR="000E62F4" w:rsidRPr="00AB1781">
              <w:t>K</w:t>
            </w:r>
            <w:r w:rsidR="000E62F4">
              <w:t>athisma 6</w:t>
            </w:r>
            <w:r>
              <w:fldChar w:fldCharType="end"/>
            </w:r>
          </w:p>
        </w:tc>
        <w:tc>
          <w:tcPr>
            <w:tcW w:w="3024" w:type="dxa"/>
          </w:tcPr>
          <w:p w14:paraId="082B149A" w14:textId="7F8B5FFF"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62F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62F4" w:rsidRPr="00AB1781">
              <w:t>K</w:t>
            </w:r>
            <w:r w:rsidR="000E62F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D9EDD97" w:rsidR="00CB700D" w:rsidRDefault="00CB700D" w:rsidP="0044639B">
            <w:r>
              <w:fldChar w:fldCharType="begin"/>
            </w:r>
            <w:r>
              <w:instrText xml:space="preserve"> REF _Ref435438574 \h </w:instrText>
            </w:r>
            <w:r w:rsidR="00336170">
              <w:instrText xml:space="preserve"> \* MERGEFORMAT </w:instrText>
            </w:r>
            <w:r>
              <w:fldChar w:fldCharType="separate"/>
            </w:r>
            <w:r w:rsidR="000E62F4" w:rsidRPr="00AB1781">
              <w:t>K</w:t>
            </w:r>
            <w:r w:rsidR="000E62F4">
              <w:t>athisma 9</w:t>
            </w:r>
            <w:r>
              <w:fldChar w:fldCharType="end"/>
            </w:r>
          </w:p>
        </w:tc>
        <w:tc>
          <w:tcPr>
            <w:tcW w:w="3024" w:type="dxa"/>
          </w:tcPr>
          <w:p w14:paraId="223BE2C2" w14:textId="49A620DD"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2E16B61"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62F4">
              <w:t>Kathisma 12</w:t>
            </w:r>
            <w:r w:rsidRPr="00926985">
              <w:fldChar w:fldCharType="end"/>
            </w:r>
          </w:p>
        </w:tc>
        <w:tc>
          <w:tcPr>
            <w:tcW w:w="3024" w:type="dxa"/>
          </w:tcPr>
          <w:p w14:paraId="353A9FDD" w14:textId="4B46964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4DFB96A" w:rsidR="00CB700D" w:rsidRDefault="00CB700D" w:rsidP="0044639B">
            <w:r>
              <w:fldChar w:fldCharType="begin"/>
            </w:r>
            <w:r>
              <w:instrText xml:space="preserve"> REF _Ref435438622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5</w:t>
            </w:r>
            <w:r>
              <w:fldChar w:fldCharType="end"/>
            </w:r>
          </w:p>
        </w:tc>
        <w:tc>
          <w:tcPr>
            <w:tcW w:w="3024" w:type="dxa"/>
          </w:tcPr>
          <w:p w14:paraId="6DD26E94" w14:textId="443E6423"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62F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8C8794F" w:rsidR="00CB700D" w:rsidRDefault="00D016DC" w:rsidP="0044639B">
            <w:r>
              <w:fldChar w:fldCharType="begin"/>
            </w:r>
            <w:r>
              <w:instrText xml:space="preserve"> REF _Ref435990063 \h </w:instrText>
            </w:r>
            <w:r w:rsidR="00336170">
              <w:instrText xml:space="preserve"> \* MERGEFORMAT </w:instrText>
            </w:r>
            <w:r>
              <w:fldChar w:fldCharType="separate"/>
            </w:r>
            <w:r w:rsidR="000E62F4">
              <w:t>Kathisma 18</w:t>
            </w:r>
            <w:r>
              <w:fldChar w:fldCharType="end"/>
            </w:r>
          </w:p>
        </w:tc>
        <w:tc>
          <w:tcPr>
            <w:tcW w:w="3024" w:type="dxa"/>
          </w:tcPr>
          <w:p w14:paraId="0F5729C0" w14:textId="66156F9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62F4" w:rsidRPr="00AB1781">
              <w:t>K</w:t>
            </w:r>
            <w:r w:rsidR="000E62F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53CA679" w:rsidR="000B1D6D" w:rsidRDefault="00D44900" w:rsidP="00AB3348">
            <w:r>
              <w:fldChar w:fldCharType="begin"/>
            </w:r>
            <w:r>
              <w:instrText xml:space="preserve"> REF _Ref439535283 \h </w:instrText>
            </w:r>
            <w:r>
              <w:fldChar w:fldCharType="separate"/>
            </w:r>
            <w:r w:rsidR="000E62F4">
              <w:t>Kathisma 1</w:t>
            </w:r>
            <w:r>
              <w:fldChar w:fldCharType="end"/>
            </w:r>
          </w:p>
        </w:tc>
        <w:tc>
          <w:tcPr>
            <w:tcW w:w="3024" w:type="dxa"/>
          </w:tcPr>
          <w:p w14:paraId="1C0C5D94" w14:textId="4FD0F51A"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62F4" w:rsidRPr="00AB1781">
              <w:t>K</w:t>
            </w:r>
            <w:r w:rsidR="000E62F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3D1726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62F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62F4" w:rsidRPr="00AB1781">
              <w:t>K</w:t>
            </w:r>
            <w:r w:rsidR="000E62F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62F4" w:rsidRPr="00AB1781">
              <w:t>K</w:t>
            </w:r>
            <w:r w:rsidR="000E62F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7C4AC17"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E6A0F7" w14:textId="3CCF49E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62F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62F4" w:rsidRPr="00AB1781">
              <w:t>K</w:t>
            </w:r>
            <w:r w:rsidR="000E62F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62F4" w:rsidRPr="00AB1781">
              <w:t>K</w:t>
            </w:r>
            <w:r w:rsidR="000E62F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DF4C6C8"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EAD97E5" w14:textId="2BAE5AD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62F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23B5AF0"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C76F95" w14:textId="09BBFB00"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62F4" w:rsidRPr="00AB1781">
              <w:t>K</w:t>
            </w:r>
            <w:r w:rsidR="000E62F4">
              <w:t>athisma</w:t>
            </w:r>
            <w:r w:rsidR="000E62F4" w:rsidRPr="00AB1781">
              <w:t xml:space="preserve"> 1</w:t>
            </w:r>
            <w:r w:rsidR="000E62F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E716E49"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23EDA40F" w14:textId="76B5E62D"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62F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8B77A02" w:rsidR="000B1D6D" w:rsidRDefault="000B1D6D"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484B885" w14:textId="7B315710" w:rsidR="000B1D6D" w:rsidRDefault="000B1D6D" w:rsidP="00336170">
            <w:r>
              <w:fldChar w:fldCharType="begin"/>
            </w:r>
            <w:r>
              <w:instrText xml:space="preserve"> REF _Ref435438658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62F4" w:rsidRPr="00AB1781">
              <w:t>K</w:t>
            </w:r>
            <w:r w:rsidR="000E62F4">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81478289"/>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lastRenderedPageBreak/>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lastRenderedPageBreak/>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lastRenderedPageBreak/>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lastRenderedPageBreak/>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lastRenderedPageBreak/>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lastRenderedPageBreak/>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lastRenderedPageBreak/>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lastRenderedPageBreak/>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lastRenderedPageBreak/>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lastRenderedPageBreak/>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lastRenderedPageBreak/>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lastRenderedPageBreak/>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lastRenderedPageBreak/>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lastRenderedPageBreak/>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lastRenderedPageBreak/>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lastRenderedPageBreak/>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lastRenderedPageBreak/>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lastRenderedPageBreak/>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lastRenderedPageBreak/>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lastRenderedPageBreak/>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lastRenderedPageBreak/>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lastRenderedPageBreak/>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lastRenderedPageBreak/>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0DF7690D"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lastRenderedPageBreak/>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lastRenderedPageBreak/>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lastRenderedPageBreak/>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lastRenderedPageBreak/>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lastRenderedPageBreak/>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lastRenderedPageBreak/>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lastRenderedPageBreak/>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lastRenderedPageBreak/>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lastRenderedPageBreak/>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lastRenderedPageBreak/>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lastRenderedPageBreak/>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lastRenderedPageBreak/>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lastRenderedPageBreak/>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lastRenderedPageBreak/>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lastRenderedPageBreak/>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lastRenderedPageBreak/>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lastRenderedPageBreak/>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lastRenderedPageBreak/>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lastRenderedPageBreak/>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lastRenderedPageBreak/>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lastRenderedPageBreak/>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lastRenderedPageBreak/>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lastRenderedPageBreak/>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lastRenderedPageBreak/>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lastRenderedPageBreak/>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lastRenderedPageBreak/>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lastRenderedPageBreak/>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lastRenderedPageBreak/>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lastRenderedPageBreak/>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lastRenderedPageBreak/>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lastRenderedPageBreak/>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lastRenderedPageBreak/>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lastRenderedPageBreak/>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lastRenderedPageBreak/>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lastRenderedPageBreak/>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lastRenderedPageBreak/>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lastRenderedPageBreak/>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lastRenderedPageBreak/>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lastRenderedPageBreak/>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lastRenderedPageBreak/>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0571492"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lastRenderedPageBreak/>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lastRenderedPageBreak/>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lastRenderedPageBreak/>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lastRenderedPageBreak/>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lastRenderedPageBreak/>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lastRenderedPageBreak/>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lastRenderedPageBreak/>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lastRenderedPageBreak/>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lastRenderedPageBreak/>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lastRenderedPageBreak/>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lastRenderedPageBreak/>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1F21DB7C"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0E62F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62F4">
        <w:t>Psalm</w:t>
      </w:r>
      <w:r w:rsidR="000E62F4" w:rsidRPr="00AB1781">
        <w:t xml:space="preserve"> 62</w:t>
      </w:r>
      <w:r w:rsidR="000E62F4">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lastRenderedPageBreak/>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lastRenderedPageBreak/>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lastRenderedPageBreak/>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lastRenderedPageBreak/>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lastRenderedPageBreak/>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lastRenderedPageBreak/>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lastRenderedPageBreak/>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lastRenderedPageBreak/>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lastRenderedPageBreak/>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lastRenderedPageBreak/>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lastRenderedPageBreak/>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lastRenderedPageBreak/>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lastRenderedPageBreak/>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lastRenderedPageBreak/>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lastRenderedPageBreak/>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lastRenderedPageBreak/>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lastRenderedPageBreak/>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lastRenderedPageBreak/>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lastRenderedPageBreak/>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lastRenderedPageBreak/>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lastRenderedPageBreak/>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lastRenderedPageBreak/>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lastRenderedPageBreak/>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lastRenderedPageBreak/>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lastRenderedPageBreak/>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lastRenderedPageBreak/>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lastRenderedPageBreak/>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lastRenderedPageBreak/>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lastRenderedPageBreak/>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lastRenderedPageBreak/>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lastRenderedPageBreak/>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lastRenderedPageBreak/>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lastRenderedPageBreak/>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lastRenderedPageBreak/>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lastRenderedPageBreak/>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lastRenderedPageBreak/>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lastRenderedPageBreak/>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lastRenderedPageBreak/>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lastRenderedPageBreak/>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lastRenderedPageBreak/>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lastRenderedPageBreak/>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lastRenderedPageBreak/>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lastRenderedPageBreak/>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lastRenderedPageBreak/>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lastRenderedPageBreak/>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lastRenderedPageBreak/>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lastRenderedPageBreak/>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lastRenderedPageBreak/>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lastRenderedPageBreak/>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lastRenderedPageBreak/>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4BACA04C" w:rsidR="00704CAA" w:rsidRDefault="00704CAA" w:rsidP="00704CAA">
      <w:pPr>
        <w:pStyle w:val="Rubric"/>
      </w:pPr>
      <w:r>
        <w:fldChar w:fldCharType="begin"/>
      </w:r>
      <w:r>
        <w:instrText xml:space="preserve"> REF _Ref434576482 \h </w:instrText>
      </w:r>
      <w:r>
        <w:fldChar w:fldCharType="separate"/>
      </w:r>
      <w:r w:rsidR="000E62F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lastRenderedPageBreak/>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lastRenderedPageBreak/>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lastRenderedPageBreak/>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lastRenderedPageBreak/>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lastRenderedPageBreak/>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lastRenderedPageBreak/>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lastRenderedPageBreak/>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lastRenderedPageBreak/>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lastRenderedPageBreak/>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lastRenderedPageBreak/>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lastRenderedPageBreak/>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lastRenderedPageBreak/>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lastRenderedPageBreak/>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lastRenderedPageBreak/>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lastRenderedPageBreak/>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lastRenderedPageBreak/>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lastRenderedPageBreak/>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lastRenderedPageBreak/>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lastRenderedPageBreak/>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lastRenderedPageBreak/>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lastRenderedPageBreak/>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lastRenderedPageBreak/>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lastRenderedPageBreak/>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lastRenderedPageBreak/>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lastRenderedPageBreak/>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lastRenderedPageBreak/>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lastRenderedPageBreak/>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lastRenderedPageBreak/>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lastRenderedPageBreak/>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lastRenderedPageBreak/>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lastRenderedPageBreak/>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lastRenderedPageBreak/>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lastRenderedPageBreak/>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lastRenderedPageBreak/>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lastRenderedPageBreak/>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lastRenderedPageBreak/>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lastRenderedPageBreak/>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lastRenderedPageBreak/>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lastRenderedPageBreak/>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lastRenderedPageBreak/>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lastRenderedPageBreak/>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lastRenderedPageBreak/>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lastRenderedPageBreak/>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lastRenderedPageBreak/>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lastRenderedPageBreak/>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lastRenderedPageBreak/>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lastRenderedPageBreak/>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lastRenderedPageBreak/>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lastRenderedPageBreak/>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lastRenderedPageBreak/>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lastRenderedPageBreak/>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lastRenderedPageBreak/>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lastRenderedPageBreak/>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lastRenderedPageBreak/>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lastRenderedPageBreak/>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lastRenderedPageBreak/>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lastRenderedPageBreak/>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lastRenderedPageBreak/>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lastRenderedPageBreak/>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lastRenderedPageBreak/>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lastRenderedPageBreak/>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lastRenderedPageBreak/>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lastRenderedPageBreak/>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81478290"/>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63724D41"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D350C2">
        <w:rPr>
          <w:noProof/>
        </w:rPr>
        <w:t>1119</w:t>
      </w:r>
      <w:r w:rsidR="00D350C2">
        <w:fldChar w:fldCharType="end"/>
      </w:r>
      <w:r w:rsidR="00D350C2">
        <w:t>, is said.</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18D6C64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02804624" w14:textId="1390DB8D"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Pr>
          <w:noProof/>
          <w:lang w:val="en-US"/>
        </w:rPr>
        <w:t>1120</w:t>
      </w:r>
      <w:r>
        <w:rPr>
          <w:lang w:val="en-US"/>
        </w:rPr>
        <w:fldChar w:fldCharType="end"/>
      </w:r>
      <w:r>
        <w:rPr>
          <w:lang w:val="en-US"/>
        </w:rP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78AD96C1"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p w14:paraId="367D7149" w14:textId="68D3C60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Pr>
          <w:noProof/>
          <w:lang w:val="en-US"/>
        </w:rPr>
        <w:t>1127</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lastRenderedPageBreak/>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lastRenderedPageBreak/>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162FE67"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4DC65A5B" w14:textId="55273CB2"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Pr>
          <w:noProof/>
        </w:rPr>
        <w:t>1131</w:t>
      </w:r>
      <w:r>
        <w:fldChar w:fldCharType="end"/>
      </w:r>
      <w:r>
        <w:t xml:space="preserve"> is said instead of, or after the above Psali Batos.</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lastRenderedPageBreak/>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lastRenderedPageBreak/>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9519B9F"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t>Psali Adam After the Fourth Canticle</w:t>
      </w:r>
      <w:r>
        <w:fldChar w:fldCharType="end"/>
      </w:r>
      <w:r>
        <w:t xml:space="preserve">, page </w:t>
      </w:r>
      <w:r>
        <w:fldChar w:fldCharType="begin"/>
      </w:r>
      <w:r>
        <w:instrText xml:space="preserve"> PAGEREF _Ref482774011 \h </w:instrText>
      </w:r>
      <w:r>
        <w:fldChar w:fldCharType="separate"/>
      </w:r>
      <w:r w:rsidR="00E60591">
        <w:rPr>
          <w:noProof/>
        </w:rPr>
        <w:t>647</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5F6770">
        <w:rPr>
          <w:noProof/>
        </w:rPr>
        <w:t>396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5F6770">
        <w:rPr>
          <w:noProof/>
        </w:rPr>
        <w:t>553</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81478291"/>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81478292"/>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r w:rsidR="008C6F4C">
        <w:fldChar w:fldCharType="begin"/>
      </w:r>
      <w:r w:rsidR="008C6F4C">
        <w:instrText xml:space="preserve"> PAGEREF _Ref297493889 </w:instrText>
      </w:r>
      <w:r w:rsidR="008C6F4C">
        <w:fldChar w:fldCharType="separate"/>
      </w:r>
      <w:r w:rsidR="005F6770">
        <w:rPr>
          <w:noProof/>
        </w:rPr>
        <w:t>324</w:t>
      </w:r>
      <w:r w:rsidR="008C6F4C">
        <w:rPr>
          <w:noProof/>
        </w:rPr>
        <w:fldChar w:fldCharType="end"/>
      </w:r>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lastRenderedPageBreak/>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81478293"/>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81478294"/>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81478295"/>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81478296"/>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bookmarkStart w:id="940" w:name="_Ref483549093"/>
      <w:r>
        <w:t>Part Seven</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1"/>
            <w:r>
              <w:t xml:space="preserve">sits </w:t>
            </w:r>
            <w:commentRangeEnd w:id="941"/>
            <w:r>
              <w:rPr>
                <w:rStyle w:val="CommentReference"/>
                <w:rFonts w:ascii="Times New Roman" w:eastAsiaTheme="minorHAnsi" w:hAnsi="Times New Roman" w:cstheme="minorBidi"/>
                <w:color w:val="auto"/>
              </w:rPr>
              <w:commentReference w:id="94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2"/>
            <w:r w:rsidRPr="00FA5B8C">
              <w:t>ⲉⲧⲁϥⲟⲩⲱⲛϩ</w:t>
            </w:r>
            <w:r w:rsidRPr="002147AA">
              <w:t xml:space="preserve"> </w:t>
            </w:r>
            <w:commentRangeEnd w:id="942"/>
            <w:r>
              <w:rPr>
                <w:rStyle w:val="CommentReference"/>
                <w:rFonts w:ascii="Garamond" w:hAnsi="Garamond" w:cstheme="minorBidi"/>
                <w:noProof w:val="0"/>
                <w:lang w:val="en-CA"/>
              </w:rPr>
              <w:commentReference w:id="94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3"/>
            <w:r w:rsidRPr="00FA5B8C">
              <w:t>Ϫⲉ ⲡⲓⲁⲧⲥⲁⲣⲝ</w:t>
            </w:r>
            <w:commentRangeEnd w:id="943"/>
            <w:r>
              <w:rPr>
                <w:rStyle w:val="CommentReference"/>
                <w:rFonts w:ascii="Garamond" w:hAnsi="Garamond" w:cstheme="minorBidi"/>
                <w:noProof w:val="0"/>
                <w:lang w:val="en-CA"/>
              </w:rPr>
              <w:commentReference w:id="94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4" w:name="_Toc298681312"/>
      <w:bookmarkStart w:id="945" w:name="_Toc308441927"/>
      <w:r>
        <w:t>The Crown Batos</w:t>
      </w:r>
      <w:bookmarkEnd w:id="944"/>
      <w:bookmarkEnd w:id="94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6"/>
            <w:r w:rsidRPr="007425E1">
              <w:t>has entered and come forth</w:t>
            </w:r>
            <w:commentRangeEnd w:id="946"/>
            <w:r>
              <w:rPr>
                <w:rStyle w:val="CommentReference"/>
                <w:rFonts w:ascii="Times New Roman" w:eastAsiaTheme="minorHAnsi" w:hAnsi="Times New Roman" w:cstheme="minorBidi"/>
                <w:color w:val="auto"/>
              </w:rPr>
              <w:commentReference w:id="94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7"/>
            <w:r w:rsidRPr="007425E1">
              <w:t>manifestation</w:t>
            </w:r>
            <w:commentRangeEnd w:id="947"/>
            <w:r>
              <w:rPr>
                <w:rStyle w:val="CommentReference"/>
              </w:rPr>
              <w:commentReference w:id="94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8"/>
            <w:r>
              <w:t>and</w:t>
            </w:r>
            <w:r w:rsidRPr="007425E1">
              <w:t xml:space="preserve"> </w:t>
            </w:r>
            <w:commentRangeEnd w:id="948"/>
            <w:r>
              <w:rPr>
                <w:rStyle w:val="CommentReference"/>
              </w:rPr>
              <w:commentReference w:id="94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9" w:name="_Toc298681313"/>
      <w:bookmarkStart w:id="950" w:name="_Toc308441928"/>
      <w:bookmarkStart w:id="951" w:name="_Toc481478297"/>
      <w:r>
        <w:lastRenderedPageBreak/>
        <w:t>Thursday</w:t>
      </w:r>
      <w:bookmarkEnd w:id="949"/>
      <w:bookmarkEnd w:id="950"/>
      <w:bookmarkEnd w:id="951"/>
    </w:p>
    <w:p w14:paraId="562349E9" w14:textId="453ED52C" w:rsidR="00E35F1F" w:rsidRDefault="00E35F1F" w:rsidP="00E35F1F">
      <w:pPr>
        <w:pStyle w:val="Heading3"/>
      </w:pPr>
      <w:bookmarkStart w:id="952" w:name="_Toc298681314"/>
      <w:bookmarkStart w:id="953" w:name="_Toc308441929"/>
      <w:bookmarkStart w:id="954" w:name="_Ref452620057"/>
      <w:r>
        <w:t xml:space="preserve">The Psali Batos for </w:t>
      </w:r>
      <w:bookmarkEnd w:id="952"/>
      <w:bookmarkEnd w:id="953"/>
      <w:r w:rsidR="00CF15BA">
        <w:t>Thursday</w:t>
      </w:r>
      <w:bookmarkEnd w:id="95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5"/>
            <w:r w:rsidRPr="007425E1">
              <w:t xml:space="preserve">on </w:t>
            </w:r>
            <w:commentRangeEnd w:id="955"/>
            <w:r>
              <w:rPr>
                <w:rStyle w:val="CommentReference"/>
              </w:rPr>
              <w:commentReference w:id="95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6"/>
            <w:r w:rsidR="00E35F1F" w:rsidRPr="007425E1">
              <w:t xml:space="preserve"> </w:t>
            </w:r>
            <w:commentRangeEnd w:id="956"/>
            <w:r w:rsidR="00E1284B">
              <w:rPr>
                <w:rStyle w:val="CommentReference"/>
                <w:rFonts w:eastAsiaTheme="minorHAnsi" w:cstheme="minorBidi"/>
                <w:color w:val="auto"/>
                <w:lang w:val="en-CA"/>
              </w:rPr>
              <w:commentReference w:id="95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7"/>
            <w:r w:rsidRPr="007425E1">
              <w:t xml:space="preserve">Crush </w:t>
            </w:r>
            <w:r w:rsidR="00CF15BA" w:rsidRPr="00CF15BA">
              <w:t xml:space="preserve">beneath </w:t>
            </w:r>
            <w:r w:rsidRPr="007425E1">
              <w:t>us</w:t>
            </w:r>
            <w:commentRangeEnd w:id="957"/>
            <w:r>
              <w:rPr>
                <w:rStyle w:val="CommentReference"/>
                <w:rFonts w:ascii="Times New Roman" w:eastAsiaTheme="minorHAnsi" w:hAnsi="Times New Roman" w:cstheme="minorBidi"/>
                <w:color w:val="auto"/>
              </w:rPr>
              <w:commentReference w:id="95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8" w:name="_Toc298681315"/>
      <w:bookmarkStart w:id="959" w:name="_Toc308441930"/>
      <w:r w:rsidRPr="00FD2E69">
        <w:lastRenderedPageBreak/>
        <w:t xml:space="preserve">The Conclusion of the </w:t>
      </w:r>
      <w:r>
        <w:t>Batos</w:t>
      </w:r>
      <w:r w:rsidRPr="00FD2E69">
        <w:t xml:space="preserve"> Psali</w:t>
      </w:r>
      <w:bookmarkEnd w:id="958"/>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0" w:name="_Toc298681316"/>
      <w:bookmarkStart w:id="961" w:name="_Toc308441931"/>
      <w:bookmarkStart w:id="962" w:name="_Ref452620072"/>
      <w:bookmarkStart w:id="963" w:name="_Ref452620076"/>
      <w:r>
        <w:t>The Thursday Theotokia</w:t>
      </w:r>
      <w:bookmarkEnd w:id="960"/>
      <w:bookmarkEnd w:id="961"/>
      <w:bookmarkEnd w:id="962"/>
      <w:bookmarkEnd w:id="96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4" w:name="_Toc298681317"/>
      <w:r>
        <w:t>Part One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5"/>
            <w:r w:rsidRPr="007425E1">
              <w:t>virgin</w:t>
            </w:r>
            <w:commentRangeEnd w:id="965"/>
            <w:r>
              <w:rPr>
                <w:rStyle w:val="CommentReference"/>
                <w:rFonts w:ascii="Times New Roman" w:eastAsiaTheme="minorHAnsi" w:hAnsi="Times New Roman" w:cstheme="minorBidi"/>
                <w:color w:val="auto"/>
              </w:rPr>
              <w:commentReference w:id="96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6" w:name="_Toc298681318"/>
      <w:r>
        <w:t>Part Two</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7"/>
            <w:r>
              <w:t>abolished</w:t>
            </w:r>
            <w:commentRangeEnd w:id="967"/>
            <w:r>
              <w:rPr>
                <w:rStyle w:val="CommentReference"/>
                <w:rFonts w:ascii="Times New Roman" w:eastAsiaTheme="minorHAnsi" w:hAnsi="Times New Roman" w:cstheme="minorBidi"/>
                <w:color w:val="auto"/>
              </w:rPr>
              <w:commentReference w:id="96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8" w:name="_Toc298681319"/>
      <w:r>
        <w:t>Part Three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9" w:name="_Toc298681320"/>
      <w:r>
        <w:t>Part Four</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1"/>
            <w:r>
              <w:t xml:space="preserve">appeared </w:t>
            </w:r>
            <w:commentRangeEnd w:id="971"/>
            <w:r>
              <w:rPr>
                <w:rStyle w:val="CommentReference"/>
                <w:rFonts w:ascii="Times New Roman" w:eastAsiaTheme="minorHAnsi" w:hAnsi="Times New Roman" w:cstheme="minorBidi"/>
                <w:color w:val="auto"/>
              </w:rPr>
              <w:commentReference w:id="97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3"/>
            <w:r w:rsidRPr="007425E1">
              <w:t>strength</w:t>
            </w:r>
            <w:commentRangeEnd w:id="973"/>
            <w:r>
              <w:rPr>
                <w:rStyle w:val="CommentReference"/>
                <w:rFonts w:ascii="Times New Roman" w:eastAsiaTheme="minorHAnsi" w:hAnsi="Times New Roman" w:cstheme="minorBidi"/>
                <w:color w:val="auto"/>
              </w:rPr>
              <w:commentReference w:id="97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4"/>
            <w:r>
              <w:t>N</w:t>
            </w:r>
            <w:r w:rsidRPr="007425E1">
              <w:t xml:space="preserve">ow </w:t>
            </w:r>
            <w:commentRangeEnd w:id="974"/>
            <w:r>
              <w:rPr>
                <w:rStyle w:val="CommentReference"/>
                <w:rFonts w:ascii="Times New Roman" w:eastAsiaTheme="minorHAnsi" w:hAnsi="Times New Roman" w:cstheme="minorBidi"/>
                <w:color w:val="auto"/>
              </w:rPr>
              <w:commentReference w:id="97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5" w:name="_Toc298681321"/>
      <w:r>
        <w:t>Part Five</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6"/>
            <w:r>
              <w:t>Theotokos</w:t>
            </w:r>
            <w:commentRangeEnd w:id="976"/>
            <w:r>
              <w:rPr>
                <w:rStyle w:val="CommentReference"/>
                <w:rFonts w:ascii="Times New Roman" w:eastAsiaTheme="minorHAnsi" w:hAnsi="Times New Roman" w:cstheme="minorBidi"/>
                <w:color w:val="auto"/>
              </w:rPr>
              <w:commentReference w:id="97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7"/>
            <w:r>
              <w:t xml:space="preserve">of </w:t>
            </w:r>
            <w:commentRangeEnd w:id="977"/>
            <w:r>
              <w:rPr>
                <w:rStyle w:val="CommentReference"/>
                <w:rFonts w:ascii="Times New Roman" w:eastAsiaTheme="minorHAnsi" w:hAnsi="Times New Roman" w:cstheme="minorBidi"/>
                <w:color w:val="auto"/>
              </w:rPr>
              <w:commentReference w:id="97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8" w:name="_Toc298681322"/>
      <w:r>
        <w:t>Part Six</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9"/>
            <w:r>
              <w:t xml:space="preserve">The </w:t>
            </w:r>
            <w:commentRangeEnd w:id="979"/>
            <w:r>
              <w:rPr>
                <w:rStyle w:val="CommentReference"/>
                <w:rFonts w:ascii="Times New Roman" w:eastAsiaTheme="minorHAnsi" w:hAnsi="Times New Roman" w:cstheme="minorBidi"/>
                <w:color w:val="auto"/>
              </w:rPr>
              <w:commentReference w:id="97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0"/>
            <w:r>
              <w:t>would</w:t>
            </w:r>
            <w:r w:rsidRPr="007425E1">
              <w:t xml:space="preserve"> </w:t>
            </w:r>
            <w:commentRangeEnd w:id="980"/>
            <w:r>
              <w:rPr>
                <w:rStyle w:val="CommentReference"/>
              </w:rPr>
              <w:commentReference w:id="98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1" w:name="_Toc298681323"/>
      <w:r>
        <w:t>Part Seven</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2"/>
            <w:r>
              <w:t>David</w:t>
            </w:r>
            <w:commentRangeEnd w:id="982"/>
            <w:r>
              <w:rPr>
                <w:rStyle w:val="CommentReference"/>
                <w:rFonts w:ascii="Times New Roman" w:eastAsiaTheme="minorHAnsi" w:hAnsi="Times New Roman" w:cstheme="minorBidi"/>
                <w:color w:val="auto"/>
              </w:rPr>
              <w:commentReference w:id="98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3"/>
            <w:r w:rsidRPr="00E03CD4">
              <w:t xml:space="preserve">deemed </w:t>
            </w:r>
            <w:commentRangeEnd w:id="983"/>
            <w:r>
              <w:rPr>
                <w:rStyle w:val="CommentReference"/>
                <w:rFonts w:ascii="Times New Roman" w:eastAsiaTheme="minorHAnsi" w:hAnsi="Times New Roman" w:cstheme="minorBidi"/>
                <w:color w:val="auto"/>
              </w:rPr>
              <w:commentReference w:id="98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4" w:name="_Toc298681324"/>
      <w:r>
        <w:t>Part Eight</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5"/>
            <w:r>
              <w:t>heaven</w:t>
            </w:r>
            <w:r w:rsidRPr="007425E1">
              <w:t xml:space="preserve"> </w:t>
            </w:r>
            <w:commentRangeEnd w:id="985"/>
            <w:r>
              <w:rPr>
                <w:rStyle w:val="CommentReference"/>
                <w:rFonts w:ascii="Times New Roman" w:eastAsiaTheme="minorHAnsi" w:hAnsi="Times New Roman" w:cstheme="minorBidi"/>
                <w:color w:val="auto"/>
              </w:rPr>
              <w:commentReference w:id="98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6" w:name="_Toc298681325"/>
      <w:r>
        <w:t>Part Nine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7"/>
            <w:r w:rsidRPr="007425E1">
              <w:t>Rises</w:t>
            </w:r>
            <w:commentRangeEnd w:id="987"/>
            <w:r>
              <w:rPr>
                <w:rStyle w:val="CommentReference"/>
              </w:rPr>
              <w:commentReference w:id="98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8" w:name="_Toc298681326"/>
      <w:bookmarkStart w:id="989" w:name="_Toc308441932"/>
      <w:r>
        <w:t xml:space="preserve">The </w:t>
      </w:r>
      <w:r w:rsidRPr="007C4181">
        <w:t>Crown</w:t>
      </w:r>
      <w:bookmarkEnd w:id="988"/>
      <w:bookmarkEnd w:id="98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0"/>
            <w:r w:rsidRPr="007425E1">
              <w:t>destroyed</w:t>
            </w:r>
            <w:commentRangeEnd w:id="990"/>
            <w:r>
              <w:rPr>
                <w:rStyle w:val="CommentReference"/>
                <w:rFonts w:ascii="Times New Roman" w:eastAsiaTheme="minorHAnsi" w:hAnsi="Times New Roman" w:cstheme="minorBidi"/>
                <w:color w:val="auto"/>
              </w:rPr>
              <w:commentReference w:id="99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1" w:name="_Toc298681327"/>
      <w:bookmarkStart w:id="992" w:name="_Toc308441933"/>
      <w:bookmarkStart w:id="993" w:name="_Toc481478298"/>
      <w:r>
        <w:lastRenderedPageBreak/>
        <w:t>Friday</w:t>
      </w:r>
      <w:bookmarkEnd w:id="991"/>
      <w:bookmarkEnd w:id="992"/>
      <w:bookmarkEnd w:id="993"/>
    </w:p>
    <w:p w14:paraId="05EA9798" w14:textId="77777777" w:rsidR="00E35F1F" w:rsidRDefault="00E35F1F" w:rsidP="00E35F1F">
      <w:pPr>
        <w:pStyle w:val="Heading3"/>
      </w:pPr>
      <w:bookmarkStart w:id="994" w:name="_Toc298681328"/>
      <w:bookmarkStart w:id="995" w:name="_Toc308441934"/>
      <w:bookmarkStart w:id="996" w:name="_Ref452620428"/>
      <w:bookmarkStart w:id="997" w:name="_Ref452620435"/>
      <w:r>
        <w:t>The Psali Batos for Friday</w:t>
      </w:r>
      <w:bookmarkEnd w:id="994"/>
      <w:bookmarkEnd w:id="995"/>
      <w:bookmarkEnd w:id="996"/>
      <w:bookmarkEnd w:id="99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8"/>
            <w:r w:rsidRPr="007425E1">
              <w:t>servants</w:t>
            </w:r>
            <w:commentRangeEnd w:id="998"/>
            <w:r>
              <w:rPr>
                <w:rStyle w:val="CommentReference"/>
                <w:rFonts w:ascii="Times New Roman" w:eastAsiaTheme="minorHAnsi" w:hAnsi="Times New Roman" w:cstheme="minorBidi"/>
                <w:color w:val="auto"/>
              </w:rPr>
              <w:commentReference w:id="99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9"/>
            <w:r w:rsidRPr="007425E1">
              <w:t>To escape the face of the bows.</w:t>
            </w:r>
            <w:commentRangeEnd w:id="999"/>
            <w:r>
              <w:rPr>
                <w:rStyle w:val="CommentReference"/>
              </w:rPr>
              <w:commentReference w:id="99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0"/>
            <w:r w:rsidRPr="00FA5B8C">
              <w:t>ⲉⲑⲣⲟⲩⲱ̀ϣⲉⲙ ⲛ̀ⲧ̀ϫⲟⲙ ⲛ̀ⲧⲉ ⲡⲓⲭ̀ⲣⲱⲙ</w:t>
            </w:r>
            <w:commentRangeEnd w:id="1000"/>
            <w:r>
              <w:rPr>
                <w:rStyle w:val="CommentReference"/>
                <w:rFonts w:ascii="Garamond" w:hAnsi="Garamond" w:cstheme="minorBidi"/>
                <w:noProof w:val="0"/>
                <w:lang w:val="en-CA"/>
              </w:rPr>
              <w:commentReference w:id="1000"/>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1" w:name="_Toc298681329"/>
      <w:bookmarkStart w:id="1002" w:name="_Toc308441935"/>
      <w:r w:rsidRPr="00FD2E69">
        <w:lastRenderedPageBreak/>
        <w:t xml:space="preserve">The Conclusion of the </w:t>
      </w:r>
      <w:r>
        <w:t>Batos</w:t>
      </w:r>
      <w:r w:rsidRPr="00FD2E69">
        <w:t xml:space="preserve"> Psali</w:t>
      </w:r>
      <w:bookmarkEnd w:id="1001"/>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3" w:name="_Toc298681330"/>
      <w:bookmarkStart w:id="1004" w:name="_Toc308441936"/>
      <w:bookmarkStart w:id="1005" w:name="_Ref452620452"/>
      <w:bookmarkStart w:id="1006" w:name="_Ref452620455"/>
      <w:r>
        <w:t>The Friday Theotokia</w:t>
      </w:r>
      <w:bookmarkEnd w:id="1003"/>
      <w:bookmarkEnd w:id="1004"/>
      <w:bookmarkEnd w:id="1005"/>
      <w:bookmarkEnd w:id="100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7" w:name="_Toc298681331"/>
      <w:r>
        <w:t>Part One</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8"/>
            <w:r>
              <w:t>the fruit of your womb</w:t>
            </w:r>
            <w:commentRangeEnd w:id="1008"/>
            <w:r>
              <w:rPr>
                <w:rStyle w:val="CommentReference"/>
                <w:rFonts w:ascii="Times New Roman" w:eastAsiaTheme="minorHAnsi" w:hAnsi="Times New Roman" w:cstheme="minorBidi"/>
                <w:color w:val="auto"/>
              </w:rPr>
              <w:commentReference w:id="100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9" w:name="_Toc298681332"/>
      <w:r>
        <w:lastRenderedPageBreak/>
        <w:t>Part Two</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0"/>
            <w:r>
              <w:t xml:space="preserve">incarnate </w:t>
            </w:r>
            <w:commentRangeEnd w:id="1010"/>
            <w:r>
              <w:rPr>
                <w:rStyle w:val="CommentReference"/>
                <w:rFonts w:ascii="Times New Roman" w:eastAsiaTheme="minorHAnsi" w:hAnsi="Times New Roman" w:cstheme="minorBidi"/>
                <w:color w:val="auto"/>
              </w:rPr>
              <w:commentReference w:id="101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1" w:name="_Toc298681333"/>
      <w:r>
        <w:t>Part Three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2" w:name="_Toc298681334"/>
      <w:r>
        <w:t>Part Four</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3" w:name="_Toc298681335"/>
      <w:r>
        <w:t>Part Five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4" w:name="_Toc298681336"/>
      <w:r>
        <w:lastRenderedPageBreak/>
        <w:t>Part Six</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5" w:name="_Toc298681337"/>
      <w:r>
        <w:t>Part Seven</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6"/>
            <w:r>
              <w:t>temple</w:t>
            </w:r>
            <w:commentRangeEnd w:id="1016"/>
            <w:r>
              <w:rPr>
                <w:rStyle w:val="CommentReference"/>
                <w:rFonts w:ascii="Times New Roman" w:eastAsiaTheme="minorHAnsi" w:hAnsi="Times New Roman" w:cstheme="minorBidi"/>
                <w:color w:val="auto"/>
              </w:rPr>
              <w:commentReference w:id="101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7" w:name="_Toc298681338"/>
      <w:bookmarkStart w:id="1018" w:name="_Toc308441937"/>
      <w:r>
        <w:lastRenderedPageBreak/>
        <w:t>The Crown</w:t>
      </w:r>
      <w:bookmarkEnd w:id="1017"/>
      <w:bookmarkEnd w:id="101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9"/>
            <w:r w:rsidRPr="00F0646D">
              <w:t xml:space="preserve">Infinite </w:t>
            </w:r>
            <w:commentRangeEnd w:id="1019"/>
            <w:r>
              <w:rPr>
                <w:rStyle w:val="CommentReference"/>
                <w:rFonts w:ascii="Times New Roman" w:eastAsiaTheme="minorHAnsi" w:hAnsi="Times New Roman" w:cstheme="minorBidi"/>
                <w:color w:val="auto"/>
              </w:rPr>
              <w:commentReference w:id="101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0"/>
            <w:r w:rsidRPr="007425E1">
              <w:t>hook</w:t>
            </w:r>
            <w:commentRangeEnd w:id="1020"/>
            <w:r>
              <w:rPr>
                <w:rStyle w:val="CommentReference"/>
                <w:rFonts w:ascii="Times New Roman" w:eastAsiaTheme="minorHAnsi" w:hAnsi="Times New Roman" w:cstheme="minorBidi"/>
                <w:color w:val="auto"/>
              </w:rPr>
              <w:commentReference w:id="102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1"/>
            <w:r w:rsidRPr="007425E1">
              <w:t xml:space="preserve">Teaching </w:t>
            </w:r>
            <w:commentRangeEnd w:id="1021"/>
            <w:r>
              <w:rPr>
                <w:rStyle w:val="CommentReference"/>
                <w:rFonts w:ascii="Times New Roman" w:eastAsiaTheme="minorHAnsi" w:hAnsi="Times New Roman" w:cstheme="minorBidi"/>
                <w:color w:val="auto"/>
              </w:rPr>
              <w:commentReference w:id="102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2"/>
            <w:r w:rsidRPr="007425E1">
              <w:t>a cause</w:t>
            </w:r>
            <w:r>
              <w:t xml:space="preserve"> for us</w:t>
            </w:r>
            <w:r w:rsidRPr="007425E1">
              <w:t>,</w:t>
            </w:r>
            <w:commentRangeEnd w:id="1022"/>
            <w:r>
              <w:rPr>
                <w:rStyle w:val="CommentReference"/>
                <w:rFonts w:ascii="Times New Roman" w:eastAsiaTheme="minorHAnsi" w:hAnsi="Times New Roman" w:cstheme="minorBidi"/>
                <w:color w:val="auto"/>
              </w:rPr>
              <w:commentReference w:id="1022"/>
            </w:r>
          </w:p>
          <w:p w14:paraId="18A8A756" w14:textId="77777777" w:rsidR="00E35F1F" w:rsidRDefault="00E35F1F" w:rsidP="00E35F1F">
            <w:pPr>
              <w:pStyle w:val="EngHangEnd"/>
            </w:pPr>
            <w:r w:rsidRPr="007425E1">
              <w:t xml:space="preserve">To ascend the </w:t>
            </w:r>
            <w:commentRangeStart w:id="1023"/>
            <w:r w:rsidRPr="007425E1">
              <w:t xml:space="preserve">path </w:t>
            </w:r>
            <w:commentRangeEnd w:id="1023"/>
            <w:r>
              <w:rPr>
                <w:rStyle w:val="CommentReference"/>
                <w:rFonts w:ascii="Times New Roman" w:eastAsiaTheme="minorHAnsi" w:hAnsi="Times New Roman" w:cstheme="minorBidi"/>
                <w:color w:val="auto"/>
              </w:rPr>
              <w:commentReference w:id="102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4"/>
            </w:r>
            <w:r w:rsidR="00E35F1F">
              <w:t>,</w:t>
            </w:r>
          </w:p>
          <w:p w14:paraId="51E3C73A" w14:textId="77777777" w:rsidR="00E35F1F" w:rsidRDefault="00E35F1F" w:rsidP="00E35F1F">
            <w:pPr>
              <w:pStyle w:val="EngHangEnd"/>
            </w:pPr>
            <w:r>
              <w:t>With</w:t>
            </w:r>
            <w:r w:rsidRPr="007425E1">
              <w:t xml:space="preserve"> joy and </w:t>
            </w:r>
            <w:commentRangeStart w:id="1025"/>
            <w:r w:rsidRPr="007425E1">
              <w:t>rejoicing</w:t>
            </w:r>
            <w:commentRangeEnd w:id="1025"/>
            <w:r>
              <w:rPr>
                <w:rStyle w:val="CommentReference"/>
                <w:rFonts w:ascii="Times New Roman" w:eastAsiaTheme="minorHAnsi" w:hAnsi="Times New Roman" w:cstheme="minorBidi"/>
                <w:color w:val="auto"/>
              </w:rPr>
              <w:commentReference w:id="102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6" w:name="_Toc298681339"/>
      <w:bookmarkStart w:id="1027" w:name="_Toc308441938"/>
      <w:bookmarkStart w:id="1028" w:name="_Toc481478299"/>
      <w:r>
        <w:lastRenderedPageBreak/>
        <w:t>Saturday</w:t>
      </w:r>
      <w:bookmarkEnd w:id="1026"/>
      <w:bookmarkEnd w:id="1027"/>
      <w:bookmarkEnd w:id="1028"/>
    </w:p>
    <w:p w14:paraId="425920E6" w14:textId="77777777" w:rsidR="00E35F1F" w:rsidRDefault="00E35F1F" w:rsidP="00E35F1F">
      <w:pPr>
        <w:pStyle w:val="Heading3"/>
      </w:pPr>
      <w:bookmarkStart w:id="1029" w:name="_Toc298681340"/>
      <w:bookmarkStart w:id="1030" w:name="_Toc308441939"/>
      <w:bookmarkStart w:id="1031" w:name="_Ref452620561"/>
      <w:bookmarkStart w:id="1032" w:name="_Ref452620564"/>
      <w:r>
        <w:t>The Saturday Psali Batos</w:t>
      </w:r>
      <w:bookmarkEnd w:id="1029"/>
      <w:bookmarkEnd w:id="1030"/>
      <w:bookmarkEnd w:id="1031"/>
      <w:bookmarkEnd w:id="103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3"/>
            <w:r w:rsidRPr="007425E1">
              <w:rPr>
                <w:rFonts w:eastAsiaTheme="minorHAnsi"/>
              </w:rPr>
              <w:t xml:space="preserve">All </w:t>
            </w:r>
            <w:commentRangeEnd w:id="1033"/>
            <w:r>
              <w:rPr>
                <w:rStyle w:val="CommentReference"/>
                <w:rFonts w:ascii="Times New Roman" w:eastAsiaTheme="minorHAnsi" w:hAnsi="Times New Roman" w:cstheme="minorBidi"/>
                <w:color w:val="auto"/>
              </w:rPr>
              <w:commentReference w:id="103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4"/>
            <w:r w:rsidRPr="007425E1">
              <w:rPr>
                <w:rFonts w:eastAsiaTheme="minorHAnsi"/>
              </w:rPr>
              <w:t>every</w:t>
            </w:r>
            <w:r>
              <w:rPr>
                <w:rFonts w:eastAsiaTheme="minorHAnsi"/>
              </w:rPr>
              <w:t xml:space="preserve"> </w:t>
            </w:r>
            <w:r w:rsidRPr="007425E1">
              <w:rPr>
                <w:rFonts w:eastAsiaTheme="minorHAnsi"/>
              </w:rPr>
              <w:t>day</w:t>
            </w:r>
            <w:commentRangeEnd w:id="1034"/>
            <w:r>
              <w:rPr>
                <w:rStyle w:val="CommentReference"/>
                <w:rFonts w:ascii="Times New Roman" w:eastAsiaTheme="minorHAnsi" w:hAnsi="Times New Roman" w:cstheme="minorBidi"/>
                <w:color w:val="auto"/>
              </w:rPr>
              <w:commentReference w:id="103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5"/>
            <w:r>
              <w:rPr>
                <w:rFonts w:eastAsiaTheme="minorHAnsi"/>
              </w:rPr>
              <w:t>ecstasy</w:t>
            </w:r>
            <w:commentRangeEnd w:id="1035"/>
            <w:r>
              <w:rPr>
                <w:rStyle w:val="CommentReference"/>
                <w:rFonts w:ascii="Times New Roman" w:eastAsiaTheme="minorHAnsi" w:hAnsi="Times New Roman" w:cstheme="minorBidi"/>
                <w:color w:val="auto"/>
              </w:rPr>
              <w:commentReference w:id="103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6"/>
            <w:r w:rsidRPr="007425E1">
              <w:rPr>
                <w:color w:val="000000"/>
              </w:rPr>
              <w:t xml:space="preserve">glory </w:t>
            </w:r>
            <w:commentRangeEnd w:id="1036"/>
            <w:r>
              <w:rPr>
                <w:rStyle w:val="CommentReference"/>
              </w:rPr>
              <w:commentReference w:id="103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7"/>
            <w:r>
              <w:rPr>
                <w:rFonts w:eastAsiaTheme="minorHAnsi"/>
              </w:rPr>
              <w:t xml:space="preserve">From </w:t>
            </w:r>
            <w:commentRangeEnd w:id="1037"/>
            <w:r>
              <w:rPr>
                <w:rStyle w:val="CommentReference"/>
                <w:rFonts w:ascii="Times New Roman" w:eastAsiaTheme="minorHAnsi" w:hAnsi="Times New Roman" w:cstheme="minorBidi"/>
                <w:color w:val="auto"/>
              </w:rPr>
              <w:commentReference w:id="103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8"/>
            <w:r>
              <w:rPr>
                <w:rFonts w:eastAsiaTheme="minorHAnsi"/>
              </w:rPr>
              <w:t>prophet</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9"/>
            <w:r w:rsidRPr="007425E1">
              <w:rPr>
                <w:rFonts w:eastAsiaTheme="minorHAnsi"/>
              </w:rPr>
              <w:t>everyone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0"/>
            <w:r>
              <w:rPr>
                <w:rFonts w:eastAsiaTheme="minorHAnsi"/>
              </w:rPr>
              <w:t xml:space="preserve">never </w:t>
            </w:r>
            <w:commentRangeEnd w:id="1040"/>
            <w:r>
              <w:rPr>
                <w:rStyle w:val="CommentReference"/>
                <w:rFonts w:ascii="Times New Roman" w:eastAsiaTheme="minorHAnsi" w:hAnsi="Times New Roman" w:cstheme="minorBidi"/>
                <w:color w:val="auto"/>
              </w:rPr>
              <w:commentReference w:id="104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1"/>
            <w:r w:rsidRPr="007425E1">
              <w:rPr>
                <w:rFonts w:eastAsiaTheme="minorHAnsi"/>
              </w:rPr>
              <w:t xml:space="preserve">and </w:t>
            </w:r>
            <w:commentRangeEnd w:id="1041"/>
            <w:r>
              <w:rPr>
                <w:rStyle w:val="CommentReference"/>
                <w:rFonts w:ascii="Times New Roman" w:eastAsiaTheme="minorHAnsi" w:hAnsi="Times New Roman" w:cstheme="minorBidi"/>
                <w:color w:val="auto"/>
              </w:rPr>
              <w:commentReference w:id="104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2"/>
            <w:r w:rsidRPr="007425E1">
              <w:rPr>
                <w:rFonts w:eastAsiaTheme="minorHAnsi"/>
              </w:rPr>
              <w:t xml:space="preserve">praises </w:t>
            </w:r>
            <w:commentRangeEnd w:id="1042"/>
            <w:r>
              <w:rPr>
                <w:rStyle w:val="CommentReference"/>
                <w:rFonts w:ascii="Times New Roman" w:eastAsiaTheme="minorHAnsi" w:hAnsi="Times New Roman" w:cstheme="minorBidi"/>
                <w:color w:val="auto"/>
              </w:rPr>
              <w:commentReference w:id="104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3"/>
            <w:r w:rsidRPr="007425E1">
              <w:rPr>
                <w:rFonts w:eastAsiaTheme="minorHAnsi"/>
              </w:rPr>
              <w:t>blessing</w:t>
            </w:r>
            <w:commentRangeEnd w:id="1043"/>
            <w:r>
              <w:rPr>
                <w:rStyle w:val="CommentReference"/>
                <w:rFonts w:ascii="Times New Roman" w:eastAsiaTheme="minorHAnsi" w:hAnsi="Times New Roman" w:cstheme="minorBidi"/>
                <w:color w:val="auto"/>
              </w:rPr>
              <w:commentReference w:id="104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4"/>
            <w:r w:rsidRPr="007425E1">
              <w:rPr>
                <w:rFonts w:eastAsiaTheme="minorHAnsi"/>
              </w:rPr>
              <w:t xml:space="preserve">we'll </w:t>
            </w:r>
            <w:commentRangeEnd w:id="1044"/>
            <w:r>
              <w:rPr>
                <w:rStyle w:val="CommentReference"/>
                <w:rFonts w:ascii="Times New Roman" w:eastAsiaTheme="minorHAnsi" w:hAnsi="Times New Roman" w:cstheme="minorBidi"/>
                <w:color w:val="auto"/>
              </w:rPr>
              <w:commentReference w:id="104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5"/>
            <w:r w:rsidRPr="007425E1">
              <w:rPr>
                <w:rFonts w:eastAsiaTheme="minorHAnsi"/>
              </w:rPr>
              <w:t xml:space="preserve">perfect </w:t>
            </w:r>
            <w:commentRangeEnd w:id="1045"/>
            <w:r>
              <w:rPr>
                <w:rStyle w:val="CommentReference"/>
                <w:rFonts w:ascii="Times New Roman" w:eastAsiaTheme="minorHAnsi" w:hAnsi="Times New Roman" w:cstheme="minorBidi"/>
                <w:color w:val="auto"/>
              </w:rPr>
              <w:commentReference w:id="104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6" w:name="_Toc298681341"/>
      <w:bookmarkStart w:id="1047" w:name="_Toc308441940"/>
      <w:r w:rsidRPr="00FD2E69">
        <w:lastRenderedPageBreak/>
        <w:t xml:space="preserve">The Conclusion of the </w:t>
      </w:r>
      <w:r>
        <w:t>Batos</w:t>
      </w:r>
      <w:r w:rsidRPr="00FD2E69">
        <w:t xml:space="preserve"> Psali</w:t>
      </w:r>
      <w:bookmarkEnd w:id="1046"/>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8"/>
            <w:r>
              <w:rPr>
                <w:rStyle w:val="CommentReference"/>
                <w:rFonts w:ascii="Garamond" w:hAnsi="Garamond" w:cstheme="minorBidi"/>
                <w:noProof w:val="0"/>
                <w:lang w:val="en-CA"/>
              </w:rPr>
              <w:commentReference w:id="104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9" w:name="_Toc298681342"/>
      <w:bookmarkStart w:id="1050" w:name="_Toc308441941"/>
      <w:bookmarkStart w:id="1051" w:name="_Ref452620570"/>
      <w:bookmarkStart w:id="1052" w:name="_Ref452620573"/>
      <w:r>
        <w:t>The Saturday Theotokia</w:t>
      </w:r>
      <w:bookmarkEnd w:id="1049"/>
      <w:bookmarkEnd w:id="1050"/>
      <w:bookmarkEnd w:id="1051"/>
      <w:bookmarkEnd w:id="105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3" w:name="_Toc298681343"/>
      <w:r>
        <w:t>Part One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4" w:name="_Toc298681344"/>
      <w:r w:rsidRPr="00D24FE1">
        <w:lastRenderedPageBreak/>
        <w:t>Part</w:t>
      </w:r>
      <w:r>
        <w:t xml:space="preserve"> Two</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5"/>
            <w:r w:rsidRPr="007425E1">
              <w:rPr>
                <w:rFonts w:eastAsiaTheme="minorHAnsi"/>
              </w:rPr>
              <w:t xml:space="preserve">honour </w:t>
            </w:r>
            <w:commentRangeEnd w:id="1055"/>
            <w:r>
              <w:rPr>
                <w:rStyle w:val="CommentReference"/>
                <w:rFonts w:ascii="Times New Roman" w:eastAsiaTheme="minorHAnsi" w:hAnsi="Times New Roman" w:cstheme="minorBidi"/>
                <w:color w:val="auto"/>
              </w:rPr>
              <w:commentReference w:id="105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6"/>
            <w:r w:rsidRPr="007425E1">
              <w:rPr>
                <w:rFonts w:eastAsiaTheme="minorHAnsi"/>
              </w:rPr>
              <w:t xml:space="preserve">prudent </w:t>
            </w:r>
            <w:commentRangeEnd w:id="1056"/>
            <w:r>
              <w:rPr>
                <w:rStyle w:val="CommentReference"/>
                <w:rFonts w:ascii="Times New Roman" w:eastAsiaTheme="minorHAnsi" w:hAnsi="Times New Roman" w:cstheme="minorBidi"/>
                <w:color w:val="auto"/>
              </w:rPr>
              <w:commentReference w:id="105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7" w:name="_Toc298681345"/>
      <w:r>
        <w:t>Part Three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8"/>
            <w:r w:rsidRPr="007425E1">
              <w:rPr>
                <w:rFonts w:eastAsiaTheme="minorHAnsi"/>
              </w:rPr>
              <w:t>bride</w:t>
            </w:r>
            <w:commentRangeEnd w:id="1058"/>
            <w:r>
              <w:rPr>
                <w:rStyle w:val="CommentReference"/>
                <w:rFonts w:ascii="Times New Roman" w:eastAsiaTheme="minorHAnsi" w:hAnsi="Times New Roman" w:cstheme="minorBidi"/>
                <w:color w:val="auto"/>
              </w:rPr>
              <w:commentReference w:id="105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9"/>
            <w:r w:rsidRPr="007425E1">
              <w:rPr>
                <w:rFonts w:eastAsiaTheme="minorHAnsi"/>
              </w:rPr>
              <w:t xml:space="preserve">rue </w:t>
            </w:r>
            <w:commentRangeEnd w:id="1059"/>
            <w:r>
              <w:rPr>
                <w:rStyle w:val="CommentReference"/>
                <w:rFonts w:ascii="Times New Roman" w:eastAsiaTheme="minorHAnsi" w:hAnsi="Times New Roman" w:cstheme="minorBidi"/>
                <w:color w:val="auto"/>
              </w:rPr>
              <w:commentReference w:id="105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0"/>
            <w:r w:rsidRPr="007425E1">
              <w:rPr>
                <w:rFonts w:eastAsiaTheme="minorHAnsi"/>
              </w:rPr>
              <w:t xml:space="preserve">ed </w:t>
            </w:r>
            <w:commentRangeEnd w:id="1060"/>
            <w:r>
              <w:rPr>
                <w:rStyle w:val="CommentReference"/>
                <w:rFonts w:ascii="Times New Roman" w:eastAsiaTheme="minorHAnsi" w:hAnsi="Times New Roman" w:cstheme="minorBidi"/>
                <w:color w:val="auto"/>
              </w:rPr>
              <w:commentReference w:id="106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1" w:name="_Toc298681346"/>
      <w:r w:rsidRPr="00D24FE1">
        <w:lastRenderedPageBreak/>
        <w:t>Part</w:t>
      </w:r>
      <w:r>
        <w:t xml:space="preserve"> Four</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2"/>
            <w:r>
              <w:rPr>
                <w:rFonts w:eastAsiaTheme="minorHAnsi"/>
              </w:rPr>
              <w:t xml:space="preserve">unto </w:t>
            </w:r>
            <w:commentRangeEnd w:id="1062"/>
            <w:r>
              <w:rPr>
                <w:rStyle w:val="CommentReference"/>
                <w:rFonts w:ascii="Times New Roman" w:eastAsiaTheme="minorHAnsi" w:hAnsi="Times New Roman" w:cstheme="minorBidi"/>
                <w:color w:val="auto"/>
              </w:rPr>
              <w:commentReference w:id="106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3" w:name="_Toc298681347"/>
      <w:r w:rsidRPr="00D24FE1">
        <w:t>Part</w:t>
      </w:r>
      <w:r>
        <w:t xml:space="preserve"> Five</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4" w:name="_Toc298681348"/>
      <w:r>
        <w:t>Part Six</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5"/>
            <w:r w:rsidRPr="007425E1">
              <w:t>rejoice</w:t>
            </w:r>
            <w:r>
              <w:t>d</w:t>
            </w:r>
            <w:commentRangeEnd w:id="1065"/>
            <w:r>
              <w:rPr>
                <w:rStyle w:val="CommentReference"/>
                <w:rFonts w:ascii="Times New Roman" w:eastAsiaTheme="minorHAnsi" w:hAnsi="Times New Roman" w:cstheme="minorBidi"/>
                <w:color w:val="auto"/>
              </w:rPr>
              <w:commentReference w:id="106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6"/>
            <w:r>
              <w:t>save</w:t>
            </w:r>
            <w:r w:rsidRPr="007425E1">
              <w:t xml:space="preserve"> </w:t>
            </w:r>
            <w:commentRangeEnd w:id="1066"/>
            <w:r>
              <w:rPr>
                <w:rStyle w:val="CommentReference"/>
              </w:rPr>
              <w:commentReference w:id="106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7" w:name="_Toc298681349"/>
      <w:r>
        <w:t>Part Seven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8"/>
            <w:r>
              <w:t>Paradoxically</w:t>
            </w:r>
            <w:commentRangeEnd w:id="1068"/>
            <w:r>
              <w:rPr>
                <w:rStyle w:val="CommentReference"/>
                <w:rFonts w:ascii="Times New Roman" w:eastAsiaTheme="minorHAnsi" w:hAnsi="Times New Roman" w:cstheme="minorBidi"/>
                <w:color w:val="auto"/>
              </w:rPr>
              <w:commentReference w:id="106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9"/>
            <w:r>
              <w:t xml:space="preserve">is </w:t>
            </w:r>
            <w:commentRangeEnd w:id="1069"/>
            <w:r>
              <w:rPr>
                <w:rStyle w:val="CommentReference"/>
                <w:rFonts w:ascii="Times New Roman" w:eastAsiaTheme="minorHAnsi" w:hAnsi="Times New Roman" w:cstheme="minorBidi"/>
                <w:color w:val="auto"/>
              </w:rPr>
              <w:commentReference w:id="106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0" w:name="_Toc298681350"/>
      <w:r>
        <w:t>Part Eight</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1"/>
            <w:r w:rsidRPr="007425E1">
              <w:t>from all sides</w:t>
            </w:r>
            <w:commentRangeEnd w:id="1071"/>
            <w:r>
              <w:rPr>
                <w:rStyle w:val="CommentReference"/>
                <w:rFonts w:ascii="Times New Roman" w:eastAsiaTheme="minorHAnsi" w:hAnsi="Times New Roman" w:cstheme="minorBidi"/>
                <w:color w:val="auto"/>
              </w:rPr>
              <w:commentReference w:id="107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2"/>
            <w:r>
              <w:t>Saviour</w:t>
            </w:r>
            <w:commentRangeEnd w:id="1072"/>
            <w:r>
              <w:rPr>
                <w:rStyle w:val="CommentReference"/>
                <w:rFonts w:ascii="Times New Roman" w:eastAsiaTheme="minorHAnsi" w:hAnsi="Times New Roman" w:cstheme="minorBidi"/>
                <w:color w:val="auto"/>
              </w:rPr>
              <w:commentReference w:id="107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3" w:name="_Toc298681351"/>
      <w:r>
        <w:t>Part Nine</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4"/>
            <w:r>
              <w:t>compassion</w:t>
            </w:r>
            <w:commentRangeEnd w:id="1074"/>
            <w:r>
              <w:rPr>
                <w:rStyle w:val="CommentReference"/>
                <w:rFonts w:ascii="Times New Roman" w:eastAsiaTheme="minorHAnsi" w:hAnsi="Times New Roman" w:cstheme="minorBidi"/>
                <w:color w:val="auto"/>
              </w:rPr>
              <w:commentReference w:id="107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5" w:name="_Toc298681352"/>
      <w:bookmarkStart w:id="1076" w:name="_Toc308441942"/>
      <w:r>
        <w:lastRenderedPageBreak/>
        <w:t>The Crown Batos</w:t>
      </w:r>
      <w:bookmarkEnd w:id="1075"/>
      <w:bookmarkEnd w:id="107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7"/>
            <w:r>
              <w:t>Sanctuary</w:t>
            </w:r>
            <w:commentRangeEnd w:id="1077"/>
            <w:r>
              <w:rPr>
                <w:rStyle w:val="CommentReference"/>
                <w:rFonts w:ascii="Times New Roman" w:eastAsiaTheme="minorHAnsi" w:hAnsi="Times New Roman" w:cstheme="minorBidi"/>
                <w:color w:val="auto"/>
              </w:rPr>
              <w:commentReference w:id="107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8"/>
            <w:r>
              <w:t>lampstand</w:t>
            </w:r>
            <w:commentRangeEnd w:id="1078"/>
            <w:r>
              <w:rPr>
                <w:rStyle w:val="CommentReference"/>
                <w:rFonts w:ascii="Times New Roman" w:eastAsiaTheme="minorHAnsi" w:hAnsi="Times New Roman" w:cstheme="minorBidi"/>
                <w:color w:val="auto"/>
              </w:rPr>
              <w:commentReference w:id="107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9"/>
            <w:r>
              <w:t>Greeted</w:t>
            </w:r>
            <w:commentRangeEnd w:id="1079"/>
            <w:r>
              <w:rPr>
                <w:rStyle w:val="CommentReference"/>
                <w:rFonts w:ascii="Times New Roman" w:eastAsiaTheme="minorHAnsi" w:hAnsi="Times New Roman" w:cstheme="minorBidi"/>
                <w:color w:val="auto"/>
              </w:rPr>
              <w:commentReference w:id="107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0"/>
            <w:r w:rsidRPr="007425E1">
              <w:t xml:space="preserve">For </w:t>
            </w:r>
            <w:commentRangeEnd w:id="1080"/>
            <w:r>
              <w:rPr>
                <w:rStyle w:val="CommentReference"/>
                <w:rFonts w:ascii="Times New Roman" w:eastAsiaTheme="minorHAnsi" w:hAnsi="Times New Roman" w:cstheme="minorBidi"/>
                <w:color w:val="auto"/>
              </w:rPr>
              <w:commentReference w:id="108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1"/>
            <w:r>
              <w:t>coming</w:t>
            </w:r>
            <w:r w:rsidRPr="007425E1">
              <w:t xml:space="preserve"> </w:t>
            </w:r>
            <w:commentRangeEnd w:id="1081"/>
            <w:r>
              <w:rPr>
                <w:rStyle w:val="CommentReference"/>
                <w:rFonts w:ascii="Times New Roman" w:eastAsiaTheme="minorHAnsi" w:hAnsi="Times New Roman" w:cstheme="minorBidi"/>
                <w:color w:val="auto"/>
              </w:rPr>
              <w:commentReference w:id="108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2"/>
            <w:r w:rsidRPr="00582AD7">
              <w:t>ⲧⲉⲥⲱⲙⲁ</w:t>
            </w:r>
            <w:commentRangeEnd w:id="1082"/>
            <w:r>
              <w:rPr>
                <w:rStyle w:val="CommentReference"/>
                <w:rFonts w:ascii="Garamond" w:hAnsi="Garamond" w:cstheme="minorBidi"/>
                <w:noProof w:val="0"/>
                <w:lang w:val="en-CA"/>
              </w:rPr>
              <w:commentReference w:id="108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3"/>
            <w:r w:rsidRPr="007425E1">
              <w:t>you</w:t>
            </w:r>
            <w:commentRangeEnd w:id="1083"/>
            <w:r>
              <w:rPr>
                <w:rStyle w:val="CommentReference"/>
                <w:rFonts w:ascii="Times New Roman" w:eastAsiaTheme="minorHAnsi" w:hAnsi="Times New Roman" w:cstheme="minorBidi"/>
                <w:color w:val="auto"/>
              </w:rPr>
              <w:commentReference w:id="108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4" w:name="_Toc298681353"/>
      <w:bookmarkStart w:id="1085" w:name="_Toc308441943"/>
      <w:r>
        <w:lastRenderedPageBreak/>
        <w:t>The Second Crown Batos</w:t>
      </w:r>
      <w:bookmarkEnd w:id="1084"/>
      <w:bookmarkEnd w:id="108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6"/>
            <w:r>
              <w:t>evangelized</w:t>
            </w:r>
            <w:r w:rsidRPr="007425E1">
              <w:t xml:space="preserve"> </w:t>
            </w:r>
            <w:commentRangeEnd w:id="1086"/>
            <w:r>
              <w:rPr>
                <w:rStyle w:val="CommentReference"/>
                <w:rFonts w:ascii="Times New Roman" w:eastAsiaTheme="minorHAnsi" w:hAnsi="Times New Roman" w:cstheme="minorBidi"/>
                <w:color w:val="auto"/>
              </w:rPr>
              <w:commentReference w:id="108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7"/>
            <w:r w:rsidRPr="007425E1">
              <w:t>thereof</w:t>
            </w:r>
            <w:commentRangeEnd w:id="1087"/>
            <w:r>
              <w:rPr>
                <w:rStyle w:val="CommentReference"/>
                <w:rFonts w:ascii="Times New Roman" w:eastAsiaTheme="minorHAnsi" w:hAnsi="Times New Roman" w:cstheme="minorBidi"/>
                <w:color w:val="auto"/>
              </w:rPr>
              <w:commentReference w:id="108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8"/>
            <w:r>
              <w:rPr>
                <w:rStyle w:val="CommentReference"/>
                <w:rFonts w:ascii="Garamond" w:hAnsi="Garamond" w:cstheme="minorBidi"/>
                <w:noProof w:val="0"/>
                <w:lang w:val="en-CA"/>
              </w:rPr>
              <w:commentReference w:id="108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9" w:name="_Toc298681354"/>
      <w:bookmarkStart w:id="1090" w:name="_Ref299212102"/>
      <w:bookmarkStart w:id="1091" w:name="_Ref299212144"/>
      <w:bookmarkStart w:id="1092" w:name="_Ref299212161"/>
      <w:bookmarkStart w:id="1093" w:name="_Toc308441944"/>
      <w:bookmarkStart w:id="1094" w:name="_Ref452620758"/>
      <w:bookmarkStart w:id="1095" w:name="_Ref452620761"/>
      <w:bookmarkStart w:id="1096" w:name="_Toc481478300"/>
      <w:r>
        <w:lastRenderedPageBreak/>
        <w:t>The Ending of the Batos Theotokias</w:t>
      </w:r>
      <w:bookmarkEnd w:id="1089"/>
      <w:bookmarkEnd w:id="1090"/>
      <w:bookmarkEnd w:id="1091"/>
      <w:bookmarkEnd w:id="1092"/>
      <w:bookmarkEnd w:id="1093"/>
      <w:bookmarkEnd w:id="1094"/>
      <w:bookmarkEnd w:id="1095"/>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7"/>
            <w:r w:rsidRPr="007425E1">
              <w:rPr>
                <w:rFonts w:eastAsiaTheme="minorHAnsi"/>
              </w:rPr>
              <w:t>Awesome and full of glory</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8"/>
            <w:r w:rsidRPr="007425E1">
              <w:rPr>
                <w:rFonts w:eastAsiaTheme="minorHAnsi"/>
              </w:rPr>
              <w:t>works</w:t>
            </w:r>
            <w:commentRangeEnd w:id="1098"/>
            <w:r>
              <w:rPr>
                <w:rStyle w:val="CommentReference"/>
                <w:rFonts w:ascii="Times New Roman" w:eastAsiaTheme="minorHAnsi" w:hAnsi="Times New Roman" w:cstheme="minorBidi"/>
                <w:color w:val="auto"/>
              </w:rPr>
              <w:commentReference w:id="109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9"/>
            <w:r w:rsidRPr="00582AD7">
              <w:t>ϥ̀ⲛⲁϯ ⲙ̀ⲡⲓⲟⲩⲁⲓ</w:t>
            </w:r>
            <w:commentRangeEnd w:id="1099"/>
            <w:r>
              <w:rPr>
                <w:rStyle w:val="CommentReference"/>
                <w:rFonts w:ascii="Garamond" w:hAnsi="Garamond" w:cstheme="minorBidi"/>
                <w:noProof w:val="0"/>
                <w:lang w:val="en-CA"/>
              </w:rPr>
              <w:commentReference w:id="109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0"/>
            <w:r w:rsidRPr="007425E1">
              <w:rPr>
                <w:rFonts w:eastAsiaTheme="minorHAnsi"/>
              </w:rPr>
              <w:t xml:space="preserve">with </w:t>
            </w:r>
            <w:commentRangeEnd w:id="1100"/>
            <w:r>
              <w:rPr>
                <w:rStyle w:val="CommentReference"/>
                <w:rFonts w:ascii="Times New Roman" w:eastAsiaTheme="minorHAnsi" w:hAnsi="Times New Roman" w:cstheme="minorBidi"/>
                <w:color w:val="auto"/>
              </w:rPr>
              <w:commentReference w:id="110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1"/>
            <w:r w:rsidRPr="00582AD7">
              <w:t>ⲡⲁⲓ ⲉ̀ϩⲟⲟⲩ</w:t>
            </w:r>
            <w:commentRangeEnd w:id="1101"/>
            <w:r>
              <w:rPr>
                <w:rStyle w:val="CommentReference"/>
                <w:rFonts w:ascii="Garamond" w:hAnsi="Garamond" w:cstheme="minorBidi"/>
                <w:noProof w:val="0"/>
                <w:lang w:val="en-CA"/>
              </w:rPr>
              <w:commentReference w:id="110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2"/>
            <w:r w:rsidRPr="007425E1">
              <w:rPr>
                <w:rFonts w:eastAsiaTheme="minorHAnsi"/>
              </w:rPr>
              <w:t xml:space="preserve">bless </w:t>
            </w:r>
            <w:commentRangeEnd w:id="1102"/>
            <w:r>
              <w:rPr>
                <w:rStyle w:val="CommentReference"/>
                <w:rFonts w:ascii="Times New Roman" w:eastAsiaTheme="minorHAnsi" w:hAnsi="Times New Roman" w:cstheme="minorBidi"/>
                <w:color w:val="auto"/>
              </w:rPr>
              <w:commentReference w:id="110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38969E2B" w14:textId="77777777" w:rsidR="00E60591" w:rsidRDefault="00E60591" w:rsidP="00E60591">
      <w:pPr>
        <w:pStyle w:val="Heading1"/>
      </w:pPr>
      <w:bookmarkStart w:id="1103" w:name="_Ref448227875"/>
      <w:bookmarkStart w:id="1104" w:name="_Ref448227880"/>
      <w:bookmarkStart w:id="1105" w:name="_Toc481478301"/>
      <w:r>
        <w:lastRenderedPageBreak/>
        <w:t>Hymns for December and for Paschaltide</w:t>
      </w:r>
      <w:bookmarkStart w:id="1106" w:name="_Toc410196981"/>
      <w:bookmarkStart w:id="1107" w:name="_Toc481478316"/>
    </w:p>
    <w:p w14:paraId="4F5248A6" w14:textId="50250DFE" w:rsidR="00E60591" w:rsidRDefault="00E60591" w:rsidP="00E60591">
      <w:pPr>
        <w:pStyle w:val="Heading2"/>
      </w:pPr>
      <w:r>
        <w:lastRenderedPageBreak/>
        <w:t xml:space="preserve">Hymns for December or </w:t>
      </w:r>
      <w:r>
        <w:rPr>
          <w:rFonts w:ascii="FreeSerifAvvaShenouda" w:hAnsi="FreeSerifAvvaShenouda" w:cs="FreeSerifAvvaShenouda"/>
        </w:rPr>
        <w:t>Ⲕⲟⲓⲁϩⲕ</w:t>
      </w:r>
      <w:bookmarkEnd w:id="1106"/>
      <w:bookmarkEnd w:id="1107"/>
    </w:p>
    <w:p w14:paraId="22B9EC7C" w14:textId="77777777" w:rsidR="00E60591" w:rsidRDefault="00E60591" w:rsidP="00E60591">
      <w:pPr>
        <w:pStyle w:val="Heading3"/>
      </w:pPr>
      <w:bookmarkStart w:id="1108" w:name="_Toc479145646"/>
      <w:r>
        <w:t>The Order of 7/4</w:t>
      </w:r>
      <w:bookmarkEnd w:id="1108"/>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77777777"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Pr>
          <w:noProof/>
        </w:rPr>
        <w:t>313</w:t>
      </w:r>
      <w:r w:rsidRPr="005E37D0">
        <w:fldChar w:fldCharType="end"/>
      </w:r>
    </w:p>
    <w:p w14:paraId="25E6EAD4" w14:textId="77777777"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Pr>
          <w:noProof/>
        </w:rPr>
        <w:t>154</w:t>
      </w:r>
      <w:r w:rsidRPr="005E37D0">
        <w:fldChar w:fldCharType="end"/>
      </w:r>
    </w:p>
    <w:p w14:paraId="26CB8E59" w14:textId="77777777"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Pr>
          <w:noProof/>
        </w:rPr>
        <w:t>316</w:t>
      </w:r>
      <w:r w:rsidRPr="005E37D0">
        <w:fldChar w:fldCharType="end"/>
      </w:r>
    </w:p>
    <w:p w14:paraId="6A20C32C" w14:textId="77777777"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Pr>
          <w:noProof/>
        </w:rPr>
        <w:t>923</w:t>
      </w:r>
      <w:r w:rsidRPr="005E37D0">
        <w:fldChar w:fldCharType="end"/>
      </w:r>
    </w:p>
    <w:p w14:paraId="05EC5CD5" w14:textId="77777777"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Pr>
          <w:noProof/>
        </w:rPr>
        <w:t>931</w:t>
      </w:r>
      <w:r w:rsidRPr="005E37D0">
        <w:fldChar w:fldCharType="end"/>
      </w:r>
    </w:p>
    <w:p w14:paraId="57B215CB" w14:textId="77777777"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Pr>
          <w:noProof/>
        </w:rPr>
        <w:t>320</w:t>
      </w:r>
      <w:r w:rsidRPr="005E37D0">
        <w:fldChar w:fldCharType="end"/>
      </w:r>
    </w:p>
    <w:p w14:paraId="65FAF259" w14:textId="77777777"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Pr>
          <w:noProof/>
        </w:rPr>
        <w:t>323</w:t>
      </w:r>
      <w:r w:rsidRPr="005E37D0">
        <w:fldChar w:fldCharType="end"/>
      </w:r>
    </w:p>
    <w:p w14:paraId="673025DC" w14:textId="77777777"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Pr>
          <w:noProof/>
        </w:rPr>
        <w:t>938</w:t>
      </w:r>
      <w:r w:rsidRPr="005E37D0">
        <w:fldChar w:fldCharType="end"/>
      </w:r>
    </w:p>
    <w:p w14:paraId="3D29477B" w14:textId="77777777"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Pr>
          <w:noProof/>
        </w:rPr>
        <w:t>439</w:t>
      </w:r>
      <w:r w:rsidRPr="005E37D0">
        <w:fldChar w:fldCharType="end"/>
      </w:r>
    </w:p>
    <w:p w14:paraId="73A81C5C" w14:textId="77777777"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Pr>
          <w:noProof/>
        </w:rPr>
        <w:t>444</w:t>
      </w:r>
      <w:r w:rsidRPr="005E37D0">
        <w:fldChar w:fldCharType="end"/>
      </w:r>
    </w:p>
    <w:p w14:paraId="1354FE18" w14:textId="77777777"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Pr>
          <w:noProof/>
        </w:rPr>
        <w:t>985</w:t>
      </w:r>
      <w:r w:rsidRPr="005E37D0">
        <w:fldChar w:fldCharType="end"/>
      </w:r>
    </w:p>
    <w:p w14:paraId="3EA49E2F" w14:textId="77777777"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Pr>
          <w:noProof/>
        </w:rPr>
        <w:t>454</w:t>
      </w:r>
      <w:r w:rsidRPr="005E37D0">
        <w:fldChar w:fldCharType="end"/>
      </w:r>
    </w:p>
    <w:p w14:paraId="4C554525" w14:textId="77777777"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Pr>
          <w:noProof/>
        </w:rPr>
        <w:t>456</w:t>
      </w:r>
      <w:r w:rsidRPr="005E37D0">
        <w:fldChar w:fldCharType="end"/>
      </w:r>
    </w:p>
    <w:p w14:paraId="7E4A6EA2" w14:textId="77777777"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Pr>
          <w:noProof/>
        </w:rPr>
        <w:t>990</w:t>
      </w:r>
      <w:r w:rsidRPr="005E37D0">
        <w:fldChar w:fldCharType="end"/>
      </w:r>
    </w:p>
    <w:p w14:paraId="08834706" w14:textId="77777777"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Pr>
          <w:noProof/>
        </w:rPr>
        <w:t>942</w:t>
      </w:r>
      <w:r w:rsidRPr="005E37D0">
        <w:fldChar w:fldCharType="end"/>
      </w:r>
    </w:p>
    <w:p w14:paraId="2F48628F" w14:textId="7777777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Pr>
          <w:noProof/>
        </w:rPr>
        <w:t>324</w:t>
      </w:r>
      <w:r w:rsidRPr="005E37D0">
        <w:fldChar w:fldCharType="end"/>
      </w:r>
    </w:p>
    <w:p w14:paraId="06F9D654" w14:textId="77777777"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Pr>
          <w:noProof/>
        </w:rPr>
        <w:t>328</w:t>
      </w:r>
      <w:r w:rsidRPr="005E37D0">
        <w:fldChar w:fldCharType="end"/>
      </w:r>
    </w:p>
    <w:p w14:paraId="39A007D8" w14:textId="77777777"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Pr>
          <w:noProof/>
        </w:rPr>
        <w:t>946</w:t>
      </w:r>
      <w:r w:rsidRPr="005E37D0">
        <w:fldChar w:fldCharType="end"/>
      </w:r>
    </w:p>
    <w:p w14:paraId="4B59AD34" w14:textId="77777777"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Pr>
          <w:noProof/>
        </w:rPr>
        <w:t>466</w:t>
      </w:r>
      <w:r w:rsidRPr="005E37D0">
        <w:fldChar w:fldCharType="end"/>
      </w:r>
    </w:p>
    <w:p w14:paraId="4A568586" w14:textId="77777777"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Pr>
          <w:noProof/>
        </w:rPr>
        <w:t>468</w:t>
      </w:r>
      <w:r w:rsidRPr="005E37D0">
        <w:fldChar w:fldCharType="end"/>
      </w:r>
    </w:p>
    <w:p w14:paraId="744D3327" w14:textId="77777777"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Pr>
          <w:noProof/>
        </w:rPr>
        <w:t>992</w:t>
      </w:r>
      <w:r w:rsidRPr="005E37D0">
        <w:fldChar w:fldCharType="end"/>
      </w:r>
    </w:p>
    <w:p w14:paraId="50B05854" w14:textId="77777777"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Pr>
          <w:noProof/>
        </w:rPr>
        <w:t>478</w:t>
      </w:r>
      <w:r w:rsidRPr="005E37D0">
        <w:fldChar w:fldCharType="end"/>
      </w:r>
    </w:p>
    <w:p w14:paraId="18395D6B" w14:textId="77777777"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Pr>
          <w:noProof/>
        </w:rPr>
        <w:t>480</w:t>
      </w:r>
      <w:r w:rsidRPr="005E37D0">
        <w:fldChar w:fldCharType="end"/>
      </w:r>
    </w:p>
    <w:p w14:paraId="6BC18F9C" w14:textId="77777777"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Pr>
          <w:noProof/>
        </w:rPr>
        <w:t>997</w:t>
      </w:r>
      <w:r w:rsidRPr="005E37D0">
        <w:fldChar w:fldCharType="end"/>
      </w:r>
    </w:p>
    <w:p w14:paraId="7BAF4748" w14:textId="77777777"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Pr>
          <w:noProof/>
        </w:rPr>
        <w:t>950</w:t>
      </w:r>
      <w:r w:rsidRPr="005E37D0">
        <w:fldChar w:fldCharType="end"/>
      </w:r>
    </w:p>
    <w:p w14:paraId="0E4E9FDA" w14:textId="77777777"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Pr>
          <w:noProof/>
        </w:rPr>
        <w:t>349</w:t>
      </w:r>
      <w:r w:rsidRPr="005E37D0">
        <w:fldChar w:fldCharType="end"/>
      </w:r>
    </w:p>
    <w:p w14:paraId="79572A0F" w14:textId="77777777"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Pr>
          <w:noProof/>
        </w:rPr>
        <w:t>360</w:t>
      </w:r>
      <w:r w:rsidRPr="005E37D0">
        <w:fldChar w:fldCharType="end"/>
      </w:r>
    </w:p>
    <w:p w14:paraId="1FF586AD" w14:textId="77777777"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Pr>
          <w:noProof/>
        </w:rPr>
        <w:t>954</w:t>
      </w:r>
      <w:r w:rsidRPr="005E37D0">
        <w:fldChar w:fldCharType="end"/>
      </w:r>
    </w:p>
    <w:p w14:paraId="293C4CD4" w14:textId="77777777"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Pr>
          <w:noProof/>
        </w:rPr>
        <w:t>365</w:t>
      </w:r>
      <w:r w:rsidRPr="005E37D0">
        <w:fldChar w:fldCharType="end"/>
      </w:r>
    </w:p>
    <w:p w14:paraId="095C1A6A" w14:textId="77777777"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Pr>
          <w:noProof/>
        </w:rPr>
        <w:t>366</w:t>
      </w:r>
      <w:r w:rsidRPr="005E37D0">
        <w:fldChar w:fldCharType="end"/>
      </w:r>
    </w:p>
    <w:p w14:paraId="2D6E0D3B" w14:textId="77777777"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Pr>
          <w:noProof/>
        </w:rPr>
        <w:t>384</w:t>
      </w:r>
      <w:r w:rsidRPr="005E37D0">
        <w:fldChar w:fldCharType="end"/>
      </w:r>
    </w:p>
    <w:p w14:paraId="71FE572A" w14:textId="77777777"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Pr>
          <w:noProof/>
        </w:rPr>
        <w:t>493</w:t>
      </w:r>
      <w:r w:rsidRPr="005E37D0">
        <w:fldChar w:fldCharType="end"/>
      </w:r>
    </w:p>
    <w:p w14:paraId="4562D214" w14:textId="77777777"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Pr>
          <w:noProof/>
        </w:rPr>
        <w:t>495</w:t>
      </w:r>
      <w:r w:rsidRPr="005E37D0">
        <w:fldChar w:fldCharType="end"/>
      </w:r>
    </w:p>
    <w:p w14:paraId="7B2231CA" w14:textId="77777777"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Pr>
          <w:noProof/>
        </w:rPr>
        <w:t>1005</w:t>
      </w:r>
      <w:r w:rsidRPr="005E37D0">
        <w:fldChar w:fldCharType="end"/>
      </w:r>
    </w:p>
    <w:p w14:paraId="69DCFB21" w14:textId="77777777"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Pr>
          <w:noProof/>
        </w:rPr>
        <w:t>502</w:t>
      </w:r>
      <w:r w:rsidRPr="005E37D0">
        <w:fldChar w:fldCharType="end"/>
      </w:r>
    </w:p>
    <w:p w14:paraId="5D9B1ECB" w14:textId="77777777"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Pr>
          <w:noProof/>
        </w:rPr>
        <w:t>507</w:t>
      </w:r>
      <w:r w:rsidRPr="005E37D0">
        <w:fldChar w:fldCharType="end"/>
      </w:r>
    </w:p>
    <w:p w14:paraId="22F92A9D" w14:textId="77777777"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Pr>
          <w:noProof/>
        </w:rPr>
        <w:t>1010</w:t>
      </w:r>
      <w:r w:rsidRPr="005E37D0">
        <w:fldChar w:fldCharType="end"/>
      </w:r>
    </w:p>
    <w:p w14:paraId="4BE48CD8" w14:textId="77777777"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Pr>
          <w:noProof/>
        </w:rPr>
        <w:t>1015</w:t>
      </w:r>
      <w:r w:rsidRPr="005E37D0">
        <w:fldChar w:fldCharType="end"/>
      </w:r>
    </w:p>
    <w:p w14:paraId="19FC2312" w14:textId="77777777"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Pr>
          <w:noProof/>
        </w:rPr>
        <w:t>1017</w:t>
      </w:r>
      <w:r w:rsidRPr="005E37D0">
        <w:fldChar w:fldCharType="end"/>
      </w:r>
    </w:p>
    <w:p w14:paraId="78DA32E4" w14:textId="77777777"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Pr>
          <w:noProof/>
        </w:rPr>
        <w:t>517</w:t>
      </w:r>
      <w:r w:rsidRPr="005E37D0">
        <w:fldChar w:fldCharType="end"/>
      </w:r>
    </w:p>
    <w:p w14:paraId="65DF4E5C" w14:textId="77777777"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Pr>
          <w:noProof/>
        </w:rPr>
        <w:t>387</w:t>
      </w:r>
      <w:r w:rsidRPr="005E37D0">
        <w:fldChar w:fldCharType="end"/>
      </w:r>
    </w:p>
    <w:p w14:paraId="42CE113D" w14:textId="77777777"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Pr>
          <w:noProof/>
        </w:rPr>
        <w:t>397</w:t>
      </w:r>
      <w:r w:rsidRPr="005E37D0">
        <w:fldChar w:fldCharType="end"/>
      </w:r>
    </w:p>
    <w:p w14:paraId="767827A0" w14:textId="77777777"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Pr>
          <w:noProof/>
        </w:rPr>
        <w:t>959</w:t>
      </w:r>
      <w:r w:rsidRPr="005E37D0">
        <w:fldChar w:fldCharType="end"/>
      </w:r>
    </w:p>
    <w:p w14:paraId="7A95167D" w14:textId="77777777"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Pr>
          <w:noProof/>
        </w:rPr>
        <w:t>403</w:t>
      </w:r>
      <w:r w:rsidRPr="005E37D0">
        <w:fldChar w:fldCharType="end"/>
      </w:r>
    </w:p>
    <w:p w14:paraId="448CB2DE" w14:textId="77777777"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Pr>
          <w:noProof/>
        </w:rPr>
        <w:t>967</w:t>
      </w:r>
      <w:r w:rsidRPr="005E37D0">
        <w:fldChar w:fldCharType="end"/>
      </w:r>
    </w:p>
    <w:p w14:paraId="64B6D96B" w14:textId="77777777"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Pr>
          <w:noProof/>
        </w:rPr>
        <w:t>436</w:t>
      </w:r>
      <w:r w:rsidRPr="005E37D0">
        <w:fldChar w:fldCharType="end"/>
      </w:r>
    </w:p>
    <w:p w14:paraId="55BFD7DA" w14:textId="77777777"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Pr>
          <w:noProof/>
        </w:rPr>
        <w:t>55</w:t>
      </w:r>
      <w:r w:rsidRPr="005E37D0">
        <w:fldChar w:fldCharType="end"/>
      </w:r>
    </w:p>
    <w:p w14:paraId="3BC8BB4F" w14:textId="77777777"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Pr>
          <w:noProof/>
        </w:rPr>
        <w:t>6</w:t>
      </w:r>
      <w:r w:rsidRPr="005E37D0">
        <w:fldChar w:fldCharType="end"/>
      </w:r>
    </w:p>
    <w:p w14:paraId="1EC69BDE" w14:textId="77777777" w:rsidR="00E60591" w:rsidRDefault="00E60591" w:rsidP="00E60591">
      <w:pPr>
        <w:pStyle w:val="Heading3"/>
      </w:pPr>
      <w:bookmarkStart w:id="1109" w:name="_Ref452619392"/>
      <w:bookmarkStart w:id="1110" w:name="_Toc479145647"/>
      <w:r>
        <w:lastRenderedPageBreak/>
        <w:t>The December or Koiak Canticle</w:t>
      </w:r>
      <w:bookmarkEnd w:id="1109"/>
      <w:bookmarkEnd w:id="1110"/>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1"/>
      <w:r>
        <w:t>102</w:t>
      </w:r>
      <w:commentRangeEnd w:id="1111"/>
      <w:r>
        <w:rPr>
          <w:rStyle w:val="CommentReference"/>
          <w:rFonts w:eastAsiaTheme="minorHAnsi" w:cstheme="minorBidi"/>
          <w:color w:val="auto"/>
          <w:lang w:val="en-CA"/>
        </w:rPr>
        <w:commentReference w:id="1111"/>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2" w:name="_Ref452619413"/>
      <w:bookmarkStart w:id="1113" w:name="_Toc479145648"/>
      <w:r>
        <w:t>Psali Before the First Canticle (Agios O Theos)</w:t>
      </w:r>
      <w:bookmarkEnd w:id="1112"/>
      <w:bookmarkEnd w:id="11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4" w:name="_Ref452619578"/>
      <w:bookmarkStart w:id="1115" w:name="_Toc479145649"/>
      <w:r>
        <w:rPr>
          <w:sz w:val="24"/>
        </w:rPr>
        <w:lastRenderedPageBreak/>
        <w:t>Psali Adam After the First Canticle</w:t>
      </w:r>
      <w:bookmarkEnd w:id="1114"/>
      <w:bookmarkEnd w:id="11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6" w:name="_Ref452619819"/>
      <w:bookmarkStart w:id="1117" w:name="_Toc479145650"/>
      <w:r>
        <w:rPr>
          <w:sz w:val="24"/>
        </w:rPr>
        <w:t>Psali Adam On (Before) the Second Canticle</w:t>
      </w:r>
      <w:bookmarkEnd w:id="1116"/>
      <w:bookmarkEnd w:id="11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18" w:name="_Ref435645565"/>
      <w:bookmarkStart w:id="1119" w:name="_Toc479145651"/>
      <w:r>
        <w:rPr>
          <w:sz w:val="24"/>
        </w:rPr>
        <w:t>Psali Adam After the</w:t>
      </w:r>
      <w:r>
        <w:t xml:space="preserve"> Second Cantilce</w:t>
      </w:r>
      <w:bookmarkEnd w:id="1118"/>
      <w:bookmarkEnd w:id="1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0" w:name="_Ref452620167"/>
      <w:bookmarkStart w:id="1121" w:name="_Toc479145652"/>
      <w:bookmarkStart w:id="1122" w:name="_Ref435645593"/>
      <w:r>
        <w:t>The Psali Adam On (Before) the Third Canticle</w:t>
      </w:r>
      <w:bookmarkEnd w:id="1120"/>
      <w:bookmarkEnd w:id="1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3" w:name="_Ref452620325"/>
      <w:bookmarkStart w:id="1124" w:name="_Toc479145653"/>
      <w:r>
        <w:t>Psali Batos</w:t>
      </w:r>
      <w:r>
        <w:rPr>
          <w:lang w:val="en-US"/>
        </w:rPr>
        <w:t xml:space="preserve"> On (After) the Third Canticle</w:t>
      </w:r>
      <w:bookmarkEnd w:id="1122"/>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5" w:name="_Ref452620881"/>
      <w:bookmarkStart w:id="1126" w:name="_Toc479145654"/>
      <w:r>
        <w:lastRenderedPageBreak/>
        <w:t>Hymn on the Sunday Psali</w:t>
      </w:r>
      <w:bookmarkEnd w:id="1125"/>
      <w:bookmarkEnd w:id="1126"/>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27" w:name="_Ref452620856"/>
      <w:bookmarkStart w:id="1128" w:name="_Toc479145655"/>
      <w:r>
        <w:t>Interpretation on (After) the Sunday Theotokia Part 1</w:t>
      </w:r>
      <w:bookmarkEnd w:id="1127"/>
      <w:bookmarkEnd w:id="1128"/>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29" w:name="_Toc479145656"/>
      <w:r>
        <w:t>Interpretation on (After) the Sunday Theotokia Part 2</w:t>
      </w:r>
      <w:bookmarkEnd w:id="1129"/>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0" w:name="_Toc479145657"/>
      <w:r>
        <w:t>Interpretation on (After) the Sunday Theotokia Part 3</w:t>
      </w:r>
      <w:bookmarkEnd w:id="1130"/>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1" w:name="_Toc479145658"/>
      <w:r>
        <w:t>Interpretation on (After) the Sunday Theotokia Part 4</w:t>
      </w:r>
      <w:bookmarkEnd w:id="1131"/>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2" w:name="_Toc479145659"/>
      <w:r>
        <w:t>Interpretation on (After) the Sunday Theotokia Part 5</w:t>
      </w:r>
      <w:bookmarkEnd w:id="1132"/>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3" w:name="_Toc479145660"/>
      <w:r>
        <w:lastRenderedPageBreak/>
        <w:t>Interpretation on (After) the Sunday Theotokia Part 6</w:t>
      </w:r>
      <w:bookmarkEnd w:id="1133"/>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4" w:name="_Toc479145661"/>
      <w:r>
        <w:t>Interpretation on (After) the Sunday Theotokia Part 7 (modern)</w:t>
      </w:r>
      <w:bookmarkEnd w:id="1134"/>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5" w:name="_Ref452619669"/>
      <w:bookmarkStart w:id="1136" w:name="_Toc479145662"/>
      <w:r>
        <w:t>Hymn on the Monday Theotokia</w:t>
      </w:r>
      <w:bookmarkEnd w:id="1135"/>
      <w:bookmarkEnd w:id="1136"/>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37" w:name="_Ref452619779"/>
      <w:bookmarkStart w:id="1138" w:name="_Toc479145663"/>
      <w:r>
        <w:t>Hymn on the Tuesday Theotokia</w:t>
      </w:r>
      <w:bookmarkEnd w:id="1137"/>
      <w:bookmarkEnd w:id="1138"/>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39" w:name="_Ref452620017"/>
      <w:bookmarkStart w:id="1140" w:name="_Toc479145664"/>
      <w:r>
        <w:t>Hymn on the Wednesday Theotokia</w:t>
      </w:r>
      <w:bookmarkEnd w:id="1139"/>
      <w:bookmarkEnd w:id="1140"/>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1" w:name="_Ref435645467"/>
      <w:bookmarkStart w:id="1142" w:name="_Toc479145665"/>
      <w:r>
        <w:t>Hymn on the Thursday Theotokia (The Fiery Bush)</w:t>
      </w:r>
      <w:bookmarkEnd w:id="1141"/>
      <w:bookmarkEnd w:id="1142"/>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3" w:name="_Ref452620495"/>
      <w:bookmarkStart w:id="1144" w:name="_Toc479145666"/>
      <w:r>
        <w:lastRenderedPageBreak/>
        <w:t>Hymn on the Friday Theotokia</w:t>
      </w:r>
      <w:bookmarkEnd w:id="1143"/>
      <w:bookmarkEnd w:id="1144"/>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5" w:name="_Ref452620614"/>
      <w:bookmarkStart w:id="1146" w:name="_Toc479145667"/>
      <w:r>
        <w:lastRenderedPageBreak/>
        <w:t>Hymn on the Saturday Theotokia</w:t>
      </w:r>
      <w:bookmarkEnd w:id="1145"/>
      <w:bookmarkEnd w:id="1146"/>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47" w:name="_Ref452620695"/>
      <w:bookmarkStart w:id="1148" w:name="_Toc479145668"/>
      <w:r>
        <w:t>The First Batos Lobsh</w:t>
      </w:r>
      <w:bookmarkEnd w:id="1147"/>
      <w:bookmarkEnd w:id="1148"/>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49" w:name="_Ref452620704"/>
      <w:bookmarkStart w:id="1150" w:name="_Toc479145669"/>
      <w:r>
        <w:t>The Second Batos Lobsh</w:t>
      </w:r>
      <w:bookmarkEnd w:id="1149"/>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r>
        <w:lastRenderedPageBreak/>
        <w:t>Hymns for Paschaltide</w:t>
      </w:r>
    </w:p>
    <w:p w14:paraId="2C608A8F" w14:textId="77777777" w:rsidR="00E60591" w:rsidRDefault="00E60591" w:rsidP="00E60591">
      <w:pPr>
        <w:pStyle w:val="Heading4"/>
      </w:pPr>
      <w:bookmarkStart w:id="1151" w:name="_Ref479160157"/>
      <w:bookmarkStart w:id="1152" w:name="_Ref479145548"/>
      <w:r>
        <w:t>The Paschal Canticle</w:t>
      </w:r>
      <w:bookmarkEnd w:id="1151"/>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3" w:name="_Ref479318422"/>
      <w:r>
        <w:lastRenderedPageBreak/>
        <w:t>Psali Batos After the Second Canticle</w:t>
      </w:r>
      <w:bookmarkEnd w:id="11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4" w:name="_Ref479318514"/>
      <w:r>
        <w:lastRenderedPageBreak/>
        <w:t>Psali Adam After the Third Canticle</w:t>
      </w:r>
      <w:bookmarkEnd w:id="11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5" w:name="_Ref482774011"/>
      <w:r>
        <w:t>Psali Adam After the Fourth Canticle</w:t>
      </w:r>
      <w:bookmarkEnd w:id="1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r>
        <w:lastRenderedPageBreak/>
        <w:t>The Raising of Incense</w:t>
      </w:r>
      <w:bookmarkEnd w:id="1103"/>
      <w:bookmarkEnd w:id="1104"/>
      <w:bookmarkEnd w:id="110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56"/>
      <w:r>
        <w:t>Morning</w:t>
      </w:r>
      <w:commentRangeEnd w:id="1156"/>
      <w:r>
        <w:rPr>
          <w:rStyle w:val="CommentReference"/>
          <w:rFonts w:eastAsiaTheme="minorHAnsi" w:cstheme="minorBidi"/>
          <w:b w:val="0"/>
          <w:bCs w:val="0"/>
        </w:rPr>
        <w:commentReference w:id="115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57" w:name="ThanksgivingIncense"/>
      <w:r>
        <w:lastRenderedPageBreak/>
        <w:t>The Prayer of Thanksgiving</w:t>
      </w:r>
    </w:p>
    <w:bookmarkEnd w:id="115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E7D529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62F4">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58" w:name="_Ref435789344"/>
      <w:bookmarkStart w:id="1159" w:name="VersesCymbals"/>
      <w:r>
        <w:t>The Verses of the Cymbals</w:t>
      </w:r>
      <w:bookmarkEnd w:id="1158"/>
    </w:p>
    <w:bookmarkEnd w:id="115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0"/>
            <w:r w:rsidRPr="007425E1">
              <w:t xml:space="preserve">May </w:t>
            </w:r>
            <w:commentRangeEnd w:id="1160"/>
            <w:r>
              <w:rPr>
                <w:rStyle w:val="CommentReference"/>
                <w:rFonts w:eastAsiaTheme="minorHAnsi" w:cstheme="minorBidi"/>
                <w:color w:val="auto"/>
                <w:lang w:val="en-CA"/>
              </w:rPr>
              <w:commentReference w:id="116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61" w:name="PrayerDeparted"/>
      <w:r>
        <w:t>The Prayer for the Departed</w:t>
      </w:r>
    </w:p>
    <w:bookmarkEnd w:id="116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62"/>
      <w:r>
        <w:t xml:space="preserve"> </w:t>
      </w:r>
      <w:commentRangeEnd w:id="1162"/>
      <w:r>
        <w:rPr>
          <w:rStyle w:val="CommentReference"/>
          <w:lang w:val="en-CA"/>
        </w:rPr>
        <w:commentReference w:id="1162"/>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63"/>
      <w:r>
        <w:t xml:space="preserve"> </w:t>
      </w:r>
      <w:commentRangeEnd w:id="1163"/>
      <w:r>
        <w:rPr>
          <w:rStyle w:val="CommentReference"/>
          <w:lang w:val="en-CA"/>
        </w:rPr>
        <w:commentReference w:id="1163"/>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64"/>
      <w:r>
        <w:t>You</w:t>
      </w:r>
      <w:commentRangeEnd w:id="1164"/>
      <w:r>
        <w:rPr>
          <w:rStyle w:val="CommentReference"/>
          <w:lang w:val="en-CA"/>
        </w:rPr>
        <w:commentReference w:id="116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65" w:name="_Ref435789903"/>
      <w:r>
        <w:rPr>
          <w:lang w:val="en-GB"/>
        </w:rPr>
        <w:lastRenderedPageBreak/>
        <w:t>Graciously Accord</w:t>
      </w:r>
      <w:bookmarkEnd w:id="116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66" w:name="_Ref435789927"/>
      <w:bookmarkStart w:id="116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68"/>
      <w:r>
        <w:rPr>
          <w:lang w:val="en-GB"/>
        </w:rPr>
        <w:t xml:space="preserve">to </w:t>
      </w:r>
      <w:commentRangeEnd w:id="1168"/>
      <w:r>
        <w:rPr>
          <w:rStyle w:val="CommentReference"/>
          <w:lang w:val="en-CA"/>
        </w:rPr>
        <w:commentReference w:id="116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69" w:name="_Ref442856274"/>
      <w:r>
        <w:t>The Gloria</w:t>
      </w:r>
      <w:bookmarkEnd w:id="1166"/>
      <w:bookmarkEnd w:id="116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0" w:name="_Ref435789969"/>
      <w:bookmarkEnd w:id="116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71" w:name="_Ref442856358"/>
      <w:r>
        <w:t>The Trisagion</w:t>
      </w:r>
      <w:bookmarkEnd w:id="1170"/>
      <w:bookmarkEnd w:id="117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72" w:name="_Ref442856453"/>
      <w:r>
        <w:t>Hail to You</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73" w:name="_Ref434477171"/>
      <w:r>
        <w:t>The Introduction to the Doxologies</w:t>
      </w:r>
      <w:bookmarkEnd w:id="117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74" w:name="_Ref435799700"/>
      <w:r>
        <w:lastRenderedPageBreak/>
        <w:t>The Doxologies</w:t>
      </w:r>
      <w:bookmarkEnd w:id="117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75" w:name="_Ref434487836"/>
      <w:r>
        <w:t>The Evening Doxology of the Virgin</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76" w:name="_Ref434487846"/>
      <w:r>
        <w:t>The Morning Doxology of the Virgin</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77"/>
            <w:r>
              <w:t xml:space="preserve">declared </w:t>
            </w:r>
            <w:commentRangeEnd w:id="1177"/>
            <w:r>
              <w:rPr>
                <w:rStyle w:val="CommentReference"/>
                <w:rFonts w:ascii="Times New Roman" w:eastAsiaTheme="minorHAnsi" w:hAnsi="Times New Roman" w:cstheme="minorBidi"/>
                <w:color w:val="auto"/>
              </w:rPr>
              <w:commentReference w:id="117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78"/>
            <w:r>
              <w:t xml:space="preserve">Good New </w:t>
            </w:r>
            <w:commentRangeEnd w:id="1178"/>
            <w:r>
              <w:rPr>
                <w:rStyle w:val="CommentReference"/>
                <w:rFonts w:ascii="Times New Roman" w:eastAsiaTheme="minorHAnsi" w:hAnsi="Times New Roman" w:cstheme="minorBidi"/>
                <w:color w:val="auto"/>
              </w:rPr>
              <w:commentReference w:id="117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79"/>
            <w:r>
              <w:t>Be our advocate</w:t>
            </w:r>
            <w:commentRangeEnd w:id="1179"/>
            <w:r>
              <w:rPr>
                <w:rStyle w:val="CommentReference"/>
                <w:rFonts w:ascii="Times New Roman" w:eastAsiaTheme="minorHAnsi" w:hAnsi="Times New Roman" w:cstheme="minorBidi"/>
                <w:color w:val="auto"/>
              </w:rPr>
              <w:commentReference w:id="117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0"/>
            <w:r>
              <w:t>Mary</w:t>
            </w:r>
            <w:commentRangeEnd w:id="1180"/>
            <w:r>
              <w:rPr>
                <w:rStyle w:val="CommentReference"/>
                <w:rFonts w:ascii="Times New Roman" w:eastAsiaTheme="minorHAnsi" w:hAnsi="Times New Roman" w:cstheme="minorBidi"/>
                <w:color w:val="auto"/>
              </w:rPr>
              <w:commentReference w:id="118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81" w:name="_Ref435799710"/>
      <w:r>
        <w:lastRenderedPageBreak/>
        <w:t>The Orthodox Creed</w:t>
      </w:r>
      <w:bookmarkEnd w:id="118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82" w:name="_Ref442856751"/>
      <w:r>
        <w:t>God Have mercy upon us</w:t>
      </w:r>
      <w:bookmarkEnd w:id="118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83"/>
      <w:r>
        <w:t>God</w:t>
      </w:r>
      <w:commentRangeEnd w:id="1183"/>
      <w:r>
        <w:rPr>
          <w:rStyle w:val="CommentReference"/>
          <w:lang w:val="en-CA"/>
        </w:rPr>
        <w:commentReference w:id="118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84" w:name="_Ref442856856"/>
      <w:r>
        <w:lastRenderedPageBreak/>
        <w:t>The Prayer for the Gospel</w:t>
      </w:r>
      <w:bookmarkEnd w:id="118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85" w:name="_Ref442870575"/>
      <w:r>
        <w:t>The Gospel Response</w:t>
      </w:r>
      <w:bookmarkEnd w:id="118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86" w:name="_Ref442870289"/>
      <w:r>
        <w:t>The Absolutions</w:t>
      </w:r>
      <w:bookmarkEnd w:id="118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87" w:name="_Ref448228543"/>
      <w:bookmarkStart w:id="1188" w:name="_Ref448228546"/>
      <w:bookmarkStart w:id="1189" w:name="_Ref448471804"/>
      <w:bookmarkStart w:id="1190" w:name="_Toc481478302"/>
      <w:r>
        <w:lastRenderedPageBreak/>
        <w:t>The Book of Psalis and Doxologies</w:t>
      </w:r>
      <w:bookmarkEnd w:id="224"/>
      <w:bookmarkEnd w:id="225"/>
      <w:bookmarkEnd w:id="226"/>
      <w:bookmarkEnd w:id="1187"/>
      <w:bookmarkEnd w:id="1188"/>
      <w:bookmarkEnd w:id="1189"/>
      <w:bookmarkEnd w:id="1190"/>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91" w:name="_Toc481478303"/>
      <w:bookmarkStart w:id="1192" w:name="_Toc410196197"/>
      <w:bookmarkStart w:id="1193" w:name="_Toc410196439"/>
      <w:bookmarkStart w:id="1194" w:name="_Toc410196941"/>
      <w:r>
        <w:lastRenderedPageBreak/>
        <w:t>General and Common Doxologies</w:t>
      </w:r>
      <w:bookmarkEnd w:id="1191"/>
    </w:p>
    <w:p w14:paraId="1B082926" w14:textId="77777777" w:rsidR="009C13E9" w:rsidRDefault="009C13E9" w:rsidP="009C13E9">
      <w:pPr>
        <w:pStyle w:val="Heading3"/>
      </w:pPr>
      <w:bookmarkStart w:id="1195" w:name="_Ref434488390"/>
      <w:r>
        <w:t>The Doxology of the Heavenly</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96"/>
            <w:r>
              <w:t>The great and holy luminaries,</w:t>
            </w:r>
            <w:commentRangeEnd w:id="1196"/>
            <w:r>
              <w:rPr>
                <w:rStyle w:val="CommentReference"/>
                <w:rFonts w:ascii="Times New Roman" w:hAnsi="Times New Roman"/>
              </w:rPr>
              <w:commentReference w:id="119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9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97"/>
            <w:r>
              <w:rPr>
                <w:rStyle w:val="CommentReference"/>
                <w:rFonts w:ascii="Times New Roman" w:hAnsi="Times New Roman"/>
              </w:rPr>
              <w:commentReference w:id="119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98"/>
            <w:r w:rsidRPr="00602B0F">
              <w:t xml:space="preserve">O Lord, </w:t>
            </w:r>
            <w:commentRangeEnd w:id="1198"/>
            <w:r>
              <w:rPr>
                <w:rStyle w:val="CommentReference"/>
                <w:rFonts w:ascii="Times New Roman" w:hAnsi="Times New Roman"/>
              </w:rPr>
              <w:commentReference w:id="119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99" w:name="_Ref434488524"/>
      <w:r>
        <w:t>The Doxology of St. John the Baptist</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00" w:name="_Ref434488546"/>
      <w:r>
        <w:t>Another Doxology of St. John the Baptist</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01" w:name="_Ref434488644"/>
      <w:r>
        <w:lastRenderedPageBreak/>
        <w:t>A Doxology for the Apostles</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02"/>
            <w:r>
              <w:t xml:space="preserve">called </w:t>
            </w:r>
            <w:commentRangeEnd w:id="1202"/>
            <w:r>
              <w:rPr>
                <w:rStyle w:val="CommentReference"/>
                <w:rFonts w:ascii="Times New Roman" w:eastAsiaTheme="minorHAnsi" w:hAnsi="Times New Roman" w:cstheme="minorBidi"/>
                <w:color w:val="auto"/>
              </w:rPr>
              <w:commentReference w:id="120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03"/>
            <w:r>
              <w:t>Who loved him greatly.</w:t>
            </w:r>
            <w:commentRangeEnd w:id="1203"/>
            <w:r>
              <w:rPr>
                <w:rStyle w:val="CommentReference"/>
                <w:rFonts w:ascii="Times New Roman" w:eastAsiaTheme="minorHAnsi" w:hAnsi="Times New Roman" w:cstheme="minorBidi"/>
                <w:color w:val="auto"/>
              </w:rPr>
              <w:commentReference w:id="120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04" w:name="_Ref434488657"/>
      <w:r>
        <w:t>Another Doxology for the Apostles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05"/>
            <w:r>
              <w:t xml:space="preserve">Our </w:t>
            </w:r>
            <w:commentRangeEnd w:id="1205"/>
            <w:r>
              <w:rPr>
                <w:rStyle w:val="CommentReference"/>
                <w:rFonts w:ascii="Times New Roman" w:eastAsiaTheme="minorHAnsi" w:hAnsi="Times New Roman" w:cstheme="minorBidi"/>
                <w:color w:val="auto"/>
              </w:rPr>
              <w:commentReference w:id="120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06"/>
            <w:r>
              <w:t xml:space="preserve">And </w:t>
            </w:r>
            <w:commentRangeEnd w:id="1206"/>
            <w:r>
              <w:rPr>
                <w:rStyle w:val="CommentReference"/>
                <w:rFonts w:ascii="Times New Roman" w:eastAsiaTheme="minorHAnsi" w:hAnsi="Times New Roman" w:cstheme="minorBidi"/>
                <w:color w:val="auto"/>
              </w:rPr>
              <w:commentReference w:id="120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07"/>
            <w:r>
              <w:t>And was numbered with</w:t>
            </w:r>
          </w:p>
          <w:p w14:paraId="5527B3A6" w14:textId="77777777" w:rsidR="004C7F73" w:rsidRDefault="004C7F73" w:rsidP="004C7F73">
            <w:pPr>
              <w:pStyle w:val="EngHangEnd"/>
            </w:pPr>
            <w:r>
              <w:t>The rest of the Apostles.</w:t>
            </w:r>
            <w:commentRangeEnd w:id="1207"/>
            <w:r>
              <w:rPr>
                <w:rStyle w:val="CommentReference"/>
                <w:rFonts w:ascii="Times New Roman" w:eastAsiaTheme="minorHAnsi" w:hAnsi="Times New Roman" w:cstheme="minorBidi"/>
                <w:color w:val="auto"/>
              </w:rPr>
              <w:commentReference w:id="120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08"/>
            <w:r>
              <w:t xml:space="preserve">sound </w:t>
            </w:r>
            <w:commentRangeEnd w:id="1208"/>
            <w:r>
              <w:rPr>
                <w:rStyle w:val="CommentReference"/>
                <w:rFonts w:ascii="Times New Roman" w:eastAsiaTheme="minorHAnsi" w:hAnsi="Times New Roman" w:cstheme="minorBidi"/>
                <w:color w:val="auto"/>
              </w:rPr>
              <w:commentReference w:id="120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09" w:name="_Ref434488814"/>
      <w:r>
        <w:t>The Doxology of St. Mark</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10" w:name="_Ref434488992"/>
      <w:r>
        <w:t>The Doxology of Any Apostle</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1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11"/>
            <w:r>
              <w:rPr>
                <w:rStyle w:val="CommentReference"/>
                <w:rFonts w:ascii="Times New Roman" w:eastAsiaTheme="minorHAnsi" w:hAnsi="Times New Roman" w:cstheme="minorBidi"/>
                <w:color w:val="auto"/>
              </w:rPr>
              <w:commentReference w:id="121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12"/>
            <w:r>
              <w:t>compatriots</w:t>
            </w:r>
            <w:commentRangeEnd w:id="1212"/>
            <w:r>
              <w:rPr>
                <w:rStyle w:val="CommentReference"/>
                <w:rFonts w:ascii="Times New Roman" w:eastAsiaTheme="minorHAnsi" w:hAnsi="Times New Roman" w:cstheme="minorBidi"/>
                <w:color w:val="auto"/>
              </w:rPr>
              <w:commentReference w:id="121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13" w:name="_Ref434489014"/>
      <w:r>
        <w:t>The Doxology of St. Stephen</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14" w:name="_Ref434489170"/>
      <w:r>
        <w:lastRenderedPageBreak/>
        <w:t>The Doxology of St. George</w:t>
      </w:r>
      <w:bookmarkEnd w:id="1214"/>
    </w:p>
    <w:p w14:paraId="066A4290" w14:textId="083C1284"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E62F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62F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15" w:name="_Ref434490082"/>
      <w:r>
        <w:lastRenderedPageBreak/>
        <w:t>The Doxology of St. Demiana</w:t>
      </w:r>
      <w:bookmarkEnd w:id="1215"/>
    </w:p>
    <w:p w14:paraId="10DFBB59" w14:textId="1720C79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E62F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E62F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16" w:name="_Ref434489950"/>
      <w:r>
        <w:t>The Doxology of the Martyrs</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lastRenderedPageBreak/>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lastRenderedPageBreak/>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17"/>
            <w:r>
              <w:t>Akrash</w:t>
            </w:r>
            <w:commentRangeEnd w:id="1217"/>
            <w:r>
              <w:rPr>
                <w:rStyle w:val="CommentReference"/>
              </w:rPr>
              <w:commentReference w:id="121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18" w:name="_Ref434490311"/>
      <w:r>
        <w:t>The Doxology of St. Anthony and St. Paul</w:t>
      </w:r>
      <w:bookmarkEnd w:id="1218"/>
    </w:p>
    <w:p w14:paraId="716265E5" w14:textId="4F9BE41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E62F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E62F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0E62F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19"/>
            <w:r w:rsidRPr="004764BD">
              <w:t>give light to</w:t>
            </w:r>
            <w:commentRangeEnd w:id="1219"/>
            <w:r>
              <w:rPr>
                <w:rStyle w:val="CommentReference"/>
                <w:rFonts w:ascii="Times New Roman" w:eastAsiaTheme="minorHAnsi" w:hAnsi="Times New Roman" w:cstheme="minorBidi"/>
                <w:color w:val="auto"/>
              </w:rPr>
              <w:commentReference w:id="121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20" w:name="_Ref434490826"/>
      <w:r>
        <w:t>The Doxology of St. Pishoy and St. Paul of Tammah</w:t>
      </w:r>
      <w:bookmarkEnd w:id="1220"/>
    </w:p>
    <w:p w14:paraId="204E33B1" w14:textId="6F1A6E35"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62F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62F4">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lastRenderedPageBreak/>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21" w:name="_Ref434492161"/>
      <w:r>
        <w:t>The Doxology of St. Athanasius the Apostolic</w:t>
      </w:r>
      <w:bookmarkEnd w:id="1221"/>
      <w:r w:rsidR="00B52F78">
        <w:rPr>
          <w:rStyle w:val="FootnoteReference"/>
        </w:rPr>
        <w:footnoteReference w:id="979"/>
      </w:r>
    </w:p>
    <w:p w14:paraId="1BC7DA79" w14:textId="4521C3B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62F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62F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22" w:name="_Ref434492536"/>
      <w:r>
        <w:t xml:space="preserve">The Doxology of </w:t>
      </w:r>
      <w:r w:rsidR="00231798">
        <w:t>the</w:t>
      </w:r>
      <w:r>
        <w:t xml:space="preserve"> Cross Bearers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23" w:name="_Ref434492645"/>
      <w:r>
        <w:t>The Doxology for a Hierarch Who is Present</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23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33"/>
            <w:r>
              <w:rPr>
                <w:rStyle w:val="CommentReference"/>
                <w:rFonts w:ascii="Times New Roman" w:eastAsiaTheme="minorHAnsi" w:hAnsi="Times New Roman" w:cstheme="minorBidi"/>
                <w:color w:val="auto"/>
              </w:rPr>
              <w:commentReference w:id="123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37" w:name="_Toc481478304"/>
      <w:bookmarkStart w:id="1238" w:name="September"/>
      <w:r>
        <w:lastRenderedPageBreak/>
        <w:t>September</w:t>
      </w:r>
      <w:bookmarkEnd w:id="1192"/>
      <w:bookmarkEnd w:id="1193"/>
      <w:bookmarkEnd w:id="119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3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AC3FA8">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AC3FA8">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AC3FA8">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AC3FA8">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AC3FA8">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AC3FA8">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AC3FA8">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AC3FA8">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AC3FA8">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AC3FA8">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AC3FA8">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AC3FA8">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AC3FA8">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AC3FA8">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AC3FA8">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AC3FA8">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39" w:name="_Toc410196198"/>
      <w:bookmarkStart w:id="1240" w:name="_Toc410196440"/>
      <w:bookmarkStart w:id="1241" w:name="_Toc410196942"/>
      <w:r>
        <w:br w:type="page"/>
      </w:r>
    </w:p>
    <w:p w14:paraId="3B77A2B2" w14:textId="6F99453D" w:rsidR="00495F1A" w:rsidRDefault="0092592B" w:rsidP="00495F1A">
      <w:pPr>
        <w:pStyle w:val="Heading3"/>
      </w:pPr>
      <w:bookmarkStart w:id="1242" w:name="_Toc459399235"/>
      <w:r>
        <w:lastRenderedPageBreak/>
        <w:t xml:space="preserve">August 29 (30) / Tho-out 1: </w:t>
      </w:r>
      <w:r w:rsidR="00495F1A">
        <w:t>Ecclesiastical New Year: Nairouz</w:t>
      </w:r>
      <w:bookmarkEnd w:id="1239"/>
      <w:bookmarkEnd w:id="1240"/>
      <w:bookmarkEnd w:id="1241"/>
      <w:bookmarkEnd w:id="124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4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44" w:name="_Ref459398951"/>
      <w:r>
        <w:t>The Doxolog</w:t>
      </w:r>
      <w:r w:rsidR="00E21EA3">
        <w:t>y for Ecclesiastical New Year</w:t>
      </w:r>
      <w:bookmarkEnd w:id="1243"/>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45"/>
            <w:r>
              <w:t xml:space="preserve">wiles </w:t>
            </w:r>
            <w:commentRangeEnd w:id="1245"/>
            <w:r>
              <w:rPr>
                <w:rStyle w:val="CommentReference"/>
                <w:rFonts w:ascii="Times New Roman" w:eastAsiaTheme="minorHAnsi" w:hAnsi="Times New Roman" w:cstheme="minorBidi"/>
                <w:color w:val="auto"/>
              </w:rPr>
              <w:commentReference w:id="124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46" w:name="_Ref434473482"/>
      <w:r>
        <w:t>The Psali Adam</w:t>
      </w:r>
      <w:r w:rsidR="00B411C9">
        <w:t xml:space="preserve"> for the Ecclesiastical New Year</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47"/>
            <w:r>
              <w:t xml:space="preserve">Ϯⲛⲁⲟⲩⲱϣⲧ </w:t>
            </w:r>
            <w:commentRangeEnd w:id="1247"/>
            <w:r>
              <w:rPr>
                <w:rStyle w:val="CommentReference"/>
                <w:rFonts w:ascii="Times New Roman" w:hAnsi="Times New Roman"/>
              </w:rPr>
              <w:commentReference w:id="124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48"/>
            <w:r>
              <w:t>reign</w:t>
            </w:r>
            <w:commentRangeEnd w:id="1248"/>
            <w:r>
              <w:rPr>
                <w:rStyle w:val="CommentReference"/>
              </w:rPr>
              <w:commentReference w:id="124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49" w:name="_Ref434473530"/>
      <w:r>
        <w:t xml:space="preserve">The Psali </w:t>
      </w:r>
      <w:r w:rsidR="004E71A7">
        <w:t>Batos for the Ecclesiastical New Year</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50"/>
            <w:r>
              <w:t xml:space="preserve">be </w:t>
            </w:r>
            <w:commentRangeEnd w:id="1250"/>
            <w:r>
              <w:rPr>
                <w:rStyle w:val="CommentReference"/>
              </w:rPr>
              <w:commentReference w:id="125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51"/>
            <w:r>
              <w:t xml:space="preserve">Ⲁⲙⲱⲛⲓ </w:t>
            </w:r>
            <w:commentRangeEnd w:id="1251"/>
            <w:r>
              <w:rPr>
                <w:rStyle w:val="CommentReference"/>
                <w:rFonts w:ascii="Times New Roman" w:hAnsi="Times New Roman"/>
              </w:rPr>
              <w:commentReference w:id="125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52"/>
            <w:r>
              <w:t xml:space="preserve">the </w:t>
            </w:r>
            <w:commentRangeEnd w:id="1252"/>
            <w:r>
              <w:rPr>
                <w:rStyle w:val="CommentReference"/>
              </w:rPr>
              <w:commentReference w:id="125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53"/>
            <w:r>
              <w:t xml:space="preserve">entreat </w:t>
            </w:r>
            <w:commentRangeEnd w:id="1253"/>
            <w:r>
              <w:rPr>
                <w:rStyle w:val="CommentReference"/>
              </w:rPr>
              <w:commentReference w:id="125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54" w:name="_Toc459399236"/>
      <w:r>
        <w:t xml:space="preserve">August 29 (30) / Tho-out 1: </w:t>
      </w:r>
      <w:r w:rsidRPr="00646349">
        <w:t xml:space="preserve">Also </w:t>
      </w:r>
      <w:r>
        <w:t>the Martyrdom of St. Bartholomew the Apostle</w:t>
      </w:r>
      <w:bookmarkEnd w:id="1254"/>
    </w:p>
    <w:p w14:paraId="18F26E46" w14:textId="587A0C1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55" w:name="_Toc459399237"/>
      <w:r>
        <w:t xml:space="preserve">August 30 (31) / Tho-out 2: </w:t>
      </w:r>
      <w:r w:rsidR="005242D1">
        <w:t xml:space="preserve">Martyrdom of </w:t>
      </w:r>
      <w:r>
        <w:t>St. John the Baptist</w:t>
      </w:r>
      <w:bookmarkEnd w:id="1255"/>
    </w:p>
    <w:p w14:paraId="0BD3AFB5" w14:textId="2884E81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56" w:name="_Toc459399238"/>
      <w:r>
        <w:t>September 1 (2) / Tho-out 4: St. Verena</w:t>
      </w:r>
      <w:bookmarkEnd w:id="1256"/>
    </w:p>
    <w:p w14:paraId="593C8957" w14:textId="505B2827" w:rsidR="00DB5470" w:rsidRDefault="00296539" w:rsidP="00DB5470">
      <w:pPr>
        <w:pStyle w:val="Heading4"/>
      </w:pPr>
      <w:bookmarkStart w:id="125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58" w:name="_Ref459401476"/>
      <w:r>
        <w:t>The Doxology</w:t>
      </w:r>
      <w:r w:rsidR="00B46E6E">
        <w:t xml:space="preserve"> for St. Verena</w:t>
      </w:r>
      <w:bookmarkEnd w:id="1257"/>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59" w:name="_Toc459399239"/>
      <w:r>
        <w:t>September 3 (4) / Tho-out 6: St. Phoebe the Protodeaconess</w:t>
      </w:r>
      <w:r w:rsidR="008C4D26">
        <w:rPr>
          <w:rStyle w:val="FootnoteReference"/>
        </w:rPr>
        <w:footnoteReference w:id="984"/>
      </w:r>
      <w:bookmarkEnd w:id="1259"/>
    </w:p>
    <w:p w14:paraId="47E3028B" w14:textId="77777777" w:rsidR="0039635A" w:rsidRDefault="0039635A" w:rsidP="0039635A">
      <w:pPr>
        <w:pStyle w:val="Heading3"/>
      </w:pPr>
      <w:bookmarkStart w:id="1260" w:name="_Toc459399240"/>
      <w:r>
        <w:t>September 4 (5) / Tho-out 7: St. Dioscorus</w:t>
      </w:r>
      <w:bookmarkEnd w:id="1260"/>
    </w:p>
    <w:p w14:paraId="6AE56346" w14:textId="4E0CE7FC" w:rsidR="0039635A" w:rsidRDefault="00191A26" w:rsidP="0039635A">
      <w:pPr>
        <w:pStyle w:val="Rubric"/>
      </w:pPr>
      <w:r>
        <w:fldChar w:fldCharType="begin"/>
      </w:r>
      <w:r>
        <w:instrText xml:space="preserve"> REF _Ref434492249 \h </w:instrText>
      </w:r>
      <w:r>
        <w:fldChar w:fldCharType="separate"/>
      </w:r>
      <w:r w:rsidR="000E62F4">
        <w:t>The Doxology for St. Severus</w:t>
      </w:r>
      <w:r>
        <w:fldChar w:fldCharType="end"/>
      </w:r>
      <w:r>
        <w:t xml:space="preserve">, </w:t>
      </w:r>
      <w:r>
        <w:fldChar w:fldCharType="begin"/>
      </w:r>
      <w:r>
        <w:instrText xml:space="preserve"> REF _Ref434561058 \h </w:instrText>
      </w:r>
      <w:r>
        <w:fldChar w:fldCharType="separate"/>
      </w:r>
      <w:r w:rsidR="000E62F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61" w:name="_Toc459399241"/>
      <w:r>
        <w:t>September 4 (5) / Tho-out 7: Also St. Rebecca and her Children</w:t>
      </w:r>
      <w:bookmarkEnd w:id="1261"/>
    </w:p>
    <w:p w14:paraId="51FECB60" w14:textId="7CDB2FBF" w:rsidR="00BD6485" w:rsidRDefault="00BD6485" w:rsidP="00BD6485">
      <w:pPr>
        <w:pStyle w:val="Heading4"/>
      </w:pPr>
      <w:bookmarkStart w:id="126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63" w:name="_Ref459401387"/>
      <w:r>
        <w:t>The Doxology</w:t>
      </w:r>
      <w:r w:rsidR="00B46E6E">
        <w:t xml:space="preserve"> for St. Rebecca and her Children</w:t>
      </w:r>
      <w:bookmarkEnd w:id="1262"/>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lastRenderedPageBreak/>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lastRenderedPageBreak/>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64" w:name="_Toc459399242"/>
      <w:r>
        <w:lastRenderedPageBreak/>
        <w:t>September 9 (10) / Tho-out 12: Commemoration of Archangel Michael</w:t>
      </w:r>
      <w:bookmarkEnd w:id="1264"/>
    </w:p>
    <w:p w14:paraId="0E80B426" w14:textId="77777777" w:rsidR="000E62F4"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EF9573A" w14:textId="77777777" w:rsidTr="0082304E">
        <w:trPr>
          <w:cantSplit/>
          <w:jc w:val="center"/>
        </w:trPr>
        <w:tc>
          <w:tcPr>
            <w:tcW w:w="288" w:type="dxa"/>
          </w:tcPr>
          <w:p w14:paraId="7A8BCE4C" w14:textId="77777777" w:rsidR="000E62F4" w:rsidRDefault="000E62F4" w:rsidP="0082304E">
            <w:pPr>
              <w:pStyle w:val="CopticCross"/>
            </w:pPr>
          </w:p>
        </w:tc>
        <w:tc>
          <w:tcPr>
            <w:tcW w:w="3960" w:type="dxa"/>
          </w:tcPr>
          <w:p w14:paraId="60763829" w14:textId="77777777" w:rsidR="000E62F4" w:rsidRDefault="000E62F4" w:rsidP="00C83ECE">
            <w:pPr>
              <w:pStyle w:val="EngHang"/>
            </w:pPr>
            <w:r>
              <w:t>Through the intercessions</w:t>
            </w:r>
          </w:p>
          <w:p w14:paraId="32557528" w14:textId="77777777" w:rsidR="000E62F4" w:rsidRDefault="000E62F4" w:rsidP="00C83ECE">
            <w:pPr>
              <w:pStyle w:val="EngHang"/>
            </w:pPr>
            <w:r>
              <w:t>Of the Four Incorporeal Beasts,</w:t>
            </w:r>
          </w:p>
          <w:p w14:paraId="137C4777" w14:textId="77777777" w:rsidR="000E62F4" w:rsidRDefault="000E62F4" w:rsidP="00C83ECE">
            <w:pPr>
              <w:pStyle w:val="EngHang"/>
            </w:pPr>
            <w:r>
              <w:t>The ministering flames of fire,</w:t>
            </w:r>
          </w:p>
          <w:p w14:paraId="21CE6218" w14:textId="77777777" w:rsidR="000E62F4" w:rsidRDefault="000E62F4" w:rsidP="0082304E">
            <w:pPr>
              <w:pStyle w:val="EngHangEnd"/>
            </w:pPr>
            <w:r>
              <w:t>O Lord, grant us the forgiveness of our sins.</w:t>
            </w:r>
          </w:p>
        </w:tc>
        <w:tc>
          <w:tcPr>
            <w:tcW w:w="288" w:type="dxa"/>
          </w:tcPr>
          <w:p w14:paraId="0595FF99" w14:textId="77777777" w:rsidR="000E62F4" w:rsidRDefault="000E62F4" w:rsidP="0082304E"/>
        </w:tc>
        <w:tc>
          <w:tcPr>
            <w:tcW w:w="288" w:type="dxa"/>
          </w:tcPr>
          <w:p w14:paraId="667B51FE" w14:textId="77777777" w:rsidR="000E62F4" w:rsidRDefault="000E62F4" w:rsidP="0082304E">
            <w:pPr>
              <w:pStyle w:val="CopticCross"/>
            </w:pPr>
          </w:p>
        </w:tc>
        <w:tc>
          <w:tcPr>
            <w:tcW w:w="3960" w:type="dxa"/>
          </w:tcPr>
          <w:p w14:paraId="24056D12" w14:textId="77777777" w:rsidR="000E62F4" w:rsidRDefault="000E62F4" w:rsidP="00C83ECE">
            <w:pPr>
              <w:pStyle w:val="CopticVersemulti-line"/>
            </w:pPr>
            <w:r>
              <w:t>Ϩⲓⲧⲉⲛ ⲛⲓⲡ̀ⲣⲉⲥⲃⲓⲁ̀</w:t>
            </w:r>
          </w:p>
          <w:p w14:paraId="7F35FF50" w14:textId="77777777" w:rsidR="000E62F4" w:rsidRDefault="000E62F4" w:rsidP="00C83ECE">
            <w:pPr>
              <w:pStyle w:val="CopticVersemulti-line"/>
            </w:pPr>
            <w:r>
              <w:t>ⲛ̀ⲧⲉ ⲡⲓϥ̀ⲧⲟⲩ ⲛ̀ⲍⲱⲟⲛ ⲛ̀ⲁⲥⲱⲙⲁⲧⲟⲥ</w:t>
            </w:r>
          </w:p>
          <w:p w14:paraId="55908D9B" w14:textId="77777777" w:rsidR="000E62F4" w:rsidRDefault="000E62F4" w:rsidP="00C83ECE">
            <w:pPr>
              <w:pStyle w:val="CopticVersemulti-line"/>
            </w:pPr>
            <w:r>
              <w:t>ⲛ̀ⲗⲓⲧⲟⲩⲣⲅⲟⲥ ⲛ̀ϣⲁϩ ⲛ̀ⲭ̀ⲣⲟⲙ:</w:t>
            </w:r>
          </w:p>
          <w:p w14:paraId="259562BB" w14:textId="77777777" w:rsidR="000E62F4" w:rsidRPr="00C35319" w:rsidRDefault="000E62F4" w:rsidP="00C83ECE">
            <w:pPr>
              <w:pStyle w:val="CopticHangingVerse"/>
            </w:pPr>
            <w:r>
              <w:t>Ⲡϭⲟⲓⲥ ⲁⲣⲓϩ̀ⲙⲟⲧ ⲛⲁⲛ ⲙ̀ⲡⲓⲭⲱ ⲉ̀ⲃⲟⲗ ⲛ̀ⲧⲉ ⲛⲉⲛⲛⲟⲃⲓ.</w:t>
            </w:r>
          </w:p>
        </w:tc>
      </w:tr>
    </w:tbl>
    <w:p w14:paraId="6E944E3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33ADC9" w14:textId="77777777" w:rsidTr="00C83ECE">
        <w:trPr>
          <w:cantSplit/>
          <w:jc w:val="center"/>
        </w:trPr>
        <w:tc>
          <w:tcPr>
            <w:tcW w:w="288" w:type="dxa"/>
          </w:tcPr>
          <w:p w14:paraId="4A89A7D0" w14:textId="77777777" w:rsidR="000E62F4" w:rsidRDefault="000E62F4" w:rsidP="00C83ECE">
            <w:pPr>
              <w:pStyle w:val="CopticCross"/>
            </w:pPr>
          </w:p>
        </w:tc>
        <w:tc>
          <w:tcPr>
            <w:tcW w:w="3960" w:type="dxa"/>
          </w:tcPr>
          <w:p w14:paraId="1DF7BEF1" w14:textId="77777777" w:rsidR="000E62F4" w:rsidRDefault="000E62F4" w:rsidP="00C83ECE">
            <w:pPr>
              <w:pStyle w:val="EngHang"/>
            </w:pPr>
            <w:r>
              <w:t>Hail to the four incorporeal living beasts,</w:t>
            </w:r>
          </w:p>
          <w:p w14:paraId="4464D800" w14:textId="77777777" w:rsidR="000E62F4" w:rsidRDefault="000E62F4" w:rsidP="00C83ECE">
            <w:pPr>
              <w:pStyle w:val="EngHang"/>
            </w:pPr>
            <w:r>
              <w:t>Carrying the throne of God,</w:t>
            </w:r>
          </w:p>
          <w:p w14:paraId="6BBF5788" w14:textId="77777777" w:rsidR="000E62F4" w:rsidRDefault="000E62F4" w:rsidP="00C83ECE">
            <w:pPr>
              <w:pStyle w:val="EngHang"/>
            </w:pPr>
            <w:r>
              <w:t>A lion’s face, and a calf’s face,</w:t>
            </w:r>
          </w:p>
          <w:p w14:paraId="268DECF3" w14:textId="77777777" w:rsidR="000E62F4" w:rsidRDefault="000E62F4" w:rsidP="00C83ECE">
            <w:pPr>
              <w:pStyle w:val="EngHangEnd"/>
            </w:pPr>
            <w:r>
              <w:t>A man’s face, and an eagle’s face.</w:t>
            </w:r>
          </w:p>
        </w:tc>
        <w:tc>
          <w:tcPr>
            <w:tcW w:w="288" w:type="dxa"/>
          </w:tcPr>
          <w:p w14:paraId="2DC7F986" w14:textId="77777777" w:rsidR="000E62F4" w:rsidRDefault="000E62F4" w:rsidP="00C83ECE"/>
        </w:tc>
        <w:tc>
          <w:tcPr>
            <w:tcW w:w="288" w:type="dxa"/>
          </w:tcPr>
          <w:p w14:paraId="6BBC5BF3" w14:textId="77777777" w:rsidR="000E62F4" w:rsidRDefault="000E62F4" w:rsidP="00C83ECE">
            <w:pPr>
              <w:pStyle w:val="CopticCross"/>
            </w:pPr>
          </w:p>
        </w:tc>
        <w:tc>
          <w:tcPr>
            <w:tcW w:w="3960" w:type="dxa"/>
          </w:tcPr>
          <w:p w14:paraId="3420640D" w14:textId="77777777" w:rsidR="000E62F4" w:rsidRDefault="000E62F4" w:rsidP="00C83ECE">
            <w:pPr>
              <w:pStyle w:val="CopticVersemulti-line"/>
            </w:pPr>
            <w:r>
              <w:t>Ⲭⲉⲣⲉ ⲡⲓϥ̀ⲧⲟⲩ ⲛ̀ⲍⲱⲟⲛ ⲛ̀ⲁ̀ⲥⲱⲙⲁⲧⲟⲥ:</w:t>
            </w:r>
          </w:p>
          <w:p w14:paraId="59AB1A6B" w14:textId="77777777" w:rsidR="000E62F4" w:rsidRDefault="000E62F4" w:rsidP="00C83ECE">
            <w:pPr>
              <w:pStyle w:val="CopticVersemulti-line"/>
            </w:pPr>
            <w:r>
              <w:t>ⲉⲧϥⲁⲓ ϧⲁ ⲡⲓϩⲁⲣⲙⲁ ⲛ̀ⲧⲉ Ⲫϯ:</w:t>
            </w:r>
          </w:p>
          <w:p w14:paraId="14215098" w14:textId="77777777" w:rsidR="000E62F4" w:rsidRDefault="000E62F4" w:rsidP="00C83ECE">
            <w:pPr>
              <w:pStyle w:val="CopticVersemulti-line"/>
            </w:pPr>
            <w:r>
              <w:t>ⲟⲩϩⲟ ⲙ̀ⲙⲟⲩⲓ̀ ⲛⲉⲙ ⲟⲩϩⲟ ⲙ̀ⲙⲁⲥⲓ:</w:t>
            </w:r>
          </w:p>
          <w:p w14:paraId="5D1D82E7" w14:textId="77777777" w:rsidR="000E62F4" w:rsidRPr="00C35319" w:rsidRDefault="000E62F4" w:rsidP="00C83ECE">
            <w:pPr>
              <w:pStyle w:val="CopticHangingVerse"/>
            </w:pPr>
            <w:r>
              <w:t>ⲛⲉⲙ ⲟⲩϩⲟ ⲛ̀ⲣⲱⲙⲓ ⲛⲉⲙ ⲟⲩϩⲟ ⲛ̀ⲁ̀ⲏ̀ⲧⲟⲥ.</w:t>
            </w:r>
          </w:p>
        </w:tc>
      </w:tr>
    </w:tbl>
    <w:p w14:paraId="699ED800" w14:textId="77777777" w:rsidR="000E62F4" w:rsidRDefault="000E62F4" w:rsidP="0082304E">
      <w:pPr>
        <w:pStyle w:val="Heading4"/>
      </w:pPr>
      <w:r>
        <w:t>The Gospel Response for the Four Incorporeal Beasts</w:t>
      </w:r>
    </w:p>
    <w:p w14:paraId="0DD16BFE" w14:textId="77777777" w:rsidR="000E62F4" w:rsidRPr="00C14556" w:rsidRDefault="000E62F4" w:rsidP="00C14556">
      <w:pPr>
        <w:pStyle w:val="Rubric"/>
      </w:pPr>
      <w:r>
        <w:t>The last verse of the Doxology may be inserted into the Annual Gospel Response.</w:t>
      </w:r>
    </w:p>
    <w:p w14:paraId="3D3E8225" w14:textId="5100E586" w:rsidR="00B637D8" w:rsidRPr="00B637D8" w:rsidRDefault="000E62F4"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221393BE" w14:textId="77777777" w:rsidR="0092592B" w:rsidRDefault="006E370D" w:rsidP="006E370D">
      <w:pPr>
        <w:pStyle w:val="Heading3"/>
      </w:pPr>
      <w:bookmarkStart w:id="1265" w:name="_Toc459399243"/>
      <w:r>
        <w:t xml:space="preserve">September 12 (13) / Tho-out 15: </w:t>
      </w:r>
      <w:r w:rsidR="00191A26">
        <w:t xml:space="preserve">Translocation of the Relics of </w:t>
      </w:r>
      <w:r>
        <w:t>St. Stephen</w:t>
      </w:r>
      <w:bookmarkEnd w:id="1265"/>
    </w:p>
    <w:p w14:paraId="6417B2BE" w14:textId="3BBFAC39"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62F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66" w:name="_Toc410196199"/>
      <w:bookmarkStart w:id="1267" w:name="_Toc410196441"/>
      <w:bookmarkStart w:id="1268" w:name="_Toc410196943"/>
      <w:bookmarkStart w:id="1269" w:name="_Ref434563524"/>
      <w:bookmarkStart w:id="1270" w:name="_Ref434563530"/>
      <w:bookmarkStart w:id="1271" w:name="_Toc459399244"/>
      <w:r>
        <w:t xml:space="preserve">September 14 (15) / Tho-out 17: </w:t>
      </w:r>
      <w:r w:rsidR="00495F1A">
        <w:t>The Dedication of the Church of the Holy Cross</w:t>
      </w:r>
      <w:bookmarkEnd w:id="1266"/>
      <w:bookmarkEnd w:id="1267"/>
      <w:bookmarkEnd w:id="1268"/>
      <w:bookmarkEnd w:id="1269"/>
      <w:bookmarkEnd w:id="1270"/>
      <w:bookmarkEnd w:id="127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7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73" w:name="_Ref459399000"/>
      <w:r>
        <w:t>The Doxology</w:t>
      </w:r>
      <w:r w:rsidR="00E21EA3">
        <w:t xml:space="preserve"> for the Feast of the Cross</w:t>
      </w:r>
      <w:bookmarkEnd w:id="1272"/>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74" w:name="_Ref434474964"/>
      <w:r>
        <w:t>The Psali Ada</w:t>
      </w:r>
      <w:r w:rsidR="006C1B94">
        <w:t>m for the Feast of the Cross</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7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75"/>
            <w:r>
              <w:rPr>
                <w:rStyle w:val="CommentReference"/>
              </w:rPr>
              <w:commentReference w:id="127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76" w:name="_Ref434474992"/>
      <w:r>
        <w:lastRenderedPageBreak/>
        <w:t>The Psali Bato</w:t>
      </w:r>
      <w:r w:rsidR="006C1B94">
        <w:t>s for the Feast of the Cross</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77" w:name="_Toc459399245"/>
      <w:r>
        <w:t>September 18 (19) / Tho-out 21: Commemoration of the Theotokos</w:t>
      </w:r>
      <w:bookmarkEnd w:id="1277"/>
    </w:p>
    <w:p w14:paraId="5E6BB9BD" w14:textId="78761F8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78" w:name="_Toc459399246"/>
      <w:r>
        <w:lastRenderedPageBreak/>
        <w:t>September 21 (22) / Tho-out 24: Martyrdom of St. Quandratus, One of the Seventy Two</w:t>
      </w:r>
      <w:bookmarkEnd w:id="1278"/>
    </w:p>
    <w:p w14:paraId="4B4CA90E" w14:textId="6C785148"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62F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79" w:name="_Toc459399247"/>
      <w:r>
        <w:t xml:space="preserve">September 22 (23) / </w:t>
      </w:r>
      <w:commentRangeStart w:id="1280"/>
      <w:r>
        <w:t>Tho-out 24</w:t>
      </w:r>
      <w:commentRangeEnd w:id="1280"/>
      <w:r w:rsidR="00C46B09">
        <w:rPr>
          <w:rStyle w:val="CommentReference"/>
          <w:rFonts w:eastAsiaTheme="minorHAnsi" w:cstheme="minorBidi"/>
          <w:b w:val="0"/>
          <w:bCs w:val="0"/>
        </w:rPr>
        <w:commentReference w:id="1280"/>
      </w:r>
      <w:r>
        <w:t>: St. Maurice and the Theban Legion</w:t>
      </w:r>
      <w:bookmarkEnd w:id="1279"/>
    </w:p>
    <w:p w14:paraId="74C264D0" w14:textId="77777777" w:rsidR="00D54A29" w:rsidRDefault="00B46E6E" w:rsidP="00D54A29">
      <w:pPr>
        <w:pStyle w:val="Heading4"/>
      </w:pPr>
      <w:bookmarkStart w:id="1281" w:name="_Ref434489859"/>
      <w:r>
        <w:t>The Doxology for</w:t>
      </w:r>
      <w:r w:rsidR="00D54A29">
        <w:t xml:space="preserve"> St. Maurice and the Theban Legion</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82" w:name="_Ref434489873"/>
      <w:r>
        <w:t>Another Doxology of St. Maurice</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83" w:name="_Toc459399248"/>
      <w:r>
        <w:t>September 23 (24) / Tho-out 26: Annunciation of St. John the Baptist to Zacharias</w:t>
      </w:r>
      <w:bookmarkEnd w:id="1283"/>
    </w:p>
    <w:p w14:paraId="2D6418E3" w14:textId="4A18B5D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84" w:name="_Ref435003974"/>
      <w:bookmarkStart w:id="128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84"/>
      <w:bookmarkEnd w:id="1285"/>
    </w:p>
    <w:p w14:paraId="0A0A7EC3" w14:textId="08992E6A" w:rsidR="00C0205C" w:rsidRDefault="00C0205C" w:rsidP="00C0205C">
      <w:pPr>
        <w:pStyle w:val="Heading4"/>
      </w:pPr>
      <w:bookmarkStart w:id="1286" w:name="_Ref435003845"/>
      <w:r>
        <w:t>The Psali Adam for the 29</w:t>
      </w:r>
      <w:r w:rsidRPr="00C0205C">
        <w:rPr>
          <w:vertAlign w:val="superscript"/>
        </w:rPr>
        <w:t>th</w:t>
      </w:r>
      <w:r>
        <w:t xml:space="preserve"> of Every </w:t>
      </w:r>
      <w:r w:rsidR="004246C3">
        <w:t xml:space="preserve">Coptic </w:t>
      </w:r>
      <w:r>
        <w:t>Month</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87"/>
            <w:r>
              <w:t>At the end of times.</w:t>
            </w:r>
            <w:commentRangeEnd w:id="1287"/>
            <w:r>
              <w:rPr>
                <w:rStyle w:val="CommentReference"/>
                <w:rFonts w:ascii="Times New Roman" w:eastAsiaTheme="minorHAnsi" w:hAnsi="Times New Roman" w:cstheme="minorBidi"/>
                <w:color w:val="auto"/>
              </w:rPr>
              <w:commentReference w:id="128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88" w:name="_Ref435003860"/>
      <w:r>
        <w:lastRenderedPageBreak/>
        <w:t>The Psali Batos for the 29</w:t>
      </w:r>
      <w:r w:rsidRPr="00C0205C">
        <w:rPr>
          <w:vertAlign w:val="superscript"/>
        </w:rPr>
        <w:t>th</w:t>
      </w:r>
      <w:r>
        <w:t xml:space="preserve"> of Every Month</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8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89"/>
            <w:r>
              <w:rPr>
                <w:rStyle w:val="CommentReference"/>
                <w:rFonts w:ascii="Times New Roman" w:eastAsiaTheme="minorHAnsi" w:hAnsi="Times New Roman" w:cstheme="minorBidi"/>
                <w:color w:val="auto"/>
              </w:rPr>
              <w:commentReference w:id="128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90"/>
            <w:r>
              <w:t xml:space="preserve"> Lord God</w:t>
            </w:r>
            <w:commentRangeEnd w:id="1290"/>
            <w:r>
              <w:rPr>
                <w:rStyle w:val="CommentReference"/>
                <w:rFonts w:ascii="Times New Roman" w:eastAsiaTheme="minorHAnsi" w:hAnsi="Times New Roman" w:cstheme="minorBidi"/>
                <w:color w:val="auto"/>
              </w:rPr>
              <w:commentReference w:id="129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91" w:name="_Toc459399250"/>
      <w:r>
        <w:lastRenderedPageBreak/>
        <w:t>September 27 (28) / Tho-out 30: Miracle performed by St. Athanasius the Apostolic</w:t>
      </w:r>
      <w:bookmarkEnd w:id="129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92" w:name="_Ref434561058"/>
      <w:bookmarkStart w:id="1293" w:name="_Toc459399251"/>
      <w:r>
        <w:t xml:space="preserve">September 29 (30) / Paopi 2: </w:t>
      </w:r>
      <w:r w:rsidR="000274A5">
        <w:t xml:space="preserve">The Coming of </w:t>
      </w:r>
      <w:r>
        <w:t>St. Severus</w:t>
      </w:r>
      <w:r w:rsidR="000274A5">
        <w:t xml:space="preserve"> to Egypt</w:t>
      </w:r>
      <w:bookmarkEnd w:id="1292"/>
      <w:bookmarkEnd w:id="1293"/>
    </w:p>
    <w:p w14:paraId="1B16436A" w14:textId="77777777" w:rsidR="0039635A" w:rsidRDefault="0039635A" w:rsidP="0039635A">
      <w:pPr>
        <w:pStyle w:val="Heading4"/>
      </w:pPr>
      <w:bookmarkStart w:id="1294" w:name="_Ref434492249"/>
      <w:r>
        <w:t>The Doxology</w:t>
      </w:r>
      <w:r w:rsidR="00B82753">
        <w:t xml:space="preserve"> for St. Severus</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95"/>
            <w:r w:rsidRPr="004764BD">
              <w:t xml:space="preserve">confirmed </w:t>
            </w:r>
            <w:commentRangeEnd w:id="1295"/>
            <w:r>
              <w:rPr>
                <w:rStyle w:val="CommentReference"/>
                <w:rFonts w:ascii="Times New Roman" w:eastAsiaTheme="minorHAnsi" w:hAnsi="Times New Roman" w:cstheme="minorBidi"/>
                <w:color w:val="auto"/>
              </w:rPr>
              <w:commentReference w:id="129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8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96" w:name="_Toc410196200"/>
      <w:bookmarkStart w:id="1297" w:name="_Toc410196442"/>
      <w:bookmarkStart w:id="1298" w:name="_Toc410196944"/>
      <w:bookmarkStart w:id="1299" w:name="October"/>
      <w:bookmarkEnd w:id="123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00" w:name="_Toc481478305"/>
      <w:r>
        <w:lastRenderedPageBreak/>
        <w:t>October</w:t>
      </w:r>
      <w:bookmarkEnd w:id="1296"/>
      <w:bookmarkEnd w:id="1297"/>
      <w:bookmarkEnd w:id="1298"/>
      <w:r w:rsidR="006E370D">
        <w:t xml:space="preserve"> or </w:t>
      </w:r>
      <w:r w:rsidR="006E370D">
        <w:rPr>
          <w:rFonts w:ascii="FreeSerifAvvaShenouda" w:hAnsi="FreeSerifAvvaShenouda" w:cs="FreeSerifAvvaShenouda"/>
        </w:rPr>
        <w:t>Ⲡⲁⲱⲡⲉ</w:t>
      </w:r>
      <w:bookmarkEnd w:id="1300"/>
    </w:p>
    <w:bookmarkStart w:id="130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AC3FA8">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AC3FA8">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AC3FA8">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AC3FA8">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AC3FA8">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AC3FA8">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AC3FA8">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AC3FA8">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AC3FA8">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AC3FA8">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AC3FA8">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AC3FA8">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02" w:name="_Ref436250096"/>
      <w:bookmarkStart w:id="1303" w:name="_Ref436250168"/>
      <w:bookmarkStart w:id="1304" w:name="_Toc459399252"/>
      <w:r>
        <w:lastRenderedPageBreak/>
        <w:t>October 1 (2) / Paopi 4: St. Bacchus</w:t>
      </w:r>
      <w:bookmarkEnd w:id="1301"/>
      <w:bookmarkEnd w:id="1302"/>
      <w:bookmarkEnd w:id="1303"/>
      <w:bookmarkEnd w:id="1304"/>
    </w:p>
    <w:p w14:paraId="5652177B" w14:textId="579A358D" w:rsidR="003037B8" w:rsidRDefault="003037B8" w:rsidP="003037B8">
      <w:pPr>
        <w:pStyle w:val="Heading4"/>
      </w:pPr>
      <w:bookmarkStart w:id="130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06" w:name="_Ref459401216"/>
      <w:r>
        <w:t>The Doxology</w:t>
      </w:r>
      <w:r w:rsidR="00B46E6E">
        <w:t xml:space="preserve"> for Sts. Sergius and Bacchus</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07"/>
            <w:r>
              <w:t>heroes</w:t>
            </w:r>
            <w:commentRangeEnd w:id="1307"/>
            <w:r>
              <w:rPr>
                <w:rStyle w:val="CommentReference"/>
                <w:rFonts w:ascii="Times New Roman" w:eastAsiaTheme="minorHAnsi" w:hAnsi="Times New Roman" w:cstheme="minorBidi"/>
                <w:color w:val="auto"/>
              </w:rPr>
              <w:commentReference w:id="130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08" w:name="_Toc459399253"/>
      <w:r>
        <w:t>October 4 (5) / Paopi 7: St. Paul of Tammoh</w:t>
      </w:r>
      <w:bookmarkEnd w:id="1308"/>
    </w:p>
    <w:p w14:paraId="307B5F3B" w14:textId="77777777" w:rsidR="0039635A" w:rsidRDefault="0039635A" w:rsidP="0039635A">
      <w:pPr>
        <w:pStyle w:val="Heading4"/>
      </w:pPr>
      <w:r>
        <w:t>The Doxology</w:t>
      </w:r>
    </w:p>
    <w:p w14:paraId="08012657" w14:textId="4114FFCD" w:rsidR="00FB36D8" w:rsidRPr="00FB36D8" w:rsidRDefault="00191A26" w:rsidP="00FB36D8">
      <w:pPr>
        <w:pStyle w:val="Rubric"/>
      </w:pPr>
      <w:r>
        <w:t xml:space="preserve">See </w:t>
      </w:r>
      <w:r>
        <w:fldChar w:fldCharType="begin"/>
      </w:r>
      <w:r>
        <w:instrText xml:space="preserve"> REF _Ref434490826 \h </w:instrText>
      </w:r>
      <w:r>
        <w:fldChar w:fldCharType="separate"/>
      </w:r>
      <w:r w:rsidR="000E62F4">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309" w:name="_Toc459399254"/>
      <w:r>
        <w:t>October 7 (8) / Paopi 10: St. Sergius</w:t>
      </w:r>
      <w:bookmarkEnd w:id="1309"/>
    </w:p>
    <w:p w14:paraId="43289252" w14:textId="7FC8C3AC"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62F4">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310" w:name="_Toc459399255"/>
      <w:r>
        <w:lastRenderedPageBreak/>
        <w:t>October 8 (9) / Paopi 11: St. Pelagia</w:t>
      </w:r>
    </w:p>
    <w:p w14:paraId="6BEB9A40" w14:textId="6BC176D9" w:rsidR="008B74E6" w:rsidRDefault="008B74E6" w:rsidP="008B74E6">
      <w:pPr>
        <w:pStyle w:val="Heading4"/>
      </w:pPr>
      <w:bookmarkStart w:id="1311" w:name="_Ref465591664"/>
      <w:r>
        <w:t>The Doxology for St. Pelagia</w:t>
      </w:r>
      <w:r>
        <w:rPr>
          <w:rStyle w:val="FootnoteReference"/>
        </w:rPr>
        <w:footnoteReference w:id="988"/>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310"/>
    </w:p>
    <w:p w14:paraId="6871EB0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E3667DB" w14:textId="77777777" w:rsidTr="0082304E">
        <w:trPr>
          <w:cantSplit/>
          <w:jc w:val="center"/>
        </w:trPr>
        <w:tc>
          <w:tcPr>
            <w:tcW w:w="288" w:type="dxa"/>
          </w:tcPr>
          <w:p w14:paraId="75516964" w14:textId="77777777" w:rsidR="000E62F4" w:rsidRDefault="000E62F4" w:rsidP="0082304E">
            <w:pPr>
              <w:pStyle w:val="CopticCross"/>
            </w:pPr>
          </w:p>
        </w:tc>
        <w:tc>
          <w:tcPr>
            <w:tcW w:w="3960" w:type="dxa"/>
          </w:tcPr>
          <w:p w14:paraId="4F450DF9" w14:textId="77777777" w:rsidR="000E62F4" w:rsidRDefault="000E62F4" w:rsidP="00C83ECE">
            <w:pPr>
              <w:pStyle w:val="EngHang"/>
            </w:pPr>
            <w:r>
              <w:t>Through the intercessions</w:t>
            </w:r>
          </w:p>
          <w:p w14:paraId="2735F1FC" w14:textId="77777777" w:rsidR="000E62F4" w:rsidRDefault="000E62F4" w:rsidP="00C83ECE">
            <w:pPr>
              <w:pStyle w:val="EngHang"/>
            </w:pPr>
            <w:r>
              <w:t>Of the Four Incorporeal Beasts,</w:t>
            </w:r>
          </w:p>
          <w:p w14:paraId="5B9112EF" w14:textId="77777777" w:rsidR="000E62F4" w:rsidRDefault="000E62F4" w:rsidP="00C83ECE">
            <w:pPr>
              <w:pStyle w:val="EngHang"/>
            </w:pPr>
            <w:r>
              <w:t>The ministering flames of fire,</w:t>
            </w:r>
          </w:p>
          <w:p w14:paraId="6790321D" w14:textId="77777777" w:rsidR="000E62F4" w:rsidRDefault="000E62F4" w:rsidP="0082304E">
            <w:pPr>
              <w:pStyle w:val="EngHangEnd"/>
            </w:pPr>
            <w:r>
              <w:t>O Lord, grant us the forgiveness of our sins.</w:t>
            </w:r>
          </w:p>
        </w:tc>
        <w:tc>
          <w:tcPr>
            <w:tcW w:w="288" w:type="dxa"/>
          </w:tcPr>
          <w:p w14:paraId="21DF73D4" w14:textId="77777777" w:rsidR="000E62F4" w:rsidRDefault="000E62F4" w:rsidP="0082304E"/>
        </w:tc>
        <w:tc>
          <w:tcPr>
            <w:tcW w:w="288" w:type="dxa"/>
          </w:tcPr>
          <w:p w14:paraId="146B5812" w14:textId="77777777" w:rsidR="000E62F4" w:rsidRDefault="000E62F4" w:rsidP="0082304E">
            <w:pPr>
              <w:pStyle w:val="CopticCross"/>
            </w:pPr>
          </w:p>
        </w:tc>
        <w:tc>
          <w:tcPr>
            <w:tcW w:w="3960" w:type="dxa"/>
          </w:tcPr>
          <w:p w14:paraId="751E6C06" w14:textId="77777777" w:rsidR="000E62F4" w:rsidRDefault="000E62F4" w:rsidP="00C83ECE">
            <w:pPr>
              <w:pStyle w:val="CopticVersemulti-line"/>
            </w:pPr>
            <w:r>
              <w:t>Ϩⲓⲧⲉⲛ ⲛⲓⲡ̀ⲣⲉⲥⲃⲓⲁ̀</w:t>
            </w:r>
          </w:p>
          <w:p w14:paraId="2B2318F1" w14:textId="77777777" w:rsidR="000E62F4" w:rsidRDefault="000E62F4" w:rsidP="00C83ECE">
            <w:pPr>
              <w:pStyle w:val="CopticVersemulti-line"/>
            </w:pPr>
            <w:r>
              <w:t>ⲛ̀ⲧⲉ ⲡⲓϥ̀ⲧⲟⲩ ⲛ̀ⲍⲱⲟⲛ ⲛ̀ⲁⲥⲱⲙⲁⲧⲟⲥ</w:t>
            </w:r>
          </w:p>
          <w:p w14:paraId="7C80ABA4" w14:textId="77777777" w:rsidR="000E62F4" w:rsidRDefault="000E62F4" w:rsidP="00C83ECE">
            <w:pPr>
              <w:pStyle w:val="CopticVersemulti-line"/>
            </w:pPr>
            <w:r>
              <w:t>ⲛ̀ⲗⲓⲧⲟⲩⲣⲅⲟⲥ ⲛ̀ϣⲁϩ ⲛ̀ⲭ̀ⲣⲟⲙ:</w:t>
            </w:r>
          </w:p>
          <w:p w14:paraId="6F45A777" w14:textId="77777777" w:rsidR="000E62F4" w:rsidRPr="00C35319" w:rsidRDefault="000E62F4" w:rsidP="00C83ECE">
            <w:pPr>
              <w:pStyle w:val="CopticHangingVerse"/>
            </w:pPr>
            <w:r>
              <w:t>Ⲡϭⲟⲓⲥ ⲁⲣⲓϩ̀ⲙⲟⲧ ⲛⲁⲛ ⲙ̀ⲡⲓⲭⲱ ⲉ̀ⲃⲟⲗ ⲛ̀ⲧⲉ ⲛⲉⲛⲛⲟⲃⲓ.</w:t>
            </w:r>
          </w:p>
        </w:tc>
      </w:tr>
    </w:tbl>
    <w:p w14:paraId="683B1E7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6EE2741" w14:textId="77777777" w:rsidTr="00C83ECE">
        <w:trPr>
          <w:cantSplit/>
          <w:jc w:val="center"/>
        </w:trPr>
        <w:tc>
          <w:tcPr>
            <w:tcW w:w="288" w:type="dxa"/>
          </w:tcPr>
          <w:p w14:paraId="3F0D8AC2" w14:textId="77777777" w:rsidR="000E62F4" w:rsidRDefault="000E62F4" w:rsidP="00C83ECE">
            <w:pPr>
              <w:pStyle w:val="CopticCross"/>
            </w:pPr>
          </w:p>
        </w:tc>
        <w:tc>
          <w:tcPr>
            <w:tcW w:w="3960" w:type="dxa"/>
          </w:tcPr>
          <w:p w14:paraId="05911D28" w14:textId="77777777" w:rsidR="000E62F4" w:rsidRDefault="000E62F4" w:rsidP="00C83ECE">
            <w:pPr>
              <w:pStyle w:val="EngHang"/>
            </w:pPr>
            <w:r>
              <w:t>Hail to the four incorporeal living beasts,</w:t>
            </w:r>
          </w:p>
          <w:p w14:paraId="2B18317E" w14:textId="77777777" w:rsidR="000E62F4" w:rsidRDefault="000E62F4" w:rsidP="00C83ECE">
            <w:pPr>
              <w:pStyle w:val="EngHang"/>
            </w:pPr>
            <w:r>
              <w:t>Carrying the throne of God,</w:t>
            </w:r>
          </w:p>
          <w:p w14:paraId="5A2F7DD2" w14:textId="77777777" w:rsidR="000E62F4" w:rsidRDefault="000E62F4" w:rsidP="00C83ECE">
            <w:pPr>
              <w:pStyle w:val="EngHang"/>
            </w:pPr>
            <w:r>
              <w:t>A lion’s face, and a calf’s face,</w:t>
            </w:r>
          </w:p>
          <w:p w14:paraId="6AFAD354" w14:textId="77777777" w:rsidR="000E62F4" w:rsidRDefault="000E62F4" w:rsidP="00C83ECE">
            <w:pPr>
              <w:pStyle w:val="EngHangEnd"/>
            </w:pPr>
            <w:r>
              <w:t>A man’s face, and an eagle’s face.</w:t>
            </w:r>
          </w:p>
        </w:tc>
        <w:tc>
          <w:tcPr>
            <w:tcW w:w="288" w:type="dxa"/>
          </w:tcPr>
          <w:p w14:paraId="338A28E4" w14:textId="77777777" w:rsidR="000E62F4" w:rsidRDefault="000E62F4" w:rsidP="00C83ECE"/>
        </w:tc>
        <w:tc>
          <w:tcPr>
            <w:tcW w:w="288" w:type="dxa"/>
          </w:tcPr>
          <w:p w14:paraId="564F718B" w14:textId="77777777" w:rsidR="000E62F4" w:rsidRDefault="000E62F4" w:rsidP="00C83ECE">
            <w:pPr>
              <w:pStyle w:val="CopticCross"/>
            </w:pPr>
          </w:p>
        </w:tc>
        <w:tc>
          <w:tcPr>
            <w:tcW w:w="3960" w:type="dxa"/>
          </w:tcPr>
          <w:p w14:paraId="40C3BC9C" w14:textId="77777777" w:rsidR="000E62F4" w:rsidRDefault="000E62F4" w:rsidP="00C83ECE">
            <w:pPr>
              <w:pStyle w:val="CopticVersemulti-line"/>
            </w:pPr>
            <w:r>
              <w:t>Ⲭⲉⲣⲉ ⲡⲓϥ̀ⲧⲟⲩ ⲛ̀ⲍⲱⲟⲛ ⲛ̀ⲁ̀ⲥⲱⲙⲁⲧⲟⲥ:</w:t>
            </w:r>
          </w:p>
          <w:p w14:paraId="302781B7" w14:textId="77777777" w:rsidR="000E62F4" w:rsidRDefault="000E62F4" w:rsidP="00C83ECE">
            <w:pPr>
              <w:pStyle w:val="CopticVersemulti-line"/>
            </w:pPr>
            <w:r>
              <w:t>ⲉⲧϥⲁⲓ ϧⲁ ⲡⲓϩⲁⲣⲙⲁ ⲛ̀ⲧⲉ Ⲫϯ:</w:t>
            </w:r>
          </w:p>
          <w:p w14:paraId="76A82989" w14:textId="77777777" w:rsidR="000E62F4" w:rsidRDefault="000E62F4" w:rsidP="00C83ECE">
            <w:pPr>
              <w:pStyle w:val="CopticVersemulti-line"/>
            </w:pPr>
            <w:r>
              <w:t>ⲟⲩϩⲟ ⲙ̀ⲙⲟⲩⲓ̀ ⲛⲉⲙ ⲟⲩϩⲟ ⲙ̀ⲙⲁⲥⲓ:</w:t>
            </w:r>
          </w:p>
          <w:p w14:paraId="2C4E67BA" w14:textId="77777777" w:rsidR="000E62F4" w:rsidRPr="00C35319" w:rsidRDefault="000E62F4" w:rsidP="00C83ECE">
            <w:pPr>
              <w:pStyle w:val="CopticHangingVerse"/>
            </w:pPr>
            <w:r>
              <w:t>ⲛⲉⲙ ⲟⲩϩⲟ ⲛ̀ⲣⲱⲙⲓ ⲛⲉⲙ ⲟⲩϩⲟ ⲛ̀ⲁ̀ⲏ̀ⲧⲟⲥ.</w:t>
            </w:r>
          </w:p>
        </w:tc>
      </w:tr>
    </w:tbl>
    <w:p w14:paraId="0964DCE8" w14:textId="77777777" w:rsidR="000E62F4" w:rsidRDefault="000E62F4" w:rsidP="0082304E">
      <w:pPr>
        <w:pStyle w:val="Heading4"/>
      </w:pPr>
      <w:r>
        <w:t>The Gospel Response for the Four Incorporeal Beasts</w:t>
      </w:r>
    </w:p>
    <w:p w14:paraId="7D7B6028" w14:textId="77777777" w:rsidR="000E62F4" w:rsidRPr="00C14556" w:rsidRDefault="000E62F4" w:rsidP="00C14556">
      <w:pPr>
        <w:pStyle w:val="Rubric"/>
      </w:pPr>
      <w:r>
        <w:t>The last verse of the Doxology may be inserted into the Annual Gospel Response.</w:t>
      </w:r>
    </w:p>
    <w:p w14:paraId="4A7DC24D" w14:textId="7EE63F97"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3626890A" w14:textId="2671041E" w:rsidR="008B74E6" w:rsidRDefault="008B74E6" w:rsidP="008B74E6">
      <w:pPr>
        <w:pStyle w:val="Heading3"/>
      </w:pPr>
      <w:bookmarkStart w:id="1312" w:name="_Ref434564830"/>
      <w:bookmarkStart w:id="1313" w:name="_Toc459399256"/>
      <w:r>
        <w:t>October 11 (12) / Paopi 14: St. Philip the Deacon, One of the 72</w:t>
      </w:r>
    </w:p>
    <w:p w14:paraId="604ECA2E" w14:textId="7C4F7F00" w:rsidR="008B74E6" w:rsidRDefault="008B74E6" w:rsidP="008B74E6">
      <w:pPr>
        <w:pStyle w:val="Heading4"/>
      </w:pPr>
      <w:bookmarkStart w:id="1314" w:name="_Ref465591592"/>
      <w:r>
        <w:t>The Doxology for St. Philip the Deacon</w:t>
      </w:r>
      <w:r>
        <w:rPr>
          <w:rStyle w:val="FootnoteReference"/>
        </w:rPr>
        <w:footnoteReference w:id="989"/>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312"/>
      <w:bookmarkEnd w:id="1313"/>
    </w:p>
    <w:p w14:paraId="689E6585" w14:textId="146B5B2A" w:rsidR="0056261A" w:rsidRDefault="0056261A" w:rsidP="0056261A">
      <w:pPr>
        <w:pStyle w:val="Heading4"/>
      </w:pPr>
      <w:bookmarkStart w:id="131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16" w:name="_Ref459401434"/>
      <w:r>
        <w:lastRenderedPageBreak/>
        <w:t>The Doxology</w:t>
      </w:r>
      <w:r w:rsidR="00B46E6E">
        <w:t xml:space="preserve"> for St. John the Short</w:t>
      </w:r>
      <w:bookmarkEnd w:id="1315"/>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lastRenderedPageBreak/>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17" w:name="_Toc459399257"/>
      <w:r>
        <w:t>October 18 (19) / Paopi</w:t>
      </w:r>
      <w:r w:rsidR="00FE0AE4">
        <w:t xml:space="preserve"> </w:t>
      </w:r>
      <w:r>
        <w:t>21: Commemoration of the Theotokos</w:t>
      </w:r>
      <w:bookmarkEnd w:id="1317"/>
    </w:p>
    <w:p w14:paraId="60A7D882" w14:textId="6970C0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318" w:name="_Toc459399258"/>
      <w:r>
        <w:t>October 18 (19) / Paopi</w:t>
      </w:r>
      <w:r w:rsidR="00FE0AE4">
        <w:t xml:space="preserve"> </w:t>
      </w:r>
      <w:r>
        <w:t>21: Also St. Teji (Reweiss)</w:t>
      </w:r>
      <w:bookmarkEnd w:id="131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19" w:name="_Ref434491337"/>
      <w:r>
        <w:t>The Doxology</w:t>
      </w:r>
      <w:r w:rsidR="00810F04">
        <w:t xml:space="preserve"> for St. Teji (Reweiss)</w:t>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20" w:name="_Ref434563347"/>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321" w:name="_Toc459399259"/>
      <w:r>
        <w:t>October 23 (24) / Paopi</w:t>
      </w:r>
      <w:r w:rsidR="00FE0AE4">
        <w:t xml:space="preserve"> </w:t>
      </w:r>
      <w:r>
        <w:t>26: St. Apip the Friend of St. Apollo</w:t>
      </w:r>
      <w:bookmarkEnd w:id="1320"/>
      <w:bookmarkEnd w:id="1321"/>
    </w:p>
    <w:p w14:paraId="69CDA95A" w14:textId="77777777" w:rsidR="00E30E2D" w:rsidRPr="00137929" w:rsidRDefault="00E30E2D" w:rsidP="00E30E2D">
      <w:pPr>
        <w:pStyle w:val="Heading4"/>
      </w:pPr>
      <w:bookmarkStart w:id="1322" w:name="_Ref434492837"/>
      <w:r>
        <w:t>The Doxology</w:t>
      </w:r>
      <w:r w:rsidR="00B82753">
        <w:t xml:space="preserve"> for Sts. Apollo and Apip</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23" w:name="_Toc459399260"/>
      <w:r>
        <w:t>October 23 (24) / Paopi</w:t>
      </w:r>
      <w:r w:rsidR="00FE0AE4">
        <w:t xml:space="preserve"> </w:t>
      </w:r>
      <w:r>
        <w:t>26: The Martyrdom of St. Timothy the Apostle</w:t>
      </w:r>
      <w:bookmarkEnd w:id="1323"/>
    </w:p>
    <w:p w14:paraId="4D4E33D6" w14:textId="3EB50E7F" w:rsidR="00013EB0"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324" w:name="_Toc459399261"/>
      <w:r>
        <w:lastRenderedPageBreak/>
        <w:t>October 24 (25) / Paopi</w:t>
      </w:r>
      <w:r w:rsidR="00FE0AE4">
        <w:t xml:space="preserve"> </w:t>
      </w:r>
      <w:r>
        <w:t>27: St. Macarius the Bishop of Edkow</w:t>
      </w:r>
      <w:bookmarkEnd w:id="1324"/>
    </w:p>
    <w:p w14:paraId="1E91FBC2" w14:textId="74F8FE2B" w:rsidR="00137929" w:rsidRPr="00137929" w:rsidRDefault="00137929" w:rsidP="00137929">
      <w:pPr>
        <w:pStyle w:val="Heading4"/>
      </w:pPr>
      <w:bookmarkStart w:id="1325" w:name="_Ref434490474"/>
      <w:r>
        <w:t>The Doxology</w:t>
      </w:r>
      <w:r w:rsidR="00B46E6E">
        <w:t xml:space="preserve"> for St. Macarius the Bishop of Edkow</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lastRenderedPageBreak/>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26" w:name="_Toc459399262"/>
      <w:r>
        <w:t>October 26 (27) / Paopi 29: Commemoration of the Annunciation, Nativity, and Resurrection on the 29</w:t>
      </w:r>
      <w:r w:rsidRPr="00C0205C">
        <w:rPr>
          <w:vertAlign w:val="superscript"/>
        </w:rPr>
        <w:t>th</w:t>
      </w:r>
      <w:r>
        <w:t xml:space="preserve"> of Every Month</w:t>
      </w:r>
      <w:bookmarkEnd w:id="1326"/>
    </w:p>
    <w:p w14:paraId="7511E0D5" w14:textId="1AF62C68"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327" w:name="_Toc459399263"/>
      <w:r>
        <w:t>October 27 (28) / Paopi 30: St. Mark</w:t>
      </w:r>
      <w:r w:rsidR="00F20BBD">
        <w:t xml:space="preserve"> (Consecration and Appearance of Head)</w:t>
      </w:r>
      <w:bookmarkEnd w:id="1327"/>
    </w:p>
    <w:p w14:paraId="5ECB9266" w14:textId="69AF234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62F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328" w:name="_Toc459399264"/>
      <w:r>
        <w:t>October 28 (29) / Athor 1: St. Cleopas and His Companion, Two of the Seventy Two Apostles</w:t>
      </w:r>
      <w:bookmarkEnd w:id="1328"/>
    </w:p>
    <w:p w14:paraId="47F94007" w14:textId="2A391842" w:rsidR="006E370D" w:rsidRPr="006E370D"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29" w:name="_Toc410196201"/>
      <w:bookmarkStart w:id="1330" w:name="_Toc410196443"/>
      <w:bookmarkStart w:id="1331" w:name="_Toc410196945"/>
      <w:bookmarkStart w:id="1332" w:name="_Toc481478306"/>
      <w:bookmarkStart w:id="1333" w:name="November"/>
      <w:bookmarkEnd w:id="1299"/>
      <w:r>
        <w:lastRenderedPageBreak/>
        <w:t>November</w:t>
      </w:r>
      <w:r w:rsidR="00495F1A">
        <w:t xml:space="preserve"> or </w:t>
      </w:r>
      <w:bookmarkEnd w:id="1329"/>
      <w:bookmarkEnd w:id="1330"/>
      <w:bookmarkEnd w:id="1331"/>
      <w:r w:rsidRPr="00FB5E62">
        <w:rPr>
          <w:rFonts w:ascii="FreeSerifAvvaShenouda" w:eastAsia="Arial Unicode MS" w:hAnsi="FreeSerifAvvaShenouda" w:cs="FreeSerifAvvaShenouda"/>
        </w:rPr>
        <w:t>Ⲁⲑⲟⲣ</w:t>
      </w:r>
      <w:bookmarkEnd w:id="133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AC3FA8">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AC3FA8">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AC3FA8">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AC3FA8">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AC3FA8">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AC3FA8">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AC3FA8">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AC3FA8">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AC3FA8">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AC3FA8">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AC3FA8">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AC3FA8">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AC3FA8">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AC3FA8">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AC3FA8">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AC3FA8">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AC3FA8">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AC3FA8">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334" w:name="_Toc459399266"/>
      <w:r>
        <w:t>November 4 (5) / Athor 8</w:t>
      </w:r>
      <w:r w:rsidR="00205EA4">
        <w:t>: The Four Incorporeal Beasts</w:t>
      </w:r>
      <w:bookmarkEnd w:id="1334"/>
    </w:p>
    <w:p w14:paraId="2682F152" w14:textId="5FCB5172" w:rsidR="0082304E" w:rsidRDefault="0082304E" w:rsidP="0082304E">
      <w:pPr>
        <w:pStyle w:val="Heading4"/>
      </w:pPr>
      <w:bookmarkStart w:id="133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36" w:name="_Ref459400553"/>
      <w:r>
        <w:lastRenderedPageBreak/>
        <w:t>The Doxology</w:t>
      </w:r>
      <w:r w:rsidR="00B46E6E">
        <w:t xml:space="preserve"> for the Four Incorporeal Beasts</w:t>
      </w:r>
      <w:bookmarkEnd w:id="1335"/>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37"/>
            <w:r>
              <w:t>Bea</w:t>
            </w:r>
            <w:r w:rsidR="001D2DF6">
              <w:t>s</w:t>
            </w:r>
            <w:r>
              <w:t>ts</w:t>
            </w:r>
            <w:commentRangeEnd w:id="1337"/>
            <w:r>
              <w:rPr>
                <w:rStyle w:val="CommentReference"/>
                <w:rFonts w:ascii="Times New Roman" w:eastAsiaTheme="minorHAnsi" w:hAnsi="Times New Roman" w:cstheme="minorBidi"/>
                <w:color w:val="auto"/>
              </w:rPr>
              <w:commentReference w:id="133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38"/>
            <w:r>
              <w:t xml:space="preserve">incessant </w:t>
            </w:r>
            <w:commentRangeEnd w:id="1338"/>
            <w:r>
              <w:rPr>
                <w:rStyle w:val="CommentReference"/>
                <w:rFonts w:ascii="Times New Roman" w:eastAsiaTheme="minorHAnsi" w:hAnsi="Times New Roman" w:cstheme="minorBidi"/>
                <w:color w:val="auto"/>
              </w:rPr>
              <w:commentReference w:id="133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39"/>
            <w:r>
              <w:t>The ministering flames of fire,</w:t>
            </w:r>
            <w:commentRangeEnd w:id="1339"/>
            <w:r>
              <w:rPr>
                <w:rStyle w:val="CommentReference"/>
                <w:rFonts w:ascii="Times New Roman" w:eastAsiaTheme="minorHAnsi" w:hAnsi="Times New Roman" w:cstheme="minorBidi"/>
                <w:color w:val="auto"/>
              </w:rPr>
              <w:commentReference w:id="133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40"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341" w:name="_Toc459399267"/>
      <w:r>
        <w:t>November 8 (9) / Athor 12: Archangel Michael</w:t>
      </w:r>
      <w:bookmarkEnd w:id="1340"/>
      <w:bookmarkEnd w:id="1341"/>
    </w:p>
    <w:p w14:paraId="7E078728" w14:textId="77777777" w:rsidR="004750F8" w:rsidRDefault="004750F8" w:rsidP="004750F8">
      <w:pPr>
        <w:pStyle w:val="Heading4"/>
      </w:pPr>
      <w:bookmarkStart w:id="1342" w:name="_Ref434487967"/>
      <w:r>
        <w:t>The Doxology</w:t>
      </w:r>
      <w:r w:rsidR="009D0B24">
        <w:t xml:space="preserve"> for Archangel Michael</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43"/>
            <w:r w:rsidRPr="004764BD">
              <w:t xml:space="preserve">before </w:t>
            </w:r>
            <w:commentRangeEnd w:id="1343"/>
            <w:r>
              <w:rPr>
                <w:rStyle w:val="CommentReference"/>
                <w:rFonts w:ascii="Times New Roman" w:eastAsiaTheme="minorHAnsi" w:hAnsi="Times New Roman" w:cstheme="minorBidi"/>
                <w:color w:val="auto"/>
              </w:rPr>
              <w:commentReference w:id="134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9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9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9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52" w:name="_Ref434487984"/>
      <w:r>
        <w:t>The Doxology for Michael and Gabriel</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53" w:name="_Toc459399268"/>
      <w:r>
        <w:t>November 10 (11) / Athor 14: St. Martin of Tours</w:t>
      </w:r>
      <w:bookmarkEnd w:id="1353"/>
    </w:p>
    <w:p w14:paraId="098FEB00" w14:textId="77777777" w:rsidR="00056020" w:rsidRDefault="00056020" w:rsidP="00056020">
      <w:pPr>
        <w:pStyle w:val="Heading4"/>
      </w:pPr>
      <w:bookmarkStart w:id="1354" w:name="_Ref439518461"/>
      <w:r>
        <w:t>The Doxology for St. Martin of Tours</w:t>
      </w:r>
      <w:r>
        <w:rPr>
          <w:rStyle w:val="FootnoteReference"/>
        </w:rPr>
        <w:footnoteReference w:id="997"/>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lastRenderedPageBreak/>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55" w:name="_Toc459399269"/>
      <w:r>
        <w:t>November 11 (12) / Athor 15: St</w:t>
      </w:r>
      <w:r w:rsidR="004750F8">
        <w:t>. Me</w:t>
      </w:r>
      <w:r>
        <w:t>na the Martyr</w:t>
      </w:r>
      <w:bookmarkEnd w:id="1355"/>
    </w:p>
    <w:p w14:paraId="685781D4" w14:textId="246C52D9" w:rsidR="00E102A0" w:rsidRDefault="00E102A0" w:rsidP="00E102A0">
      <w:pPr>
        <w:pStyle w:val="Heading4"/>
      </w:pPr>
      <w:bookmarkStart w:id="135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57" w:name="_Ref465591760"/>
      <w:r>
        <w:t>The Doxology</w:t>
      </w:r>
      <w:r w:rsidR="00B46E6E">
        <w:t xml:space="preserve"> for St. Mena</w:t>
      </w:r>
      <w:bookmarkEnd w:id="1356"/>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58"/>
            <w:r w:rsidRPr="004764BD">
              <w:t>Voice Divine</w:t>
            </w:r>
            <w:commentRangeEnd w:id="1358"/>
            <w:r>
              <w:rPr>
                <w:rStyle w:val="CommentReference"/>
                <w:rFonts w:ascii="Times New Roman" w:eastAsiaTheme="minorHAnsi" w:hAnsi="Times New Roman" w:cstheme="minorBidi"/>
                <w:color w:val="auto"/>
              </w:rPr>
              <w:commentReference w:id="135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59"/>
            <w:r w:rsidRPr="004764BD">
              <w:t xml:space="preserve">received </w:t>
            </w:r>
            <w:commentRangeEnd w:id="1359"/>
            <w:r>
              <w:rPr>
                <w:rStyle w:val="CommentReference"/>
                <w:rFonts w:ascii="Times New Roman" w:eastAsiaTheme="minorHAnsi" w:hAnsi="Times New Roman" w:cstheme="minorBidi"/>
                <w:color w:val="auto"/>
              </w:rPr>
              <w:commentReference w:id="135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lastRenderedPageBreak/>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60" w:name="_Toc459399270"/>
      <w:r>
        <w:t>November 13 (14) / Athor 17</w:t>
      </w:r>
      <w:r w:rsidR="00072CB8">
        <w:t>: St</w:t>
      </w:r>
      <w:r>
        <w:t>. John Chrysostom</w:t>
      </w:r>
    </w:p>
    <w:p w14:paraId="3EC5F863" w14:textId="3E5F9225" w:rsidR="00E64404" w:rsidRDefault="00E64404" w:rsidP="00E64404">
      <w:pPr>
        <w:pStyle w:val="Heading4"/>
      </w:pPr>
      <w:bookmarkStart w:id="1361" w:name="_Ref467356854"/>
      <w:r>
        <w:t>The Doxology for St. John Chrysostom</w:t>
      </w:r>
      <w:r>
        <w:rPr>
          <w:rStyle w:val="FootnoteReference"/>
        </w:rPr>
        <w:footnoteReference w:id="998"/>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60"/>
    </w:p>
    <w:p w14:paraId="0DF27E19" w14:textId="10A6C54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62" w:name="_Toc459399271"/>
      <w:r>
        <w:t>November 15 (16) / Athor 19: The Preaching of St. Bartholomew</w:t>
      </w:r>
      <w:bookmarkEnd w:id="1362"/>
    </w:p>
    <w:p w14:paraId="601EB8D7" w14:textId="4BEEC90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63" w:name="_Toc459399272"/>
      <w:r>
        <w:t>November 15 (16) / Athor 19: Also the Consecration of the Church of Sts. Sergius and Bacchus.</w:t>
      </w:r>
      <w:bookmarkEnd w:id="1363"/>
    </w:p>
    <w:p w14:paraId="1B799EA7" w14:textId="427BD3A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62F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64" w:name="_Toc459399273"/>
      <w:r>
        <w:t>November 16 (17) / Athor 20: Consecration of Sts. Theodore and Theodore</w:t>
      </w:r>
      <w:bookmarkEnd w:id="1364"/>
    </w:p>
    <w:p w14:paraId="54098920" w14:textId="4926737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62F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65"/>
      <w:r w:rsidR="00191A26">
        <w:fldChar w:fldCharType="begin"/>
      </w:r>
      <w:r w:rsidR="00191A26">
        <w:instrText xml:space="preserve"> REF _Ref434562461 \h </w:instrText>
      </w:r>
      <w:r w:rsidR="00191A26">
        <w:fldChar w:fldCharType="separate"/>
      </w:r>
      <w:r w:rsidR="000E62F4">
        <w:t>January 7 (8) / Tobi 12: Also St. Theodore Anatoly</w:t>
      </w:r>
      <w:r w:rsidR="00191A26">
        <w:fldChar w:fldCharType="end"/>
      </w:r>
      <w:r w:rsidR="00191A26">
        <w:t>,</w:t>
      </w:r>
      <w:commentRangeEnd w:id="1365"/>
      <w:r w:rsidR="00191A26">
        <w:rPr>
          <w:rStyle w:val="CommentReference"/>
          <w:i w:val="0"/>
        </w:rPr>
        <w:commentReference w:id="1365"/>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66" w:name="_Toc459399274"/>
      <w:r>
        <w:t>November 17 (18) / Athor 21: Commemoration of the Theotokos</w:t>
      </w:r>
      <w:bookmarkEnd w:id="1366"/>
    </w:p>
    <w:p w14:paraId="4A87B5D6" w14:textId="15E733C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67" w:name="_Ref434562715"/>
      <w:bookmarkStart w:id="1368" w:name="_Toc459399275"/>
      <w:r>
        <w:lastRenderedPageBreak/>
        <w:t>November 17 (18) / Athor 21</w:t>
      </w:r>
      <w:r w:rsidR="001D43EE">
        <w:t xml:space="preserve">: </w:t>
      </w:r>
      <w:r>
        <w:t>St. Gregory the Wonderworker</w:t>
      </w:r>
    </w:p>
    <w:p w14:paraId="4F4390B3" w14:textId="66533991" w:rsidR="00325E43" w:rsidRDefault="00325E43" w:rsidP="00DA4B37">
      <w:pPr>
        <w:pStyle w:val="Heading4"/>
      </w:pPr>
      <w:bookmarkStart w:id="1369" w:name="_Ref468134316"/>
      <w:r>
        <w:t xml:space="preserve">The Doxology for St. </w:t>
      </w:r>
      <w:r w:rsidR="00DA4B37">
        <w:t>Gregory the Wonderworker</w:t>
      </w:r>
      <w:r>
        <w:rPr>
          <w:rStyle w:val="FootnoteReference"/>
        </w:rPr>
        <w:footnoteReference w:id="999"/>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lastRenderedPageBreak/>
        <w:t>November 18 (19) / Athor 22: Martyrdom of Sts. Cosmas, Damian, and their Brothers</w:t>
      </w:r>
      <w:bookmarkEnd w:id="1367"/>
      <w:bookmarkEnd w:id="1368"/>
    </w:p>
    <w:p w14:paraId="4E7F190E" w14:textId="7450EC22" w:rsidR="00935F13" w:rsidRDefault="00935F13" w:rsidP="00935F13">
      <w:pPr>
        <w:pStyle w:val="Heading4"/>
      </w:pPr>
      <w:bookmarkStart w:id="1370"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71" w:name="_Ref459401259"/>
      <w:r>
        <w:t>The Doxology</w:t>
      </w:r>
      <w:r w:rsidR="00B46E6E">
        <w:t xml:space="preserve"> for Sts. Cosmas, Damian, their Brothers and their Mother</w:t>
      </w:r>
      <w:bookmarkEnd w:id="1370"/>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72"/>
            <w:r>
              <w:t>Prabioc</w:t>
            </w:r>
            <w:commentRangeEnd w:id="1372"/>
            <w:r>
              <w:rPr>
                <w:rStyle w:val="CommentReference"/>
                <w:rFonts w:ascii="Times New Roman" w:eastAsiaTheme="minorHAnsi" w:hAnsi="Times New Roman" w:cstheme="minorBidi"/>
                <w:color w:val="auto"/>
              </w:rPr>
              <w:commentReference w:id="137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73"/>
            <w:r>
              <w:t xml:space="preserve">confirming </w:t>
            </w:r>
            <w:commentRangeEnd w:id="1373"/>
            <w:r>
              <w:rPr>
                <w:rStyle w:val="CommentReference"/>
                <w:rFonts w:ascii="Times New Roman" w:eastAsiaTheme="minorHAnsi" w:hAnsi="Times New Roman" w:cstheme="minorBidi"/>
                <w:color w:val="auto"/>
              </w:rPr>
              <w:commentReference w:id="137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74" w:name="_Toc459399276"/>
      <w:r>
        <w:t>November 19 (20) / Athor 23: Consecration of the Church of St. Marina</w:t>
      </w:r>
      <w:bookmarkEnd w:id="1374"/>
    </w:p>
    <w:p w14:paraId="793F580E" w14:textId="771A53E4"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E62F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75" w:name="_Toc459399277"/>
      <w:r>
        <w:t>November 20 (21) / Athor 24: The Twenty Four Presbyters</w:t>
      </w:r>
      <w:bookmarkEnd w:id="1375"/>
    </w:p>
    <w:p w14:paraId="253EB9EC" w14:textId="431DB748" w:rsidR="00935F13" w:rsidRDefault="00935F13" w:rsidP="00935F13">
      <w:pPr>
        <w:pStyle w:val="Heading4"/>
      </w:pPr>
      <w:bookmarkStart w:id="1376"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77" w:name="_Ref459400916"/>
      <w:r>
        <w:lastRenderedPageBreak/>
        <w:t>The Doxology</w:t>
      </w:r>
      <w:r w:rsidR="00B46E6E">
        <w:t xml:space="preserve"> for the Twenty Four Presbyters</w:t>
      </w:r>
      <w:bookmarkEnd w:id="1376"/>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0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0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lastRenderedPageBreak/>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78" w:name="_Toc459399278"/>
      <w:r>
        <w:lastRenderedPageBreak/>
        <w:t>November 21 (22) / Athor 25: St. Philopater Mercurius</w:t>
      </w:r>
      <w:bookmarkEnd w:id="1378"/>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79"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80" w:name="_Ref459400991"/>
      <w:r>
        <w:t>The Doxology</w:t>
      </w:r>
      <w:r w:rsidR="00B46E6E">
        <w:t xml:space="preserve"> for St. Philopater Mercurius</w:t>
      </w:r>
      <w:bookmarkEnd w:id="1379"/>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0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85"/>
            <w:r>
              <w:t>Placed</w:t>
            </w:r>
            <w:commentRangeEnd w:id="1385"/>
            <w:r>
              <w:rPr>
                <w:rStyle w:val="CommentReference"/>
                <w:rFonts w:ascii="Times New Roman" w:eastAsiaTheme="minorHAnsi" w:hAnsi="Times New Roman" w:cstheme="minorBidi"/>
                <w:color w:val="auto"/>
              </w:rPr>
              <w:commentReference w:id="138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86"/>
            <w:r>
              <w:t>emperate</w:t>
            </w:r>
            <w:r w:rsidRPr="004764BD">
              <w:t xml:space="preserve"> </w:t>
            </w:r>
            <w:r>
              <w:t>with</w:t>
            </w:r>
            <w:commentRangeEnd w:id="1386"/>
            <w:r>
              <w:rPr>
                <w:rStyle w:val="CommentReference"/>
                <w:rFonts w:ascii="Times New Roman" w:eastAsiaTheme="minorHAnsi" w:hAnsi="Times New Roman" w:cstheme="minorBidi"/>
                <w:color w:val="auto"/>
              </w:rPr>
              <w:commentReference w:id="138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0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90" w:name="_Toc459399279"/>
      <w:r>
        <w:t>November 22 (23) / Athor 26: St. Gregory of Nyssa</w:t>
      </w:r>
    </w:p>
    <w:p w14:paraId="73B16A55" w14:textId="22D2F64C" w:rsidR="00F4564C" w:rsidRDefault="00F4564C" w:rsidP="00F4564C">
      <w:pPr>
        <w:pStyle w:val="Heading4"/>
      </w:pPr>
      <w:bookmarkStart w:id="1391" w:name="_Ref468565896"/>
      <w:r>
        <w:t>The Doxology for St. Gregory of Nyssa</w:t>
      </w:r>
      <w:r>
        <w:rPr>
          <w:rStyle w:val="FootnoteReference"/>
        </w:rPr>
        <w:footnoteReference w:id="1004"/>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lastRenderedPageBreak/>
        <w:t>November 23 (24) / Athor 27: St. James the Sawn-Asunder</w:t>
      </w:r>
    </w:p>
    <w:p w14:paraId="0184B841" w14:textId="4D67CB19" w:rsidR="00F4564C" w:rsidRDefault="00F4564C" w:rsidP="00F4564C">
      <w:pPr>
        <w:pStyle w:val="Heading4"/>
      </w:pPr>
      <w:bookmarkStart w:id="1392" w:name="_Ref468565824"/>
      <w:r>
        <w:t>The Doxology for St. James the Sawn-Asunder</w:t>
      </w:r>
      <w:r>
        <w:rPr>
          <w:rStyle w:val="FootnoteReference"/>
        </w:rPr>
        <w:footnoteReference w:id="1005"/>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lastRenderedPageBreak/>
        <w:t>November 24 (25) / Athor 28: Martyrdom of St. Serapamon, the bishop of Nikiou</w:t>
      </w:r>
      <w:bookmarkEnd w:id="1390"/>
    </w:p>
    <w:p w14:paraId="31266C94" w14:textId="74CE43E4" w:rsidR="00F76CFB" w:rsidRPr="00F76CFB" w:rsidRDefault="00F76CFB" w:rsidP="00F76CFB">
      <w:pPr>
        <w:pStyle w:val="Heading4"/>
      </w:pPr>
      <w:bookmarkStart w:id="139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94" w:name="_Ref459401310"/>
      <w:r>
        <w:t>The Doxology</w:t>
      </w:r>
      <w:r w:rsidR="00B46E6E">
        <w:t xml:space="preserve"> for St. Serapamon</w:t>
      </w:r>
      <w:bookmarkEnd w:id="1393"/>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95"/>
            <w:r>
              <w:t>sprang forth</w:t>
            </w:r>
            <w:commentRangeEnd w:id="1395"/>
            <w:r>
              <w:rPr>
                <w:rStyle w:val="CommentReference"/>
                <w:rFonts w:ascii="Times New Roman" w:eastAsiaTheme="minorHAnsi" w:hAnsi="Times New Roman" w:cstheme="minorBidi"/>
                <w:color w:val="auto"/>
              </w:rPr>
              <w:commentReference w:id="139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96" w:name="_Toc459399280"/>
      <w:r>
        <w:lastRenderedPageBreak/>
        <w:t>November 25 (26) / Athor 29: Commemoration of the Annunciation, Nativity, and Resurrection on the 29</w:t>
      </w:r>
      <w:r w:rsidRPr="00C0205C">
        <w:rPr>
          <w:vertAlign w:val="superscript"/>
        </w:rPr>
        <w:t>th</w:t>
      </w:r>
      <w:r>
        <w:t xml:space="preserve"> of Every Month</w:t>
      </w:r>
      <w:bookmarkEnd w:id="1396"/>
    </w:p>
    <w:p w14:paraId="38FF89F6" w14:textId="132975EB"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97" w:name="_Ref472885608"/>
      <w:r>
        <w:t>The Doxology for St. Peter the Seal of the Martyrs</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98" w:name="_Toc459399281"/>
      <w:r>
        <w:t>November 26 (27) / Athor 30: Consecration of a Church of St. Cosmas and Damian, Their Brothers and Their Mother</w:t>
      </w:r>
      <w:bookmarkEnd w:id="1398"/>
    </w:p>
    <w:p w14:paraId="3601D9E7" w14:textId="77777777" w:rsidR="000E62F4"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0E62F4">
        <w:t>November 17 (18) / Athor 21: St. Gregory the Wonderworker</w:t>
      </w:r>
    </w:p>
    <w:p w14:paraId="00113442"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56EB668D" w14:textId="77777777" w:rsidTr="00325E43">
        <w:trPr>
          <w:cantSplit/>
          <w:jc w:val="center"/>
        </w:trPr>
        <w:tc>
          <w:tcPr>
            <w:tcW w:w="288" w:type="dxa"/>
          </w:tcPr>
          <w:p w14:paraId="2F0E8A70" w14:textId="77777777" w:rsidR="000E62F4" w:rsidRDefault="000E62F4" w:rsidP="00325E43">
            <w:pPr>
              <w:pStyle w:val="CopticCross"/>
            </w:pPr>
          </w:p>
        </w:tc>
        <w:tc>
          <w:tcPr>
            <w:tcW w:w="3960" w:type="dxa"/>
          </w:tcPr>
          <w:p w14:paraId="5BE1C8F3" w14:textId="77777777" w:rsidR="000E62F4" w:rsidRDefault="000E62F4" w:rsidP="00DA4B37">
            <w:pPr>
              <w:pStyle w:val="EngHang"/>
              <w:rPr>
                <w:lang w:eastAsia="zh-CN"/>
              </w:rPr>
            </w:pPr>
            <w:r>
              <w:rPr>
                <w:lang w:eastAsia="zh-CN"/>
              </w:rPr>
              <w:t>By your way of life,</w:t>
            </w:r>
          </w:p>
          <w:p w14:paraId="7FE6E6B8" w14:textId="77777777" w:rsidR="000E62F4" w:rsidRDefault="000E62F4" w:rsidP="00DA4B37">
            <w:pPr>
              <w:pStyle w:val="EngHang"/>
              <w:rPr>
                <w:lang w:eastAsia="zh-CN"/>
              </w:rPr>
            </w:pPr>
            <w:r>
              <w:rPr>
                <w:lang w:eastAsia="zh-CN"/>
              </w:rPr>
              <w:t>Your vigilance in prayer,</w:t>
            </w:r>
          </w:p>
          <w:p w14:paraId="582E15E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B0A4E7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5707954" w14:textId="77777777" w:rsidR="000E62F4" w:rsidRDefault="000E62F4" w:rsidP="00325E43"/>
        </w:tc>
      </w:tr>
      <w:tr w:rsidR="000E62F4" w14:paraId="7F47CB87" w14:textId="77777777" w:rsidTr="00325E43">
        <w:trPr>
          <w:cantSplit/>
          <w:jc w:val="center"/>
        </w:trPr>
        <w:tc>
          <w:tcPr>
            <w:tcW w:w="288" w:type="dxa"/>
          </w:tcPr>
          <w:p w14:paraId="1FCA23AA" w14:textId="77777777" w:rsidR="000E62F4" w:rsidRDefault="000E62F4" w:rsidP="00325E43">
            <w:pPr>
              <w:pStyle w:val="CopticCross"/>
            </w:pPr>
            <w:r w:rsidRPr="00FB5ACB">
              <w:t>¿</w:t>
            </w:r>
          </w:p>
        </w:tc>
        <w:tc>
          <w:tcPr>
            <w:tcW w:w="3960" w:type="dxa"/>
          </w:tcPr>
          <w:p w14:paraId="28C6EE93"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72BB519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173720E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38F5CCD4"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8BFC079" w14:textId="77777777" w:rsidR="000E62F4" w:rsidRDefault="000E62F4" w:rsidP="00325E43"/>
        </w:tc>
      </w:tr>
      <w:tr w:rsidR="000E62F4" w14:paraId="7A24F3CF" w14:textId="77777777" w:rsidTr="00325E43">
        <w:trPr>
          <w:cantSplit/>
          <w:jc w:val="center"/>
        </w:trPr>
        <w:tc>
          <w:tcPr>
            <w:tcW w:w="288" w:type="dxa"/>
          </w:tcPr>
          <w:p w14:paraId="0057F7A1" w14:textId="77777777" w:rsidR="000E62F4" w:rsidRDefault="000E62F4" w:rsidP="00325E43">
            <w:pPr>
              <w:pStyle w:val="CopticCross"/>
            </w:pPr>
          </w:p>
        </w:tc>
        <w:tc>
          <w:tcPr>
            <w:tcW w:w="3960" w:type="dxa"/>
          </w:tcPr>
          <w:p w14:paraId="49C3791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6B09112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55E46E1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37616A76"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F3E0A7C" w14:textId="77777777" w:rsidR="000E62F4" w:rsidRDefault="000E62F4" w:rsidP="00325E43"/>
        </w:tc>
      </w:tr>
      <w:tr w:rsidR="000E62F4" w14:paraId="556B2C25" w14:textId="77777777" w:rsidTr="00325E43">
        <w:trPr>
          <w:cantSplit/>
          <w:jc w:val="center"/>
        </w:trPr>
        <w:tc>
          <w:tcPr>
            <w:tcW w:w="288" w:type="dxa"/>
          </w:tcPr>
          <w:p w14:paraId="76AA5850" w14:textId="77777777" w:rsidR="000E62F4" w:rsidRDefault="000E62F4" w:rsidP="00325E43">
            <w:pPr>
              <w:pStyle w:val="CopticCross"/>
            </w:pPr>
            <w:r w:rsidRPr="00FB5ACB">
              <w:lastRenderedPageBreak/>
              <w:t>¿</w:t>
            </w:r>
          </w:p>
        </w:tc>
        <w:tc>
          <w:tcPr>
            <w:tcW w:w="3960" w:type="dxa"/>
          </w:tcPr>
          <w:p w14:paraId="000AE8A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D8D192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690BB58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013EFB65"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683F09E3" w14:textId="77777777" w:rsidR="000E62F4" w:rsidRDefault="000E62F4" w:rsidP="00325E43"/>
        </w:tc>
      </w:tr>
      <w:tr w:rsidR="000E62F4" w14:paraId="393FB15D" w14:textId="77777777" w:rsidTr="00325E43">
        <w:trPr>
          <w:cantSplit/>
          <w:jc w:val="center"/>
        </w:trPr>
        <w:tc>
          <w:tcPr>
            <w:tcW w:w="288" w:type="dxa"/>
          </w:tcPr>
          <w:p w14:paraId="0B897537" w14:textId="77777777" w:rsidR="000E62F4" w:rsidRDefault="000E62F4" w:rsidP="00325E43">
            <w:pPr>
              <w:pStyle w:val="CopticCross"/>
            </w:pPr>
          </w:p>
        </w:tc>
        <w:tc>
          <w:tcPr>
            <w:tcW w:w="3960" w:type="dxa"/>
          </w:tcPr>
          <w:p w14:paraId="3362766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63661D52"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F7FB7F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1C07AA2"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102D69C7" w14:textId="77777777" w:rsidR="000E62F4" w:rsidRDefault="000E62F4" w:rsidP="00325E43"/>
        </w:tc>
      </w:tr>
    </w:tbl>
    <w:p w14:paraId="7B556319" w14:textId="741478ED" w:rsidR="00027E5B" w:rsidRPr="00027E5B" w:rsidRDefault="000E62F4"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F6770">
        <w:rPr>
          <w:noProof/>
        </w:rPr>
        <w:t>649</w:t>
      </w:r>
      <w:r w:rsidR="00191A26">
        <w:fldChar w:fldCharType="end"/>
      </w:r>
      <w:r w:rsidR="00027E5B">
        <w:t>.</w:t>
      </w:r>
    </w:p>
    <w:p w14:paraId="15C7AC8C" w14:textId="77777777" w:rsidR="00F67B89" w:rsidRDefault="00F67B89" w:rsidP="00F67B89">
      <w:pPr>
        <w:pStyle w:val="Heading3"/>
      </w:pPr>
      <w:bookmarkStart w:id="1399" w:name="_Toc459399282"/>
      <w:r>
        <w:t>November 27 (28) / Koiak 1: Consecration of the Church of St. Shenoute</w:t>
      </w:r>
      <w:bookmarkEnd w:id="1399"/>
    </w:p>
    <w:p w14:paraId="28333115" w14:textId="0145D33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62F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400" w:name="_Toc459399283"/>
      <w:r>
        <w:t>November 29 (30) / Koiak 3: Entry of the Theotokos into the Temple</w:t>
      </w:r>
    </w:p>
    <w:p w14:paraId="422AF9D7" w14:textId="6CAD5146" w:rsidR="002A29E0" w:rsidRDefault="002A29E0" w:rsidP="002A29E0">
      <w:pPr>
        <w:pStyle w:val="Heading4"/>
      </w:pPr>
      <w:bookmarkStart w:id="1401" w:name="_Ref470555203"/>
      <w:r>
        <w:t>The Doxology of the Entry of the Theotokos into the Temple</w:t>
      </w:r>
      <w:r>
        <w:rPr>
          <w:rStyle w:val="FootnoteReference"/>
        </w:rPr>
        <w:footnoteReference w:id="1006"/>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400"/>
    </w:p>
    <w:p w14:paraId="352D828F" w14:textId="077727E0" w:rsidR="00205EA4" w:rsidRPr="00205EA4"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333"/>
      <w:r>
        <w:t>.</w:t>
      </w:r>
    </w:p>
    <w:p w14:paraId="2DF67188" w14:textId="77777777" w:rsidR="00495F1A" w:rsidRDefault="00495F1A" w:rsidP="00495F1A">
      <w:pPr>
        <w:pStyle w:val="Heading2"/>
        <w:rPr>
          <w:rFonts w:ascii="FreeSerifAvvaShenouda" w:hAnsi="FreeSerifAvvaShenouda" w:cs="FreeSerifAvvaShenouda"/>
        </w:rPr>
      </w:pPr>
      <w:bookmarkStart w:id="1402" w:name="_Toc410196202"/>
      <w:bookmarkStart w:id="1403" w:name="_Toc410196444"/>
      <w:bookmarkStart w:id="1404" w:name="_Toc410196946"/>
      <w:bookmarkStart w:id="1405" w:name="_Toc459399284"/>
      <w:bookmarkStart w:id="1406" w:name="_Toc481478307"/>
      <w:bookmarkStart w:id="1407" w:name="December"/>
      <w:r>
        <w:lastRenderedPageBreak/>
        <w:t>December</w:t>
      </w:r>
      <w:bookmarkEnd w:id="1402"/>
      <w:bookmarkEnd w:id="1403"/>
      <w:bookmarkEnd w:id="1404"/>
      <w:r w:rsidR="00205EA4">
        <w:t xml:space="preserve"> or </w:t>
      </w:r>
      <w:r w:rsidR="00205EA4">
        <w:rPr>
          <w:rFonts w:ascii="FreeSerifAvvaShenouda" w:hAnsi="FreeSerifAvvaShenouda" w:cs="FreeSerifAvvaShenouda"/>
        </w:rPr>
        <w:t>Ⲕⲟⲓⲁϩⲕ</w:t>
      </w:r>
      <w:bookmarkEnd w:id="1405"/>
      <w:bookmarkEnd w:id="1406"/>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AC3FA8">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AC3FA8">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AC3FA8">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AC3FA8">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AC3FA8">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AC3FA8">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AC3FA8">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AC3FA8">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AC3FA8">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AC3FA8">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AC3FA8">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AC3FA8">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AC3FA8">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AC3FA8">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AC3FA8">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AC3FA8">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AC3FA8">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AC3FA8">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08" w:name="_Ref434478837"/>
      <w:r w:rsidR="009E261C">
        <w:t xml:space="preserve"> four Sundays before the Feast.</w:t>
      </w:r>
    </w:p>
    <w:p w14:paraId="6C63C034" w14:textId="77777777" w:rsidR="001E7A09" w:rsidRDefault="001E7A09" w:rsidP="001E7A09">
      <w:pPr>
        <w:pStyle w:val="Heading4"/>
      </w:pPr>
      <w:bookmarkStart w:id="1409"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408"/>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1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10"/>
            <w:r>
              <w:rPr>
                <w:rStyle w:val="CommentReference"/>
                <w:rFonts w:ascii="Times New Roman" w:eastAsiaTheme="minorHAnsi" w:hAnsi="Times New Roman" w:cstheme="minorBidi"/>
                <w:color w:val="auto"/>
              </w:rPr>
              <w:commentReference w:id="141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11"/>
            <w:r>
              <w:t xml:space="preserve">Announced </w:t>
            </w:r>
            <w:commentRangeEnd w:id="1411"/>
            <w:r>
              <w:rPr>
                <w:rStyle w:val="CommentReference"/>
                <w:rFonts w:ascii="Times New Roman" w:eastAsiaTheme="minorHAnsi" w:hAnsi="Times New Roman" w:cstheme="minorBidi"/>
                <w:color w:val="auto"/>
              </w:rPr>
              <w:commentReference w:id="141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0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1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13" w:name="_Ref434478867"/>
      <w:r>
        <w:t xml:space="preserve">The Third Doxology of December or </w:t>
      </w:r>
      <w:r w:rsidRPr="006C0F49">
        <w:rPr>
          <w:rFonts w:ascii="FreeSerifAvvaShenouda" w:hAnsi="FreeSerifAvvaShenouda" w:cs="FreeSerifAvvaShenouda"/>
        </w:rPr>
        <w:t>Ⲕⲟⲓⲁϩⲕ</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0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14" w:name="_Ref434478878"/>
      <w:r>
        <w:t xml:space="preserve">The Fourth Doxology of December or </w:t>
      </w:r>
      <w:r w:rsidRPr="006C0F49">
        <w:rPr>
          <w:rFonts w:ascii="FreeSerifAvvaShenouda" w:hAnsi="FreeSerifAvvaShenouda" w:cs="FreeSerifAvvaShenouda"/>
        </w:rPr>
        <w:t>Ⲕⲟⲓⲁϩⲕ</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15"/>
            <w:r>
              <w:t>He raised us with a new invitation.</w:t>
            </w:r>
            <w:commentRangeEnd w:id="1415"/>
            <w:r>
              <w:rPr>
                <w:rStyle w:val="CommentReference"/>
                <w:rFonts w:ascii="Times New Roman" w:eastAsiaTheme="minorHAnsi" w:hAnsi="Times New Roman" w:cstheme="minorBidi"/>
                <w:color w:val="auto"/>
              </w:rPr>
              <w:commentReference w:id="141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16"/>
            <w:r>
              <w:t>Bride</w:t>
            </w:r>
            <w:commentRangeEnd w:id="1416"/>
            <w:r>
              <w:rPr>
                <w:rStyle w:val="CommentReference"/>
                <w:rFonts w:ascii="Times New Roman" w:eastAsiaTheme="minorHAnsi" w:hAnsi="Times New Roman" w:cstheme="minorBidi"/>
                <w:color w:val="auto"/>
              </w:rPr>
              <w:commentReference w:id="141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17" w:name="_Ref434478888"/>
      <w:r>
        <w:t xml:space="preserve">The Fifth Doxology of December or </w:t>
      </w:r>
      <w:r w:rsidRPr="006C0F49">
        <w:rPr>
          <w:rFonts w:ascii="FreeSerifAvvaShenouda" w:hAnsi="FreeSerifAvvaShenouda" w:cs="FreeSerifAvvaShenouda"/>
        </w:rPr>
        <w:t>Ⲕⲟⲓⲁϩⲕ</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lastRenderedPageBreak/>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0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18" w:name="_Ref434478907"/>
      <w:r>
        <w:t xml:space="preserve">The Sixth Doxology of December or </w:t>
      </w:r>
      <w:r w:rsidRPr="006C0F49">
        <w:rPr>
          <w:rFonts w:ascii="FreeSerifAvvaShenouda" w:hAnsi="FreeSerifAvvaShenouda" w:cs="FreeSerifAvvaShenouda"/>
        </w:rPr>
        <w:t>Ⲕⲟⲓⲁϩⲕ</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lastRenderedPageBreak/>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19"/>
            <w:r>
              <w:t xml:space="preserve">return </w:t>
            </w:r>
            <w:commentRangeEnd w:id="1419"/>
            <w:r>
              <w:rPr>
                <w:rStyle w:val="CommentReference"/>
              </w:rPr>
              <w:commentReference w:id="141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20"/>
            <w:r>
              <w:t xml:space="preserve">confirmation </w:t>
            </w:r>
            <w:commentRangeEnd w:id="1420"/>
            <w:r>
              <w:rPr>
                <w:rStyle w:val="CommentReference"/>
              </w:rPr>
              <w:commentReference w:id="142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lastRenderedPageBreak/>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21" w:name="_Ref434478922"/>
      <w:r>
        <w:t xml:space="preserve">The Doxology of Archangel Gabriel for December or </w:t>
      </w:r>
      <w:r w:rsidRPr="006C0F49">
        <w:rPr>
          <w:rFonts w:ascii="FreeSerifAvvaShenouda" w:hAnsi="FreeSerifAvvaShenouda" w:cs="FreeSerifAvvaShenouda"/>
        </w:rPr>
        <w:t>Ⲕⲟⲓⲁϩⲕ</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22"/>
            <w:r>
              <w:t>Angel-evangel of Good News</w:t>
            </w:r>
            <w:commentRangeEnd w:id="1422"/>
            <w:r>
              <w:rPr>
                <w:rStyle w:val="CommentReference"/>
                <w:rFonts w:ascii="Times New Roman" w:eastAsiaTheme="minorHAnsi" w:hAnsi="Times New Roman" w:cstheme="minorBidi"/>
                <w:color w:val="auto"/>
              </w:rPr>
              <w:commentReference w:id="142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lastRenderedPageBreak/>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23"/>
            <w:r>
              <w:t>Hail, O full of grace</w:t>
            </w:r>
            <w:commentRangeEnd w:id="1423"/>
            <w:r>
              <w:rPr>
                <w:rStyle w:val="CommentReference"/>
                <w:rFonts w:ascii="Times New Roman" w:eastAsiaTheme="minorHAnsi" w:hAnsi="Times New Roman" w:cstheme="minorBidi"/>
                <w:color w:val="auto"/>
              </w:rPr>
              <w:commentReference w:id="142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24"/>
            <w:r>
              <w:t>Angel-Evangel</w:t>
            </w:r>
            <w:commentRangeEnd w:id="1424"/>
            <w:r>
              <w:rPr>
                <w:rStyle w:val="CommentReference"/>
                <w:rFonts w:ascii="Times New Roman" w:eastAsiaTheme="minorHAnsi" w:hAnsi="Times New Roman" w:cstheme="minorBidi"/>
                <w:color w:val="auto"/>
              </w:rPr>
              <w:commentReference w:id="142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25" w:name="_Ref434564112"/>
      <w:bookmarkStart w:id="1426" w:name="_Toc459399285"/>
      <w:bookmarkStart w:id="1427" w:name="_Toc410196203"/>
      <w:bookmarkStart w:id="1428" w:name="_Toc410196445"/>
      <w:bookmarkStart w:id="1429"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lastRenderedPageBreak/>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lastRenderedPageBreak/>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425"/>
      <w:bookmarkEnd w:id="1426"/>
    </w:p>
    <w:p w14:paraId="5851AA48" w14:textId="77777777" w:rsidR="00253C5F" w:rsidRDefault="00253C5F" w:rsidP="00253C5F">
      <w:pPr>
        <w:pStyle w:val="Heading4"/>
      </w:pPr>
      <w:bookmarkStart w:id="1430" w:name="_Ref434489590"/>
      <w:r>
        <w:t>The Doxology</w:t>
      </w:r>
      <w:r w:rsidR="00B46E6E">
        <w:t xml:space="preserve"> for St. Victor</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31"/>
            <w:r>
              <w:t>saint</w:t>
            </w:r>
            <w:commentRangeEnd w:id="1431"/>
            <w:r>
              <w:rPr>
                <w:rStyle w:val="CommentReference"/>
                <w:rFonts w:ascii="Times New Roman" w:eastAsiaTheme="minorHAnsi" w:hAnsi="Times New Roman" w:cstheme="minorBidi"/>
                <w:color w:val="auto"/>
              </w:rPr>
              <w:commentReference w:id="143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32" w:name="_Toc459399286"/>
      <w:r>
        <w:t>December 2 (3) / Koiak 6: Pope Abraam the Syrian</w:t>
      </w:r>
      <w:bookmarkEnd w:id="1432"/>
    </w:p>
    <w:p w14:paraId="705AECE8" w14:textId="77777777" w:rsidR="00F416C6" w:rsidRDefault="00F416C6" w:rsidP="00F416C6">
      <w:pPr>
        <w:pStyle w:val="Heading4"/>
      </w:pPr>
      <w:bookmarkStart w:id="1433" w:name="_Ref434492343"/>
      <w:r>
        <w:t>The Doxology of St. Simon the Tanner</w:t>
      </w:r>
      <w:r>
        <w:rPr>
          <w:rStyle w:val="FootnoteReference"/>
        </w:rPr>
        <w:footnoteReference w:id="1010"/>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1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34" w:name="_Toc459399287"/>
      <w:r>
        <w:t xml:space="preserve">December 4 (5) / Koiak 8: </w:t>
      </w:r>
      <w:r w:rsidR="00743CE8">
        <w:t xml:space="preserve">The Martyrdom of </w:t>
      </w:r>
      <w:r>
        <w:t>Sts. Barbara and Juliana</w:t>
      </w:r>
      <w:bookmarkEnd w:id="1434"/>
    </w:p>
    <w:p w14:paraId="708D2111" w14:textId="7CD9674E" w:rsidR="003663F9" w:rsidRDefault="003663F9" w:rsidP="003663F9">
      <w:pPr>
        <w:pStyle w:val="Heading4"/>
      </w:pPr>
      <w:bookmarkStart w:id="143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36" w:name="_Ref459401359"/>
      <w:r>
        <w:t>The Doxology</w:t>
      </w:r>
      <w:r w:rsidR="00B46E6E">
        <w:t xml:space="preserve"> for Sts. Barbara and Juliana</w:t>
      </w:r>
      <w:bookmarkEnd w:id="1435"/>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37" w:name="_Toc459399288"/>
      <w:r>
        <w:t>December 4 (5) / Koiak 8: Also St. Samuel the Confessor</w:t>
      </w:r>
      <w:bookmarkEnd w:id="1437"/>
    </w:p>
    <w:p w14:paraId="2EE78AB4" w14:textId="77777777" w:rsidR="00224925" w:rsidRDefault="00224925" w:rsidP="00224925">
      <w:pPr>
        <w:pStyle w:val="Heading4"/>
      </w:pPr>
      <w:bookmarkStart w:id="1438" w:name="_Ref434491260"/>
      <w:r>
        <w:t>The Doxology</w:t>
      </w:r>
      <w:r w:rsidR="00810F04">
        <w:t xml:space="preserve"> for St. Samuel the Confessor</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1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lastRenderedPageBreak/>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42" w:name="_Toc459399289"/>
      <w:r>
        <w:t>December 6 (7) / Koiak 10: St. Nicholas</w:t>
      </w:r>
    </w:p>
    <w:p w14:paraId="6C72D403" w14:textId="3BE941B3" w:rsidR="002A29E0" w:rsidRDefault="002A29E0" w:rsidP="002A29E0">
      <w:pPr>
        <w:pStyle w:val="Heading4"/>
      </w:pPr>
      <w:bookmarkStart w:id="1443" w:name="_Ref470555294"/>
      <w:r>
        <w:t>The Doxology of St. Nicholas</w:t>
      </w:r>
      <w:r>
        <w:rPr>
          <w:rStyle w:val="FootnoteReference"/>
        </w:rPr>
        <w:footnoteReference w:id="1013"/>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442"/>
    </w:p>
    <w:p w14:paraId="34367220" w14:textId="79BA500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62F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444" w:name="_Toc459399290"/>
      <w:r>
        <w:t>December 7 (8) / Koiak 11: St. Ambrose</w:t>
      </w:r>
    </w:p>
    <w:p w14:paraId="5BA1907D" w14:textId="29C3B57A" w:rsidR="002A29E0" w:rsidRDefault="002A29E0" w:rsidP="002A29E0">
      <w:pPr>
        <w:pStyle w:val="Heading4"/>
      </w:pPr>
      <w:bookmarkStart w:id="1445" w:name="_Ref470555388"/>
      <w:r>
        <w:t>The Doxology of St. Ambrose</w:t>
      </w:r>
      <w:r>
        <w:rPr>
          <w:rStyle w:val="FootnoteReference"/>
        </w:rPr>
        <w:footnoteReference w:id="1014"/>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lastRenderedPageBreak/>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444"/>
    </w:p>
    <w:p w14:paraId="1539FF7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F68DB3" w14:textId="77777777" w:rsidTr="0082304E">
        <w:trPr>
          <w:cantSplit/>
          <w:jc w:val="center"/>
        </w:trPr>
        <w:tc>
          <w:tcPr>
            <w:tcW w:w="288" w:type="dxa"/>
          </w:tcPr>
          <w:p w14:paraId="6D0A2D6D" w14:textId="77777777" w:rsidR="000E62F4" w:rsidRDefault="000E62F4" w:rsidP="0082304E">
            <w:pPr>
              <w:pStyle w:val="CopticCross"/>
            </w:pPr>
          </w:p>
        </w:tc>
        <w:tc>
          <w:tcPr>
            <w:tcW w:w="3960" w:type="dxa"/>
          </w:tcPr>
          <w:p w14:paraId="3A7DAD74" w14:textId="77777777" w:rsidR="000E62F4" w:rsidRDefault="000E62F4" w:rsidP="00C83ECE">
            <w:pPr>
              <w:pStyle w:val="EngHang"/>
            </w:pPr>
            <w:r>
              <w:t>Through the intercessions</w:t>
            </w:r>
          </w:p>
          <w:p w14:paraId="0274028D" w14:textId="77777777" w:rsidR="000E62F4" w:rsidRDefault="000E62F4" w:rsidP="00C83ECE">
            <w:pPr>
              <w:pStyle w:val="EngHang"/>
            </w:pPr>
            <w:r>
              <w:t>Of the Four Incorporeal Beasts,</w:t>
            </w:r>
          </w:p>
          <w:p w14:paraId="379292AC" w14:textId="77777777" w:rsidR="000E62F4" w:rsidRDefault="000E62F4" w:rsidP="00C83ECE">
            <w:pPr>
              <w:pStyle w:val="EngHang"/>
            </w:pPr>
            <w:r>
              <w:t>The ministering flames of fire,</w:t>
            </w:r>
          </w:p>
          <w:p w14:paraId="0D1193DA" w14:textId="77777777" w:rsidR="000E62F4" w:rsidRDefault="000E62F4" w:rsidP="0082304E">
            <w:pPr>
              <w:pStyle w:val="EngHangEnd"/>
            </w:pPr>
            <w:r>
              <w:t>O Lord, grant us the forgiveness of our sins.</w:t>
            </w:r>
          </w:p>
        </w:tc>
        <w:tc>
          <w:tcPr>
            <w:tcW w:w="288" w:type="dxa"/>
          </w:tcPr>
          <w:p w14:paraId="7661C19F" w14:textId="77777777" w:rsidR="000E62F4" w:rsidRDefault="000E62F4" w:rsidP="0082304E"/>
        </w:tc>
        <w:tc>
          <w:tcPr>
            <w:tcW w:w="288" w:type="dxa"/>
          </w:tcPr>
          <w:p w14:paraId="1F4DF024" w14:textId="77777777" w:rsidR="000E62F4" w:rsidRDefault="000E62F4" w:rsidP="0082304E">
            <w:pPr>
              <w:pStyle w:val="CopticCross"/>
            </w:pPr>
          </w:p>
        </w:tc>
        <w:tc>
          <w:tcPr>
            <w:tcW w:w="3960" w:type="dxa"/>
          </w:tcPr>
          <w:p w14:paraId="0C0266D4" w14:textId="77777777" w:rsidR="000E62F4" w:rsidRDefault="000E62F4" w:rsidP="00C83ECE">
            <w:pPr>
              <w:pStyle w:val="CopticVersemulti-line"/>
            </w:pPr>
            <w:r>
              <w:t>Ϩⲓⲧⲉⲛ ⲛⲓⲡ̀ⲣⲉⲥⲃⲓⲁ̀</w:t>
            </w:r>
          </w:p>
          <w:p w14:paraId="532F8D02" w14:textId="77777777" w:rsidR="000E62F4" w:rsidRDefault="000E62F4" w:rsidP="00C83ECE">
            <w:pPr>
              <w:pStyle w:val="CopticVersemulti-line"/>
            </w:pPr>
            <w:r>
              <w:t>ⲛ̀ⲧⲉ ⲡⲓϥ̀ⲧⲟⲩ ⲛ̀ⲍⲱⲟⲛ ⲛ̀ⲁⲥⲱⲙⲁⲧⲟⲥ</w:t>
            </w:r>
          </w:p>
          <w:p w14:paraId="62417631" w14:textId="77777777" w:rsidR="000E62F4" w:rsidRDefault="000E62F4" w:rsidP="00C83ECE">
            <w:pPr>
              <w:pStyle w:val="CopticVersemulti-line"/>
            </w:pPr>
            <w:r>
              <w:t>ⲛ̀ⲗⲓⲧⲟⲩⲣⲅⲟⲥ ⲛ̀ϣⲁϩ ⲛ̀ⲭ̀ⲣⲟⲙ:</w:t>
            </w:r>
          </w:p>
          <w:p w14:paraId="0460284C" w14:textId="77777777" w:rsidR="000E62F4" w:rsidRPr="00C35319" w:rsidRDefault="000E62F4" w:rsidP="00C83ECE">
            <w:pPr>
              <w:pStyle w:val="CopticHangingVerse"/>
            </w:pPr>
            <w:r>
              <w:t>Ⲡϭⲟⲓⲥ ⲁⲣⲓϩ̀ⲙⲟⲧ ⲛⲁⲛ ⲙ̀ⲡⲓⲭⲱ ⲉ̀ⲃⲟⲗ ⲛ̀ⲧⲉ ⲛⲉⲛⲛⲟⲃⲓ.</w:t>
            </w:r>
          </w:p>
        </w:tc>
      </w:tr>
    </w:tbl>
    <w:p w14:paraId="48A6FEA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ADFFC2" w14:textId="77777777" w:rsidTr="00C83ECE">
        <w:trPr>
          <w:cantSplit/>
          <w:jc w:val="center"/>
        </w:trPr>
        <w:tc>
          <w:tcPr>
            <w:tcW w:w="288" w:type="dxa"/>
          </w:tcPr>
          <w:p w14:paraId="4984BCAA" w14:textId="77777777" w:rsidR="000E62F4" w:rsidRDefault="000E62F4" w:rsidP="00C83ECE">
            <w:pPr>
              <w:pStyle w:val="CopticCross"/>
            </w:pPr>
          </w:p>
        </w:tc>
        <w:tc>
          <w:tcPr>
            <w:tcW w:w="3960" w:type="dxa"/>
          </w:tcPr>
          <w:p w14:paraId="044697BC" w14:textId="77777777" w:rsidR="000E62F4" w:rsidRDefault="000E62F4" w:rsidP="00C83ECE">
            <w:pPr>
              <w:pStyle w:val="EngHang"/>
            </w:pPr>
            <w:r>
              <w:t>Hail to the four incorporeal living beasts,</w:t>
            </w:r>
          </w:p>
          <w:p w14:paraId="2337AFD6" w14:textId="77777777" w:rsidR="000E62F4" w:rsidRDefault="000E62F4" w:rsidP="00C83ECE">
            <w:pPr>
              <w:pStyle w:val="EngHang"/>
            </w:pPr>
            <w:r>
              <w:t>Carrying the throne of God,</w:t>
            </w:r>
          </w:p>
          <w:p w14:paraId="2A61627C" w14:textId="77777777" w:rsidR="000E62F4" w:rsidRDefault="000E62F4" w:rsidP="00C83ECE">
            <w:pPr>
              <w:pStyle w:val="EngHang"/>
            </w:pPr>
            <w:r>
              <w:t>A lion’s face, and a calf’s face,</w:t>
            </w:r>
          </w:p>
          <w:p w14:paraId="750BFC4C" w14:textId="77777777" w:rsidR="000E62F4" w:rsidRDefault="000E62F4" w:rsidP="00C83ECE">
            <w:pPr>
              <w:pStyle w:val="EngHangEnd"/>
            </w:pPr>
            <w:r>
              <w:t>A man’s face, and an eagle’s face.</w:t>
            </w:r>
          </w:p>
        </w:tc>
        <w:tc>
          <w:tcPr>
            <w:tcW w:w="288" w:type="dxa"/>
          </w:tcPr>
          <w:p w14:paraId="67DAD3DD" w14:textId="77777777" w:rsidR="000E62F4" w:rsidRDefault="000E62F4" w:rsidP="00C83ECE"/>
        </w:tc>
        <w:tc>
          <w:tcPr>
            <w:tcW w:w="288" w:type="dxa"/>
          </w:tcPr>
          <w:p w14:paraId="50FEA09F" w14:textId="77777777" w:rsidR="000E62F4" w:rsidRDefault="000E62F4" w:rsidP="00C83ECE">
            <w:pPr>
              <w:pStyle w:val="CopticCross"/>
            </w:pPr>
          </w:p>
        </w:tc>
        <w:tc>
          <w:tcPr>
            <w:tcW w:w="3960" w:type="dxa"/>
          </w:tcPr>
          <w:p w14:paraId="5364DDB6" w14:textId="77777777" w:rsidR="000E62F4" w:rsidRDefault="000E62F4" w:rsidP="00C83ECE">
            <w:pPr>
              <w:pStyle w:val="CopticVersemulti-line"/>
            </w:pPr>
            <w:r>
              <w:t>Ⲭⲉⲣⲉ ⲡⲓϥ̀ⲧⲟⲩ ⲛ̀ⲍⲱⲟⲛ ⲛ̀ⲁ̀ⲥⲱⲙⲁⲧⲟⲥ:</w:t>
            </w:r>
          </w:p>
          <w:p w14:paraId="5F9A62CF" w14:textId="77777777" w:rsidR="000E62F4" w:rsidRDefault="000E62F4" w:rsidP="00C83ECE">
            <w:pPr>
              <w:pStyle w:val="CopticVersemulti-line"/>
            </w:pPr>
            <w:r>
              <w:t>ⲉⲧϥⲁⲓ ϧⲁ ⲡⲓϩⲁⲣⲙⲁ ⲛ̀ⲧⲉ Ⲫϯ:</w:t>
            </w:r>
          </w:p>
          <w:p w14:paraId="40CD9B48" w14:textId="77777777" w:rsidR="000E62F4" w:rsidRDefault="000E62F4" w:rsidP="00C83ECE">
            <w:pPr>
              <w:pStyle w:val="CopticVersemulti-line"/>
            </w:pPr>
            <w:r>
              <w:t>ⲟⲩϩⲟ ⲙ̀ⲙⲟⲩⲓ̀ ⲛⲉⲙ ⲟⲩϩⲟ ⲙ̀ⲙⲁⲥⲓ:</w:t>
            </w:r>
          </w:p>
          <w:p w14:paraId="2ACAEB34" w14:textId="77777777" w:rsidR="000E62F4" w:rsidRPr="00C35319" w:rsidRDefault="000E62F4" w:rsidP="00C83ECE">
            <w:pPr>
              <w:pStyle w:val="CopticHangingVerse"/>
            </w:pPr>
            <w:r>
              <w:t>ⲛⲉⲙ ⲟⲩϩⲟ ⲛ̀ⲣⲱⲙⲓ ⲛⲉⲙ ⲟⲩϩⲟ ⲛ̀ⲁ̀ⲏ̀ⲧⲟⲥ.</w:t>
            </w:r>
          </w:p>
        </w:tc>
      </w:tr>
    </w:tbl>
    <w:p w14:paraId="3F399576" w14:textId="77777777" w:rsidR="000E62F4" w:rsidRDefault="000E62F4" w:rsidP="0082304E">
      <w:pPr>
        <w:pStyle w:val="Heading4"/>
      </w:pPr>
      <w:r>
        <w:t>The Gospel Response for the Four Incorporeal Beasts</w:t>
      </w:r>
    </w:p>
    <w:p w14:paraId="1F279D7F" w14:textId="77777777" w:rsidR="000E62F4" w:rsidRPr="00C14556" w:rsidRDefault="000E62F4" w:rsidP="00C14556">
      <w:pPr>
        <w:pStyle w:val="Rubric"/>
      </w:pPr>
      <w:r>
        <w:t>The last verse of the Doxology may be inserted into the Annual Gospel Response.</w:t>
      </w:r>
    </w:p>
    <w:p w14:paraId="4AB33F26" w14:textId="047900D0" w:rsidR="00191A26"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4B14457" w14:textId="5817E206" w:rsidR="002A29E0" w:rsidRDefault="002A29E0" w:rsidP="002A29E0">
      <w:pPr>
        <w:pStyle w:val="Heading3"/>
      </w:pPr>
      <w:bookmarkStart w:id="1446" w:name="_Toc459399291"/>
      <w:r>
        <w:lastRenderedPageBreak/>
        <w:t>December 11 (12) / Koiak 15: St. Gregory the Armenian</w:t>
      </w:r>
    </w:p>
    <w:p w14:paraId="68D305ED" w14:textId="4394EE49" w:rsidR="002A29E0" w:rsidRDefault="002A29E0" w:rsidP="002A29E0">
      <w:pPr>
        <w:pStyle w:val="Heading4"/>
      </w:pPr>
      <w:bookmarkStart w:id="1447" w:name="_Ref470555434"/>
      <w:r>
        <w:t>The Doxology of St. Gregory the Armenian</w:t>
      </w:r>
      <w:r>
        <w:rPr>
          <w:rStyle w:val="FootnoteReference"/>
        </w:rPr>
        <w:footnoteReference w:id="1015"/>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lastRenderedPageBreak/>
        <w:t>December 12 (13) / Koiak 16: Saint Spyridon</w:t>
      </w:r>
      <w:r>
        <w:rPr>
          <w:rStyle w:val="FootnoteReference"/>
        </w:rPr>
        <w:footnoteReference w:id="1016"/>
      </w:r>
      <w:bookmarkEnd w:id="1446"/>
    </w:p>
    <w:p w14:paraId="62C88580" w14:textId="20113B9E" w:rsidR="002A29E0" w:rsidRDefault="002A29E0" w:rsidP="002A29E0">
      <w:pPr>
        <w:pStyle w:val="Heading4"/>
      </w:pPr>
      <w:bookmarkStart w:id="1448" w:name="_Ref470555491"/>
      <w:bookmarkStart w:id="1449" w:name="_Toc459399292"/>
      <w:r>
        <w:t>The Doxology of St. Spyridon</w:t>
      </w:r>
      <w:r>
        <w:rPr>
          <w:rStyle w:val="FootnoteReference"/>
        </w:rPr>
        <w:footnoteReference w:id="1017"/>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lastRenderedPageBreak/>
        <w:t>December 17 (18) / Koiak 21: Commemoration of the Theotokos</w:t>
      </w:r>
      <w:bookmarkEnd w:id="1449"/>
    </w:p>
    <w:p w14:paraId="2E564687" w14:textId="796851BE"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50" w:name="_Toc459399293"/>
      <w:r>
        <w:t>December 17 (18) / Koiak 21: Also the Martyrdom of St. Barnabas, on</w:t>
      </w:r>
      <w:r w:rsidR="00743CE8">
        <w:t>e</w:t>
      </w:r>
      <w:r>
        <w:t xml:space="preserve"> of the Seventy Two</w:t>
      </w:r>
      <w:bookmarkEnd w:id="1450"/>
    </w:p>
    <w:p w14:paraId="2CFD651F" w14:textId="690B72F6" w:rsidR="007F571C" w:rsidRPr="007F571C"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51" w:name="_Toc459399294"/>
      <w:r>
        <w:t>December 18 (19) / Koiak 22: Archangel Gabriel</w:t>
      </w:r>
      <w:r w:rsidR="00481AE5">
        <w:t xml:space="preserve"> (Consecration)</w:t>
      </w:r>
      <w:bookmarkEnd w:id="1451"/>
    </w:p>
    <w:p w14:paraId="45BDA150" w14:textId="21EFA50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E62F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52" w:name="_Toc459399295"/>
      <w:r>
        <w:t>December 20 (21) / Koiak 24: St. Ignatius of Antioch</w:t>
      </w:r>
    </w:p>
    <w:p w14:paraId="2887E1AE" w14:textId="14F194FE" w:rsidR="00D94D36" w:rsidRDefault="00D94D36" w:rsidP="00D94D36">
      <w:pPr>
        <w:pStyle w:val="Heading4"/>
      </w:pPr>
      <w:bookmarkStart w:id="1453" w:name="_Ref472885708"/>
      <w:r>
        <w:t>The Doxology of St. Ignatius</w:t>
      </w:r>
      <w:r>
        <w:rPr>
          <w:rStyle w:val="FootnoteReference"/>
        </w:rPr>
        <w:footnoteReference w:id="1018"/>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lastRenderedPageBreak/>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52"/>
    </w:p>
    <w:p w14:paraId="059C80DE" w14:textId="76EA244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E62F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54" w:name="_Toc459399296"/>
      <w:r>
        <w:t>December 21 (22) / Koiak 25: St. John Kami</w:t>
      </w:r>
      <w:bookmarkEnd w:id="1454"/>
    </w:p>
    <w:p w14:paraId="3F9EF92D" w14:textId="77777777" w:rsidR="00810F04" w:rsidRPr="00810F04" w:rsidRDefault="00810F04" w:rsidP="00810F04">
      <w:pPr>
        <w:pStyle w:val="Heading4"/>
      </w:pPr>
      <w:bookmarkStart w:id="1455" w:name="_Ref434491108"/>
      <w:r>
        <w:t>The Doxology for St. John Kami</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lastRenderedPageBreak/>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56" w:name="_Toc459399297"/>
      <w:r>
        <w:t>December 24 (25) / Koiak 28: Nativity Preparation Day</w:t>
      </w:r>
      <w:bookmarkEnd w:id="145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57" w:name="_Ref434477504"/>
      <w:r>
        <w:t>The Doxology</w:t>
      </w:r>
      <w:r w:rsidR="00E21EA3">
        <w:t xml:space="preserve"> for the Preparation Day of Nativity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58"/>
            <w:r>
              <w:t>Theotokos</w:t>
            </w:r>
            <w:commentRangeEnd w:id="1458"/>
            <w:r>
              <w:rPr>
                <w:rStyle w:val="CommentReference"/>
                <w:rFonts w:ascii="Times New Roman" w:eastAsiaTheme="minorHAnsi" w:hAnsi="Times New Roman" w:cstheme="minorBidi"/>
                <w:color w:val="auto"/>
              </w:rPr>
              <w:commentReference w:id="145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59" w:name="_Toc459399298"/>
      <w:r>
        <w:t>December 25 (26) / Koiak 29: The Feast of the Nativity</w:t>
      </w:r>
      <w:bookmarkEnd w:id="1459"/>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60"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r>
        <w:t xml:space="preserve">The </w:t>
      </w:r>
      <w:r w:rsidR="00C33BEB">
        <w:t xml:space="preserve">First </w:t>
      </w:r>
      <w:r>
        <w:t>Doxology</w:t>
      </w:r>
      <w:r w:rsidR="00C33BEB">
        <w:t xml:space="preserve"> for Nativity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61" w:name="_Ref434477542"/>
      <w:r>
        <w:t>The Second Doxology for Nativity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62"/>
            <w:r>
              <w:t xml:space="preserve">rescued </w:t>
            </w:r>
            <w:commentRangeEnd w:id="1462"/>
            <w:r>
              <w:rPr>
                <w:rStyle w:val="CommentReference"/>
                <w:rFonts w:ascii="Times New Roman" w:eastAsiaTheme="minorHAnsi" w:hAnsi="Times New Roman" w:cstheme="minorBidi"/>
                <w:color w:val="auto"/>
              </w:rPr>
              <w:commentReference w:id="1462"/>
            </w:r>
            <w:r>
              <w:t>and saved us,</w:t>
            </w:r>
          </w:p>
          <w:p w14:paraId="372D1056" w14:textId="77777777" w:rsidR="00C33BEB" w:rsidRDefault="00C33BEB" w:rsidP="00C33BEB">
            <w:pPr>
              <w:pStyle w:val="EngHangEnd"/>
            </w:pPr>
            <w:commentRangeStart w:id="1463"/>
            <w:r>
              <w:t xml:space="preserve">We </w:t>
            </w:r>
            <w:commentRangeEnd w:id="1463"/>
            <w:r>
              <w:rPr>
                <w:rStyle w:val="CommentReference"/>
                <w:rFonts w:ascii="Times New Roman" w:eastAsiaTheme="minorHAnsi" w:hAnsi="Times New Roman" w:cstheme="minorBidi"/>
                <w:color w:val="auto"/>
              </w:rPr>
              <w:commentReference w:id="146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lastRenderedPageBreak/>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64" w:name="_Ref434477554"/>
      <w:r>
        <w:t>The Third Doxology for Nativity</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lastRenderedPageBreak/>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lastRenderedPageBreak/>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65" w:name="_Ref434475057"/>
      <w:r>
        <w:t>The Sunday Psali Adam</w:t>
      </w:r>
      <w:r w:rsidR="006C1B94">
        <w:t xml:space="preserve"> for Nativity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lastRenderedPageBreak/>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66" w:name="_Ref434475083"/>
      <w:r>
        <w:t>The Monday Psali Adam</w:t>
      </w:r>
      <w:r w:rsidR="006C1B94">
        <w:t xml:space="preserve"> for Nativity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lastRenderedPageBreak/>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lastRenderedPageBreak/>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1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67" w:name="_Ref434475102"/>
      <w:r>
        <w:t>The Tuesday Psali Adam</w:t>
      </w:r>
      <w:r w:rsidR="006C1B94">
        <w:t xml:space="preserve"> for Nativity</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68"/>
            <w:r>
              <w:t xml:space="preserve">Shone </w:t>
            </w:r>
            <w:commentRangeEnd w:id="1468"/>
            <w:r>
              <w:rPr>
                <w:rStyle w:val="CommentReference"/>
              </w:rPr>
              <w:commentReference w:id="146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69"/>
            <w:r>
              <w:t>All</w:t>
            </w:r>
            <w:commentRangeEnd w:id="1469"/>
            <w:r>
              <w:rPr>
                <w:rStyle w:val="CommentReference"/>
              </w:rPr>
              <w:commentReference w:id="146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70"/>
            <w:r>
              <w:t>seals</w:t>
            </w:r>
            <w:commentRangeEnd w:id="1470"/>
            <w:r>
              <w:rPr>
                <w:rStyle w:val="CommentReference"/>
              </w:rPr>
              <w:commentReference w:id="147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71"/>
            <w:r>
              <w:t>Tetra</w:t>
            </w:r>
            <w:commentRangeEnd w:id="1471"/>
            <w:r>
              <w:rPr>
                <w:rStyle w:val="CommentReference"/>
              </w:rPr>
              <w:commentReference w:id="147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72"/>
            <w:r>
              <w:t xml:space="preserve">flaming </w:t>
            </w:r>
            <w:commentRangeEnd w:id="1472"/>
            <w:r>
              <w:rPr>
                <w:rStyle w:val="CommentReference"/>
              </w:rPr>
              <w:commentReference w:id="147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73"/>
            <w:r>
              <w:t>disease</w:t>
            </w:r>
            <w:commentRangeEnd w:id="1473"/>
            <w:r>
              <w:rPr>
                <w:rStyle w:val="CommentReference"/>
              </w:rPr>
              <w:commentReference w:id="147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lastRenderedPageBreak/>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74" w:name="_Ref434475128"/>
      <w:r>
        <w:t>The Wednesday Psali Batos</w:t>
      </w:r>
      <w:r w:rsidR="006C1B94">
        <w:t xml:space="preserve"> for Nativity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lastRenderedPageBreak/>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75" w:name="_Ref434475150"/>
      <w:r>
        <w:lastRenderedPageBreak/>
        <w:t>The Thursday Psali Batos</w:t>
      </w:r>
      <w:r w:rsidR="006C1B94">
        <w:t xml:space="preserve"> for Nativity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476"/>
            <w:r>
              <w:t xml:space="preserve">Isaiah </w:t>
            </w:r>
            <w:commentRangeEnd w:id="1476"/>
            <w:r>
              <w:rPr>
                <w:rStyle w:val="CommentReference"/>
              </w:rPr>
              <w:commentReference w:id="147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77" w:name="_Ref434475177"/>
      <w:r>
        <w:lastRenderedPageBreak/>
        <w:t>The Friday Psali Batos</w:t>
      </w:r>
      <w:r w:rsidR="006C1B94">
        <w:t xml:space="preserve"> for Nativity</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78" w:name="_Ref434475196"/>
      <w:r>
        <w:lastRenderedPageBreak/>
        <w:t>The Saturday Psali Batos</w:t>
      </w:r>
      <w:r w:rsidR="006C1B94">
        <w:t xml:space="preserve"> for Nativity</w:t>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lastRenderedPageBreak/>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79"/>
            <w:r>
              <w:t>For I cannot speak.</w:t>
            </w:r>
            <w:commentRangeEnd w:id="1479"/>
            <w:r>
              <w:rPr>
                <w:rStyle w:val="CommentReference"/>
              </w:rPr>
              <w:commentReference w:id="147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bookmarkStart w:id="1480" w:name="_Toc459399299"/>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5FE96DE7" w:rsidR="00CA2605" w:rsidRDefault="00CA2605" w:rsidP="00CA2605">
      <w:pPr>
        <w:pStyle w:val="Heading4"/>
      </w:pPr>
      <w:r>
        <w:t>The Paralex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r>
        <w:t>December 26 (27) / Koiak 30: The Second Day of the Feast of the Nativity</w:t>
      </w:r>
      <w:bookmarkEnd w:id="148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81" w:name="_Ref434561401"/>
      <w:bookmarkStart w:id="1482" w:name="_Toc459399300"/>
      <w:r>
        <w:t>December 27 (28) / Tobi 1: St. Stephen Day</w:t>
      </w:r>
      <w:bookmarkEnd w:id="1481"/>
      <w:bookmarkEnd w:id="1482"/>
    </w:p>
    <w:p w14:paraId="1250AF95" w14:textId="21A22D59"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62F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83" w:name="_Toc459399301"/>
      <w:r>
        <w:t>December 29 (30) / Tobi 3: The One Hundred and Forty Four Thousand</w:t>
      </w:r>
      <w:bookmarkEnd w:id="1483"/>
    </w:p>
    <w:p w14:paraId="2FE981A9" w14:textId="77777777" w:rsidR="00073003" w:rsidRDefault="00073003" w:rsidP="00073003">
      <w:pPr>
        <w:pStyle w:val="Heading4"/>
      </w:pPr>
      <w:bookmarkStart w:id="1484" w:name="_Ref434488616"/>
      <w:r>
        <w:t>The Doxology</w:t>
      </w:r>
      <w:r w:rsidR="00B46E6E">
        <w:t xml:space="preserve"> for the One Hundred and Forty Four Thousand</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2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2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85" w:name="_Ref434564016"/>
      <w:bookmarkStart w:id="1486" w:name="_Toc459399302"/>
      <w:r>
        <w:t>December 30 (31) / Tobi 4: St. John the Evangelist</w:t>
      </w:r>
      <w:bookmarkEnd w:id="1485"/>
      <w:bookmarkEnd w:id="1486"/>
    </w:p>
    <w:p w14:paraId="3C0BCC81" w14:textId="77777777" w:rsidR="00FF5FF3" w:rsidRDefault="00FF5FF3" w:rsidP="00FF5FF3">
      <w:pPr>
        <w:pStyle w:val="Heading4"/>
      </w:pPr>
      <w:bookmarkStart w:id="1487" w:name="_Ref434488768"/>
      <w:r>
        <w:t>The Doxology</w:t>
      </w:r>
      <w:r w:rsidR="00B46E6E">
        <w:t xml:space="preserve"> for</w:t>
      </w:r>
      <w:r w:rsidR="00BC160E">
        <w:t xml:space="preserve"> St. John the Evangelist</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88"/>
            <w:r>
              <w:t>Zebulun</w:t>
            </w:r>
            <w:commentRangeEnd w:id="1488"/>
            <w:r>
              <w:rPr>
                <w:rStyle w:val="FootnoteReference"/>
              </w:rPr>
              <w:footnoteReference w:id="1022"/>
            </w:r>
            <w:r>
              <w:rPr>
                <w:rStyle w:val="CommentReference"/>
                <w:rFonts w:ascii="Times New Roman" w:eastAsiaTheme="minorHAnsi" w:hAnsi="Times New Roman" w:cstheme="minorBidi"/>
                <w:color w:val="auto"/>
              </w:rPr>
              <w:commentReference w:id="148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2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89" w:name="_Toc410196204"/>
      <w:bookmarkStart w:id="1490" w:name="_Toc410196446"/>
      <w:bookmarkStart w:id="1491" w:name="_Toc410196948"/>
      <w:bookmarkStart w:id="1492" w:name="_Toc481478308"/>
      <w:bookmarkStart w:id="1493" w:name="January"/>
      <w:bookmarkEnd w:id="1407"/>
      <w:bookmarkEnd w:id="1427"/>
      <w:bookmarkEnd w:id="1428"/>
      <w:bookmarkEnd w:id="1429"/>
      <w:r>
        <w:lastRenderedPageBreak/>
        <w:t>January</w:t>
      </w:r>
      <w:bookmarkEnd w:id="1489"/>
      <w:bookmarkEnd w:id="1490"/>
      <w:bookmarkEnd w:id="1491"/>
      <w:r w:rsidR="00FF5FF3">
        <w:t xml:space="preserve"> or </w:t>
      </w:r>
      <w:r w:rsidR="00FF5FF3">
        <w:rPr>
          <w:rFonts w:ascii="FreeSerifAvvaShenouda" w:hAnsi="FreeSerifAvvaShenouda" w:cs="FreeSerifAvvaShenouda"/>
        </w:rPr>
        <w:t>Ⲧⲱⲃⲓ</w:t>
      </w:r>
      <w:bookmarkEnd w:id="1492"/>
    </w:p>
    <w:bookmarkStart w:id="1494" w:name="_Toc410196205" w:displacedByCustomXml="next"/>
    <w:bookmarkStart w:id="1495" w:name="_Toc410196447" w:displacedByCustomXml="next"/>
    <w:bookmarkStart w:id="1496"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AC3FA8">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AC3FA8">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AC3FA8">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AC3FA8">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AC3FA8">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AC3FA8">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AC3FA8">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AC3FA8">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AC3FA8">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AC3FA8">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AC3FA8">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AC3FA8">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AC3FA8">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AC3FA8">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AC3FA8">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AC3FA8">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AC3FA8">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AC3FA8">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AC3FA8">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97" w:name="_Toc459399303"/>
      <w:r>
        <w:rPr>
          <w:lang w:val="en-US"/>
        </w:rPr>
        <w:lastRenderedPageBreak/>
        <w:t>January 1 (2) / Tobi 6</w:t>
      </w:r>
      <w:r w:rsidR="00FF5FF3">
        <w:rPr>
          <w:lang w:val="en-US"/>
        </w:rPr>
        <w:t xml:space="preserve">: The Feast of the </w:t>
      </w:r>
      <w:r w:rsidR="00495F1A">
        <w:t>Circumcision</w:t>
      </w:r>
      <w:bookmarkEnd w:id="1496"/>
      <w:bookmarkEnd w:id="1495"/>
      <w:bookmarkEnd w:id="1494"/>
      <w:bookmarkEnd w:id="1497"/>
    </w:p>
    <w:p w14:paraId="1A97CDDF" w14:textId="50667650" w:rsidR="00240FF0" w:rsidRPr="000E62F4" w:rsidRDefault="00240FF0" w:rsidP="00240FF0">
      <w:pPr>
        <w:pStyle w:val="Heading4"/>
        <w:rPr>
          <w:rFonts w:ascii="Arial Unicode MS" w:eastAsia="Arial Unicode MS" w:hAnsi="Arial Unicode MS" w:cs="Arial Unicode MS"/>
        </w:rPr>
      </w:pPr>
      <w:bookmarkStart w:id="1498"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r>
        <w:t>The Doxology</w:t>
      </w:r>
      <w:r w:rsidR="00E21EA3">
        <w:t xml:space="preserve"> for the Circumcision</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99"/>
            <w:r>
              <w:t xml:space="preserve">Christian </w:t>
            </w:r>
            <w:commentRangeEnd w:id="1499"/>
            <w:r>
              <w:rPr>
                <w:rStyle w:val="CommentReference"/>
                <w:rFonts w:ascii="Times New Roman" w:eastAsiaTheme="minorHAnsi" w:hAnsi="Times New Roman" w:cstheme="minorBidi"/>
                <w:color w:val="auto"/>
              </w:rPr>
              <w:commentReference w:id="149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00" w:name="_Ref434475229"/>
      <w:r>
        <w:t>The Psali Adam</w:t>
      </w:r>
      <w:r w:rsidR="006C1B94">
        <w:t xml:space="preserve"> for the Circumcision</w:t>
      </w:r>
      <w:bookmarkEnd w:id="1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01"/>
            <w:r>
              <w:t xml:space="preserve">Victorious </w:t>
            </w:r>
            <w:commentRangeEnd w:id="1501"/>
            <w:r>
              <w:rPr>
                <w:rStyle w:val="CommentReference"/>
              </w:rPr>
              <w:commentReference w:id="150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lastRenderedPageBreak/>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02" w:name="_Ref434475252"/>
      <w:r>
        <w:t>The Psali Batos</w:t>
      </w:r>
      <w:r w:rsidR="006C1B94">
        <w:t xml:space="preserve"> for the Circumcision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03"/>
            <w:r>
              <w:t>divinity</w:t>
            </w:r>
            <w:commentRangeEnd w:id="1503"/>
            <w:r>
              <w:rPr>
                <w:rStyle w:val="CommentReference"/>
              </w:rPr>
              <w:commentReference w:id="150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04" w:name="_Toc410196206"/>
      <w:bookmarkStart w:id="1505" w:name="_Toc410196448"/>
      <w:bookmarkStart w:id="1506" w:name="_Toc410196950"/>
      <w:bookmarkStart w:id="1507" w:name="_Toc459399304"/>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r>
        <w:t xml:space="preserve">January 6 (7) / Tobi 11: The Feast of </w:t>
      </w:r>
      <w:r w:rsidR="00495F1A">
        <w:t>Theophany</w:t>
      </w:r>
      <w:bookmarkEnd w:id="1504"/>
      <w:bookmarkEnd w:id="1505"/>
      <w:bookmarkEnd w:id="1506"/>
      <w:bookmarkEnd w:id="1507"/>
    </w:p>
    <w:p w14:paraId="6163B419" w14:textId="17C71E69" w:rsidR="008712A7" w:rsidRPr="008712A7" w:rsidRDefault="008712A7" w:rsidP="008712A7">
      <w:pPr>
        <w:pStyle w:val="Heading4"/>
        <w:rPr>
          <w:rFonts w:ascii="Arial Unicode MS" w:eastAsia="Arial Unicode MS" w:hAnsi="Arial Unicode MS" w:cs="Arial Unicode MS"/>
        </w:rPr>
      </w:pPr>
      <w:bookmarkStart w:id="1508"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r>
        <w:t>An</w:t>
      </w:r>
      <w:r w:rsidR="00FF5FF3">
        <w:t xml:space="preserve"> </w:t>
      </w:r>
      <w:r>
        <w:t xml:space="preserve">Abridged </w:t>
      </w:r>
      <w:r w:rsidR="00FF5FF3">
        <w:t>Doxology</w:t>
      </w:r>
      <w:r w:rsidR="00E21EA3">
        <w:t xml:space="preserve"> for Theophany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09" w:name="_Ref434477641"/>
      <w:r>
        <w:lastRenderedPageBreak/>
        <w:t>The First Doxology for Theophany</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10" w:name="_Ref434477660"/>
      <w:r>
        <w:lastRenderedPageBreak/>
        <w:t>The Second Doxology for Theophany</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11" w:name="_Ref434475280"/>
      <w:r>
        <w:t>The Sunday Psali Adam</w:t>
      </w:r>
      <w:r w:rsidR="006C1B94">
        <w:t xml:space="preserve"> for Theophany</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12"/>
            <w:r>
              <w:t xml:space="preserve">confirm </w:t>
            </w:r>
            <w:commentRangeEnd w:id="1512"/>
            <w:r>
              <w:rPr>
                <w:rStyle w:val="CommentReference"/>
              </w:rPr>
              <w:commentReference w:id="151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13"/>
            <w:r>
              <w:t>ⲛ̀ϫⲉ</w:t>
            </w:r>
            <w:commentRangeEnd w:id="1513"/>
            <w:r>
              <w:rPr>
                <w:rStyle w:val="CommentReference"/>
                <w:rFonts w:ascii="Times New Roman" w:hAnsi="Times New Roman"/>
              </w:rPr>
              <w:commentReference w:id="151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14"/>
            <w:r>
              <w:t>moved</w:t>
            </w:r>
            <w:commentRangeEnd w:id="1514"/>
            <w:r>
              <w:rPr>
                <w:rStyle w:val="CommentReference"/>
              </w:rPr>
              <w:commentReference w:id="151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15"/>
            <w:r>
              <w:t>thrice holy,</w:t>
            </w:r>
            <w:commentRangeEnd w:id="1515"/>
            <w:r>
              <w:rPr>
                <w:rStyle w:val="CommentReference"/>
              </w:rPr>
              <w:commentReference w:id="151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16" w:name="_Ref434475309"/>
      <w:r>
        <w:t>The Monday Psali Adam</w:t>
      </w:r>
      <w:r w:rsidR="006C1B94">
        <w:t xml:space="preserve"> for Theophany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17"/>
            <w:r>
              <w:t xml:space="preserve">Ⲓⲱⲁⲛⲛⲟⲩ </w:t>
            </w:r>
            <w:commentRangeEnd w:id="1517"/>
            <w:r>
              <w:rPr>
                <w:rStyle w:val="CommentReference"/>
                <w:rFonts w:ascii="Times New Roman" w:hAnsi="Times New Roman"/>
              </w:rPr>
              <w:commentReference w:id="151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18"/>
            <w:r>
              <w:rPr>
                <w:rFonts w:eastAsia="Arial Unicode MS" w:cs="FreeSerifAvvaShenouda"/>
              </w:rPr>
              <w:t>ⲛⲓϯϩⲟ</w:t>
            </w:r>
            <w:commentRangeEnd w:id="1518"/>
            <w:r>
              <w:rPr>
                <w:rStyle w:val="CommentReference"/>
                <w:rFonts w:ascii="Times New Roman" w:hAnsi="Times New Roman"/>
              </w:rPr>
              <w:commentReference w:id="151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19" w:name="_Ref434475331"/>
      <w:r>
        <w:lastRenderedPageBreak/>
        <w:t>The Tuesday Psali Adam</w:t>
      </w:r>
      <w:r w:rsidR="006C1B94">
        <w:t xml:space="preserve"> for Theophany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20"/>
            <w:r>
              <w:t>ⲫⲏ</w:t>
            </w:r>
            <w:commentRangeEnd w:id="1520"/>
            <w:r>
              <w:rPr>
                <w:rStyle w:val="CommentReference"/>
                <w:rFonts w:ascii="Times New Roman" w:hAnsi="Times New Roman"/>
              </w:rPr>
              <w:commentReference w:id="152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21"/>
            <w:r>
              <w:t>ϯⲥⲩⲛⲧⲉⲗⲓⲁ</w:t>
            </w:r>
            <w:commentRangeEnd w:id="1521"/>
            <w:r>
              <w:rPr>
                <w:rStyle w:val="CommentReference"/>
                <w:rFonts w:ascii="Times New Roman" w:hAnsi="Times New Roman"/>
              </w:rPr>
              <w:commentReference w:id="152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22" w:name="_Ref434475362"/>
      <w:r>
        <w:t>The Wednesday Psali Batos</w:t>
      </w:r>
      <w:r w:rsidR="006C1B94">
        <w:t xml:space="preserve"> for Theophany</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24"/>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23" w:name="_Ref434475388"/>
      <w:r>
        <w:t>The Thursday Psali Batos</w:t>
      </w:r>
      <w:r w:rsidR="006C1B94">
        <w:t xml:space="preserve"> for Theophany</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24" w:name="_Ref434475411"/>
      <w:r>
        <w:t>The Friday Psali Batos</w:t>
      </w:r>
      <w:r w:rsidR="006C1B94">
        <w:t xml:space="preserve"> for Theophany</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25" w:name="_Ref434475434"/>
      <w:r>
        <w:t>The Saturday Psali Batos</w:t>
      </w:r>
      <w:r w:rsidR="006C1B94">
        <w:t xml:space="preserve"> for Theophany</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26"/>
            <w:r>
              <w:t>liberty</w:t>
            </w:r>
            <w:commentRangeEnd w:id="1526"/>
            <w:r>
              <w:rPr>
                <w:rStyle w:val="CommentReference"/>
              </w:rPr>
              <w:commentReference w:id="152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27"/>
            <w:r>
              <w:t xml:space="preserve">confirm </w:t>
            </w:r>
            <w:commentRangeEnd w:id="1527"/>
            <w:r>
              <w:rPr>
                <w:rStyle w:val="CommentReference"/>
              </w:rPr>
              <w:commentReference w:id="152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bookmarkStart w:id="1528" w:name="_Toc459399305"/>
      <w:r>
        <w:lastRenderedPageBreak/>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227CDA7" w:rsidR="00D0046A" w:rsidRPr="00CA2605" w:rsidRDefault="00D0046A" w:rsidP="00D0046A">
      <w:pPr>
        <w:pStyle w:val="Rubric"/>
      </w:pPr>
      <w:r>
        <w:t>“Who was baptised in the Jordan” (“O Yordano baptistis”) is changed in all three verses from Theophany until the Feast of the the Wedding of Cana of Galilee.</w:t>
      </w:r>
    </w:p>
    <w:p w14:paraId="25FCE844" w14:textId="5E9178D7" w:rsidR="00D0046A" w:rsidRDefault="00D0046A" w:rsidP="00D0046A">
      <w:pPr>
        <w:pStyle w:val="Heading4"/>
      </w:pPr>
      <w:r>
        <w:lastRenderedPageBreak/>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lastRenderedPageBreak/>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r>
        <w:t>January 7 (8) / Tobi 12</w:t>
      </w:r>
      <w:r w:rsidR="001225FA">
        <w:t xml:space="preserve">: </w:t>
      </w:r>
      <w:r>
        <w:t>The Second Day of the Feast of Theophany</w:t>
      </w:r>
      <w:bookmarkEnd w:id="152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29" w:name="_Toc459399306"/>
      <w:r>
        <w:t>January 7 (8) / Tobi 12</w:t>
      </w:r>
      <w:r w:rsidR="001225FA">
        <w:t xml:space="preserve">: </w:t>
      </w:r>
      <w:r>
        <w:t>Also the Commemoration of Archangel Michael</w:t>
      </w:r>
      <w:bookmarkEnd w:id="1529"/>
    </w:p>
    <w:p w14:paraId="27828244" w14:textId="77777777" w:rsidR="000E62F4" w:rsidRDefault="00191A26" w:rsidP="0082304E">
      <w:pPr>
        <w:pStyle w:val="Heading4"/>
      </w:pPr>
      <w:bookmarkStart w:id="1530" w:name="_Toc410196207"/>
      <w:bookmarkStart w:id="1531" w:name="_Toc410196449"/>
      <w:bookmarkStart w:id="1532" w:name="_Toc410196951"/>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114BCA84" w14:textId="77777777" w:rsidTr="0082304E">
        <w:trPr>
          <w:cantSplit/>
          <w:jc w:val="center"/>
        </w:trPr>
        <w:tc>
          <w:tcPr>
            <w:tcW w:w="288" w:type="dxa"/>
          </w:tcPr>
          <w:p w14:paraId="54CC2838" w14:textId="77777777" w:rsidR="000E62F4" w:rsidRDefault="000E62F4" w:rsidP="0082304E">
            <w:pPr>
              <w:pStyle w:val="CopticCross"/>
            </w:pPr>
          </w:p>
        </w:tc>
        <w:tc>
          <w:tcPr>
            <w:tcW w:w="3960" w:type="dxa"/>
          </w:tcPr>
          <w:p w14:paraId="372FCB0E" w14:textId="77777777" w:rsidR="000E62F4" w:rsidRDefault="000E62F4" w:rsidP="00C83ECE">
            <w:pPr>
              <w:pStyle w:val="EngHang"/>
            </w:pPr>
            <w:r>
              <w:t>Through the intercessions</w:t>
            </w:r>
          </w:p>
          <w:p w14:paraId="3F8DA257" w14:textId="77777777" w:rsidR="000E62F4" w:rsidRDefault="000E62F4" w:rsidP="00C83ECE">
            <w:pPr>
              <w:pStyle w:val="EngHang"/>
            </w:pPr>
            <w:r>
              <w:t>Of the Four Incorporeal Beasts,</w:t>
            </w:r>
          </w:p>
          <w:p w14:paraId="3799BDAC" w14:textId="77777777" w:rsidR="000E62F4" w:rsidRDefault="000E62F4" w:rsidP="00C83ECE">
            <w:pPr>
              <w:pStyle w:val="EngHang"/>
            </w:pPr>
            <w:r>
              <w:t>The ministering flames of fire,</w:t>
            </w:r>
          </w:p>
          <w:p w14:paraId="200E2FB3" w14:textId="77777777" w:rsidR="000E62F4" w:rsidRDefault="000E62F4" w:rsidP="0082304E">
            <w:pPr>
              <w:pStyle w:val="EngHangEnd"/>
            </w:pPr>
            <w:r>
              <w:t>O Lord, grant us the forgiveness of our sins.</w:t>
            </w:r>
          </w:p>
        </w:tc>
        <w:tc>
          <w:tcPr>
            <w:tcW w:w="288" w:type="dxa"/>
          </w:tcPr>
          <w:p w14:paraId="5B48B30D" w14:textId="77777777" w:rsidR="000E62F4" w:rsidRDefault="000E62F4" w:rsidP="0082304E"/>
        </w:tc>
        <w:tc>
          <w:tcPr>
            <w:tcW w:w="288" w:type="dxa"/>
          </w:tcPr>
          <w:p w14:paraId="0F09EF70" w14:textId="77777777" w:rsidR="000E62F4" w:rsidRDefault="000E62F4" w:rsidP="0082304E">
            <w:pPr>
              <w:pStyle w:val="CopticCross"/>
            </w:pPr>
          </w:p>
        </w:tc>
        <w:tc>
          <w:tcPr>
            <w:tcW w:w="3960" w:type="dxa"/>
          </w:tcPr>
          <w:p w14:paraId="0B335CE1" w14:textId="77777777" w:rsidR="000E62F4" w:rsidRDefault="000E62F4" w:rsidP="00C83ECE">
            <w:pPr>
              <w:pStyle w:val="CopticVersemulti-line"/>
            </w:pPr>
            <w:r>
              <w:t>Ϩⲓⲧⲉⲛ ⲛⲓⲡ̀ⲣⲉⲥⲃⲓⲁ̀</w:t>
            </w:r>
          </w:p>
          <w:p w14:paraId="4C7ED843" w14:textId="77777777" w:rsidR="000E62F4" w:rsidRDefault="000E62F4" w:rsidP="00C83ECE">
            <w:pPr>
              <w:pStyle w:val="CopticVersemulti-line"/>
            </w:pPr>
            <w:r>
              <w:t>ⲛ̀ⲧⲉ ⲡⲓϥ̀ⲧⲟⲩ ⲛ̀ⲍⲱⲟⲛ ⲛ̀ⲁⲥⲱⲙⲁⲧⲟⲥ</w:t>
            </w:r>
          </w:p>
          <w:p w14:paraId="393B68D8" w14:textId="77777777" w:rsidR="000E62F4" w:rsidRDefault="000E62F4" w:rsidP="00C83ECE">
            <w:pPr>
              <w:pStyle w:val="CopticVersemulti-line"/>
            </w:pPr>
            <w:r>
              <w:t>ⲛ̀ⲗⲓⲧⲟⲩⲣⲅⲟⲥ ⲛ̀ϣⲁϩ ⲛ̀ⲭ̀ⲣⲟⲙ:</w:t>
            </w:r>
          </w:p>
          <w:p w14:paraId="3731EC87" w14:textId="77777777" w:rsidR="000E62F4" w:rsidRPr="00C35319" w:rsidRDefault="000E62F4" w:rsidP="00C83ECE">
            <w:pPr>
              <w:pStyle w:val="CopticHangingVerse"/>
            </w:pPr>
            <w:r>
              <w:t>Ⲡϭⲟⲓⲥ ⲁⲣⲓϩ̀ⲙⲟⲧ ⲛⲁⲛ ⲙ̀ⲡⲓⲭⲱ ⲉ̀ⲃⲟⲗ ⲛ̀ⲧⲉ ⲛⲉⲛⲛⲟⲃⲓ.</w:t>
            </w:r>
          </w:p>
        </w:tc>
      </w:tr>
    </w:tbl>
    <w:p w14:paraId="23A4EAC5"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393FD2A" w14:textId="77777777" w:rsidTr="00C83ECE">
        <w:trPr>
          <w:cantSplit/>
          <w:jc w:val="center"/>
        </w:trPr>
        <w:tc>
          <w:tcPr>
            <w:tcW w:w="288" w:type="dxa"/>
          </w:tcPr>
          <w:p w14:paraId="08CF3F9E" w14:textId="77777777" w:rsidR="000E62F4" w:rsidRDefault="000E62F4" w:rsidP="00C83ECE">
            <w:pPr>
              <w:pStyle w:val="CopticCross"/>
            </w:pPr>
          </w:p>
        </w:tc>
        <w:tc>
          <w:tcPr>
            <w:tcW w:w="3960" w:type="dxa"/>
          </w:tcPr>
          <w:p w14:paraId="11C83EC8" w14:textId="77777777" w:rsidR="000E62F4" w:rsidRDefault="000E62F4" w:rsidP="00C83ECE">
            <w:pPr>
              <w:pStyle w:val="EngHang"/>
            </w:pPr>
            <w:r>
              <w:t>Hail to the four incorporeal living beasts,</w:t>
            </w:r>
          </w:p>
          <w:p w14:paraId="4A1D42D7" w14:textId="77777777" w:rsidR="000E62F4" w:rsidRDefault="000E62F4" w:rsidP="00C83ECE">
            <w:pPr>
              <w:pStyle w:val="EngHang"/>
            </w:pPr>
            <w:r>
              <w:t>Carrying the throne of God,</w:t>
            </w:r>
          </w:p>
          <w:p w14:paraId="5F9A172F" w14:textId="77777777" w:rsidR="000E62F4" w:rsidRDefault="000E62F4" w:rsidP="00C83ECE">
            <w:pPr>
              <w:pStyle w:val="EngHang"/>
            </w:pPr>
            <w:r>
              <w:t>A lion’s face, and a calf’s face,</w:t>
            </w:r>
          </w:p>
          <w:p w14:paraId="35784130" w14:textId="77777777" w:rsidR="000E62F4" w:rsidRDefault="000E62F4" w:rsidP="00C83ECE">
            <w:pPr>
              <w:pStyle w:val="EngHangEnd"/>
            </w:pPr>
            <w:r>
              <w:t>A man’s face, and an eagle’s face.</w:t>
            </w:r>
          </w:p>
        </w:tc>
        <w:tc>
          <w:tcPr>
            <w:tcW w:w="288" w:type="dxa"/>
          </w:tcPr>
          <w:p w14:paraId="6169A37B" w14:textId="77777777" w:rsidR="000E62F4" w:rsidRDefault="000E62F4" w:rsidP="00C83ECE"/>
        </w:tc>
        <w:tc>
          <w:tcPr>
            <w:tcW w:w="288" w:type="dxa"/>
          </w:tcPr>
          <w:p w14:paraId="2CB185BE" w14:textId="77777777" w:rsidR="000E62F4" w:rsidRDefault="000E62F4" w:rsidP="00C83ECE">
            <w:pPr>
              <w:pStyle w:val="CopticCross"/>
            </w:pPr>
          </w:p>
        </w:tc>
        <w:tc>
          <w:tcPr>
            <w:tcW w:w="3960" w:type="dxa"/>
          </w:tcPr>
          <w:p w14:paraId="31649E9E" w14:textId="77777777" w:rsidR="000E62F4" w:rsidRDefault="000E62F4" w:rsidP="00C83ECE">
            <w:pPr>
              <w:pStyle w:val="CopticVersemulti-line"/>
            </w:pPr>
            <w:r>
              <w:t>Ⲭⲉⲣⲉ ⲡⲓϥ̀ⲧⲟⲩ ⲛ̀ⲍⲱⲟⲛ ⲛ̀ⲁ̀ⲥⲱⲙⲁⲧⲟⲥ:</w:t>
            </w:r>
          </w:p>
          <w:p w14:paraId="7C25F002" w14:textId="77777777" w:rsidR="000E62F4" w:rsidRDefault="000E62F4" w:rsidP="00C83ECE">
            <w:pPr>
              <w:pStyle w:val="CopticVersemulti-line"/>
            </w:pPr>
            <w:r>
              <w:t>ⲉⲧϥⲁⲓ ϧⲁ ⲡⲓϩⲁⲣⲙⲁ ⲛ̀ⲧⲉ Ⲫϯ:</w:t>
            </w:r>
          </w:p>
          <w:p w14:paraId="56756A0C" w14:textId="77777777" w:rsidR="000E62F4" w:rsidRDefault="000E62F4" w:rsidP="00C83ECE">
            <w:pPr>
              <w:pStyle w:val="CopticVersemulti-line"/>
            </w:pPr>
            <w:r>
              <w:t>ⲟⲩϩⲟ ⲙ̀ⲙⲟⲩⲓ̀ ⲛⲉⲙ ⲟⲩϩⲟ ⲙ̀ⲙⲁⲥⲓ:</w:t>
            </w:r>
          </w:p>
          <w:p w14:paraId="717228CC" w14:textId="77777777" w:rsidR="000E62F4" w:rsidRPr="00C35319" w:rsidRDefault="000E62F4" w:rsidP="00C83ECE">
            <w:pPr>
              <w:pStyle w:val="CopticHangingVerse"/>
            </w:pPr>
            <w:r>
              <w:t>ⲛⲉⲙ ⲟⲩϩⲟ ⲛ̀ⲣⲱⲙⲓ ⲛⲉⲙ ⲟⲩϩⲟ ⲛ̀ⲁ̀ⲏ̀ⲧⲟⲥ.</w:t>
            </w:r>
          </w:p>
        </w:tc>
      </w:tr>
    </w:tbl>
    <w:p w14:paraId="1F641332" w14:textId="77777777" w:rsidR="000E62F4" w:rsidRDefault="000E62F4" w:rsidP="0082304E">
      <w:pPr>
        <w:pStyle w:val="Heading4"/>
      </w:pPr>
      <w:r>
        <w:t>The Gospel Response for the Four Incorporeal Beasts</w:t>
      </w:r>
    </w:p>
    <w:p w14:paraId="5D411DF5" w14:textId="77777777" w:rsidR="000E62F4" w:rsidRPr="00C14556" w:rsidRDefault="000E62F4" w:rsidP="00C14556">
      <w:pPr>
        <w:pStyle w:val="Rubric"/>
      </w:pPr>
      <w:r>
        <w:t>The last verse of the Doxology may be inserted into the Annual Gospel Response.</w:t>
      </w:r>
    </w:p>
    <w:p w14:paraId="322A578A" w14:textId="490557E0"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6D1BDB" w14:textId="77777777" w:rsidR="006B44CE" w:rsidRDefault="006B44CE" w:rsidP="006B44CE">
      <w:pPr>
        <w:pStyle w:val="Heading3"/>
      </w:pPr>
      <w:bookmarkStart w:id="1533" w:name="_Ref434562461"/>
      <w:bookmarkStart w:id="1534" w:name="_Toc459399307"/>
      <w:r>
        <w:lastRenderedPageBreak/>
        <w:t>January 7 (8) / Tobi 12</w:t>
      </w:r>
      <w:r w:rsidR="001225FA">
        <w:t xml:space="preserve">: </w:t>
      </w:r>
      <w:commentRangeStart w:id="1535"/>
      <w:r>
        <w:t>Also St. Theodore Anatoly</w:t>
      </w:r>
      <w:commentRangeEnd w:id="1535"/>
      <w:r>
        <w:rPr>
          <w:rStyle w:val="CommentReference"/>
          <w:rFonts w:eastAsiaTheme="minorHAnsi" w:cstheme="minorBidi"/>
          <w:b w:val="0"/>
          <w:bCs w:val="0"/>
        </w:rPr>
        <w:commentReference w:id="1535"/>
      </w:r>
      <w:bookmarkEnd w:id="1533"/>
      <w:bookmarkEnd w:id="1534"/>
    </w:p>
    <w:p w14:paraId="7DD26869" w14:textId="77777777" w:rsidR="006B44CE" w:rsidRDefault="006B44CE" w:rsidP="006B44CE">
      <w:pPr>
        <w:pStyle w:val="Heading4"/>
      </w:pPr>
      <w:bookmarkStart w:id="1536" w:name="_Ref434477694"/>
      <w:bookmarkStart w:id="1537" w:name="_Ref434489376"/>
      <w:r>
        <w:t>The Doxology</w:t>
      </w:r>
      <w:bookmarkEnd w:id="1536"/>
      <w:r w:rsidR="00B46E6E">
        <w:t xml:space="preserve"> for St. Theodore Anatoly</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38" w:name="_Toc459399308"/>
      <w:r>
        <w:lastRenderedPageBreak/>
        <w:t>January 8 (9) / Tobi 13: The Feast of T</w:t>
      </w:r>
      <w:r w:rsidR="00495F1A">
        <w:t>he Wedding of Cana of Galilee</w:t>
      </w:r>
      <w:bookmarkEnd w:id="1530"/>
      <w:bookmarkEnd w:id="1531"/>
      <w:bookmarkEnd w:id="1532"/>
      <w:bookmarkEnd w:id="1538"/>
    </w:p>
    <w:p w14:paraId="54A3A903" w14:textId="55426CC8" w:rsidR="00A9348E" w:rsidRPr="00A9348E" w:rsidRDefault="00A9348E" w:rsidP="00A9348E">
      <w:pPr>
        <w:pStyle w:val="Heading4"/>
        <w:rPr>
          <w:rFonts w:ascii="Arial Unicode MS" w:eastAsia="Arial Unicode MS" w:hAnsi="Arial Unicode MS" w:cs="Arial Unicode MS"/>
        </w:rPr>
      </w:pPr>
      <w:bookmarkStart w:id="1539"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r>
        <w:t>The Doxology</w:t>
      </w:r>
      <w:r w:rsidR="00E21EA3">
        <w:t xml:space="preserve"> for the Wedding of Cana</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540" w:name="_Ref434475472"/>
      <w:r>
        <w:t>The Psali Adam</w:t>
      </w:r>
      <w:r w:rsidR="006C1B94">
        <w:t xml:space="preserve"> for the Wedding of Cana</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541" w:name="_Ref434475500"/>
      <w:r>
        <w:lastRenderedPageBreak/>
        <w:t>The Psali Batos</w:t>
      </w:r>
      <w:r w:rsidR="006C1B94">
        <w:t xml:space="preserve"> for the Wedding of Cana</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542" w:name="_Ref434560112"/>
      <w:bookmarkStart w:id="1543" w:name="_Toc459399309"/>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r>
        <w:t>January 8 (9) / Tobi 13: Also the Martyrdom of St. Demiana</w:t>
      </w:r>
      <w:bookmarkEnd w:id="1542"/>
      <w:bookmarkEnd w:id="1543"/>
    </w:p>
    <w:p w14:paraId="1CED9AFC" w14:textId="4B2EBAF8"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62F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544" w:name="_Ref434490124"/>
      <w:r>
        <w:t>Another Doxology of St. Demiana</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2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2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545" w:name="_Ref434563224"/>
      <w:bookmarkStart w:id="1546" w:name="_Toc459399310"/>
      <w:r>
        <w:t>January 9 (10) / Tobi 14: St. Maximus</w:t>
      </w:r>
      <w:bookmarkEnd w:id="1545"/>
      <w:bookmarkEnd w:id="1546"/>
    </w:p>
    <w:p w14:paraId="1847ABB1" w14:textId="77777777" w:rsidR="00662600" w:rsidRDefault="00810F04" w:rsidP="00810F04">
      <w:pPr>
        <w:pStyle w:val="Heading4"/>
      </w:pPr>
      <w:bookmarkStart w:id="1547" w:name="_Ref434490957"/>
      <w:r>
        <w:t>The Doxology for</w:t>
      </w:r>
      <w:r w:rsidR="00662600">
        <w:t xml:space="preserve"> Sts. Maximus and Dometius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2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2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51" w:name="_Toc459399311"/>
      <w:r>
        <w:t>Jan</w:t>
      </w:r>
      <w:r w:rsidR="00662600">
        <w:t>uary 12 (13) / Tobi 17: St. Dome</w:t>
      </w:r>
      <w:r>
        <w:t>tius</w:t>
      </w:r>
      <w:bookmarkEnd w:id="1551"/>
    </w:p>
    <w:p w14:paraId="1995A2EE" w14:textId="3ABCE7C2"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62F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52" w:name="_Toc459399312"/>
      <w:r>
        <w:lastRenderedPageBreak/>
        <w:t>January 13 (14) / Tobi 18: St. Hilary of Poitiers</w:t>
      </w:r>
      <w:bookmarkEnd w:id="1552"/>
    </w:p>
    <w:p w14:paraId="17E429FC" w14:textId="7FC8029F" w:rsidR="00A96087" w:rsidRDefault="00A96087" w:rsidP="00A96087">
      <w:pPr>
        <w:pStyle w:val="Heading4"/>
      </w:pPr>
      <w:r>
        <w:t>The Doxology for St. Hilary of Poitiers</w:t>
      </w:r>
      <w:r w:rsidR="006035EE">
        <w:rPr>
          <w:rStyle w:val="FootnoteReference"/>
        </w:rPr>
        <w:footnoteReference w:id="102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53" w:name="_Toc459399313"/>
      <w:bookmarkStart w:id="1554" w:name="_Toc410196208"/>
      <w:bookmarkStart w:id="1555" w:name="_Toc410196450"/>
      <w:bookmarkStart w:id="1556" w:name="_Toc410196952"/>
      <w:r>
        <w:t>January 15 (16) / Tobi 20: Departure of St. Prochorus the Disciple</w:t>
      </w:r>
      <w:bookmarkEnd w:id="1553"/>
    </w:p>
    <w:p w14:paraId="19B1C0D1" w14:textId="040F984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57" w:name="_Toc459399314"/>
      <w:r>
        <w:lastRenderedPageBreak/>
        <w:t xml:space="preserve">January 16 (17) / Tobi 21: </w:t>
      </w:r>
      <w:r w:rsidR="00495F1A">
        <w:t>The Dormition of the Virgin</w:t>
      </w:r>
      <w:bookmarkEnd w:id="1554"/>
      <w:bookmarkEnd w:id="1555"/>
      <w:bookmarkEnd w:id="1556"/>
      <w:bookmarkEnd w:id="1557"/>
    </w:p>
    <w:p w14:paraId="2972BA3D" w14:textId="225A9C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58" w:name="_Ref434560171"/>
      <w:bookmarkStart w:id="1559" w:name="_Toc459399315"/>
      <w:r>
        <w:t>January 17 (18) / Tobi 22: St. Anthony the Great</w:t>
      </w:r>
      <w:bookmarkEnd w:id="1558"/>
      <w:bookmarkEnd w:id="1559"/>
    </w:p>
    <w:p w14:paraId="38BCD1D7" w14:textId="77777777" w:rsidR="00FF5FF3" w:rsidRDefault="00FF5FF3" w:rsidP="00FF5FF3">
      <w:pPr>
        <w:pStyle w:val="Heading4"/>
      </w:pPr>
      <w:bookmarkStart w:id="1560" w:name="_Ref434490340"/>
      <w:r>
        <w:t>The Doxology</w:t>
      </w:r>
      <w:r w:rsidR="00B46E6E">
        <w:t xml:space="preserve"> for St. Anthony the Great</w:t>
      </w:r>
      <w:bookmarkEnd w:id="1560"/>
    </w:p>
    <w:p w14:paraId="3ECAE88B" w14:textId="6D034A5C"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61" w:name="_Toc459399316"/>
      <w:r>
        <w:t>January 18 (19) / Tobi 23: St. Timothy the Apostle</w:t>
      </w:r>
      <w:bookmarkEnd w:id="1561"/>
    </w:p>
    <w:p w14:paraId="7EAF3C01" w14:textId="68A0FF8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62" w:name="_Toc459399317"/>
      <w:r>
        <w:t>January 22 (23) / Tobi 27: Archangel Suriel</w:t>
      </w:r>
      <w:bookmarkEnd w:id="1562"/>
    </w:p>
    <w:p w14:paraId="79FCFE0C" w14:textId="77777777" w:rsidR="00596AC8" w:rsidRDefault="00596AC8" w:rsidP="00596AC8">
      <w:pPr>
        <w:pStyle w:val="Heading4"/>
      </w:pPr>
      <w:bookmarkStart w:id="1563" w:name="_Ref434488250"/>
      <w:r>
        <w:t>The Doxology</w:t>
      </w:r>
      <w:r w:rsidR="00B46E6E">
        <w:t xml:space="preserve"> for Archangel Suriel</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64" w:name="_Toc459399318"/>
      <w:r>
        <w:t>January 22 (23) / Tobi 27: Also Relocation of St. Timothy the Apostle’s Relics</w:t>
      </w:r>
      <w:bookmarkEnd w:id="1564"/>
    </w:p>
    <w:p w14:paraId="3FBC7E0C" w14:textId="2A97EDFC" w:rsidR="00191A26" w:rsidRDefault="00191A26" w:rsidP="00191A26">
      <w:pPr>
        <w:pStyle w:val="Rubric"/>
      </w:pPr>
      <w:bookmarkStart w:id="1565" w:name="_Ref434560218"/>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66" w:name="_Toc459399319"/>
      <w:r>
        <w:t>January 24 (25) / Tobi 29: Commemoration of the Annunciation, Nativity, and Resurrection on the 29</w:t>
      </w:r>
      <w:r w:rsidRPr="00C0205C">
        <w:rPr>
          <w:vertAlign w:val="superscript"/>
        </w:rPr>
        <w:t>th</w:t>
      </w:r>
      <w:r>
        <w:t xml:space="preserve"> of Every Month</w:t>
      </w:r>
      <w:bookmarkEnd w:id="1566"/>
    </w:p>
    <w:p w14:paraId="51467B40" w14:textId="38F27A60"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67" w:name="_Toc459399320"/>
      <w:r>
        <w:t>January 27 (28) / Meshir 2: St. Paul the Anchorite</w:t>
      </w:r>
      <w:bookmarkEnd w:id="1565"/>
      <w:bookmarkEnd w:id="1567"/>
    </w:p>
    <w:p w14:paraId="680E4267" w14:textId="77777777" w:rsidR="00C30529" w:rsidRDefault="00C30529" w:rsidP="00C30529">
      <w:pPr>
        <w:pStyle w:val="Heading4"/>
      </w:pPr>
      <w:bookmarkStart w:id="1568" w:name="_Ref434490368"/>
      <w:r>
        <w:t>The Doxology</w:t>
      </w:r>
      <w:r w:rsidR="00B46E6E">
        <w:t xml:space="preserve"> for St. Paul the Anchorite</w:t>
      </w:r>
      <w:bookmarkEnd w:id="1568"/>
    </w:p>
    <w:p w14:paraId="06164582" w14:textId="5C3FF9E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3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3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69" w:name="_Toc459399321"/>
      <w:r>
        <w:t>January 29 (30) / Meshir 4: Martyrdom of St. Agabus the Disciple</w:t>
      </w:r>
      <w:bookmarkEnd w:id="1569"/>
    </w:p>
    <w:p w14:paraId="6DDD9040" w14:textId="45DC8CA6" w:rsidR="00191A26" w:rsidRDefault="00191A26" w:rsidP="00191A26">
      <w:pPr>
        <w:pStyle w:val="Rubric"/>
      </w:pPr>
      <w:bookmarkStart w:id="1570" w:name="_Toc410196209"/>
      <w:bookmarkStart w:id="1571" w:name="_Toc410196451"/>
      <w:bookmarkStart w:id="1572" w:name="_Toc410196953"/>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73" w:name="_Toc459399322"/>
      <w:r>
        <w:lastRenderedPageBreak/>
        <w:t>January 21 (31) / Meshir 5: St. Apollo the Friend of St. Apip</w:t>
      </w:r>
      <w:bookmarkEnd w:id="1573"/>
    </w:p>
    <w:p w14:paraId="4933BD0E" w14:textId="77777777" w:rsidR="000E62F4"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E62F4">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3E6B7" w14:textId="77777777" w:rsidTr="00C14556">
        <w:trPr>
          <w:cantSplit/>
          <w:jc w:val="center"/>
        </w:trPr>
        <w:tc>
          <w:tcPr>
            <w:tcW w:w="288" w:type="dxa"/>
          </w:tcPr>
          <w:p w14:paraId="60E8A703" w14:textId="77777777" w:rsidR="000E62F4" w:rsidRDefault="000E62F4" w:rsidP="00C14556">
            <w:pPr>
              <w:pStyle w:val="CopticCross"/>
            </w:pPr>
          </w:p>
        </w:tc>
        <w:tc>
          <w:tcPr>
            <w:tcW w:w="3960" w:type="dxa"/>
          </w:tcPr>
          <w:p w14:paraId="585C11A1" w14:textId="77777777" w:rsidR="000E62F4" w:rsidRDefault="000E62F4" w:rsidP="002A21FB">
            <w:pPr>
              <w:pStyle w:val="EngHang"/>
            </w:pPr>
            <w:r>
              <w:t>Through the prayers</w:t>
            </w:r>
          </w:p>
          <w:p w14:paraId="5F1D2AC6" w14:textId="77777777" w:rsidR="000E62F4" w:rsidRDefault="000E62F4" w:rsidP="002A21FB">
            <w:pPr>
              <w:pStyle w:val="EngHang"/>
            </w:pPr>
            <w:r>
              <w:t>Of our saintly and righteous father</w:t>
            </w:r>
          </w:p>
          <w:p w14:paraId="7CFECD3C" w14:textId="77777777" w:rsidR="000E62F4" w:rsidRDefault="000E62F4" w:rsidP="002A21FB">
            <w:pPr>
              <w:pStyle w:val="EngHang"/>
            </w:pPr>
            <w:r>
              <w:t>Abba Teji, the contemplator of the divine,</w:t>
            </w:r>
          </w:p>
          <w:p w14:paraId="561478CC" w14:textId="77777777" w:rsidR="000E62F4" w:rsidRDefault="000E62F4" w:rsidP="00C14556">
            <w:pPr>
              <w:pStyle w:val="EngHangEnd"/>
            </w:pPr>
            <w:r>
              <w:t>O Lord, grant us the forgiveness of our sins.</w:t>
            </w:r>
          </w:p>
        </w:tc>
        <w:tc>
          <w:tcPr>
            <w:tcW w:w="288" w:type="dxa"/>
          </w:tcPr>
          <w:p w14:paraId="6A6B09A4" w14:textId="77777777" w:rsidR="000E62F4" w:rsidRDefault="000E62F4" w:rsidP="00C14556"/>
        </w:tc>
        <w:tc>
          <w:tcPr>
            <w:tcW w:w="288" w:type="dxa"/>
          </w:tcPr>
          <w:p w14:paraId="275DC91F" w14:textId="77777777" w:rsidR="000E62F4" w:rsidRDefault="000E62F4" w:rsidP="00C14556">
            <w:pPr>
              <w:pStyle w:val="CopticCross"/>
            </w:pPr>
          </w:p>
        </w:tc>
        <w:tc>
          <w:tcPr>
            <w:tcW w:w="3960" w:type="dxa"/>
          </w:tcPr>
          <w:p w14:paraId="53F97D5B" w14:textId="77777777" w:rsidR="000E62F4" w:rsidRDefault="000E62F4" w:rsidP="002A21FB">
            <w:pPr>
              <w:pStyle w:val="CopticVersemulti-line"/>
            </w:pPr>
            <w:r>
              <w:t>Ϩⲓⲧⲉⲛ ⲛⲓⲉⲩⲭⲏ</w:t>
            </w:r>
          </w:p>
          <w:p w14:paraId="254AF6C2" w14:textId="77777777" w:rsidR="000E62F4" w:rsidRDefault="000E62F4" w:rsidP="002A21FB">
            <w:pPr>
              <w:pStyle w:val="CopticVersemulti-line"/>
            </w:pPr>
            <w:r>
              <w:t>ⲛ̀ⲧⲉ ⲡⲉⲛⲓⲱⲧ ⲉⲑⲟⲩⲁⲃ ⲛ̀ⲇⲓⲕⲉⲟⲥ</w:t>
            </w:r>
          </w:p>
          <w:p w14:paraId="47E93D21" w14:textId="77777777" w:rsidR="000E62F4" w:rsidRDefault="000E62F4" w:rsidP="002A21FB">
            <w:pPr>
              <w:pStyle w:val="CopticVersemulti-line"/>
            </w:pPr>
            <w:r>
              <w:t>ⲁⲃⲃⲁ Ⲧⲉϫⲓ ⲑⲉⲟⲩⲫⲁⲛⲓⲟⲥ</w:t>
            </w:r>
          </w:p>
          <w:p w14:paraId="59DAEDDC" w14:textId="77777777" w:rsidR="000E62F4" w:rsidRPr="00C35319" w:rsidRDefault="000E62F4" w:rsidP="002A21FB">
            <w:pPr>
              <w:pStyle w:val="CopticHangingVerse"/>
            </w:pPr>
            <w:r>
              <w:t>Ⲡⲟ̄ⲥ̄ ⲁⲣⲓϩ̀ⲙⲟⲧ ⲛⲁⲛ ⲙ̀ⲡⲓⲭⲱ ⲉ̀ⲃⲟⲗ ⲛ̀ⲧⲉ ⲛⲉⲛⲛⲟⲃⲓ.</w:t>
            </w:r>
          </w:p>
        </w:tc>
      </w:tr>
    </w:tbl>
    <w:p w14:paraId="4816D37F" w14:textId="77777777" w:rsidR="000E62F4" w:rsidRPr="00137929" w:rsidRDefault="000E62F4"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2B03F38" w14:textId="77777777" w:rsidTr="00C14556">
        <w:trPr>
          <w:cantSplit/>
          <w:jc w:val="center"/>
        </w:trPr>
        <w:tc>
          <w:tcPr>
            <w:tcW w:w="288" w:type="dxa"/>
          </w:tcPr>
          <w:p w14:paraId="2EBC80E3" w14:textId="77777777" w:rsidR="000E62F4" w:rsidRDefault="000E62F4" w:rsidP="00C14556">
            <w:pPr>
              <w:pStyle w:val="CopticCross"/>
            </w:pPr>
          </w:p>
        </w:tc>
        <w:tc>
          <w:tcPr>
            <w:tcW w:w="3960" w:type="dxa"/>
          </w:tcPr>
          <w:p w14:paraId="10A93E76" w14:textId="77777777" w:rsidR="000E62F4" w:rsidRDefault="000E62F4" w:rsidP="002A21FB">
            <w:pPr>
              <w:pStyle w:val="EngHang"/>
            </w:pPr>
            <w:r>
              <w:t>Hail to our saintly and righteous father,</w:t>
            </w:r>
          </w:p>
          <w:p w14:paraId="47CDFEF9" w14:textId="77777777" w:rsidR="000E62F4" w:rsidRDefault="000E62F4" w:rsidP="002A21FB">
            <w:pPr>
              <w:pStyle w:val="EngHang"/>
            </w:pPr>
            <w:r>
              <w:t>The great ascetic,</w:t>
            </w:r>
          </w:p>
          <w:p w14:paraId="44BB6296" w14:textId="77777777" w:rsidR="000E62F4" w:rsidRDefault="000E62F4" w:rsidP="002A21FB">
            <w:pPr>
              <w:pStyle w:val="EngHang"/>
            </w:pPr>
            <w:r>
              <w:t>Abba Teji, the contemplator of the divine,</w:t>
            </w:r>
          </w:p>
          <w:p w14:paraId="63C1DCF2" w14:textId="77777777" w:rsidR="000E62F4" w:rsidRDefault="000E62F4" w:rsidP="00C14556">
            <w:pPr>
              <w:pStyle w:val="EngHangEnd"/>
            </w:pPr>
            <w:r>
              <w:t>The beloved of Christ.</w:t>
            </w:r>
          </w:p>
        </w:tc>
        <w:tc>
          <w:tcPr>
            <w:tcW w:w="288" w:type="dxa"/>
          </w:tcPr>
          <w:p w14:paraId="1F46228F" w14:textId="77777777" w:rsidR="000E62F4" w:rsidRDefault="000E62F4" w:rsidP="00C14556"/>
        </w:tc>
        <w:tc>
          <w:tcPr>
            <w:tcW w:w="288" w:type="dxa"/>
          </w:tcPr>
          <w:p w14:paraId="60A877FA" w14:textId="77777777" w:rsidR="000E62F4" w:rsidRDefault="000E62F4" w:rsidP="00C14556">
            <w:pPr>
              <w:pStyle w:val="CopticCross"/>
            </w:pPr>
          </w:p>
        </w:tc>
        <w:tc>
          <w:tcPr>
            <w:tcW w:w="3960" w:type="dxa"/>
          </w:tcPr>
          <w:p w14:paraId="3A0F9C38" w14:textId="77777777" w:rsidR="000E62F4" w:rsidRDefault="000E62F4" w:rsidP="002A21FB">
            <w:pPr>
              <w:pStyle w:val="CopticVersemulti-line"/>
            </w:pPr>
            <w:r>
              <w:t>Ⲭⲉⲣⲉ ⲡⲉⲛⲓⲱⲧ ⲉⲑⲟⲩⲁⲃ ⲛ̀ⲇⲓⲕⲉⲟⲥ:</w:t>
            </w:r>
          </w:p>
          <w:p w14:paraId="03E8E77D" w14:textId="77777777" w:rsidR="000E62F4" w:rsidRDefault="000E62F4" w:rsidP="002A21FB">
            <w:pPr>
              <w:pStyle w:val="CopticVersemulti-line"/>
            </w:pPr>
            <w:r>
              <w:t>ⲡⲓⲛⲓϣϯ ϧⲉⲛ ⲛⲓⲁⲥⲕⲏⲧⲏⲥ:</w:t>
            </w:r>
          </w:p>
          <w:p w14:paraId="19056368" w14:textId="77777777" w:rsidR="000E62F4" w:rsidRDefault="000E62F4" w:rsidP="002A21FB">
            <w:pPr>
              <w:pStyle w:val="CopticVersemulti-line"/>
            </w:pPr>
            <w:r>
              <w:t>ⲁⲃⲃⲁ Ⲧⲉϫⲓ Ⲑⲉⲟⲩⲫⲁⲛⲓⲟⲥ:</w:t>
            </w:r>
          </w:p>
          <w:p w14:paraId="7EC33AB5" w14:textId="77777777" w:rsidR="000E62F4" w:rsidRPr="00C35319" w:rsidRDefault="000E62F4" w:rsidP="00C14556">
            <w:pPr>
              <w:pStyle w:val="CopticHangingVerse"/>
            </w:pPr>
            <w:r>
              <w:t>ⲡⲓⲙⲉⲛⲣⲓⲧ ⲛ̀ⲧⲉ Ⲡⲭ̄ⲥ̄.</w:t>
            </w:r>
          </w:p>
        </w:tc>
      </w:tr>
    </w:tbl>
    <w:p w14:paraId="5E761EC9" w14:textId="77777777" w:rsidR="000E62F4" w:rsidRPr="00137929" w:rsidRDefault="000E62F4" w:rsidP="002A21FB">
      <w:pPr>
        <w:pStyle w:val="Heading4"/>
      </w:pPr>
      <w:r>
        <w:t>The Gospel Response for St. Teji (Reweiss)</w:t>
      </w:r>
    </w:p>
    <w:p w14:paraId="7487DDE2" w14:textId="77777777" w:rsidR="000E62F4" w:rsidRDefault="000E62F4" w:rsidP="002A21FB">
      <w:pPr>
        <w:pStyle w:val="Rubric"/>
      </w:pPr>
      <w:r>
        <w:t>The last verse of the Doxology may be inserted into the Annual Gospel Response.</w:t>
      </w:r>
    </w:p>
    <w:p w14:paraId="116251B8" w14:textId="1C9B931B" w:rsidR="00E30E2D" w:rsidRDefault="000E62F4"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F6770">
        <w:rPr>
          <w:noProof/>
        </w:rPr>
        <w:t>634</w:t>
      </w:r>
      <w:r w:rsidR="002409EF">
        <w:fldChar w:fldCharType="end"/>
      </w:r>
      <w:r w:rsidR="00E30E2D">
        <w:t>.</w:t>
      </w:r>
    </w:p>
    <w:p w14:paraId="03E5B08D" w14:textId="77777777" w:rsidR="00495F1A" w:rsidRDefault="00495F1A" w:rsidP="00495F1A">
      <w:pPr>
        <w:pStyle w:val="Heading2"/>
      </w:pPr>
      <w:bookmarkStart w:id="1574" w:name="_Toc481478309"/>
      <w:bookmarkStart w:id="1575" w:name="February"/>
      <w:bookmarkEnd w:id="1493"/>
      <w:r>
        <w:lastRenderedPageBreak/>
        <w:t>February</w:t>
      </w:r>
      <w:bookmarkEnd w:id="1570"/>
      <w:bookmarkEnd w:id="1571"/>
      <w:bookmarkEnd w:id="1572"/>
      <w:r w:rsidR="00C30529">
        <w:t xml:space="preserve"> or </w:t>
      </w:r>
      <w:r w:rsidR="00C30529">
        <w:rPr>
          <w:rFonts w:ascii="FreeSerifAvvaShenouda" w:hAnsi="FreeSerifAvvaShenouda" w:cs="FreeSerifAvvaShenouda"/>
        </w:rPr>
        <w:t>Ⲙϣⲓⲣ</w:t>
      </w:r>
      <w:bookmarkEnd w:id="1574"/>
    </w:p>
    <w:bookmarkStart w:id="1576" w:name="_Toc410196210" w:displacedByCustomXml="next"/>
    <w:bookmarkStart w:id="1577" w:name="_Toc410196452" w:displacedByCustomXml="next"/>
    <w:bookmarkStart w:id="1578"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AC3FA8">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AC3FA8">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AC3FA8">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AC3FA8">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AC3FA8">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AC3FA8">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AC3FA8">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AC3FA8">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AC3FA8">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79" w:name="_Toc459399323"/>
      <w:r>
        <w:lastRenderedPageBreak/>
        <w:t xml:space="preserve">February 2 (3): Meshir 8: </w:t>
      </w:r>
      <w:r w:rsidR="00495F1A">
        <w:t>The Entrance into the Temple</w:t>
      </w:r>
      <w:bookmarkEnd w:id="1578"/>
      <w:bookmarkEnd w:id="1577"/>
      <w:bookmarkEnd w:id="1576"/>
      <w:bookmarkEnd w:id="1579"/>
    </w:p>
    <w:p w14:paraId="1BDF8DD5" w14:textId="6632A6F6" w:rsidR="0039401F" w:rsidRPr="00A9348E" w:rsidRDefault="0039401F" w:rsidP="0039401F">
      <w:pPr>
        <w:pStyle w:val="Heading4"/>
        <w:rPr>
          <w:rFonts w:ascii="Arial Unicode MS" w:eastAsia="Arial Unicode MS" w:hAnsi="Arial Unicode MS" w:cs="Arial Unicode MS"/>
        </w:rPr>
      </w:pPr>
      <w:bookmarkStart w:id="1580"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r>
        <w:t>The Doxology</w:t>
      </w:r>
      <w:r w:rsidR="00E21EA3">
        <w:t xml:space="preserve"> for the Entrance into the Temple</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8E76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62F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62F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02688B0C" w14:textId="77EBCC7F" w:rsidR="002C0AD9" w:rsidRDefault="002C0AD9" w:rsidP="002C0AD9">
      <w:pPr>
        <w:pStyle w:val="Heading4"/>
      </w:pPr>
      <w:bookmarkStart w:id="1581" w:name="_Toc459399324"/>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5369DAA6"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Pr>
          <w:noProof/>
        </w:rPr>
        <w:t>482</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r>
        <w:t>February 4 (5) / Meshir 10: Martyrdom of St. James the Son of Alphaeus</w:t>
      </w:r>
      <w:bookmarkEnd w:id="1581"/>
    </w:p>
    <w:p w14:paraId="0FA9E3A3" w14:textId="6DF5904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82" w:name="_Toc459399325"/>
      <w:r>
        <w:t>February 6 (7) / Meshir 12: Commemoration of Archangel Michael</w:t>
      </w:r>
      <w:bookmarkEnd w:id="1582"/>
    </w:p>
    <w:p w14:paraId="3837D91A"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4C2AEF5" w14:textId="77777777" w:rsidTr="0082304E">
        <w:trPr>
          <w:cantSplit/>
          <w:jc w:val="center"/>
        </w:trPr>
        <w:tc>
          <w:tcPr>
            <w:tcW w:w="288" w:type="dxa"/>
          </w:tcPr>
          <w:p w14:paraId="51909722" w14:textId="77777777" w:rsidR="000E62F4" w:rsidRDefault="000E62F4" w:rsidP="0082304E">
            <w:pPr>
              <w:pStyle w:val="CopticCross"/>
            </w:pPr>
          </w:p>
        </w:tc>
        <w:tc>
          <w:tcPr>
            <w:tcW w:w="3960" w:type="dxa"/>
          </w:tcPr>
          <w:p w14:paraId="3302C147" w14:textId="77777777" w:rsidR="000E62F4" w:rsidRDefault="000E62F4" w:rsidP="00C83ECE">
            <w:pPr>
              <w:pStyle w:val="EngHang"/>
            </w:pPr>
            <w:r>
              <w:t>Through the intercessions</w:t>
            </w:r>
          </w:p>
          <w:p w14:paraId="0BBD970A" w14:textId="77777777" w:rsidR="000E62F4" w:rsidRDefault="000E62F4" w:rsidP="00C83ECE">
            <w:pPr>
              <w:pStyle w:val="EngHang"/>
            </w:pPr>
            <w:r>
              <w:t>Of the Four Incorporeal Beasts,</w:t>
            </w:r>
          </w:p>
          <w:p w14:paraId="035810BC" w14:textId="77777777" w:rsidR="000E62F4" w:rsidRDefault="000E62F4" w:rsidP="00C83ECE">
            <w:pPr>
              <w:pStyle w:val="EngHang"/>
            </w:pPr>
            <w:r>
              <w:t>The ministering flames of fire,</w:t>
            </w:r>
          </w:p>
          <w:p w14:paraId="6486B551" w14:textId="77777777" w:rsidR="000E62F4" w:rsidRDefault="000E62F4" w:rsidP="0082304E">
            <w:pPr>
              <w:pStyle w:val="EngHangEnd"/>
            </w:pPr>
            <w:r>
              <w:t>O Lord, grant us the forgiveness of our sins.</w:t>
            </w:r>
          </w:p>
        </w:tc>
        <w:tc>
          <w:tcPr>
            <w:tcW w:w="288" w:type="dxa"/>
          </w:tcPr>
          <w:p w14:paraId="1EE6C709" w14:textId="77777777" w:rsidR="000E62F4" w:rsidRDefault="000E62F4" w:rsidP="0082304E"/>
        </w:tc>
        <w:tc>
          <w:tcPr>
            <w:tcW w:w="288" w:type="dxa"/>
          </w:tcPr>
          <w:p w14:paraId="166E593F" w14:textId="77777777" w:rsidR="000E62F4" w:rsidRDefault="000E62F4" w:rsidP="0082304E">
            <w:pPr>
              <w:pStyle w:val="CopticCross"/>
            </w:pPr>
          </w:p>
        </w:tc>
        <w:tc>
          <w:tcPr>
            <w:tcW w:w="3960" w:type="dxa"/>
          </w:tcPr>
          <w:p w14:paraId="22628979" w14:textId="77777777" w:rsidR="000E62F4" w:rsidRDefault="000E62F4" w:rsidP="00C83ECE">
            <w:pPr>
              <w:pStyle w:val="CopticVersemulti-line"/>
            </w:pPr>
            <w:r>
              <w:t>Ϩⲓⲧⲉⲛ ⲛⲓⲡ̀ⲣⲉⲥⲃⲓⲁ̀</w:t>
            </w:r>
          </w:p>
          <w:p w14:paraId="3940BAA7" w14:textId="77777777" w:rsidR="000E62F4" w:rsidRDefault="000E62F4" w:rsidP="00C83ECE">
            <w:pPr>
              <w:pStyle w:val="CopticVersemulti-line"/>
            </w:pPr>
            <w:r>
              <w:t>ⲛ̀ⲧⲉ ⲡⲓϥ̀ⲧⲟⲩ ⲛ̀ⲍⲱⲟⲛ ⲛ̀ⲁⲥⲱⲙⲁⲧⲟⲥ</w:t>
            </w:r>
          </w:p>
          <w:p w14:paraId="03456E64" w14:textId="77777777" w:rsidR="000E62F4" w:rsidRDefault="000E62F4" w:rsidP="00C83ECE">
            <w:pPr>
              <w:pStyle w:val="CopticVersemulti-line"/>
            </w:pPr>
            <w:r>
              <w:t>ⲛ̀ⲗⲓⲧⲟⲩⲣⲅⲟⲥ ⲛ̀ϣⲁϩ ⲛ̀ⲭ̀ⲣⲟⲙ:</w:t>
            </w:r>
          </w:p>
          <w:p w14:paraId="19A89E04" w14:textId="77777777" w:rsidR="000E62F4" w:rsidRPr="00C35319" w:rsidRDefault="000E62F4" w:rsidP="00C83ECE">
            <w:pPr>
              <w:pStyle w:val="CopticHangingVerse"/>
            </w:pPr>
            <w:r>
              <w:t>Ⲡϭⲟⲓⲥ ⲁⲣⲓϩ̀ⲙⲟⲧ ⲛⲁⲛ ⲙ̀ⲡⲓⲭⲱ ⲉ̀ⲃⲟⲗ ⲛ̀ⲧⲉ ⲛⲉⲛⲛⲟⲃⲓ.</w:t>
            </w:r>
          </w:p>
        </w:tc>
      </w:tr>
    </w:tbl>
    <w:p w14:paraId="6BBEE3FD" w14:textId="77777777" w:rsidR="000E62F4" w:rsidRDefault="000E62F4"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4231DD" w14:textId="77777777" w:rsidTr="00C83ECE">
        <w:trPr>
          <w:cantSplit/>
          <w:jc w:val="center"/>
        </w:trPr>
        <w:tc>
          <w:tcPr>
            <w:tcW w:w="288" w:type="dxa"/>
          </w:tcPr>
          <w:p w14:paraId="153D4BD6" w14:textId="77777777" w:rsidR="000E62F4" w:rsidRDefault="000E62F4" w:rsidP="00C83ECE">
            <w:pPr>
              <w:pStyle w:val="CopticCross"/>
            </w:pPr>
          </w:p>
        </w:tc>
        <w:tc>
          <w:tcPr>
            <w:tcW w:w="3960" w:type="dxa"/>
          </w:tcPr>
          <w:p w14:paraId="6B930C02" w14:textId="77777777" w:rsidR="000E62F4" w:rsidRDefault="000E62F4" w:rsidP="00C83ECE">
            <w:pPr>
              <w:pStyle w:val="EngHang"/>
            </w:pPr>
            <w:r>
              <w:t>Hail to the four incorporeal living beasts,</w:t>
            </w:r>
          </w:p>
          <w:p w14:paraId="03409C92" w14:textId="77777777" w:rsidR="000E62F4" w:rsidRDefault="000E62F4" w:rsidP="00C83ECE">
            <w:pPr>
              <w:pStyle w:val="EngHang"/>
            </w:pPr>
            <w:r>
              <w:t>Carrying the throne of God,</w:t>
            </w:r>
          </w:p>
          <w:p w14:paraId="60C3399F" w14:textId="77777777" w:rsidR="000E62F4" w:rsidRDefault="000E62F4" w:rsidP="00C83ECE">
            <w:pPr>
              <w:pStyle w:val="EngHang"/>
            </w:pPr>
            <w:r>
              <w:t>A lion’s face, and a calf’s face,</w:t>
            </w:r>
          </w:p>
          <w:p w14:paraId="3C866587" w14:textId="77777777" w:rsidR="000E62F4" w:rsidRDefault="000E62F4" w:rsidP="00C83ECE">
            <w:pPr>
              <w:pStyle w:val="EngHangEnd"/>
            </w:pPr>
            <w:r>
              <w:t>A man’s face, and an eagle’s face.</w:t>
            </w:r>
          </w:p>
        </w:tc>
        <w:tc>
          <w:tcPr>
            <w:tcW w:w="288" w:type="dxa"/>
          </w:tcPr>
          <w:p w14:paraId="0AF1B194" w14:textId="77777777" w:rsidR="000E62F4" w:rsidRDefault="000E62F4" w:rsidP="00C83ECE"/>
        </w:tc>
        <w:tc>
          <w:tcPr>
            <w:tcW w:w="288" w:type="dxa"/>
          </w:tcPr>
          <w:p w14:paraId="753643D1" w14:textId="77777777" w:rsidR="000E62F4" w:rsidRDefault="000E62F4" w:rsidP="00C83ECE">
            <w:pPr>
              <w:pStyle w:val="CopticCross"/>
            </w:pPr>
          </w:p>
        </w:tc>
        <w:tc>
          <w:tcPr>
            <w:tcW w:w="3960" w:type="dxa"/>
          </w:tcPr>
          <w:p w14:paraId="3DD4ACF3" w14:textId="77777777" w:rsidR="000E62F4" w:rsidRDefault="000E62F4" w:rsidP="00C83ECE">
            <w:pPr>
              <w:pStyle w:val="CopticVersemulti-line"/>
            </w:pPr>
            <w:r>
              <w:t>Ⲭⲉⲣⲉ ⲡⲓϥ̀ⲧⲟⲩ ⲛ̀ⲍⲱⲟⲛ ⲛ̀ⲁ̀ⲥⲱⲙⲁⲧⲟⲥ:</w:t>
            </w:r>
          </w:p>
          <w:p w14:paraId="22FBC237" w14:textId="77777777" w:rsidR="000E62F4" w:rsidRDefault="000E62F4" w:rsidP="00C83ECE">
            <w:pPr>
              <w:pStyle w:val="CopticVersemulti-line"/>
            </w:pPr>
            <w:r>
              <w:t>ⲉⲧϥⲁⲓ ϧⲁ ⲡⲓϩⲁⲣⲙⲁ ⲛ̀ⲧⲉ Ⲫϯ:</w:t>
            </w:r>
          </w:p>
          <w:p w14:paraId="2F568CF3" w14:textId="77777777" w:rsidR="000E62F4" w:rsidRDefault="000E62F4" w:rsidP="00C83ECE">
            <w:pPr>
              <w:pStyle w:val="CopticVersemulti-line"/>
            </w:pPr>
            <w:r>
              <w:t>ⲟⲩϩⲟ ⲙ̀ⲙⲟⲩⲓ̀ ⲛⲉⲙ ⲟⲩϩⲟ ⲙ̀ⲙⲁⲥⲓ:</w:t>
            </w:r>
          </w:p>
          <w:p w14:paraId="266A1F5E" w14:textId="77777777" w:rsidR="000E62F4" w:rsidRPr="00C35319" w:rsidRDefault="000E62F4" w:rsidP="00C83ECE">
            <w:pPr>
              <w:pStyle w:val="CopticHangingVerse"/>
            </w:pPr>
            <w:r>
              <w:t>ⲛⲉⲙ ⲟⲩϩⲟ ⲛ̀ⲣⲱⲙⲓ ⲛⲉⲙ ⲟⲩϩⲟ ⲛ̀ⲁ̀ⲏ̀ⲧⲟⲥ.</w:t>
            </w:r>
          </w:p>
        </w:tc>
      </w:tr>
    </w:tbl>
    <w:p w14:paraId="167FC786" w14:textId="77777777" w:rsidR="000E62F4" w:rsidRDefault="000E62F4" w:rsidP="0082304E">
      <w:pPr>
        <w:pStyle w:val="Heading4"/>
      </w:pPr>
      <w:r>
        <w:t>The Gospel Response for the Four Incorporeal Beasts</w:t>
      </w:r>
    </w:p>
    <w:p w14:paraId="3F162A29" w14:textId="77777777" w:rsidR="000E62F4" w:rsidRPr="00C14556" w:rsidRDefault="000E62F4" w:rsidP="00C14556">
      <w:pPr>
        <w:pStyle w:val="Rubric"/>
      </w:pPr>
      <w:r>
        <w:t>The last verse of the Doxology may be inserted into the Annual Gospel Response.</w:t>
      </w:r>
    </w:p>
    <w:p w14:paraId="10B74EF7" w14:textId="7B971BB6"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5D2675" w14:textId="77777777" w:rsidR="000274A5" w:rsidRDefault="000274A5" w:rsidP="000274A5">
      <w:pPr>
        <w:pStyle w:val="Heading3"/>
      </w:pPr>
      <w:bookmarkStart w:id="1583" w:name="_Toc459399326"/>
      <w:r>
        <w:t>February 8 (9) / Meshir 14: The Departure of St. Severus</w:t>
      </w:r>
      <w:bookmarkEnd w:id="1583"/>
      <w:r>
        <w:t xml:space="preserve"> </w:t>
      </w:r>
    </w:p>
    <w:p w14:paraId="07993059" w14:textId="207F2055"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62F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84" w:name="_Toc459399327"/>
      <w:r>
        <w:t>February 10 (11) / Meshir 16: Isaac the Syrian</w:t>
      </w:r>
      <w:bookmarkEnd w:id="1584"/>
    </w:p>
    <w:p w14:paraId="2F7479F8" w14:textId="77777777" w:rsidR="005329C1" w:rsidRDefault="005242D1" w:rsidP="005329C1">
      <w:pPr>
        <w:pStyle w:val="Heading3"/>
      </w:pPr>
      <w:bookmarkStart w:id="1585" w:name="_Toc459399328"/>
      <w:r>
        <w:t>February</w:t>
      </w:r>
      <w:r w:rsidR="005329C1">
        <w:t xml:space="preserve"> 15 (16) / Meshir 21: Commemoration of the Theotokos</w:t>
      </w:r>
      <w:bookmarkEnd w:id="1585"/>
    </w:p>
    <w:p w14:paraId="2277ED52" w14:textId="75477EA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86" w:name="_Toc459399329"/>
      <w:r>
        <w:t>February 15 (16) / Meshir 21: Also Martyrdom of St. Onesimus, the Disciple of St. Paul</w:t>
      </w:r>
      <w:bookmarkEnd w:id="1586"/>
    </w:p>
    <w:p w14:paraId="197E567A" w14:textId="77777777" w:rsidR="00B52D77" w:rsidRDefault="00B52D77" w:rsidP="00B52D77">
      <w:pPr>
        <w:pStyle w:val="Heading3"/>
      </w:pPr>
      <w:bookmarkStart w:id="1587" w:name="_Toc459399330"/>
      <w:r>
        <w:t>February 23 (24) / Meshir 29: Commemoration of the Annunciation, Nativity, and Resurrection on the 29</w:t>
      </w:r>
      <w:r w:rsidRPr="00C0205C">
        <w:rPr>
          <w:vertAlign w:val="superscript"/>
        </w:rPr>
        <w:t>th</w:t>
      </w:r>
      <w:r>
        <w:t xml:space="preserve"> of Every Month</w:t>
      </w:r>
      <w:bookmarkEnd w:id="1587"/>
    </w:p>
    <w:p w14:paraId="1EC840FE" w14:textId="09B7A769"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88" w:name="_Toc459399331"/>
      <w:r>
        <w:t>February 24 (25) / Meshir 30: Appearance of the Head of St. John the Baptist</w:t>
      </w:r>
      <w:bookmarkEnd w:id="1588"/>
    </w:p>
    <w:p w14:paraId="49513F8D" w14:textId="574AEB0C" w:rsidR="00191A26" w:rsidRDefault="00191A26" w:rsidP="00191A26">
      <w:pPr>
        <w:pStyle w:val="Rubric"/>
      </w:pPr>
      <w:bookmarkStart w:id="1589" w:name="_Toc410196211"/>
      <w:bookmarkStart w:id="1590" w:name="_Toc410196453"/>
      <w:bookmarkStart w:id="1591" w:name="_Toc410196955"/>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92" w:name="_Toc459399332"/>
      <w:r>
        <w:lastRenderedPageBreak/>
        <w:t>February 24 (25) / Meshir 30: Also St. Cyril VI</w:t>
      </w:r>
      <w:bookmarkEnd w:id="1592"/>
    </w:p>
    <w:p w14:paraId="0CDD55AC" w14:textId="77777777" w:rsidR="001779C0" w:rsidRDefault="001779C0" w:rsidP="001779C0">
      <w:pPr>
        <w:pStyle w:val="Heading4"/>
      </w:pPr>
      <w:bookmarkStart w:id="1593" w:name="_Ref434492506"/>
      <w:r>
        <w:t>The Doxology</w:t>
      </w:r>
      <w:r w:rsidR="00B82753">
        <w:t xml:space="preserve"> for St. Cyril VI</w:t>
      </w:r>
      <w:r>
        <w:rPr>
          <w:rStyle w:val="FootnoteReference"/>
        </w:rPr>
        <w:footnoteReference w:id="1032"/>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94" w:name="_Toc481478310"/>
      <w:bookmarkStart w:id="1595" w:name="March"/>
      <w:bookmarkEnd w:id="1575"/>
      <w:r>
        <w:lastRenderedPageBreak/>
        <w:t>March</w:t>
      </w:r>
      <w:bookmarkEnd w:id="1589"/>
      <w:bookmarkEnd w:id="1590"/>
      <w:bookmarkEnd w:id="1591"/>
      <w:r w:rsidR="00C30529">
        <w:t xml:space="preserve"> or </w:t>
      </w:r>
      <w:r w:rsidR="00C30529">
        <w:rPr>
          <w:rFonts w:ascii="FreeSerifAvvaShenouda" w:hAnsi="FreeSerifAvvaShenouda" w:cs="FreeSerifAvvaShenouda"/>
        </w:rPr>
        <w:t>Ⲡⲁⲣⲙϩⲟⲧⲡ</w:t>
      </w:r>
      <w:bookmarkEnd w:id="1594"/>
    </w:p>
    <w:bookmarkStart w:id="1596" w:name="_Toc410196212" w:displacedByCustomXml="next"/>
    <w:bookmarkStart w:id="1597" w:name="_Toc410196454" w:displacedByCustomXml="next"/>
    <w:bookmarkStart w:id="1598"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AC3FA8">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AC3FA8">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AC3FA8">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AC3FA8">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AC3FA8">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AC3FA8">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AC3FA8">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AC3FA8">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AC3FA8">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AC3FA8">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99" w:name="_Toc459399333"/>
      <w:r>
        <w:lastRenderedPageBreak/>
        <w:t>March 2: Departure of St. Chad of Mercia</w:t>
      </w:r>
      <w:r w:rsidR="00377E51">
        <w:rPr>
          <w:rStyle w:val="FootnoteReference"/>
        </w:rPr>
        <w:footnoteReference w:id="1033"/>
      </w:r>
      <w:bookmarkEnd w:id="1599"/>
    </w:p>
    <w:p w14:paraId="668738F1" w14:textId="77777777" w:rsidR="006A140A" w:rsidRDefault="006A140A" w:rsidP="006A140A">
      <w:pPr>
        <w:pStyle w:val="Heading4"/>
      </w:pPr>
      <w:bookmarkStart w:id="1600" w:name="_Ref434492702"/>
      <w:r>
        <w:t>The Doxology</w:t>
      </w:r>
      <w:r w:rsidR="00B82753">
        <w:t xml:space="preserve"> for St. Chad of Mercia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01" w:name="_Toc459399334"/>
      <w:r>
        <w:t>March 4 / Phamenoth 8: Martyrdom of St. Matthias the Apostle</w:t>
      </w:r>
      <w:bookmarkEnd w:id="1601"/>
    </w:p>
    <w:p w14:paraId="5CD8BDEB" w14:textId="3732E07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602" w:name="_Toc459399335"/>
      <w:r>
        <w:t xml:space="preserve">March 6 / Phamenoth 10: </w:t>
      </w:r>
      <w:r w:rsidR="00495F1A">
        <w:t>The Finding of the Holy Cross</w:t>
      </w:r>
      <w:bookmarkEnd w:id="1598"/>
      <w:bookmarkEnd w:id="1597"/>
      <w:bookmarkEnd w:id="1596"/>
      <w:bookmarkEnd w:id="1602"/>
    </w:p>
    <w:p w14:paraId="0DD4581E" w14:textId="1F8E160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62F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603" w:name="_Toc459399336"/>
      <w:r>
        <w:lastRenderedPageBreak/>
        <w:t>March 8 / Phamenoth</w:t>
      </w:r>
      <w:r w:rsidR="005329C1">
        <w:t xml:space="preserve"> 12</w:t>
      </w:r>
      <w:r>
        <w:t>: Commemoration of Archangel Michael</w:t>
      </w:r>
      <w:bookmarkEnd w:id="1603"/>
    </w:p>
    <w:p w14:paraId="6FE899D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D3645E" w14:textId="77777777" w:rsidTr="0082304E">
        <w:trPr>
          <w:cantSplit/>
          <w:jc w:val="center"/>
        </w:trPr>
        <w:tc>
          <w:tcPr>
            <w:tcW w:w="288" w:type="dxa"/>
          </w:tcPr>
          <w:p w14:paraId="4961C855" w14:textId="77777777" w:rsidR="000E62F4" w:rsidRDefault="000E62F4" w:rsidP="0082304E">
            <w:pPr>
              <w:pStyle w:val="CopticCross"/>
            </w:pPr>
          </w:p>
        </w:tc>
        <w:tc>
          <w:tcPr>
            <w:tcW w:w="3960" w:type="dxa"/>
          </w:tcPr>
          <w:p w14:paraId="474F43D0" w14:textId="77777777" w:rsidR="000E62F4" w:rsidRDefault="000E62F4" w:rsidP="00C83ECE">
            <w:pPr>
              <w:pStyle w:val="EngHang"/>
            </w:pPr>
            <w:r>
              <w:t>Through the intercessions</w:t>
            </w:r>
          </w:p>
          <w:p w14:paraId="46E961B9" w14:textId="77777777" w:rsidR="000E62F4" w:rsidRDefault="000E62F4" w:rsidP="00C83ECE">
            <w:pPr>
              <w:pStyle w:val="EngHang"/>
            </w:pPr>
            <w:r>
              <w:t>Of the Four Incorporeal Beasts,</w:t>
            </w:r>
          </w:p>
          <w:p w14:paraId="0256C3E9" w14:textId="77777777" w:rsidR="000E62F4" w:rsidRDefault="000E62F4" w:rsidP="00C83ECE">
            <w:pPr>
              <w:pStyle w:val="EngHang"/>
            </w:pPr>
            <w:r>
              <w:t>The ministering flames of fire,</w:t>
            </w:r>
          </w:p>
          <w:p w14:paraId="55A682FB" w14:textId="77777777" w:rsidR="000E62F4" w:rsidRDefault="000E62F4" w:rsidP="0082304E">
            <w:pPr>
              <w:pStyle w:val="EngHangEnd"/>
            </w:pPr>
            <w:r>
              <w:t>O Lord, grant us the forgiveness of our sins.</w:t>
            </w:r>
          </w:p>
        </w:tc>
        <w:tc>
          <w:tcPr>
            <w:tcW w:w="288" w:type="dxa"/>
          </w:tcPr>
          <w:p w14:paraId="6FFBC002" w14:textId="77777777" w:rsidR="000E62F4" w:rsidRDefault="000E62F4" w:rsidP="0082304E"/>
        </w:tc>
        <w:tc>
          <w:tcPr>
            <w:tcW w:w="288" w:type="dxa"/>
          </w:tcPr>
          <w:p w14:paraId="280201FE" w14:textId="77777777" w:rsidR="000E62F4" w:rsidRDefault="000E62F4" w:rsidP="0082304E">
            <w:pPr>
              <w:pStyle w:val="CopticCross"/>
            </w:pPr>
          </w:p>
        </w:tc>
        <w:tc>
          <w:tcPr>
            <w:tcW w:w="3960" w:type="dxa"/>
          </w:tcPr>
          <w:p w14:paraId="70132B16" w14:textId="77777777" w:rsidR="000E62F4" w:rsidRDefault="000E62F4" w:rsidP="00C83ECE">
            <w:pPr>
              <w:pStyle w:val="CopticVersemulti-line"/>
            </w:pPr>
            <w:r>
              <w:t>Ϩⲓⲧⲉⲛ ⲛⲓⲡ̀ⲣⲉⲥⲃⲓⲁ̀</w:t>
            </w:r>
          </w:p>
          <w:p w14:paraId="2A68E594" w14:textId="77777777" w:rsidR="000E62F4" w:rsidRDefault="000E62F4" w:rsidP="00C83ECE">
            <w:pPr>
              <w:pStyle w:val="CopticVersemulti-line"/>
            </w:pPr>
            <w:r>
              <w:t>ⲛ̀ⲧⲉ ⲡⲓϥ̀ⲧⲟⲩ ⲛ̀ⲍⲱⲟⲛ ⲛ̀ⲁⲥⲱⲙⲁⲧⲟⲥ</w:t>
            </w:r>
          </w:p>
          <w:p w14:paraId="153C188A" w14:textId="77777777" w:rsidR="000E62F4" w:rsidRDefault="000E62F4" w:rsidP="00C83ECE">
            <w:pPr>
              <w:pStyle w:val="CopticVersemulti-line"/>
            </w:pPr>
            <w:r>
              <w:t>ⲛ̀ⲗⲓⲧⲟⲩⲣⲅⲟⲥ ⲛ̀ϣⲁϩ ⲛ̀ⲭ̀ⲣⲟⲙ:</w:t>
            </w:r>
          </w:p>
          <w:p w14:paraId="3D861B55" w14:textId="77777777" w:rsidR="000E62F4" w:rsidRPr="00C35319" w:rsidRDefault="000E62F4" w:rsidP="00C83ECE">
            <w:pPr>
              <w:pStyle w:val="CopticHangingVerse"/>
            </w:pPr>
            <w:r>
              <w:t>Ⲡϭⲟⲓⲥ ⲁⲣⲓϩ̀ⲙⲟⲧ ⲛⲁⲛ ⲙ̀ⲡⲓⲭⲱ ⲉ̀ⲃⲟⲗ ⲛ̀ⲧⲉ ⲛⲉⲛⲛⲟⲃⲓ.</w:t>
            </w:r>
          </w:p>
        </w:tc>
      </w:tr>
    </w:tbl>
    <w:p w14:paraId="34BE57D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0E9614" w14:textId="77777777" w:rsidTr="00C83ECE">
        <w:trPr>
          <w:cantSplit/>
          <w:jc w:val="center"/>
        </w:trPr>
        <w:tc>
          <w:tcPr>
            <w:tcW w:w="288" w:type="dxa"/>
          </w:tcPr>
          <w:p w14:paraId="053CD051" w14:textId="77777777" w:rsidR="000E62F4" w:rsidRDefault="000E62F4" w:rsidP="00C83ECE">
            <w:pPr>
              <w:pStyle w:val="CopticCross"/>
            </w:pPr>
          </w:p>
        </w:tc>
        <w:tc>
          <w:tcPr>
            <w:tcW w:w="3960" w:type="dxa"/>
          </w:tcPr>
          <w:p w14:paraId="0910548C" w14:textId="77777777" w:rsidR="000E62F4" w:rsidRDefault="000E62F4" w:rsidP="00C83ECE">
            <w:pPr>
              <w:pStyle w:val="EngHang"/>
            </w:pPr>
            <w:r>
              <w:t>Hail to the four incorporeal living beasts,</w:t>
            </w:r>
          </w:p>
          <w:p w14:paraId="52883D46" w14:textId="77777777" w:rsidR="000E62F4" w:rsidRDefault="000E62F4" w:rsidP="00C83ECE">
            <w:pPr>
              <w:pStyle w:val="EngHang"/>
            </w:pPr>
            <w:r>
              <w:t>Carrying the throne of God,</w:t>
            </w:r>
          </w:p>
          <w:p w14:paraId="4FA38C08" w14:textId="77777777" w:rsidR="000E62F4" w:rsidRDefault="000E62F4" w:rsidP="00C83ECE">
            <w:pPr>
              <w:pStyle w:val="EngHang"/>
            </w:pPr>
            <w:r>
              <w:t>A lion’s face, and a calf’s face,</w:t>
            </w:r>
          </w:p>
          <w:p w14:paraId="503FF46F" w14:textId="77777777" w:rsidR="000E62F4" w:rsidRDefault="000E62F4" w:rsidP="00C83ECE">
            <w:pPr>
              <w:pStyle w:val="EngHangEnd"/>
            </w:pPr>
            <w:r>
              <w:t>A man’s face, and an eagle’s face.</w:t>
            </w:r>
          </w:p>
        </w:tc>
        <w:tc>
          <w:tcPr>
            <w:tcW w:w="288" w:type="dxa"/>
          </w:tcPr>
          <w:p w14:paraId="409124E2" w14:textId="77777777" w:rsidR="000E62F4" w:rsidRDefault="000E62F4" w:rsidP="00C83ECE"/>
        </w:tc>
        <w:tc>
          <w:tcPr>
            <w:tcW w:w="288" w:type="dxa"/>
          </w:tcPr>
          <w:p w14:paraId="1B40D4C9" w14:textId="77777777" w:rsidR="000E62F4" w:rsidRDefault="000E62F4" w:rsidP="00C83ECE">
            <w:pPr>
              <w:pStyle w:val="CopticCross"/>
            </w:pPr>
          </w:p>
        </w:tc>
        <w:tc>
          <w:tcPr>
            <w:tcW w:w="3960" w:type="dxa"/>
          </w:tcPr>
          <w:p w14:paraId="212FDEF7" w14:textId="77777777" w:rsidR="000E62F4" w:rsidRDefault="000E62F4" w:rsidP="00C83ECE">
            <w:pPr>
              <w:pStyle w:val="CopticVersemulti-line"/>
            </w:pPr>
            <w:r>
              <w:t>Ⲭⲉⲣⲉ ⲡⲓϥ̀ⲧⲟⲩ ⲛ̀ⲍⲱⲟⲛ ⲛ̀ⲁ̀ⲥⲱⲙⲁⲧⲟⲥ:</w:t>
            </w:r>
          </w:p>
          <w:p w14:paraId="44896932" w14:textId="77777777" w:rsidR="000E62F4" w:rsidRDefault="000E62F4" w:rsidP="00C83ECE">
            <w:pPr>
              <w:pStyle w:val="CopticVersemulti-line"/>
            </w:pPr>
            <w:r>
              <w:t>ⲉⲧϥⲁⲓ ϧⲁ ⲡⲓϩⲁⲣⲙⲁ ⲛ̀ⲧⲉ Ⲫϯ:</w:t>
            </w:r>
          </w:p>
          <w:p w14:paraId="6695773B" w14:textId="77777777" w:rsidR="000E62F4" w:rsidRDefault="000E62F4" w:rsidP="00C83ECE">
            <w:pPr>
              <w:pStyle w:val="CopticVersemulti-line"/>
            </w:pPr>
            <w:r>
              <w:t>ⲟⲩϩⲟ ⲙ̀ⲙⲟⲩⲓ̀ ⲛⲉⲙ ⲟⲩϩⲟ ⲙ̀ⲙⲁⲥⲓ:</w:t>
            </w:r>
          </w:p>
          <w:p w14:paraId="0F0C0AFF" w14:textId="77777777" w:rsidR="000E62F4" w:rsidRPr="00C35319" w:rsidRDefault="000E62F4" w:rsidP="00C83ECE">
            <w:pPr>
              <w:pStyle w:val="CopticHangingVerse"/>
            </w:pPr>
            <w:r>
              <w:t>ⲛⲉⲙ ⲟⲩϩⲟ ⲛ̀ⲣⲱⲙⲓ ⲛⲉⲙ ⲟⲩϩⲟ ⲛ̀ⲁ̀ⲏ̀ⲧⲟⲥ.</w:t>
            </w:r>
          </w:p>
        </w:tc>
      </w:tr>
    </w:tbl>
    <w:p w14:paraId="36A05502" w14:textId="77777777" w:rsidR="000E62F4" w:rsidRDefault="000E62F4" w:rsidP="0082304E">
      <w:pPr>
        <w:pStyle w:val="Heading4"/>
      </w:pPr>
      <w:r>
        <w:t>The Gospel Response for the Four Incorporeal Beasts</w:t>
      </w:r>
    </w:p>
    <w:p w14:paraId="3FE9FC1A" w14:textId="77777777" w:rsidR="000E62F4" w:rsidRPr="00C14556" w:rsidRDefault="000E62F4" w:rsidP="00C14556">
      <w:pPr>
        <w:pStyle w:val="Rubric"/>
      </w:pPr>
      <w:r>
        <w:t>The last verse of the Doxology may be inserted into the Annual Gospel Response.</w:t>
      </w:r>
    </w:p>
    <w:p w14:paraId="45245CCF" w14:textId="5E444173" w:rsidR="00DD5136" w:rsidRDefault="000E62F4"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F095B73" w14:textId="77777777" w:rsidR="00494FE4" w:rsidRDefault="00494FE4" w:rsidP="00494FE4">
      <w:pPr>
        <w:pStyle w:val="Heading3"/>
      </w:pPr>
      <w:bookmarkStart w:id="1604" w:name="_Toc459399337"/>
      <w:r>
        <w:t>March 9 / Phamenoth 13: Return of St. Macarius the Great and St. Macarius of Alexandria from Exile</w:t>
      </w:r>
      <w:bookmarkEnd w:id="1604"/>
    </w:p>
    <w:p w14:paraId="450613FB" w14:textId="6F49C61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E62F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E62F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605" w:name="_Toc459399338"/>
      <w:r>
        <w:t>March 15 / Phamenoth 19: Martyrdom of St. Aristobulus the Apostle</w:t>
      </w:r>
      <w:bookmarkEnd w:id="1605"/>
    </w:p>
    <w:p w14:paraId="57821F33" w14:textId="099293F2" w:rsidR="00191A26" w:rsidRDefault="00191A26" w:rsidP="00191A26">
      <w:pPr>
        <w:pStyle w:val="Rubric"/>
      </w:pPr>
      <w:bookmarkStart w:id="1606" w:name="_Toc410196213"/>
      <w:bookmarkStart w:id="1607" w:name="_Toc410196455"/>
      <w:bookmarkStart w:id="1608" w:name="_Toc410196957"/>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609" w:name="_Toc459399339"/>
      <w:r>
        <w:t>March 17 / Phamenoth 21: Commemoration of the Theotokos</w:t>
      </w:r>
      <w:bookmarkEnd w:id="1609"/>
    </w:p>
    <w:p w14:paraId="665901C5" w14:textId="2C0968F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610" w:name="_Ref434563557"/>
      <w:bookmarkStart w:id="1611" w:name="_Toc459399340"/>
      <w:r>
        <w:lastRenderedPageBreak/>
        <w:t>March 23 / Phamenoth 27: St. Macarius the Great</w:t>
      </w:r>
      <w:bookmarkEnd w:id="1610"/>
      <w:bookmarkEnd w:id="1611"/>
    </w:p>
    <w:p w14:paraId="19445963" w14:textId="77777777" w:rsidR="003E7329" w:rsidRDefault="003E7329" w:rsidP="003E7329">
      <w:pPr>
        <w:pStyle w:val="Heading4"/>
      </w:pPr>
      <w:bookmarkStart w:id="1612" w:name="_Ref434490507"/>
      <w:r>
        <w:t>The Doxology of St. Macarius the Great</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3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3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19" w:name="_Ref434490525"/>
      <w:r>
        <w:lastRenderedPageBreak/>
        <w:t>Another Doxology of St. Macarius the Great</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20" w:name="_Ref434490542"/>
      <w:r>
        <w:lastRenderedPageBreak/>
        <w:t>Another</w:t>
      </w:r>
      <w:r w:rsidR="00C30529">
        <w:t xml:space="preserve"> Doxology</w:t>
      </w:r>
      <w:r>
        <w:t xml:space="preserve"> of St. Macarius the Great</w:t>
      </w:r>
      <w:r>
        <w:rPr>
          <w:rStyle w:val="FootnoteReference"/>
        </w:rPr>
        <w:footnoteReference w:id="1036"/>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21" w:name="_Toc459399341"/>
      <w:r>
        <w:t xml:space="preserve">March 25 / Phamenoth 29: </w:t>
      </w:r>
      <w:r w:rsidR="00495F1A">
        <w:t>Annunciation</w:t>
      </w:r>
      <w:bookmarkEnd w:id="1606"/>
      <w:bookmarkEnd w:id="1607"/>
      <w:bookmarkEnd w:id="1608"/>
      <w:bookmarkEnd w:id="1621"/>
    </w:p>
    <w:p w14:paraId="2B8989CB" w14:textId="77777777" w:rsidR="004246C3" w:rsidRDefault="004246C3" w:rsidP="004246C3">
      <w:pPr>
        <w:pStyle w:val="Heading4"/>
      </w:pPr>
      <w:bookmarkStart w:id="162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623" w:name="_Ref459399117"/>
      <w:r>
        <w:t>The Doxology</w:t>
      </w:r>
      <w:r w:rsidR="00E21EA3">
        <w:t xml:space="preserve"> for the Annunciation</w:t>
      </w:r>
      <w:bookmarkEnd w:id="1622"/>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624" w:name="_Ref434475566"/>
      <w:bookmarkStart w:id="1625" w:name="_Toc410196214"/>
      <w:bookmarkStart w:id="1626" w:name="_Toc410196456"/>
      <w:bookmarkStart w:id="1627" w:name="_Toc410196958"/>
      <w:r>
        <w:t>The Psali Adam</w:t>
      </w:r>
      <w:r w:rsidR="006C1B94">
        <w:t xml:space="preserve"> for Annunciation</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628"/>
            <w:r>
              <w:t>Head</w:t>
            </w:r>
            <w:commentRangeEnd w:id="1628"/>
            <w:r>
              <w:rPr>
                <w:rStyle w:val="CommentReference"/>
              </w:rPr>
              <w:commentReference w:id="162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629" w:name="_Ref434475591"/>
      <w:r>
        <w:t>The Psali Batos</w:t>
      </w:r>
      <w:r w:rsidR="006C1B94">
        <w:t xml:space="preserve"> for Annunciation</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630"/>
            <w:r>
              <w:t>ruler</w:t>
            </w:r>
            <w:commentRangeEnd w:id="1630"/>
            <w:r>
              <w:rPr>
                <w:rStyle w:val="CommentReference"/>
              </w:rPr>
              <w:commentReference w:id="163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lastRenderedPageBreak/>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3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631"/>
            <w:r>
              <w:t xml:space="preserve">peoples </w:t>
            </w:r>
            <w:commentRangeEnd w:id="1631"/>
            <w:r>
              <w:rPr>
                <w:rStyle w:val="CommentReference"/>
              </w:rPr>
              <w:commentReference w:id="163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632"/>
            <w:r>
              <w:t>burned</w:t>
            </w:r>
            <w:commentRangeEnd w:id="1632"/>
            <w:r>
              <w:rPr>
                <w:rStyle w:val="CommentReference"/>
              </w:rPr>
              <w:commentReference w:id="163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633"/>
            <w:r>
              <w:t>Servant</w:t>
            </w:r>
            <w:commentRangeEnd w:id="1633"/>
            <w:r>
              <w:rPr>
                <w:rStyle w:val="CommentReference"/>
              </w:rPr>
              <w:commentReference w:id="163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634"/>
            <w:r>
              <w:t xml:space="preserve">Ⲫⲱⲕ </w:t>
            </w:r>
            <w:commentRangeEnd w:id="1634"/>
            <w:r>
              <w:rPr>
                <w:rStyle w:val="CommentReference"/>
                <w:rFonts w:ascii="Times New Roman" w:hAnsi="Times New Roman"/>
              </w:rPr>
              <w:commentReference w:id="163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lastRenderedPageBreak/>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635" w:name="_Ref434562998"/>
      <w:bookmarkStart w:id="1636" w:name="_Toc459399342"/>
      <w:r>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lastRenderedPageBreak/>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lastRenderedPageBreak/>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r>
        <w:t xml:space="preserve">March 26 / Phamenoth 30: </w:t>
      </w:r>
      <w:r w:rsidR="00D31016">
        <w:t>Arch</w:t>
      </w:r>
      <w:r>
        <w:t>angel Gabriel</w:t>
      </w:r>
      <w:bookmarkEnd w:id="1635"/>
      <w:bookmarkEnd w:id="1636"/>
    </w:p>
    <w:p w14:paraId="79F33061" w14:textId="5E9A2D09"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0E62F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62F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637" w:name="_Toc459399343"/>
      <w:r>
        <w:t xml:space="preserve">March 28 / Pharamuthi 2: Martyrdom of St. James </w:t>
      </w:r>
      <w:r w:rsidR="008762FF">
        <w:t xml:space="preserve">the son of </w:t>
      </w:r>
      <w:r w:rsidR="002E495E">
        <w:t>Zebedee</w:t>
      </w:r>
      <w:r>
        <w:t>, the Apostles</w:t>
      </w:r>
      <w:bookmarkEnd w:id="1637"/>
    </w:p>
    <w:p w14:paraId="2200D664" w14:textId="11258D49"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638" w:name="_Toc481478311"/>
      <w:bookmarkStart w:id="1639" w:name="April"/>
      <w:bookmarkEnd w:id="1595"/>
      <w:r>
        <w:lastRenderedPageBreak/>
        <w:t>April</w:t>
      </w:r>
      <w:bookmarkEnd w:id="1625"/>
      <w:bookmarkEnd w:id="1626"/>
      <w:bookmarkEnd w:id="162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63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AC3FA8">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AC3FA8">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AC3FA8">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AC3FA8">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AC3FA8">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AC3FA8">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AC3FA8">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AC3FA8">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AC3FA8">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AC3FA8">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AC3FA8">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640" w:name="_Toc459399344"/>
      <w:r>
        <w:lastRenderedPageBreak/>
        <w:t>April 1 / Pharamuthi 6</w:t>
      </w:r>
      <w:r w:rsidR="006E4762">
        <w:t xml:space="preserve">: </w:t>
      </w:r>
      <w:r>
        <w:t>Saint Mary of Egypt</w:t>
      </w:r>
      <w:bookmarkEnd w:id="1640"/>
    </w:p>
    <w:p w14:paraId="70D0F650" w14:textId="77777777" w:rsidR="00254945" w:rsidRDefault="00254945" w:rsidP="00254945">
      <w:pPr>
        <w:pStyle w:val="Heading4"/>
      </w:pPr>
      <w:bookmarkStart w:id="1641" w:name="_Ref434491512"/>
      <w:r>
        <w:t>The Doxology</w:t>
      </w:r>
      <w:r w:rsidR="00810F04">
        <w:t xml:space="preserve"> for St. Mary of Egypt</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642" w:name="_Toc459399345"/>
      <w:r>
        <w:lastRenderedPageBreak/>
        <w:t>April 7 / Pharamuthi 12: Commemoration of Archangel Michael</w:t>
      </w:r>
      <w:bookmarkEnd w:id="1642"/>
    </w:p>
    <w:p w14:paraId="5C14E11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E33D00B" w14:textId="77777777" w:rsidTr="0082304E">
        <w:trPr>
          <w:cantSplit/>
          <w:jc w:val="center"/>
        </w:trPr>
        <w:tc>
          <w:tcPr>
            <w:tcW w:w="288" w:type="dxa"/>
          </w:tcPr>
          <w:p w14:paraId="280C0F1E" w14:textId="77777777" w:rsidR="000E62F4" w:rsidRDefault="000E62F4" w:rsidP="0082304E">
            <w:pPr>
              <w:pStyle w:val="CopticCross"/>
            </w:pPr>
          </w:p>
        </w:tc>
        <w:tc>
          <w:tcPr>
            <w:tcW w:w="3960" w:type="dxa"/>
          </w:tcPr>
          <w:p w14:paraId="71ACAA9E" w14:textId="77777777" w:rsidR="000E62F4" w:rsidRDefault="000E62F4" w:rsidP="00C83ECE">
            <w:pPr>
              <w:pStyle w:val="EngHang"/>
            </w:pPr>
            <w:r>
              <w:t>Through the intercessions</w:t>
            </w:r>
          </w:p>
          <w:p w14:paraId="081A5C7F" w14:textId="77777777" w:rsidR="000E62F4" w:rsidRDefault="000E62F4" w:rsidP="00C83ECE">
            <w:pPr>
              <w:pStyle w:val="EngHang"/>
            </w:pPr>
            <w:r>
              <w:t>Of the Four Incorporeal Beasts,</w:t>
            </w:r>
          </w:p>
          <w:p w14:paraId="765B3998" w14:textId="77777777" w:rsidR="000E62F4" w:rsidRDefault="000E62F4" w:rsidP="00C83ECE">
            <w:pPr>
              <w:pStyle w:val="EngHang"/>
            </w:pPr>
            <w:r>
              <w:t>The ministering flames of fire,</w:t>
            </w:r>
          </w:p>
          <w:p w14:paraId="24BD64AC" w14:textId="77777777" w:rsidR="000E62F4" w:rsidRDefault="000E62F4" w:rsidP="0082304E">
            <w:pPr>
              <w:pStyle w:val="EngHangEnd"/>
            </w:pPr>
            <w:r>
              <w:t>O Lord, grant us the forgiveness of our sins.</w:t>
            </w:r>
          </w:p>
        </w:tc>
        <w:tc>
          <w:tcPr>
            <w:tcW w:w="288" w:type="dxa"/>
          </w:tcPr>
          <w:p w14:paraId="10CBD60E" w14:textId="77777777" w:rsidR="000E62F4" w:rsidRDefault="000E62F4" w:rsidP="0082304E"/>
        </w:tc>
        <w:tc>
          <w:tcPr>
            <w:tcW w:w="288" w:type="dxa"/>
          </w:tcPr>
          <w:p w14:paraId="76DF9A12" w14:textId="77777777" w:rsidR="000E62F4" w:rsidRDefault="000E62F4" w:rsidP="0082304E">
            <w:pPr>
              <w:pStyle w:val="CopticCross"/>
            </w:pPr>
          </w:p>
        </w:tc>
        <w:tc>
          <w:tcPr>
            <w:tcW w:w="3960" w:type="dxa"/>
          </w:tcPr>
          <w:p w14:paraId="7B268D36" w14:textId="77777777" w:rsidR="000E62F4" w:rsidRDefault="000E62F4" w:rsidP="00C83ECE">
            <w:pPr>
              <w:pStyle w:val="CopticVersemulti-line"/>
            </w:pPr>
            <w:r>
              <w:t>Ϩⲓⲧⲉⲛ ⲛⲓⲡ̀ⲣⲉⲥⲃⲓⲁ̀</w:t>
            </w:r>
          </w:p>
          <w:p w14:paraId="11044762" w14:textId="77777777" w:rsidR="000E62F4" w:rsidRDefault="000E62F4" w:rsidP="00C83ECE">
            <w:pPr>
              <w:pStyle w:val="CopticVersemulti-line"/>
            </w:pPr>
            <w:r>
              <w:t>ⲛ̀ⲧⲉ ⲡⲓϥ̀ⲧⲟⲩ ⲛ̀ⲍⲱⲟⲛ ⲛ̀ⲁⲥⲱⲙⲁⲧⲟⲥ</w:t>
            </w:r>
          </w:p>
          <w:p w14:paraId="6C332A54" w14:textId="77777777" w:rsidR="000E62F4" w:rsidRDefault="000E62F4" w:rsidP="00C83ECE">
            <w:pPr>
              <w:pStyle w:val="CopticVersemulti-line"/>
            </w:pPr>
            <w:r>
              <w:t>ⲛ̀ⲗⲓⲧⲟⲩⲣⲅⲟⲥ ⲛ̀ϣⲁϩ ⲛ̀ⲭ̀ⲣⲟⲙ:</w:t>
            </w:r>
          </w:p>
          <w:p w14:paraId="01EBCD68" w14:textId="77777777" w:rsidR="000E62F4" w:rsidRPr="00C35319" w:rsidRDefault="000E62F4" w:rsidP="00C83ECE">
            <w:pPr>
              <w:pStyle w:val="CopticHangingVerse"/>
            </w:pPr>
            <w:r>
              <w:t>Ⲡϭⲟⲓⲥ ⲁⲣⲓϩ̀ⲙⲟⲧ ⲛⲁⲛ ⲙ̀ⲡⲓⲭⲱ ⲉ̀ⲃⲟⲗ ⲛ̀ⲧⲉ ⲛⲉⲛⲛⲟⲃⲓ.</w:t>
            </w:r>
          </w:p>
        </w:tc>
      </w:tr>
    </w:tbl>
    <w:p w14:paraId="34C117D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68376D7" w14:textId="77777777" w:rsidTr="00C83ECE">
        <w:trPr>
          <w:cantSplit/>
          <w:jc w:val="center"/>
        </w:trPr>
        <w:tc>
          <w:tcPr>
            <w:tcW w:w="288" w:type="dxa"/>
          </w:tcPr>
          <w:p w14:paraId="6EBCFF94" w14:textId="77777777" w:rsidR="000E62F4" w:rsidRDefault="000E62F4" w:rsidP="00C83ECE">
            <w:pPr>
              <w:pStyle w:val="CopticCross"/>
            </w:pPr>
          </w:p>
        </w:tc>
        <w:tc>
          <w:tcPr>
            <w:tcW w:w="3960" w:type="dxa"/>
          </w:tcPr>
          <w:p w14:paraId="63A5B47E" w14:textId="77777777" w:rsidR="000E62F4" w:rsidRDefault="000E62F4" w:rsidP="00C83ECE">
            <w:pPr>
              <w:pStyle w:val="EngHang"/>
            </w:pPr>
            <w:r>
              <w:t>Hail to the four incorporeal living beasts,</w:t>
            </w:r>
          </w:p>
          <w:p w14:paraId="670A3CFB" w14:textId="77777777" w:rsidR="000E62F4" w:rsidRDefault="000E62F4" w:rsidP="00C83ECE">
            <w:pPr>
              <w:pStyle w:val="EngHang"/>
            </w:pPr>
            <w:r>
              <w:t>Carrying the throne of God,</w:t>
            </w:r>
          </w:p>
          <w:p w14:paraId="0ED26904" w14:textId="77777777" w:rsidR="000E62F4" w:rsidRDefault="000E62F4" w:rsidP="00C83ECE">
            <w:pPr>
              <w:pStyle w:val="EngHang"/>
            </w:pPr>
            <w:r>
              <w:t>A lion’s face, and a calf’s face,</w:t>
            </w:r>
          </w:p>
          <w:p w14:paraId="39136D49" w14:textId="77777777" w:rsidR="000E62F4" w:rsidRDefault="000E62F4" w:rsidP="00C83ECE">
            <w:pPr>
              <w:pStyle w:val="EngHangEnd"/>
            </w:pPr>
            <w:r>
              <w:t>A man’s face, and an eagle’s face.</w:t>
            </w:r>
          </w:p>
        </w:tc>
        <w:tc>
          <w:tcPr>
            <w:tcW w:w="288" w:type="dxa"/>
          </w:tcPr>
          <w:p w14:paraId="39545127" w14:textId="77777777" w:rsidR="000E62F4" w:rsidRDefault="000E62F4" w:rsidP="00C83ECE"/>
        </w:tc>
        <w:tc>
          <w:tcPr>
            <w:tcW w:w="288" w:type="dxa"/>
          </w:tcPr>
          <w:p w14:paraId="72BA1184" w14:textId="77777777" w:rsidR="000E62F4" w:rsidRDefault="000E62F4" w:rsidP="00C83ECE">
            <w:pPr>
              <w:pStyle w:val="CopticCross"/>
            </w:pPr>
          </w:p>
        </w:tc>
        <w:tc>
          <w:tcPr>
            <w:tcW w:w="3960" w:type="dxa"/>
          </w:tcPr>
          <w:p w14:paraId="673EF8AD" w14:textId="77777777" w:rsidR="000E62F4" w:rsidRDefault="000E62F4" w:rsidP="00C83ECE">
            <w:pPr>
              <w:pStyle w:val="CopticVersemulti-line"/>
            </w:pPr>
            <w:r>
              <w:t>Ⲭⲉⲣⲉ ⲡⲓϥ̀ⲧⲟⲩ ⲛ̀ⲍⲱⲟⲛ ⲛ̀ⲁ̀ⲥⲱⲙⲁⲧⲟⲥ:</w:t>
            </w:r>
          </w:p>
          <w:p w14:paraId="75D6EB46" w14:textId="77777777" w:rsidR="000E62F4" w:rsidRDefault="000E62F4" w:rsidP="00C83ECE">
            <w:pPr>
              <w:pStyle w:val="CopticVersemulti-line"/>
            </w:pPr>
            <w:r>
              <w:t>ⲉⲧϥⲁⲓ ϧⲁ ⲡⲓϩⲁⲣⲙⲁ ⲛ̀ⲧⲉ Ⲫϯ:</w:t>
            </w:r>
          </w:p>
          <w:p w14:paraId="510CC1E2" w14:textId="77777777" w:rsidR="000E62F4" w:rsidRDefault="000E62F4" w:rsidP="00C83ECE">
            <w:pPr>
              <w:pStyle w:val="CopticVersemulti-line"/>
            </w:pPr>
            <w:r>
              <w:t>ⲟⲩϩⲟ ⲙ̀ⲙⲟⲩⲓ̀ ⲛⲉⲙ ⲟⲩϩⲟ ⲙ̀ⲙⲁⲥⲓ:</w:t>
            </w:r>
          </w:p>
          <w:p w14:paraId="7176D2D7" w14:textId="77777777" w:rsidR="000E62F4" w:rsidRPr="00C35319" w:rsidRDefault="000E62F4" w:rsidP="00C83ECE">
            <w:pPr>
              <w:pStyle w:val="CopticHangingVerse"/>
            </w:pPr>
            <w:r>
              <w:t>ⲛⲉⲙ ⲟⲩϩⲟ ⲛ̀ⲣⲱⲙⲓ ⲛⲉⲙ ⲟⲩϩⲟ ⲛ̀ⲁ̀ⲏ̀ⲧⲟⲥ.</w:t>
            </w:r>
          </w:p>
        </w:tc>
      </w:tr>
    </w:tbl>
    <w:p w14:paraId="2C73164F" w14:textId="77777777" w:rsidR="000E62F4" w:rsidRDefault="000E62F4" w:rsidP="0082304E">
      <w:pPr>
        <w:pStyle w:val="Heading4"/>
      </w:pPr>
      <w:r>
        <w:t>The Gospel Response for the Four Incorporeal Beasts</w:t>
      </w:r>
    </w:p>
    <w:p w14:paraId="562BA672" w14:textId="77777777" w:rsidR="000E62F4" w:rsidRPr="00C14556" w:rsidRDefault="000E62F4" w:rsidP="00C14556">
      <w:pPr>
        <w:pStyle w:val="Rubric"/>
      </w:pPr>
      <w:r>
        <w:t>The last verse of the Doxology may be inserted into the Annual Gospel Response.</w:t>
      </w:r>
    </w:p>
    <w:p w14:paraId="456231B0" w14:textId="233DCD09"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190F8B" w14:textId="77777777" w:rsidR="00072324" w:rsidRDefault="00072324" w:rsidP="00072324">
      <w:pPr>
        <w:pStyle w:val="Heading3"/>
      </w:pPr>
      <w:bookmarkStart w:id="1643" w:name="_Toc459399346"/>
      <w:r>
        <w:t>April 10 / Pharamuthi 15: Consecrating of the Church of St. Agabus the Apostle</w:t>
      </w:r>
      <w:bookmarkEnd w:id="1643"/>
    </w:p>
    <w:p w14:paraId="537622D5" w14:textId="4CD8230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644" w:name="_Toc459399347"/>
      <w:r>
        <w:t xml:space="preserve">April 12 / Pharamuthi 17: Martyrdom of St. </w:t>
      </w:r>
      <w:commentRangeStart w:id="1645"/>
      <w:r>
        <w:t xml:space="preserve">James </w:t>
      </w:r>
      <w:commentRangeEnd w:id="1645"/>
      <w:r>
        <w:rPr>
          <w:rStyle w:val="CommentReference"/>
          <w:rFonts w:eastAsiaTheme="minorHAnsi" w:cstheme="minorBidi"/>
          <w:b w:val="0"/>
          <w:bCs w:val="0"/>
        </w:rPr>
        <w:commentReference w:id="1645"/>
      </w:r>
      <w:r>
        <w:t xml:space="preserve">the brother of </w:t>
      </w:r>
      <w:r w:rsidR="002E495E">
        <w:t>the Lord the bishop of Jerusalem</w:t>
      </w:r>
      <w:bookmarkEnd w:id="1644"/>
    </w:p>
    <w:p w14:paraId="3EDB7D36" w14:textId="698152C6"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646" w:name="_Toc459399348"/>
      <w:r>
        <w:t>April 16 / Pharamuthi 21: Commemoration of the Theotokos</w:t>
      </w:r>
      <w:bookmarkEnd w:id="1646"/>
    </w:p>
    <w:p w14:paraId="3582D329" w14:textId="4638265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647" w:name="_Ref434560035"/>
      <w:bookmarkStart w:id="1648" w:name="_Toc459399349"/>
      <w:r>
        <w:lastRenderedPageBreak/>
        <w:t>April 18 / Pharamuthi 23: Martyrdom of St. George the Prince of the Martyrs</w:t>
      </w:r>
      <w:bookmarkEnd w:id="1647"/>
      <w:bookmarkEnd w:id="1648"/>
    </w:p>
    <w:p w14:paraId="480B7CF0" w14:textId="77777777" w:rsidR="00AF6D10" w:rsidRDefault="00AF6D10" w:rsidP="00AF6D10">
      <w:pPr>
        <w:pStyle w:val="Heading4"/>
      </w:pPr>
      <w:bookmarkStart w:id="1649" w:name="_Ref434489211"/>
      <w:r>
        <w:t>Another Doxology of St. George</w:t>
      </w:r>
      <w:bookmarkEnd w:id="1649"/>
    </w:p>
    <w:p w14:paraId="7BC4CD70" w14:textId="0292F2D4"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62F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50" w:name="_Toc459399350"/>
      <w:r>
        <w:t>April 24 / Pharamuthi 29: Commemoration of the Annunciation, Nativity, and Resurrection on the 29</w:t>
      </w:r>
      <w:r w:rsidRPr="00C0205C">
        <w:rPr>
          <w:vertAlign w:val="superscript"/>
        </w:rPr>
        <w:t>th</w:t>
      </w:r>
      <w:r>
        <w:t xml:space="preserve"> of Every Month</w:t>
      </w:r>
      <w:bookmarkEnd w:id="1650"/>
    </w:p>
    <w:p w14:paraId="303C033D" w14:textId="3A2EDE2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51" w:name="_Toc459399351"/>
      <w:r>
        <w:t xml:space="preserve">April 24 / Pharamuthi 29: </w:t>
      </w:r>
      <w:r w:rsidR="00B52D77">
        <w:t xml:space="preserve">Also the </w:t>
      </w:r>
      <w:r>
        <w:t>Departure of St. Erastus the Apostle</w:t>
      </w:r>
      <w:bookmarkEnd w:id="1651"/>
    </w:p>
    <w:p w14:paraId="1D4A92BF" w14:textId="0DD808A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52" w:name="_Ref434562195"/>
      <w:bookmarkStart w:id="1653" w:name="_Toc459399352"/>
      <w:r>
        <w:t>April 25 / Pharamuthi 30: Martyrdom of St. Mark the Evangelist</w:t>
      </w:r>
      <w:bookmarkEnd w:id="1652"/>
      <w:bookmarkEnd w:id="1653"/>
    </w:p>
    <w:p w14:paraId="1A50F251" w14:textId="77777777" w:rsidR="00072324" w:rsidRDefault="00B46E6E" w:rsidP="00072324">
      <w:pPr>
        <w:pStyle w:val="Heading4"/>
      </w:pPr>
      <w:bookmarkStart w:id="1654" w:name="_Ref434488936"/>
      <w:r>
        <w:t>Another</w:t>
      </w:r>
      <w:r w:rsidR="00072324">
        <w:t xml:space="preserve"> Doxology</w:t>
      </w:r>
      <w:r>
        <w:t xml:space="preserve"> of St. Mark</w:t>
      </w:r>
      <w:bookmarkEnd w:id="1654"/>
    </w:p>
    <w:p w14:paraId="2E6CD030" w14:textId="2E1F093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62F4">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38"/>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55" w:name="_Toc459399353"/>
      <w:r>
        <w:t>April 26 / Pashons 1: Nativity of the Theotokos</w:t>
      </w:r>
      <w:bookmarkEnd w:id="1655"/>
    </w:p>
    <w:p w14:paraId="07258AA7" w14:textId="523ED734"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56" w:name="_Toc459399354"/>
      <w:r>
        <w:t>April 28 /</w:t>
      </w:r>
      <w:r w:rsidR="00F66BB3">
        <w:t xml:space="preserve"> Pashons 3: Departure of St. Jas</w:t>
      </w:r>
      <w:r>
        <w:t>on the Disciple</w:t>
      </w:r>
      <w:bookmarkEnd w:id="1656"/>
    </w:p>
    <w:p w14:paraId="588AE276" w14:textId="77A63386" w:rsidR="00191A26" w:rsidRDefault="00191A26" w:rsidP="00191A26">
      <w:pPr>
        <w:pStyle w:val="Rubric"/>
      </w:pPr>
      <w:bookmarkStart w:id="1657" w:name="_Toc410196215"/>
      <w:bookmarkStart w:id="1658" w:name="_Toc410196457"/>
      <w:bookmarkStart w:id="1659" w:name="_Toc410196959"/>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60" w:name="_Toc459399355"/>
      <w:r>
        <w:t>April 28 / Pashons 3: Also St. Theodore</w:t>
      </w:r>
      <w:r w:rsidR="00AF6F9B">
        <w:t xml:space="preserve"> the Disciple of St. Pachom</w:t>
      </w:r>
      <w:bookmarkEnd w:id="166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61" w:name="_Toc481478312"/>
      <w:bookmarkStart w:id="1662" w:name="May"/>
      <w:bookmarkEnd w:id="1639"/>
      <w:r>
        <w:lastRenderedPageBreak/>
        <w:t>May</w:t>
      </w:r>
      <w:r w:rsidR="00495F1A">
        <w:t xml:space="preserve"> or </w:t>
      </w:r>
      <w:bookmarkEnd w:id="1657"/>
      <w:bookmarkEnd w:id="1658"/>
      <w:bookmarkEnd w:id="1659"/>
      <w:r w:rsidRPr="00FB5E62">
        <w:rPr>
          <w:rFonts w:ascii="FreeSerifAvvaShenouda" w:eastAsia="Arial Unicode MS" w:hAnsi="FreeSerifAvvaShenouda" w:cs="FreeSerifAvvaShenouda"/>
          <w:lang w:val="en-US"/>
        </w:rPr>
        <w:t>Ⲡⲁϣⲁⲛⲥ</w:t>
      </w:r>
      <w:bookmarkEnd w:id="1661"/>
    </w:p>
    <w:bookmarkStart w:id="1663" w:name="_Ref434563583" w:displacedByCustomXml="next"/>
    <w:bookmarkStart w:id="1664" w:name="_Toc410196216" w:displacedByCustomXml="next"/>
    <w:bookmarkStart w:id="1665" w:name="_Toc410196458" w:displacedByCustomXml="next"/>
    <w:bookmarkStart w:id="1666"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AC3FA8">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AC3FA8">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AC3FA8">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AC3FA8">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AC3FA8">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AC3FA8">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AC3FA8">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AC3FA8">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AC3FA8">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AC3FA8">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AC3FA8">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AC3FA8">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AC3FA8">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AC3FA8">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AC3FA8">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AC3FA8">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AC3FA8">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AC3FA8">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AC3FA8">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AC3FA8">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67" w:name="_Ref436250616"/>
      <w:bookmarkStart w:id="1668" w:name="_Toc459399356"/>
      <w:r>
        <w:lastRenderedPageBreak/>
        <w:t>May 1 / Pashons 6: St. Macarius of Alexandria, the Presbyter</w:t>
      </w:r>
      <w:bookmarkEnd w:id="1663"/>
      <w:bookmarkEnd w:id="1667"/>
      <w:bookmarkEnd w:id="1668"/>
    </w:p>
    <w:p w14:paraId="65054283" w14:textId="77777777" w:rsidR="00137929" w:rsidRDefault="00137929" w:rsidP="00137929">
      <w:pPr>
        <w:pStyle w:val="Heading4"/>
      </w:pPr>
      <w:bookmarkStart w:id="1669" w:name="_Ref434490596"/>
      <w:r>
        <w:t>The Doxology</w:t>
      </w:r>
      <w:r w:rsidR="00B46E6E">
        <w:t xml:space="preserve"> for St. Macarius of Alexandria, the Presbyter</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70" w:name="_Ref434560539"/>
      <w:bookmarkStart w:id="1671" w:name="_Toc459399357"/>
      <w:r>
        <w:t>May 2 / Pashons 7: St. Athanasius the Apostolic</w:t>
      </w:r>
      <w:bookmarkEnd w:id="1670"/>
      <w:bookmarkEnd w:id="1671"/>
    </w:p>
    <w:p w14:paraId="5C918841" w14:textId="77777777" w:rsidR="00EE657B" w:rsidRDefault="00EE657B" w:rsidP="00EE657B">
      <w:pPr>
        <w:pStyle w:val="Heading4"/>
      </w:pPr>
      <w:bookmarkStart w:id="1672" w:name="_Ref434492183"/>
      <w:r>
        <w:t>The Doxology</w:t>
      </w:r>
      <w:r w:rsidR="00B82753">
        <w:t xml:space="preserve"> for St. Athanasius the Apostolic</w:t>
      </w:r>
      <w:bookmarkEnd w:id="1672"/>
    </w:p>
    <w:p w14:paraId="56250E5D" w14:textId="71587B2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62F4">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73" w:name="_Ref434492196"/>
      <w:r>
        <w:lastRenderedPageBreak/>
        <w:t>Another</w:t>
      </w:r>
      <w:r w:rsidR="0047441D">
        <w:t xml:space="preserve"> Doxology</w:t>
      </w:r>
      <w:r>
        <w:t xml:space="preserve"> for St. Athanasius the Apostolic</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39"/>
            </w:r>
            <w:r>
              <w:t>;</w:t>
            </w:r>
          </w:p>
          <w:p w14:paraId="38DFDD79" w14:textId="77777777" w:rsidR="0047441D" w:rsidRDefault="0047441D" w:rsidP="0047441D">
            <w:pPr>
              <w:pStyle w:val="EngHang"/>
            </w:pPr>
            <w:r>
              <w:t>He sent them “the Father of Peace</w:t>
            </w:r>
            <w:r>
              <w:rPr>
                <w:rStyle w:val="FootnoteReference"/>
              </w:rPr>
              <w:footnoteReference w:id="104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74" w:name="_Toc459399358"/>
      <w:r>
        <w:t>May 7 / Pashons 12: Commemoration of Archangel Michael</w:t>
      </w:r>
      <w:bookmarkEnd w:id="1674"/>
    </w:p>
    <w:p w14:paraId="0B220B2B"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233A0D9" w14:textId="77777777" w:rsidTr="0082304E">
        <w:trPr>
          <w:cantSplit/>
          <w:jc w:val="center"/>
        </w:trPr>
        <w:tc>
          <w:tcPr>
            <w:tcW w:w="288" w:type="dxa"/>
          </w:tcPr>
          <w:p w14:paraId="34131856" w14:textId="77777777" w:rsidR="000E62F4" w:rsidRDefault="000E62F4" w:rsidP="0082304E">
            <w:pPr>
              <w:pStyle w:val="CopticCross"/>
            </w:pPr>
          </w:p>
        </w:tc>
        <w:tc>
          <w:tcPr>
            <w:tcW w:w="3960" w:type="dxa"/>
          </w:tcPr>
          <w:p w14:paraId="5B99590F" w14:textId="77777777" w:rsidR="000E62F4" w:rsidRDefault="000E62F4" w:rsidP="00C83ECE">
            <w:pPr>
              <w:pStyle w:val="EngHang"/>
            </w:pPr>
            <w:r>
              <w:t>Through the intercessions</w:t>
            </w:r>
          </w:p>
          <w:p w14:paraId="24FA68AC" w14:textId="77777777" w:rsidR="000E62F4" w:rsidRDefault="000E62F4" w:rsidP="00C83ECE">
            <w:pPr>
              <w:pStyle w:val="EngHang"/>
            </w:pPr>
            <w:r>
              <w:t>Of the Four Incorporeal Beasts,</w:t>
            </w:r>
          </w:p>
          <w:p w14:paraId="358E4841" w14:textId="77777777" w:rsidR="000E62F4" w:rsidRDefault="000E62F4" w:rsidP="00C83ECE">
            <w:pPr>
              <w:pStyle w:val="EngHang"/>
            </w:pPr>
            <w:r>
              <w:t>The ministering flames of fire,</w:t>
            </w:r>
          </w:p>
          <w:p w14:paraId="2E76C12D" w14:textId="77777777" w:rsidR="000E62F4" w:rsidRDefault="000E62F4" w:rsidP="0082304E">
            <w:pPr>
              <w:pStyle w:val="EngHangEnd"/>
            </w:pPr>
            <w:r>
              <w:t>O Lord, grant us the forgiveness of our sins.</w:t>
            </w:r>
          </w:p>
        </w:tc>
        <w:tc>
          <w:tcPr>
            <w:tcW w:w="288" w:type="dxa"/>
          </w:tcPr>
          <w:p w14:paraId="1CDDB3D7" w14:textId="77777777" w:rsidR="000E62F4" w:rsidRDefault="000E62F4" w:rsidP="0082304E"/>
        </w:tc>
        <w:tc>
          <w:tcPr>
            <w:tcW w:w="288" w:type="dxa"/>
          </w:tcPr>
          <w:p w14:paraId="00490671" w14:textId="77777777" w:rsidR="000E62F4" w:rsidRDefault="000E62F4" w:rsidP="0082304E">
            <w:pPr>
              <w:pStyle w:val="CopticCross"/>
            </w:pPr>
          </w:p>
        </w:tc>
        <w:tc>
          <w:tcPr>
            <w:tcW w:w="3960" w:type="dxa"/>
          </w:tcPr>
          <w:p w14:paraId="0C88CD88" w14:textId="77777777" w:rsidR="000E62F4" w:rsidRDefault="000E62F4" w:rsidP="00C83ECE">
            <w:pPr>
              <w:pStyle w:val="CopticVersemulti-line"/>
            </w:pPr>
            <w:r>
              <w:t>Ϩⲓⲧⲉⲛ ⲛⲓⲡ̀ⲣⲉⲥⲃⲓⲁ̀</w:t>
            </w:r>
          </w:p>
          <w:p w14:paraId="7741A1E3" w14:textId="77777777" w:rsidR="000E62F4" w:rsidRDefault="000E62F4" w:rsidP="00C83ECE">
            <w:pPr>
              <w:pStyle w:val="CopticVersemulti-line"/>
            </w:pPr>
            <w:r>
              <w:t>ⲛ̀ⲧⲉ ⲡⲓϥ̀ⲧⲟⲩ ⲛ̀ⲍⲱⲟⲛ ⲛ̀ⲁⲥⲱⲙⲁⲧⲟⲥ</w:t>
            </w:r>
          </w:p>
          <w:p w14:paraId="2BEC749F" w14:textId="77777777" w:rsidR="000E62F4" w:rsidRDefault="000E62F4" w:rsidP="00C83ECE">
            <w:pPr>
              <w:pStyle w:val="CopticVersemulti-line"/>
            </w:pPr>
            <w:r>
              <w:t>ⲛ̀ⲗⲓⲧⲟⲩⲣⲅⲟⲥ ⲛ̀ϣⲁϩ ⲛ̀ⲭ̀ⲣⲟⲙ:</w:t>
            </w:r>
          </w:p>
          <w:p w14:paraId="2942C95C" w14:textId="77777777" w:rsidR="000E62F4" w:rsidRPr="00C35319" w:rsidRDefault="000E62F4" w:rsidP="00C83ECE">
            <w:pPr>
              <w:pStyle w:val="CopticHangingVerse"/>
            </w:pPr>
            <w:r>
              <w:t>Ⲡϭⲟⲓⲥ ⲁⲣⲓϩ̀ⲙⲟⲧ ⲛⲁⲛ ⲙ̀ⲡⲓⲭⲱ ⲉ̀ⲃⲟⲗ ⲛ̀ⲧⲉ ⲛⲉⲛⲛⲟⲃⲓ.</w:t>
            </w:r>
          </w:p>
        </w:tc>
      </w:tr>
    </w:tbl>
    <w:p w14:paraId="11AE50D1"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B676537" w14:textId="77777777" w:rsidTr="00C83ECE">
        <w:trPr>
          <w:cantSplit/>
          <w:jc w:val="center"/>
        </w:trPr>
        <w:tc>
          <w:tcPr>
            <w:tcW w:w="288" w:type="dxa"/>
          </w:tcPr>
          <w:p w14:paraId="675F2D4E" w14:textId="77777777" w:rsidR="000E62F4" w:rsidRDefault="000E62F4" w:rsidP="00C83ECE">
            <w:pPr>
              <w:pStyle w:val="CopticCross"/>
            </w:pPr>
          </w:p>
        </w:tc>
        <w:tc>
          <w:tcPr>
            <w:tcW w:w="3960" w:type="dxa"/>
          </w:tcPr>
          <w:p w14:paraId="4959EFD6" w14:textId="77777777" w:rsidR="000E62F4" w:rsidRDefault="000E62F4" w:rsidP="00C83ECE">
            <w:pPr>
              <w:pStyle w:val="EngHang"/>
            </w:pPr>
            <w:r>
              <w:t>Hail to the four incorporeal living beasts,</w:t>
            </w:r>
          </w:p>
          <w:p w14:paraId="1A52D12B" w14:textId="77777777" w:rsidR="000E62F4" w:rsidRDefault="000E62F4" w:rsidP="00C83ECE">
            <w:pPr>
              <w:pStyle w:val="EngHang"/>
            </w:pPr>
            <w:r>
              <w:t>Carrying the throne of God,</w:t>
            </w:r>
          </w:p>
          <w:p w14:paraId="762F0BBA" w14:textId="77777777" w:rsidR="000E62F4" w:rsidRDefault="000E62F4" w:rsidP="00C83ECE">
            <w:pPr>
              <w:pStyle w:val="EngHang"/>
            </w:pPr>
            <w:r>
              <w:t>A lion’s face, and a calf’s face,</w:t>
            </w:r>
          </w:p>
          <w:p w14:paraId="05E1C5C0" w14:textId="77777777" w:rsidR="000E62F4" w:rsidRDefault="000E62F4" w:rsidP="00C83ECE">
            <w:pPr>
              <w:pStyle w:val="EngHangEnd"/>
            </w:pPr>
            <w:r>
              <w:t>A man’s face, and an eagle’s face.</w:t>
            </w:r>
          </w:p>
        </w:tc>
        <w:tc>
          <w:tcPr>
            <w:tcW w:w="288" w:type="dxa"/>
          </w:tcPr>
          <w:p w14:paraId="416C0EDF" w14:textId="77777777" w:rsidR="000E62F4" w:rsidRDefault="000E62F4" w:rsidP="00C83ECE"/>
        </w:tc>
        <w:tc>
          <w:tcPr>
            <w:tcW w:w="288" w:type="dxa"/>
          </w:tcPr>
          <w:p w14:paraId="69835CB9" w14:textId="77777777" w:rsidR="000E62F4" w:rsidRDefault="000E62F4" w:rsidP="00C83ECE">
            <w:pPr>
              <w:pStyle w:val="CopticCross"/>
            </w:pPr>
          </w:p>
        </w:tc>
        <w:tc>
          <w:tcPr>
            <w:tcW w:w="3960" w:type="dxa"/>
          </w:tcPr>
          <w:p w14:paraId="6F890BA2" w14:textId="77777777" w:rsidR="000E62F4" w:rsidRDefault="000E62F4" w:rsidP="00C83ECE">
            <w:pPr>
              <w:pStyle w:val="CopticVersemulti-line"/>
            </w:pPr>
            <w:r>
              <w:t>Ⲭⲉⲣⲉ ⲡⲓϥ̀ⲧⲟⲩ ⲛ̀ⲍⲱⲟⲛ ⲛ̀ⲁ̀ⲥⲱⲙⲁⲧⲟⲥ:</w:t>
            </w:r>
          </w:p>
          <w:p w14:paraId="77902B4D" w14:textId="77777777" w:rsidR="000E62F4" w:rsidRDefault="000E62F4" w:rsidP="00C83ECE">
            <w:pPr>
              <w:pStyle w:val="CopticVersemulti-line"/>
            </w:pPr>
            <w:r>
              <w:t>ⲉⲧϥⲁⲓ ϧⲁ ⲡⲓϩⲁⲣⲙⲁ ⲛ̀ⲧⲉ Ⲫϯ:</w:t>
            </w:r>
          </w:p>
          <w:p w14:paraId="70DA2713" w14:textId="77777777" w:rsidR="000E62F4" w:rsidRDefault="000E62F4" w:rsidP="00C83ECE">
            <w:pPr>
              <w:pStyle w:val="CopticVersemulti-line"/>
            </w:pPr>
            <w:r>
              <w:t>ⲟⲩϩⲟ ⲙ̀ⲙⲟⲩⲓ̀ ⲛⲉⲙ ⲟⲩϩⲟ ⲙ̀ⲙⲁⲥⲓ:</w:t>
            </w:r>
          </w:p>
          <w:p w14:paraId="7C19F8B6" w14:textId="77777777" w:rsidR="000E62F4" w:rsidRPr="00C35319" w:rsidRDefault="000E62F4" w:rsidP="00C83ECE">
            <w:pPr>
              <w:pStyle w:val="CopticHangingVerse"/>
            </w:pPr>
            <w:r>
              <w:t>ⲛⲉⲙ ⲟⲩϩⲟ ⲛ̀ⲣⲱⲙⲓ ⲛⲉⲙ ⲟⲩϩⲟ ⲛ̀ⲁ̀ⲏ̀ⲧⲟⲥ.</w:t>
            </w:r>
          </w:p>
        </w:tc>
      </w:tr>
    </w:tbl>
    <w:p w14:paraId="18A2B5A4" w14:textId="77777777" w:rsidR="000E62F4" w:rsidRDefault="000E62F4" w:rsidP="0082304E">
      <w:pPr>
        <w:pStyle w:val="Heading4"/>
      </w:pPr>
      <w:r>
        <w:t>The Gospel Response for the Four Incorporeal Beasts</w:t>
      </w:r>
    </w:p>
    <w:p w14:paraId="351F1312" w14:textId="77777777" w:rsidR="000E62F4" w:rsidRPr="00C14556" w:rsidRDefault="000E62F4" w:rsidP="00C14556">
      <w:pPr>
        <w:pStyle w:val="Rubric"/>
      </w:pPr>
      <w:r>
        <w:t>The last verse of the Doxology may be inserted into the Annual Gospel Response.</w:t>
      </w:r>
    </w:p>
    <w:p w14:paraId="0F7BBC47" w14:textId="0F0503C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8F2AB5D" w14:textId="77777777" w:rsidR="00B53E05" w:rsidRDefault="00B53E05" w:rsidP="00B53E05">
      <w:pPr>
        <w:pStyle w:val="Heading3"/>
      </w:pPr>
      <w:bookmarkStart w:id="1675" w:name="_Toc459399359"/>
      <w:r>
        <w:lastRenderedPageBreak/>
        <w:t>May 7 / Pashons 12: Also the Consecration of the Church of St. Demiana</w:t>
      </w:r>
      <w:bookmarkEnd w:id="1675"/>
    </w:p>
    <w:p w14:paraId="30A4D1C6" w14:textId="1696885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E62F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76" w:name="_Toc459399360"/>
      <w:r>
        <w:t>May 8 / Pashons 13 St. Junia of the Seventy Two Disciples</w:t>
      </w:r>
      <w:bookmarkEnd w:id="1676"/>
    </w:p>
    <w:p w14:paraId="148929D9" w14:textId="67CEFE7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77" w:name="_Toc459399361"/>
      <w:r>
        <w:t xml:space="preserve">May 8 / Pashons 13 Also St. </w:t>
      </w:r>
      <w:commentRangeStart w:id="1678"/>
      <w:r>
        <w:t>Arsenius</w:t>
      </w:r>
      <w:commentRangeEnd w:id="1678"/>
      <w:r>
        <w:rPr>
          <w:rStyle w:val="CommentReference"/>
          <w:rFonts w:eastAsiaTheme="minorHAnsi" w:cstheme="minorBidi"/>
          <w:b w:val="0"/>
          <w:bCs w:val="0"/>
        </w:rPr>
        <w:commentReference w:id="1678"/>
      </w:r>
      <w:bookmarkEnd w:id="1677"/>
    </w:p>
    <w:p w14:paraId="2EEE01C8" w14:textId="77777777" w:rsidR="00220DFD" w:rsidRDefault="00220DFD" w:rsidP="00220DFD">
      <w:pPr>
        <w:pStyle w:val="Heading4"/>
      </w:pPr>
      <w:bookmarkStart w:id="1679" w:name="_Ref434490892"/>
      <w:r>
        <w:t>The Doxology</w:t>
      </w:r>
      <w:r w:rsidR="00810F04">
        <w:t xml:space="preserve"> for St. Arsenius</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80" w:name="_Toc459399362"/>
      <w:r>
        <w:t>May 9 / Pashons 14: St. Pachomius</w:t>
      </w:r>
      <w:bookmarkEnd w:id="1680"/>
    </w:p>
    <w:p w14:paraId="1731E46B" w14:textId="77777777" w:rsidR="00C30529" w:rsidRDefault="00C30529" w:rsidP="00C30529">
      <w:pPr>
        <w:pStyle w:val="Heading4"/>
      </w:pPr>
      <w:bookmarkStart w:id="1681" w:name="_Ref434491150"/>
      <w:r>
        <w:t>The Doxology</w:t>
      </w:r>
      <w:r w:rsidR="00810F04">
        <w:t xml:space="preserve"> for St. Pachomius</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82" w:name="_Toc459399363"/>
      <w:r>
        <w:t>May 11 / Pashons 16: Commemoration of St. John the Evangelist</w:t>
      </w:r>
      <w:bookmarkEnd w:id="1682"/>
    </w:p>
    <w:p w14:paraId="2ADA71D1" w14:textId="6434DCB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62F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83" w:name="_Toc459399364"/>
      <w:r>
        <w:t>May 16 / Pashons 21: Commemoration of the Theotokos</w:t>
      </w:r>
      <w:bookmarkEnd w:id="1683"/>
    </w:p>
    <w:p w14:paraId="3F5FCD37" w14:textId="4750810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84" w:name="_Toc459399365"/>
      <w:r>
        <w:t xml:space="preserve">May 17 / Pashons 22: Departure of St. Andronicus the </w:t>
      </w:r>
      <w:r w:rsidR="00191A26">
        <w:t>Disciple</w:t>
      </w:r>
      <w:bookmarkEnd w:id="1684"/>
    </w:p>
    <w:p w14:paraId="03D06E74" w14:textId="5AD00FC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85" w:name="_Toc459399366"/>
      <w:r>
        <w:lastRenderedPageBreak/>
        <w:t xml:space="preserve">May 19 / Pashons 24: </w:t>
      </w:r>
      <w:r w:rsidR="00495F1A">
        <w:t>The Entrance into Egypt</w:t>
      </w:r>
      <w:bookmarkEnd w:id="1666"/>
      <w:bookmarkEnd w:id="1665"/>
      <w:bookmarkEnd w:id="1664"/>
      <w:bookmarkEnd w:id="1685"/>
    </w:p>
    <w:p w14:paraId="608201BF" w14:textId="77777777" w:rsidR="00C30529" w:rsidRDefault="00C30529" w:rsidP="00C30529">
      <w:pPr>
        <w:pStyle w:val="Heading4"/>
      </w:pPr>
      <w:bookmarkStart w:id="1686" w:name="_Ref434477906"/>
      <w:r>
        <w:t>The Doxology</w:t>
      </w:r>
      <w:r w:rsidR="00E21EA3">
        <w:t xml:space="preserve"> for the Entrance into Egypt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87" w:name="_Ref434476089"/>
      <w:r>
        <w:lastRenderedPageBreak/>
        <w:t>The Psali Adam</w:t>
      </w:r>
      <w:r w:rsidR="006C1B94">
        <w:t xml:space="preserve"> for the Entrance into Egypt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88" w:name="_Ref434476112"/>
      <w:r>
        <w:t>The Psali Batos</w:t>
      </w:r>
      <w:r w:rsidR="006C1B94">
        <w:t xml:space="preserve"> for the Entrance into Egypt</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89"/>
            <w:r>
              <w:t>approached</w:t>
            </w:r>
            <w:commentRangeEnd w:id="1689"/>
            <w:r>
              <w:rPr>
                <w:rStyle w:val="CommentReference"/>
              </w:rPr>
              <w:commentReference w:id="168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90"/>
            <w:r>
              <w:t xml:space="preserve">Ⲫⲱⲕ </w:t>
            </w:r>
            <w:commentRangeEnd w:id="1690"/>
            <w:r>
              <w:rPr>
                <w:rStyle w:val="CommentReference"/>
                <w:rFonts w:ascii="Times New Roman" w:hAnsi="Times New Roman"/>
              </w:rPr>
              <w:commentReference w:id="169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91" w:name="_Toc459399367"/>
      <w:r>
        <w:t>May 19 / Pashons 24: Also, St. Pashnouni, the Monk and Martyr</w:t>
      </w:r>
      <w:bookmarkEnd w:id="1691"/>
    </w:p>
    <w:p w14:paraId="408F0E44" w14:textId="77777777" w:rsidR="00A055D8" w:rsidRDefault="00A055D8" w:rsidP="00A055D8">
      <w:pPr>
        <w:pStyle w:val="Heading4"/>
      </w:pPr>
      <w:bookmarkStart w:id="1692" w:name="_Ref434491429"/>
      <w:r>
        <w:t>The Doxology</w:t>
      </w:r>
      <w:r w:rsidR="00810F04">
        <w:t xml:space="preserve"> for St. Pashnouni</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93" w:name="_Toc459399368"/>
      <w:r>
        <w:t xml:space="preserve">May 21 / Pashons 26: </w:t>
      </w:r>
      <w:r w:rsidR="00072324">
        <w:t>Martyrdom of St. Thomas the Apostle</w:t>
      </w:r>
      <w:bookmarkEnd w:id="1693"/>
    </w:p>
    <w:p w14:paraId="574A2F34" w14:textId="54087BF3"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94" w:name="_Toc459399369"/>
      <w:r>
        <w:lastRenderedPageBreak/>
        <w:t>May 22 / Pashons 27: St. Thomas the Anchorite</w:t>
      </w:r>
      <w:bookmarkEnd w:id="1694"/>
    </w:p>
    <w:p w14:paraId="638D349A" w14:textId="77777777" w:rsidR="007A6E4F" w:rsidRDefault="007A6E4F" w:rsidP="007A6E4F">
      <w:pPr>
        <w:pStyle w:val="Heading4"/>
      </w:pPr>
      <w:bookmarkStart w:id="1695" w:name="_Ref434490403"/>
      <w:r>
        <w:t>The Doxology</w:t>
      </w:r>
      <w:r w:rsidR="00B46E6E">
        <w:t xml:space="preserve"> for St. Thomas the Anchorite</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96"/>
            <w:r>
              <w:t>Like amber</w:t>
            </w:r>
          </w:p>
          <w:p w14:paraId="2CE5E879" w14:textId="77777777" w:rsidR="007A6E4F" w:rsidRDefault="007A6E4F" w:rsidP="007A6E4F">
            <w:pPr>
              <w:pStyle w:val="EngHangEnd"/>
            </w:pPr>
            <w:r>
              <w:t>Spreading in paradise.</w:t>
            </w:r>
            <w:commentRangeEnd w:id="1696"/>
            <w:r>
              <w:rPr>
                <w:rStyle w:val="CommentReference"/>
                <w:rFonts w:ascii="Times New Roman" w:eastAsiaTheme="minorHAnsi" w:hAnsi="Times New Roman" w:cstheme="minorBidi"/>
                <w:color w:val="auto"/>
              </w:rPr>
              <w:commentReference w:id="169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97" w:name="_Toc459399370"/>
      <w:r>
        <w:t>May 24 (25) / Pashons 29: Commemoration of the Annunciation, Nativity, and Resurrection on the 29</w:t>
      </w:r>
      <w:r w:rsidRPr="00C0205C">
        <w:rPr>
          <w:vertAlign w:val="superscript"/>
        </w:rPr>
        <w:t>th</w:t>
      </w:r>
      <w:r>
        <w:t xml:space="preserve"> of Every Month</w:t>
      </w:r>
      <w:bookmarkEnd w:id="1697"/>
    </w:p>
    <w:p w14:paraId="328345A0" w14:textId="68215C9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98" w:name="_Toc459399371"/>
      <w:r>
        <w:t xml:space="preserve">May 24 (25) / Pashons 29: Also St. </w:t>
      </w:r>
      <w:r w:rsidR="00F525F0">
        <w:t>Simeon</w:t>
      </w:r>
      <w:r>
        <w:t xml:space="preserve"> the Stylite</w:t>
      </w:r>
      <w:bookmarkEnd w:id="1698"/>
    </w:p>
    <w:p w14:paraId="6BC6625E" w14:textId="07CBC558" w:rsidR="00F525F0" w:rsidRPr="00F525F0" w:rsidRDefault="00F525F0" w:rsidP="00F525F0">
      <w:pPr>
        <w:pStyle w:val="Heading4"/>
      </w:pPr>
      <w:bookmarkStart w:id="1699" w:name="_Ref439328220"/>
      <w:r>
        <w:t>The Doxology for St. Simeon the Stylite</w:t>
      </w:r>
      <w:r w:rsidR="00BD2B3F">
        <w:rPr>
          <w:rStyle w:val="FootnoteReference"/>
        </w:rPr>
        <w:footnoteReference w:id="1041"/>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00" w:name="_Toc459399372"/>
      <w:r>
        <w:t>May 25 / Pashons 30: Departure of St. Fournous the Disciple</w:t>
      </w:r>
      <w:bookmarkEnd w:id="1700"/>
    </w:p>
    <w:p w14:paraId="78E47792" w14:textId="2161785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701" w:name="_Toc459399373"/>
      <w:r>
        <w:lastRenderedPageBreak/>
        <w:t>May 27 / Paoni 2: St. Commemoration of the Appearance of the Bodies of St. John the Baptist and Elisha the Prophet</w:t>
      </w:r>
      <w:bookmarkEnd w:id="1701"/>
    </w:p>
    <w:p w14:paraId="0098B3FD" w14:textId="1556F5DA"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702" w:name="_Toc459399374"/>
      <w:r>
        <w:t>May 28 / Paoni 3: Consecration of St. George’s Church</w:t>
      </w:r>
      <w:bookmarkEnd w:id="1702"/>
    </w:p>
    <w:p w14:paraId="3DDB9E0A" w14:textId="0DDF132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E62F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703" w:name="_Toc459399375"/>
      <w:r>
        <w:t xml:space="preserve">May 28 / Paoni 3: </w:t>
      </w:r>
      <w:r w:rsidR="00601ED3">
        <w:t xml:space="preserve">Also </w:t>
      </w:r>
      <w:r>
        <w:t>St. Abraam of Fayyoum</w:t>
      </w:r>
      <w:bookmarkEnd w:id="1703"/>
    </w:p>
    <w:p w14:paraId="26D71FAF" w14:textId="77777777" w:rsidR="00C30529" w:rsidRDefault="00C30529" w:rsidP="00C30529">
      <w:pPr>
        <w:pStyle w:val="Heading4"/>
      </w:pPr>
      <w:bookmarkStart w:id="1704" w:name="_Ref434492469"/>
      <w:r>
        <w:t>The Doxology</w:t>
      </w:r>
      <w:r w:rsidR="00B82753">
        <w:t xml:space="preserve"> for St. Abraam of Fayyoum</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4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708" w:name="_Toc459399376"/>
      <w:r>
        <w:lastRenderedPageBreak/>
        <w:t>May 30 / Paoni 5: Consecration of the Church of St. Victor</w:t>
      </w:r>
      <w:bookmarkEnd w:id="1708"/>
    </w:p>
    <w:p w14:paraId="21BC722A" w14:textId="77777777" w:rsidR="000E62F4" w:rsidRDefault="00253C5F" w:rsidP="00A534EB">
      <w:pPr>
        <w:pStyle w:val="Heading4"/>
      </w:pPr>
      <w:r>
        <w:t>See</w:t>
      </w:r>
      <w:r w:rsidR="002409EF">
        <w:t xml:space="preserve"> </w:t>
      </w:r>
      <w:r w:rsidR="002409EF">
        <w:fldChar w:fldCharType="begin"/>
      </w:r>
      <w:r w:rsidR="002409EF">
        <w:instrText xml:space="preserve"> REF _Ref434564112 \h </w:instrText>
      </w:r>
      <w:r w:rsidR="002409EF">
        <w:fldChar w:fldCharType="separate"/>
      </w:r>
      <w:r w:rsidR="000E62F4">
        <w:t xml:space="preserve">The Hymn of Intercessions December or </w:t>
      </w:r>
      <w:r w:rsidR="000E62F4"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F7959CA" w14:textId="77777777" w:rsidTr="00A534EB">
        <w:trPr>
          <w:cantSplit/>
          <w:jc w:val="center"/>
        </w:trPr>
        <w:tc>
          <w:tcPr>
            <w:tcW w:w="288" w:type="dxa"/>
          </w:tcPr>
          <w:p w14:paraId="55746A9B" w14:textId="77777777" w:rsidR="000E62F4" w:rsidRDefault="000E62F4" w:rsidP="00A534EB">
            <w:pPr>
              <w:pStyle w:val="CopticCross"/>
            </w:pPr>
          </w:p>
        </w:tc>
        <w:tc>
          <w:tcPr>
            <w:tcW w:w="3960" w:type="dxa"/>
          </w:tcPr>
          <w:p w14:paraId="6E2AA2BC" w14:textId="77777777" w:rsidR="000E62F4" w:rsidRDefault="000E62F4" w:rsidP="00A534EB">
            <w:pPr>
              <w:pStyle w:val="EngHang"/>
            </w:pPr>
            <w:r>
              <w:t>Through the intercessions</w:t>
            </w:r>
          </w:p>
          <w:p w14:paraId="74B1EBBF" w14:textId="77777777" w:rsidR="000E62F4" w:rsidRDefault="000E62F4" w:rsidP="00A534EB">
            <w:pPr>
              <w:pStyle w:val="EngHang"/>
            </w:pPr>
            <w:r>
              <w:t>Of the Holy</w:t>
            </w:r>
          </w:p>
          <w:p w14:paraId="68ADFC7D" w14:textId="77777777" w:rsidR="000E62F4" w:rsidRDefault="000E62F4" w:rsidP="00A534EB">
            <w:pPr>
              <w:pStyle w:val="EngHang"/>
            </w:pPr>
            <w:r>
              <w:t>Theotokos Mary,</w:t>
            </w:r>
          </w:p>
          <w:p w14:paraId="75BC3C38" w14:textId="77777777" w:rsidR="000E62F4" w:rsidRDefault="000E62F4" w:rsidP="00F546C6">
            <w:pPr>
              <w:pStyle w:val="EngHangEnd"/>
            </w:pPr>
            <w:r>
              <w:t>O Lord, grant us the forgiveness of our sins.</w:t>
            </w:r>
          </w:p>
        </w:tc>
        <w:tc>
          <w:tcPr>
            <w:tcW w:w="288" w:type="dxa"/>
          </w:tcPr>
          <w:p w14:paraId="515F375D" w14:textId="77777777" w:rsidR="000E62F4" w:rsidRDefault="000E62F4" w:rsidP="00A534EB"/>
        </w:tc>
        <w:tc>
          <w:tcPr>
            <w:tcW w:w="288" w:type="dxa"/>
          </w:tcPr>
          <w:p w14:paraId="4CDBD0E9" w14:textId="77777777" w:rsidR="000E62F4" w:rsidRDefault="000E62F4" w:rsidP="00A534EB">
            <w:pPr>
              <w:pStyle w:val="CopticCross"/>
            </w:pPr>
          </w:p>
        </w:tc>
        <w:tc>
          <w:tcPr>
            <w:tcW w:w="3960" w:type="dxa"/>
          </w:tcPr>
          <w:p w14:paraId="27EA6A97" w14:textId="77777777" w:rsidR="000E62F4" w:rsidRDefault="000E62F4" w:rsidP="00A534EB">
            <w:pPr>
              <w:pStyle w:val="CopticVersemulti-line"/>
            </w:pPr>
            <w:r>
              <w:t>Ϩⲓⲧⲉⲛ ⲛⲓⲡ̀ⲣⲉⲥⲃⲓⲁ</w:t>
            </w:r>
          </w:p>
          <w:p w14:paraId="6707E491" w14:textId="77777777" w:rsidR="000E62F4" w:rsidRDefault="000E62F4" w:rsidP="007827C1">
            <w:pPr>
              <w:pStyle w:val="CopticVersemulti-line"/>
            </w:pPr>
            <w:r>
              <w:t>ⲛ̀ⲧⲉ ϯⲑⲉⲟ̀ⲧⲟⲕⲟⲥ</w:t>
            </w:r>
          </w:p>
          <w:p w14:paraId="34D873FB" w14:textId="77777777" w:rsidR="000E62F4" w:rsidRDefault="000E62F4" w:rsidP="007827C1">
            <w:pPr>
              <w:pStyle w:val="CopticVersemulti-line"/>
            </w:pPr>
            <w:r>
              <w:t>ⲉⲑⲟⲩⲁⲃ Ⲙⲁⲓⲣⲁ</w:t>
            </w:r>
          </w:p>
          <w:p w14:paraId="6EE62DD6"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6E5F51AB" w14:textId="77777777" w:rsidTr="00A534EB">
        <w:trPr>
          <w:cantSplit/>
          <w:jc w:val="center"/>
        </w:trPr>
        <w:tc>
          <w:tcPr>
            <w:tcW w:w="288" w:type="dxa"/>
          </w:tcPr>
          <w:p w14:paraId="3D76555A" w14:textId="77777777" w:rsidR="000E62F4" w:rsidRDefault="000E62F4" w:rsidP="00A534EB">
            <w:pPr>
              <w:pStyle w:val="CopticCross"/>
            </w:pPr>
          </w:p>
        </w:tc>
        <w:tc>
          <w:tcPr>
            <w:tcW w:w="3960" w:type="dxa"/>
          </w:tcPr>
          <w:p w14:paraId="7FB535A8" w14:textId="77777777" w:rsidR="000E62F4" w:rsidRDefault="000E62F4" w:rsidP="00A534EB">
            <w:pPr>
              <w:pStyle w:val="EngHang"/>
            </w:pPr>
            <w:r>
              <w:t>Through the intercessions</w:t>
            </w:r>
          </w:p>
          <w:p w14:paraId="65D877AC" w14:textId="77777777" w:rsidR="000E62F4" w:rsidRDefault="000E62F4" w:rsidP="00A534EB">
            <w:pPr>
              <w:pStyle w:val="EngHang"/>
            </w:pPr>
            <w:r>
              <w:t>Of the holy archangel,</w:t>
            </w:r>
          </w:p>
          <w:p w14:paraId="3C73F540" w14:textId="77777777" w:rsidR="000E62F4" w:rsidRPr="00F546C6" w:rsidRDefault="000E62F4" w:rsidP="00F546C6">
            <w:pPr>
              <w:pStyle w:val="EngHang"/>
            </w:pPr>
            <w:r>
              <w:t>Gabriel the Angel-Evangel,</w:t>
            </w:r>
          </w:p>
          <w:p w14:paraId="47946414" w14:textId="77777777" w:rsidR="000E62F4" w:rsidRDefault="000E62F4" w:rsidP="00F546C6">
            <w:pPr>
              <w:pStyle w:val="EngHangEnd"/>
            </w:pPr>
            <w:r>
              <w:t xml:space="preserve">O Lord, grant us the forgivness of our sins. </w:t>
            </w:r>
          </w:p>
        </w:tc>
        <w:tc>
          <w:tcPr>
            <w:tcW w:w="288" w:type="dxa"/>
          </w:tcPr>
          <w:p w14:paraId="22D02637" w14:textId="77777777" w:rsidR="000E62F4" w:rsidRDefault="000E62F4" w:rsidP="00A534EB"/>
        </w:tc>
        <w:tc>
          <w:tcPr>
            <w:tcW w:w="288" w:type="dxa"/>
          </w:tcPr>
          <w:p w14:paraId="2656C261" w14:textId="77777777" w:rsidR="000E62F4" w:rsidRDefault="000E62F4" w:rsidP="00A534EB">
            <w:pPr>
              <w:pStyle w:val="CopticCross"/>
            </w:pPr>
          </w:p>
        </w:tc>
        <w:tc>
          <w:tcPr>
            <w:tcW w:w="3960" w:type="dxa"/>
          </w:tcPr>
          <w:p w14:paraId="696BD821" w14:textId="77777777" w:rsidR="000E62F4" w:rsidRDefault="000E62F4" w:rsidP="00A534EB">
            <w:pPr>
              <w:pStyle w:val="CopticVersemulti-line"/>
            </w:pPr>
            <w:r>
              <w:t>Ϩⲓⲧⲉⲛ ⲛⲓⲡ̀ⲣⲉⲥⲃⲓⲁ</w:t>
            </w:r>
          </w:p>
          <w:p w14:paraId="694F6279" w14:textId="77777777" w:rsidR="000E62F4" w:rsidRDefault="000E62F4" w:rsidP="00A534EB">
            <w:pPr>
              <w:pStyle w:val="CopticVersemulti-line"/>
            </w:pPr>
            <w:r>
              <w:t>ⲛ̀ⲧⲉ ⲡⲓⲁ̀ⲣⲭⲓⲁⲅⲅⲉⲗⲟⲥ ⲉⲑⲟⲩⲁⲃ</w:t>
            </w:r>
          </w:p>
          <w:p w14:paraId="258198CC" w14:textId="77777777" w:rsidR="000E62F4" w:rsidRDefault="000E62F4" w:rsidP="00A534EB">
            <w:pPr>
              <w:pStyle w:val="CopticVersemulti-line"/>
            </w:pPr>
            <w:r>
              <w:t>Ⲅⲁⲃⲣⲓⲏⲗ ⲡⲓϥⲁⲓϣⲉⲛⲛⲟⲩϥⲓ:</w:t>
            </w:r>
          </w:p>
          <w:p w14:paraId="77CF7F9B"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3AB69546" w14:textId="77777777" w:rsidTr="00A534EB">
        <w:trPr>
          <w:cantSplit/>
          <w:jc w:val="center"/>
        </w:trPr>
        <w:tc>
          <w:tcPr>
            <w:tcW w:w="288" w:type="dxa"/>
          </w:tcPr>
          <w:p w14:paraId="59CD10C5" w14:textId="77777777" w:rsidR="000E62F4" w:rsidRDefault="000E62F4" w:rsidP="00A534EB">
            <w:pPr>
              <w:pStyle w:val="CopticCross"/>
            </w:pPr>
          </w:p>
        </w:tc>
        <w:tc>
          <w:tcPr>
            <w:tcW w:w="3960" w:type="dxa"/>
          </w:tcPr>
          <w:p w14:paraId="2B0934F4" w14:textId="77777777" w:rsidR="000E62F4" w:rsidRDefault="000E62F4" w:rsidP="00A534EB">
            <w:pPr>
              <w:pStyle w:val="EngHang"/>
            </w:pPr>
            <w:r>
              <w:t>Through the intercessions</w:t>
            </w:r>
          </w:p>
          <w:p w14:paraId="1B4130E3" w14:textId="77777777" w:rsidR="000E62F4" w:rsidRDefault="000E62F4" w:rsidP="00A534EB">
            <w:pPr>
              <w:pStyle w:val="EngHang"/>
            </w:pPr>
            <w:r>
              <w:t>Of the Seven Archangels,</w:t>
            </w:r>
          </w:p>
          <w:p w14:paraId="2EFD2971" w14:textId="77777777" w:rsidR="000E62F4" w:rsidRDefault="000E62F4" w:rsidP="00A534EB">
            <w:pPr>
              <w:pStyle w:val="EngHang"/>
            </w:pPr>
            <w:r>
              <w:t>And the havenly orders,</w:t>
            </w:r>
          </w:p>
          <w:p w14:paraId="412B97A3" w14:textId="77777777" w:rsidR="000E62F4" w:rsidRDefault="000E62F4" w:rsidP="00F546C6">
            <w:pPr>
              <w:pStyle w:val="EngHangEnd"/>
            </w:pPr>
            <w:r>
              <w:t>O Lord, grant us the forgivness of our sins.</w:t>
            </w:r>
          </w:p>
        </w:tc>
        <w:tc>
          <w:tcPr>
            <w:tcW w:w="288" w:type="dxa"/>
          </w:tcPr>
          <w:p w14:paraId="40651BE9" w14:textId="77777777" w:rsidR="000E62F4" w:rsidRDefault="000E62F4" w:rsidP="00A534EB"/>
        </w:tc>
        <w:tc>
          <w:tcPr>
            <w:tcW w:w="288" w:type="dxa"/>
          </w:tcPr>
          <w:p w14:paraId="01EC8F5E" w14:textId="77777777" w:rsidR="000E62F4" w:rsidRDefault="000E62F4" w:rsidP="00A534EB">
            <w:pPr>
              <w:pStyle w:val="CopticCross"/>
            </w:pPr>
          </w:p>
        </w:tc>
        <w:tc>
          <w:tcPr>
            <w:tcW w:w="3960" w:type="dxa"/>
          </w:tcPr>
          <w:p w14:paraId="6B44B4D4" w14:textId="77777777" w:rsidR="000E62F4" w:rsidRDefault="000E62F4" w:rsidP="00A534EB">
            <w:pPr>
              <w:pStyle w:val="CopticVersemulti-line"/>
            </w:pPr>
            <w:r>
              <w:t>Ϩⲓⲧⲉⲛ ⲛⲓⲡ̀ⲣⲉⲥⲃⲓⲁ</w:t>
            </w:r>
          </w:p>
          <w:p w14:paraId="45DA2540" w14:textId="77777777" w:rsidR="000E62F4" w:rsidRDefault="000E62F4" w:rsidP="00A534EB">
            <w:pPr>
              <w:pStyle w:val="CopticVersemulti-line"/>
            </w:pPr>
            <w:r>
              <w:t>ⲛ̀ⲧⲉ ⲡⲓϣⲁϣϥ ⲛ̀ⲁⲣⲭⲓⲁⲅⲅⲉⲗⲟⲥ</w:t>
            </w:r>
          </w:p>
          <w:p w14:paraId="5CD3D8F2" w14:textId="77777777" w:rsidR="000E62F4" w:rsidRDefault="000E62F4" w:rsidP="00A534EB">
            <w:pPr>
              <w:pStyle w:val="CopticVersemulti-line"/>
            </w:pPr>
            <w:r>
              <w:t>ⲛⲉⲙ ⲛⲓⲧⲁⲅⲙⲁ ⲛ̀ⲉ̀ⲡⲟⲩⲣⲁⲛⲓⲟⲛ:</w:t>
            </w:r>
          </w:p>
          <w:p w14:paraId="4636ADCE"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53C37E0E" w14:textId="77777777" w:rsidTr="00A534EB">
        <w:trPr>
          <w:cantSplit/>
          <w:jc w:val="center"/>
        </w:trPr>
        <w:tc>
          <w:tcPr>
            <w:tcW w:w="288" w:type="dxa"/>
          </w:tcPr>
          <w:p w14:paraId="09896551" w14:textId="77777777" w:rsidR="000E62F4" w:rsidRDefault="000E62F4" w:rsidP="00A534EB">
            <w:pPr>
              <w:pStyle w:val="CopticCross"/>
            </w:pPr>
          </w:p>
        </w:tc>
        <w:tc>
          <w:tcPr>
            <w:tcW w:w="3960" w:type="dxa"/>
          </w:tcPr>
          <w:p w14:paraId="77008174" w14:textId="77777777" w:rsidR="000E62F4" w:rsidRDefault="000E62F4" w:rsidP="00A534EB">
            <w:pPr>
              <w:pStyle w:val="EngHang"/>
            </w:pPr>
            <w:r>
              <w:t>Through the intercessions</w:t>
            </w:r>
          </w:p>
          <w:p w14:paraId="697345B6" w14:textId="77777777" w:rsidR="000E62F4" w:rsidRDefault="000E62F4" w:rsidP="00A534EB">
            <w:pPr>
              <w:pStyle w:val="EngHang"/>
            </w:pPr>
            <w:r>
              <w:t>Of the cousin of Emmanuel,</w:t>
            </w:r>
          </w:p>
          <w:p w14:paraId="064639A7" w14:textId="77777777" w:rsidR="000E62F4" w:rsidRDefault="000E62F4" w:rsidP="00A534EB">
            <w:pPr>
              <w:pStyle w:val="EngHang"/>
            </w:pPr>
            <w:r>
              <w:t>John the son of Zacharias,</w:t>
            </w:r>
          </w:p>
          <w:p w14:paraId="4F1E69AC" w14:textId="77777777" w:rsidR="000E62F4" w:rsidRDefault="000E62F4" w:rsidP="00F546C6">
            <w:pPr>
              <w:pStyle w:val="EngHangEnd"/>
            </w:pPr>
            <w:r>
              <w:t>O Lord, grant us the forgiveness of our sins.</w:t>
            </w:r>
          </w:p>
        </w:tc>
        <w:tc>
          <w:tcPr>
            <w:tcW w:w="288" w:type="dxa"/>
          </w:tcPr>
          <w:p w14:paraId="5CC8D98D" w14:textId="77777777" w:rsidR="000E62F4" w:rsidRDefault="000E62F4" w:rsidP="00A534EB"/>
        </w:tc>
        <w:tc>
          <w:tcPr>
            <w:tcW w:w="288" w:type="dxa"/>
          </w:tcPr>
          <w:p w14:paraId="204EEFE9" w14:textId="77777777" w:rsidR="000E62F4" w:rsidRDefault="000E62F4" w:rsidP="00A534EB">
            <w:pPr>
              <w:pStyle w:val="CopticCross"/>
            </w:pPr>
          </w:p>
        </w:tc>
        <w:tc>
          <w:tcPr>
            <w:tcW w:w="3960" w:type="dxa"/>
          </w:tcPr>
          <w:p w14:paraId="0F567086" w14:textId="77777777" w:rsidR="000E62F4" w:rsidRDefault="000E62F4" w:rsidP="00F546C6">
            <w:pPr>
              <w:pStyle w:val="CopticVersemulti-line"/>
            </w:pPr>
            <w:r>
              <w:t>Ϩⲓⲧⲉⲛ ⲛⲓⲡ̀ⲣⲉⲥⲃⲓⲁ</w:t>
            </w:r>
          </w:p>
          <w:p w14:paraId="022784F9" w14:textId="77777777" w:rsidR="000E62F4" w:rsidRDefault="000E62F4" w:rsidP="00F546C6">
            <w:pPr>
              <w:pStyle w:val="CopticVersemulti-line"/>
            </w:pPr>
            <w:r>
              <w:t>ⲛ̀Ⲉⲙⲙⲁⲛⲟⲩⲏⲗ Ⲓⲱⲁⲛⲛⲏⲥ</w:t>
            </w:r>
          </w:p>
          <w:p w14:paraId="4124F217" w14:textId="77777777" w:rsidR="000E62F4" w:rsidRDefault="000E62F4" w:rsidP="00F546C6">
            <w:pPr>
              <w:pStyle w:val="CopticVersemulti-line"/>
            </w:pPr>
            <w:r>
              <w:t>ⲡ̀ϣⲏⲣⲓ ⲛ̀Ⲍⲁⲭⲁⲣⲓⲁⲥ:</w:t>
            </w:r>
          </w:p>
          <w:p w14:paraId="41682796"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4B45E608" w14:textId="77777777" w:rsidTr="00A534EB">
        <w:trPr>
          <w:cantSplit/>
          <w:jc w:val="center"/>
        </w:trPr>
        <w:tc>
          <w:tcPr>
            <w:tcW w:w="288" w:type="dxa"/>
          </w:tcPr>
          <w:p w14:paraId="0DC7D3C1" w14:textId="77777777" w:rsidR="000E62F4" w:rsidRDefault="000E62F4" w:rsidP="00A534EB">
            <w:pPr>
              <w:pStyle w:val="CopticCross"/>
            </w:pPr>
          </w:p>
        </w:tc>
        <w:tc>
          <w:tcPr>
            <w:tcW w:w="3960" w:type="dxa"/>
          </w:tcPr>
          <w:p w14:paraId="46133F79" w14:textId="77777777" w:rsidR="000E62F4" w:rsidRDefault="000E62F4" w:rsidP="00A534EB">
            <w:pPr>
              <w:pStyle w:val="EngHang"/>
            </w:pPr>
            <w:r>
              <w:t>Through the prayers</w:t>
            </w:r>
          </w:p>
          <w:p w14:paraId="6B76CCD0" w14:textId="77777777" w:rsidR="000E62F4" w:rsidRDefault="000E62F4" w:rsidP="00A534EB">
            <w:pPr>
              <w:pStyle w:val="EngHang"/>
            </w:pPr>
            <w:r>
              <w:t>Of Zacharias the priest,</w:t>
            </w:r>
          </w:p>
          <w:p w14:paraId="479C28D2" w14:textId="77777777" w:rsidR="000E62F4" w:rsidRDefault="000E62F4" w:rsidP="00A534EB">
            <w:pPr>
              <w:pStyle w:val="EngHang"/>
            </w:pPr>
            <w:r>
              <w:t>And his wife Elisabeth,</w:t>
            </w:r>
          </w:p>
          <w:p w14:paraId="4CD6D170" w14:textId="77777777" w:rsidR="000E62F4" w:rsidRDefault="000E62F4" w:rsidP="00F546C6">
            <w:pPr>
              <w:pStyle w:val="EngHangEnd"/>
            </w:pPr>
            <w:r>
              <w:t>O Lord, grant us the forgivenss of ours sins.</w:t>
            </w:r>
          </w:p>
        </w:tc>
        <w:tc>
          <w:tcPr>
            <w:tcW w:w="288" w:type="dxa"/>
          </w:tcPr>
          <w:p w14:paraId="682D84A9" w14:textId="77777777" w:rsidR="000E62F4" w:rsidRDefault="000E62F4" w:rsidP="00A534EB"/>
        </w:tc>
        <w:tc>
          <w:tcPr>
            <w:tcW w:w="288" w:type="dxa"/>
          </w:tcPr>
          <w:p w14:paraId="35473278" w14:textId="77777777" w:rsidR="000E62F4" w:rsidRDefault="000E62F4" w:rsidP="00A534EB">
            <w:pPr>
              <w:pStyle w:val="CopticCross"/>
            </w:pPr>
          </w:p>
        </w:tc>
        <w:tc>
          <w:tcPr>
            <w:tcW w:w="3960" w:type="dxa"/>
          </w:tcPr>
          <w:p w14:paraId="0767EEBA" w14:textId="77777777" w:rsidR="000E62F4" w:rsidRDefault="000E62F4" w:rsidP="00A534EB">
            <w:pPr>
              <w:pStyle w:val="CopticVersemulti-line"/>
            </w:pPr>
            <w:r>
              <w:t>Ϩⲓⲧⲉⲛ ⲛⲓⲉⲩⲭⲏ ⲛ̀ⲧⲉ</w:t>
            </w:r>
          </w:p>
          <w:p w14:paraId="393E13D6" w14:textId="77777777" w:rsidR="000E62F4" w:rsidRDefault="000E62F4" w:rsidP="00A534EB">
            <w:pPr>
              <w:pStyle w:val="CopticVersemulti-line"/>
            </w:pPr>
            <w:r>
              <w:t>ⲡⲓⲟⲩⲏⲃ Ⲍⲁⲭⲁⲣⲓⲁⲥ</w:t>
            </w:r>
          </w:p>
          <w:p w14:paraId="1D8BD069" w14:textId="77777777" w:rsidR="000E62F4" w:rsidRDefault="000E62F4" w:rsidP="00A534EB">
            <w:pPr>
              <w:pStyle w:val="CopticVersemulti-line"/>
            </w:pPr>
            <w:r>
              <w:t>ⲛⲉⲙ ⲧⲉϥⲥ̀ϩⲓⲙⲓ Ⲉⲗⲓⲥⲁⲃⲉⲧ:</w:t>
            </w:r>
          </w:p>
          <w:p w14:paraId="17C7138E"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78FA9C95" w14:textId="77777777" w:rsidTr="00A534EB">
        <w:trPr>
          <w:cantSplit/>
          <w:jc w:val="center"/>
        </w:trPr>
        <w:tc>
          <w:tcPr>
            <w:tcW w:w="288" w:type="dxa"/>
          </w:tcPr>
          <w:p w14:paraId="5396AAA1" w14:textId="77777777" w:rsidR="000E62F4" w:rsidRDefault="000E62F4" w:rsidP="00A534EB">
            <w:pPr>
              <w:pStyle w:val="CopticCross"/>
            </w:pPr>
          </w:p>
        </w:tc>
        <w:tc>
          <w:tcPr>
            <w:tcW w:w="3960" w:type="dxa"/>
          </w:tcPr>
          <w:p w14:paraId="561CC7A4" w14:textId="77777777" w:rsidR="000E62F4" w:rsidRDefault="000E62F4" w:rsidP="00A534EB">
            <w:pPr>
              <w:pStyle w:val="EngHang"/>
            </w:pPr>
            <w:r>
              <w:t>Through the prayers</w:t>
            </w:r>
          </w:p>
          <w:p w14:paraId="2923C0A9" w14:textId="77777777" w:rsidR="000E62F4" w:rsidRDefault="000E62F4" w:rsidP="00A534EB">
            <w:pPr>
              <w:pStyle w:val="EngHang"/>
            </w:pPr>
            <w:r>
              <w:t>Of the blessed elders,</w:t>
            </w:r>
          </w:p>
          <w:p w14:paraId="5BA2E451" w14:textId="77777777" w:rsidR="000E62F4" w:rsidRDefault="000E62F4" w:rsidP="00A534EB">
            <w:pPr>
              <w:pStyle w:val="EngHang"/>
            </w:pPr>
            <w:r>
              <w:t>Joachim and Anna,</w:t>
            </w:r>
          </w:p>
          <w:p w14:paraId="131DD7DD" w14:textId="77777777" w:rsidR="000E62F4" w:rsidRDefault="000E62F4" w:rsidP="00F546C6">
            <w:pPr>
              <w:pStyle w:val="EngHangEnd"/>
            </w:pPr>
            <w:r>
              <w:t>O Lord, grant us the forgiveness of ours sins.</w:t>
            </w:r>
          </w:p>
        </w:tc>
        <w:tc>
          <w:tcPr>
            <w:tcW w:w="288" w:type="dxa"/>
          </w:tcPr>
          <w:p w14:paraId="7AEEE3FE" w14:textId="77777777" w:rsidR="000E62F4" w:rsidRDefault="000E62F4" w:rsidP="00A534EB"/>
        </w:tc>
        <w:tc>
          <w:tcPr>
            <w:tcW w:w="288" w:type="dxa"/>
          </w:tcPr>
          <w:p w14:paraId="39AD75A5" w14:textId="77777777" w:rsidR="000E62F4" w:rsidRDefault="000E62F4" w:rsidP="00A534EB">
            <w:pPr>
              <w:pStyle w:val="CopticCross"/>
            </w:pPr>
          </w:p>
        </w:tc>
        <w:tc>
          <w:tcPr>
            <w:tcW w:w="3960" w:type="dxa"/>
          </w:tcPr>
          <w:p w14:paraId="4E8703D9" w14:textId="77777777" w:rsidR="000E62F4" w:rsidRDefault="000E62F4" w:rsidP="00E54614">
            <w:pPr>
              <w:pStyle w:val="CopticVersemulti-line"/>
            </w:pPr>
            <w:r>
              <w:t>Ϩⲓⲧⲉⲛ ⲛⲓⲉⲩⲭⲏ ⲛ̀ⲧⲉ</w:t>
            </w:r>
          </w:p>
          <w:p w14:paraId="2CAB6B8F" w14:textId="77777777" w:rsidR="000E62F4" w:rsidRDefault="000E62F4" w:rsidP="00E54614">
            <w:pPr>
              <w:pStyle w:val="CopticVersemulti-line"/>
            </w:pPr>
            <w:r>
              <w:t>ⲛⲓϧⲉⲗⲗⲟⲓ ⲧ̀ⲥ̀ⲙⲁⲣⲱⲟⲩⲧ</w:t>
            </w:r>
          </w:p>
          <w:p w14:paraId="474A0A9D" w14:textId="77777777" w:rsidR="000E62F4" w:rsidRDefault="000E62F4" w:rsidP="00E54614">
            <w:pPr>
              <w:pStyle w:val="CopticVersemulti-line"/>
            </w:pPr>
            <w:r>
              <w:t>Ⲓⲱⲁⲕⲓⲙ ⲛⲉⲙ Ⲁⲛⲛⲁ:</w:t>
            </w:r>
          </w:p>
          <w:p w14:paraId="7E8615AD"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47552A15" w14:textId="77777777" w:rsidTr="00A534EB">
        <w:trPr>
          <w:cantSplit/>
          <w:jc w:val="center"/>
        </w:trPr>
        <w:tc>
          <w:tcPr>
            <w:tcW w:w="288" w:type="dxa"/>
          </w:tcPr>
          <w:p w14:paraId="41560161" w14:textId="77777777" w:rsidR="000E62F4" w:rsidRDefault="000E62F4" w:rsidP="00A534EB">
            <w:pPr>
              <w:pStyle w:val="CopticCross"/>
            </w:pPr>
          </w:p>
        </w:tc>
        <w:tc>
          <w:tcPr>
            <w:tcW w:w="3960" w:type="dxa"/>
          </w:tcPr>
          <w:p w14:paraId="1B7FCCD1" w14:textId="77777777" w:rsidR="000E62F4" w:rsidRDefault="000E62F4" w:rsidP="00A534EB">
            <w:pPr>
              <w:pStyle w:val="EngHang"/>
            </w:pPr>
            <w:r>
              <w:t>Through the prayers</w:t>
            </w:r>
          </w:p>
          <w:p w14:paraId="10E13AF5" w14:textId="77777777" w:rsidR="000E62F4" w:rsidRDefault="000E62F4" w:rsidP="00A534EB">
            <w:pPr>
              <w:pStyle w:val="EngHang"/>
            </w:pPr>
            <w:r>
              <w:t>Of my lords and fathers,</w:t>
            </w:r>
          </w:p>
          <w:p w14:paraId="2B9F71FE" w14:textId="77777777" w:rsidR="000E62F4" w:rsidRDefault="000E62F4" w:rsidP="00A534EB">
            <w:pPr>
              <w:pStyle w:val="EngHang"/>
            </w:pPr>
            <w:r>
              <w:t>The Apostles, and the rest of the Disciples,</w:t>
            </w:r>
          </w:p>
          <w:p w14:paraId="1EE4DE77" w14:textId="77777777" w:rsidR="000E62F4" w:rsidRDefault="000E62F4" w:rsidP="00F546C6">
            <w:pPr>
              <w:pStyle w:val="EngHangEnd"/>
            </w:pPr>
            <w:r>
              <w:t>O Lord, grant us the forgiviness of ours sins.</w:t>
            </w:r>
          </w:p>
        </w:tc>
        <w:tc>
          <w:tcPr>
            <w:tcW w:w="288" w:type="dxa"/>
          </w:tcPr>
          <w:p w14:paraId="4D372FC1" w14:textId="77777777" w:rsidR="000E62F4" w:rsidRDefault="000E62F4" w:rsidP="00A534EB"/>
        </w:tc>
        <w:tc>
          <w:tcPr>
            <w:tcW w:w="288" w:type="dxa"/>
          </w:tcPr>
          <w:p w14:paraId="592FE59D" w14:textId="77777777" w:rsidR="000E62F4" w:rsidRDefault="000E62F4" w:rsidP="00A534EB">
            <w:pPr>
              <w:pStyle w:val="CopticCross"/>
            </w:pPr>
          </w:p>
        </w:tc>
        <w:tc>
          <w:tcPr>
            <w:tcW w:w="3960" w:type="dxa"/>
          </w:tcPr>
          <w:p w14:paraId="1D88A475" w14:textId="77777777" w:rsidR="000E62F4" w:rsidRDefault="000E62F4" w:rsidP="00A534EB">
            <w:pPr>
              <w:pStyle w:val="CopticVersemulti-line"/>
            </w:pPr>
            <w:r>
              <w:t>Ϩⲓⲧⲉⲛ ⲛⲓⲉⲩⲭⲏ</w:t>
            </w:r>
          </w:p>
          <w:p w14:paraId="1E19EFFA" w14:textId="77777777" w:rsidR="000E62F4" w:rsidRDefault="000E62F4" w:rsidP="007827C1">
            <w:pPr>
              <w:pStyle w:val="CopticVersemulti-line"/>
            </w:pPr>
            <w:r>
              <w:t>ⲛ̀ⲧⲉ ⲛⲁϭⲟⲓⲥ ⲛ̀ⲓⲟϯ ⲛ̀ⲁ̀ⲡⲟⲥⲧⲟⲗⲟⲥ</w:t>
            </w:r>
          </w:p>
          <w:p w14:paraId="64180AA2" w14:textId="77777777" w:rsidR="000E62F4" w:rsidRDefault="000E62F4" w:rsidP="007827C1">
            <w:pPr>
              <w:pStyle w:val="CopticVersemulti-line"/>
            </w:pPr>
            <w:r>
              <w:t>ⲛⲉⲙ ⲡ̀ⲥⲉⲡⲓ ⲛ̀ⲧⲉ ⲛⲓⲙⲁⲑⲏⲧⲏⲥ:</w:t>
            </w:r>
          </w:p>
          <w:p w14:paraId="095CC744" w14:textId="77777777" w:rsidR="000E62F4" w:rsidRPr="00C35319" w:rsidRDefault="000E62F4" w:rsidP="007827C1">
            <w:pPr>
              <w:pStyle w:val="CopticHangingVerse"/>
            </w:pPr>
            <w:r>
              <w:t>Ⲡϭⲟⲓⲥ ⲁ̀ⲣⲓϩ̀ⲙⲟⲧ ⲛⲁⲛ ⲙ̀ⲡⲓⲭⲱ ⲉ̀ⲃⲟⲗ ⲛ̀ⲧⲉ ⲛⲉⲛⲛⲟⲃⲓ.</w:t>
            </w:r>
          </w:p>
        </w:tc>
      </w:tr>
    </w:tbl>
    <w:p w14:paraId="293C522E" w14:textId="77777777" w:rsidR="000E62F4" w:rsidRDefault="000E62F4"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0A296D6E" w14:textId="77777777" w:rsidR="000E62F4" w:rsidRDefault="000E62F4" w:rsidP="00F658AF">
      <w:pPr>
        <w:pStyle w:val="Rubric"/>
      </w:pPr>
      <w:r>
        <w:t xml:space="preserve">On the first, second, and third Sundays </w:t>
      </w:r>
      <w:r>
        <w:rPr>
          <w:lang w:val="en-US"/>
        </w:rPr>
        <w:t>(and the weeks following them, and prior to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0E26E12" w14:textId="77777777" w:rsidTr="009170BF">
        <w:trPr>
          <w:cantSplit/>
          <w:jc w:val="center"/>
        </w:trPr>
        <w:tc>
          <w:tcPr>
            <w:tcW w:w="288" w:type="dxa"/>
          </w:tcPr>
          <w:p w14:paraId="7257C9B5" w14:textId="77777777" w:rsidR="000E62F4" w:rsidRDefault="000E62F4" w:rsidP="009170BF">
            <w:pPr>
              <w:pStyle w:val="CopticCross"/>
            </w:pPr>
          </w:p>
        </w:tc>
        <w:tc>
          <w:tcPr>
            <w:tcW w:w="3960" w:type="dxa"/>
          </w:tcPr>
          <w:p w14:paraId="2CE2202A" w14:textId="77777777" w:rsidR="000E62F4" w:rsidRDefault="000E62F4" w:rsidP="00F658AF">
            <w:pPr>
              <w:pStyle w:val="EngHang"/>
            </w:pPr>
            <w:r>
              <w:rPr>
                <w:rFonts w:hint="eastAsia"/>
              </w:rPr>
              <w:t>Hail to you, O Mary,</w:t>
            </w:r>
          </w:p>
          <w:p w14:paraId="79F8A506" w14:textId="77777777" w:rsidR="000E62F4" w:rsidRDefault="000E62F4" w:rsidP="00F658AF">
            <w:pPr>
              <w:pStyle w:val="EngHang"/>
            </w:pPr>
            <w:r>
              <w:t>T</w:t>
            </w:r>
            <w:r>
              <w:rPr>
                <w:rFonts w:hint="eastAsia"/>
              </w:rPr>
              <w:t>he fair dove,</w:t>
            </w:r>
          </w:p>
          <w:p w14:paraId="52DFD91B" w14:textId="77777777" w:rsidR="000E62F4" w:rsidRDefault="000E62F4" w:rsidP="00F658AF">
            <w:pPr>
              <w:pStyle w:val="EngHang"/>
            </w:pPr>
            <w:r>
              <w:t>W</w:t>
            </w:r>
            <w:r>
              <w:rPr>
                <w:rFonts w:hint="eastAsia"/>
              </w:rPr>
              <w:t>ho brought forth</w:t>
            </w:r>
            <w:r>
              <w:t xml:space="preserve"> </w:t>
            </w:r>
            <w:r>
              <w:rPr>
                <w:rFonts w:hint="eastAsia"/>
              </w:rPr>
              <w:t>to us</w:t>
            </w:r>
          </w:p>
          <w:p w14:paraId="7098B972" w14:textId="77777777" w:rsidR="000E62F4" w:rsidRDefault="000E62F4" w:rsidP="00F658AF">
            <w:pPr>
              <w:pStyle w:val="EngHangEnd"/>
            </w:pPr>
            <w:r>
              <w:rPr>
                <w:rFonts w:hint="eastAsia"/>
              </w:rPr>
              <w:t>God the Logos.</w:t>
            </w:r>
          </w:p>
        </w:tc>
        <w:tc>
          <w:tcPr>
            <w:tcW w:w="288" w:type="dxa"/>
          </w:tcPr>
          <w:p w14:paraId="2E0F460C" w14:textId="77777777" w:rsidR="000E62F4" w:rsidRDefault="000E62F4" w:rsidP="009170BF"/>
        </w:tc>
        <w:tc>
          <w:tcPr>
            <w:tcW w:w="288" w:type="dxa"/>
          </w:tcPr>
          <w:p w14:paraId="1AFF091D" w14:textId="77777777" w:rsidR="000E62F4" w:rsidRDefault="000E62F4" w:rsidP="009170BF">
            <w:pPr>
              <w:pStyle w:val="CopticCross"/>
            </w:pPr>
          </w:p>
        </w:tc>
        <w:tc>
          <w:tcPr>
            <w:tcW w:w="3960" w:type="dxa"/>
          </w:tcPr>
          <w:p w14:paraId="450D4D57" w14:textId="77777777" w:rsidR="000E62F4" w:rsidRDefault="000E62F4" w:rsidP="00F658AF">
            <w:pPr>
              <w:pStyle w:val="CopticVersemulti-line"/>
            </w:pPr>
            <w:r>
              <w:t>Ⲭⲉⲣⲉ ⲛⲉ Ⲙⲁⲣⲓⲁ:</w:t>
            </w:r>
          </w:p>
          <w:p w14:paraId="2A5CD81A" w14:textId="77777777" w:rsidR="000E62F4" w:rsidRDefault="000E62F4" w:rsidP="00F658AF">
            <w:pPr>
              <w:pStyle w:val="CopticVersemulti-line"/>
            </w:pPr>
            <w:r>
              <w:t>Ϯϭⲣⲟⲙⲡⲓ ⲉⲑⲛⲉⲥⲟⲥ:</w:t>
            </w:r>
          </w:p>
          <w:p w14:paraId="46DB1A96" w14:textId="77777777" w:rsidR="000E62F4" w:rsidRDefault="000E62F4" w:rsidP="00F658AF">
            <w:pPr>
              <w:pStyle w:val="CopticVersemulti-line"/>
            </w:pPr>
            <w:r>
              <w:t>ⲑⲏⲉ̀ⲧⲁⲥⲙⲓⲥⲓ ⲛⲁⲛ:</w:t>
            </w:r>
          </w:p>
          <w:p w14:paraId="5E97CEB9" w14:textId="77777777" w:rsidR="000E62F4" w:rsidRPr="00C35319" w:rsidRDefault="000E62F4" w:rsidP="00F658AF">
            <w:pPr>
              <w:pStyle w:val="CopticVerse"/>
            </w:pPr>
            <w:r>
              <w:t>ⲙ̀Ⲫⲛⲟⲩϯ ⲡⲓⲗⲟⲅⲟⲥ.</w:t>
            </w:r>
          </w:p>
        </w:tc>
      </w:tr>
    </w:tbl>
    <w:p w14:paraId="09A55A5F" w14:textId="77777777" w:rsidR="000E62F4" w:rsidRDefault="000E62F4"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5BDFC83" w14:textId="77777777" w:rsidTr="009170BF">
        <w:trPr>
          <w:cantSplit/>
          <w:jc w:val="center"/>
        </w:trPr>
        <w:tc>
          <w:tcPr>
            <w:tcW w:w="288" w:type="dxa"/>
          </w:tcPr>
          <w:p w14:paraId="278899F9" w14:textId="77777777" w:rsidR="000E62F4" w:rsidRDefault="000E62F4" w:rsidP="009170BF">
            <w:pPr>
              <w:pStyle w:val="CopticCross"/>
            </w:pPr>
          </w:p>
        </w:tc>
        <w:tc>
          <w:tcPr>
            <w:tcW w:w="3960" w:type="dxa"/>
          </w:tcPr>
          <w:p w14:paraId="3E87B1EC" w14:textId="77777777" w:rsidR="000E62F4" w:rsidRDefault="000E62F4" w:rsidP="00F658AF">
            <w:pPr>
              <w:pStyle w:val="EngHang"/>
            </w:pPr>
            <w:r>
              <w:rPr>
                <w:rFonts w:hint="eastAsia"/>
              </w:rPr>
              <w:t>Hail to you, O Mary,</w:t>
            </w:r>
          </w:p>
          <w:p w14:paraId="76C17F5D" w14:textId="77777777" w:rsidR="000E62F4" w:rsidRDefault="000E62F4" w:rsidP="00F658AF">
            <w:pPr>
              <w:pStyle w:val="EngHang"/>
            </w:pPr>
            <w:r>
              <w:t>With a holy hail.</w:t>
            </w:r>
          </w:p>
          <w:p w14:paraId="78400606" w14:textId="77777777" w:rsidR="000E62F4" w:rsidRDefault="000E62F4" w:rsidP="00F658AF">
            <w:pPr>
              <w:pStyle w:val="EngHang"/>
            </w:pPr>
            <w:r>
              <w:t>Hail to you, O Mary,</w:t>
            </w:r>
          </w:p>
          <w:p w14:paraId="4B33FC1B" w14:textId="77777777" w:rsidR="000E62F4" w:rsidRDefault="000E62F4" w:rsidP="009170BF">
            <w:pPr>
              <w:pStyle w:val="EngHangEnd"/>
            </w:pPr>
            <w:r>
              <w:t>The mother of the Holy One.</w:t>
            </w:r>
          </w:p>
        </w:tc>
        <w:tc>
          <w:tcPr>
            <w:tcW w:w="288" w:type="dxa"/>
          </w:tcPr>
          <w:p w14:paraId="245B6F40" w14:textId="77777777" w:rsidR="000E62F4" w:rsidRDefault="000E62F4" w:rsidP="009170BF"/>
        </w:tc>
        <w:tc>
          <w:tcPr>
            <w:tcW w:w="288" w:type="dxa"/>
          </w:tcPr>
          <w:p w14:paraId="62C7C31D" w14:textId="77777777" w:rsidR="000E62F4" w:rsidRDefault="000E62F4" w:rsidP="009170BF">
            <w:pPr>
              <w:pStyle w:val="CopticCross"/>
            </w:pPr>
          </w:p>
        </w:tc>
        <w:tc>
          <w:tcPr>
            <w:tcW w:w="3960" w:type="dxa"/>
          </w:tcPr>
          <w:p w14:paraId="249519B6" w14:textId="77777777" w:rsidR="000E62F4" w:rsidRDefault="000E62F4" w:rsidP="009170BF">
            <w:pPr>
              <w:pStyle w:val="CopticVersemulti-line"/>
            </w:pPr>
            <w:r>
              <w:t>Ⲭⲉⲣⲉ ⲛⲉ Ⲙⲁⲣⲓⲁ:</w:t>
            </w:r>
          </w:p>
          <w:p w14:paraId="07081D5C" w14:textId="77777777" w:rsidR="000E62F4" w:rsidRDefault="000E62F4" w:rsidP="00F658AF">
            <w:pPr>
              <w:pStyle w:val="CopticVersemulti-line"/>
            </w:pPr>
            <w:r>
              <w:t>Ϧⲉⲛ ⲟⲩⲝⲉⲣⲉ ⲉϥⲟⲩⲁⲃ:</w:t>
            </w:r>
          </w:p>
          <w:p w14:paraId="5D5AF569" w14:textId="77777777" w:rsidR="000E62F4" w:rsidRDefault="000E62F4" w:rsidP="00F658AF">
            <w:pPr>
              <w:pStyle w:val="CopticVersemulti-line"/>
            </w:pPr>
            <w:r>
              <w:t>ⲭⲉⲣⲉ ⲛⲉ Ⲙⲁⲣⲓⲁ:</w:t>
            </w:r>
          </w:p>
          <w:p w14:paraId="0585B6AF" w14:textId="77777777" w:rsidR="000E62F4" w:rsidRPr="00C35319" w:rsidRDefault="000E62F4" w:rsidP="009170BF">
            <w:pPr>
              <w:pStyle w:val="CopticVerse"/>
            </w:pPr>
            <w:r>
              <w:t>ⲑ̀ⲙⲁⲩ ⲙ̀ⲫⲏⲉⲑⲟⲩⲁⲃ.</w:t>
            </w:r>
          </w:p>
        </w:tc>
      </w:tr>
    </w:tbl>
    <w:p w14:paraId="148D1C7D" w14:textId="77777777" w:rsidR="000E62F4" w:rsidRPr="00E9311A" w:rsidRDefault="000E62F4" w:rsidP="00E9311A">
      <w:pPr>
        <w:pStyle w:val="Rubric"/>
      </w:pPr>
      <w:r>
        <w:rPr>
          <w:lang w:val="en-US"/>
        </w:rPr>
        <w:t>On the first and third Sundays (and the weeks following them, and prior to the first Sunday),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465521" w14:textId="77777777" w:rsidTr="007827C1">
        <w:trPr>
          <w:cantSplit/>
          <w:jc w:val="center"/>
        </w:trPr>
        <w:tc>
          <w:tcPr>
            <w:tcW w:w="288" w:type="dxa"/>
          </w:tcPr>
          <w:p w14:paraId="048A944C" w14:textId="77777777" w:rsidR="000E62F4" w:rsidRDefault="000E62F4" w:rsidP="007827C1">
            <w:pPr>
              <w:pStyle w:val="CopticCross"/>
            </w:pPr>
          </w:p>
        </w:tc>
        <w:tc>
          <w:tcPr>
            <w:tcW w:w="3960" w:type="dxa"/>
          </w:tcPr>
          <w:p w14:paraId="5367D384" w14:textId="77777777" w:rsidR="000E62F4" w:rsidRDefault="000E62F4" w:rsidP="00E9311A">
            <w:pPr>
              <w:pStyle w:val="EngHang"/>
            </w:pPr>
            <w:r>
              <w:t>Hail to Gabriel,</w:t>
            </w:r>
          </w:p>
          <w:p w14:paraId="512A59BA" w14:textId="77777777" w:rsidR="000E62F4" w:rsidRDefault="000E62F4" w:rsidP="00E9311A">
            <w:pPr>
              <w:pStyle w:val="EngHang"/>
            </w:pPr>
            <w:r>
              <w:t>the great archangel.</w:t>
            </w:r>
          </w:p>
          <w:p w14:paraId="60C10830" w14:textId="77777777" w:rsidR="000E62F4" w:rsidRDefault="000E62F4" w:rsidP="00E9311A">
            <w:pPr>
              <w:pStyle w:val="EngHang"/>
            </w:pPr>
            <w:r>
              <w:t>Hail to him who brought</w:t>
            </w:r>
          </w:p>
          <w:p w14:paraId="68640E8C" w14:textId="77777777" w:rsidR="000E62F4" w:rsidRDefault="000E62F4" w:rsidP="007827C1">
            <w:pPr>
              <w:pStyle w:val="EngHangEnd"/>
            </w:pPr>
            <w:r>
              <w:t>good news to the Virign Mary.</w:t>
            </w:r>
          </w:p>
        </w:tc>
        <w:tc>
          <w:tcPr>
            <w:tcW w:w="288" w:type="dxa"/>
          </w:tcPr>
          <w:p w14:paraId="618F0D63" w14:textId="77777777" w:rsidR="000E62F4" w:rsidRDefault="000E62F4" w:rsidP="007827C1"/>
        </w:tc>
        <w:tc>
          <w:tcPr>
            <w:tcW w:w="288" w:type="dxa"/>
          </w:tcPr>
          <w:p w14:paraId="48018AD2" w14:textId="77777777" w:rsidR="000E62F4" w:rsidRDefault="000E62F4" w:rsidP="007827C1">
            <w:pPr>
              <w:pStyle w:val="CopticCross"/>
            </w:pPr>
          </w:p>
        </w:tc>
        <w:tc>
          <w:tcPr>
            <w:tcW w:w="3960" w:type="dxa"/>
          </w:tcPr>
          <w:p w14:paraId="7E377DCA" w14:textId="77777777" w:rsidR="000E62F4" w:rsidRDefault="000E62F4" w:rsidP="00E9311A">
            <w:pPr>
              <w:pStyle w:val="CopticVersemulti-line"/>
            </w:pPr>
            <w:r>
              <w:t>Ⲭⲉⲣⲉ ⲛⲉ Ⲅⲁⲃⲣⲓⲏⲗ:</w:t>
            </w:r>
          </w:p>
          <w:p w14:paraId="31E1B6FA" w14:textId="77777777" w:rsidR="000E62F4" w:rsidRDefault="000E62F4" w:rsidP="00E9311A">
            <w:pPr>
              <w:pStyle w:val="CopticVersemulti-line"/>
            </w:pPr>
            <w:r>
              <w:t>ⲡⲓⲛⲓϣϯ ⲛ̀ⲁⲣⲭⲓⲁⲅⲅⲉⲗⲟⲥ:</w:t>
            </w:r>
          </w:p>
          <w:p w14:paraId="3B3573C1" w14:textId="77777777" w:rsidR="000E62F4" w:rsidRDefault="000E62F4" w:rsidP="00E9311A">
            <w:pPr>
              <w:pStyle w:val="CopticVersemulti-line"/>
            </w:pPr>
            <w:r>
              <w:t>ⲭⲉⲣⲉ ⲫⲏⲉ̀ⲧⲁϥϩⲓϣⲉⲛⲛⲟⲩϥⲓ</w:t>
            </w:r>
          </w:p>
          <w:p w14:paraId="0CA69247" w14:textId="77777777" w:rsidR="000E62F4" w:rsidRPr="00C35319" w:rsidRDefault="000E62F4" w:rsidP="007827C1">
            <w:pPr>
              <w:pStyle w:val="CopticVerse"/>
            </w:pPr>
            <w:r>
              <w:t>ⲙ̀Ⲙⲁⲣⲓⲁ ϯⲡⲁⲣⲑⲉⲛⲟⲥ.</w:t>
            </w:r>
            <w:r w:rsidRPr="00C35319">
              <w:t xml:space="preserve"> </w:t>
            </w:r>
          </w:p>
        </w:tc>
      </w:tr>
    </w:tbl>
    <w:p w14:paraId="3E3CBAB1" w14:textId="77777777" w:rsidR="000E62F4" w:rsidRDefault="000E62F4" w:rsidP="00E9311A">
      <w:pPr>
        <w:pStyle w:val="Rubric"/>
        <w:keepNext/>
      </w:pPr>
      <w:r>
        <w:lastRenderedPageBreak/>
        <w:t>On the second and fourth Sundays (and the weeks following them),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FCD23A3" w14:textId="77777777" w:rsidTr="00E9311A">
        <w:trPr>
          <w:cantSplit/>
          <w:jc w:val="center"/>
        </w:trPr>
        <w:tc>
          <w:tcPr>
            <w:tcW w:w="288" w:type="dxa"/>
          </w:tcPr>
          <w:p w14:paraId="3AD2DAC3" w14:textId="77777777" w:rsidR="000E62F4" w:rsidRDefault="000E62F4" w:rsidP="00E9311A">
            <w:pPr>
              <w:pStyle w:val="CopticCross"/>
            </w:pPr>
          </w:p>
        </w:tc>
        <w:tc>
          <w:tcPr>
            <w:tcW w:w="3960" w:type="dxa"/>
          </w:tcPr>
          <w:p w14:paraId="461F4919" w14:textId="77777777" w:rsidR="000E62F4" w:rsidRDefault="000E62F4" w:rsidP="00E9311A">
            <w:pPr>
              <w:pStyle w:val="EngHang"/>
            </w:pPr>
            <w:r>
              <w:t>Hail to Gabriel the Angel-Evangel,</w:t>
            </w:r>
          </w:p>
          <w:p w14:paraId="39443141" w14:textId="77777777" w:rsidR="000E62F4" w:rsidRDefault="000E62F4" w:rsidP="00E9311A">
            <w:pPr>
              <w:pStyle w:val="EngHang"/>
            </w:pPr>
            <w:r>
              <w:t>The great among the archangels,</w:t>
            </w:r>
          </w:p>
          <w:p w14:paraId="0822570B" w14:textId="77777777" w:rsidR="000E62F4" w:rsidRDefault="000E62F4" w:rsidP="00E9311A">
            <w:pPr>
              <w:pStyle w:val="EngHang"/>
            </w:pPr>
            <w:r>
              <w:t>And the holy orders on high,</w:t>
            </w:r>
          </w:p>
          <w:p w14:paraId="2871FEF7" w14:textId="77777777" w:rsidR="000E62F4" w:rsidRDefault="000E62F4" w:rsidP="00E9311A">
            <w:pPr>
              <w:pStyle w:val="EngHangEnd"/>
            </w:pPr>
            <w:r>
              <w:t>Who carry flaming fiery swords.</w:t>
            </w:r>
          </w:p>
        </w:tc>
        <w:tc>
          <w:tcPr>
            <w:tcW w:w="288" w:type="dxa"/>
          </w:tcPr>
          <w:p w14:paraId="384F0586" w14:textId="77777777" w:rsidR="000E62F4" w:rsidRDefault="000E62F4" w:rsidP="00E9311A"/>
        </w:tc>
        <w:tc>
          <w:tcPr>
            <w:tcW w:w="288" w:type="dxa"/>
          </w:tcPr>
          <w:p w14:paraId="4A93BD92" w14:textId="77777777" w:rsidR="000E62F4" w:rsidRDefault="000E62F4" w:rsidP="00E9311A">
            <w:pPr>
              <w:pStyle w:val="CopticCross"/>
            </w:pPr>
          </w:p>
        </w:tc>
        <w:tc>
          <w:tcPr>
            <w:tcW w:w="3960" w:type="dxa"/>
          </w:tcPr>
          <w:p w14:paraId="20DC665A" w14:textId="77777777" w:rsidR="000E62F4" w:rsidRDefault="000E62F4" w:rsidP="00E9311A">
            <w:pPr>
              <w:pStyle w:val="CopticVersemulti-line"/>
            </w:pPr>
            <w:r>
              <w:t>Ⲭⲉⲣⲉ ⲛⲉ Ⲅⲁⲃⲣⲓⲏⲗ ⲡⲓϥⲁⲓϣⲉⲛⲛⲟⲩϥⲓ:</w:t>
            </w:r>
          </w:p>
          <w:p w14:paraId="424F5C24" w14:textId="77777777" w:rsidR="000E62F4" w:rsidRDefault="000E62F4" w:rsidP="00E9311A">
            <w:pPr>
              <w:pStyle w:val="CopticVersemulti-line"/>
            </w:pPr>
            <w:r>
              <w:t>ⲡⲓⲛⲓϣϯ ϧⲉⲛ ⲛⲓⲁⲅⲅⲉⲗⲟⲥ:</w:t>
            </w:r>
          </w:p>
          <w:p w14:paraId="798EBBEC" w14:textId="77777777" w:rsidR="000E62F4" w:rsidRDefault="000E62F4" w:rsidP="00E9311A">
            <w:pPr>
              <w:pStyle w:val="CopticVersemulti-line"/>
            </w:pPr>
            <w:r>
              <w:t>ⲛⲉⲙ ⲛⲓⲧⲁⲅⲙⲁ ⲉⲑⲟⲩⲁⲃ ⲉⲧϭⲟⲥⲓ:</w:t>
            </w:r>
          </w:p>
          <w:p w14:paraId="73CC4DAF" w14:textId="77777777" w:rsidR="000E62F4" w:rsidRPr="00C35319" w:rsidRDefault="000E62F4" w:rsidP="00E9311A">
            <w:pPr>
              <w:pStyle w:val="CopticVersemulti-line"/>
            </w:pPr>
            <w:r>
              <w:t>ⲉⲧϥⲁⲓϧⲁ ⲧ̀ⲥⲏϥⲓ ⲛ̀ϣⲁϩ ⲛ̀ⲭ̀ⲣⲱⲙ.</w:t>
            </w:r>
            <w:r w:rsidRPr="00C35319">
              <w:t xml:space="preserve"> </w:t>
            </w:r>
          </w:p>
        </w:tc>
      </w:tr>
    </w:tbl>
    <w:p w14:paraId="7BDD2829" w14:textId="77777777" w:rsidR="000E62F4" w:rsidRPr="00E9311A" w:rsidRDefault="000E62F4"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5C2EB0" w14:textId="77777777" w:rsidTr="00E9311A">
        <w:trPr>
          <w:cantSplit/>
          <w:jc w:val="center"/>
        </w:trPr>
        <w:tc>
          <w:tcPr>
            <w:tcW w:w="288" w:type="dxa"/>
          </w:tcPr>
          <w:p w14:paraId="6E5AA826" w14:textId="77777777" w:rsidR="000E62F4" w:rsidRDefault="000E62F4" w:rsidP="00E9311A">
            <w:pPr>
              <w:pStyle w:val="CopticCross"/>
            </w:pPr>
          </w:p>
        </w:tc>
        <w:tc>
          <w:tcPr>
            <w:tcW w:w="3960" w:type="dxa"/>
          </w:tcPr>
          <w:p w14:paraId="26F1B25E" w14:textId="77777777" w:rsidR="000E62F4" w:rsidRDefault="000E62F4" w:rsidP="00E9311A">
            <w:pPr>
              <w:pStyle w:val="EngHang"/>
            </w:pPr>
            <w:r w:rsidRPr="00325916">
              <w:t xml:space="preserve">Blessed </w:t>
            </w:r>
            <w:r>
              <w:t>are</w:t>
            </w:r>
            <w:r w:rsidRPr="00325916">
              <w:t xml:space="preserve"> </w:t>
            </w:r>
            <w:r>
              <w:t>You in truth,</w:t>
            </w:r>
          </w:p>
          <w:p w14:paraId="21547DAB" w14:textId="77777777" w:rsidR="000E62F4" w:rsidRDefault="000E62F4" w:rsidP="00E9311A">
            <w:pPr>
              <w:pStyle w:val="EngHang"/>
            </w:pPr>
            <w:r w:rsidRPr="00325916">
              <w:t xml:space="preserve">with </w:t>
            </w:r>
            <w:r>
              <w:t>Your Good Father,</w:t>
            </w:r>
          </w:p>
          <w:p w14:paraId="4165C178" w14:textId="77777777" w:rsidR="000E62F4" w:rsidRDefault="000E62F4" w:rsidP="00E9311A">
            <w:pPr>
              <w:pStyle w:val="EngHang"/>
            </w:pPr>
            <w:r>
              <w:t>and the Holy Spirit,</w:t>
            </w:r>
          </w:p>
          <w:p w14:paraId="77BBE2D8" w14:textId="77777777" w:rsidR="000E62F4" w:rsidRDefault="000E62F4"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7DFA78E4" w14:textId="77777777" w:rsidR="000E62F4" w:rsidRDefault="000E62F4" w:rsidP="00E9311A"/>
        </w:tc>
        <w:tc>
          <w:tcPr>
            <w:tcW w:w="288" w:type="dxa"/>
          </w:tcPr>
          <w:p w14:paraId="0CFCCFEC" w14:textId="77777777" w:rsidR="000E62F4" w:rsidRDefault="000E62F4" w:rsidP="00E9311A">
            <w:pPr>
              <w:pStyle w:val="CopticCross"/>
            </w:pPr>
          </w:p>
        </w:tc>
        <w:tc>
          <w:tcPr>
            <w:tcW w:w="3960" w:type="dxa"/>
          </w:tcPr>
          <w:p w14:paraId="59C14568" w14:textId="77777777" w:rsidR="000E62F4" w:rsidRDefault="000E62F4" w:rsidP="00E9311A">
            <w:pPr>
              <w:pStyle w:val="CopticVersemulti-line"/>
            </w:pPr>
            <w:r>
              <w:t>Ⲕ̀</w:t>
            </w:r>
            <w:r w:rsidRPr="00AA0119">
              <w:t>ⲥ̀ⲙⲁⲣⲱⲟⲩⲧ ⲁ̀ⲗⲏⲑⲱⲥ</w:t>
            </w:r>
            <w:r>
              <w:t>:</w:t>
            </w:r>
          </w:p>
          <w:p w14:paraId="66909B38" w14:textId="77777777" w:rsidR="000E62F4" w:rsidRDefault="000E62F4" w:rsidP="00E9311A">
            <w:pPr>
              <w:pStyle w:val="CopticVersemulti-line"/>
            </w:pPr>
            <w:r w:rsidRPr="00AA0119">
              <w:t>ⲛⲉⲙ Ⲡⲉⲕⲓⲱⲧ ⲛ̀ⲁ̀ⲅⲁⲑⲟⲥ</w:t>
            </w:r>
            <w:r>
              <w:t>:</w:t>
            </w:r>
          </w:p>
          <w:p w14:paraId="549F9786" w14:textId="77777777" w:rsidR="000E62F4" w:rsidRDefault="000E62F4" w:rsidP="00E9311A">
            <w:pPr>
              <w:pStyle w:val="CopticVersemulti-line"/>
            </w:pPr>
            <w:r w:rsidRPr="00AA0119">
              <w:t xml:space="preserve">ⲛⲉⲙ </w:t>
            </w:r>
            <w:r>
              <w:t>Ⲡⲓⲡ̀ⲛⲉⲩⲙ</w:t>
            </w:r>
            <w:r w:rsidRPr="00AA0119">
              <w:t xml:space="preserve">ⲁ </w:t>
            </w:r>
            <w:r>
              <w:t>ⲉⲑⲟⲩⲁⲃ:</w:t>
            </w:r>
          </w:p>
          <w:p w14:paraId="0984C3E7" w14:textId="77777777" w:rsidR="000E62F4" w:rsidRPr="00C35319" w:rsidRDefault="000E62F4" w:rsidP="00E9311A">
            <w:pPr>
              <w:pStyle w:val="CopticVersemulti-line"/>
            </w:pPr>
            <w:r w:rsidRPr="00AA0119">
              <w:t>ϫⲉ ⲁⲕⲓ̀ ⲁⲕⲥⲱϯ ⲙ̀ⲙⲟⲛ</w:t>
            </w:r>
            <w:r>
              <w:t>.</w:t>
            </w:r>
          </w:p>
        </w:tc>
      </w:tr>
    </w:tbl>
    <w:p w14:paraId="7C77F17F" w14:textId="77777777" w:rsidR="000E62F4" w:rsidRDefault="000E62F4"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207893FE" w14:textId="77777777" w:rsidR="000E62F4" w:rsidRPr="00190C05" w:rsidRDefault="000E62F4" w:rsidP="00190C05">
      <w:pPr>
        <w:pStyle w:val="Rubric"/>
      </w:pPr>
      <w:r>
        <w:t>For the first two weeks (until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AF69CC8" w14:textId="77777777" w:rsidTr="00190C05">
        <w:trPr>
          <w:cantSplit/>
          <w:jc w:val="center"/>
        </w:trPr>
        <w:tc>
          <w:tcPr>
            <w:tcW w:w="288" w:type="dxa"/>
          </w:tcPr>
          <w:p w14:paraId="4CD23EAE" w14:textId="77777777" w:rsidR="000E62F4" w:rsidRDefault="000E62F4" w:rsidP="00190C05">
            <w:pPr>
              <w:pStyle w:val="CopticCross"/>
            </w:pPr>
          </w:p>
        </w:tc>
        <w:tc>
          <w:tcPr>
            <w:tcW w:w="3960" w:type="dxa"/>
          </w:tcPr>
          <w:p w14:paraId="38BB7706" w14:textId="77777777" w:rsidR="000E62F4" w:rsidRDefault="000E62F4" w:rsidP="00190C05">
            <w:pPr>
              <w:pStyle w:val="EngHang"/>
            </w:pPr>
            <w:r>
              <w:t>We give you salutation,</w:t>
            </w:r>
          </w:p>
          <w:p w14:paraId="0AD1E48B" w14:textId="77777777" w:rsidR="000E62F4" w:rsidRDefault="000E62F4" w:rsidP="00190C05">
            <w:pPr>
              <w:pStyle w:val="EngHang"/>
            </w:pPr>
            <w:r>
              <w:t>With Gabriel the angel:</w:t>
            </w:r>
          </w:p>
          <w:p w14:paraId="3139674A" w14:textId="77777777" w:rsidR="000E62F4" w:rsidRDefault="000E62F4" w:rsidP="00190C05">
            <w:pPr>
              <w:pStyle w:val="EngHang"/>
            </w:pPr>
            <w:r>
              <w:t>“Rejoice, O full of grace,</w:t>
            </w:r>
          </w:p>
          <w:p w14:paraId="023C3D9B" w14:textId="77777777" w:rsidR="000E62F4" w:rsidRDefault="000E62F4" w:rsidP="00190C05">
            <w:pPr>
              <w:pStyle w:val="EngHangEnd"/>
            </w:pPr>
            <w:r>
              <w:t xml:space="preserve">The Lord is with you!” </w:t>
            </w:r>
          </w:p>
        </w:tc>
        <w:tc>
          <w:tcPr>
            <w:tcW w:w="288" w:type="dxa"/>
          </w:tcPr>
          <w:p w14:paraId="5C140DDE" w14:textId="77777777" w:rsidR="000E62F4" w:rsidRDefault="000E62F4" w:rsidP="00190C05"/>
        </w:tc>
        <w:tc>
          <w:tcPr>
            <w:tcW w:w="288" w:type="dxa"/>
          </w:tcPr>
          <w:p w14:paraId="0864DE16" w14:textId="77777777" w:rsidR="000E62F4" w:rsidRDefault="000E62F4" w:rsidP="00190C05">
            <w:pPr>
              <w:pStyle w:val="CopticCross"/>
            </w:pPr>
          </w:p>
        </w:tc>
        <w:tc>
          <w:tcPr>
            <w:tcW w:w="3960" w:type="dxa"/>
          </w:tcPr>
          <w:p w14:paraId="20A8B3B5" w14:textId="77777777" w:rsidR="000E62F4" w:rsidRDefault="000E62F4" w:rsidP="00190C05">
            <w:pPr>
              <w:pStyle w:val="CopticVersemulti-line"/>
            </w:pPr>
            <w:r>
              <w:t>Ⲧⲉⲛϯ ⲛⲉ ⲙ̀ⲡⲓⲭⲉⲣⲉⲧⲓⲥ̀ⲙⲟⲥ:</w:t>
            </w:r>
          </w:p>
          <w:p w14:paraId="0302E5B3" w14:textId="77777777" w:rsidR="000E62F4" w:rsidRDefault="000E62F4" w:rsidP="00190C05">
            <w:pPr>
              <w:pStyle w:val="CopticVersemulti-line"/>
            </w:pPr>
            <w:r>
              <w:t>ⲛⲉⲙ Ⲅⲁⲃⲣⲓⲏⲗ ⲡⲓⲁⲅⲅⲉⲗⲟⲥ:</w:t>
            </w:r>
          </w:p>
          <w:p w14:paraId="2132A752" w14:textId="77777777" w:rsidR="000E62F4" w:rsidRDefault="000E62F4" w:rsidP="00190C05">
            <w:pPr>
              <w:pStyle w:val="CopticVersemulti-line"/>
            </w:pPr>
            <w:r>
              <w:t>ϫⲉ ⲭⲉⲣⲉ ⲕⲉ ⲭⲁⲣⲓⲧⲱⲙⲉⲛⲏ:</w:t>
            </w:r>
          </w:p>
          <w:p w14:paraId="2F49BD79" w14:textId="77777777" w:rsidR="000E62F4" w:rsidRPr="00C35319" w:rsidRDefault="000E62F4" w:rsidP="00190C05">
            <w:pPr>
              <w:pStyle w:val="CopticVerse"/>
            </w:pPr>
            <w:r>
              <w:t>ⲟ̀ Ⲕⲩⲣⲓⲟⲥ ⲙⲉⲧⲁⲥⲟⲩ.</w:t>
            </w:r>
            <w:r w:rsidRPr="00C35319">
              <w:t xml:space="preserve"> </w:t>
            </w:r>
          </w:p>
        </w:tc>
      </w:tr>
    </w:tbl>
    <w:p w14:paraId="21E9659F" w14:textId="77777777" w:rsidR="000E62F4" w:rsidRPr="00190C05" w:rsidRDefault="000E62F4"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0CAF08D" w14:textId="77777777" w:rsidTr="00190C05">
        <w:trPr>
          <w:cantSplit/>
          <w:jc w:val="center"/>
        </w:trPr>
        <w:tc>
          <w:tcPr>
            <w:tcW w:w="288" w:type="dxa"/>
          </w:tcPr>
          <w:p w14:paraId="11EC4ABF" w14:textId="77777777" w:rsidR="000E62F4" w:rsidRDefault="000E62F4" w:rsidP="00190C05">
            <w:pPr>
              <w:pStyle w:val="CopticCross"/>
            </w:pPr>
          </w:p>
        </w:tc>
        <w:tc>
          <w:tcPr>
            <w:tcW w:w="3960" w:type="dxa"/>
          </w:tcPr>
          <w:p w14:paraId="30FC4DE4" w14:textId="77777777" w:rsidR="000E62F4" w:rsidRDefault="000E62F4" w:rsidP="00190C05">
            <w:pPr>
              <w:pStyle w:val="EngHang"/>
            </w:pPr>
            <w:r>
              <w:t>We exalt you befittingly,</w:t>
            </w:r>
          </w:p>
          <w:p w14:paraId="5A44E8C3" w14:textId="77777777" w:rsidR="000E62F4" w:rsidRDefault="000E62F4" w:rsidP="00190C05">
            <w:pPr>
              <w:pStyle w:val="EngHang"/>
            </w:pPr>
            <w:r>
              <w:t>With your cousin, Elizabeth:</w:t>
            </w:r>
          </w:p>
          <w:p w14:paraId="20A25EE1" w14:textId="77777777" w:rsidR="000E62F4" w:rsidRDefault="000E62F4" w:rsidP="00190C05">
            <w:pPr>
              <w:pStyle w:val="EngHang"/>
            </w:pPr>
            <w:r>
              <w:t>“Blessed are you among women,</w:t>
            </w:r>
          </w:p>
          <w:p w14:paraId="101E8FA5" w14:textId="77777777" w:rsidR="000E62F4" w:rsidRDefault="000E62F4" w:rsidP="00190C05">
            <w:pPr>
              <w:pStyle w:val="EngHangEnd"/>
            </w:pPr>
            <w:r>
              <w:t>And blessed is the fruit of your womb!”</w:t>
            </w:r>
          </w:p>
        </w:tc>
        <w:tc>
          <w:tcPr>
            <w:tcW w:w="288" w:type="dxa"/>
          </w:tcPr>
          <w:p w14:paraId="7F795F5D" w14:textId="77777777" w:rsidR="000E62F4" w:rsidRDefault="000E62F4" w:rsidP="00190C05"/>
        </w:tc>
        <w:tc>
          <w:tcPr>
            <w:tcW w:w="288" w:type="dxa"/>
          </w:tcPr>
          <w:p w14:paraId="6E4C7C5A" w14:textId="77777777" w:rsidR="000E62F4" w:rsidRDefault="000E62F4" w:rsidP="00190C05">
            <w:pPr>
              <w:pStyle w:val="CopticCross"/>
            </w:pPr>
          </w:p>
        </w:tc>
        <w:tc>
          <w:tcPr>
            <w:tcW w:w="3960" w:type="dxa"/>
          </w:tcPr>
          <w:p w14:paraId="074B756C" w14:textId="77777777" w:rsidR="000E62F4" w:rsidRDefault="000E62F4" w:rsidP="00190C05">
            <w:pPr>
              <w:pStyle w:val="CopticVersemulti-line"/>
            </w:pPr>
            <w:r w:rsidRPr="00C35319">
              <w:t xml:space="preserve"> </w:t>
            </w:r>
            <w:r>
              <w:t>Ⲧⲉⲛϭⲓⲥⲓ ⲙ̀ⲙⲟ ϧⲉⲛⲛ ⲟⲩⲉⲙⲡ̀ϣⲁ:</w:t>
            </w:r>
          </w:p>
          <w:p w14:paraId="74E452EC" w14:textId="77777777" w:rsidR="000E62F4" w:rsidRDefault="000E62F4" w:rsidP="00190C05">
            <w:pPr>
              <w:pStyle w:val="CopticVersemulti-line"/>
            </w:pPr>
            <w:r>
              <w:t>ⲛⲉⲙ Ⲉⲗⲓⲥⲁⲃⲉⲧ ⲧⲉⲥⲩⲅⲅⲉⲛⲏⲥ:</w:t>
            </w:r>
          </w:p>
          <w:p w14:paraId="764E2BC1" w14:textId="77777777" w:rsidR="000E62F4" w:rsidRDefault="000E62F4" w:rsidP="00190C05">
            <w:pPr>
              <w:pStyle w:val="CopticVersemulti-line"/>
            </w:pPr>
            <w:r>
              <w:t>ϫⲉ ⲧⲉⲥ̀ⲙⲁⲣⲱⲟⲩⲧ ⲛ̀ⲑⲟ ϧⲉⲛ ⲛⲓϩⲓⲟⲙⲓ:</w:t>
            </w:r>
          </w:p>
          <w:p w14:paraId="2FF18D6A" w14:textId="77777777" w:rsidR="000E62F4" w:rsidRPr="00C35319" w:rsidRDefault="000E62F4" w:rsidP="00190C05">
            <w:pPr>
              <w:pStyle w:val="CopticVerse"/>
            </w:pPr>
            <w:r>
              <w:t>ϥ̀ⲥ̀ⲙⲁⲣⲱⲟⲩⲧ ⲛ̀ϫⲉ ⲡ̀ⲟⲩⲧⲁϩ ⲛ̀ⲧⲉ ⲧⲉⲛⲉϫⲓ.</w:t>
            </w:r>
          </w:p>
        </w:tc>
      </w:tr>
    </w:tbl>
    <w:p w14:paraId="647B3147" w14:textId="77777777" w:rsidR="000E62F4" w:rsidRPr="00190C05" w:rsidRDefault="000E62F4"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C68FF" w14:textId="77777777" w:rsidTr="00A534EB">
        <w:trPr>
          <w:cantSplit/>
          <w:jc w:val="center"/>
        </w:trPr>
        <w:tc>
          <w:tcPr>
            <w:tcW w:w="288" w:type="dxa"/>
          </w:tcPr>
          <w:p w14:paraId="651E6BC0" w14:textId="77777777" w:rsidR="000E62F4" w:rsidRDefault="000E62F4" w:rsidP="00190C05">
            <w:pPr>
              <w:pStyle w:val="CopticCross"/>
            </w:pPr>
          </w:p>
        </w:tc>
        <w:tc>
          <w:tcPr>
            <w:tcW w:w="3960" w:type="dxa"/>
          </w:tcPr>
          <w:p w14:paraId="5B18815C" w14:textId="77777777" w:rsidR="000E62F4" w:rsidRDefault="000E62F4" w:rsidP="00190C05">
            <w:pPr>
              <w:pStyle w:val="EngHang"/>
            </w:pPr>
            <w:r>
              <w:t>Therefore, we glorify you,</w:t>
            </w:r>
          </w:p>
          <w:p w14:paraId="562793BE" w14:textId="77777777" w:rsidR="000E62F4" w:rsidRDefault="000E62F4" w:rsidP="00190C05">
            <w:pPr>
              <w:pStyle w:val="EngHang"/>
            </w:pPr>
            <w:r>
              <w:t>As the Theotokos at all times.</w:t>
            </w:r>
          </w:p>
          <w:p w14:paraId="475BBA63" w14:textId="77777777" w:rsidR="000E62F4" w:rsidRDefault="000E62F4" w:rsidP="00190C05">
            <w:pPr>
              <w:pStyle w:val="EngHang"/>
            </w:pPr>
            <w:r>
              <w:t>Ask the Lord on our behalf,</w:t>
            </w:r>
          </w:p>
          <w:p w14:paraId="250A440E" w14:textId="77777777" w:rsidR="000E62F4" w:rsidRDefault="000E62F4" w:rsidP="00190C05">
            <w:pPr>
              <w:pStyle w:val="EngHangEnd"/>
            </w:pPr>
            <w:r>
              <w:t>That He may forgive us our sins.</w:t>
            </w:r>
          </w:p>
        </w:tc>
        <w:tc>
          <w:tcPr>
            <w:tcW w:w="288" w:type="dxa"/>
          </w:tcPr>
          <w:p w14:paraId="15E189A2" w14:textId="77777777" w:rsidR="000E62F4" w:rsidRDefault="000E62F4" w:rsidP="00190C05"/>
        </w:tc>
        <w:tc>
          <w:tcPr>
            <w:tcW w:w="288" w:type="dxa"/>
          </w:tcPr>
          <w:p w14:paraId="0869B657" w14:textId="77777777" w:rsidR="000E62F4" w:rsidRDefault="000E62F4" w:rsidP="00190C05">
            <w:pPr>
              <w:pStyle w:val="CopticCross"/>
            </w:pPr>
          </w:p>
        </w:tc>
        <w:tc>
          <w:tcPr>
            <w:tcW w:w="3960" w:type="dxa"/>
          </w:tcPr>
          <w:p w14:paraId="5A84DAB5" w14:textId="77777777" w:rsidR="000E62F4" w:rsidRDefault="000E62F4" w:rsidP="00190C05">
            <w:pPr>
              <w:pStyle w:val="CopticVersemulti-line"/>
            </w:pPr>
            <w:r>
              <w:t>Ⲉⲑⲃⲉ ⲫⲁⲓ ⲧⲉⲛϯ̀ⲱⲟⲩ ⲛⲉ:</w:t>
            </w:r>
          </w:p>
          <w:p w14:paraId="35C726F3" w14:textId="77777777" w:rsidR="000E62F4" w:rsidRDefault="000E62F4" w:rsidP="00190C05">
            <w:pPr>
              <w:pStyle w:val="CopticVersemulti-line"/>
            </w:pPr>
            <w:r>
              <w:t>Ϩⲱⲥ ⲑⲉⲟ̀ⲧⲟⲕⲟⲥ ⲛ̀ⲥⲏⲟⲩ ⲛⲓⲃⲉⲛ:</w:t>
            </w:r>
          </w:p>
          <w:p w14:paraId="342DFFE9" w14:textId="77777777" w:rsidR="000E62F4" w:rsidRDefault="000E62F4" w:rsidP="00190C05">
            <w:pPr>
              <w:pStyle w:val="CopticVersemulti-line"/>
            </w:pPr>
            <w:r>
              <w:t>ⲙⲁϯϩⲟ ⲉ̀Ⲡϭⲟⲓⲥ ⲉ̀ϩ̀ⲣⲏⲓ ⲉ̀ϫⲱⲛ</w:t>
            </w:r>
          </w:p>
          <w:p w14:paraId="63BF59FF" w14:textId="77777777" w:rsidR="000E62F4" w:rsidRPr="00C35319" w:rsidRDefault="000E62F4" w:rsidP="00190C05">
            <w:pPr>
              <w:pStyle w:val="CopticVerse"/>
            </w:pPr>
            <w:r>
              <w:t>ⲛ̀ⲧⲉϥⲭⲁ ⲛⲉⲛⲛⲟⲃⲓ ⲛⲁⲛ ⲉ̀ⲃⲟⲗ.</w:t>
            </w:r>
          </w:p>
        </w:tc>
      </w:tr>
      <w:tr w:rsidR="000E62F4" w14:paraId="62E850AB" w14:textId="77777777" w:rsidTr="00A534EB">
        <w:trPr>
          <w:cantSplit/>
          <w:jc w:val="center"/>
        </w:trPr>
        <w:tc>
          <w:tcPr>
            <w:tcW w:w="288" w:type="dxa"/>
          </w:tcPr>
          <w:p w14:paraId="0E84E4EB" w14:textId="77777777" w:rsidR="000E62F4" w:rsidRDefault="000E62F4" w:rsidP="00190C05">
            <w:pPr>
              <w:pStyle w:val="CopticCross"/>
            </w:pPr>
          </w:p>
        </w:tc>
        <w:tc>
          <w:tcPr>
            <w:tcW w:w="3960" w:type="dxa"/>
          </w:tcPr>
          <w:p w14:paraId="1B4EBC87" w14:textId="77777777" w:rsidR="000E62F4" w:rsidRDefault="000E62F4" w:rsidP="00190C05">
            <w:pPr>
              <w:pStyle w:val="EngHang"/>
            </w:pPr>
            <w:r>
              <w:t>Blessed be the Father and the Son</w:t>
            </w:r>
          </w:p>
          <w:p w14:paraId="36A34084" w14:textId="77777777" w:rsidR="000E62F4" w:rsidRDefault="000E62F4" w:rsidP="00190C05">
            <w:pPr>
              <w:pStyle w:val="EngHang"/>
            </w:pPr>
            <w:r>
              <w:t>And the Holy Spirit,</w:t>
            </w:r>
          </w:p>
          <w:p w14:paraId="2FEEC7A5" w14:textId="77777777" w:rsidR="000E62F4" w:rsidRDefault="000E62F4" w:rsidP="00190C05">
            <w:pPr>
              <w:pStyle w:val="EngHang"/>
            </w:pPr>
            <w:r>
              <w:t>The pefect Trinity,</w:t>
            </w:r>
          </w:p>
          <w:p w14:paraId="766DC78D" w14:textId="77777777" w:rsidR="000E62F4" w:rsidRDefault="000E62F4" w:rsidP="00A534EB">
            <w:pPr>
              <w:pStyle w:val="EngHangEnd"/>
            </w:pPr>
            <w:r>
              <w:t>We worship Him and glorify Him.</w:t>
            </w:r>
          </w:p>
        </w:tc>
        <w:tc>
          <w:tcPr>
            <w:tcW w:w="288" w:type="dxa"/>
          </w:tcPr>
          <w:p w14:paraId="6C8D586B" w14:textId="77777777" w:rsidR="000E62F4" w:rsidRDefault="000E62F4" w:rsidP="00190C05"/>
        </w:tc>
        <w:tc>
          <w:tcPr>
            <w:tcW w:w="288" w:type="dxa"/>
          </w:tcPr>
          <w:p w14:paraId="0585E5CE" w14:textId="77777777" w:rsidR="000E62F4" w:rsidRDefault="000E62F4" w:rsidP="00190C05">
            <w:pPr>
              <w:pStyle w:val="CopticCross"/>
            </w:pPr>
          </w:p>
        </w:tc>
        <w:tc>
          <w:tcPr>
            <w:tcW w:w="3960" w:type="dxa"/>
          </w:tcPr>
          <w:p w14:paraId="7CCDB6B8" w14:textId="77777777" w:rsidR="000E62F4" w:rsidRDefault="000E62F4" w:rsidP="00190C05">
            <w:pPr>
              <w:pStyle w:val="CopticVersemulti-line"/>
            </w:pPr>
            <w:r>
              <w:t>Ϫⲉ ϥ̀ⲥ̀ⲙⲁⲣⲱⲟⲩⲧ ⲛ̀ϫⲉ Ⲫⲓⲱⲧ ⲛⲉⲙ Ⲡϣⲏⲣⲓ:</w:t>
            </w:r>
          </w:p>
          <w:p w14:paraId="7AE7BB75" w14:textId="77777777" w:rsidR="000E62F4" w:rsidRDefault="000E62F4" w:rsidP="00190C05">
            <w:pPr>
              <w:pStyle w:val="CopticVersemulti-line"/>
            </w:pPr>
            <w:r>
              <w:t>ⲛⲉⲙ Ⲡⲓⲡ̀ⲛⲉⲩⲙⲁ ⲉⲑⲟⲩⲁⲃ:</w:t>
            </w:r>
          </w:p>
          <w:p w14:paraId="270F7935" w14:textId="77777777" w:rsidR="000E62F4" w:rsidRDefault="000E62F4" w:rsidP="00190C05">
            <w:pPr>
              <w:pStyle w:val="CopticVersemulti-line"/>
            </w:pPr>
            <w:r>
              <w:t>Ϯⲧ̀ⲣⲓⲁⲥ ⲉⲧϫⲏⲕ ⲉ̀ⲃⲟⲗ:</w:t>
            </w:r>
          </w:p>
          <w:p w14:paraId="17A9A9EB" w14:textId="77777777" w:rsidR="000E62F4" w:rsidRDefault="000E62F4" w:rsidP="00A534EB">
            <w:pPr>
              <w:pStyle w:val="CopticHangingVerse"/>
            </w:pPr>
            <w:r>
              <w:t>ⲧⲉⲛⲟⲩⲱϣⲧ ⲙ̀ⲙⲟⲥ ⲧⲉⲛϯⲱ̀ⲟⲩ ⲛⲁⲥ.</w:t>
            </w:r>
          </w:p>
        </w:tc>
      </w:tr>
    </w:tbl>
    <w:p w14:paraId="056BA816" w14:textId="77777777" w:rsidR="000E62F4" w:rsidRDefault="000E62F4"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0E1C000E" w14:textId="77777777" w:rsidR="000E62F4" w:rsidRDefault="000E62F4" w:rsidP="0063567C">
      <w:pPr>
        <w:pStyle w:val="Rubric"/>
      </w:pPr>
      <w:r>
        <w:t>On the first Sunday (and the week following it, and before the first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F9102D" w14:textId="77777777" w:rsidTr="009170BF">
        <w:trPr>
          <w:cantSplit/>
          <w:jc w:val="center"/>
        </w:trPr>
        <w:tc>
          <w:tcPr>
            <w:tcW w:w="288" w:type="dxa"/>
          </w:tcPr>
          <w:p w14:paraId="633AC511" w14:textId="77777777" w:rsidR="000E62F4" w:rsidRDefault="000E62F4" w:rsidP="009170BF">
            <w:pPr>
              <w:pStyle w:val="CopticCross"/>
            </w:pPr>
          </w:p>
        </w:tc>
        <w:tc>
          <w:tcPr>
            <w:tcW w:w="3960" w:type="dxa"/>
          </w:tcPr>
          <w:p w14:paraId="60A70EEA" w14:textId="77777777" w:rsidR="000E62F4" w:rsidRDefault="000E62F4" w:rsidP="0063567C">
            <w:pPr>
              <w:pStyle w:val="EngHang"/>
            </w:pPr>
            <w:r>
              <w:t>Zacharias the priest,</w:t>
            </w:r>
          </w:p>
          <w:p w14:paraId="03F41CE0" w14:textId="77777777" w:rsidR="000E62F4" w:rsidRDefault="000E62F4" w:rsidP="0063567C">
            <w:pPr>
              <w:pStyle w:val="EngHang"/>
            </w:pPr>
            <w:r>
              <w:t>Son of Barachias,</w:t>
            </w:r>
          </w:p>
          <w:p w14:paraId="47046623" w14:textId="77777777" w:rsidR="000E62F4" w:rsidRDefault="000E62F4" w:rsidP="0063567C">
            <w:pPr>
              <w:pStyle w:val="EngHang"/>
            </w:pPr>
            <w:r>
              <w:t>Was in the temple</w:t>
            </w:r>
          </w:p>
          <w:p w14:paraId="0ECF1F5D" w14:textId="77777777" w:rsidR="000E62F4" w:rsidRDefault="000E62F4" w:rsidP="009170BF">
            <w:pPr>
              <w:pStyle w:val="EngHangEnd"/>
            </w:pPr>
            <w:r>
              <w:t>Offering incense.</w:t>
            </w:r>
          </w:p>
        </w:tc>
        <w:tc>
          <w:tcPr>
            <w:tcW w:w="288" w:type="dxa"/>
          </w:tcPr>
          <w:p w14:paraId="3AF2F3AC" w14:textId="77777777" w:rsidR="000E62F4" w:rsidRDefault="000E62F4" w:rsidP="009170BF"/>
        </w:tc>
        <w:tc>
          <w:tcPr>
            <w:tcW w:w="288" w:type="dxa"/>
          </w:tcPr>
          <w:p w14:paraId="157AF2DE" w14:textId="77777777" w:rsidR="000E62F4" w:rsidRDefault="000E62F4" w:rsidP="009170BF">
            <w:pPr>
              <w:pStyle w:val="CopticCross"/>
            </w:pPr>
          </w:p>
        </w:tc>
        <w:tc>
          <w:tcPr>
            <w:tcW w:w="3960" w:type="dxa"/>
          </w:tcPr>
          <w:p w14:paraId="28C3D8E9" w14:textId="77777777" w:rsidR="000E62F4" w:rsidRDefault="000E62F4" w:rsidP="0063567C">
            <w:pPr>
              <w:pStyle w:val="CopticVersemulti-line"/>
            </w:pPr>
            <w:r>
              <w:t>Ⲍⲁⲭⲁⲣⲓⲁⲥ ⲡⲓⲟⲩⲏⲃ</w:t>
            </w:r>
          </w:p>
          <w:p w14:paraId="7C652733" w14:textId="77777777" w:rsidR="000E62F4" w:rsidRDefault="000E62F4" w:rsidP="0063567C">
            <w:pPr>
              <w:pStyle w:val="CopticVersemulti-line"/>
            </w:pPr>
            <w:r>
              <w:t>ⲡ̀ϣⲏⲣⲓ ⲙ̀Ⲃⲁⲣⲁⲭⲓⲁⲥ</w:t>
            </w:r>
          </w:p>
          <w:p w14:paraId="4F9DD772" w14:textId="77777777" w:rsidR="000E62F4" w:rsidRDefault="000E62F4" w:rsidP="0063567C">
            <w:pPr>
              <w:pStyle w:val="CopticVersemulti-line"/>
            </w:pPr>
            <w:r>
              <w:t>ⲉϥⲭⲏ ϧⲉⲛ ⲡⲓⲉⲣⲫⲉⲓ:</w:t>
            </w:r>
          </w:p>
          <w:p w14:paraId="755F1D6F" w14:textId="77777777" w:rsidR="000E62F4" w:rsidRPr="00C35319" w:rsidRDefault="000E62F4" w:rsidP="009170BF">
            <w:pPr>
              <w:pStyle w:val="CopticVerse"/>
            </w:pPr>
            <w:r>
              <w:t>ⲉϥⲧⲁⲗⲉ ⲟⲩⲥ̀ⲑⲟⲓⲛⲟⲩϥⲓ ⲉ̀ⲡ̀ϣⲱⲓ.</w:t>
            </w:r>
          </w:p>
        </w:tc>
      </w:tr>
      <w:tr w:rsidR="000E62F4" w14:paraId="4C44559C" w14:textId="77777777" w:rsidTr="009170BF">
        <w:trPr>
          <w:cantSplit/>
          <w:jc w:val="center"/>
        </w:trPr>
        <w:tc>
          <w:tcPr>
            <w:tcW w:w="288" w:type="dxa"/>
          </w:tcPr>
          <w:p w14:paraId="59EE7B11" w14:textId="77777777" w:rsidR="000E62F4" w:rsidRDefault="000E62F4" w:rsidP="009170BF">
            <w:pPr>
              <w:pStyle w:val="CopticCross"/>
            </w:pPr>
          </w:p>
        </w:tc>
        <w:tc>
          <w:tcPr>
            <w:tcW w:w="3960" w:type="dxa"/>
          </w:tcPr>
          <w:p w14:paraId="2CF42A85" w14:textId="77777777" w:rsidR="000E62F4" w:rsidRDefault="000E62F4" w:rsidP="0063567C">
            <w:pPr>
              <w:pStyle w:val="EngHang"/>
            </w:pPr>
            <w:r>
              <w:t>When he saw the light—</w:t>
            </w:r>
          </w:p>
          <w:p w14:paraId="2E100703" w14:textId="77777777" w:rsidR="000E62F4" w:rsidRDefault="000E62F4" w:rsidP="0063567C">
            <w:pPr>
              <w:pStyle w:val="EngHang"/>
            </w:pPr>
            <w:r>
              <w:t>It was upon his face—</w:t>
            </w:r>
          </w:p>
          <w:p w14:paraId="37E9B7A3" w14:textId="77777777" w:rsidR="000E62F4" w:rsidRDefault="000E62F4" w:rsidP="0063567C">
            <w:pPr>
              <w:pStyle w:val="EngHang"/>
            </w:pPr>
            <w:r>
              <w:t>He was terrified,</w:t>
            </w:r>
          </w:p>
          <w:p w14:paraId="1C36AEE0" w14:textId="77777777" w:rsidR="000E62F4" w:rsidRDefault="000E62F4" w:rsidP="009170BF">
            <w:pPr>
              <w:pStyle w:val="EngHangEnd"/>
            </w:pPr>
            <w:r>
              <w:t>And fell down.</w:t>
            </w:r>
          </w:p>
        </w:tc>
        <w:tc>
          <w:tcPr>
            <w:tcW w:w="288" w:type="dxa"/>
          </w:tcPr>
          <w:p w14:paraId="78DF85DD" w14:textId="77777777" w:rsidR="000E62F4" w:rsidRDefault="000E62F4" w:rsidP="009170BF"/>
        </w:tc>
        <w:tc>
          <w:tcPr>
            <w:tcW w:w="288" w:type="dxa"/>
          </w:tcPr>
          <w:p w14:paraId="321F5BDC" w14:textId="77777777" w:rsidR="000E62F4" w:rsidRDefault="000E62F4" w:rsidP="009170BF">
            <w:pPr>
              <w:pStyle w:val="CopticCross"/>
            </w:pPr>
          </w:p>
        </w:tc>
        <w:tc>
          <w:tcPr>
            <w:tcW w:w="3960" w:type="dxa"/>
          </w:tcPr>
          <w:p w14:paraId="7813C20A" w14:textId="77777777" w:rsidR="000E62F4" w:rsidRDefault="000E62F4" w:rsidP="0063567C">
            <w:pPr>
              <w:pStyle w:val="CopticVersemulti-line"/>
            </w:pPr>
            <w:r>
              <w:t>Ⲉⲧⲁϥⲛⲁⲩ ⲉ̀ⲡⲟⲩⲱⲓⲛⲓ:</w:t>
            </w:r>
          </w:p>
          <w:p w14:paraId="2907DF89" w14:textId="77777777" w:rsidR="000E62F4" w:rsidRDefault="000E62F4" w:rsidP="0063567C">
            <w:pPr>
              <w:pStyle w:val="CopticVersemulti-line"/>
            </w:pPr>
            <w:r>
              <w:t>ⲉⲧⲭⲏ ϧⲉⲛ ⲡⲉϥⲏ̄ⲟ;</w:t>
            </w:r>
          </w:p>
          <w:p w14:paraId="2E1765CF" w14:textId="77777777" w:rsidR="000E62F4" w:rsidRDefault="000E62F4" w:rsidP="0063567C">
            <w:pPr>
              <w:pStyle w:val="CopticVersemulti-line"/>
            </w:pPr>
            <w:r>
              <w:t>ⲁϥⲉⲣϩⲟϯ ⲟⲩⲟϩ ⲁϥϩⲉⲓ:</w:t>
            </w:r>
          </w:p>
          <w:p w14:paraId="52A98446" w14:textId="77777777" w:rsidR="000E62F4" w:rsidRDefault="000E62F4" w:rsidP="009170BF">
            <w:pPr>
              <w:pStyle w:val="CopticHangingVerse"/>
            </w:pPr>
            <w:r>
              <w:t>ϧⲁⲣⲁⲧⲟⲩ ⲛ̀ⲛⲉϥϭⲁⲗⲁⲩϫ.</w:t>
            </w:r>
          </w:p>
        </w:tc>
      </w:tr>
    </w:tbl>
    <w:p w14:paraId="749515E3" w14:textId="77777777" w:rsidR="000E62F4" w:rsidRDefault="000E62F4"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D497AA5" w14:textId="77777777" w:rsidTr="009170BF">
        <w:trPr>
          <w:cantSplit/>
          <w:jc w:val="center"/>
        </w:trPr>
        <w:tc>
          <w:tcPr>
            <w:tcW w:w="288" w:type="dxa"/>
          </w:tcPr>
          <w:p w14:paraId="1675ABF7" w14:textId="77777777" w:rsidR="000E62F4" w:rsidRDefault="000E62F4" w:rsidP="009170BF">
            <w:pPr>
              <w:pStyle w:val="CopticCross"/>
            </w:pPr>
          </w:p>
        </w:tc>
        <w:tc>
          <w:tcPr>
            <w:tcW w:w="3960" w:type="dxa"/>
          </w:tcPr>
          <w:p w14:paraId="3B52D801" w14:textId="77777777" w:rsidR="000E62F4" w:rsidRDefault="000E62F4" w:rsidP="009170BF">
            <w:pPr>
              <w:pStyle w:val="EngHang"/>
            </w:pPr>
            <w:r>
              <w:t>You came to</w:t>
            </w:r>
          </w:p>
          <w:p w14:paraId="74357DD2" w14:textId="77777777" w:rsidR="000E62F4" w:rsidRDefault="000E62F4" w:rsidP="009170BF">
            <w:pPr>
              <w:pStyle w:val="EngHang"/>
            </w:pPr>
            <w:r>
              <w:t>Saint Mary,</w:t>
            </w:r>
          </w:p>
          <w:p w14:paraId="4328CADD" w14:textId="77777777" w:rsidR="000E62F4" w:rsidRDefault="000E62F4" w:rsidP="009170BF">
            <w:pPr>
              <w:pStyle w:val="EngHang"/>
            </w:pPr>
            <w:r>
              <w:t>And announced the Good News</w:t>
            </w:r>
          </w:p>
          <w:p w14:paraId="0EFB5794" w14:textId="77777777" w:rsidR="000E62F4" w:rsidRDefault="000E62F4" w:rsidP="009170BF">
            <w:pPr>
              <w:pStyle w:val="EngHangEnd"/>
            </w:pPr>
            <w:r>
              <w:t>Of the joy of the cosmos.</w:t>
            </w:r>
          </w:p>
        </w:tc>
        <w:tc>
          <w:tcPr>
            <w:tcW w:w="288" w:type="dxa"/>
          </w:tcPr>
          <w:p w14:paraId="5B5B93B1" w14:textId="77777777" w:rsidR="000E62F4" w:rsidRDefault="000E62F4" w:rsidP="009170BF"/>
        </w:tc>
        <w:tc>
          <w:tcPr>
            <w:tcW w:w="288" w:type="dxa"/>
          </w:tcPr>
          <w:p w14:paraId="633DDFB7" w14:textId="77777777" w:rsidR="000E62F4" w:rsidRDefault="000E62F4" w:rsidP="009170BF">
            <w:pPr>
              <w:pStyle w:val="CopticCross"/>
            </w:pPr>
          </w:p>
        </w:tc>
        <w:tc>
          <w:tcPr>
            <w:tcW w:w="3960" w:type="dxa"/>
          </w:tcPr>
          <w:p w14:paraId="57BC5754" w14:textId="77777777" w:rsidR="000E62F4" w:rsidRDefault="000E62F4" w:rsidP="009170BF">
            <w:pPr>
              <w:pStyle w:val="CopticVersemulti-line"/>
            </w:pPr>
            <w:r>
              <w:t>Ⲛⲑⲟⲕ ⲟⲛ ⲁⲕϩⲱⲗ:</w:t>
            </w:r>
          </w:p>
          <w:p w14:paraId="6F6F2846" w14:textId="77777777" w:rsidR="000E62F4" w:rsidRDefault="000E62F4" w:rsidP="009170BF">
            <w:pPr>
              <w:pStyle w:val="CopticVersemulti-line"/>
            </w:pPr>
            <w:r>
              <w:t>ϣⲁ ⲑⲏⲉⲑⲟⲩⲁⲃ Ⲙⲁⲣⲓⲁ:</w:t>
            </w:r>
          </w:p>
          <w:p w14:paraId="166901D0" w14:textId="77777777" w:rsidR="000E62F4" w:rsidRDefault="000E62F4" w:rsidP="009170BF">
            <w:pPr>
              <w:pStyle w:val="CopticVersemulti-line"/>
            </w:pPr>
            <w:r>
              <w:t>ⲁⲕϩⲓϣⲉⲛⲛⲟⲩϥⲓ ⲛⲁⲥ:</w:t>
            </w:r>
          </w:p>
          <w:p w14:paraId="5577501E" w14:textId="77777777" w:rsidR="000E62F4" w:rsidRPr="00C35319" w:rsidRDefault="000E62F4" w:rsidP="009170BF">
            <w:pPr>
              <w:pStyle w:val="CopticVerse"/>
            </w:pPr>
            <w:r>
              <w:t>ⲙ̀ⲫ̀ⲣⲁϣⲓ ⲙ̀ⲡⲓⲕⲟⲥⲙⲟⲥ.</w:t>
            </w:r>
          </w:p>
        </w:tc>
      </w:tr>
      <w:tr w:rsidR="000E62F4" w14:paraId="2E9F479F" w14:textId="77777777" w:rsidTr="009170BF">
        <w:trPr>
          <w:cantSplit/>
          <w:jc w:val="center"/>
        </w:trPr>
        <w:tc>
          <w:tcPr>
            <w:tcW w:w="288" w:type="dxa"/>
          </w:tcPr>
          <w:p w14:paraId="66F2ED6C" w14:textId="77777777" w:rsidR="000E62F4" w:rsidRDefault="000E62F4" w:rsidP="009170BF">
            <w:pPr>
              <w:pStyle w:val="CopticCross"/>
            </w:pPr>
          </w:p>
        </w:tc>
        <w:tc>
          <w:tcPr>
            <w:tcW w:w="3960" w:type="dxa"/>
          </w:tcPr>
          <w:p w14:paraId="108B2E24" w14:textId="77777777" w:rsidR="000E62F4" w:rsidRDefault="000E62F4" w:rsidP="009170BF">
            <w:pPr>
              <w:pStyle w:val="EngHang"/>
            </w:pPr>
            <w:r>
              <w:t>And you proclaimed to her,</w:t>
            </w:r>
          </w:p>
          <w:p w14:paraId="4675CFC1" w14:textId="77777777" w:rsidR="000E62F4" w:rsidRDefault="000E62F4" w:rsidP="009170BF">
            <w:pPr>
              <w:pStyle w:val="EngHang"/>
            </w:pPr>
            <w:r>
              <w:t>With a joyful voice,</w:t>
            </w:r>
          </w:p>
          <w:p w14:paraId="30AFED31" w14:textId="77777777" w:rsidR="000E62F4" w:rsidRDefault="000E62F4" w:rsidP="009170BF">
            <w:pPr>
              <w:pStyle w:val="EngHang"/>
            </w:pPr>
            <w:r>
              <w:t>“Rejoice, O full of grace,</w:t>
            </w:r>
          </w:p>
          <w:p w14:paraId="682B2E9D" w14:textId="77777777" w:rsidR="000E62F4" w:rsidRDefault="000E62F4" w:rsidP="009170BF">
            <w:pPr>
              <w:pStyle w:val="EngHangEnd"/>
            </w:pPr>
            <w:r>
              <w:t>The Lord is with you!”</w:t>
            </w:r>
          </w:p>
        </w:tc>
        <w:tc>
          <w:tcPr>
            <w:tcW w:w="288" w:type="dxa"/>
          </w:tcPr>
          <w:p w14:paraId="5BA8379E" w14:textId="77777777" w:rsidR="000E62F4" w:rsidRDefault="000E62F4" w:rsidP="009170BF"/>
        </w:tc>
        <w:tc>
          <w:tcPr>
            <w:tcW w:w="288" w:type="dxa"/>
          </w:tcPr>
          <w:p w14:paraId="5F6A8888" w14:textId="77777777" w:rsidR="000E62F4" w:rsidRDefault="000E62F4" w:rsidP="009170BF">
            <w:pPr>
              <w:pStyle w:val="CopticCross"/>
            </w:pPr>
          </w:p>
        </w:tc>
        <w:tc>
          <w:tcPr>
            <w:tcW w:w="3960" w:type="dxa"/>
          </w:tcPr>
          <w:p w14:paraId="1504A4F9" w14:textId="77777777" w:rsidR="000E62F4" w:rsidRDefault="000E62F4" w:rsidP="009170BF">
            <w:pPr>
              <w:pStyle w:val="CopticVersemulti-line"/>
            </w:pPr>
            <w:r>
              <w:t>Ⲟⲩⲟϩ ⲁⲕⲱϣ ⲉ̀ⲃⲟⲗ ⲉ̀ⲣⲟⲥ</w:t>
            </w:r>
          </w:p>
          <w:p w14:paraId="6E399695" w14:textId="77777777" w:rsidR="000E62F4" w:rsidRDefault="000E62F4" w:rsidP="009170BF">
            <w:pPr>
              <w:pStyle w:val="CopticVersemulti-line"/>
            </w:pPr>
            <w:r>
              <w:t>ϧⲉⲛ ⲟⲩⲥ̀ⲙⲏ ⲛ̀ⲑⲉⲗⲏⲗ:</w:t>
            </w:r>
          </w:p>
          <w:p w14:paraId="3252BFD3" w14:textId="77777777" w:rsidR="000E62F4" w:rsidRDefault="000E62F4" w:rsidP="009170BF">
            <w:pPr>
              <w:pStyle w:val="CopticVersemulti-line"/>
            </w:pPr>
            <w:r>
              <w:t>ϫⲉ ⲭⲉⲣⲉ ⲑⲏⲉⲏⲙⲉϩ ⲛ̀ϩⲙⲟⲧ</w:t>
            </w:r>
          </w:p>
          <w:p w14:paraId="2B95D87F" w14:textId="77777777" w:rsidR="000E62F4" w:rsidRDefault="000E62F4" w:rsidP="009170BF">
            <w:pPr>
              <w:pStyle w:val="CopticHangingVerse"/>
            </w:pPr>
            <w:r>
              <w:t>ⲟⲩⲟϩ Ⲡϭⲟⲓⲥ ϣⲟⲡ ⲛⲉⲙⲉ.</w:t>
            </w:r>
          </w:p>
        </w:tc>
      </w:tr>
    </w:tbl>
    <w:p w14:paraId="2F8B5D2E" w14:textId="77777777" w:rsidR="000E62F4" w:rsidRDefault="000E62F4"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4C469A4" w14:textId="77777777" w:rsidTr="00A616A0">
        <w:trPr>
          <w:cantSplit/>
          <w:jc w:val="center"/>
        </w:trPr>
        <w:tc>
          <w:tcPr>
            <w:tcW w:w="288" w:type="dxa"/>
          </w:tcPr>
          <w:p w14:paraId="10826CF4" w14:textId="77777777" w:rsidR="000E62F4" w:rsidRDefault="000E62F4" w:rsidP="00A616A0">
            <w:pPr>
              <w:pStyle w:val="CopticCross"/>
            </w:pPr>
          </w:p>
        </w:tc>
        <w:tc>
          <w:tcPr>
            <w:tcW w:w="3960" w:type="dxa"/>
          </w:tcPr>
          <w:p w14:paraId="769A8BCD" w14:textId="77777777" w:rsidR="000E62F4" w:rsidRDefault="000E62F4" w:rsidP="009170BF">
            <w:pPr>
              <w:pStyle w:val="EngHang"/>
              <w:rPr>
                <w:rFonts w:eastAsia="Arial Unicode MS"/>
              </w:rPr>
            </w:pPr>
            <w:r>
              <w:rPr>
                <w:rFonts w:eastAsia="Arial Unicode MS"/>
              </w:rPr>
              <w:t>Rejoice, O Mary,</w:t>
            </w:r>
          </w:p>
          <w:p w14:paraId="21F23C66" w14:textId="77777777" w:rsidR="000E62F4" w:rsidRDefault="000E62F4" w:rsidP="009170BF">
            <w:pPr>
              <w:pStyle w:val="EngHang"/>
              <w:rPr>
                <w:rFonts w:eastAsia="Arial Unicode MS"/>
              </w:rPr>
            </w:pPr>
            <w:r>
              <w:rPr>
                <w:rFonts w:eastAsia="Arial Unicode MS"/>
              </w:rPr>
              <w:t>Handmaiden and mother,</w:t>
            </w:r>
          </w:p>
          <w:p w14:paraId="6503D185" w14:textId="77777777" w:rsidR="000E62F4" w:rsidRDefault="000E62F4" w:rsidP="009170BF">
            <w:pPr>
              <w:pStyle w:val="EngHang"/>
              <w:rPr>
                <w:rFonts w:eastAsia="Arial Unicode MS"/>
              </w:rPr>
            </w:pPr>
            <w:r>
              <w:rPr>
                <w:rFonts w:eastAsia="Arial Unicode MS"/>
              </w:rPr>
              <w:t xml:space="preserve">For the angles praise </w:t>
            </w:r>
          </w:p>
          <w:p w14:paraId="5E89CB8F" w14:textId="77777777" w:rsidR="000E62F4" w:rsidRPr="009170BF" w:rsidRDefault="000E62F4" w:rsidP="009170BF">
            <w:pPr>
              <w:pStyle w:val="EngHang"/>
              <w:rPr>
                <w:rFonts w:eastAsia="Arial Unicode MS"/>
              </w:rPr>
            </w:pPr>
            <w:r>
              <w:rPr>
                <w:rFonts w:eastAsia="Arial Unicode MS"/>
              </w:rPr>
              <w:t>Him Who is in your arms,</w:t>
            </w:r>
          </w:p>
        </w:tc>
        <w:tc>
          <w:tcPr>
            <w:tcW w:w="288" w:type="dxa"/>
          </w:tcPr>
          <w:p w14:paraId="67530A88" w14:textId="77777777" w:rsidR="000E62F4" w:rsidRDefault="000E62F4" w:rsidP="00A616A0"/>
        </w:tc>
        <w:tc>
          <w:tcPr>
            <w:tcW w:w="288" w:type="dxa"/>
          </w:tcPr>
          <w:p w14:paraId="77C7FE96" w14:textId="77777777" w:rsidR="000E62F4" w:rsidRDefault="000E62F4" w:rsidP="00A616A0">
            <w:pPr>
              <w:pStyle w:val="CopticCross"/>
            </w:pPr>
          </w:p>
        </w:tc>
        <w:tc>
          <w:tcPr>
            <w:tcW w:w="3960" w:type="dxa"/>
          </w:tcPr>
          <w:p w14:paraId="4E7EB202" w14:textId="77777777" w:rsidR="000E62F4" w:rsidRDefault="000E62F4" w:rsidP="009170BF">
            <w:pPr>
              <w:pStyle w:val="CopticVersemulti-line"/>
            </w:pPr>
            <w:r>
              <w:t>Ⲟⲩⲛⲟϥ ⲙ̀ⲙⲟ Ⲙⲁⲣⲓⲁ:</w:t>
            </w:r>
          </w:p>
          <w:p w14:paraId="6D7FD7C2" w14:textId="77777777" w:rsidR="000E62F4" w:rsidRDefault="000E62F4" w:rsidP="009170BF">
            <w:pPr>
              <w:pStyle w:val="CopticVersemulti-line"/>
            </w:pPr>
            <w:r>
              <w:t>ϯⲃⲱⲕⲓ ⲟⲩⲟϩ ϯⲙⲁⲩ:</w:t>
            </w:r>
          </w:p>
          <w:p w14:paraId="5C850FEE" w14:textId="77777777" w:rsidR="000E62F4" w:rsidRDefault="000E62F4" w:rsidP="009170BF">
            <w:pPr>
              <w:pStyle w:val="CopticVersemulti-line"/>
            </w:pPr>
            <w:r>
              <w:t>ϫⲉ ⲫⲏⲉⲧ ϧⲉⲛ ⲡⲉⲁ̀ⲙⲏⲣ:</w:t>
            </w:r>
          </w:p>
          <w:p w14:paraId="77C1115F" w14:textId="77777777" w:rsidR="000E62F4" w:rsidRPr="00C35319" w:rsidRDefault="000E62F4" w:rsidP="00A616A0">
            <w:pPr>
              <w:pStyle w:val="CopticVerse"/>
            </w:pPr>
            <w:r>
              <w:t>ⲛⲓⲁⲅⲅⲉⲗⲟⲥ ⲥⲉϩⲱⲥ ⲉ̀ⲣⲟϥ.</w:t>
            </w:r>
          </w:p>
        </w:tc>
      </w:tr>
      <w:tr w:rsidR="000E62F4" w14:paraId="1C9CC1D4" w14:textId="77777777" w:rsidTr="00A616A0">
        <w:trPr>
          <w:cantSplit/>
          <w:jc w:val="center"/>
        </w:trPr>
        <w:tc>
          <w:tcPr>
            <w:tcW w:w="288" w:type="dxa"/>
          </w:tcPr>
          <w:p w14:paraId="3E15836F" w14:textId="77777777" w:rsidR="000E62F4" w:rsidRDefault="000E62F4" w:rsidP="00A616A0">
            <w:pPr>
              <w:pStyle w:val="CopticCross"/>
            </w:pPr>
          </w:p>
        </w:tc>
        <w:tc>
          <w:tcPr>
            <w:tcW w:w="3960" w:type="dxa"/>
          </w:tcPr>
          <w:p w14:paraId="5A5FFE68" w14:textId="77777777" w:rsidR="000E62F4" w:rsidRDefault="000E62F4" w:rsidP="009170BF">
            <w:pPr>
              <w:pStyle w:val="EngHang"/>
            </w:pPr>
            <w:r>
              <w:t>And the cherubim</w:t>
            </w:r>
          </w:p>
          <w:p w14:paraId="2FAFC7C1" w14:textId="77777777" w:rsidR="000E62F4" w:rsidRDefault="000E62F4" w:rsidP="009170BF">
            <w:pPr>
              <w:pStyle w:val="EngHang"/>
            </w:pPr>
            <w:r>
              <w:t>Befittingly worship Him,</w:t>
            </w:r>
          </w:p>
          <w:p w14:paraId="058F0724" w14:textId="77777777" w:rsidR="000E62F4" w:rsidRDefault="000E62F4" w:rsidP="009170BF">
            <w:pPr>
              <w:pStyle w:val="EngHang"/>
            </w:pPr>
            <w:r>
              <w:t>With the seraphim as well</w:t>
            </w:r>
          </w:p>
          <w:p w14:paraId="5B11A341" w14:textId="77777777" w:rsidR="000E62F4" w:rsidRDefault="000E62F4" w:rsidP="00A616A0">
            <w:pPr>
              <w:pStyle w:val="EngHangEnd"/>
            </w:pPr>
            <w:r>
              <w:t>Unceasingly.</w:t>
            </w:r>
          </w:p>
        </w:tc>
        <w:tc>
          <w:tcPr>
            <w:tcW w:w="288" w:type="dxa"/>
          </w:tcPr>
          <w:p w14:paraId="4EB0D0C6" w14:textId="77777777" w:rsidR="000E62F4" w:rsidRDefault="000E62F4" w:rsidP="00A616A0"/>
        </w:tc>
        <w:tc>
          <w:tcPr>
            <w:tcW w:w="288" w:type="dxa"/>
          </w:tcPr>
          <w:p w14:paraId="704625CD" w14:textId="77777777" w:rsidR="000E62F4" w:rsidRDefault="000E62F4" w:rsidP="00A616A0">
            <w:pPr>
              <w:pStyle w:val="CopticCross"/>
            </w:pPr>
          </w:p>
        </w:tc>
        <w:tc>
          <w:tcPr>
            <w:tcW w:w="3960" w:type="dxa"/>
          </w:tcPr>
          <w:p w14:paraId="4E251C90" w14:textId="77777777" w:rsidR="000E62F4" w:rsidRDefault="000E62F4" w:rsidP="009170BF">
            <w:pPr>
              <w:pStyle w:val="CopticVersemulti-line"/>
            </w:pPr>
            <w:r>
              <w:t>Ⲟⲩⲟϩ ⲛⲓⲭⲉⲣⲟⲩⲃⲓⲙ:</w:t>
            </w:r>
          </w:p>
          <w:p w14:paraId="00C59A28" w14:textId="77777777" w:rsidR="000E62F4" w:rsidRDefault="000E62F4" w:rsidP="009170BF">
            <w:pPr>
              <w:pStyle w:val="CopticVersemulti-line"/>
            </w:pPr>
            <w:r>
              <w:t>ⲥⲉⲟⲩⲱϣⲧ ⲙ̀ⲙⲟϥ ⲁⲭⲓⲟⲥ:</w:t>
            </w:r>
          </w:p>
          <w:p w14:paraId="37B79BD7" w14:textId="77777777" w:rsidR="000E62F4" w:rsidRDefault="000E62F4" w:rsidP="009170BF">
            <w:pPr>
              <w:pStyle w:val="CopticVersemulti-line"/>
            </w:pPr>
            <w:r>
              <w:t>ⲛⲉⲙ ⲛⲓⲥⲉⲣⲁⲫⲓⲙ:</w:t>
            </w:r>
          </w:p>
          <w:p w14:paraId="19E26080" w14:textId="77777777" w:rsidR="000E62F4" w:rsidRDefault="000E62F4" w:rsidP="00A616A0">
            <w:pPr>
              <w:pStyle w:val="CopticHangingVerse"/>
            </w:pPr>
            <w:r>
              <w:t>ϧⲉⲛ ⲟⲩⲙⲉⲧⲁⲩⲙⲟⲩⲛⲕ.</w:t>
            </w:r>
          </w:p>
        </w:tc>
      </w:tr>
    </w:tbl>
    <w:p w14:paraId="44C4A5C0" w14:textId="77777777" w:rsidR="000E62F4" w:rsidRDefault="000E62F4"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BC0EF7C" w14:textId="77777777" w:rsidTr="00A616A0">
        <w:trPr>
          <w:cantSplit/>
          <w:jc w:val="center"/>
        </w:trPr>
        <w:tc>
          <w:tcPr>
            <w:tcW w:w="288" w:type="dxa"/>
          </w:tcPr>
          <w:p w14:paraId="47179862" w14:textId="77777777" w:rsidR="000E62F4" w:rsidRDefault="000E62F4" w:rsidP="00A616A0">
            <w:pPr>
              <w:pStyle w:val="CopticCross"/>
            </w:pPr>
          </w:p>
        </w:tc>
        <w:tc>
          <w:tcPr>
            <w:tcW w:w="3960" w:type="dxa"/>
          </w:tcPr>
          <w:p w14:paraId="6F3DB513" w14:textId="77777777" w:rsidR="000E62F4" w:rsidRDefault="000E62F4" w:rsidP="00A616A0">
            <w:pPr>
              <w:pStyle w:val="EngHang"/>
              <w:rPr>
                <w:rFonts w:eastAsia="Arial Unicode MS"/>
              </w:rPr>
            </w:pPr>
            <w:r>
              <w:rPr>
                <w:rFonts w:eastAsia="Arial Unicode MS"/>
              </w:rPr>
              <w:t>God is light,</w:t>
            </w:r>
          </w:p>
          <w:p w14:paraId="2D589310" w14:textId="77777777" w:rsidR="000E62F4" w:rsidRDefault="000E62F4" w:rsidP="00A616A0">
            <w:pPr>
              <w:pStyle w:val="EngHang"/>
              <w:rPr>
                <w:rFonts w:eastAsia="Arial Unicode MS"/>
              </w:rPr>
            </w:pPr>
            <w:r>
              <w:rPr>
                <w:rFonts w:eastAsia="Arial Unicode MS"/>
              </w:rPr>
              <w:t>He abides in light,</w:t>
            </w:r>
          </w:p>
          <w:p w14:paraId="3A0E9BB6" w14:textId="77777777" w:rsidR="000E62F4" w:rsidRDefault="000E62F4" w:rsidP="00A616A0">
            <w:pPr>
              <w:pStyle w:val="EngHang"/>
              <w:rPr>
                <w:rFonts w:eastAsia="Arial Unicode MS"/>
              </w:rPr>
            </w:pPr>
            <w:r>
              <w:rPr>
                <w:rFonts w:eastAsia="Arial Unicode MS"/>
              </w:rPr>
              <w:t>And the angles of light</w:t>
            </w:r>
          </w:p>
          <w:p w14:paraId="5D787938" w14:textId="77777777" w:rsidR="000E62F4" w:rsidRPr="009170BF" w:rsidRDefault="000E62F4" w:rsidP="00A616A0">
            <w:pPr>
              <w:pStyle w:val="EngHang"/>
              <w:rPr>
                <w:rFonts w:eastAsia="Arial Unicode MS"/>
              </w:rPr>
            </w:pPr>
            <w:r>
              <w:rPr>
                <w:rFonts w:eastAsia="Arial Unicode MS"/>
              </w:rPr>
              <w:t>Sing to Him.</w:t>
            </w:r>
          </w:p>
        </w:tc>
        <w:tc>
          <w:tcPr>
            <w:tcW w:w="288" w:type="dxa"/>
          </w:tcPr>
          <w:p w14:paraId="71CF4CF5" w14:textId="77777777" w:rsidR="000E62F4" w:rsidRDefault="000E62F4" w:rsidP="00A616A0"/>
        </w:tc>
        <w:tc>
          <w:tcPr>
            <w:tcW w:w="288" w:type="dxa"/>
          </w:tcPr>
          <w:p w14:paraId="38C83742" w14:textId="77777777" w:rsidR="000E62F4" w:rsidRDefault="000E62F4" w:rsidP="00A616A0">
            <w:pPr>
              <w:pStyle w:val="CopticCross"/>
            </w:pPr>
          </w:p>
        </w:tc>
        <w:tc>
          <w:tcPr>
            <w:tcW w:w="3960" w:type="dxa"/>
          </w:tcPr>
          <w:p w14:paraId="73FCBA50" w14:textId="77777777" w:rsidR="000E62F4" w:rsidRDefault="000E62F4" w:rsidP="009170BF">
            <w:pPr>
              <w:pStyle w:val="CopticVersemulti-line"/>
            </w:pPr>
            <w:r>
              <w:t>Ⲟⲩⲟⲩⲱⲓⲛⲓ ⲡⲉ Ⲫⲛⲟⲩϯ:</w:t>
            </w:r>
          </w:p>
          <w:p w14:paraId="41847903" w14:textId="77777777" w:rsidR="000E62F4" w:rsidRDefault="000E62F4" w:rsidP="009170BF">
            <w:pPr>
              <w:pStyle w:val="CopticVersemulti-line"/>
            </w:pPr>
            <w:r>
              <w:t>ⲉϥϣⲟⲡ ϧⲉⲛ ⲡⲓⲟⲩⲱⲓⲛⲓ:</w:t>
            </w:r>
          </w:p>
          <w:p w14:paraId="12233BF0" w14:textId="77777777" w:rsidR="000E62F4" w:rsidRDefault="000E62F4" w:rsidP="009170BF">
            <w:pPr>
              <w:pStyle w:val="CopticVersemulti-line"/>
            </w:pPr>
            <w:r>
              <w:t>ϧⲁⲛⲁⲅⲅⲉⲗⲟⲥ ⲛ̀ⲟⲩⲱⲓⲛⲓ:</w:t>
            </w:r>
          </w:p>
          <w:p w14:paraId="6CBF237A" w14:textId="77777777" w:rsidR="000E62F4" w:rsidRPr="00C35319" w:rsidRDefault="000E62F4" w:rsidP="00A616A0">
            <w:pPr>
              <w:pStyle w:val="CopticVerse"/>
            </w:pPr>
            <w:r>
              <w:t>ⲉ̀ⲧⲉⲣϩⲩⲙⲛⲟⲥ ⲉ̀ⲣⲟϥ.</w:t>
            </w:r>
          </w:p>
        </w:tc>
      </w:tr>
      <w:tr w:rsidR="000E62F4" w14:paraId="66B5A697" w14:textId="77777777" w:rsidTr="00A616A0">
        <w:trPr>
          <w:cantSplit/>
          <w:jc w:val="center"/>
        </w:trPr>
        <w:tc>
          <w:tcPr>
            <w:tcW w:w="288" w:type="dxa"/>
          </w:tcPr>
          <w:p w14:paraId="33B0651A" w14:textId="77777777" w:rsidR="000E62F4" w:rsidRDefault="000E62F4" w:rsidP="00A616A0">
            <w:pPr>
              <w:pStyle w:val="CopticCross"/>
            </w:pPr>
          </w:p>
        </w:tc>
        <w:tc>
          <w:tcPr>
            <w:tcW w:w="3960" w:type="dxa"/>
          </w:tcPr>
          <w:p w14:paraId="1123766E" w14:textId="77777777" w:rsidR="000E62F4" w:rsidRDefault="000E62F4" w:rsidP="009170BF">
            <w:pPr>
              <w:pStyle w:val="EngHang"/>
            </w:pPr>
            <w:r>
              <w:t>The light has shone</w:t>
            </w:r>
          </w:p>
          <w:p w14:paraId="18832797" w14:textId="77777777" w:rsidR="000E62F4" w:rsidRDefault="000E62F4" w:rsidP="009170BF">
            <w:pPr>
              <w:pStyle w:val="EngHang"/>
            </w:pPr>
            <w:r>
              <w:t>From Mary,</w:t>
            </w:r>
          </w:p>
          <w:p w14:paraId="7A928639" w14:textId="77777777" w:rsidR="000E62F4" w:rsidRDefault="000E62F4" w:rsidP="009170BF">
            <w:pPr>
              <w:pStyle w:val="EngHang"/>
            </w:pPr>
            <w:r>
              <w:t>And Elizabeth gave birth</w:t>
            </w:r>
          </w:p>
          <w:p w14:paraId="623425A7" w14:textId="77777777" w:rsidR="000E62F4" w:rsidRDefault="000E62F4" w:rsidP="009170BF">
            <w:pPr>
              <w:pStyle w:val="EngHangEnd"/>
            </w:pPr>
            <w:r>
              <w:t>To the Forerunner.</w:t>
            </w:r>
          </w:p>
        </w:tc>
        <w:tc>
          <w:tcPr>
            <w:tcW w:w="288" w:type="dxa"/>
          </w:tcPr>
          <w:p w14:paraId="059555B5" w14:textId="77777777" w:rsidR="000E62F4" w:rsidRDefault="000E62F4" w:rsidP="00A616A0"/>
        </w:tc>
        <w:tc>
          <w:tcPr>
            <w:tcW w:w="288" w:type="dxa"/>
          </w:tcPr>
          <w:p w14:paraId="4D05B2A8" w14:textId="77777777" w:rsidR="000E62F4" w:rsidRDefault="000E62F4" w:rsidP="00A616A0">
            <w:pPr>
              <w:pStyle w:val="CopticCross"/>
            </w:pPr>
          </w:p>
        </w:tc>
        <w:tc>
          <w:tcPr>
            <w:tcW w:w="3960" w:type="dxa"/>
          </w:tcPr>
          <w:p w14:paraId="6EA3AFD2" w14:textId="77777777" w:rsidR="000E62F4" w:rsidRDefault="000E62F4" w:rsidP="009170BF">
            <w:pPr>
              <w:pStyle w:val="CopticVersemulti-line"/>
            </w:pPr>
            <w:r>
              <w:t>Ⲁⲡⲓⲟⲩⲱⲓⲛⲓ ϣⲁⲓ:</w:t>
            </w:r>
          </w:p>
          <w:p w14:paraId="189CEE7F" w14:textId="77777777" w:rsidR="000E62F4" w:rsidRDefault="000E62F4" w:rsidP="009170BF">
            <w:pPr>
              <w:pStyle w:val="CopticVersemulti-line"/>
            </w:pPr>
            <w:r>
              <w:t>ⲉ̀ⲃⲟⲗ ϧⲉⲛ Ⲙⲁⲣⲓⲁ:</w:t>
            </w:r>
          </w:p>
          <w:p w14:paraId="5776447E" w14:textId="77777777" w:rsidR="000E62F4" w:rsidRDefault="000E62F4" w:rsidP="009170BF">
            <w:pPr>
              <w:pStyle w:val="CopticVersemulti-line"/>
            </w:pPr>
            <w:r>
              <w:t>ⲁ̀Ⲉⲗⲓⲥⲁⲃⲉⲧ ⲙⲓⲥⲓ:</w:t>
            </w:r>
          </w:p>
          <w:p w14:paraId="6F2E851D" w14:textId="77777777" w:rsidR="000E62F4" w:rsidRDefault="000E62F4" w:rsidP="00A616A0">
            <w:pPr>
              <w:pStyle w:val="CopticHangingVerse"/>
            </w:pPr>
            <w:r>
              <w:t>ⲙ̀ⲡⲓⲡ̀ⲣⲟⲇⲣⲟⲙⲟⲥ.</w:t>
            </w:r>
          </w:p>
        </w:tc>
      </w:tr>
    </w:tbl>
    <w:p w14:paraId="61C4CED6" w14:textId="77777777" w:rsidR="000E62F4" w:rsidRPr="00A616A0" w:rsidRDefault="000E62F4" w:rsidP="00A616A0">
      <w:pPr>
        <w:pStyle w:val="Rubric"/>
      </w:pPr>
      <w:r>
        <w:t>Then continue as in the annual Aspasmos Adam with “We ask You, O Son of God, to keep…”</w:t>
      </w:r>
    </w:p>
    <w:p w14:paraId="563FDBBB" w14:textId="77777777" w:rsidR="000E62F4" w:rsidRDefault="000E62F4" w:rsidP="0063567C">
      <w:pPr>
        <w:pStyle w:val="Heading4"/>
        <w:rPr>
          <w:rFonts w:ascii="FreeSerifAvvaShenouda" w:hAnsi="FreeSerifAvvaShenouda" w:cs="FreeSerifAvvaShenouda"/>
        </w:rPr>
      </w:pPr>
      <w:r>
        <w:lastRenderedPageBreak/>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34C0CA" w14:textId="77777777" w:rsidTr="00A616A0">
        <w:trPr>
          <w:cantSplit/>
          <w:jc w:val="center"/>
        </w:trPr>
        <w:tc>
          <w:tcPr>
            <w:tcW w:w="288" w:type="dxa"/>
          </w:tcPr>
          <w:p w14:paraId="6ADD75AA" w14:textId="77777777" w:rsidR="000E62F4" w:rsidRDefault="000E62F4" w:rsidP="00A616A0">
            <w:pPr>
              <w:pStyle w:val="CopticCross"/>
            </w:pPr>
          </w:p>
        </w:tc>
        <w:tc>
          <w:tcPr>
            <w:tcW w:w="3960" w:type="dxa"/>
          </w:tcPr>
          <w:p w14:paraId="4CF7E7B4" w14:textId="77777777" w:rsidR="000E62F4" w:rsidRDefault="000E62F4" w:rsidP="00A616A0">
            <w:pPr>
              <w:pStyle w:val="EngHang"/>
              <w:rPr>
                <w:rFonts w:eastAsia="Arial Unicode MS"/>
              </w:rPr>
            </w:pPr>
            <w:r>
              <w:rPr>
                <w:rFonts w:eastAsia="Arial Unicode MS"/>
              </w:rPr>
              <w:t>The Angel Gabriel Announced</w:t>
            </w:r>
          </w:p>
          <w:p w14:paraId="5D80C26D" w14:textId="77777777" w:rsidR="000E62F4" w:rsidRDefault="000E62F4" w:rsidP="00A616A0">
            <w:pPr>
              <w:pStyle w:val="EngHang"/>
              <w:rPr>
                <w:rFonts w:eastAsia="Arial Unicode MS"/>
              </w:rPr>
            </w:pPr>
            <w:r>
              <w:rPr>
                <w:rFonts w:eastAsia="Arial Unicode MS"/>
              </w:rPr>
              <w:t>The Good News to the Virgin, saying,</w:t>
            </w:r>
          </w:p>
          <w:p w14:paraId="2FAFA7DD" w14:textId="77777777" w:rsidR="000E62F4" w:rsidRDefault="000E62F4" w:rsidP="00A616A0">
            <w:pPr>
              <w:pStyle w:val="EngHang"/>
              <w:rPr>
                <w:rFonts w:eastAsia="Arial Unicode MS"/>
              </w:rPr>
            </w:pPr>
            <w:r>
              <w:rPr>
                <w:rFonts w:eastAsia="Arial Unicode MS"/>
              </w:rPr>
              <w:t>“Rejoice O full of grace,</w:t>
            </w:r>
          </w:p>
          <w:p w14:paraId="00C7A214" w14:textId="77777777" w:rsidR="000E62F4" w:rsidRPr="009170BF" w:rsidRDefault="000E62F4" w:rsidP="00A616A0">
            <w:pPr>
              <w:pStyle w:val="EngHangEnd"/>
              <w:rPr>
                <w:rFonts w:eastAsia="Arial Unicode MS"/>
              </w:rPr>
            </w:pPr>
            <w:r>
              <w:rPr>
                <w:rFonts w:eastAsia="Arial Unicode MS"/>
              </w:rPr>
              <w:t>The Lord is with you!”</w:t>
            </w:r>
          </w:p>
        </w:tc>
        <w:tc>
          <w:tcPr>
            <w:tcW w:w="288" w:type="dxa"/>
          </w:tcPr>
          <w:p w14:paraId="05A1961C" w14:textId="77777777" w:rsidR="000E62F4" w:rsidRDefault="000E62F4" w:rsidP="00A616A0"/>
        </w:tc>
        <w:tc>
          <w:tcPr>
            <w:tcW w:w="288" w:type="dxa"/>
          </w:tcPr>
          <w:p w14:paraId="23087688" w14:textId="77777777" w:rsidR="000E62F4" w:rsidRDefault="000E62F4" w:rsidP="00A616A0">
            <w:pPr>
              <w:pStyle w:val="CopticCross"/>
            </w:pPr>
          </w:p>
        </w:tc>
        <w:tc>
          <w:tcPr>
            <w:tcW w:w="3960" w:type="dxa"/>
          </w:tcPr>
          <w:p w14:paraId="16B813E3" w14:textId="77777777" w:rsidR="000E62F4" w:rsidRDefault="000E62F4" w:rsidP="00A616A0">
            <w:pPr>
              <w:pStyle w:val="CopticVersemulti-line"/>
            </w:pPr>
            <w:r>
              <w:t>Ⲅⲁⲃⲣⲓⲏⲗ ⲡⲓⲁⲅⲅⲉⲗⲟⲥ</w:t>
            </w:r>
          </w:p>
          <w:p w14:paraId="2EDFA2CD" w14:textId="77777777" w:rsidR="000E62F4" w:rsidRDefault="000E62F4" w:rsidP="00A616A0">
            <w:pPr>
              <w:pStyle w:val="CopticVersemulti-line"/>
            </w:pPr>
            <w:r>
              <w:t>ⲁϥϩⲓϣⲉⲛⲛⲟⲩⲫⲓ ⲛ̀ϯⲡⲁⲣⲑⲉⲛⲟⲥ:</w:t>
            </w:r>
          </w:p>
          <w:p w14:paraId="54755E90" w14:textId="77777777" w:rsidR="000E62F4" w:rsidRDefault="000E62F4" w:rsidP="00A616A0">
            <w:pPr>
              <w:pStyle w:val="CopticVersemulti-line"/>
            </w:pPr>
            <w:r>
              <w:t>ϫⲉ ⲭⲉⲣⲉ ⲑⲏⲉⲑⲙⲉϩ ⲛ̀ϩ̀ⲙⲟⲧ:</w:t>
            </w:r>
          </w:p>
          <w:p w14:paraId="35B99277" w14:textId="77777777" w:rsidR="000E62F4" w:rsidRPr="00C35319" w:rsidRDefault="000E62F4" w:rsidP="00A616A0">
            <w:pPr>
              <w:pStyle w:val="CopticVerse"/>
            </w:pPr>
            <w:r>
              <w:t>ⲟⲩⲟϩ Ⲡϭⲟⲓⲥ ϣⲟⲡ ⲛⲉⲙⲉ.</w:t>
            </w:r>
          </w:p>
        </w:tc>
      </w:tr>
      <w:tr w:rsidR="000E62F4" w14:paraId="2B1C0751" w14:textId="77777777" w:rsidTr="00A616A0">
        <w:trPr>
          <w:cantSplit/>
          <w:jc w:val="center"/>
        </w:trPr>
        <w:tc>
          <w:tcPr>
            <w:tcW w:w="288" w:type="dxa"/>
          </w:tcPr>
          <w:p w14:paraId="21D4CBE4" w14:textId="77777777" w:rsidR="000E62F4" w:rsidRDefault="000E62F4" w:rsidP="00A616A0">
            <w:pPr>
              <w:pStyle w:val="CopticCross"/>
            </w:pPr>
          </w:p>
        </w:tc>
        <w:tc>
          <w:tcPr>
            <w:tcW w:w="3960" w:type="dxa"/>
          </w:tcPr>
          <w:p w14:paraId="7B9EC0BE" w14:textId="77777777" w:rsidR="000E62F4" w:rsidRDefault="000E62F4" w:rsidP="00A616A0">
            <w:pPr>
              <w:pStyle w:val="EngHang"/>
            </w:pPr>
            <w:r>
              <w:t>You will conceive and give birth so a Son,</w:t>
            </w:r>
          </w:p>
          <w:p w14:paraId="14552DD7" w14:textId="77777777" w:rsidR="000E62F4" w:rsidRDefault="000E62F4" w:rsidP="00A616A0">
            <w:pPr>
              <w:pStyle w:val="EngHang"/>
            </w:pPr>
            <w:r>
              <w:t>His Name will be called Jesus.”</w:t>
            </w:r>
          </w:p>
          <w:p w14:paraId="22CC4B7A" w14:textId="77777777" w:rsidR="000E62F4" w:rsidRDefault="000E62F4" w:rsidP="00A616A0">
            <w:pPr>
              <w:pStyle w:val="EngHang"/>
            </w:pPr>
            <w:r>
              <w:t>The wise one answered,</w:t>
            </w:r>
          </w:p>
          <w:p w14:paraId="12784DE8" w14:textId="77777777" w:rsidR="000E62F4" w:rsidRDefault="000E62F4" w:rsidP="00A616A0">
            <w:pPr>
              <w:pStyle w:val="EngHangEnd"/>
            </w:pPr>
            <w:r>
              <w:t>“Let it be according to Your will, O Lord”</w:t>
            </w:r>
          </w:p>
        </w:tc>
        <w:tc>
          <w:tcPr>
            <w:tcW w:w="288" w:type="dxa"/>
          </w:tcPr>
          <w:p w14:paraId="2C5174CE" w14:textId="77777777" w:rsidR="000E62F4" w:rsidRDefault="000E62F4" w:rsidP="00A616A0"/>
        </w:tc>
        <w:tc>
          <w:tcPr>
            <w:tcW w:w="288" w:type="dxa"/>
          </w:tcPr>
          <w:p w14:paraId="4BFACD2A" w14:textId="77777777" w:rsidR="000E62F4" w:rsidRDefault="000E62F4" w:rsidP="00A616A0">
            <w:pPr>
              <w:pStyle w:val="CopticCross"/>
            </w:pPr>
          </w:p>
        </w:tc>
        <w:tc>
          <w:tcPr>
            <w:tcW w:w="3960" w:type="dxa"/>
          </w:tcPr>
          <w:p w14:paraId="6F9DA54A" w14:textId="77777777" w:rsidR="000E62F4" w:rsidRDefault="000E62F4" w:rsidP="00A616A0">
            <w:pPr>
              <w:pStyle w:val="CopticVersemulti-line"/>
            </w:pPr>
            <w:r>
              <w:t>Ⲧⲉⲣⲁⲉⲣⲃⲟⲕⲓ ⲟⲩⲟϩ ⲛ̀ⲧⲉⲙⲓⲥⲓ ⲛ̀ⲟⲩϣⲏⲣⲓ:</w:t>
            </w:r>
          </w:p>
          <w:p w14:paraId="0DDAEA58" w14:textId="77777777" w:rsidR="000E62F4" w:rsidRDefault="000E62F4" w:rsidP="00A616A0">
            <w:pPr>
              <w:pStyle w:val="CopticVersemulti-line"/>
            </w:pPr>
            <w:r>
              <w:t>ⲉⲩⲉ̀ⲙⲟⲩϯ ⲉ̀ⲡⲉϥⲣⲁⲛ ϫⲉ Ⲓⲏⲥⲟⲩⲥ:</w:t>
            </w:r>
          </w:p>
          <w:p w14:paraId="225CD929" w14:textId="77777777" w:rsidR="000E62F4" w:rsidRDefault="000E62F4" w:rsidP="00A616A0">
            <w:pPr>
              <w:pStyle w:val="CopticVersemulti-line"/>
            </w:pPr>
            <w:r>
              <w:t>ⲁⲥⲉⲣⲟⲩⲱ ⲛ̀ϫⲉ ϯⲥⲁⲃⲉ:</w:t>
            </w:r>
          </w:p>
          <w:p w14:paraId="5F03AD4B" w14:textId="77777777" w:rsidR="000E62F4" w:rsidRDefault="000E62F4" w:rsidP="00A616A0">
            <w:pPr>
              <w:pStyle w:val="CopticHangingVerse"/>
            </w:pPr>
            <w:r>
              <w:t>ⲡⲉⲧⲉϩⲛⲁⲕ Ⲡϭⲟⲓⲥ ⲙⲁⲣⲉϥϣⲱⲡⲓ.</w:t>
            </w:r>
          </w:p>
        </w:tc>
      </w:tr>
      <w:tr w:rsidR="000E62F4" w14:paraId="4DE4ABE8" w14:textId="77777777" w:rsidTr="00A616A0">
        <w:trPr>
          <w:cantSplit/>
          <w:jc w:val="center"/>
        </w:trPr>
        <w:tc>
          <w:tcPr>
            <w:tcW w:w="288" w:type="dxa"/>
          </w:tcPr>
          <w:p w14:paraId="6D516592" w14:textId="77777777" w:rsidR="000E62F4" w:rsidRDefault="000E62F4" w:rsidP="00A616A0">
            <w:pPr>
              <w:pStyle w:val="CopticCross"/>
            </w:pPr>
          </w:p>
        </w:tc>
        <w:tc>
          <w:tcPr>
            <w:tcW w:w="3960" w:type="dxa"/>
          </w:tcPr>
          <w:p w14:paraId="66B28640" w14:textId="77777777" w:rsidR="000E62F4" w:rsidRDefault="000E62F4" w:rsidP="00A616A0">
            <w:pPr>
              <w:pStyle w:val="EngHang"/>
            </w:pPr>
            <w:r>
              <w:t>Alleluia, Alleluia, Alleluia.</w:t>
            </w:r>
          </w:p>
          <w:p w14:paraId="69D53AF6" w14:textId="77777777" w:rsidR="000E62F4" w:rsidRDefault="000E62F4" w:rsidP="00A616A0">
            <w:pPr>
              <w:pStyle w:val="EngHang"/>
            </w:pPr>
            <w:r>
              <w:t>You Who were born of the Father</w:t>
            </w:r>
          </w:p>
          <w:p w14:paraId="3443D6EB" w14:textId="77777777" w:rsidR="000E62F4" w:rsidRDefault="000E62F4" w:rsidP="00A616A0">
            <w:pPr>
              <w:pStyle w:val="EngHang"/>
            </w:pPr>
            <w:r>
              <w:t>Before all the ages,</w:t>
            </w:r>
          </w:p>
          <w:p w14:paraId="2998D043" w14:textId="77777777" w:rsidR="000E62F4" w:rsidRDefault="000E62F4" w:rsidP="00A616A0">
            <w:pPr>
              <w:pStyle w:val="EngHangEnd"/>
            </w:pPr>
            <w:r>
              <w:t>Save us and have mercy on us.</w:t>
            </w:r>
          </w:p>
        </w:tc>
        <w:tc>
          <w:tcPr>
            <w:tcW w:w="288" w:type="dxa"/>
          </w:tcPr>
          <w:p w14:paraId="667A5A7A" w14:textId="77777777" w:rsidR="000E62F4" w:rsidRDefault="000E62F4" w:rsidP="00A616A0"/>
        </w:tc>
        <w:tc>
          <w:tcPr>
            <w:tcW w:w="288" w:type="dxa"/>
          </w:tcPr>
          <w:p w14:paraId="7EEDE6BD" w14:textId="77777777" w:rsidR="000E62F4" w:rsidRDefault="000E62F4" w:rsidP="00A616A0">
            <w:pPr>
              <w:pStyle w:val="CopticCross"/>
            </w:pPr>
          </w:p>
        </w:tc>
        <w:tc>
          <w:tcPr>
            <w:tcW w:w="3960" w:type="dxa"/>
          </w:tcPr>
          <w:p w14:paraId="07B9DA7F" w14:textId="77777777" w:rsidR="000E62F4" w:rsidRDefault="000E62F4" w:rsidP="00A616A0">
            <w:pPr>
              <w:pStyle w:val="CopticVersemulti-line"/>
            </w:pPr>
            <w:r>
              <w:t>Ⲁⲗⲗⲏⲗⲟⲩⲓⲁ ⲁⲗⲗⲏⲗⲟⲩⲓⲁ ⲁⲗⲗⲏⲗⲟⲩⲓⲁ.</w:t>
            </w:r>
          </w:p>
          <w:p w14:paraId="7FFFFB19" w14:textId="77777777" w:rsidR="000E62F4" w:rsidRDefault="000E62F4" w:rsidP="00A616A0">
            <w:pPr>
              <w:pStyle w:val="CopticVersemulti-line"/>
            </w:pPr>
            <w:r>
              <w:t>Ⲡⲓⲙⲓⲥⲓ ⲉ̀ⲃⲟⲗ ϧⲉⲛ Ⲫ̀ⲓⲱⲧ</w:t>
            </w:r>
          </w:p>
          <w:p w14:paraId="1A50DA6E" w14:textId="77777777" w:rsidR="000E62F4" w:rsidRDefault="000E62F4" w:rsidP="00A616A0">
            <w:pPr>
              <w:pStyle w:val="CopticVersemulti-line"/>
            </w:pPr>
            <w:r>
              <w:t>ϧⲁϫⲱⲟⲩ ⲛ̀ⲛⲓⲉ̀ⲱⲛ ⲧⲏⲣⲟⲩ:</w:t>
            </w:r>
          </w:p>
          <w:p w14:paraId="2AD87A9D" w14:textId="77777777" w:rsidR="000E62F4" w:rsidRDefault="000E62F4" w:rsidP="00A616A0">
            <w:pPr>
              <w:pStyle w:val="CopticVersemulti-line"/>
            </w:pPr>
            <w:r>
              <w:t>ⲥⲱϯ ⲙ̀ⲙⲟⲛ ⲟⲩⲟϩ ⲛⲁⲓ ⲛⲁⲛ.</w:t>
            </w:r>
          </w:p>
        </w:tc>
      </w:tr>
      <w:tr w:rsidR="000E62F4" w14:paraId="7D2DDEC5" w14:textId="77777777" w:rsidTr="00A616A0">
        <w:trPr>
          <w:cantSplit/>
          <w:jc w:val="center"/>
        </w:trPr>
        <w:tc>
          <w:tcPr>
            <w:tcW w:w="288" w:type="dxa"/>
          </w:tcPr>
          <w:p w14:paraId="58A3B913" w14:textId="77777777" w:rsidR="000E62F4" w:rsidRDefault="000E62F4" w:rsidP="00A616A0">
            <w:pPr>
              <w:pStyle w:val="CopticCross"/>
            </w:pPr>
          </w:p>
        </w:tc>
        <w:tc>
          <w:tcPr>
            <w:tcW w:w="3960" w:type="dxa"/>
          </w:tcPr>
          <w:p w14:paraId="1BFFE6EB" w14:textId="77777777" w:rsidR="000E62F4" w:rsidRDefault="000E62F4" w:rsidP="00A616A0">
            <w:pPr>
              <w:pStyle w:val="EngHang"/>
            </w:pPr>
            <w:r>
              <w:t>Holy, Holy, Holy,</w:t>
            </w:r>
          </w:p>
          <w:p w14:paraId="434A971E" w14:textId="77777777" w:rsidR="000E62F4" w:rsidRDefault="000E62F4" w:rsidP="00A616A0">
            <w:pPr>
              <w:pStyle w:val="EngHang"/>
            </w:pPr>
            <w:r>
              <w:t>Lord of Hosts,</w:t>
            </w:r>
          </w:p>
          <w:p w14:paraId="1F943A42" w14:textId="77777777" w:rsidR="000E62F4" w:rsidRDefault="000E62F4" w:rsidP="00A616A0">
            <w:pPr>
              <w:pStyle w:val="EngHang"/>
            </w:pPr>
            <w:r>
              <w:t>Heaven and earth are full</w:t>
            </w:r>
          </w:p>
          <w:p w14:paraId="148BC015" w14:textId="77777777" w:rsidR="000E62F4" w:rsidRDefault="000E62F4" w:rsidP="00A616A0">
            <w:pPr>
              <w:pStyle w:val="EngHangEnd"/>
            </w:pPr>
            <w:r>
              <w:t>Of Your holy glory.</w:t>
            </w:r>
          </w:p>
        </w:tc>
        <w:tc>
          <w:tcPr>
            <w:tcW w:w="288" w:type="dxa"/>
          </w:tcPr>
          <w:p w14:paraId="5054B1C1" w14:textId="77777777" w:rsidR="000E62F4" w:rsidRDefault="000E62F4" w:rsidP="00A616A0"/>
        </w:tc>
        <w:tc>
          <w:tcPr>
            <w:tcW w:w="288" w:type="dxa"/>
          </w:tcPr>
          <w:p w14:paraId="5C3427EE" w14:textId="77777777" w:rsidR="000E62F4" w:rsidRDefault="000E62F4" w:rsidP="00A616A0">
            <w:pPr>
              <w:pStyle w:val="CopticCross"/>
            </w:pPr>
          </w:p>
        </w:tc>
        <w:tc>
          <w:tcPr>
            <w:tcW w:w="3960" w:type="dxa"/>
          </w:tcPr>
          <w:p w14:paraId="57ECC81A" w14:textId="77777777" w:rsidR="000E62F4" w:rsidRDefault="000E62F4" w:rsidP="00A616A0">
            <w:pPr>
              <w:pStyle w:val="CopticVersemulti-line"/>
            </w:pPr>
            <w:r>
              <w:t>Ϫⲉ ⲁ̀ⲅⲓⲟⲥ ⲁ̀ⲅⲓⲟⲥ ⲁ̀ⲅⲓⲟⲥ:</w:t>
            </w:r>
          </w:p>
          <w:p w14:paraId="31C563D7" w14:textId="77777777" w:rsidR="000E62F4" w:rsidRDefault="000E62F4" w:rsidP="00A616A0">
            <w:pPr>
              <w:pStyle w:val="CopticVersemulti-line"/>
            </w:pPr>
            <w:r>
              <w:t>Ⲕⲩⲣⲓⲟⲥ ⲥⲁⲃⲁⲱⲑ:</w:t>
            </w:r>
          </w:p>
          <w:p w14:paraId="7C93F323" w14:textId="77777777" w:rsidR="000E62F4" w:rsidRDefault="000E62F4" w:rsidP="00A616A0">
            <w:pPr>
              <w:pStyle w:val="CopticVersemulti-line"/>
            </w:pPr>
            <w:r>
              <w:t>ⲡ̀ⲗⲏⲣⲏⲥ ⲟ̀ ⲟⲩⲣⲁⲛⲟⲥ ⲕⲉ ⲏ̀ ⲅⲏ</w:t>
            </w:r>
          </w:p>
          <w:p w14:paraId="52E38338" w14:textId="77777777" w:rsidR="000E62F4" w:rsidRDefault="000E62F4" w:rsidP="00A616A0">
            <w:pPr>
              <w:pStyle w:val="CopticVersemulti-line"/>
            </w:pPr>
            <w:r>
              <w:t>ⲧⲏⲥ ⲁ̀ⲅⲓⲁⲥ ⲥⲟⲩ ⲇⲟⲝⲏⲥ.</w:t>
            </w:r>
          </w:p>
        </w:tc>
      </w:tr>
    </w:tbl>
    <w:p w14:paraId="63C82D31" w14:textId="77777777" w:rsidR="000E62F4" w:rsidRDefault="000E62F4"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5D3DA9B" w14:textId="77777777" w:rsidTr="003B53E2">
        <w:trPr>
          <w:cantSplit/>
          <w:jc w:val="center"/>
        </w:trPr>
        <w:tc>
          <w:tcPr>
            <w:tcW w:w="288" w:type="dxa"/>
          </w:tcPr>
          <w:p w14:paraId="117A93EF" w14:textId="77777777" w:rsidR="000E62F4" w:rsidRDefault="000E62F4" w:rsidP="003B53E2">
            <w:pPr>
              <w:pStyle w:val="CopticCross"/>
            </w:pPr>
          </w:p>
        </w:tc>
        <w:tc>
          <w:tcPr>
            <w:tcW w:w="3960" w:type="dxa"/>
          </w:tcPr>
          <w:p w14:paraId="2689F737" w14:textId="77777777" w:rsidR="000E62F4" w:rsidRDefault="000E62F4" w:rsidP="003B53E2">
            <w:pPr>
              <w:pStyle w:val="EngHang"/>
              <w:rPr>
                <w:rFonts w:eastAsia="Arial Unicode MS"/>
              </w:rPr>
            </w:pPr>
            <w:r>
              <w:rPr>
                <w:rFonts w:eastAsia="Arial Unicode MS"/>
              </w:rPr>
              <w:t>The holy angel Gabriel announced</w:t>
            </w:r>
          </w:p>
          <w:p w14:paraId="15DDC616" w14:textId="77777777" w:rsidR="000E62F4" w:rsidRDefault="000E62F4" w:rsidP="003B53E2">
            <w:pPr>
              <w:pStyle w:val="EngHang"/>
              <w:rPr>
                <w:rFonts w:eastAsia="Arial Unicode MS"/>
              </w:rPr>
            </w:pPr>
            <w:r>
              <w:rPr>
                <w:rFonts w:eastAsia="Arial Unicode MS"/>
              </w:rPr>
              <w:t>The Good News to the Virgin.</w:t>
            </w:r>
          </w:p>
          <w:p w14:paraId="7804E9F1" w14:textId="77777777" w:rsidR="000E62F4" w:rsidRDefault="000E62F4" w:rsidP="003B53E2">
            <w:pPr>
              <w:pStyle w:val="EngHang"/>
              <w:rPr>
                <w:rFonts w:eastAsia="Arial Unicode MS"/>
              </w:rPr>
            </w:pPr>
            <w:r>
              <w:rPr>
                <w:rFonts w:eastAsia="Arial Unicode MS"/>
              </w:rPr>
              <w:t>He saluted her,</w:t>
            </w:r>
          </w:p>
          <w:p w14:paraId="6F8FCC57" w14:textId="77777777" w:rsidR="000E62F4" w:rsidRPr="009170BF" w:rsidRDefault="000E62F4" w:rsidP="003B53E2">
            <w:pPr>
              <w:pStyle w:val="EngHangEnd"/>
              <w:rPr>
                <w:rFonts w:eastAsia="Arial Unicode MS"/>
              </w:rPr>
            </w:pPr>
            <w:r>
              <w:rPr>
                <w:rFonts w:eastAsia="Arial Unicode MS"/>
              </w:rPr>
              <w:t>Strengthening her by his word,</w:t>
            </w:r>
          </w:p>
        </w:tc>
        <w:tc>
          <w:tcPr>
            <w:tcW w:w="288" w:type="dxa"/>
          </w:tcPr>
          <w:p w14:paraId="7A9F274E" w14:textId="77777777" w:rsidR="000E62F4" w:rsidRDefault="000E62F4" w:rsidP="003B53E2"/>
        </w:tc>
        <w:tc>
          <w:tcPr>
            <w:tcW w:w="288" w:type="dxa"/>
          </w:tcPr>
          <w:p w14:paraId="46B3C55C" w14:textId="77777777" w:rsidR="000E62F4" w:rsidRDefault="000E62F4" w:rsidP="003B53E2">
            <w:pPr>
              <w:pStyle w:val="CopticCross"/>
            </w:pPr>
          </w:p>
        </w:tc>
        <w:tc>
          <w:tcPr>
            <w:tcW w:w="3960" w:type="dxa"/>
          </w:tcPr>
          <w:p w14:paraId="79A73528" w14:textId="77777777" w:rsidR="000E62F4" w:rsidRDefault="000E62F4" w:rsidP="009045FC">
            <w:pPr>
              <w:pStyle w:val="CopticVersemulti-line"/>
            </w:pPr>
            <w:r>
              <w:t>Ⲡⲓⲁⲅⲅⲉⲗⲟⲥ ⲉⲑⲟⲩⲁⲃ Ⲅⲃⲣⲓⲏⲗ:</w:t>
            </w:r>
          </w:p>
          <w:p w14:paraId="1EAF3E76" w14:textId="77777777" w:rsidR="000E62F4" w:rsidRDefault="000E62F4" w:rsidP="009045FC">
            <w:pPr>
              <w:pStyle w:val="CopticVersemulti-line"/>
            </w:pPr>
            <w:r>
              <w:t>ⲁϥϩⲓϣⲉⲛⲛⲟⲩϥⲓ ⲛ̀ϯⲡⲁⲣⲑⲉⲛⲟⲥ:</w:t>
            </w:r>
          </w:p>
          <w:p w14:paraId="43FC0351" w14:textId="77777777" w:rsidR="000E62F4" w:rsidRDefault="000E62F4" w:rsidP="009045FC">
            <w:pPr>
              <w:pStyle w:val="CopticVersemulti-line"/>
            </w:pPr>
            <w:r>
              <w:t>ⲙⲉⲛⲉⲛⲥⲁ ⲡⲓⲁⲥⲡⲁⲥⲙⲟⲥ</w:t>
            </w:r>
          </w:p>
          <w:p w14:paraId="36181B16" w14:textId="77777777" w:rsidR="000E62F4" w:rsidRPr="00C35319" w:rsidRDefault="000E62F4" w:rsidP="003B53E2">
            <w:pPr>
              <w:pStyle w:val="CopticVerse"/>
            </w:pPr>
            <w:r>
              <w:t>ⲁϥⲧⲁϫⲣⲟ ⲙ̀ⲙⲟⲥ ϧⲉⲛ ⲡⲉϥⲥⲁϫⲓ.</w:t>
            </w:r>
          </w:p>
        </w:tc>
      </w:tr>
      <w:tr w:rsidR="000E62F4" w14:paraId="3E2F62B3" w14:textId="77777777" w:rsidTr="003B53E2">
        <w:trPr>
          <w:cantSplit/>
          <w:jc w:val="center"/>
        </w:trPr>
        <w:tc>
          <w:tcPr>
            <w:tcW w:w="288" w:type="dxa"/>
          </w:tcPr>
          <w:p w14:paraId="3B764E51" w14:textId="77777777" w:rsidR="000E62F4" w:rsidRDefault="000E62F4" w:rsidP="003B53E2">
            <w:pPr>
              <w:pStyle w:val="CopticCross"/>
            </w:pPr>
          </w:p>
        </w:tc>
        <w:tc>
          <w:tcPr>
            <w:tcW w:w="3960" w:type="dxa"/>
          </w:tcPr>
          <w:p w14:paraId="44A74361" w14:textId="77777777" w:rsidR="000E62F4" w:rsidRDefault="000E62F4" w:rsidP="003B53E2">
            <w:pPr>
              <w:pStyle w:val="EngHang"/>
            </w:pPr>
            <w:r>
              <w:t>Saying, “Fear not mary,</w:t>
            </w:r>
          </w:p>
          <w:p w14:paraId="5FD0C4CA" w14:textId="77777777" w:rsidR="000E62F4" w:rsidRDefault="000E62F4" w:rsidP="003B53E2">
            <w:pPr>
              <w:pStyle w:val="EngHang"/>
            </w:pPr>
            <w:r>
              <w:t>For you have found grace before God.</w:t>
            </w:r>
          </w:p>
          <w:p w14:paraId="671A7071" w14:textId="77777777" w:rsidR="000E62F4" w:rsidRDefault="000E62F4" w:rsidP="003B53E2">
            <w:pPr>
              <w:pStyle w:val="EngHang"/>
            </w:pPr>
            <w:r>
              <w:t>You will conceive and give birth so a Son.”</w:t>
            </w:r>
          </w:p>
          <w:p w14:paraId="7C5890F0" w14:textId="77777777" w:rsidR="000E62F4" w:rsidRDefault="000E62F4" w:rsidP="003B53E2">
            <w:pPr>
              <w:pStyle w:val="EngHangEnd"/>
            </w:pPr>
            <w:r>
              <w:t>Alleluia, Alleluia, Alleluia.</w:t>
            </w:r>
          </w:p>
        </w:tc>
        <w:tc>
          <w:tcPr>
            <w:tcW w:w="288" w:type="dxa"/>
          </w:tcPr>
          <w:p w14:paraId="6CBD4AFC" w14:textId="77777777" w:rsidR="000E62F4" w:rsidRDefault="000E62F4" w:rsidP="003B53E2"/>
        </w:tc>
        <w:tc>
          <w:tcPr>
            <w:tcW w:w="288" w:type="dxa"/>
          </w:tcPr>
          <w:p w14:paraId="34F292DE" w14:textId="77777777" w:rsidR="000E62F4" w:rsidRDefault="000E62F4" w:rsidP="003B53E2">
            <w:pPr>
              <w:pStyle w:val="CopticCross"/>
            </w:pPr>
          </w:p>
        </w:tc>
        <w:tc>
          <w:tcPr>
            <w:tcW w:w="3960" w:type="dxa"/>
          </w:tcPr>
          <w:p w14:paraId="58F92916" w14:textId="77777777" w:rsidR="000E62F4" w:rsidRDefault="000E62F4" w:rsidP="008931E3">
            <w:pPr>
              <w:pStyle w:val="CopticVersemulti-line"/>
            </w:pPr>
            <w:r>
              <w:t>Ϫⲉ ⲙ̀ⲡⲉⲣⲉⲣϩⲟϯ Ⲙⲁⲣⲓⲁⲙ ⲁⲣⲉϫⲓⲙⲓ ⲅⲁⲣ ⲛ̀ⲟⲩϩ̀ⲙⲟⲧ:</w:t>
            </w:r>
          </w:p>
          <w:p w14:paraId="69AA140C" w14:textId="77777777" w:rsidR="000E62F4" w:rsidRDefault="000E62F4" w:rsidP="008931E3">
            <w:pPr>
              <w:pStyle w:val="CopticVersemulti-line"/>
            </w:pPr>
            <w:r>
              <w:t>ϧⲁⲧⲉⲛ Ⲫⲛⲟⲩϯ ϩⲏⲡⲡⲉ ⲅⲁⲣ ⲧⲉⲣⲁⲉⲣⲃⲟⲕⲓ:</w:t>
            </w:r>
          </w:p>
          <w:p w14:paraId="3CCFEF25" w14:textId="77777777" w:rsidR="000E62F4" w:rsidRDefault="000E62F4" w:rsidP="008931E3">
            <w:pPr>
              <w:pStyle w:val="CopticVersemulti-line"/>
            </w:pPr>
            <w:r>
              <w:t>ⲟⲩⲟϩ ⲛ̀ⲧⲉⲙⲓⲥⲓ ⲛ̀ⲟⲩϣⲏⲣⲓ.</w:t>
            </w:r>
          </w:p>
          <w:p w14:paraId="10162FAB" w14:textId="77777777" w:rsidR="000E62F4" w:rsidRDefault="000E62F4" w:rsidP="003B53E2">
            <w:pPr>
              <w:pStyle w:val="CopticHangingVerse"/>
            </w:pPr>
            <w:r>
              <w:t>Ⲁⲗⲗⲏⲗⲟⲩⲓⲁ ⲁⲗⲗⲏⲗⲟⲩⲓⲁ ⲁⲗⲗⲏⲗⲟⲩⲓⲁ.</w:t>
            </w:r>
          </w:p>
        </w:tc>
      </w:tr>
      <w:tr w:rsidR="000E62F4" w14:paraId="77FE01F5" w14:textId="77777777" w:rsidTr="003B53E2">
        <w:trPr>
          <w:cantSplit/>
          <w:jc w:val="center"/>
        </w:trPr>
        <w:tc>
          <w:tcPr>
            <w:tcW w:w="288" w:type="dxa"/>
          </w:tcPr>
          <w:p w14:paraId="3AEA53FB" w14:textId="77777777" w:rsidR="000E62F4" w:rsidRDefault="000E62F4" w:rsidP="003B53E2">
            <w:pPr>
              <w:pStyle w:val="CopticCross"/>
            </w:pPr>
          </w:p>
        </w:tc>
        <w:tc>
          <w:tcPr>
            <w:tcW w:w="3960" w:type="dxa"/>
          </w:tcPr>
          <w:p w14:paraId="4AA48DB0" w14:textId="77777777" w:rsidR="000E62F4" w:rsidRDefault="000E62F4" w:rsidP="003B53E2">
            <w:pPr>
              <w:pStyle w:val="EngHang"/>
            </w:pPr>
            <w:r>
              <w:t>Christ, begotton of the Father</w:t>
            </w:r>
          </w:p>
          <w:p w14:paraId="25DC7A0C" w14:textId="77777777" w:rsidR="000E62F4" w:rsidRDefault="000E62F4" w:rsidP="003B53E2">
            <w:pPr>
              <w:pStyle w:val="EngHang"/>
            </w:pPr>
            <w:r>
              <w:t>before all ages,</w:t>
            </w:r>
          </w:p>
          <w:p w14:paraId="1642E16C" w14:textId="77777777" w:rsidR="000E62F4" w:rsidRDefault="000E62F4" w:rsidP="003B53E2">
            <w:pPr>
              <w:pStyle w:val="EngHang"/>
            </w:pPr>
            <w:r>
              <w:t>Save us and</w:t>
            </w:r>
          </w:p>
          <w:p w14:paraId="1ECEB584" w14:textId="77777777" w:rsidR="000E62F4" w:rsidRDefault="000E62F4" w:rsidP="003B53E2">
            <w:pPr>
              <w:pStyle w:val="EngHangEnd"/>
            </w:pPr>
            <w:r>
              <w:t>have mercy on us.</w:t>
            </w:r>
          </w:p>
        </w:tc>
        <w:tc>
          <w:tcPr>
            <w:tcW w:w="288" w:type="dxa"/>
          </w:tcPr>
          <w:p w14:paraId="7B165527" w14:textId="77777777" w:rsidR="000E62F4" w:rsidRDefault="000E62F4" w:rsidP="003B53E2"/>
        </w:tc>
        <w:tc>
          <w:tcPr>
            <w:tcW w:w="288" w:type="dxa"/>
          </w:tcPr>
          <w:p w14:paraId="22CDAEF5" w14:textId="77777777" w:rsidR="000E62F4" w:rsidRDefault="000E62F4" w:rsidP="003B53E2">
            <w:pPr>
              <w:pStyle w:val="CopticCross"/>
            </w:pPr>
          </w:p>
        </w:tc>
        <w:tc>
          <w:tcPr>
            <w:tcW w:w="3960" w:type="dxa"/>
          </w:tcPr>
          <w:p w14:paraId="47BDB529" w14:textId="77777777" w:rsidR="000E62F4" w:rsidRDefault="000E62F4" w:rsidP="003B53E2">
            <w:pPr>
              <w:pStyle w:val="CopticVersemulti-line"/>
            </w:pPr>
            <w:r>
              <w:t>Ⲡⲓⲭ̀ⲣⲓⲥⲧⲟⲥ ⲡⲓⲙⲓⲥⲓ ⲉ̀ⲃⲟⲗ ϧⲉⲛ Ⲫ̀ⲓⲱⲧ</w:t>
            </w:r>
          </w:p>
          <w:p w14:paraId="53DBBCA9" w14:textId="77777777" w:rsidR="000E62F4" w:rsidRDefault="000E62F4" w:rsidP="003B53E2">
            <w:pPr>
              <w:pStyle w:val="CopticVersemulti-line"/>
            </w:pPr>
            <w:r>
              <w:t>ϧⲁϫⲱⲟⲩ ⲛ̀ⲛⲓⲉ̀ⲱⲛ ⲧⲏⲣⲟⲩ:</w:t>
            </w:r>
          </w:p>
          <w:p w14:paraId="2FE18646" w14:textId="77777777" w:rsidR="000E62F4" w:rsidRDefault="000E62F4" w:rsidP="003B53E2">
            <w:pPr>
              <w:pStyle w:val="CopticVersemulti-line"/>
            </w:pPr>
            <w:r>
              <w:t>ⲥⲱϯ ⲙ̀ⲙⲟⲛ</w:t>
            </w:r>
          </w:p>
          <w:p w14:paraId="79E8EDF6" w14:textId="77777777" w:rsidR="000E62F4" w:rsidRDefault="000E62F4" w:rsidP="008931E3">
            <w:pPr>
              <w:pStyle w:val="CopticHangingVerse"/>
            </w:pPr>
            <w:r>
              <w:t>ⲟⲩⲟϩ ⲛⲁⲓ ⲛⲁⲛ.</w:t>
            </w:r>
          </w:p>
        </w:tc>
      </w:tr>
      <w:tr w:rsidR="000E62F4" w14:paraId="460AE173" w14:textId="77777777" w:rsidTr="003B53E2">
        <w:trPr>
          <w:cantSplit/>
          <w:jc w:val="center"/>
        </w:trPr>
        <w:tc>
          <w:tcPr>
            <w:tcW w:w="288" w:type="dxa"/>
          </w:tcPr>
          <w:p w14:paraId="669DFD20" w14:textId="77777777" w:rsidR="000E62F4" w:rsidRDefault="000E62F4" w:rsidP="003B53E2">
            <w:pPr>
              <w:pStyle w:val="CopticCross"/>
            </w:pPr>
          </w:p>
        </w:tc>
        <w:tc>
          <w:tcPr>
            <w:tcW w:w="3960" w:type="dxa"/>
          </w:tcPr>
          <w:p w14:paraId="5604AED5" w14:textId="77777777" w:rsidR="000E62F4" w:rsidRDefault="000E62F4" w:rsidP="003B53E2">
            <w:pPr>
              <w:pStyle w:val="EngHang"/>
            </w:pPr>
            <w:r>
              <w:t>Holy, Holy, Holy,</w:t>
            </w:r>
          </w:p>
          <w:p w14:paraId="0CB40509" w14:textId="77777777" w:rsidR="000E62F4" w:rsidRDefault="000E62F4" w:rsidP="003B53E2">
            <w:pPr>
              <w:pStyle w:val="EngHang"/>
            </w:pPr>
            <w:r>
              <w:t>Lord of Hosts,</w:t>
            </w:r>
          </w:p>
          <w:p w14:paraId="7131F412" w14:textId="77777777" w:rsidR="000E62F4" w:rsidRDefault="000E62F4" w:rsidP="003B53E2">
            <w:pPr>
              <w:pStyle w:val="EngHang"/>
            </w:pPr>
            <w:r>
              <w:t>Heaven and earth are full</w:t>
            </w:r>
          </w:p>
          <w:p w14:paraId="246D5385" w14:textId="77777777" w:rsidR="000E62F4" w:rsidRDefault="000E62F4" w:rsidP="003B53E2">
            <w:pPr>
              <w:pStyle w:val="EngHangEnd"/>
            </w:pPr>
            <w:r>
              <w:t>Of Your holy glory.</w:t>
            </w:r>
          </w:p>
        </w:tc>
        <w:tc>
          <w:tcPr>
            <w:tcW w:w="288" w:type="dxa"/>
          </w:tcPr>
          <w:p w14:paraId="1129EE42" w14:textId="77777777" w:rsidR="000E62F4" w:rsidRDefault="000E62F4" w:rsidP="003B53E2"/>
        </w:tc>
        <w:tc>
          <w:tcPr>
            <w:tcW w:w="288" w:type="dxa"/>
          </w:tcPr>
          <w:p w14:paraId="10A624C2" w14:textId="77777777" w:rsidR="000E62F4" w:rsidRDefault="000E62F4" w:rsidP="003B53E2">
            <w:pPr>
              <w:pStyle w:val="CopticCross"/>
            </w:pPr>
          </w:p>
        </w:tc>
        <w:tc>
          <w:tcPr>
            <w:tcW w:w="3960" w:type="dxa"/>
          </w:tcPr>
          <w:p w14:paraId="50DCE497" w14:textId="77777777" w:rsidR="000E62F4" w:rsidRDefault="000E62F4" w:rsidP="003B53E2">
            <w:pPr>
              <w:pStyle w:val="CopticVersemulti-line"/>
            </w:pPr>
            <w:r>
              <w:t>Ϫⲉ ⲁ̀ⲅⲓⲟⲥ ⲁ̀ⲅⲓⲟⲥ ⲁ̀ⲅⲓⲟⲥ:</w:t>
            </w:r>
          </w:p>
          <w:p w14:paraId="453A64F3" w14:textId="77777777" w:rsidR="000E62F4" w:rsidRDefault="000E62F4" w:rsidP="003B53E2">
            <w:pPr>
              <w:pStyle w:val="CopticVersemulti-line"/>
            </w:pPr>
            <w:r>
              <w:t>Ⲕⲩⲣⲓⲟⲥ ⲥⲁⲃⲁⲱⲑ:</w:t>
            </w:r>
          </w:p>
          <w:p w14:paraId="6C3F8DEC" w14:textId="77777777" w:rsidR="000E62F4" w:rsidRDefault="000E62F4" w:rsidP="003B53E2">
            <w:pPr>
              <w:pStyle w:val="CopticVersemulti-line"/>
            </w:pPr>
            <w:r>
              <w:t>ⲡ̀ⲗⲏⲣⲏⲥ ⲟ̀ ⲟⲩⲣⲁⲛⲟⲥ ⲕⲉ ⲏ̀ ⲅⲏ</w:t>
            </w:r>
          </w:p>
          <w:p w14:paraId="5D349A28" w14:textId="77777777" w:rsidR="000E62F4" w:rsidRDefault="000E62F4" w:rsidP="008931E3">
            <w:pPr>
              <w:pStyle w:val="CopticHangingVerse"/>
            </w:pPr>
            <w:r>
              <w:t>ⲧⲏⲥ ⲁ̀ⲅⲓⲁⲥ ⲥⲟⲩ ⲇⲟⲝⲏⲥ.</w:t>
            </w:r>
          </w:p>
        </w:tc>
      </w:tr>
    </w:tbl>
    <w:p w14:paraId="2A77C85A" w14:textId="77777777" w:rsidR="000E62F4" w:rsidRDefault="000E62F4"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2B7D649" w14:textId="77777777" w:rsidTr="009F6B4B">
        <w:trPr>
          <w:cantSplit/>
          <w:jc w:val="center"/>
        </w:trPr>
        <w:tc>
          <w:tcPr>
            <w:tcW w:w="288" w:type="dxa"/>
          </w:tcPr>
          <w:p w14:paraId="504DFACA" w14:textId="77777777" w:rsidR="000E62F4" w:rsidRDefault="000E62F4" w:rsidP="009F6B4B">
            <w:pPr>
              <w:pStyle w:val="CopticCross"/>
            </w:pPr>
          </w:p>
        </w:tc>
        <w:tc>
          <w:tcPr>
            <w:tcW w:w="3960" w:type="dxa"/>
          </w:tcPr>
          <w:p w14:paraId="5A9AE5E8" w14:textId="77777777" w:rsidR="000E62F4" w:rsidRDefault="000E62F4" w:rsidP="008931E3">
            <w:pPr>
              <w:pStyle w:val="EngHang"/>
              <w:rPr>
                <w:rFonts w:eastAsia="Arial Unicode MS"/>
              </w:rPr>
            </w:pPr>
            <w:r>
              <w:rPr>
                <w:rFonts w:eastAsia="Arial Unicode MS"/>
              </w:rPr>
              <w:t>You announced the good news</w:t>
            </w:r>
          </w:p>
          <w:p w14:paraId="0372DCE9" w14:textId="77777777" w:rsidR="000E62F4" w:rsidRDefault="000E62F4" w:rsidP="008931E3">
            <w:pPr>
              <w:pStyle w:val="EngHang"/>
              <w:rPr>
                <w:rFonts w:eastAsia="Arial Unicode MS"/>
              </w:rPr>
            </w:pPr>
            <w:r>
              <w:rPr>
                <w:rFonts w:eastAsia="Arial Unicode MS"/>
              </w:rPr>
              <w:t>To Zacharias the priest</w:t>
            </w:r>
          </w:p>
          <w:p w14:paraId="68919223" w14:textId="77777777" w:rsidR="000E62F4" w:rsidRDefault="000E62F4" w:rsidP="008931E3">
            <w:pPr>
              <w:pStyle w:val="EngHang"/>
              <w:rPr>
                <w:rFonts w:eastAsia="Arial Unicode MS"/>
              </w:rPr>
            </w:pPr>
            <w:r>
              <w:rPr>
                <w:rFonts w:eastAsia="Arial Unicode MS"/>
              </w:rPr>
              <w:t>Of the birth of the Forerunner,</w:t>
            </w:r>
          </w:p>
          <w:p w14:paraId="33A02B19" w14:textId="77777777" w:rsidR="000E62F4" w:rsidRPr="009170BF" w:rsidRDefault="000E62F4" w:rsidP="009F6B4B">
            <w:pPr>
              <w:pStyle w:val="EngHangEnd"/>
              <w:rPr>
                <w:rFonts w:eastAsia="Arial Unicode MS"/>
              </w:rPr>
            </w:pPr>
            <w:r>
              <w:rPr>
                <w:rFonts w:eastAsia="Arial Unicode MS"/>
              </w:rPr>
              <w:t>John the Baptist.</w:t>
            </w:r>
          </w:p>
        </w:tc>
        <w:tc>
          <w:tcPr>
            <w:tcW w:w="288" w:type="dxa"/>
          </w:tcPr>
          <w:p w14:paraId="22A22484" w14:textId="77777777" w:rsidR="000E62F4" w:rsidRDefault="000E62F4" w:rsidP="009F6B4B"/>
        </w:tc>
        <w:tc>
          <w:tcPr>
            <w:tcW w:w="288" w:type="dxa"/>
          </w:tcPr>
          <w:p w14:paraId="415FABE7" w14:textId="77777777" w:rsidR="000E62F4" w:rsidRDefault="000E62F4" w:rsidP="009F6B4B">
            <w:pPr>
              <w:pStyle w:val="CopticCross"/>
            </w:pPr>
          </w:p>
        </w:tc>
        <w:tc>
          <w:tcPr>
            <w:tcW w:w="3960" w:type="dxa"/>
          </w:tcPr>
          <w:p w14:paraId="0E528F7E" w14:textId="77777777" w:rsidR="000E62F4" w:rsidRDefault="000E62F4" w:rsidP="008931E3">
            <w:pPr>
              <w:pStyle w:val="CopticVersemulti-line"/>
            </w:pPr>
            <w:r>
              <w:t>Ⲟⲩⲟϩ Ⲍⲁⲭⲁⲣⲓⲁⲥ ⲡⲓⲟⲩⲏⲃ:</w:t>
            </w:r>
          </w:p>
          <w:p w14:paraId="10578EB2" w14:textId="77777777" w:rsidR="000E62F4" w:rsidRDefault="000E62F4" w:rsidP="008931E3">
            <w:pPr>
              <w:pStyle w:val="CopticVersemulti-line"/>
            </w:pPr>
            <w:r>
              <w:t>ⲛ̀ⲑⲟⲕ ⲁⲕϩⲓϣⲉⲛⲛⲟⲩϥⲓ ⲛⲁϥ:</w:t>
            </w:r>
          </w:p>
          <w:p w14:paraId="0A0A05CE" w14:textId="77777777" w:rsidR="000E62F4" w:rsidRDefault="000E62F4" w:rsidP="008931E3">
            <w:pPr>
              <w:pStyle w:val="CopticVersemulti-line"/>
            </w:pPr>
            <w:r>
              <w:t>ϧⲉⲛ ⲡ̀ϫⲓⲛⲙⲓⲥⲓ ⲙ̀ⲡⲓⲡ̀ⲣⲟⲇⲣⲟⲙⲟⲥ:</w:t>
            </w:r>
          </w:p>
          <w:p w14:paraId="3D8D59B9" w14:textId="77777777" w:rsidR="000E62F4" w:rsidRPr="00C35319" w:rsidRDefault="000E62F4" w:rsidP="008931E3">
            <w:pPr>
              <w:pStyle w:val="CopticHangingVerse"/>
            </w:pPr>
            <w:r>
              <w:t>Ⲓⲱⲁⲛⲛⲏⲥ ⲡⲓⲣⲉϥϯⲱⲙⲥ.</w:t>
            </w:r>
          </w:p>
        </w:tc>
      </w:tr>
      <w:tr w:rsidR="000E62F4" w14:paraId="382F8795" w14:textId="77777777" w:rsidTr="009F6B4B">
        <w:trPr>
          <w:cantSplit/>
          <w:jc w:val="center"/>
        </w:trPr>
        <w:tc>
          <w:tcPr>
            <w:tcW w:w="288" w:type="dxa"/>
          </w:tcPr>
          <w:p w14:paraId="11A4A4AF" w14:textId="77777777" w:rsidR="000E62F4" w:rsidRDefault="000E62F4" w:rsidP="008931E3">
            <w:pPr>
              <w:pStyle w:val="CopticCross"/>
            </w:pPr>
          </w:p>
        </w:tc>
        <w:tc>
          <w:tcPr>
            <w:tcW w:w="3960" w:type="dxa"/>
          </w:tcPr>
          <w:p w14:paraId="744E9248" w14:textId="77777777" w:rsidR="000E62F4" w:rsidRDefault="000E62F4" w:rsidP="008931E3">
            <w:pPr>
              <w:pStyle w:val="EngHang"/>
            </w:pPr>
            <w:r>
              <w:t>Alleluia, Alleluia, Alleluia.</w:t>
            </w:r>
          </w:p>
          <w:p w14:paraId="054EC3A7" w14:textId="77777777" w:rsidR="000E62F4" w:rsidRDefault="000E62F4" w:rsidP="008931E3">
            <w:pPr>
              <w:pStyle w:val="EngHang"/>
            </w:pPr>
            <w:r>
              <w:t>You Who were born of the Father</w:t>
            </w:r>
          </w:p>
          <w:p w14:paraId="39B49BEF" w14:textId="77777777" w:rsidR="000E62F4" w:rsidRDefault="000E62F4" w:rsidP="008931E3">
            <w:pPr>
              <w:pStyle w:val="EngHang"/>
            </w:pPr>
            <w:r>
              <w:t>Before all the ages,</w:t>
            </w:r>
          </w:p>
          <w:p w14:paraId="60CEF77D" w14:textId="77777777" w:rsidR="000E62F4" w:rsidRDefault="000E62F4" w:rsidP="008931E3">
            <w:pPr>
              <w:pStyle w:val="EngHangEnd"/>
            </w:pPr>
            <w:r>
              <w:t>Save us and have mercy on us.</w:t>
            </w:r>
          </w:p>
        </w:tc>
        <w:tc>
          <w:tcPr>
            <w:tcW w:w="288" w:type="dxa"/>
          </w:tcPr>
          <w:p w14:paraId="7EF9642D" w14:textId="77777777" w:rsidR="000E62F4" w:rsidRDefault="000E62F4" w:rsidP="008931E3"/>
        </w:tc>
        <w:tc>
          <w:tcPr>
            <w:tcW w:w="288" w:type="dxa"/>
          </w:tcPr>
          <w:p w14:paraId="40851685" w14:textId="77777777" w:rsidR="000E62F4" w:rsidRDefault="000E62F4" w:rsidP="008931E3">
            <w:pPr>
              <w:pStyle w:val="CopticCross"/>
            </w:pPr>
          </w:p>
        </w:tc>
        <w:tc>
          <w:tcPr>
            <w:tcW w:w="3960" w:type="dxa"/>
          </w:tcPr>
          <w:p w14:paraId="4CBDD60A" w14:textId="77777777" w:rsidR="000E62F4" w:rsidRDefault="000E62F4" w:rsidP="008931E3">
            <w:pPr>
              <w:pStyle w:val="CopticVersemulti-line"/>
            </w:pPr>
            <w:r>
              <w:t>Ⲁⲗⲗⲏⲗⲟⲩⲓⲁ ⲁⲗⲗⲏⲗⲟⲩⲓⲁ ⲁⲗⲗⲏⲗⲟⲩⲓⲁ.</w:t>
            </w:r>
          </w:p>
          <w:p w14:paraId="29C922CA" w14:textId="77777777" w:rsidR="000E62F4" w:rsidRDefault="000E62F4" w:rsidP="008931E3">
            <w:pPr>
              <w:pStyle w:val="CopticVersemulti-line"/>
            </w:pPr>
            <w:r>
              <w:t>Ⲡⲓⲙⲓⲥⲓ ⲉ̀ⲃⲟⲗ ϧⲉⲛ Ⲫ̀ⲓⲱⲧ</w:t>
            </w:r>
          </w:p>
          <w:p w14:paraId="24485B1A" w14:textId="77777777" w:rsidR="000E62F4" w:rsidRDefault="000E62F4" w:rsidP="008931E3">
            <w:pPr>
              <w:pStyle w:val="CopticVersemulti-line"/>
            </w:pPr>
            <w:r>
              <w:t>ϧⲁϫⲱⲟⲩ ⲛ̀ⲛⲓⲉ̀ⲱⲛ ⲧⲏⲣⲟⲩ:</w:t>
            </w:r>
          </w:p>
          <w:p w14:paraId="06DBC55F" w14:textId="77777777" w:rsidR="000E62F4" w:rsidRDefault="000E62F4" w:rsidP="008931E3">
            <w:pPr>
              <w:pStyle w:val="CopticHangingVerse"/>
            </w:pPr>
            <w:r>
              <w:t>ⲥⲱϯ ⲙ̀ⲙⲟⲛ ⲟⲩⲟϩ ⲛⲁⲓ ⲛⲁⲛ.</w:t>
            </w:r>
          </w:p>
        </w:tc>
      </w:tr>
      <w:tr w:rsidR="000E62F4" w14:paraId="7BFBDD46" w14:textId="77777777" w:rsidTr="009F6B4B">
        <w:trPr>
          <w:cantSplit/>
          <w:jc w:val="center"/>
        </w:trPr>
        <w:tc>
          <w:tcPr>
            <w:tcW w:w="288" w:type="dxa"/>
          </w:tcPr>
          <w:p w14:paraId="12713034" w14:textId="77777777" w:rsidR="000E62F4" w:rsidRDefault="000E62F4" w:rsidP="009F6B4B">
            <w:pPr>
              <w:pStyle w:val="CopticCross"/>
            </w:pPr>
          </w:p>
        </w:tc>
        <w:tc>
          <w:tcPr>
            <w:tcW w:w="3960" w:type="dxa"/>
          </w:tcPr>
          <w:p w14:paraId="1B5302E6" w14:textId="77777777" w:rsidR="000E62F4" w:rsidRDefault="000E62F4" w:rsidP="009F6B4B">
            <w:pPr>
              <w:pStyle w:val="EngHang"/>
            </w:pPr>
            <w:r>
              <w:t>Holy, Holy, Holy,</w:t>
            </w:r>
          </w:p>
          <w:p w14:paraId="5AA2FA62" w14:textId="77777777" w:rsidR="000E62F4" w:rsidRDefault="000E62F4" w:rsidP="009F6B4B">
            <w:pPr>
              <w:pStyle w:val="EngHang"/>
            </w:pPr>
            <w:r>
              <w:t>Lord of Hosts,</w:t>
            </w:r>
          </w:p>
          <w:p w14:paraId="396C70B9" w14:textId="77777777" w:rsidR="000E62F4" w:rsidRDefault="000E62F4" w:rsidP="009F6B4B">
            <w:pPr>
              <w:pStyle w:val="EngHang"/>
            </w:pPr>
            <w:r>
              <w:t>Heaven and earth are full</w:t>
            </w:r>
          </w:p>
          <w:p w14:paraId="102D2AFF" w14:textId="77777777" w:rsidR="000E62F4" w:rsidRDefault="000E62F4" w:rsidP="009F6B4B">
            <w:pPr>
              <w:pStyle w:val="EngHangEnd"/>
            </w:pPr>
            <w:r>
              <w:t>Of Your holy glory.</w:t>
            </w:r>
          </w:p>
        </w:tc>
        <w:tc>
          <w:tcPr>
            <w:tcW w:w="288" w:type="dxa"/>
          </w:tcPr>
          <w:p w14:paraId="2FD73E8C" w14:textId="77777777" w:rsidR="000E62F4" w:rsidRDefault="000E62F4" w:rsidP="009F6B4B"/>
        </w:tc>
        <w:tc>
          <w:tcPr>
            <w:tcW w:w="288" w:type="dxa"/>
          </w:tcPr>
          <w:p w14:paraId="6F874664" w14:textId="77777777" w:rsidR="000E62F4" w:rsidRDefault="000E62F4" w:rsidP="009F6B4B">
            <w:pPr>
              <w:pStyle w:val="CopticCross"/>
            </w:pPr>
          </w:p>
        </w:tc>
        <w:tc>
          <w:tcPr>
            <w:tcW w:w="3960" w:type="dxa"/>
          </w:tcPr>
          <w:p w14:paraId="33A459BF" w14:textId="77777777" w:rsidR="000E62F4" w:rsidRDefault="000E62F4" w:rsidP="009F6B4B">
            <w:pPr>
              <w:pStyle w:val="CopticVersemulti-line"/>
            </w:pPr>
            <w:r>
              <w:t>Ϫⲉ ⲁ̀ⲅⲓⲟⲥ ⲁ̀ⲅⲓⲟⲥ ⲁ̀ⲅⲓⲟⲥ:</w:t>
            </w:r>
          </w:p>
          <w:p w14:paraId="4313D21F" w14:textId="77777777" w:rsidR="000E62F4" w:rsidRDefault="000E62F4" w:rsidP="009F6B4B">
            <w:pPr>
              <w:pStyle w:val="CopticVersemulti-line"/>
            </w:pPr>
            <w:r>
              <w:t>Ⲕⲩⲣⲓⲟⲥ ⲥⲁⲃⲁⲱⲑ:</w:t>
            </w:r>
          </w:p>
          <w:p w14:paraId="6A70D204" w14:textId="77777777" w:rsidR="000E62F4" w:rsidRDefault="000E62F4" w:rsidP="009F6B4B">
            <w:pPr>
              <w:pStyle w:val="CopticVersemulti-line"/>
            </w:pPr>
            <w:r>
              <w:t>ⲡ̀ⲗⲏⲣⲏⲥ ⲟ̀ ⲟⲩⲣⲁⲛⲟⲥ ⲕⲉ ⲏ̀ ⲅⲏ</w:t>
            </w:r>
          </w:p>
          <w:p w14:paraId="0535CCBB" w14:textId="77777777" w:rsidR="000E62F4" w:rsidRDefault="000E62F4" w:rsidP="008931E3">
            <w:pPr>
              <w:pStyle w:val="CopticHangingVerse"/>
            </w:pPr>
            <w:r>
              <w:t>ⲧⲏⲥ ⲁ̀ⲅⲓⲁⲥ ⲥⲟⲩ ⲇⲟⲝⲏⲥ.</w:t>
            </w:r>
          </w:p>
        </w:tc>
      </w:tr>
    </w:tbl>
    <w:p w14:paraId="0864C13E" w14:textId="77777777" w:rsidR="000E62F4" w:rsidRDefault="000E62F4"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3C845DA" w14:textId="77777777" w:rsidTr="00A534EB">
        <w:trPr>
          <w:cantSplit/>
          <w:jc w:val="center"/>
        </w:trPr>
        <w:tc>
          <w:tcPr>
            <w:tcW w:w="288" w:type="dxa"/>
          </w:tcPr>
          <w:p w14:paraId="1C560FEA" w14:textId="77777777" w:rsidR="000E62F4" w:rsidRDefault="000E62F4" w:rsidP="00A534EB">
            <w:pPr>
              <w:pStyle w:val="CopticCross"/>
            </w:pPr>
          </w:p>
        </w:tc>
        <w:tc>
          <w:tcPr>
            <w:tcW w:w="3960" w:type="dxa"/>
          </w:tcPr>
          <w:p w14:paraId="2CAD33D0" w14:textId="77777777" w:rsidR="000E62F4" w:rsidRDefault="000E62F4" w:rsidP="00A534EB">
            <w:pPr>
              <w:pStyle w:val="EngHangEnd"/>
            </w:pPr>
            <w:r>
              <w:t xml:space="preserve">Amen. Alleluia… </w:t>
            </w:r>
          </w:p>
        </w:tc>
        <w:tc>
          <w:tcPr>
            <w:tcW w:w="288" w:type="dxa"/>
          </w:tcPr>
          <w:p w14:paraId="0BA9880F" w14:textId="77777777" w:rsidR="000E62F4" w:rsidRDefault="000E62F4" w:rsidP="00A534EB"/>
        </w:tc>
        <w:tc>
          <w:tcPr>
            <w:tcW w:w="288" w:type="dxa"/>
          </w:tcPr>
          <w:p w14:paraId="01D56498" w14:textId="77777777" w:rsidR="000E62F4" w:rsidRDefault="000E62F4" w:rsidP="00A534EB">
            <w:pPr>
              <w:pStyle w:val="CopticCross"/>
            </w:pPr>
          </w:p>
        </w:tc>
        <w:tc>
          <w:tcPr>
            <w:tcW w:w="3960" w:type="dxa"/>
          </w:tcPr>
          <w:p w14:paraId="7280D715" w14:textId="77777777" w:rsidR="000E62F4" w:rsidRPr="00C35319" w:rsidRDefault="000E62F4" w:rsidP="00A534EB">
            <w:pPr>
              <w:pStyle w:val="CopticVersemulti-line"/>
            </w:pPr>
            <w:r>
              <w:t>Ⲁⲙⲏⲛ, ⲁⲗⲗⲏⲗⲟⲩⲓⲁ…</w:t>
            </w:r>
          </w:p>
        </w:tc>
      </w:tr>
      <w:tr w:rsidR="000E62F4" w14:paraId="4B2E3694" w14:textId="77777777" w:rsidTr="00A534EB">
        <w:trPr>
          <w:cantSplit/>
          <w:jc w:val="center"/>
        </w:trPr>
        <w:tc>
          <w:tcPr>
            <w:tcW w:w="288" w:type="dxa"/>
          </w:tcPr>
          <w:p w14:paraId="452CAB77" w14:textId="77777777" w:rsidR="000E62F4" w:rsidRDefault="000E62F4" w:rsidP="00A534EB">
            <w:pPr>
              <w:pStyle w:val="CopticCross"/>
            </w:pPr>
          </w:p>
        </w:tc>
        <w:tc>
          <w:tcPr>
            <w:tcW w:w="3960" w:type="dxa"/>
          </w:tcPr>
          <w:p w14:paraId="5DBAC3F4" w14:textId="77777777" w:rsidR="000E62F4" w:rsidRPr="008D031F" w:rsidRDefault="000E62F4" w:rsidP="00A534EB">
            <w:pPr>
              <w:pStyle w:val="EngHangEnd"/>
            </w:pPr>
            <w:r>
              <w:t>Begotten of the Father before all the ages:</w:t>
            </w:r>
          </w:p>
        </w:tc>
        <w:tc>
          <w:tcPr>
            <w:tcW w:w="288" w:type="dxa"/>
          </w:tcPr>
          <w:p w14:paraId="60FC4BAB" w14:textId="77777777" w:rsidR="000E62F4" w:rsidRDefault="000E62F4" w:rsidP="00A534EB"/>
        </w:tc>
        <w:tc>
          <w:tcPr>
            <w:tcW w:w="288" w:type="dxa"/>
          </w:tcPr>
          <w:p w14:paraId="49EFCBC4" w14:textId="77777777" w:rsidR="000E62F4" w:rsidRDefault="000E62F4" w:rsidP="00A534EB">
            <w:pPr>
              <w:pStyle w:val="CopticCross"/>
            </w:pPr>
          </w:p>
        </w:tc>
        <w:tc>
          <w:tcPr>
            <w:tcW w:w="3960" w:type="dxa"/>
          </w:tcPr>
          <w:p w14:paraId="0F690695" w14:textId="77777777" w:rsidR="000E62F4" w:rsidRDefault="000E62F4" w:rsidP="00A534EB">
            <w:pPr>
              <w:pStyle w:val="CopticHangingVerse"/>
            </w:pPr>
            <w:r>
              <w:t>Ⲡⲓⲙⲓⲥⲓ ⲉ̀ⲃⲟⲗϧⲉⲛ Ⲫⲓⲱⲧ ϧⲁϫⲱⲟⲩ ⲛ̀ⲛⲓⲉ̀ⲱⲟⲛ ⲧⲏⲣⲟⲩ:</w:t>
            </w:r>
          </w:p>
        </w:tc>
      </w:tr>
      <w:tr w:rsidR="000E62F4" w14:paraId="2C78F677" w14:textId="77777777" w:rsidTr="00A534EB">
        <w:trPr>
          <w:cantSplit/>
          <w:jc w:val="center"/>
        </w:trPr>
        <w:tc>
          <w:tcPr>
            <w:tcW w:w="288" w:type="dxa"/>
          </w:tcPr>
          <w:p w14:paraId="46F0AB4D" w14:textId="77777777" w:rsidR="000E62F4" w:rsidRDefault="000E62F4" w:rsidP="00A534EB">
            <w:pPr>
              <w:pStyle w:val="CopticCross"/>
            </w:pPr>
          </w:p>
        </w:tc>
        <w:tc>
          <w:tcPr>
            <w:tcW w:w="3960" w:type="dxa"/>
          </w:tcPr>
          <w:p w14:paraId="19E87328" w14:textId="77777777" w:rsidR="000E62F4" w:rsidRDefault="000E62F4" w:rsidP="00A534EB">
            <w:pPr>
              <w:pStyle w:val="EngHang"/>
            </w:pPr>
            <w:r>
              <w:t>Save us and have mercy upon us…</w:t>
            </w:r>
          </w:p>
        </w:tc>
        <w:tc>
          <w:tcPr>
            <w:tcW w:w="288" w:type="dxa"/>
          </w:tcPr>
          <w:p w14:paraId="05967244" w14:textId="77777777" w:rsidR="000E62F4" w:rsidRDefault="000E62F4" w:rsidP="00A534EB"/>
        </w:tc>
        <w:tc>
          <w:tcPr>
            <w:tcW w:w="288" w:type="dxa"/>
          </w:tcPr>
          <w:p w14:paraId="77AA5F09" w14:textId="77777777" w:rsidR="000E62F4" w:rsidRDefault="000E62F4" w:rsidP="00A534EB">
            <w:pPr>
              <w:pStyle w:val="CopticCross"/>
            </w:pPr>
          </w:p>
        </w:tc>
        <w:tc>
          <w:tcPr>
            <w:tcW w:w="3960" w:type="dxa"/>
          </w:tcPr>
          <w:p w14:paraId="5E0CCF48" w14:textId="77777777" w:rsidR="000E62F4" w:rsidRDefault="000E62F4" w:rsidP="00A534EB">
            <w:pPr>
              <w:pStyle w:val="CopticVerse"/>
            </w:pPr>
            <w:r>
              <w:t>Ⲥⲟϯ ⲙ̀ⲙⲟⲛ ⲟⲩⲟϩ ⲛⲁⲓ ⲛⲁⲛ…</w:t>
            </w:r>
          </w:p>
        </w:tc>
      </w:tr>
    </w:tbl>
    <w:p w14:paraId="311B6702" w14:textId="4636582B" w:rsidR="00253C5F" w:rsidRPr="00253C5F" w:rsidRDefault="000E62F4" w:rsidP="00253C5F">
      <w:pPr>
        <w:pStyle w:val="Rubric"/>
      </w:pPr>
      <w:r>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709" w:name="_Toc410196217"/>
      <w:bookmarkStart w:id="1710" w:name="_Toc410196459"/>
      <w:bookmarkStart w:id="1711" w:name="_Toc410196961"/>
      <w:bookmarkStart w:id="1712" w:name="_Toc481478313"/>
      <w:bookmarkStart w:id="1713" w:name="June"/>
      <w:bookmarkEnd w:id="1662"/>
      <w:r>
        <w:lastRenderedPageBreak/>
        <w:t>June</w:t>
      </w:r>
      <w:bookmarkEnd w:id="1709"/>
      <w:bookmarkEnd w:id="1710"/>
      <w:bookmarkEnd w:id="1711"/>
      <w:r w:rsidR="00C30529">
        <w:t xml:space="preserve"> or </w:t>
      </w:r>
      <w:r w:rsidR="00C30529">
        <w:rPr>
          <w:rFonts w:ascii="FreeSerifAvvaShenouda" w:hAnsi="FreeSerifAvvaShenouda" w:cs="FreeSerifAvvaShenouda"/>
        </w:rPr>
        <w:t>Ⲡⲁⲱⲛⲉ</w:t>
      </w:r>
      <w:bookmarkEnd w:id="171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AC3FA8">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AC3FA8">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AC3FA8">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AC3FA8">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AC3FA8">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AC3FA8">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AC3FA8">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AC3FA8">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AC3FA8">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AC3FA8">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AC3FA8">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AC3FA8">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AC3FA8">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AC3FA8">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AC3FA8">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AC3FA8">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AC3FA8">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AC3FA8">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AC3FA8">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714" w:name="_Toc459399377"/>
      <w:r>
        <w:lastRenderedPageBreak/>
        <w:t>The Apostles' Fast</w:t>
      </w:r>
      <w:bookmarkEnd w:id="1714"/>
    </w:p>
    <w:p w14:paraId="06362FF7" w14:textId="77777777" w:rsidR="00654C55" w:rsidRDefault="00654C55" w:rsidP="00654C55">
      <w:pPr>
        <w:pStyle w:val="Heading4"/>
      </w:pPr>
      <w:bookmarkStart w:id="1715" w:name="_Ref434476183"/>
      <w:r>
        <w:t>The Psali Adam</w:t>
      </w:r>
      <w:r w:rsidR="006C1B94">
        <w:t xml:space="preserve"> for the Apostles’ Fast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716" w:name="_Ref434476204"/>
      <w:r>
        <w:t>The Psali Batos</w:t>
      </w:r>
      <w:r w:rsidR="006C1B94">
        <w:t xml:space="preserve"> for the Apostles’ Fast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717"/>
            <w:r>
              <w:t xml:space="preserve">the </w:t>
            </w:r>
            <w:commentRangeEnd w:id="1717"/>
            <w:r>
              <w:rPr>
                <w:rStyle w:val="CommentReference"/>
              </w:rPr>
              <w:commentReference w:id="171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718" w:name="_Toc459399378"/>
      <w:r>
        <w:t>June 6 / Paoni 12: Commemoration of Archangel Michael</w:t>
      </w:r>
      <w:bookmarkEnd w:id="1718"/>
    </w:p>
    <w:p w14:paraId="1A2FC2CE"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5F0A5A" w14:textId="77777777" w:rsidTr="0082304E">
        <w:trPr>
          <w:cantSplit/>
          <w:jc w:val="center"/>
        </w:trPr>
        <w:tc>
          <w:tcPr>
            <w:tcW w:w="288" w:type="dxa"/>
          </w:tcPr>
          <w:p w14:paraId="35512304" w14:textId="77777777" w:rsidR="000E62F4" w:rsidRDefault="000E62F4" w:rsidP="0082304E">
            <w:pPr>
              <w:pStyle w:val="CopticCross"/>
            </w:pPr>
          </w:p>
        </w:tc>
        <w:tc>
          <w:tcPr>
            <w:tcW w:w="3960" w:type="dxa"/>
          </w:tcPr>
          <w:p w14:paraId="04B9238D" w14:textId="77777777" w:rsidR="000E62F4" w:rsidRDefault="000E62F4" w:rsidP="00C83ECE">
            <w:pPr>
              <w:pStyle w:val="EngHang"/>
            </w:pPr>
            <w:r>
              <w:t>Through the intercessions</w:t>
            </w:r>
          </w:p>
          <w:p w14:paraId="4D959C8F" w14:textId="77777777" w:rsidR="000E62F4" w:rsidRDefault="000E62F4" w:rsidP="00C83ECE">
            <w:pPr>
              <w:pStyle w:val="EngHang"/>
            </w:pPr>
            <w:r>
              <w:t>Of the Four Incorporeal Beasts,</w:t>
            </w:r>
          </w:p>
          <w:p w14:paraId="7FA3E699" w14:textId="77777777" w:rsidR="000E62F4" w:rsidRDefault="000E62F4" w:rsidP="00C83ECE">
            <w:pPr>
              <w:pStyle w:val="EngHang"/>
            </w:pPr>
            <w:r>
              <w:t>The ministering flames of fire,</w:t>
            </w:r>
          </w:p>
          <w:p w14:paraId="4DD274D1" w14:textId="77777777" w:rsidR="000E62F4" w:rsidRDefault="000E62F4" w:rsidP="0082304E">
            <w:pPr>
              <w:pStyle w:val="EngHangEnd"/>
            </w:pPr>
            <w:r>
              <w:t>O Lord, grant us the forgiveness of our sins.</w:t>
            </w:r>
          </w:p>
        </w:tc>
        <w:tc>
          <w:tcPr>
            <w:tcW w:w="288" w:type="dxa"/>
          </w:tcPr>
          <w:p w14:paraId="1DD84BDF" w14:textId="77777777" w:rsidR="000E62F4" w:rsidRDefault="000E62F4" w:rsidP="0082304E"/>
        </w:tc>
        <w:tc>
          <w:tcPr>
            <w:tcW w:w="288" w:type="dxa"/>
          </w:tcPr>
          <w:p w14:paraId="0DE36A9A" w14:textId="77777777" w:rsidR="000E62F4" w:rsidRDefault="000E62F4" w:rsidP="0082304E">
            <w:pPr>
              <w:pStyle w:val="CopticCross"/>
            </w:pPr>
          </w:p>
        </w:tc>
        <w:tc>
          <w:tcPr>
            <w:tcW w:w="3960" w:type="dxa"/>
          </w:tcPr>
          <w:p w14:paraId="687D5F73" w14:textId="77777777" w:rsidR="000E62F4" w:rsidRDefault="000E62F4" w:rsidP="00C83ECE">
            <w:pPr>
              <w:pStyle w:val="CopticVersemulti-line"/>
            </w:pPr>
            <w:r>
              <w:t>Ϩⲓⲧⲉⲛ ⲛⲓⲡ̀ⲣⲉⲥⲃⲓⲁ̀</w:t>
            </w:r>
          </w:p>
          <w:p w14:paraId="2CC39FE3" w14:textId="77777777" w:rsidR="000E62F4" w:rsidRDefault="000E62F4" w:rsidP="00C83ECE">
            <w:pPr>
              <w:pStyle w:val="CopticVersemulti-line"/>
            </w:pPr>
            <w:r>
              <w:t>ⲛ̀ⲧⲉ ⲡⲓϥ̀ⲧⲟⲩ ⲛ̀ⲍⲱⲟⲛ ⲛ̀ⲁⲥⲱⲙⲁⲧⲟⲥ</w:t>
            </w:r>
          </w:p>
          <w:p w14:paraId="67D98A86" w14:textId="77777777" w:rsidR="000E62F4" w:rsidRDefault="000E62F4" w:rsidP="00C83ECE">
            <w:pPr>
              <w:pStyle w:val="CopticVersemulti-line"/>
            </w:pPr>
            <w:r>
              <w:t>ⲛ̀ⲗⲓⲧⲟⲩⲣⲅⲟⲥ ⲛ̀ϣⲁϩ ⲛ̀ⲭ̀ⲣⲟⲙ:</w:t>
            </w:r>
          </w:p>
          <w:p w14:paraId="1FA42653" w14:textId="77777777" w:rsidR="000E62F4" w:rsidRPr="00C35319" w:rsidRDefault="000E62F4" w:rsidP="00C83ECE">
            <w:pPr>
              <w:pStyle w:val="CopticHangingVerse"/>
            </w:pPr>
            <w:r>
              <w:t>Ⲡϭⲟⲓⲥ ⲁⲣⲓϩ̀ⲙⲟⲧ ⲛⲁⲛ ⲙ̀ⲡⲓⲭⲱ ⲉ̀ⲃⲟⲗ ⲛ̀ⲧⲉ ⲛⲉⲛⲛⲟⲃⲓ.</w:t>
            </w:r>
          </w:p>
        </w:tc>
      </w:tr>
    </w:tbl>
    <w:p w14:paraId="141D147C"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3F81ED5" w14:textId="77777777" w:rsidTr="00C83ECE">
        <w:trPr>
          <w:cantSplit/>
          <w:jc w:val="center"/>
        </w:trPr>
        <w:tc>
          <w:tcPr>
            <w:tcW w:w="288" w:type="dxa"/>
          </w:tcPr>
          <w:p w14:paraId="3AA7A134" w14:textId="77777777" w:rsidR="000E62F4" w:rsidRDefault="000E62F4" w:rsidP="00C83ECE">
            <w:pPr>
              <w:pStyle w:val="CopticCross"/>
            </w:pPr>
          </w:p>
        </w:tc>
        <w:tc>
          <w:tcPr>
            <w:tcW w:w="3960" w:type="dxa"/>
          </w:tcPr>
          <w:p w14:paraId="4BE01EA8" w14:textId="77777777" w:rsidR="000E62F4" w:rsidRDefault="000E62F4" w:rsidP="00C83ECE">
            <w:pPr>
              <w:pStyle w:val="EngHang"/>
            </w:pPr>
            <w:r>
              <w:t>Hail to the four incorporeal living beasts,</w:t>
            </w:r>
          </w:p>
          <w:p w14:paraId="7004F9E8" w14:textId="77777777" w:rsidR="000E62F4" w:rsidRDefault="000E62F4" w:rsidP="00C83ECE">
            <w:pPr>
              <w:pStyle w:val="EngHang"/>
            </w:pPr>
            <w:r>
              <w:t>Carrying the throne of God,</w:t>
            </w:r>
          </w:p>
          <w:p w14:paraId="09F4222F" w14:textId="77777777" w:rsidR="000E62F4" w:rsidRDefault="000E62F4" w:rsidP="00C83ECE">
            <w:pPr>
              <w:pStyle w:val="EngHang"/>
            </w:pPr>
            <w:r>
              <w:t>A lion’s face, and a calf’s face,</w:t>
            </w:r>
          </w:p>
          <w:p w14:paraId="75D023F0" w14:textId="77777777" w:rsidR="000E62F4" w:rsidRDefault="000E62F4" w:rsidP="00C83ECE">
            <w:pPr>
              <w:pStyle w:val="EngHangEnd"/>
            </w:pPr>
            <w:r>
              <w:t>A man’s face, and an eagle’s face.</w:t>
            </w:r>
          </w:p>
        </w:tc>
        <w:tc>
          <w:tcPr>
            <w:tcW w:w="288" w:type="dxa"/>
          </w:tcPr>
          <w:p w14:paraId="4CFF973D" w14:textId="77777777" w:rsidR="000E62F4" w:rsidRDefault="000E62F4" w:rsidP="00C83ECE"/>
        </w:tc>
        <w:tc>
          <w:tcPr>
            <w:tcW w:w="288" w:type="dxa"/>
          </w:tcPr>
          <w:p w14:paraId="0459CC1E" w14:textId="77777777" w:rsidR="000E62F4" w:rsidRDefault="000E62F4" w:rsidP="00C83ECE">
            <w:pPr>
              <w:pStyle w:val="CopticCross"/>
            </w:pPr>
          </w:p>
        </w:tc>
        <w:tc>
          <w:tcPr>
            <w:tcW w:w="3960" w:type="dxa"/>
          </w:tcPr>
          <w:p w14:paraId="03F83CEB" w14:textId="77777777" w:rsidR="000E62F4" w:rsidRDefault="000E62F4" w:rsidP="00C83ECE">
            <w:pPr>
              <w:pStyle w:val="CopticVersemulti-line"/>
            </w:pPr>
            <w:r>
              <w:t>Ⲭⲉⲣⲉ ⲡⲓϥ̀ⲧⲟⲩ ⲛ̀ⲍⲱⲟⲛ ⲛ̀ⲁ̀ⲥⲱⲙⲁⲧⲟⲥ:</w:t>
            </w:r>
          </w:p>
          <w:p w14:paraId="6545C8AE" w14:textId="77777777" w:rsidR="000E62F4" w:rsidRDefault="000E62F4" w:rsidP="00C83ECE">
            <w:pPr>
              <w:pStyle w:val="CopticVersemulti-line"/>
            </w:pPr>
            <w:r>
              <w:t>ⲉⲧϥⲁⲓ ϧⲁ ⲡⲓϩⲁⲣⲙⲁ ⲛ̀ⲧⲉ Ⲫϯ:</w:t>
            </w:r>
          </w:p>
          <w:p w14:paraId="413095B9" w14:textId="77777777" w:rsidR="000E62F4" w:rsidRDefault="000E62F4" w:rsidP="00C83ECE">
            <w:pPr>
              <w:pStyle w:val="CopticVersemulti-line"/>
            </w:pPr>
            <w:r>
              <w:t>ⲟⲩϩⲟ ⲙ̀ⲙⲟⲩⲓ̀ ⲛⲉⲙ ⲟⲩϩⲟ ⲙ̀ⲙⲁⲥⲓ:</w:t>
            </w:r>
          </w:p>
          <w:p w14:paraId="7FECC43A" w14:textId="77777777" w:rsidR="000E62F4" w:rsidRPr="00C35319" w:rsidRDefault="000E62F4" w:rsidP="00C83ECE">
            <w:pPr>
              <w:pStyle w:val="CopticHangingVerse"/>
            </w:pPr>
            <w:r>
              <w:t>ⲛⲉⲙ ⲟⲩϩⲟ ⲛ̀ⲣⲱⲙⲓ ⲛⲉⲙ ⲟⲩϩⲟ ⲛ̀ⲁ̀ⲏ̀ⲧⲟⲥ.</w:t>
            </w:r>
          </w:p>
        </w:tc>
      </w:tr>
    </w:tbl>
    <w:p w14:paraId="00C38B61" w14:textId="77777777" w:rsidR="000E62F4" w:rsidRDefault="000E62F4" w:rsidP="0082304E">
      <w:pPr>
        <w:pStyle w:val="Heading4"/>
      </w:pPr>
      <w:r>
        <w:lastRenderedPageBreak/>
        <w:t>The Gospel Response for the Four Incorporeal Beasts</w:t>
      </w:r>
    </w:p>
    <w:p w14:paraId="68C6ABFA" w14:textId="77777777" w:rsidR="000E62F4" w:rsidRPr="00C14556" w:rsidRDefault="000E62F4" w:rsidP="00C14556">
      <w:pPr>
        <w:pStyle w:val="Rubric"/>
      </w:pPr>
      <w:r>
        <w:t>The last verse of the Doxology may be inserted into the Annual Gospel Response.</w:t>
      </w:r>
    </w:p>
    <w:p w14:paraId="1BB435AB" w14:textId="7D3A38FB"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B7BA1A2" w14:textId="77777777" w:rsidR="00595AF3" w:rsidRDefault="00595AF3" w:rsidP="00595AF3">
      <w:pPr>
        <w:pStyle w:val="Heading3"/>
      </w:pPr>
      <w:bookmarkStart w:id="1719" w:name="_Toc459399379"/>
      <w:r>
        <w:t>June 7 / Paoni 13: Archangel Gabriel</w:t>
      </w:r>
      <w:r w:rsidR="00D31016">
        <w:t>, the Evangelist of Daniel</w:t>
      </w:r>
      <w:bookmarkEnd w:id="1719"/>
    </w:p>
    <w:p w14:paraId="00F4ACC1" w14:textId="77777777" w:rsidR="00595AF3" w:rsidRPr="00980D99" w:rsidRDefault="00595AF3" w:rsidP="00595AF3">
      <w:pPr>
        <w:pStyle w:val="Heading4"/>
      </w:pPr>
      <w:bookmarkStart w:id="1720" w:name="_Ref434488149"/>
      <w:r>
        <w:t>The Doxology</w:t>
      </w:r>
      <w:r w:rsidR="00B46E6E">
        <w:t xml:space="preserve"> for Archangel Gabriel, the Evangelist of Daniel</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4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4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4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721" w:name="_Ref434564551"/>
      <w:bookmarkStart w:id="1722" w:name="_Toc459399380"/>
      <w:r>
        <w:lastRenderedPageBreak/>
        <w:t>June 8 / Paoni 14: Sts. Apakir and John</w:t>
      </w:r>
      <w:bookmarkEnd w:id="1721"/>
      <w:bookmarkEnd w:id="1722"/>
    </w:p>
    <w:p w14:paraId="25CBD4EF" w14:textId="77777777" w:rsidR="006A0D7C" w:rsidRPr="00980D99" w:rsidRDefault="006A0D7C" w:rsidP="006A0D7C">
      <w:pPr>
        <w:pStyle w:val="Heading4"/>
      </w:pPr>
      <w:bookmarkStart w:id="1723" w:name="_Ref434489722"/>
      <w:r>
        <w:t>The Doxology</w:t>
      </w:r>
      <w:r w:rsidR="00B46E6E">
        <w:t xml:space="preserve"> for Sts. Apakir and John</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724" w:name="_Toc459399381"/>
      <w:r>
        <w:rPr>
          <w:lang w:val="en-US"/>
        </w:rPr>
        <w:lastRenderedPageBreak/>
        <w:t>June 9 / Paoni 15: Handing over of St. Mark's Relics</w:t>
      </w:r>
      <w:bookmarkEnd w:id="1724"/>
    </w:p>
    <w:p w14:paraId="12A16B61" w14:textId="77777777" w:rsidR="00980D99" w:rsidRDefault="00980D99" w:rsidP="00980D99">
      <w:pPr>
        <w:pStyle w:val="Heading3"/>
        <w:rPr>
          <w:lang w:val="en-US"/>
        </w:rPr>
      </w:pPr>
      <w:bookmarkStart w:id="1725" w:name="_Toc459399382"/>
      <w:r>
        <w:rPr>
          <w:lang w:val="en-US"/>
        </w:rPr>
        <w:t>June 11 / Paoni 17: Return of St. Mark's Relics</w:t>
      </w:r>
      <w:bookmarkEnd w:id="1725"/>
    </w:p>
    <w:p w14:paraId="55A12BE6" w14:textId="27348E08"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62F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726" w:name="_Toc459399383"/>
      <w:r>
        <w:rPr>
          <w:lang w:val="en-US"/>
        </w:rPr>
        <w:t>June 13 / Paoni 19: Martyrdom of St. George of Zahim</w:t>
      </w:r>
      <w:bookmarkEnd w:id="1726"/>
    </w:p>
    <w:p w14:paraId="4EBBC2F1" w14:textId="77777777" w:rsidR="006D27E4" w:rsidRPr="00980D99" w:rsidRDefault="006D27E4" w:rsidP="006D27E4">
      <w:pPr>
        <w:pStyle w:val="Heading4"/>
      </w:pPr>
      <w:bookmarkStart w:id="1727" w:name="_Ref434489925"/>
      <w:r>
        <w:t>The Doxology</w:t>
      </w:r>
      <w:r w:rsidR="00B46E6E">
        <w:t xml:space="preserve"> for St. George of Zahim</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4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728" w:name="_Toc459399384"/>
      <w:r>
        <w:t>June 15 / Paoni 21: Commemoration of the Theotokos</w:t>
      </w:r>
      <w:bookmarkEnd w:id="1728"/>
    </w:p>
    <w:p w14:paraId="0444D004" w14:textId="25C46208"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729" w:name="_Toc459399385"/>
      <w:r>
        <w:t>June 16 / Paoni 22: Consecration of a Church of St. Cosmas and Damian, Their Brothers and Their Mother</w:t>
      </w:r>
      <w:bookmarkEnd w:id="1729"/>
    </w:p>
    <w:p w14:paraId="79C2769E" w14:textId="77777777" w:rsidR="000E62F4"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0E62F4">
        <w:t>November 17 (18) / Athor 21: St. Gregory the Wonderworker</w:t>
      </w:r>
    </w:p>
    <w:p w14:paraId="344D8F80"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43A50758" w14:textId="77777777" w:rsidTr="00325E43">
        <w:trPr>
          <w:cantSplit/>
          <w:jc w:val="center"/>
        </w:trPr>
        <w:tc>
          <w:tcPr>
            <w:tcW w:w="288" w:type="dxa"/>
          </w:tcPr>
          <w:p w14:paraId="1E86DDF8" w14:textId="77777777" w:rsidR="000E62F4" w:rsidRDefault="000E62F4" w:rsidP="00325E43">
            <w:pPr>
              <w:pStyle w:val="CopticCross"/>
            </w:pPr>
          </w:p>
        </w:tc>
        <w:tc>
          <w:tcPr>
            <w:tcW w:w="3960" w:type="dxa"/>
          </w:tcPr>
          <w:p w14:paraId="36FE3CF9" w14:textId="77777777" w:rsidR="000E62F4" w:rsidRDefault="000E62F4" w:rsidP="00DA4B37">
            <w:pPr>
              <w:pStyle w:val="EngHang"/>
              <w:rPr>
                <w:lang w:eastAsia="zh-CN"/>
              </w:rPr>
            </w:pPr>
            <w:r>
              <w:rPr>
                <w:lang w:eastAsia="zh-CN"/>
              </w:rPr>
              <w:t>By your way of life,</w:t>
            </w:r>
          </w:p>
          <w:p w14:paraId="5275FA0B" w14:textId="77777777" w:rsidR="000E62F4" w:rsidRDefault="000E62F4" w:rsidP="00DA4B37">
            <w:pPr>
              <w:pStyle w:val="EngHang"/>
              <w:rPr>
                <w:lang w:eastAsia="zh-CN"/>
              </w:rPr>
            </w:pPr>
            <w:r>
              <w:rPr>
                <w:lang w:eastAsia="zh-CN"/>
              </w:rPr>
              <w:t>Your vigilance in prayer,</w:t>
            </w:r>
          </w:p>
          <w:p w14:paraId="13064CD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3BDB91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0721539" w14:textId="77777777" w:rsidR="000E62F4" w:rsidRDefault="000E62F4" w:rsidP="00325E43"/>
        </w:tc>
      </w:tr>
      <w:tr w:rsidR="000E62F4" w14:paraId="0EADCBCA" w14:textId="77777777" w:rsidTr="00325E43">
        <w:trPr>
          <w:cantSplit/>
          <w:jc w:val="center"/>
        </w:trPr>
        <w:tc>
          <w:tcPr>
            <w:tcW w:w="288" w:type="dxa"/>
          </w:tcPr>
          <w:p w14:paraId="2D179A6E" w14:textId="77777777" w:rsidR="000E62F4" w:rsidRDefault="000E62F4" w:rsidP="00325E43">
            <w:pPr>
              <w:pStyle w:val="CopticCross"/>
            </w:pPr>
            <w:r w:rsidRPr="00FB5ACB">
              <w:t>¿</w:t>
            </w:r>
          </w:p>
        </w:tc>
        <w:tc>
          <w:tcPr>
            <w:tcW w:w="3960" w:type="dxa"/>
          </w:tcPr>
          <w:p w14:paraId="7D8C312B"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06473C3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75DD5AD9"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47F32D5E"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72056C6" w14:textId="77777777" w:rsidR="000E62F4" w:rsidRDefault="000E62F4" w:rsidP="00325E43"/>
        </w:tc>
      </w:tr>
      <w:tr w:rsidR="000E62F4" w14:paraId="7CA84E56" w14:textId="77777777" w:rsidTr="00325E43">
        <w:trPr>
          <w:cantSplit/>
          <w:jc w:val="center"/>
        </w:trPr>
        <w:tc>
          <w:tcPr>
            <w:tcW w:w="288" w:type="dxa"/>
          </w:tcPr>
          <w:p w14:paraId="3C6FC067" w14:textId="77777777" w:rsidR="000E62F4" w:rsidRDefault="000E62F4" w:rsidP="00325E43">
            <w:pPr>
              <w:pStyle w:val="CopticCross"/>
            </w:pPr>
          </w:p>
        </w:tc>
        <w:tc>
          <w:tcPr>
            <w:tcW w:w="3960" w:type="dxa"/>
          </w:tcPr>
          <w:p w14:paraId="2634F5D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58C87C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1E4F6A0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67A2D55F"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CE08702" w14:textId="77777777" w:rsidR="000E62F4" w:rsidRDefault="000E62F4" w:rsidP="00325E43"/>
        </w:tc>
      </w:tr>
      <w:tr w:rsidR="000E62F4" w14:paraId="578662E8" w14:textId="77777777" w:rsidTr="00325E43">
        <w:trPr>
          <w:cantSplit/>
          <w:jc w:val="center"/>
        </w:trPr>
        <w:tc>
          <w:tcPr>
            <w:tcW w:w="288" w:type="dxa"/>
          </w:tcPr>
          <w:p w14:paraId="5FD227C3" w14:textId="77777777" w:rsidR="000E62F4" w:rsidRDefault="000E62F4" w:rsidP="00325E43">
            <w:pPr>
              <w:pStyle w:val="CopticCross"/>
            </w:pPr>
            <w:r w:rsidRPr="00FB5ACB">
              <w:lastRenderedPageBreak/>
              <w:t>¿</w:t>
            </w:r>
          </w:p>
        </w:tc>
        <w:tc>
          <w:tcPr>
            <w:tcW w:w="3960" w:type="dxa"/>
          </w:tcPr>
          <w:p w14:paraId="1C4C3AA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374130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070BE4D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6E57D7E3"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3B0204FE" w14:textId="77777777" w:rsidR="000E62F4" w:rsidRDefault="000E62F4" w:rsidP="00325E43"/>
        </w:tc>
      </w:tr>
      <w:tr w:rsidR="000E62F4" w14:paraId="766C13DD" w14:textId="77777777" w:rsidTr="00325E43">
        <w:trPr>
          <w:cantSplit/>
          <w:jc w:val="center"/>
        </w:trPr>
        <w:tc>
          <w:tcPr>
            <w:tcW w:w="288" w:type="dxa"/>
          </w:tcPr>
          <w:p w14:paraId="598D47EE" w14:textId="77777777" w:rsidR="000E62F4" w:rsidRDefault="000E62F4" w:rsidP="00325E43">
            <w:pPr>
              <w:pStyle w:val="CopticCross"/>
            </w:pPr>
          </w:p>
        </w:tc>
        <w:tc>
          <w:tcPr>
            <w:tcW w:w="3960" w:type="dxa"/>
          </w:tcPr>
          <w:p w14:paraId="1C0D53A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464EC7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73AA6F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0251BDE"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AAAD2F7" w14:textId="77777777" w:rsidR="000E62F4" w:rsidRDefault="000E62F4" w:rsidP="00325E43"/>
        </w:tc>
      </w:tr>
    </w:tbl>
    <w:p w14:paraId="41853561" w14:textId="41B58682" w:rsidR="00027E5B" w:rsidRPr="005329C1" w:rsidRDefault="000E62F4"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F6770">
        <w:rPr>
          <w:noProof/>
        </w:rPr>
        <w:t>649</w:t>
      </w:r>
      <w:r w:rsidR="002409EF">
        <w:fldChar w:fldCharType="end"/>
      </w:r>
      <w:r w:rsidR="00027E5B">
        <w:t>.</w:t>
      </w:r>
    </w:p>
    <w:p w14:paraId="2E5DB3E3" w14:textId="77777777" w:rsidR="00980D99" w:rsidRDefault="00980D99" w:rsidP="00980D99">
      <w:pPr>
        <w:pStyle w:val="Heading3"/>
        <w:rPr>
          <w:lang w:val="en-US"/>
        </w:rPr>
      </w:pPr>
      <w:bookmarkStart w:id="1730" w:name="_Toc459399386"/>
      <w:r>
        <w:rPr>
          <w:lang w:val="en-US"/>
        </w:rPr>
        <w:t xml:space="preserve">June 18 / Paoni 24: </w:t>
      </w:r>
      <w:r w:rsidR="001B4E41">
        <w:rPr>
          <w:lang w:val="en-US"/>
        </w:rPr>
        <w:t xml:space="preserve">The Strong </w:t>
      </w:r>
      <w:r>
        <w:rPr>
          <w:lang w:val="en-US"/>
        </w:rPr>
        <w:t>St. Moses</w:t>
      </w:r>
      <w:bookmarkEnd w:id="1730"/>
    </w:p>
    <w:p w14:paraId="5BCAE9A6" w14:textId="77777777" w:rsidR="00980D99" w:rsidRDefault="00980D99" w:rsidP="00980D99">
      <w:pPr>
        <w:pStyle w:val="Heading4"/>
        <w:rPr>
          <w:lang w:val="en-US"/>
        </w:rPr>
      </w:pPr>
      <w:bookmarkStart w:id="1731" w:name="_Ref434491006"/>
      <w:r>
        <w:rPr>
          <w:lang w:val="en-US"/>
        </w:rPr>
        <w:t>The Doxology</w:t>
      </w:r>
      <w:r w:rsidR="00810F04">
        <w:rPr>
          <w:lang w:val="en-US"/>
        </w:rPr>
        <w:t xml:space="preserve"> for the Strong St. Moses</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4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4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4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742" w:name="_Toc459399387"/>
      <w:r>
        <w:rPr>
          <w:lang w:val="en-US"/>
        </w:rPr>
        <w:t>June 19 / Paoni 25: Martyrdom of St</w:t>
      </w:r>
      <w:r w:rsidR="00191A26">
        <w:rPr>
          <w:lang w:val="en-US"/>
        </w:rPr>
        <w:t>. Jude the Disciple and Epistle-</w:t>
      </w:r>
      <w:r>
        <w:rPr>
          <w:lang w:val="en-US"/>
        </w:rPr>
        <w:t>Writer</w:t>
      </w:r>
      <w:bookmarkEnd w:id="1742"/>
    </w:p>
    <w:p w14:paraId="3C380312" w14:textId="64680228"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743" w:name="_Toc459399388"/>
      <w:r>
        <w:t xml:space="preserve">June 20 / Paoni 26: </w:t>
      </w:r>
      <w:r w:rsidR="00237D47">
        <w:t xml:space="preserve">Consecration of the Church of </w:t>
      </w:r>
      <w:r>
        <w:t>Archangel Gabriel</w:t>
      </w:r>
      <w:bookmarkEnd w:id="1743"/>
    </w:p>
    <w:p w14:paraId="1CE2FB9D" w14:textId="751B2F16" w:rsidR="00980D99" w:rsidRPr="00980D99" w:rsidRDefault="00237D47" w:rsidP="00D31016">
      <w:pPr>
        <w:pStyle w:val="Rubric"/>
      </w:pPr>
      <w:r>
        <w:t xml:space="preserve">See </w:t>
      </w:r>
      <w:r>
        <w:fldChar w:fldCharType="begin"/>
      </w:r>
      <w:r>
        <w:instrText xml:space="preserve"> REF _Ref434562998 \h </w:instrText>
      </w:r>
      <w:r>
        <w:fldChar w:fldCharType="separate"/>
      </w:r>
      <w:r w:rsidR="000E62F4">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744" w:name="_Toc459399389"/>
      <w:r>
        <w:rPr>
          <w:lang w:val="en-US"/>
        </w:rPr>
        <w:lastRenderedPageBreak/>
        <w:t>June 21 / Paoni 27: Martyrdom of St. Ananias the Apostle</w:t>
      </w:r>
      <w:bookmarkEnd w:id="1744"/>
    </w:p>
    <w:p w14:paraId="5EADB549" w14:textId="0EAE4A3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745" w:name="_Toc459399390"/>
      <w:r>
        <w:t>June 23 / Paoni 29: Commemoration of the Annunciation, Nativity, and Resurrection on the 29</w:t>
      </w:r>
      <w:r w:rsidRPr="00C0205C">
        <w:rPr>
          <w:vertAlign w:val="superscript"/>
        </w:rPr>
        <w:t>th</w:t>
      </w:r>
      <w:r>
        <w:t xml:space="preserve"> of Every Month</w:t>
      </w:r>
      <w:bookmarkEnd w:id="1745"/>
    </w:p>
    <w:p w14:paraId="1DB8D7D3" w14:textId="74531477"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746" w:name="_Toc459399391"/>
      <w:r>
        <w:rPr>
          <w:lang w:val="en-US"/>
        </w:rPr>
        <w:t>June 24 / Paoni 30: The Nativity of St. John the Baptist</w:t>
      </w:r>
      <w:bookmarkEnd w:id="1746"/>
    </w:p>
    <w:p w14:paraId="4732DA21" w14:textId="270E5449"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747" w:name="_Toc459399392"/>
      <w:r>
        <w:t>June 26 / Epip 2: Departure of St. Thaddaeus the Apostle</w:t>
      </w:r>
      <w:bookmarkEnd w:id="1747"/>
    </w:p>
    <w:p w14:paraId="2E67CB62" w14:textId="33C7BCB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748" w:name="_Toc459399393"/>
      <w:r>
        <w:t>June 27 / Epip 3: St. Cyril of Alexandria</w:t>
      </w:r>
      <w:bookmarkEnd w:id="174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749" w:name="_Toc459399394"/>
      <w:r>
        <w:t>June 28 / Epip 4: Sts. Apakir and John</w:t>
      </w:r>
      <w:bookmarkEnd w:id="1749"/>
    </w:p>
    <w:p w14:paraId="4A6BAA95" w14:textId="4479D3B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62F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5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50"/>
    </w:p>
    <w:p w14:paraId="6FD478B9" w14:textId="77777777" w:rsidR="004C7F73" w:rsidRDefault="004C7F73" w:rsidP="004C7F73">
      <w:pPr>
        <w:pStyle w:val="Heading4"/>
      </w:pPr>
      <w:bookmarkStart w:id="1751" w:name="_Ref434477973"/>
      <w:r>
        <w:t>The Doxology of Sts. Peter and Paul</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52"/>
            <w:r>
              <w:t>Are the working husbandmen</w:t>
            </w:r>
            <w:commentRangeEnd w:id="1752"/>
            <w:r>
              <w:rPr>
                <w:rStyle w:val="CommentReference"/>
                <w:rFonts w:ascii="Times New Roman" w:eastAsiaTheme="minorHAnsi" w:hAnsi="Times New Roman" w:cstheme="minorBidi"/>
                <w:color w:val="auto"/>
              </w:rPr>
              <w:commentReference w:id="175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53"/>
            <w:r>
              <w:t xml:space="preserve">With </w:t>
            </w:r>
            <w:commentRangeEnd w:id="1753"/>
            <w:r>
              <w:rPr>
                <w:rStyle w:val="CommentReference"/>
                <w:rFonts w:ascii="Times New Roman" w:eastAsiaTheme="minorHAnsi" w:hAnsi="Times New Roman" w:cstheme="minorBidi"/>
                <w:color w:val="auto"/>
              </w:rPr>
              <w:commentReference w:id="175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54"/>
            <w:commentRangeStart w:id="1755"/>
            <w:r>
              <w:t xml:space="preserve">sound </w:t>
            </w:r>
            <w:commentRangeEnd w:id="1754"/>
            <w:r>
              <w:rPr>
                <w:rStyle w:val="CommentReference"/>
                <w:rFonts w:ascii="Times New Roman" w:eastAsiaTheme="minorHAnsi" w:hAnsi="Times New Roman" w:cstheme="minorBidi"/>
                <w:color w:val="auto"/>
              </w:rPr>
              <w:commentReference w:id="1754"/>
            </w:r>
            <w:commentRangeEnd w:id="1755"/>
            <w:r>
              <w:rPr>
                <w:rStyle w:val="CommentReference"/>
                <w:rFonts w:ascii="Times New Roman" w:eastAsiaTheme="minorHAnsi" w:hAnsi="Times New Roman" w:cstheme="minorBidi"/>
                <w:color w:val="auto"/>
              </w:rPr>
              <w:commentReference w:id="175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56" w:name="_Ref434488724"/>
      <w:r>
        <w:t>The Doxology of St. Paul</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5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58"/>
            <w:r>
              <w:t xml:space="preserve">To </w:t>
            </w:r>
            <w:commentRangeEnd w:id="1758"/>
            <w:r>
              <w:rPr>
                <w:rStyle w:val="CommentReference"/>
                <w:rFonts w:ascii="Times New Roman" w:eastAsiaTheme="minorHAnsi" w:hAnsi="Times New Roman" w:cstheme="minorBidi"/>
                <w:color w:val="auto"/>
              </w:rPr>
              <w:commentReference w:id="1758"/>
            </w:r>
            <w:r>
              <w:t xml:space="preserve">all the </w:t>
            </w:r>
            <w:commentRangeStart w:id="1759"/>
            <w:r>
              <w:t>Gentiles</w:t>
            </w:r>
            <w:commentRangeEnd w:id="1759"/>
            <w:r>
              <w:rPr>
                <w:rStyle w:val="CommentReference"/>
                <w:rFonts w:ascii="Times New Roman" w:eastAsiaTheme="minorHAnsi" w:hAnsi="Times New Roman" w:cstheme="minorBidi"/>
                <w:color w:val="auto"/>
              </w:rPr>
              <w:commentReference w:id="175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60"/>
            <w:r>
              <w:t>To be completely filled</w:t>
            </w:r>
          </w:p>
          <w:p w14:paraId="68A85021" w14:textId="77777777" w:rsidR="00306181" w:rsidRDefault="00306181" w:rsidP="00306181">
            <w:pPr>
              <w:pStyle w:val="EngHangEnd"/>
            </w:pPr>
            <w:r>
              <w:t>With God in love.</w:t>
            </w:r>
            <w:commentRangeEnd w:id="1760"/>
            <w:r>
              <w:rPr>
                <w:rStyle w:val="CommentReference"/>
                <w:rFonts w:ascii="Times New Roman" w:eastAsiaTheme="minorHAnsi" w:hAnsi="Times New Roman" w:cstheme="minorBidi"/>
                <w:color w:val="auto"/>
              </w:rPr>
              <w:commentReference w:id="176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lastRenderedPageBreak/>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61" w:name="_Ref434476236"/>
      <w:r>
        <w:t>The Psali Adam</w:t>
      </w:r>
      <w:r w:rsidR="006C1B94">
        <w:t xml:space="preserve"> for the Apostles’ Feast</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62" w:name="_Ref434476261"/>
      <w:r>
        <w:t>The Psali Batos</w:t>
      </w:r>
      <w:r w:rsidR="006C1B94">
        <w:t xml:space="preserve"> for the Apostles’ Feast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lastRenderedPageBreak/>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63" w:name="_Toc459399396"/>
      <w:r>
        <w:rPr>
          <w:lang w:val="en-US"/>
        </w:rPr>
        <w:t>June 30 / Epip 6: Martyrdom of St. Aoulimpas the Apostle</w:t>
      </w:r>
      <w:bookmarkEnd w:id="1763"/>
    </w:p>
    <w:p w14:paraId="0DEE2976" w14:textId="48A0452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64" w:name="_Toc410196218"/>
      <w:bookmarkStart w:id="1765" w:name="_Toc410196460"/>
      <w:bookmarkStart w:id="1766" w:name="_Toc410196962"/>
      <w:bookmarkStart w:id="1767" w:name="_Toc481478314"/>
      <w:bookmarkStart w:id="1768" w:name="July"/>
      <w:bookmarkEnd w:id="1713"/>
      <w:r>
        <w:lastRenderedPageBreak/>
        <w:t>July</w:t>
      </w:r>
      <w:bookmarkEnd w:id="1764"/>
      <w:bookmarkEnd w:id="1765"/>
      <w:bookmarkEnd w:id="1766"/>
      <w:r w:rsidR="00980D99">
        <w:t xml:space="preserve"> or </w:t>
      </w:r>
      <w:r w:rsidR="00980D99">
        <w:rPr>
          <w:rFonts w:ascii="FreeSerifAvvaShenouda" w:hAnsi="FreeSerifAvvaShenouda" w:cs="FreeSerifAvvaShenouda"/>
        </w:rPr>
        <w:t>Ⲉⲡⲏⲡ</w:t>
      </w:r>
      <w:bookmarkEnd w:id="1767"/>
    </w:p>
    <w:bookmarkStart w:id="1769" w:name="_Ref434562742" w:displacedByCustomXml="next"/>
    <w:bookmarkStart w:id="1770" w:name="_Toc410196221" w:displacedByCustomXml="next"/>
    <w:bookmarkStart w:id="1771" w:name="_Toc410196463" w:displacedByCustomXml="next"/>
    <w:bookmarkStart w:id="1772"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AC3FA8">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AC3FA8">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AC3FA8">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AC3FA8">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AC3FA8">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AC3FA8">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AC3FA8">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AC3FA8">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AC3FA8">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AC3FA8">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AC3FA8">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AC3FA8">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AC3FA8">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AC3FA8">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AC3FA8">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AC3FA8">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73" w:name="_Ref436250323"/>
      <w:bookmarkStart w:id="1774" w:name="_Toc459399397"/>
      <w:r>
        <w:rPr>
          <w:rFonts w:ascii="Times New Roman" w:hAnsi="Times New Roman" w:cs="Times New Roman"/>
        </w:rPr>
        <w:lastRenderedPageBreak/>
        <w:t>July 1 / Epip 7: St. Shenoute</w:t>
      </w:r>
      <w:bookmarkEnd w:id="1769"/>
      <w:bookmarkEnd w:id="1773"/>
      <w:bookmarkEnd w:id="1774"/>
    </w:p>
    <w:p w14:paraId="5B5A5AD3" w14:textId="77777777" w:rsidR="00980D99" w:rsidRDefault="00980D99" w:rsidP="00980D99">
      <w:pPr>
        <w:pStyle w:val="Heading4"/>
        <w:rPr>
          <w:lang w:val="en-US"/>
        </w:rPr>
      </w:pPr>
      <w:bookmarkStart w:id="1775" w:name="_Ref434491186"/>
      <w:r>
        <w:rPr>
          <w:lang w:val="en-US"/>
        </w:rPr>
        <w:t>The Doxology</w:t>
      </w:r>
      <w:r w:rsidR="00810F04">
        <w:rPr>
          <w:lang w:val="en-US"/>
        </w:rPr>
        <w:t xml:space="preserve"> for St. Shenoute</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5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5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5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79" w:name="_Ref434491207"/>
      <w:r>
        <w:rPr>
          <w:lang w:val="en-US"/>
        </w:rPr>
        <w:t>A Doxology for St. Besa</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80" w:name="_Toc459399398"/>
      <w:r>
        <w:rPr>
          <w:rFonts w:ascii="Times New Roman" w:hAnsi="Times New Roman" w:cs="Times New Roman"/>
        </w:rPr>
        <w:t>July 1 / Epip 7: Also St. Ignatius</w:t>
      </w:r>
      <w:bookmarkEnd w:id="1780"/>
    </w:p>
    <w:p w14:paraId="08CD1881" w14:textId="77777777" w:rsidR="00980D99" w:rsidRDefault="00980D99" w:rsidP="00980D99">
      <w:pPr>
        <w:pStyle w:val="Heading3"/>
        <w:rPr>
          <w:lang w:val="en-US"/>
        </w:rPr>
      </w:pPr>
      <w:bookmarkStart w:id="1781" w:name="_Ref434560325"/>
      <w:bookmarkStart w:id="1782" w:name="_Toc459399399"/>
      <w:r>
        <w:rPr>
          <w:lang w:val="en-US"/>
        </w:rPr>
        <w:t>July 2 / Epip 8: St. Pishoy</w:t>
      </w:r>
      <w:bookmarkEnd w:id="1781"/>
      <w:bookmarkEnd w:id="1782"/>
    </w:p>
    <w:p w14:paraId="3F31CCDA" w14:textId="77777777" w:rsidR="00980D99" w:rsidRDefault="00980D99" w:rsidP="00980D99">
      <w:pPr>
        <w:pStyle w:val="Heading4"/>
        <w:rPr>
          <w:lang w:val="en-US"/>
        </w:rPr>
      </w:pPr>
      <w:bookmarkStart w:id="1783" w:name="_Ref434490783"/>
      <w:r>
        <w:rPr>
          <w:lang w:val="en-US"/>
        </w:rPr>
        <w:t>The Doxology</w:t>
      </w:r>
      <w:r w:rsidR="00810F04">
        <w:rPr>
          <w:lang w:val="en-US"/>
        </w:rPr>
        <w:t xml:space="preserve"> for St. Pishoy</w:t>
      </w:r>
      <w:bookmarkEnd w:id="1783"/>
    </w:p>
    <w:p w14:paraId="748CA5AD" w14:textId="2A2D144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62F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5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5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93" w:name="_Toc459399400"/>
      <w:r>
        <w:t>The Virgin’s Fast</w:t>
      </w:r>
      <w:bookmarkEnd w:id="1772"/>
      <w:bookmarkEnd w:id="1771"/>
      <w:bookmarkEnd w:id="1770"/>
      <w:bookmarkEnd w:id="1793"/>
    </w:p>
    <w:p w14:paraId="67B94F6A" w14:textId="77777777" w:rsidR="005B716A" w:rsidRDefault="005B716A" w:rsidP="005B716A">
      <w:pPr>
        <w:pStyle w:val="Heading3"/>
        <w:rPr>
          <w:lang w:val="en-US"/>
        </w:rPr>
      </w:pPr>
      <w:bookmarkStart w:id="1794" w:name="_Toc459399401"/>
      <w:r>
        <w:rPr>
          <w:lang w:val="en-US"/>
        </w:rPr>
        <w:t>July 3 / Epip 9: Martyrdom of</w:t>
      </w:r>
      <w:r w:rsidR="00FE0AE4">
        <w:rPr>
          <w:lang w:val="en-US"/>
        </w:rPr>
        <w:t xml:space="preserve"> </w:t>
      </w:r>
      <w:r>
        <w:rPr>
          <w:lang w:val="en-US"/>
        </w:rPr>
        <w:t>St. Simon Cleophas the Apostle</w:t>
      </w:r>
      <w:bookmarkEnd w:id="1794"/>
    </w:p>
    <w:p w14:paraId="4B2873D8" w14:textId="4CB8727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95" w:name="_Toc459399402"/>
      <w:r>
        <w:t>July 6 / Epip 12: Commemoration of Archangel Michael</w:t>
      </w:r>
      <w:bookmarkEnd w:id="1795"/>
    </w:p>
    <w:p w14:paraId="2B789940"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71943DE" w14:textId="77777777" w:rsidTr="0082304E">
        <w:trPr>
          <w:cantSplit/>
          <w:jc w:val="center"/>
        </w:trPr>
        <w:tc>
          <w:tcPr>
            <w:tcW w:w="288" w:type="dxa"/>
          </w:tcPr>
          <w:p w14:paraId="4C9BF561" w14:textId="77777777" w:rsidR="000E62F4" w:rsidRDefault="000E62F4" w:rsidP="0082304E">
            <w:pPr>
              <w:pStyle w:val="CopticCross"/>
            </w:pPr>
          </w:p>
        </w:tc>
        <w:tc>
          <w:tcPr>
            <w:tcW w:w="3960" w:type="dxa"/>
          </w:tcPr>
          <w:p w14:paraId="16216EDF" w14:textId="77777777" w:rsidR="000E62F4" w:rsidRDefault="000E62F4" w:rsidP="00C83ECE">
            <w:pPr>
              <w:pStyle w:val="EngHang"/>
            </w:pPr>
            <w:r>
              <w:t>Through the intercessions</w:t>
            </w:r>
          </w:p>
          <w:p w14:paraId="1BA71251" w14:textId="77777777" w:rsidR="000E62F4" w:rsidRDefault="000E62F4" w:rsidP="00C83ECE">
            <w:pPr>
              <w:pStyle w:val="EngHang"/>
            </w:pPr>
            <w:r>
              <w:t>Of the Four Incorporeal Beasts,</w:t>
            </w:r>
          </w:p>
          <w:p w14:paraId="737674D4" w14:textId="77777777" w:rsidR="000E62F4" w:rsidRDefault="000E62F4" w:rsidP="00C83ECE">
            <w:pPr>
              <w:pStyle w:val="EngHang"/>
            </w:pPr>
            <w:r>
              <w:t>The ministering flames of fire,</w:t>
            </w:r>
          </w:p>
          <w:p w14:paraId="226CED31" w14:textId="77777777" w:rsidR="000E62F4" w:rsidRDefault="000E62F4" w:rsidP="0082304E">
            <w:pPr>
              <w:pStyle w:val="EngHangEnd"/>
            </w:pPr>
            <w:r>
              <w:t>O Lord, grant us the forgiveness of our sins.</w:t>
            </w:r>
          </w:p>
        </w:tc>
        <w:tc>
          <w:tcPr>
            <w:tcW w:w="288" w:type="dxa"/>
          </w:tcPr>
          <w:p w14:paraId="47D43429" w14:textId="77777777" w:rsidR="000E62F4" w:rsidRDefault="000E62F4" w:rsidP="0082304E"/>
        </w:tc>
        <w:tc>
          <w:tcPr>
            <w:tcW w:w="288" w:type="dxa"/>
          </w:tcPr>
          <w:p w14:paraId="32E1EE0D" w14:textId="77777777" w:rsidR="000E62F4" w:rsidRDefault="000E62F4" w:rsidP="0082304E">
            <w:pPr>
              <w:pStyle w:val="CopticCross"/>
            </w:pPr>
          </w:p>
        </w:tc>
        <w:tc>
          <w:tcPr>
            <w:tcW w:w="3960" w:type="dxa"/>
          </w:tcPr>
          <w:p w14:paraId="20762471" w14:textId="77777777" w:rsidR="000E62F4" w:rsidRDefault="000E62F4" w:rsidP="00C83ECE">
            <w:pPr>
              <w:pStyle w:val="CopticVersemulti-line"/>
            </w:pPr>
            <w:r>
              <w:t>Ϩⲓⲧⲉⲛ ⲛⲓⲡ̀ⲣⲉⲥⲃⲓⲁ̀</w:t>
            </w:r>
          </w:p>
          <w:p w14:paraId="6F60D3F9" w14:textId="77777777" w:rsidR="000E62F4" w:rsidRDefault="000E62F4" w:rsidP="00C83ECE">
            <w:pPr>
              <w:pStyle w:val="CopticVersemulti-line"/>
            </w:pPr>
            <w:r>
              <w:t>ⲛ̀ⲧⲉ ⲡⲓϥ̀ⲧⲟⲩ ⲛ̀ⲍⲱⲟⲛ ⲛ̀ⲁⲥⲱⲙⲁⲧⲟⲥ</w:t>
            </w:r>
          </w:p>
          <w:p w14:paraId="70B0D7E3" w14:textId="77777777" w:rsidR="000E62F4" w:rsidRDefault="000E62F4" w:rsidP="00C83ECE">
            <w:pPr>
              <w:pStyle w:val="CopticVersemulti-line"/>
            </w:pPr>
            <w:r>
              <w:t>ⲛ̀ⲗⲓⲧⲟⲩⲣⲅⲟⲥ ⲛ̀ϣⲁϩ ⲛ̀ⲭ̀ⲣⲟⲙ:</w:t>
            </w:r>
          </w:p>
          <w:p w14:paraId="4B5716FA" w14:textId="77777777" w:rsidR="000E62F4" w:rsidRPr="00C35319" w:rsidRDefault="000E62F4" w:rsidP="00C83ECE">
            <w:pPr>
              <w:pStyle w:val="CopticHangingVerse"/>
            </w:pPr>
            <w:r>
              <w:t>Ⲡϭⲟⲓⲥ ⲁⲣⲓϩ̀ⲙⲟⲧ ⲛⲁⲛ ⲙ̀ⲡⲓⲭⲱ ⲉ̀ⲃⲟⲗ ⲛ̀ⲧⲉ ⲛⲉⲛⲛⲟⲃⲓ.</w:t>
            </w:r>
          </w:p>
        </w:tc>
      </w:tr>
    </w:tbl>
    <w:p w14:paraId="4F4D8DB0"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92D936F" w14:textId="77777777" w:rsidTr="00C83ECE">
        <w:trPr>
          <w:cantSplit/>
          <w:jc w:val="center"/>
        </w:trPr>
        <w:tc>
          <w:tcPr>
            <w:tcW w:w="288" w:type="dxa"/>
          </w:tcPr>
          <w:p w14:paraId="6D41844F" w14:textId="77777777" w:rsidR="000E62F4" w:rsidRDefault="000E62F4" w:rsidP="00C83ECE">
            <w:pPr>
              <w:pStyle w:val="CopticCross"/>
            </w:pPr>
          </w:p>
        </w:tc>
        <w:tc>
          <w:tcPr>
            <w:tcW w:w="3960" w:type="dxa"/>
          </w:tcPr>
          <w:p w14:paraId="057DAFB5" w14:textId="77777777" w:rsidR="000E62F4" w:rsidRDefault="000E62F4" w:rsidP="00C83ECE">
            <w:pPr>
              <w:pStyle w:val="EngHang"/>
            </w:pPr>
            <w:r>
              <w:t>Hail to the four incorporeal living beasts,</w:t>
            </w:r>
          </w:p>
          <w:p w14:paraId="41CA6089" w14:textId="77777777" w:rsidR="000E62F4" w:rsidRDefault="000E62F4" w:rsidP="00C83ECE">
            <w:pPr>
              <w:pStyle w:val="EngHang"/>
            </w:pPr>
            <w:r>
              <w:t>Carrying the throne of God,</w:t>
            </w:r>
          </w:p>
          <w:p w14:paraId="0BE640F0" w14:textId="77777777" w:rsidR="000E62F4" w:rsidRDefault="000E62F4" w:rsidP="00C83ECE">
            <w:pPr>
              <w:pStyle w:val="EngHang"/>
            </w:pPr>
            <w:r>
              <w:t>A lion’s face, and a calf’s face,</w:t>
            </w:r>
          </w:p>
          <w:p w14:paraId="1B55F083" w14:textId="77777777" w:rsidR="000E62F4" w:rsidRDefault="000E62F4" w:rsidP="00C83ECE">
            <w:pPr>
              <w:pStyle w:val="EngHangEnd"/>
            </w:pPr>
            <w:r>
              <w:t>A man’s face, and an eagle’s face.</w:t>
            </w:r>
          </w:p>
        </w:tc>
        <w:tc>
          <w:tcPr>
            <w:tcW w:w="288" w:type="dxa"/>
          </w:tcPr>
          <w:p w14:paraId="4AF88358" w14:textId="77777777" w:rsidR="000E62F4" w:rsidRDefault="000E62F4" w:rsidP="00C83ECE"/>
        </w:tc>
        <w:tc>
          <w:tcPr>
            <w:tcW w:w="288" w:type="dxa"/>
          </w:tcPr>
          <w:p w14:paraId="3AD391D3" w14:textId="77777777" w:rsidR="000E62F4" w:rsidRDefault="000E62F4" w:rsidP="00C83ECE">
            <w:pPr>
              <w:pStyle w:val="CopticCross"/>
            </w:pPr>
          </w:p>
        </w:tc>
        <w:tc>
          <w:tcPr>
            <w:tcW w:w="3960" w:type="dxa"/>
          </w:tcPr>
          <w:p w14:paraId="618E10BC" w14:textId="77777777" w:rsidR="000E62F4" w:rsidRDefault="000E62F4" w:rsidP="00C83ECE">
            <w:pPr>
              <w:pStyle w:val="CopticVersemulti-line"/>
            </w:pPr>
            <w:r>
              <w:t>Ⲭⲉⲣⲉ ⲡⲓϥ̀ⲧⲟⲩ ⲛ̀ⲍⲱⲟⲛ ⲛ̀ⲁ̀ⲥⲱⲙⲁⲧⲟⲥ:</w:t>
            </w:r>
          </w:p>
          <w:p w14:paraId="2224E845" w14:textId="77777777" w:rsidR="000E62F4" w:rsidRDefault="000E62F4" w:rsidP="00C83ECE">
            <w:pPr>
              <w:pStyle w:val="CopticVersemulti-line"/>
            </w:pPr>
            <w:r>
              <w:t>ⲉⲧϥⲁⲓ ϧⲁ ⲡⲓϩⲁⲣⲙⲁ ⲛ̀ⲧⲉ Ⲫϯ:</w:t>
            </w:r>
          </w:p>
          <w:p w14:paraId="7CEF6F16" w14:textId="77777777" w:rsidR="000E62F4" w:rsidRDefault="000E62F4" w:rsidP="00C83ECE">
            <w:pPr>
              <w:pStyle w:val="CopticVersemulti-line"/>
            </w:pPr>
            <w:r>
              <w:t>ⲟⲩϩⲟ ⲙ̀ⲙⲟⲩⲓ̀ ⲛⲉⲙ ⲟⲩϩⲟ ⲙ̀ⲙⲁⲥⲓ:</w:t>
            </w:r>
          </w:p>
          <w:p w14:paraId="08859EE6" w14:textId="77777777" w:rsidR="000E62F4" w:rsidRPr="00C35319" w:rsidRDefault="000E62F4" w:rsidP="00C83ECE">
            <w:pPr>
              <w:pStyle w:val="CopticHangingVerse"/>
            </w:pPr>
            <w:r>
              <w:t>ⲛⲉⲙ ⲟⲩϩⲟ ⲛ̀ⲣⲱⲙⲓ ⲛⲉⲙ ⲟⲩϩⲟ ⲛ̀ⲁ̀ⲏ̀ⲧⲟⲥ.</w:t>
            </w:r>
          </w:p>
        </w:tc>
      </w:tr>
    </w:tbl>
    <w:p w14:paraId="347DAD71" w14:textId="77777777" w:rsidR="000E62F4" w:rsidRDefault="000E62F4" w:rsidP="0082304E">
      <w:pPr>
        <w:pStyle w:val="Heading4"/>
      </w:pPr>
      <w:r>
        <w:t>The Gospel Response for the Four Incorporeal Beasts</w:t>
      </w:r>
    </w:p>
    <w:p w14:paraId="547390A8" w14:textId="77777777" w:rsidR="000E62F4" w:rsidRPr="00C14556" w:rsidRDefault="000E62F4" w:rsidP="00C14556">
      <w:pPr>
        <w:pStyle w:val="Rubric"/>
      </w:pPr>
      <w:r>
        <w:t>The last verse of the Doxology may be inserted into the Annual Gospel Response.</w:t>
      </w:r>
    </w:p>
    <w:p w14:paraId="5BB08031" w14:textId="2CFCDA0A" w:rsidR="00191A26" w:rsidRPr="00B637D8" w:rsidRDefault="000E62F4"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32BC82" w14:textId="77777777" w:rsidR="005B716A" w:rsidRDefault="005B716A" w:rsidP="005B716A">
      <w:pPr>
        <w:pStyle w:val="Heading3"/>
      </w:pPr>
      <w:bookmarkStart w:id="1796" w:name="_Toc459399403"/>
      <w:r>
        <w:t>July 12 / Epip 18: Martyrdom of St. James the Apostle, the Bishop of Jerusalem</w:t>
      </w:r>
      <w:bookmarkEnd w:id="1796"/>
    </w:p>
    <w:p w14:paraId="3E767F80" w14:textId="18C883E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97" w:name="_Ref434562330"/>
      <w:bookmarkStart w:id="1798" w:name="_Toc459399404"/>
      <w:r>
        <w:t>July 14 / Epip 20: Martyrdom of St. Theodore of Shotep, the General</w:t>
      </w:r>
      <w:bookmarkEnd w:id="1797"/>
      <w:bookmarkEnd w:id="1798"/>
    </w:p>
    <w:p w14:paraId="7B584133" w14:textId="77777777" w:rsidR="009C1989" w:rsidRDefault="009C1989" w:rsidP="009C1989">
      <w:pPr>
        <w:pStyle w:val="Heading4"/>
      </w:pPr>
      <w:bookmarkStart w:id="1799" w:name="_Ref434489277"/>
      <w:r>
        <w:t>The Doxology of St. Theodore of Shotep, the General</w:t>
      </w:r>
      <w:bookmarkEnd w:id="1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00" w:name="_Ref434489296"/>
      <w:r>
        <w:lastRenderedPageBreak/>
        <w:t>Another Doxology of St. Theodore of Shotep, the General</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01"/>
            <w:r>
              <w:t>struggler</w:t>
            </w:r>
            <w:commentRangeEnd w:id="1801"/>
            <w:r>
              <w:rPr>
                <w:rStyle w:val="CommentReference"/>
                <w:rFonts w:ascii="Times New Roman" w:eastAsiaTheme="minorHAnsi" w:hAnsi="Times New Roman" w:cstheme="minorBidi"/>
                <w:color w:val="auto"/>
              </w:rPr>
              <w:commentReference w:id="180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802" w:name="_Toc459399405"/>
      <w:r>
        <w:t>July 15 / Epip 21: Commemoration of the Theotokos</w:t>
      </w:r>
      <w:bookmarkEnd w:id="1802"/>
    </w:p>
    <w:p w14:paraId="09456591" w14:textId="01D658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803" w:name="_Ref434562663"/>
      <w:bookmarkStart w:id="1804" w:name="_Toc459399406"/>
      <w:r>
        <w:t>July 17 / Epip 23: The Martyrdom of St. Marina</w:t>
      </w:r>
      <w:bookmarkEnd w:id="1803"/>
      <w:bookmarkEnd w:id="1804"/>
    </w:p>
    <w:p w14:paraId="71210AE6" w14:textId="77777777" w:rsidR="0078548F" w:rsidRDefault="0078548F" w:rsidP="0078548F">
      <w:pPr>
        <w:pStyle w:val="Heading4"/>
      </w:pPr>
      <w:bookmarkStart w:id="1805" w:name="_Ref434490204"/>
      <w:r>
        <w:t>The Doxology</w:t>
      </w:r>
      <w:r w:rsidR="00B46E6E">
        <w:t xml:space="preserve"> for St. Marina</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806" w:name="_Toc459399407"/>
      <w:r>
        <w:t>July 18 / Epip 24: The Martyrdom of Abba Noub</w:t>
      </w:r>
      <w:bookmarkEnd w:id="1806"/>
    </w:p>
    <w:p w14:paraId="45A4C76D" w14:textId="77777777" w:rsidR="00951605" w:rsidRDefault="00951605" w:rsidP="00951605">
      <w:pPr>
        <w:pStyle w:val="Heading4"/>
      </w:pPr>
      <w:bookmarkStart w:id="1807" w:name="_Ref434489534"/>
      <w:r>
        <w:t>The Doxology</w:t>
      </w:r>
      <w:r w:rsidR="00B46E6E">
        <w:t xml:space="preserve"> for Abba Noub</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808"/>
            <w:r>
              <w:t>Abba Noub</w:t>
            </w:r>
            <w:commentRangeEnd w:id="1808"/>
            <w:r>
              <w:rPr>
                <w:rStyle w:val="CommentReference"/>
                <w:rFonts w:ascii="Times New Roman" w:eastAsiaTheme="minorHAnsi" w:hAnsi="Times New Roman" w:cstheme="minorBidi"/>
                <w:color w:val="auto"/>
              </w:rPr>
              <w:commentReference w:id="180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809"/>
            <w:r>
              <w:t xml:space="preserve">upright </w:t>
            </w:r>
            <w:commentRangeEnd w:id="1809"/>
            <w:r>
              <w:rPr>
                <w:rStyle w:val="CommentReference"/>
                <w:rFonts w:ascii="Times New Roman" w:eastAsiaTheme="minorHAnsi" w:hAnsi="Times New Roman" w:cstheme="minorBidi"/>
                <w:color w:val="auto"/>
              </w:rPr>
              <w:commentReference w:id="180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810" w:name="_Toc459399408"/>
      <w:r>
        <w:t>July 20 / Epip 26: Joseph the Carpenter</w:t>
      </w:r>
      <w:bookmarkEnd w:id="1810"/>
    </w:p>
    <w:p w14:paraId="5DE3B33E" w14:textId="77777777" w:rsidR="00BF240D" w:rsidRDefault="00BF240D" w:rsidP="00BF240D">
      <w:pPr>
        <w:pStyle w:val="Heading4"/>
      </w:pPr>
      <w:bookmarkStart w:id="1811" w:name="_Ref434488476"/>
      <w:r>
        <w:t>The Doxology</w:t>
      </w:r>
      <w:r w:rsidR="00B46E6E">
        <w:t xml:space="preserve"> for St. Joseph the Carpenter</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5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812" w:name="_Toc459399409"/>
      <w:bookmarkStart w:id="1813" w:name="_Toc410196222"/>
      <w:bookmarkStart w:id="1814" w:name="_Toc410196464"/>
      <w:bookmarkStart w:id="1815" w:name="_Toc410196966"/>
      <w:r>
        <w:t>July 20 / Epip 26: Also St. Frumentius (Abune Selama), the First Bishop of Ethiopia</w:t>
      </w:r>
      <w:bookmarkEnd w:id="1812"/>
    </w:p>
    <w:p w14:paraId="5EE79286" w14:textId="10C05EB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62F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816" w:name="_Toc459399410"/>
      <w:r>
        <w:t>July 22 / Epip 28: Departure of St. Mary Magdalene</w:t>
      </w:r>
      <w:bookmarkEnd w:id="1816"/>
    </w:p>
    <w:p w14:paraId="41ADBBFF" w14:textId="77777777" w:rsidR="00C325FC" w:rsidRDefault="00C325FC" w:rsidP="00C325FC">
      <w:pPr>
        <w:pStyle w:val="Heading4"/>
      </w:pPr>
      <w:bookmarkStart w:id="1817" w:name="_Ref434489077"/>
      <w:r>
        <w:t>The Doxology</w:t>
      </w:r>
      <w:r w:rsidR="00B46E6E">
        <w:t xml:space="preserve"> for St. Mary Magdalene</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818"/>
            <w:r>
              <w:t xml:space="preserve">ϯⲁⲅⲓⲁ </w:t>
            </w:r>
            <w:commentRangeEnd w:id="1818"/>
            <w:r>
              <w:rPr>
                <w:rStyle w:val="CommentReference"/>
                <w:rFonts w:ascii="Times New Roman" w:hAnsi="Times New Roman" w:cstheme="minorBidi"/>
                <w:noProof w:val="0"/>
              </w:rPr>
              <w:commentReference w:id="181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81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819"/>
    </w:p>
    <w:p w14:paraId="19C57F68" w14:textId="5345D798"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820" w:name="_Toc459399412"/>
      <w:r>
        <w:t xml:space="preserve">July 23 / Epip 29: </w:t>
      </w:r>
      <w:r w:rsidR="00B52D77">
        <w:t xml:space="preserve">Also the </w:t>
      </w:r>
      <w:r>
        <w:t>Translocation of the Relics of St. Andrew, the Apostle</w:t>
      </w:r>
      <w:bookmarkEnd w:id="1820"/>
    </w:p>
    <w:p w14:paraId="7500DAE2" w14:textId="246EB01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821" w:name="_Toc459399413"/>
      <w:r>
        <w:lastRenderedPageBreak/>
        <w:t>July 28 / Mesori 4: Consecration of the Church of St. Anthony</w:t>
      </w:r>
      <w:bookmarkEnd w:id="1821"/>
    </w:p>
    <w:p w14:paraId="15290CA7" w14:textId="014A45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E62F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68"/>
      <w:r>
        <w:t>.</w:t>
      </w:r>
    </w:p>
    <w:p w14:paraId="62D72F65" w14:textId="77777777" w:rsidR="00495F1A" w:rsidRPr="00980D99" w:rsidRDefault="00495F1A" w:rsidP="00495F1A">
      <w:pPr>
        <w:pStyle w:val="Heading2"/>
        <w:rPr>
          <w:lang w:val="en-US"/>
        </w:rPr>
      </w:pPr>
      <w:bookmarkStart w:id="1822" w:name="_Toc481478315"/>
      <w:bookmarkStart w:id="1823" w:name="August"/>
      <w:r>
        <w:lastRenderedPageBreak/>
        <w:t>August</w:t>
      </w:r>
      <w:bookmarkEnd w:id="1813"/>
      <w:bookmarkEnd w:id="1814"/>
      <w:bookmarkEnd w:id="181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822"/>
    </w:p>
    <w:bookmarkStart w:id="1824" w:name="_Toc410196223" w:displacedByCustomXml="next"/>
    <w:bookmarkStart w:id="1825" w:name="_Toc410196465" w:displacedByCustomXml="next"/>
    <w:bookmarkStart w:id="1826"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AC3FA8">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AC3FA8">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AC3FA8">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AC3FA8">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AC3FA8">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AC3FA8">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AC3FA8">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AC3FA8">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AC3FA8">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AC3FA8">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AC3FA8">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AC3FA8">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827" w:name="_Toc459399414"/>
      <w:r>
        <w:lastRenderedPageBreak/>
        <w:t>August 1 / Mesori 8: The Confession of St. Peter</w:t>
      </w:r>
      <w:bookmarkEnd w:id="1827"/>
    </w:p>
    <w:p w14:paraId="255AA614" w14:textId="55CAD429"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E62F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828" w:name="_Toc459399415"/>
      <w:r>
        <w:t>August 5 / Mesori 12: Commemoration of Archangel Michael</w:t>
      </w:r>
      <w:bookmarkEnd w:id="1828"/>
    </w:p>
    <w:p w14:paraId="77F29EB8"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AD5B472" w14:textId="77777777" w:rsidTr="0082304E">
        <w:trPr>
          <w:cantSplit/>
          <w:jc w:val="center"/>
        </w:trPr>
        <w:tc>
          <w:tcPr>
            <w:tcW w:w="288" w:type="dxa"/>
          </w:tcPr>
          <w:p w14:paraId="31BFFA3F" w14:textId="77777777" w:rsidR="000E62F4" w:rsidRDefault="000E62F4" w:rsidP="0082304E">
            <w:pPr>
              <w:pStyle w:val="CopticCross"/>
            </w:pPr>
          </w:p>
        </w:tc>
        <w:tc>
          <w:tcPr>
            <w:tcW w:w="3960" w:type="dxa"/>
          </w:tcPr>
          <w:p w14:paraId="2CF0110A" w14:textId="77777777" w:rsidR="000E62F4" w:rsidRDefault="000E62F4" w:rsidP="00C83ECE">
            <w:pPr>
              <w:pStyle w:val="EngHang"/>
            </w:pPr>
            <w:r>
              <w:t>Through the intercessions</w:t>
            </w:r>
          </w:p>
          <w:p w14:paraId="10CA716C" w14:textId="77777777" w:rsidR="000E62F4" w:rsidRDefault="000E62F4" w:rsidP="00C83ECE">
            <w:pPr>
              <w:pStyle w:val="EngHang"/>
            </w:pPr>
            <w:r>
              <w:t>Of the Four Incorporeal Beasts,</w:t>
            </w:r>
          </w:p>
          <w:p w14:paraId="416DE5F8" w14:textId="77777777" w:rsidR="000E62F4" w:rsidRDefault="000E62F4" w:rsidP="00C83ECE">
            <w:pPr>
              <w:pStyle w:val="EngHang"/>
            </w:pPr>
            <w:r>
              <w:t>The ministering flames of fire,</w:t>
            </w:r>
          </w:p>
          <w:p w14:paraId="301C3B9A" w14:textId="77777777" w:rsidR="000E62F4" w:rsidRDefault="000E62F4" w:rsidP="0082304E">
            <w:pPr>
              <w:pStyle w:val="EngHangEnd"/>
            </w:pPr>
            <w:r>
              <w:t>O Lord, grant us the forgiveness of our sins.</w:t>
            </w:r>
          </w:p>
        </w:tc>
        <w:tc>
          <w:tcPr>
            <w:tcW w:w="288" w:type="dxa"/>
          </w:tcPr>
          <w:p w14:paraId="46275AFC" w14:textId="77777777" w:rsidR="000E62F4" w:rsidRDefault="000E62F4" w:rsidP="0082304E"/>
        </w:tc>
        <w:tc>
          <w:tcPr>
            <w:tcW w:w="288" w:type="dxa"/>
          </w:tcPr>
          <w:p w14:paraId="6EDA5FCB" w14:textId="77777777" w:rsidR="000E62F4" w:rsidRDefault="000E62F4" w:rsidP="0082304E">
            <w:pPr>
              <w:pStyle w:val="CopticCross"/>
            </w:pPr>
          </w:p>
        </w:tc>
        <w:tc>
          <w:tcPr>
            <w:tcW w:w="3960" w:type="dxa"/>
          </w:tcPr>
          <w:p w14:paraId="4A99DE50" w14:textId="77777777" w:rsidR="000E62F4" w:rsidRDefault="000E62F4" w:rsidP="00C83ECE">
            <w:pPr>
              <w:pStyle w:val="CopticVersemulti-line"/>
            </w:pPr>
            <w:r>
              <w:t>Ϩⲓⲧⲉⲛ ⲛⲓⲡ̀ⲣⲉⲥⲃⲓⲁ̀</w:t>
            </w:r>
          </w:p>
          <w:p w14:paraId="0BF28EBD" w14:textId="77777777" w:rsidR="000E62F4" w:rsidRDefault="000E62F4" w:rsidP="00C83ECE">
            <w:pPr>
              <w:pStyle w:val="CopticVersemulti-line"/>
            </w:pPr>
            <w:r>
              <w:t>ⲛ̀ⲧⲉ ⲡⲓϥ̀ⲧⲟⲩ ⲛ̀ⲍⲱⲟⲛ ⲛ̀ⲁⲥⲱⲙⲁⲧⲟⲥ</w:t>
            </w:r>
          </w:p>
          <w:p w14:paraId="735A9CCF" w14:textId="77777777" w:rsidR="000E62F4" w:rsidRDefault="000E62F4" w:rsidP="00C83ECE">
            <w:pPr>
              <w:pStyle w:val="CopticVersemulti-line"/>
            </w:pPr>
            <w:r>
              <w:t>ⲛ̀ⲗⲓⲧⲟⲩⲣⲅⲟⲥ ⲛ̀ϣⲁϩ ⲛ̀ⲭ̀ⲣⲟⲙ:</w:t>
            </w:r>
          </w:p>
          <w:p w14:paraId="763E9B38" w14:textId="77777777" w:rsidR="000E62F4" w:rsidRPr="00C35319" w:rsidRDefault="000E62F4" w:rsidP="00C83ECE">
            <w:pPr>
              <w:pStyle w:val="CopticHangingVerse"/>
            </w:pPr>
            <w:r>
              <w:t>Ⲡϭⲟⲓⲥ ⲁⲣⲓϩ̀ⲙⲟⲧ ⲛⲁⲛ ⲙ̀ⲡⲓⲭⲱ ⲉ̀ⲃⲟⲗ ⲛ̀ⲧⲉ ⲛⲉⲛⲛⲟⲃⲓ.</w:t>
            </w:r>
          </w:p>
        </w:tc>
      </w:tr>
    </w:tbl>
    <w:p w14:paraId="5378520E"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D2BCCB1" w14:textId="77777777" w:rsidTr="00C83ECE">
        <w:trPr>
          <w:cantSplit/>
          <w:jc w:val="center"/>
        </w:trPr>
        <w:tc>
          <w:tcPr>
            <w:tcW w:w="288" w:type="dxa"/>
          </w:tcPr>
          <w:p w14:paraId="49F0B85B" w14:textId="77777777" w:rsidR="000E62F4" w:rsidRDefault="000E62F4" w:rsidP="00C83ECE">
            <w:pPr>
              <w:pStyle w:val="CopticCross"/>
            </w:pPr>
          </w:p>
        </w:tc>
        <w:tc>
          <w:tcPr>
            <w:tcW w:w="3960" w:type="dxa"/>
          </w:tcPr>
          <w:p w14:paraId="32DD49A9" w14:textId="77777777" w:rsidR="000E62F4" w:rsidRDefault="000E62F4" w:rsidP="00C83ECE">
            <w:pPr>
              <w:pStyle w:val="EngHang"/>
            </w:pPr>
            <w:r>
              <w:t>Hail to the four incorporeal living beasts,</w:t>
            </w:r>
          </w:p>
          <w:p w14:paraId="6E5FA09F" w14:textId="77777777" w:rsidR="000E62F4" w:rsidRDefault="000E62F4" w:rsidP="00C83ECE">
            <w:pPr>
              <w:pStyle w:val="EngHang"/>
            </w:pPr>
            <w:r>
              <w:t>Carrying the throne of God,</w:t>
            </w:r>
          </w:p>
          <w:p w14:paraId="65A1F7DC" w14:textId="77777777" w:rsidR="000E62F4" w:rsidRDefault="000E62F4" w:rsidP="00C83ECE">
            <w:pPr>
              <w:pStyle w:val="EngHang"/>
            </w:pPr>
            <w:r>
              <w:t>A lion’s face, and a calf’s face,</w:t>
            </w:r>
          </w:p>
          <w:p w14:paraId="11AE95C1" w14:textId="77777777" w:rsidR="000E62F4" w:rsidRDefault="000E62F4" w:rsidP="00C83ECE">
            <w:pPr>
              <w:pStyle w:val="EngHangEnd"/>
            </w:pPr>
            <w:r>
              <w:t>A man’s face, and an eagle’s face.</w:t>
            </w:r>
          </w:p>
        </w:tc>
        <w:tc>
          <w:tcPr>
            <w:tcW w:w="288" w:type="dxa"/>
          </w:tcPr>
          <w:p w14:paraId="71B3D6FD" w14:textId="77777777" w:rsidR="000E62F4" w:rsidRDefault="000E62F4" w:rsidP="00C83ECE"/>
        </w:tc>
        <w:tc>
          <w:tcPr>
            <w:tcW w:w="288" w:type="dxa"/>
          </w:tcPr>
          <w:p w14:paraId="1B4BABDD" w14:textId="77777777" w:rsidR="000E62F4" w:rsidRDefault="000E62F4" w:rsidP="00C83ECE">
            <w:pPr>
              <w:pStyle w:val="CopticCross"/>
            </w:pPr>
          </w:p>
        </w:tc>
        <w:tc>
          <w:tcPr>
            <w:tcW w:w="3960" w:type="dxa"/>
          </w:tcPr>
          <w:p w14:paraId="410CEBD1" w14:textId="77777777" w:rsidR="000E62F4" w:rsidRDefault="000E62F4" w:rsidP="00C83ECE">
            <w:pPr>
              <w:pStyle w:val="CopticVersemulti-line"/>
            </w:pPr>
            <w:r>
              <w:t>Ⲭⲉⲣⲉ ⲡⲓϥ̀ⲧⲟⲩ ⲛ̀ⲍⲱⲟⲛ ⲛ̀ⲁ̀ⲥⲱⲙⲁⲧⲟⲥ:</w:t>
            </w:r>
          </w:p>
          <w:p w14:paraId="27BF830D" w14:textId="77777777" w:rsidR="000E62F4" w:rsidRDefault="000E62F4" w:rsidP="00C83ECE">
            <w:pPr>
              <w:pStyle w:val="CopticVersemulti-line"/>
            </w:pPr>
            <w:r>
              <w:t>ⲉⲧϥⲁⲓ ϧⲁ ⲡⲓϩⲁⲣⲙⲁ ⲛ̀ⲧⲉ Ⲫϯ:</w:t>
            </w:r>
          </w:p>
          <w:p w14:paraId="79134031" w14:textId="77777777" w:rsidR="000E62F4" w:rsidRDefault="000E62F4" w:rsidP="00C83ECE">
            <w:pPr>
              <w:pStyle w:val="CopticVersemulti-line"/>
            </w:pPr>
            <w:r>
              <w:t>ⲟⲩϩⲟ ⲙ̀ⲙⲟⲩⲓ̀ ⲛⲉⲙ ⲟⲩϩⲟ ⲙ̀ⲙⲁⲥⲓ:</w:t>
            </w:r>
          </w:p>
          <w:p w14:paraId="72929A06" w14:textId="77777777" w:rsidR="000E62F4" w:rsidRPr="00C35319" w:rsidRDefault="000E62F4" w:rsidP="00C83ECE">
            <w:pPr>
              <w:pStyle w:val="CopticHangingVerse"/>
            </w:pPr>
            <w:r>
              <w:t>ⲛⲉⲙ ⲟⲩϩⲟ ⲛ̀ⲣⲱⲙⲓ ⲛⲉⲙ ⲟⲩϩⲟ ⲛ̀ⲁ̀ⲏ̀ⲧⲟⲥ.</w:t>
            </w:r>
          </w:p>
        </w:tc>
      </w:tr>
    </w:tbl>
    <w:p w14:paraId="14588D87" w14:textId="77777777" w:rsidR="000E62F4" w:rsidRDefault="000E62F4" w:rsidP="0082304E">
      <w:pPr>
        <w:pStyle w:val="Heading4"/>
      </w:pPr>
      <w:r>
        <w:t>The Gospel Response for the Four Incorporeal Beasts</w:t>
      </w:r>
    </w:p>
    <w:p w14:paraId="243A24D3" w14:textId="77777777" w:rsidR="000E62F4" w:rsidRPr="00C14556" w:rsidRDefault="000E62F4" w:rsidP="00C14556">
      <w:pPr>
        <w:pStyle w:val="Rubric"/>
      </w:pPr>
      <w:r>
        <w:t>The last verse of the Doxology may be inserted into the Annual Gospel Response.</w:t>
      </w:r>
    </w:p>
    <w:p w14:paraId="64B788FF" w14:textId="49FEE13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00F8882" w14:textId="77777777" w:rsidR="00495F1A" w:rsidRDefault="00980D99" w:rsidP="00495F1A">
      <w:pPr>
        <w:pStyle w:val="Heading3"/>
      </w:pPr>
      <w:bookmarkStart w:id="1829" w:name="_Toc459399416"/>
      <w:r>
        <w:t xml:space="preserve">August 6 / Mesori 13: </w:t>
      </w:r>
      <w:r w:rsidR="00495F1A">
        <w:t>The Transfiguration</w:t>
      </w:r>
      <w:bookmarkEnd w:id="1826"/>
      <w:bookmarkEnd w:id="1825"/>
      <w:bookmarkEnd w:id="1824"/>
      <w:bookmarkEnd w:id="1829"/>
    </w:p>
    <w:p w14:paraId="1EF4D652" w14:textId="77777777" w:rsidR="00980D99" w:rsidRDefault="00980D99" w:rsidP="00980D99">
      <w:pPr>
        <w:pStyle w:val="Heading4"/>
      </w:pPr>
      <w:bookmarkStart w:id="1830" w:name="_Ref434478012"/>
      <w:r>
        <w:t>The Doxology</w:t>
      </w:r>
      <w:r w:rsidR="00E21EA3">
        <w:t xml:space="preserve"> of the Transfiguration</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831" w:name="_Ref434476299"/>
      <w:r>
        <w:lastRenderedPageBreak/>
        <w:t>The Psali Adam</w:t>
      </w:r>
      <w:r w:rsidR="006C1B94">
        <w:t xml:space="preserve"> for the Transfiguration</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832" w:name="_Ref434476316"/>
      <w:r>
        <w:t>The Psali Batos</w:t>
      </w:r>
      <w:r w:rsidR="006C1B94">
        <w:t xml:space="preserve"> for the Transfiguration</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833" w:name="_Toc410196224"/>
      <w:bookmarkStart w:id="1834" w:name="_Toc410196466"/>
      <w:bookmarkStart w:id="1835" w:name="_Toc410196968"/>
      <w:bookmarkStart w:id="1836" w:name="_Ref435642801"/>
      <w:bookmarkStart w:id="1837" w:name="_Ref435642808"/>
      <w:bookmarkStart w:id="1838" w:name="_Toc459399417"/>
      <w:r>
        <w:t xml:space="preserve">August 9 / Mesori 16: </w:t>
      </w:r>
      <w:r w:rsidR="00495F1A">
        <w:t>The Assumption of the Virgin</w:t>
      </w:r>
      <w:bookmarkEnd w:id="1833"/>
      <w:bookmarkEnd w:id="1834"/>
      <w:bookmarkEnd w:id="1835"/>
      <w:bookmarkEnd w:id="1836"/>
      <w:bookmarkEnd w:id="1837"/>
      <w:bookmarkEnd w:id="1838"/>
    </w:p>
    <w:p w14:paraId="134619E6" w14:textId="2ACAEEAD"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839" w:name="_Ref435642763"/>
      <w:r>
        <w:t xml:space="preserve">The Psali </w:t>
      </w:r>
      <w:commentRangeStart w:id="1840"/>
      <w:r>
        <w:t xml:space="preserve">Adam </w:t>
      </w:r>
      <w:commentRangeEnd w:id="1840"/>
      <w:r>
        <w:rPr>
          <w:rStyle w:val="CommentReference"/>
          <w:rFonts w:eastAsiaTheme="minorHAnsi" w:cstheme="minorBidi"/>
          <w:b w:val="0"/>
          <w:bCs w:val="0"/>
          <w:iCs w:val="0"/>
          <w:color w:val="auto"/>
        </w:rPr>
        <w:commentReference w:id="1840"/>
      </w:r>
      <w:r>
        <w:t>for the Virgin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841"/>
            <w:r>
              <w:t>With divine hands.”</w:t>
            </w:r>
            <w:commentRangeEnd w:id="1841"/>
            <w:r>
              <w:rPr>
                <w:rStyle w:val="CommentReference"/>
                <w:rFonts w:ascii="Times New Roman" w:eastAsiaTheme="minorHAnsi" w:hAnsi="Times New Roman" w:cstheme="minorBidi"/>
                <w:color w:val="auto"/>
              </w:rPr>
              <w:commentReference w:id="184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842" w:name="_Ref435734818"/>
      <w:r>
        <w:t>The Psali Batos for the Virgin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5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843"/>
            <w:r>
              <w:t>forever</w:t>
            </w:r>
            <w:commentRangeEnd w:id="1843"/>
            <w:r>
              <w:rPr>
                <w:rStyle w:val="CommentReference"/>
                <w:rFonts w:ascii="Times New Roman" w:eastAsiaTheme="minorHAnsi" w:hAnsi="Times New Roman" w:cstheme="minorBidi"/>
                <w:color w:val="auto"/>
              </w:rPr>
              <w:commentReference w:id="184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844"/>
            <w:r>
              <w:t>In the unshakable places.</w:t>
            </w:r>
            <w:commentRangeEnd w:id="1844"/>
            <w:r>
              <w:rPr>
                <w:rStyle w:val="CommentReference"/>
                <w:rFonts w:ascii="Times New Roman" w:eastAsiaTheme="minorHAnsi" w:hAnsi="Times New Roman" w:cstheme="minorBidi"/>
                <w:color w:val="auto"/>
              </w:rPr>
              <w:commentReference w:id="184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845"/>
            <w:r>
              <w:t>Your name adorns our works.</w:t>
            </w:r>
            <w:commentRangeEnd w:id="1845"/>
            <w:r>
              <w:rPr>
                <w:rStyle w:val="CommentReference"/>
                <w:rFonts w:ascii="Times New Roman" w:eastAsiaTheme="minorHAnsi" w:hAnsi="Times New Roman" w:cstheme="minorBidi"/>
                <w:color w:val="auto"/>
              </w:rPr>
              <w:commentReference w:id="184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846"/>
            <w:r>
              <w:t xml:space="preserve">Interceding </w:t>
            </w:r>
            <w:commentRangeEnd w:id="1846"/>
            <w:r>
              <w:rPr>
                <w:rStyle w:val="CommentReference"/>
                <w:rFonts w:ascii="Times New Roman" w:eastAsiaTheme="minorHAnsi" w:hAnsi="Times New Roman" w:cstheme="minorBidi"/>
                <w:color w:val="auto"/>
              </w:rPr>
              <w:commentReference w:id="184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847" w:name="_Toc459399418"/>
      <w:r>
        <w:t>August 12 / Mesori 19: Translocation of the Relics of St. Macarius the Great</w:t>
      </w:r>
      <w:bookmarkEnd w:id="1847"/>
    </w:p>
    <w:p w14:paraId="0744AB3C" w14:textId="72C03B2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E62F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848" w:name="_Toc459399419"/>
      <w:r>
        <w:t>August 14 / Mesori 21: Commemoration of the Theotokos</w:t>
      </w:r>
      <w:bookmarkEnd w:id="1848"/>
    </w:p>
    <w:p w14:paraId="26062380" w14:textId="1794B112"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849" w:name="_Ref434563030"/>
      <w:bookmarkStart w:id="1850" w:name="_Toc459399420"/>
      <w:r>
        <w:t>August 17 / Mesori 24: Departure of St. Takle Haymanot</w:t>
      </w:r>
      <w:bookmarkEnd w:id="1849"/>
      <w:bookmarkEnd w:id="1850"/>
    </w:p>
    <w:p w14:paraId="34845613" w14:textId="77777777" w:rsidR="009F60F1" w:rsidRDefault="009F60F1" w:rsidP="009F60F1">
      <w:pPr>
        <w:pStyle w:val="Heading4"/>
      </w:pPr>
      <w:bookmarkStart w:id="1851" w:name="_Ref434492302"/>
      <w:r>
        <w:t>The Doxology</w:t>
      </w:r>
      <w:r w:rsidR="00B82753">
        <w:t xml:space="preserve"> for St. Takle Haymanot</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52" w:name="_Toc459399421"/>
      <w:r>
        <w:t>August 21 / Mesori 28: The Patriarchs: Abraham, Isaac, and Jacob</w:t>
      </w:r>
      <w:bookmarkEnd w:id="1852"/>
    </w:p>
    <w:p w14:paraId="1D063B19" w14:textId="77777777" w:rsidR="00431ABD" w:rsidRDefault="00431ABD" w:rsidP="00431ABD">
      <w:pPr>
        <w:pStyle w:val="Heading4"/>
      </w:pPr>
      <w:bookmarkStart w:id="1853" w:name="_Ref434492413"/>
      <w:r>
        <w:t>The Doxology</w:t>
      </w:r>
      <w:r w:rsidR="00B82753">
        <w:t xml:space="preserve"> for the Patriarchs: Abraham, Isaac, and Jacob</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54" w:name="_Toc459399422"/>
      <w:r>
        <w:t>August 22 / Mesori 29: Commemoration of the Annunciation, Nativity, and Resurrection on the 29</w:t>
      </w:r>
      <w:r w:rsidRPr="00C0205C">
        <w:rPr>
          <w:vertAlign w:val="superscript"/>
        </w:rPr>
        <w:t>th</w:t>
      </w:r>
      <w:r>
        <w:t xml:space="preserve"> of Every Month</w:t>
      </w:r>
      <w:bookmarkEnd w:id="1854"/>
    </w:p>
    <w:p w14:paraId="19306DA7" w14:textId="4FA32A0D" w:rsidR="007D439A" w:rsidRPr="00B52D77" w:rsidRDefault="007D439A" w:rsidP="007D439A">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55" w:name="_Toc459399423"/>
      <w:r>
        <w:t xml:space="preserve">August 22 / Mesori 29: </w:t>
      </w:r>
      <w:r w:rsidR="007D439A">
        <w:t xml:space="preserve">Also the </w:t>
      </w:r>
      <w:r>
        <w:t>Translocation of the Relics of St. John the Short to Scetis</w:t>
      </w:r>
      <w:bookmarkEnd w:id="1855"/>
    </w:p>
    <w:p w14:paraId="00908457" w14:textId="77777777" w:rsidR="000E62F4"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0E62F4">
        <w:t>October 11 (12) / Paopi 14: St. Philip the Deacon, One of the 72</w:t>
      </w:r>
    </w:p>
    <w:p w14:paraId="4331A11F" w14:textId="77777777" w:rsidR="000E62F4" w:rsidRDefault="000E62F4"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6B3C4B44" w14:textId="77777777" w:rsidTr="002A77A0">
        <w:trPr>
          <w:cantSplit/>
          <w:jc w:val="center"/>
        </w:trPr>
        <w:tc>
          <w:tcPr>
            <w:tcW w:w="288" w:type="dxa"/>
          </w:tcPr>
          <w:p w14:paraId="61FEFFD9" w14:textId="77777777" w:rsidR="000E62F4" w:rsidRDefault="000E62F4" w:rsidP="002A77A0">
            <w:pPr>
              <w:pStyle w:val="CopticCross"/>
            </w:pPr>
          </w:p>
        </w:tc>
        <w:tc>
          <w:tcPr>
            <w:tcW w:w="3960" w:type="dxa"/>
            <w:vAlign w:val="bottom"/>
          </w:tcPr>
          <w:p w14:paraId="0EAA081E" w14:textId="77777777" w:rsidR="000E62F4" w:rsidRDefault="000E62F4" w:rsidP="008B74E6">
            <w:pPr>
              <w:pStyle w:val="EngHang"/>
            </w:pPr>
            <w:r>
              <w:t>The universe is adorned,</w:t>
            </w:r>
          </w:p>
          <w:p w14:paraId="2C062A09" w14:textId="77777777" w:rsidR="000E62F4" w:rsidRDefault="000E62F4" w:rsidP="008B74E6">
            <w:pPr>
              <w:pStyle w:val="EngHang"/>
            </w:pPr>
            <w:r>
              <w:t>And Ethiopia rejoices,</w:t>
            </w:r>
          </w:p>
          <w:p w14:paraId="03876B86" w14:textId="77777777" w:rsidR="000E62F4" w:rsidRDefault="000E62F4" w:rsidP="008B74E6">
            <w:pPr>
              <w:pStyle w:val="EngHang"/>
            </w:pPr>
            <w:r>
              <w:t>For she is enlighten by you,</w:t>
            </w:r>
          </w:p>
          <w:p w14:paraId="7D349565" w14:textId="77777777" w:rsidR="000E62F4" w:rsidRDefault="000E62F4" w:rsidP="008B74E6">
            <w:pPr>
              <w:pStyle w:val="EngHangEnd"/>
            </w:pPr>
            <w:r>
              <w:t>and adorned with your crown.</w:t>
            </w:r>
          </w:p>
        </w:tc>
        <w:tc>
          <w:tcPr>
            <w:tcW w:w="288" w:type="dxa"/>
          </w:tcPr>
          <w:p w14:paraId="655439DA" w14:textId="77777777" w:rsidR="000E62F4" w:rsidRDefault="000E62F4" w:rsidP="002A77A0"/>
        </w:tc>
      </w:tr>
      <w:tr w:rsidR="000E62F4" w14:paraId="5343F4DA" w14:textId="77777777" w:rsidTr="002A77A0">
        <w:trPr>
          <w:cantSplit/>
          <w:jc w:val="center"/>
        </w:trPr>
        <w:tc>
          <w:tcPr>
            <w:tcW w:w="288" w:type="dxa"/>
          </w:tcPr>
          <w:p w14:paraId="03205F33" w14:textId="77777777" w:rsidR="000E62F4" w:rsidRDefault="000E62F4" w:rsidP="002A77A0">
            <w:pPr>
              <w:pStyle w:val="CopticCross"/>
            </w:pPr>
            <w:r w:rsidRPr="00FB5ACB">
              <w:t>¿</w:t>
            </w:r>
          </w:p>
        </w:tc>
        <w:tc>
          <w:tcPr>
            <w:tcW w:w="3960" w:type="dxa"/>
            <w:vAlign w:val="bottom"/>
          </w:tcPr>
          <w:p w14:paraId="0BF0E5CC" w14:textId="77777777" w:rsidR="000E62F4" w:rsidRDefault="000E62F4" w:rsidP="008B74E6">
            <w:pPr>
              <w:pStyle w:val="EngHang"/>
            </w:pPr>
            <w:r>
              <w:t>O most eloquent Philip,</w:t>
            </w:r>
          </w:p>
          <w:p w14:paraId="33AC746A" w14:textId="77777777" w:rsidR="000E62F4" w:rsidRDefault="000E62F4" w:rsidP="008B74E6">
            <w:pPr>
              <w:pStyle w:val="EngHang"/>
            </w:pPr>
            <w:r>
              <w:t>She brightly celebrates your memory.</w:t>
            </w:r>
          </w:p>
          <w:p w14:paraId="79FAE4E8" w14:textId="77777777" w:rsidR="000E62F4" w:rsidRDefault="000E62F4" w:rsidP="008B74E6">
            <w:pPr>
              <w:pStyle w:val="EngHang"/>
            </w:pPr>
            <w:r>
              <w:t>You accomplished a course</w:t>
            </w:r>
          </w:p>
          <w:p w14:paraId="292C8424" w14:textId="77777777" w:rsidR="000E62F4" w:rsidRDefault="000E62F4" w:rsidP="008B74E6">
            <w:pPr>
              <w:pStyle w:val="EngHangEnd"/>
            </w:pPr>
            <w:r>
              <w:t>Worthy of the Gospel,</w:t>
            </w:r>
          </w:p>
        </w:tc>
        <w:tc>
          <w:tcPr>
            <w:tcW w:w="288" w:type="dxa"/>
          </w:tcPr>
          <w:p w14:paraId="2BD631DF" w14:textId="77777777" w:rsidR="000E62F4" w:rsidRDefault="000E62F4" w:rsidP="002A77A0"/>
        </w:tc>
      </w:tr>
      <w:tr w:rsidR="000E62F4" w14:paraId="1B972FCA" w14:textId="77777777" w:rsidTr="002A77A0">
        <w:trPr>
          <w:cantSplit/>
          <w:jc w:val="center"/>
        </w:trPr>
        <w:tc>
          <w:tcPr>
            <w:tcW w:w="288" w:type="dxa"/>
          </w:tcPr>
          <w:p w14:paraId="71153BEA" w14:textId="77777777" w:rsidR="000E62F4" w:rsidRDefault="000E62F4" w:rsidP="002A77A0">
            <w:pPr>
              <w:pStyle w:val="CopticCross"/>
            </w:pPr>
          </w:p>
        </w:tc>
        <w:tc>
          <w:tcPr>
            <w:tcW w:w="3960" w:type="dxa"/>
            <w:vAlign w:val="bottom"/>
          </w:tcPr>
          <w:p w14:paraId="56A86F5A" w14:textId="77777777" w:rsidR="000E62F4" w:rsidRDefault="000E62F4" w:rsidP="008B74E6">
            <w:pPr>
              <w:pStyle w:val="EngHang"/>
            </w:pPr>
            <w:r>
              <w:t>For you taught all</w:t>
            </w:r>
          </w:p>
          <w:p w14:paraId="16C4A68A" w14:textId="77777777" w:rsidR="000E62F4" w:rsidRDefault="000E62F4" w:rsidP="008B74E6">
            <w:pPr>
              <w:pStyle w:val="EngHang"/>
            </w:pPr>
            <w:r>
              <w:t>To believe in Christ.</w:t>
            </w:r>
          </w:p>
          <w:p w14:paraId="1135C39E" w14:textId="77777777" w:rsidR="000E62F4" w:rsidRDefault="000E62F4" w:rsidP="008B74E6">
            <w:pPr>
              <w:pStyle w:val="EngHang"/>
            </w:pPr>
            <w:r>
              <w:t>Therefore Ethiopia</w:t>
            </w:r>
          </w:p>
          <w:p w14:paraId="569E42D0" w14:textId="77777777" w:rsidR="000E62F4" w:rsidRDefault="000E62F4" w:rsidP="008B74E6">
            <w:pPr>
              <w:pStyle w:val="EngHangEnd"/>
            </w:pPr>
            <w:r>
              <w:t>Extends her arms to God,</w:t>
            </w:r>
          </w:p>
        </w:tc>
        <w:tc>
          <w:tcPr>
            <w:tcW w:w="288" w:type="dxa"/>
          </w:tcPr>
          <w:p w14:paraId="10760B2B" w14:textId="77777777" w:rsidR="000E62F4" w:rsidRDefault="000E62F4" w:rsidP="002A77A0"/>
        </w:tc>
      </w:tr>
      <w:tr w:rsidR="000E62F4" w14:paraId="0C873A77" w14:textId="77777777" w:rsidTr="002A77A0">
        <w:trPr>
          <w:cantSplit/>
          <w:jc w:val="center"/>
        </w:trPr>
        <w:tc>
          <w:tcPr>
            <w:tcW w:w="288" w:type="dxa"/>
          </w:tcPr>
          <w:p w14:paraId="12111095" w14:textId="77777777" w:rsidR="000E62F4" w:rsidRDefault="000E62F4" w:rsidP="002A77A0">
            <w:pPr>
              <w:pStyle w:val="CopticCross"/>
            </w:pPr>
            <w:r w:rsidRPr="00FB5ACB">
              <w:lastRenderedPageBreak/>
              <w:t>¿</w:t>
            </w:r>
          </w:p>
        </w:tc>
        <w:tc>
          <w:tcPr>
            <w:tcW w:w="3960" w:type="dxa"/>
            <w:vAlign w:val="bottom"/>
          </w:tcPr>
          <w:p w14:paraId="33B5E072" w14:textId="77777777" w:rsidR="000E62F4" w:rsidRDefault="000E62F4" w:rsidP="008B74E6">
            <w:pPr>
              <w:pStyle w:val="EngHang"/>
            </w:pPr>
            <w:r>
              <w:t>Inspired by the Holy Spirit,</w:t>
            </w:r>
          </w:p>
          <w:p w14:paraId="637057B8" w14:textId="77777777" w:rsidR="000E62F4" w:rsidRDefault="000E62F4" w:rsidP="008B74E6">
            <w:pPr>
              <w:pStyle w:val="EngHang"/>
            </w:pPr>
            <w:r>
              <w:t>You enlightened the whole world</w:t>
            </w:r>
          </w:p>
          <w:p w14:paraId="67E213AB" w14:textId="77777777" w:rsidR="000E62F4" w:rsidRDefault="000E62F4" w:rsidP="008B74E6">
            <w:pPr>
              <w:pStyle w:val="EngHang"/>
            </w:pPr>
            <w:r>
              <w:t>With your teachings</w:t>
            </w:r>
          </w:p>
          <w:p w14:paraId="6719818D" w14:textId="77777777" w:rsidR="000E62F4" w:rsidRDefault="000E62F4" w:rsidP="008B74E6">
            <w:pPr>
              <w:pStyle w:val="EngHangEnd"/>
            </w:pPr>
            <w:r>
              <w:t>And the splendor of your miracles.</w:t>
            </w:r>
          </w:p>
        </w:tc>
        <w:tc>
          <w:tcPr>
            <w:tcW w:w="288" w:type="dxa"/>
          </w:tcPr>
          <w:p w14:paraId="588BF6C8" w14:textId="77777777" w:rsidR="000E62F4" w:rsidRDefault="000E62F4" w:rsidP="002A77A0"/>
        </w:tc>
      </w:tr>
      <w:tr w:rsidR="000E62F4" w14:paraId="31EF7FCD" w14:textId="77777777" w:rsidTr="002A77A0">
        <w:trPr>
          <w:cantSplit/>
          <w:jc w:val="center"/>
        </w:trPr>
        <w:tc>
          <w:tcPr>
            <w:tcW w:w="288" w:type="dxa"/>
          </w:tcPr>
          <w:p w14:paraId="3ADA989C" w14:textId="77777777" w:rsidR="000E62F4" w:rsidRDefault="000E62F4" w:rsidP="002A77A0">
            <w:pPr>
              <w:pStyle w:val="CopticCross"/>
            </w:pPr>
          </w:p>
        </w:tc>
        <w:tc>
          <w:tcPr>
            <w:tcW w:w="3960" w:type="dxa"/>
            <w:vAlign w:val="bottom"/>
          </w:tcPr>
          <w:p w14:paraId="6F1D670B" w14:textId="77777777" w:rsidR="000E62F4" w:rsidRDefault="000E62F4" w:rsidP="008B74E6">
            <w:pPr>
              <w:pStyle w:val="EngHang"/>
            </w:pPr>
            <w:r>
              <w:t>Pray to the Lord on our behalf,</w:t>
            </w:r>
          </w:p>
          <w:p w14:paraId="5607110C" w14:textId="77777777" w:rsidR="000E62F4" w:rsidRDefault="000E62F4" w:rsidP="008B74E6">
            <w:pPr>
              <w:pStyle w:val="EngHang"/>
            </w:pPr>
            <w:r>
              <w:t>O Divinely Inspired Evangelist,</w:t>
            </w:r>
          </w:p>
          <w:p w14:paraId="6825E388" w14:textId="77777777" w:rsidR="000E62F4" w:rsidRDefault="000E62F4" w:rsidP="008B74E6">
            <w:pPr>
              <w:pStyle w:val="EngHang"/>
            </w:pPr>
            <w:r>
              <w:t>Philip, the Apostle and Deacon,</w:t>
            </w:r>
          </w:p>
          <w:p w14:paraId="1096C102" w14:textId="77777777" w:rsidR="000E62F4" w:rsidRPr="00A40E4E" w:rsidRDefault="000E62F4" w:rsidP="008B74E6">
            <w:pPr>
              <w:pStyle w:val="EngHangEnd"/>
            </w:pPr>
            <w:r>
              <w:t>That He may forgive us our sins.</w:t>
            </w:r>
          </w:p>
        </w:tc>
        <w:tc>
          <w:tcPr>
            <w:tcW w:w="288" w:type="dxa"/>
          </w:tcPr>
          <w:p w14:paraId="02773316" w14:textId="77777777" w:rsidR="000E62F4" w:rsidRDefault="000E62F4" w:rsidP="002A77A0"/>
        </w:tc>
      </w:tr>
    </w:tbl>
    <w:p w14:paraId="6CA7DB30" w14:textId="3638FFD4" w:rsidR="0070722E" w:rsidRDefault="000E62F4"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F6770">
        <w:rPr>
          <w:noProof/>
        </w:rPr>
        <w:t>630</w:t>
      </w:r>
      <w:r w:rsidR="00237D47">
        <w:fldChar w:fldCharType="end"/>
      </w:r>
      <w:r w:rsidR="0070722E">
        <w:t>.</w:t>
      </w:r>
    </w:p>
    <w:p w14:paraId="7E90B074" w14:textId="77777777" w:rsidR="00D46726" w:rsidRDefault="00D46726" w:rsidP="00D46726">
      <w:pPr>
        <w:pStyle w:val="Heading3"/>
      </w:pPr>
      <w:bookmarkStart w:id="1856" w:name="_Toc459399424"/>
      <w:r>
        <w:t>August 25 / Little Month 2: Departure of St. Titus the Apostle</w:t>
      </w:r>
      <w:bookmarkEnd w:id="1856"/>
    </w:p>
    <w:p w14:paraId="0FCE4143" w14:textId="4E7C228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57" w:name="_Toc459399425"/>
      <w:r>
        <w:t>August 26 / Little Month 3: Archangel Raphael</w:t>
      </w:r>
      <w:bookmarkEnd w:id="1857"/>
    </w:p>
    <w:p w14:paraId="0292BCC5" w14:textId="77777777" w:rsidR="00C30039" w:rsidRDefault="00C30039" w:rsidP="00C30039">
      <w:pPr>
        <w:pStyle w:val="Heading4"/>
      </w:pPr>
      <w:bookmarkStart w:id="1858" w:name="_Ref434488208"/>
      <w:r>
        <w:t>The Doxology</w:t>
      </w:r>
      <w:r w:rsidR="00B46E6E">
        <w:t xml:space="preserve"> for Archangel Raphael</w:t>
      </w:r>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59" w:name="_Toc459399426"/>
      <w:r>
        <w:t>August 28 / Little Month 5</w:t>
      </w:r>
      <w:r w:rsidR="00980D99">
        <w:t>: St. Parsouma</w:t>
      </w:r>
      <w:bookmarkEnd w:id="1859"/>
    </w:p>
    <w:p w14:paraId="32F5CFB7" w14:textId="77777777" w:rsidR="00980D99" w:rsidRDefault="00980D99" w:rsidP="00980D99">
      <w:pPr>
        <w:pStyle w:val="Heading4"/>
      </w:pPr>
      <w:bookmarkStart w:id="1860" w:name="_Ref434491294"/>
      <w:r>
        <w:t>The Doxology</w:t>
      </w:r>
      <w:r w:rsidR="00810F04">
        <w:t xml:space="preserve"> for St. Parsouma</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5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64"/>
            <w:r>
              <w:t xml:space="preserve">ⲙ̀Ⲡⲭ̄ⲥ̄ </w:t>
            </w:r>
            <w:commentRangeEnd w:id="1864"/>
            <w:r>
              <w:rPr>
                <w:rStyle w:val="CommentReference"/>
                <w:rFonts w:ascii="Times New Roman" w:hAnsi="Times New Roman" w:cstheme="minorBidi"/>
                <w:noProof w:val="0"/>
              </w:rPr>
              <w:commentReference w:id="186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65"/>
            <w:r>
              <w:t xml:space="preserve">ⲡⲉⲛⲥⲱⲧⲏⲣ </w:t>
            </w:r>
            <w:commentRangeEnd w:id="1865"/>
            <w:r>
              <w:rPr>
                <w:rStyle w:val="CommentReference"/>
                <w:rFonts w:ascii="Times New Roman" w:hAnsi="Times New Roman" w:cstheme="minorBidi"/>
                <w:noProof w:val="0"/>
              </w:rPr>
              <w:commentReference w:id="186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866" w:name="_Toc410196226"/>
      <w:bookmarkStart w:id="1867" w:name="_Toc410196468"/>
      <w:bookmarkStart w:id="1868" w:name="_Toc410196970"/>
      <w:bookmarkStart w:id="1869" w:name="_Toc481478317"/>
      <w:bookmarkStart w:id="1870" w:name="Pascal"/>
      <w:bookmarkEnd w:id="1823"/>
      <w:r>
        <w:lastRenderedPageBreak/>
        <w:t>The Pascal Cycle</w:t>
      </w:r>
      <w:bookmarkEnd w:id="1866"/>
      <w:bookmarkEnd w:id="1867"/>
      <w:bookmarkEnd w:id="1868"/>
      <w:bookmarkEnd w:id="1869"/>
    </w:p>
    <w:p w14:paraId="5B5D97E6" w14:textId="018E9B71" w:rsidR="009E261C" w:rsidRDefault="00EF4931" w:rsidP="00EF4931">
      <w:pPr>
        <w:pStyle w:val="TOC3"/>
        <w:tabs>
          <w:tab w:val="right" w:leader="dot" w:pos="8846"/>
        </w:tabs>
      </w:pPr>
      <w:bookmarkStart w:id="1871" w:name="_Toc410196227"/>
      <w:bookmarkStart w:id="1872" w:name="_Toc410196469"/>
      <w:bookmarkStart w:id="1873" w:name="_Toc410196971"/>
      <w:r>
        <w:t>TODO: READD TOC</w:t>
      </w:r>
    </w:p>
    <w:p w14:paraId="0AD076AD" w14:textId="5D532FCC" w:rsidR="00495F1A" w:rsidRDefault="00495F1A" w:rsidP="00495F1A">
      <w:pPr>
        <w:pStyle w:val="Heading3"/>
      </w:pPr>
      <w:bookmarkStart w:id="1874" w:name="_Toc479145670"/>
      <w:r>
        <w:t>Jonah’s Fast</w:t>
      </w:r>
      <w:bookmarkEnd w:id="1871"/>
      <w:bookmarkEnd w:id="1872"/>
      <w:bookmarkEnd w:id="1873"/>
      <w:bookmarkEnd w:id="1874"/>
    </w:p>
    <w:p w14:paraId="7A658690" w14:textId="77777777" w:rsidR="001E5E16" w:rsidRPr="001E5E16" w:rsidRDefault="001E5E16" w:rsidP="001E5E16">
      <w:pPr>
        <w:pStyle w:val="Heading4"/>
      </w:pPr>
      <w:bookmarkStart w:id="1875" w:name="_Ref434478053"/>
      <w:r>
        <w:t>The Doxology</w:t>
      </w:r>
      <w:r w:rsidR="00E21EA3">
        <w:t xml:space="preserve"> of Jonah’s Fast</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6" w:name="_Toc410196228"/>
      <w:bookmarkStart w:id="1877" w:name="_Toc410196470"/>
      <w:bookmarkStart w:id="1878" w:name="_Toc410196972"/>
      <w:bookmarkStart w:id="1879" w:name="_Toc479145671"/>
      <w:r>
        <w:t>Jonah’s Feast</w:t>
      </w:r>
      <w:bookmarkEnd w:id="1876"/>
      <w:bookmarkEnd w:id="1877"/>
      <w:bookmarkEnd w:id="1878"/>
      <w:bookmarkEnd w:id="1879"/>
    </w:p>
    <w:p w14:paraId="6EE6C439" w14:textId="77777777" w:rsidR="00495F1A" w:rsidRDefault="00495F1A" w:rsidP="00495F1A">
      <w:pPr>
        <w:pStyle w:val="Heading3"/>
      </w:pPr>
      <w:bookmarkStart w:id="1880" w:name="_Toc410196229"/>
      <w:bookmarkStart w:id="1881" w:name="_Toc410196471"/>
      <w:bookmarkStart w:id="1882" w:name="_Toc410196973"/>
      <w:bookmarkStart w:id="1883" w:name="_Toc479145672"/>
      <w:r>
        <w:t>Great Lent</w:t>
      </w:r>
      <w:bookmarkEnd w:id="1880"/>
      <w:bookmarkEnd w:id="1881"/>
      <w:bookmarkEnd w:id="1882"/>
      <w:bookmarkEnd w:id="1883"/>
    </w:p>
    <w:p w14:paraId="100B48D2" w14:textId="61FB6051" w:rsidR="008C6F4C" w:rsidRDefault="008C6F4C" w:rsidP="008C6F4C">
      <w:pPr>
        <w:pStyle w:val="Heading4"/>
      </w:pPr>
      <w:bookmarkStart w:id="1884"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lastRenderedPageBreak/>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lastRenderedPageBreak/>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5" w:name="_Ref434478104"/>
      <w:r>
        <w:t>The Doxology</w:t>
      </w:r>
      <w:r w:rsidR="00E21EA3">
        <w:t xml:space="preserve"> for Weekdays in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lastRenderedPageBreak/>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6"/>
            <w:r>
              <w:t>ⲛⲓⲉ̀ⲛⲉϩ</w:t>
            </w:r>
            <w:commentRangeEnd w:id="1886"/>
            <w:r>
              <w:rPr>
                <w:rStyle w:val="CommentReference"/>
                <w:rFonts w:ascii="Times New Roman" w:hAnsi="Times New Roman" w:cstheme="minorBidi"/>
                <w:noProof w:val="0"/>
              </w:rPr>
              <w:commentReference w:id="1886"/>
            </w:r>
            <w:r>
              <w:t>.</w:t>
            </w:r>
          </w:p>
        </w:tc>
      </w:tr>
    </w:tbl>
    <w:p w14:paraId="1A70F51E" w14:textId="77777777" w:rsidR="00420CFA" w:rsidRPr="001E5E16" w:rsidRDefault="00420CFA" w:rsidP="00420CFA">
      <w:pPr>
        <w:pStyle w:val="Heading4"/>
      </w:pPr>
      <w:bookmarkStart w:id="1887" w:name="_Ref434478128"/>
      <w:r>
        <w:t>A Second Doxology for Weekdays</w:t>
      </w:r>
      <w:r w:rsidR="00E21EA3">
        <w:t xml:space="preserve"> in Great Lent</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lastRenderedPageBreak/>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8"/>
            <w:r>
              <w:t xml:space="preserve">He </w:t>
            </w:r>
            <w:r w:rsidR="00253DD3">
              <w:t>humiliated</w:t>
            </w:r>
          </w:p>
          <w:p w14:paraId="774AFAE4" w14:textId="77777777" w:rsidR="00420CFA" w:rsidRDefault="00420CFA" w:rsidP="00420CFA">
            <w:pPr>
              <w:pStyle w:val="EngHangEnd"/>
            </w:pPr>
            <w:r>
              <w:t>The Tempter</w:t>
            </w:r>
            <w:commentRangeEnd w:id="1888"/>
            <w:r>
              <w:rPr>
                <w:rStyle w:val="CommentReference"/>
              </w:rPr>
              <w:commentReference w:id="188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lastRenderedPageBreak/>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9"/>
            <w:r>
              <w:t>“Fast in watchfulness</w:t>
            </w:r>
          </w:p>
          <w:p w14:paraId="6B2FDE71" w14:textId="77777777" w:rsidR="00420CFA" w:rsidRDefault="00420CFA" w:rsidP="00420CFA">
            <w:pPr>
              <w:pStyle w:val="EngHangEnd"/>
            </w:pPr>
            <w:r>
              <w:t>By day and by night.”</w:t>
            </w:r>
            <w:commentRangeEnd w:id="1889"/>
            <w:r>
              <w:rPr>
                <w:rStyle w:val="CommentReference"/>
              </w:rPr>
              <w:commentReference w:id="188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90" w:name="_Ref434478147"/>
      <w:r>
        <w:t>A Third</w:t>
      </w:r>
      <w:r w:rsidR="00420CFA">
        <w:t xml:space="preserve"> Doxology</w:t>
      </w:r>
      <w:r>
        <w:t xml:space="preserve"> for Weekdays</w:t>
      </w:r>
      <w:r w:rsidR="00E21EA3">
        <w:t xml:space="preserve"> in Great Lent</w:t>
      </w:r>
      <w:bookmarkEnd w:id="1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91" w:name="_Ref434478172"/>
      <w:r>
        <w:t xml:space="preserve">The </w:t>
      </w:r>
      <w:r w:rsidR="007A72D2">
        <w:t xml:space="preserve">Fourth </w:t>
      </w:r>
      <w:r>
        <w:t>Doxology</w:t>
      </w:r>
      <w:r w:rsidR="007A72D2">
        <w:t xml:space="preserve"> </w:t>
      </w:r>
      <w:r w:rsidR="00E21EA3">
        <w:t>for Great Lent</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92"/>
            <w:r>
              <w:t xml:space="preserve">Ϯⲛⲏⲥⲧⲓⲁ̀ </w:t>
            </w:r>
            <w:commentRangeEnd w:id="1892"/>
            <w:r>
              <w:rPr>
                <w:rStyle w:val="CommentReference"/>
                <w:rFonts w:ascii="Times New Roman" w:hAnsi="Times New Roman" w:cstheme="minorBidi"/>
                <w:noProof w:val="0"/>
              </w:rPr>
              <w:commentReference w:id="189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93"/>
            <w:r>
              <w:t>pretense</w:t>
            </w:r>
            <w:commentRangeEnd w:id="1893"/>
            <w:r>
              <w:rPr>
                <w:rStyle w:val="CommentReference"/>
              </w:rPr>
              <w:commentReference w:id="189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94"/>
            <w:r>
              <w:t>strugglers</w:t>
            </w:r>
            <w:commentRangeEnd w:id="1894"/>
            <w:r>
              <w:rPr>
                <w:rStyle w:val="CommentReference"/>
              </w:rPr>
              <w:commentReference w:id="189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5"/>
            <w:r>
              <w:t>martyrdom</w:t>
            </w:r>
            <w:commentRangeEnd w:id="1895"/>
            <w:r>
              <w:rPr>
                <w:rStyle w:val="CommentReference"/>
              </w:rPr>
              <w:commentReference w:id="189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lastRenderedPageBreak/>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lastRenderedPageBreak/>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6"/>
            <w:r>
              <w:t xml:space="preserve">carries </w:t>
            </w:r>
            <w:commentRangeEnd w:id="1896"/>
            <w:r>
              <w:rPr>
                <w:rStyle w:val="CommentReference"/>
              </w:rPr>
              <w:commentReference w:id="189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7"/>
            <w:r>
              <w:t>assembly</w:t>
            </w:r>
            <w:commentRangeEnd w:id="1897"/>
            <w:r>
              <w:rPr>
                <w:rStyle w:val="CommentReference"/>
              </w:rPr>
              <w:commentReference w:id="1897"/>
            </w:r>
            <w:r>
              <w:t>,</w:t>
            </w:r>
          </w:p>
          <w:p w14:paraId="33941A18" w14:textId="77777777" w:rsidR="006A78B4" w:rsidRDefault="006A78B4" w:rsidP="006A78B4">
            <w:pPr>
              <w:pStyle w:val="EngHangEnd"/>
            </w:pPr>
            <w:r>
              <w:t xml:space="preserve">From now until the </w:t>
            </w:r>
            <w:commentRangeStart w:id="1898"/>
            <w:r>
              <w:t>ages of ages</w:t>
            </w:r>
            <w:commentRangeEnd w:id="1898"/>
            <w:r>
              <w:rPr>
                <w:rStyle w:val="CommentReference"/>
              </w:rPr>
              <w:commentReference w:id="189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9" w:name="_Ref434476347"/>
      <w:r>
        <w:t>The Psali Adam</w:t>
      </w:r>
      <w:r w:rsidR="006C1B94">
        <w:t xml:space="preserve"> for Great Lent</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lastRenderedPageBreak/>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lastRenderedPageBreak/>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900" w:name="_Ref434476369"/>
      <w:r>
        <w:t>The Psali Batos</w:t>
      </w:r>
      <w:r w:rsidR="006C1B94">
        <w:t xml:space="preserve"> for Great Lent</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lastRenderedPageBreak/>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1901" w:name="_Toc410196230"/>
      <w:bookmarkStart w:id="1902" w:name="_Toc410196472"/>
      <w:bookmarkStart w:id="1903" w:name="_Toc410196974"/>
      <w:bookmarkStart w:id="1904"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lastRenderedPageBreak/>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lastRenderedPageBreak/>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lastRenderedPageBreak/>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1901"/>
      <w:bookmarkEnd w:id="1902"/>
      <w:bookmarkEnd w:id="1903"/>
      <w:bookmarkEnd w:id="1904"/>
    </w:p>
    <w:p w14:paraId="536840DE" w14:textId="77777777" w:rsidR="00EC2AEB" w:rsidRPr="001E5E16" w:rsidRDefault="00EC2AEB" w:rsidP="00EC2AEB">
      <w:pPr>
        <w:pStyle w:val="Heading4"/>
      </w:pPr>
      <w:bookmarkStart w:id="1905" w:name="_Ref434478195"/>
      <w:r>
        <w:t>The Doxology</w:t>
      </w:r>
      <w:r w:rsidR="00E21EA3">
        <w:t xml:space="preserve"> for Lazarus Saturday</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6" w:name="_Ref434476394"/>
      <w:r>
        <w:t>The Psali Batos</w:t>
      </w:r>
      <w:r w:rsidR="006C1B94">
        <w:t xml:space="preserve"> for Lazarus Saturday</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7"/>
            <w:r>
              <w:t>With glory befitting You</w:t>
            </w:r>
            <w:commentRangeEnd w:id="1907"/>
            <w:r>
              <w:rPr>
                <w:rStyle w:val="CommentReference"/>
              </w:rPr>
              <w:commentReference w:id="190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8" w:name="_Toc410196231"/>
      <w:bookmarkStart w:id="1909" w:name="_Toc410196473"/>
      <w:bookmarkStart w:id="1910" w:name="_Toc410196975"/>
      <w:bookmarkStart w:id="1911" w:name="_Toc479145674"/>
      <w:r>
        <w:lastRenderedPageBreak/>
        <w:t>Palm Sunday</w:t>
      </w:r>
      <w:bookmarkEnd w:id="1908"/>
      <w:bookmarkEnd w:id="1909"/>
      <w:bookmarkEnd w:id="1910"/>
      <w:bookmarkEnd w:id="1911"/>
    </w:p>
    <w:p w14:paraId="1C79214B" w14:textId="452580E2" w:rsidR="00B91DD6" w:rsidRPr="00B91DD6" w:rsidRDefault="00B91DD6" w:rsidP="00B91DD6">
      <w:pPr>
        <w:pStyle w:val="Heading4"/>
        <w:rPr>
          <w:rFonts w:ascii="Arial Unicode MS" w:eastAsia="Arial Unicode MS" w:hAnsi="Arial Unicode MS" w:cs="Arial Unicode MS"/>
        </w:rPr>
      </w:pPr>
      <w:bookmarkStart w:id="1912"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r>
        <w:t xml:space="preserve">The </w:t>
      </w:r>
      <w:r w:rsidR="00FA139D">
        <w:t xml:space="preserve">First </w:t>
      </w:r>
      <w:r>
        <w:t>Doxology</w:t>
      </w:r>
      <w:r w:rsidR="00E21EA3">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13"/>
            <w:r>
              <w:t>To the ages.</w:t>
            </w:r>
            <w:commentRangeEnd w:id="1913"/>
            <w:r>
              <w:rPr>
                <w:rStyle w:val="CommentReference"/>
              </w:rPr>
              <w:commentReference w:id="191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14" w:name="_Ref434478234"/>
      <w:r>
        <w:lastRenderedPageBreak/>
        <w:t>The Second Doxology</w:t>
      </w:r>
      <w:r w:rsidR="00E21EA3">
        <w:t xml:space="preserve"> for Palm Sunday</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5" w:name="_Ref434478255"/>
      <w:r>
        <w:t>The Third Doxology</w:t>
      </w:r>
      <w:r w:rsidR="00E21EA3">
        <w:t xml:space="preserve"> for Palm Sunday</w:t>
      </w:r>
      <w:bookmarkEnd w:id="1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6"/>
            <w:r>
              <w:t xml:space="preserve">is </w:t>
            </w:r>
            <w:commentRangeEnd w:id="1916"/>
            <w:r>
              <w:rPr>
                <w:rStyle w:val="CommentReference"/>
              </w:rPr>
              <w:commentReference w:id="191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1917" w:name="_Ref434476417"/>
      <w:r>
        <w:rPr>
          <w:lang w:val="en-US"/>
        </w:rPr>
        <w:lastRenderedPageBreak/>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lastRenderedPageBreak/>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bookmarkStart w:id="1918" w:name="_GoBack"/>
            <w:bookmarkEnd w:id="1918"/>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lastRenderedPageBreak/>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lastRenderedPageBreak/>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r>
        <w:t>The Psali Adam</w:t>
      </w:r>
      <w:r w:rsidR="006C1B94">
        <w:t xml:space="preserve"> for Palm Sunday</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9"/>
            <w:r>
              <w:t xml:space="preserve">Offer </w:t>
            </w:r>
            <w:commentRangeEnd w:id="1919"/>
            <w:r>
              <w:rPr>
                <w:rStyle w:val="CommentReference"/>
              </w:rPr>
              <w:commentReference w:id="191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20"/>
            <w:r>
              <w:t>Kranion</w:t>
            </w:r>
            <w:commentRangeEnd w:id="1920"/>
            <w:r>
              <w:rPr>
                <w:rStyle w:val="CommentReference"/>
              </w:rPr>
              <w:commentReference w:id="192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lastRenderedPageBreak/>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lastRenderedPageBreak/>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1921" w:name="_Toc479145675"/>
      <w:bookmarkStart w:id="1922" w:name="_Toc410196232"/>
      <w:bookmarkStart w:id="1923" w:name="_Toc410196474"/>
      <w:bookmarkStart w:id="1924" w:name="_Toc410196976"/>
      <w:r>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r>
        <w:lastRenderedPageBreak/>
        <w:t>Bright</w:t>
      </w:r>
      <w:r w:rsidR="003E106D">
        <w:t xml:space="preserve"> Saturday</w:t>
      </w:r>
      <w:bookmarkEnd w:id="1921"/>
    </w:p>
    <w:p w14:paraId="65F4337A" w14:textId="2CA465AF" w:rsidR="003E106D" w:rsidRDefault="003E106D" w:rsidP="003E106D">
      <w:pPr>
        <w:pStyle w:val="Heading4"/>
      </w:pPr>
      <w:bookmarkStart w:id="1925" w:name="_Ref435562018"/>
      <w:r>
        <w:t>The Psali Batos for the Joyous Saturday</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6"/>
            <w:r>
              <w:t xml:space="preserve">abolished </w:t>
            </w:r>
            <w:commentRangeEnd w:id="1926"/>
            <w:r>
              <w:rPr>
                <w:rStyle w:val="CommentReference"/>
              </w:rPr>
              <w:commentReference w:id="192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7"/>
            <w:r>
              <w:t>power</w:t>
            </w:r>
            <w:commentRangeEnd w:id="1927"/>
            <w:r>
              <w:rPr>
                <w:rStyle w:val="CommentReference"/>
              </w:rPr>
              <w:commentReference w:id="192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3FCA78AE" w:rsidR="00495F1A" w:rsidRDefault="00D22853" w:rsidP="00495F1A">
      <w:pPr>
        <w:pStyle w:val="Heading3"/>
      </w:pPr>
      <w:bookmarkStart w:id="1928" w:name="_Toc479145676"/>
      <w:bookmarkEnd w:id="1922"/>
      <w:bookmarkEnd w:id="1923"/>
      <w:bookmarkEnd w:id="1924"/>
      <w:r>
        <w:rPr>
          <w:lang w:val="en-US"/>
        </w:rPr>
        <w:t>Pascha</w:t>
      </w:r>
      <w:bookmarkEnd w:id="1928"/>
    </w:p>
    <w:p w14:paraId="48D283B9" w14:textId="0F0ACF4A" w:rsidR="00EC2AEB" w:rsidRPr="001E5E16" w:rsidRDefault="00EC2AEB" w:rsidP="00EC2AEB">
      <w:pPr>
        <w:pStyle w:val="Heading4"/>
      </w:pPr>
      <w:bookmarkStart w:id="1929" w:name="_Ref434478294"/>
      <w:r>
        <w:t>The Doxology</w:t>
      </w:r>
      <w:r w:rsidR="00E21EA3">
        <w:t xml:space="preserve"> for </w:t>
      </w:r>
      <w:r w:rsidR="00D22853">
        <w:t>Pascha</w:t>
      </w:r>
      <w:bookmarkEnd w:id="1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30"/>
            <w:r>
              <w:t>Name</w:t>
            </w:r>
            <w:commentRangeEnd w:id="1930"/>
            <w:r>
              <w:rPr>
                <w:rStyle w:val="CommentReference"/>
              </w:rPr>
              <w:commentReference w:id="193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31" w:name="_Ref434478317"/>
      <w:r>
        <w:t>A</w:t>
      </w:r>
      <w:r w:rsidR="00E21EA3">
        <w:t>nother</w:t>
      </w:r>
      <w:r>
        <w:t xml:space="preserve"> Doxology</w:t>
      </w:r>
      <w:r w:rsidR="00E21EA3">
        <w:t xml:space="preserve"> </w:t>
      </w:r>
      <w:r w:rsidR="00D22853">
        <w:t>Pascha</w:t>
      </w:r>
      <w:bookmarkEnd w:id="1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32" w:name="_Ref434478347"/>
      <w:r>
        <w:t>A Doxology for Archangel Michael</w:t>
      </w:r>
      <w:r w:rsidR="00E21EA3">
        <w:t xml:space="preserve"> </w:t>
      </w:r>
      <w:r w:rsidR="00D22853">
        <w:t>Pascha</w:t>
      </w:r>
      <w:bookmarkEnd w:id="1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6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6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1933"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lastRenderedPageBreak/>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lastRenderedPageBreak/>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r>
        <w:t>The Psali Adam</w:t>
      </w:r>
      <w:r w:rsidR="006C1B94">
        <w:t xml:space="preserve"> </w:t>
      </w:r>
      <w:r w:rsidR="00D22853">
        <w:t>Pascha</w:t>
      </w:r>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34" w:name="_Ref434476459"/>
      <w:r>
        <w:lastRenderedPageBreak/>
        <w:t>The Psali Batos</w:t>
      </w:r>
      <w:r w:rsidR="006C1B94">
        <w:t xml:space="preserve"> </w:t>
      </w:r>
      <w:r w:rsidR="00D22853">
        <w:t>Pascha</w:t>
      </w:r>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EF68BA3" w14:textId="77777777" w:rsidR="00D22853" w:rsidRDefault="00D22853" w:rsidP="00D22853">
      <w:pPr>
        <w:pStyle w:val="Heading3"/>
      </w:pPr>
      <w:bookmarkStart w:id="1935" w:name="_Toc479145677"/>
      <w:bookmarkStart w:id="1936" w:name="_Toc410196233"/>
      <w:bookmarkStart w:id="1937" w:name="_Toc410196475"/>
      <w:bookmarkStart w:id="1938" w:name="_Toc410196977"/>
      <w:r>
        <w:t>Monday of Bright Week</w:t>
      </w:r>
      <w:bookmarkEnd w:id="1935"/>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lastRenderedPageBreak/>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lastRenderedPageBreak/>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lastRenderedPageBreak/>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lastRenderedPageBreak/>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1939" w:name="_Toc479145678"/>
      <w:r>
        <w:t>Thomas Sunday</w:t>
      </w:r>
      <w:bookmarkEnd w:id="1936"/>
      <w:bookmarkEnd w:id="1937"/>
      <w:bookmarkEnd w:id="1938"/>
      <w:bookmarkEnd w:id="1939"/>
    </w:p>
    <w:p w14:paraId="1CFE554E" w14:textId="77777777" w:rsidR="00EC2AEB" w:rsidRDefault="00EC2AEB" w:rsidP="00EC2AEB">
      <w:pPr>
        <w:pStyle w:val="Heading4"/>
      </w:pPr>
      <w:bookmarkStart w:id="1940" w:name="_Ref434478375"/>
      <w:r>
        <w:t>The Doxology</w:t>
      </w:r>
      <w:r w:rsidR="00E21EA3">
        <w:t xml:space="preserve"> for Thomas Sunday</w:t>
      </w:r>
      <w:bookmarkEnd w:id="1940"/>
    </w:p>
    <w:p w14:paraId="641B4975" w14:textId="054E167D"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E62F4">
        <w:t>The Doxology for Pascha</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41"/>
            <w:r>
              <w:t xml:space="preserve">Jesus </w:t>
            </w:r>
            <w:commentRangeEnd w:id="1941"/>
            <w:r>
              <w:rPr>
                <w:rStyle w:val="CommentReference"/>
                <w:rFonts w:ascii="Times New Roman" w:hAnsi="Times New Roman"/>
              </w:rPr>
              <w:commentReference w:id="194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42" w:name="_Toc410196235"/>
      <w:bookmarkStart w:id="1943" w:name="_Toc410196477"/>
      <w:bookmarkStart w:id="1944" w:name="_Toc410196979"/>
      <w:bookmarkStart w:id="1945" w:name="_Toc479145679"/>
      <w:r>
        <w:lastRenderedPageBreak/>
        <w:t>Ascension</w:t>
      </w:r>
      <w:bookmarkEnd w:id="1942"/>
      <w:bookmarkEnd w:id="1943"/>
      <w:bookmarkEnd w:id="1944"/>
      <w:bookmarkEnd w:id="1945"/>
    </w:p>
    <w:p w14:paraId="41C1E8F1" w14:textId="77777777" w:rsidR="00EC2AEB" w:rsidRPr="001E5E16" w:rsidRDefault="00EC2AEB" w:rsidP="00EC2AEB">
      <w:pPr>
        <w:pStyle w:val="Heading4"/>
      </w:pPr>
      <w:bookmarkStart w:id="1946" w:name="_Ref434478556"/>
      <w:r>
        <w:t>The Doxology</w:t>
      </w:r>
      <w:r w:rsidR="00CC1CA8">
        <w:t xml:space="preserve"> for the Ascension</w:t>
      </w:r>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7"/>
            <w:r>
              <w:t>Name</w:t>
            </w:r>
            <w:commentRangeEnd w:id="1947"/>
            <w:r>
              <w:rPr>
                <w:rStyle w:val="CommentReference"/>
              </w:rPr>
              <w:commentReference w:id="194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8"/>
            <w:r>
              <w:t>to Him</w:t>
            </w:r>
            <w:commentRangeEnd w:id="1948"/>
            <w:r>
              <w:rPr>
                <w:rStyle w:val="CommentReference"/>
              </w:rPr>
              <w:commentReference w:id="194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9"/>
            <w:r>
              <w:t>might</w:t>
            </w:r>
            <w:commentRangeEnd w:id="1949"/>
            <w:r>
              <w:rPr>
                <w:rStyle w:val="CommentReference"/>
              </w:rPr>
              <w:commentReference w:id="194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50"/>
            <w:r>
              <w:t xml:space="preserve">Jesus </w:t>
            </w:r>
            <w:commentRangeEnd w:id="1950"/>
            <w:r>
              <w:rPr>
                <w:rStyle w:val="CommentReference"/>
                <w:rFonts w:ascii="Times New Roman" w:hAnsi="Times New Roman"/>
              </w:rPr>
              <w:commentReference w:id="195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51" w:name="_Ref434476482"/>
      <w:r>
        <w:lastRenderedPageBreak/>
        <w:t>The Psali Adam</w:t>
      </w:r>
      <w:r w:rsidR="006C1B94">
        <w:t xml:space="preserve"> for the Ascension</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lastRenderedPageBreak/>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52" w:name="_Ref434476541"/>
      <w:r>
        <w:t>The Psali Batos</w:t>
      </w:r>
      <w:r w:rsidR="006C1B94">
        <w:t xml:space="preserve"> for the Ascension</w:t>
      </w:r>
      <w:bookmarkEnd w:id="1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lastRenderedPageBreak/>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lastRenderedPageBreak/>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53"/>
            <w:r>
              <w:t>miracles</w:t>
            </w:r>
            <w:commentRangeEnd w:id="1953"/>
            <w:r>
              <w:rPr>
                <w:rStyle w:val="CommentReference"/>
              </w:rPr>
              <w:commentReference w:id="195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54" w:name="_Toc410196236"/>
      <w:bookmarkStart w:id="1955" w:name="_Toc410196478"/>
      <w:bookmarkStart w:id="1956" w:name="_Toc410196980"/>
      <w:bookmarkStart w:id="1957" w:name="_Toc479145680"/>
      <w:r>
        <w:t>Pentecost</w:t>
      </w:r>
      <w:bookmarkEnd w:id="1954"/>
      <w:bookmarkEnd w:id="1955"/>
      <w:bookmarkEnd w:id="1956"/>
      <w:bookmarkEnd w:id="1957"/>
    </w:p>
    <w:p w14:paraId="79712352" w14:textId="77777777" w:rsidR="00EC2AEB" w:rsidRPr="001E5E16" w:rsidRDefault="00EC2AEB" w:rsidP="00EC2AEB">
      <w:pPr>
        <w:pStyle w:val="Heading4"/>
      </w:pPr>
      <w:bookmarkStart w:id="1958" w:name="_Ref434478581"/>
      <w:r>
        <w:t>The Doxology</w:t>
      </w:r>
      <w:r w:rsidR="00CC1CA8">
        <w:t xml:space="preserve"> for Pentecost</w:t>
      </w:r>
      <w:bookmarkEnd w:id="1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lastRenderedPageBreak/>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9"/>
            <w:r>
              <w:t>Name</w:t>
            </w:r>
            <w:commentRangeEnd w:id="1959"/>
            <w:r>
              <w:rPr>
                <w:rStyle w:val="CommentReference"/>
              </w:rPr>
              <w:commentReference w:id="195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lastRenderedPageBreak/>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60"/>
            <w:r>
              <w:t>to Him</w:t>
            </w:r>
            <w:commentRangeEnd w:id="1960"/>
            <w:r>
              <w:rPr>
                <w:rStyle w:val="CommentReference"/>
              </w:rPr>
              <w:commentReference w:id="196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61"/>
            <w:r>
              <w:t>might</w:t>
            </w:r>
            <w:commentRangeEnd w:id="1961"/>
            <w:r>
              <w:rPr>
                <w:rStyle w:val="CommentReference"/>
              </w:rPr>
              <w:commentReference w:id="196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62" w:name="_Ref434476566"/>
      <w:r>
        <w:t>The Psali Adam</w:t>
      </w:r>
      <w:r w:rsidR="006C1B94">
        <w:t xml:space="preserve"> for Pentecost</w:t>
      </w:r>
      <w:bookmarkEnd w:id="1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lastRenderedPageBreak/>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lastRenderedPageBreak/>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lastRenderedPageBreak/>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3269B18F" w:rsidR="00B411C9" w:rsidRDefault="00B411C9" w:rsidP="00B411C9">
      <w:pPr>
        <w:pStyle w:val="Heading2"/>
      </w:pPr>
      <w:bookmarkStart w:id="1963" w:name="_Toc481478318"/>
      <w:bookmarkEnd w:id="173"/>
      <w:bookmarkEnd w:id="174"/>
      <w:bookmarkEnd w:id="175"/>
      <w:bookmarkEnd w:id="1870"/>
      <w:r>
        <w:lastRenderedPageBreak/>
        <w:t>Index of Psalis</w:t>
      </w:r>
      <w:bookmarkEnd w:id="1963"/>
    </w:p>
    <w:p w14:paraId="440035E9" w14:textId="572103FC" w:rsidR="003E106D" w:rsidRPr="003E106D" w:rsidRDefault="003E106D" w:rsidP="003E106D">
      <w:pPr>
        <w:pStyle w:val="Heading3"/>
      </w:pPr>
      <w:r>
        <w:t>Seasonal Psalis</w:t>
      </w:r>
    </w:p>
    <w:p w14:paraId="0EFBDCCD" w14:textId="0CD8DDB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62F4">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144FDC9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62F4">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05B0E8A8"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62F4">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65E9254A"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62F4">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37621A72"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62F4">
        <w:t>The Psali Adam for the 29</w:t>
      </w:r>
      <w:r w:rsidR="000E62F4" w:rsidRPr="00C0205C">
        <w:rPr>
          <w:vertAlign w:val="superscript"/>
        </w:rPr>
        <w:t>th</w:t>
      </w:r>
      <w:r w:rsidR="000E62F4">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97E4B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62F4">
        <w:t>The Psali Batos for the 29</w:t>
      </w:r>
      <w:r w:rsidR="000E62F4" w:rsidRPr="00C0205C">
        <w:rPr>
          <w:vertAlign w:val="superscript"/>
        </w:rPr>
        <w:t>th</w:t>
      </w:r>
      <w:r w:rsidR="000E62F4">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5B56D43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62F4">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714FFF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62F4">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2D11170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62F4">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49C93ACB"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62F4">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69CB434"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62F4">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3DEC28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62F4">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395F4F4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62F4">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67EE8BE8"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62F4">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48AFA81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62F4">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5E1BFDDA"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62F4">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5EDA9B8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62F4">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17EC0C3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62F4">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1EBA6E1D"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62F4">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491F404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62F4">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2EEEF93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62F4">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7AA7624D"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62F4">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261CC86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62F4">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3FFC074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62F4">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1CAB42F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62F4">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32AE657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62F4">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39B807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62F4">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3FD3E7F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62F4">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7794A631"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62F4">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0747559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62F4">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59E77D6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62F4">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1D79B36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62F4">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9AB04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62F4">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492028F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62F4">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5DCB07A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62F4">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7B65C83"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62F4">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4305EE3E"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62F4">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25EB8CA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E62F4">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2CEF603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62F4">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12C60BA8"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E62F4">
        <w:t>The Psali Adam Pascha</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498E7558"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62F4">
        <w:t>The Psali Batos Pascha</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7D81E24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62F4">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951B010"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62F4">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FC833D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62F4">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08071F2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E62F4">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6E66CEAA"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62F4">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64" w:name="_Toc481478319"/>
      <w:r>
        <w:lastRenderedPageBreak/>
        <w:t>Index of Doxologies</w:t>
      </w:r>
      <w:bookmarkEnd w:id="1964"/>
    </w:p>
    <w:p w14:paraId="23AE197F" w14:textId="1B3675C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62F4">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65" w:name="_Ref435642966"/>
      <w:r>
        <w:t>Seasonal Doxologies</w:t>
      </w:r>
      <w:bookmarkEnd w:id="1965"/>
    </w:p>
    <w:p w14:paraId="5E8E28F7" w14:textId="794DB728"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62F4">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62F39E98"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62F4">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38FEE5A2" w14:textId="77777777" w:rsidR="000E62F4" w:rsidRDefault="00513E2D" w:rsidP="001E7A09">
      <w:pPr>
        <w:pStyle w:val="Heading4"/>
      </w:pPr>
      <w:r>
        <w:fldChar w:fldCharType="begin"/>
      </w:r>
      <w:r>
        <w:instrText xml:space="preserve"> REF _Ref459399026 \h </w:instrText>
      </w:r>
      <w:r>
        <w:fldChar w:fldCharType="separate"/>
      </w:r>
      <w:r w:rsidR="000E62F4">
        <w:t xml:space="preserve">The Verses of the Cymbals for December or </w:t>
      </w:r>
      <w:r w:rsidR="000E62F4">
        <w:rPr>
          <w:rFonts w:ascii="FreeSerifAvvaShenouda" w:hAnsi="FreeSerifAvvaShenouda" w:cs="FreeSerifAvvaShenouda"/>
        </w:rPr>
        <w:t>Ⲕⲟⲓⲁϩⲕ</w:t>
      </w:r>
    </w:p>
    <w:p w14:paraId="25BC391E" w14:textId="77777777" w:rsidR="000E62F4" w:rsidRPr="00296539" w:rsidRDefault="000E62F4"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A11212D" w14:textId="77777777" w:rsidTr="001E7A09">
        <w:trPr>
          <w:cantSplit/>
          <w:jc w:val="center"/>
        </w:trPr>
        <w:tc>
          <w:tcPr>
            <w:tcW w:w="288" w:type="dxa"/>
          </w:tcPr>
          <w:p w14:paraId="40E7EF64" w14:textId="77777777" w:rsidR="000E62F4" w:rsidRDefault="000E62F4" w:rsidP="001E7A09">
            <w:pPr>
              <w:pStyle w:val="CopticCross"/>
            </w:pPr>
          </w:p>
        </w:tc>
        <w:tc>
          <w:tcPr>
            <w:tcW w:w="3960" w:type="dxa"/>
          </w:tcPr>
          <w:p w14:paraId="1CD7B1B6" w14:textId="77777777" w:rsidR="000E62F4" w:rsidRDefault="000E62F4" w:rsidP="001E7A09">
            <w:pPr>
              <w:pStyle w:val="EngHang"/>
            </w:pPr>
            <w:r>
              <w:t>Hail to Gabriel</w:t>
            </w:r>
          </w:p>
          <w:p w14:paraId="19C9598D" w14:textId="77777777" w:rsidR="000E62F4" w:rsidRDefault="000E62F4" w:rsidP="001E7A09">
            <w:pPr>
              <w:pStyle w:val="EngHang"/>
            </w:pPr>
            <w:r>
              <w:t>The great archangel</w:t>
            </w:r>
          </w:p>
          <w:p w14:paraId="5C7D462B" w14:textId="77777777" w:rsidR="000E62F4" w:rsidRDefault="000E62F4" w:rsidP="001E7A09">
            <w:pPr>
              <w:pStyle w:val="EngHang"/>
            </w:pPr>
            <w:r>
              <w:t>Hail to he who announced</w:t>
            </w:r>
          </w:p>
          <w:p w14:paraId="4CF9D88E" w14:textId="77777777" w:rsidR="000E62F4" w:rsidRDefault="000E62F4" w:rsidP="001E7A09">
            <w:pPr>
              <w:pStyle w:val="EngHangEnd"/>
            </w:pPr>
            <w:r>
              <w:t>Glad tidings to the Virgin Mary.</w:t>
            </w:r>
          </w:p>
        </w:tc>
        <w:tc>
          <w:tcPr>
            <w:tcW w:w="288" w:type="dxa"/>
          </w:tcPr>
          <w:p w14:paraId="27F59FDF" w14:textId="77777777" w:rsidR="000E62F4" w:rsidRDefault="000E62F4" w:rsidP="001E7A09"/>
        </w:tc>
        <w:tc>
          <w:tcPr>
            <w:tcW w:w="288" w:type="dxa"/>
          </w:tcPr>
          <w:p w14:paraId="1502F127" w14:textId="77777777" w:rsidR="000E62F4" w:rsidRDefault="000E62F4" w:rsidP="001E7A09">
            <w:pPr>
              <w:pStyle w:val="CopticCross"/>
            </w:pPr>
          </w:p>
        </w:tc>
        <w:tc>
          <w:tcPr>
            <w:tcW w:w="3960" w:type="dxa"/>
          </w:tcPr>
          <w:p w14:paraId="2CEA0F0E" w14:textId="77777777" w:rsidR="000E62F4" w:rsidRDefault="000E62F4" w:rsidP="001E7A09">
            <w:pPr>
              <w:pStyle w:val="CopticVersemulti-line"/>
            </w:pPr>
            <w:r>
              <w:t>Ⲭⲉⲣⲉ Ⲅⲁⲃⲣⲓⲏⲗ:</w:t>
            </w:r>
          </w:p>
          <w:p w14:paraId="2A50542B" w14:textId="77777777" w:rsidR="000E62F4" w:rsidRDefault="000E62F4" w:rsidP="001E7A09">
            <w:pPr>
              <w:pStyle w:val="CopticVersemulti-line"/>
            </w:pPr>
            <w:r>
              <w:t>ⲡⲓⲛⲓϣϯ ⲛ̀ⲁⲣⲭⲓⲁⲅⲅⲉⲗⲟⲥ:</w:t>
            </w:r>
          </w:p>
          <w:p w14:paraId="66B9C56B" w14:textId="77777777" w:rsidR="000E62F4" w:rsidRDefault="000E62F4" w:rsidP="001E7A09">
            <w:pPr>
              <w:pStyle w:val="CopticVersemulti-line"/>
            </w:pPr>
            <w:r>
              <w:t>ⲭⲉⲣⲉ ⲫⲏⲉ̀ⲧⲁϥϩⲓϣⲉⲛⲛⲟⲩϥⲓ</w:t>
            </w:r>
          </w:p>
          <w:p w14:paraId="7FD784DD" w14:textId="77777777" w:rsidR="000E62F4" w:rsidRPr="00C35319" w:rsidRDefault="000E62F4" w:rsidP="001E7A09">
            <w:pPr>
              <w:pStyle w:val="CopticHangingVerse"/>
            </w:pPr>
            <w:r>
              <w:t>ⲙ̀Ⲙⲁⲣⲓⲁ ϯⲡⲁⲣⲑⲉⲛⲟⲥ.</w:t>
            </w:r>
          </w:p>
        </w:tc>
      </w:tr>
    </w:tbl>
    <w:p w14:paraId="6D5E5642" w14:textId="02114C77" w:rsidR="00CC1CA8" w:rsidRDefault="000E62F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513E2D">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45331F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62F4">
        <w:t xml:space="preserve">The Second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035986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62F4">
        <w:t xml:space="preserve">The Third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CCE6E4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62F4">
        <w:t xml:space="preserve">The Fourth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6A12D5B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62F4">
        <w:t xml:space="preserve">The Fifth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4032482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62F4">
        <w:t xml:space="preserve">The Sixth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4B5DCEC9"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1C17E9FE"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62F4">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3E8AF9A3"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E62F4">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6F5949E6"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62F4">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063B2EC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62F4">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21BC90DC"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E62F4">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518958B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E62F4">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166E028"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62F4">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429BC02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62F4">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211EFB5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E62F4">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5A2E8B8B"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E62F4">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305E360F"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62F4">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0B532EB9"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E62F4">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0BD4865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01DBD390"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E62F4">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52D33929"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62F4">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927019" w:rsidR="00E21EA3" w:rsidRDefault="00E21EA3" w:rsidP="00CC1CA8">
      <w:pPr>
        <w:tabs>
          <w:tab w:val="left" w:leader="dot" w:pos="8280"/>
        </w:tabs>
        <w:spacing w:after="0" w:line="240" w:lineRule="auto"/>
      </w:pPr>
      <w:r>
        <w:lastRenderedPageBreak/>
        <w:fldChar w:fldCharType="begin"/>
      </w:r>
      <w:r>
        <w:instrText xml:space="preserve"> REF _Ref434478080 \h </w:instrText>
      </w:r>
      <w:r w:rsidR="00CC1CA8">
        <w:instrText xml:space="preserve"> \* MERGEFORMAT </w:instrText>
      </w:r>
      <w:r>
        <w:fldChar w:fldCharType="separate"/>
      </w:r>
      <w:r w:rsidR="000E62F4">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C99E40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62F4">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006C604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62F4">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3F2B87BD"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62F4">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729C552C"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62F4">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4FF3CDF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5CD74E8D"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E62F4">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577DFA3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62F4">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29B2C97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62F4">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2B5AAC1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E62F4">
        <w:t>The Doxology for Pascha</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0109B70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62F4">
        <w:t>Another Doxology Pascha</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510013C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62F4">
        <w:t>A Doxology for Archangel Michael Pascha</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47E71CE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E62F4">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5D838DBE"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E62F4">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6CE6B9B3"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E62F4">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6" w:name="_Ref435643009"/>
      <w:r>
        <w:t>Saints’ Doxologies</w:t>
      </w:r>
      <w:bookmarkEnd w:id="1966"/>
    </w:p>
    <w:p w14:paraId="201EF1F5" w14:textId="369234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62F4">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529E7B2"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62F4" w:rsidRPr="000E62F4">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0303150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62F4">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46EE79C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62F4">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3DA6CFB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62F4">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4859F014"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45D5122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62F4">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2466F271"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62F4">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40CF8C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62F4">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C32A3E5"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62F4">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363A3B95"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62F4">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22BFEFC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62F4">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66A38A5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62F4">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39208BB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62F4">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5DE6498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62F4">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337B335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62F4">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17F5930"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62F4">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691A91D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62F4">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601DA129"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7C149D8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62F4">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56C2A29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62F4">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0F161B6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62F4">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9706D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62F4">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A3B436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62F4">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6CF1A82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62F4">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D50916"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62F4">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30143C24" w:rsidR="00B46E6E" w:rsidRDefault="00B46E6E" w:rsidP="00B46E6E">
      <w:pPr>
        <w:tabs>
          <w:tab w:val="left" w:leader="dot" w:pos="8280"/>
        </w:tabs>
        <w:spacing w:after="0" w:line="240" w:lineRule="auto"/>
      </w:pPr>
      <w:r>
        <w:lastRenderedPageBreak/>
        <w:fldChar w:fldCharType="begin"/>
      </w:r>
      <w:r>
        <w:instrText xml:space="preserve"> REF _Ref434488476 \h  \* MERGEFORMAT </w:instrText>
      </w:r>
      <w:r>
        <w:fldChar w:fldCharType="separate"/>
      </w:r>
      <w:r w:rsidR="000E62F4">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2F3BB02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62F4">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725A0AB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74CBCB4A"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62F4">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06F082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62F4">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3C810D36"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62F4">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06CC4CF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62F4">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1E00E0E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62F4">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2543B653"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62F4">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67734C92"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62F4">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1BB94F3C"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62F4">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55F4F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62F4">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6750A088"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62F4">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7FD34CE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62F4">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53AF08F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62F4">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1F20561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62F4">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18939A15"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62F4">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2FB01B2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62F4">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6F1FE2D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62F4">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22597E3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62F4">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6578F63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62F4">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6D052949"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0E62F4">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6280EF3D"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62F4">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55EE744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62F4">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AA534DF"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62F4">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701DF030"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62F4">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3A6045F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62F4">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1C522716"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62F4">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5EA9F2E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62F4">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11B3F6C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62F4">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1673D9AA"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62F4">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04DA0181"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62F4">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45635054"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62F4">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563317C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62F4">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23CFD6F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62F4">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06DDCF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62F4">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51142D6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62F4">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3EA39BF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62F4">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0180B1D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62F4">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4211DEF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62F4">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3E3AF9E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E62F4">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009109D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62F4">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61CF1D3B"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62F4" w:rsidRPr="000E62F4">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29B428E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62F4">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56672C68"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62F4">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3CA620D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62F4">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61CF9DA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62F4">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526BFDC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62F4">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1BB227A9" w:rsidR="00810F04" w:rsidRDefault="00810F04" w:rsidP="00810F04">
      <w:pPr>
        <w:tabs>
          <w:tab w:val="left" w:leader="dot" w:pos="8280"/>
        </w:tabs>
        <w:spacing w:after="0" w:line="240" w:lineRule="auto"/>
      </w:pPr>
      <w:r>
        <w:lastRenderedPageBreak/>
        <w:fldChar w:fldCharType="begin"/>
      </w:r>
      <w:r>
        <w:instrText xml:space="preserve"> REF _Ref434491260 \h </w:instrText>
      </w:r>
      <w:r>
        <w:fldChar w:fldCharType="separate"/>
      </w:r>
      <w:r w:rsidR="000E62F4">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588D54BC"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62F4">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6FE0E85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62F4">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3E04344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62F4">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7E3C42B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62F4">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2B0EC79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62F4">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2FA43B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62F4">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3A0B98B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62F4">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7A80F0"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62F4">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436F1A2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62F4">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1F9A31D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62F4">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45D298C2"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62F4">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22338B8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62F4">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E2F03C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62F4">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72D35BD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62F4">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49F60B3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62F4">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66FA0CC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62F4">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8BB4570"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62F4">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3C7ECCF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62F4">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4DBDFFD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62F4">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04560E5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62F4">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7D05CD3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62F4">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199D2E5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62F4">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64DEF46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62F4">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31793BBB"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62F4">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4F55128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62F4">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7229D50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62F4">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7F309F2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62F4">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BB837F6" w14:textId="77777777" w:rsidR="000E62F4"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E62F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74083773"/>
        <w:docPartObj>
          <w:docPartGallery w:val="Table of Contents"/>
          <w:docPartUnique/>
        </w:docPartObj>
      </w:sdtPr>
      <w:sdtContent>
        <w:p w14:paraId="1E6EAF08" w14:textId="55132D28"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Vespers Praise</w:t>
          </w:r>
          <w:r>
            <w:rPr>
              <w:noProof/>
              <w:webHidden/>
            </w:rPr>
            <w:tab/>
            <w:t>5</w:t>
          </w:r>
        </w:p>
        <w:p w14:paraId="173D91A9"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 xml:space="preserve">The Psalms of the Eleventh </w:t>
          </w:r>
          <w:r w:rsidRPr="002518F8">
            <w:rPr>
              <w:noProof/>
            </w:rPr>
            <w:t>Hour (Little Vespers)</w:t>
          </w:r>
          <w:r>
            <w:rPr>
              <w:noProof/>
              <w:webHidden/>
            </w:rPr>
            <w:tab/>
            <w:t>10</w:t>
          </w:r>
        </w:p>
        <w:p w14:paraId="3009CC60"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The Raising of Evening</w:t>
          </w:r>
          <w:r w:rsidRPr="002518F8">
            <w:rPr>
              <w:noProof/>
            </w:rPr>
            <w:t xml:space="preserve"> Incense</w:t>
          </w:r>
          <w:r>
            <w:rPr>
              <w:noProof/>
              <w:webHidden/>
            </w:rPr>
            <w:tab/>
            <w:t>16</w:t>
          </w:r>
        </w:p>
        <w:p w14:paraId="02F23966" w14:textId="77777777" w:rsidR="000E62F4" w:rsidRPr="000E62F4" w:rsidRDefault="00AC3FA8" w:rsidP="000E62F4">
          <w:pPr>
            <w:pStyle w:val="TOC3"/>
            <w:tabs>
              <w:tab w:val="right" w:leader="dot" w:pos="8846"/>
            </w:tabs>
            <w:rPr>
              <w:rFonts w:asciiTheme="minorHAnsi" w:eastAsiaTheme="minorEastAsia" w:hAnsiTheme="minorHAnsi"/>
              <w:sz w:val="22"/>
              <w:lang w:val="en-US"/>
            </w:rPr>
          </w:pPr>
        </w:p>
      </w:sdtContent>
    </w:sdt>
    <w:p w14:paraId="2190AC36" w14:textId="77777777" w:rsidR="000E62F4" w:rsidRDefault="000E62F4" w:rsidP="000E62F4">
      <w:pPr>
        <w:pStyle w:val="TOC3"/>
        <w:tabs>
          <w:tab w:val="right" w:leader="dot" w:pos="8846"/>
        </w:tabs>
      </w:pPr>
      <w:r w:rsidRPr="000E62F4">
        <w:rPr>
          <w:rStyle w:val="Hyperlink"/>
        </w:rPr>
        <w:t>It could be argued that Vespers Praise should</w:t>
      </w:r>
      <w:r>
        <w:rPr>
          <w:noProof/>
        </w:rPr>
        <w:t xml:space="preserve"> come</w:t>
      </w:r>
      <w:r w:rsidRPr="000E62F4">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62B6943" w14:textId="77777777" w:rsidR="000E62F4" w:rsidRPr="000E62F4" w:rsidRDefault="000E62F4" w:rsidP="000E62F4">
      <w:pPr>
        <w:pStyle w:val="TOC3"/>
        <w:tabs>
          <w:tab w:val="right" w:leader="dot" w:pos="8846"/>
        </w:tabs>
        <w:rPr>
          <w:rStyle w:val="Hyperlink"/>
        </w:rPr>
      </w:pPr>
      <w:r w:rsidRPr="000E62F4">
        <w:rPr>
          <w:rStyle w:val="Hyperlink"/>
        </w:rPr>
        <w:br w:type="page"/>
      </w:r>
    </w:p>
    <w:p w14:paraId="536ADEC3" w14:textId="4547CFCE" w:rsidR="00513E2D" w:rsidRDefault="000E62F4" w:rsidP="00513E2D">
      <w:pPr>
        <w:pStyle w:val="Rubric"/>
        <w:rPr>
          <w:lang w:val="en-US"/>
        </w:rPr>
      </w:pPr>
      <w:r w:rsidRPr="000E62F4">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sidR="005F6770">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1BDC6DB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62F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754221F8"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62F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7217C25" w14:textId="77777777" w:rsidR="000E62F4" w:rsidRDefault="00513E2D" w:rsidP="00837F89">
      <w:pPr>
        <w:pStyle w:val="Body"/>
      </w:pPr>
      <w:r>
        <w:t xml:space="preserve">In the morning, recite </w:t>
      </w:r>
      <w:r>
        <w:fldChar w:fldCharType="begin"/>
      </w:r>
      <w:r>
        <w:instrText xml:space="preserve"> REF _Ref412098903 \h </w:instrText>
      </w:r>
      <w:r>
        <w:fldChar w:fldCharType="separate"/>
      </w:r>
      <w:r w:rsidR="000E62F4">
        <w:br w:type="page"/>
      </w:r>
    </w:p>
    <w:p w14:paraId="27E7A771" w14:textId="5221C2C0" w:rsidR="00513E2D" w:rsidRDefault="000E62F4"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sidR="005F6770">
        <w:rPr>
          <w:noProof/>
        </w:rPr>
        <w:t>55</w:t>
      </w:r>
      <w:r w:rsidR="00513E2D">
        <w:fldChar w:fldCharType="end"/>
      </w:r>
      <w:r w:rsidR="00513E2D">
        <w:t>, stopping before “O true light”.</w:t>
      </w:r>
    </w:p>
    <w:p w14:paraId="7D0F6700" w14:textId="7C82DD22" w:rsidR="00513E2D" w:rsidRDefault="00513E2D" w:rsidP="00513E2D">
      <w:pPr>
        <w:pStyle w:val="Rubric"/>
      </w:pPr>
      <w:r>
        <w:t xml:space="preserve">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22643C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lastRenderedPageBreak/>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D65DE95" w14:textId="77777777" w:rsidR="000E62F4"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91118184"/>
        <w:docPartObj>
          <w:docPartGallery w:val="Table of Contents"/>
          <w:docPartUnique/>
        </w:docPartObj>
      </w:sdtPr>
      <w:sdtEndPr>
        <w:rPr>
          <w:b/>
          <w:bCs/>
          <w:noProof/>
        </w:rPr>
      </w:sdtEndPr>
      <w:sdtContent>
        <w:p w14:paraId="4013B3E2" w14:textId="024147A3"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Psalms of Prime</w:t>
          </w:r>
          <w:r>
            <w:rPr>
              <w:noProof/>
              <w:webHidden/>
            </w:rPr>
            <w:tab/>
            <w:t>49</w:t>
          </w:r>
        </w:p>
        <w:p w14:paraId="4EE8BF64"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Doxology of Prime</w:t>
          </w:r>
          <w:r>
            <w:rPr>
              <w:noProof/>
              <w:webHidden/>
            </w:rPr>
            <w:tab/>
            <w:t>55</w:t>
          </w:r>
        </w:p>
        <w:p w14:paraId="52033472"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Raising of Morning Incense</w:t>
          </w:r>
          <w:r>
            <w:rPr>
              <w:noProof/>
              <w:webHidden/>
            </w:rPr>
            <w:tab/>
            <w:t>66</w:t>
          </w:r>
        </w:p>
        <w:p w14:paraId="5FFFE070" w14:textId="77777777" w:rsidR="000E62F4" w:rsidRDefault="00AC3FA8" w:rsidP="009800DB"/>
      </w:sdtContent>
    </w:sdt>
    <w:p w14:paraId="76521F85" w14:textId="77777777" w:rsidR="000E62F4" w:rsidRDefault="000E62F4" w:rsidP="00AB3348">
      <w:r>
        <w:br w:type="page"/>
      </w:r>
    </w:p>
    <w:p w14:paraId="7606F17C" w14:textId="07B7957E" w:rsidR="00513E2D" w:rsidRPr="007E0213" w:rsidRDefault="000E62F4"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sidR="005F6770">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sidR="005F6770">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BBA1A5F" w14:textId="77777777" w:rsidR="000E62F4"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62F4">
        <w:br w:type="page"/>
      </w:r>
    </w:p>
    <w:p w14:paraId="6B1C629D" w14:textId="4B714041" w:rsidR="00513E2D" w:rsidRDefault="000E62F4"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sidR="005F6770">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A35CEF" w14:textId="77777777" w:rsidR="000E62F4" w:rsidRDefault="00513E2D" w:rsidP="006869EE">
      <w:pPr>
        <w:pStyle w:val="Body"/>
        <w:rPr>
          <w:lang w:val="en-GB"/>
        </w:rPr>
      </w:pPr>
      <w:r>
        <w:t xml:space="preserve">Recite </w:t>
      </w:r>
      <w:r>
        <w:fldChar w:fldCharType="begin"/>
      </w:r>
      <w:r>
        <w:instrText xml:space="preserve"> REF _Ref435789927 \h </w:instrText>
      </w:r>
      <w:r>
        <w:fldChar w:fldCharType="separate"/>
      </w:r>
      <w:r w:rsidR="000E62F4">
        <w:rPr>
          <w:lang w:val="en-GB"/>
        </w:rPr>
        <w:t>Graciously accord, O Lord, to keep us this night without sin. You are blessed, O Lord, God of our fathers, and Your Holy Name is greatly blessed and full of glory forever. Amen.</w:t>
      </w:r>
    </w:p>
    <w:p w14:paraId="6F310C78" w14:textId="77777777" w:rsidR="000E62F4" w:rsidRDefault="000E62F4" w:rsidP="006869EE">
      <w:pPr>
        <w:pStyle w:val="Body"/>
        <w:rPr>
          <w:lang w:val="en-GB"/>
        </w:rPr>
      </w:pPr>
      <w:r>
        <w:rPr>
          <w:lang w:val="en-GB"/>
        </w:rPr>
        <w:t>Let Your mercy be upon us, O Lord, even as we have set our hope in You. For the eyes of everyone wait upon You, for You give them their food in due season.</w:t>
      </w:r>
    </w:p>
    <w:p w14:paraId="47B85B05" w14:textId="77777777" w:rsidR="000E62F4" w:rsidRDefault="000E62F4"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06889960" w14:textId="77777777" w:rsidR="000E62F4" w:rsidRDefault="000E62F4"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170A116" w14:textId="77777777" w:rsidR="000E62F4" w:rsidRDefault="000E62F4" w:rsidP="006869EE">
      <w:pPr>
        <w:pStyle w:val="Body"/>
        <w:rPr>
          <w:lang w:val="en-GB"/>
        </w:rPr>
      </w:pPr>
      <w:r>
        <w:rPr>
          <w:lang w:val="en-GB"/>
        </w:rPr>
        <w:t>Your mercy, O Lord, endures forever. O despise not the works of Your hands.</w:t>
      </w:r>
    </w:p>
    <w:p w14:paraId="18E09F16" w14:textId="77777777" w:rsidR="000E62F4" w:rsidRDefault="000E62F4" w:rsidP="006869EE">
      <w:pPr>
        <w:pStyle w:val="Body"/>
        <w:rPr>
          <w:lang w:val="en-GB"/>
        </w:rPr>
      </w:pPr>
      <w:r>
        <w:rPr>
          <w:lang w:val="en-GB"/>
        </w:rPr>
        <w:t>Lord, You have been our refuge in all generations. I said, “Be merciful to me, heal my soul; for I have sinned against You.”</w:t>
      </w:r>
    </w:p>
    <w:p w14:paraId="7C43DD84" w14:textId="77777777" w:rsidR="000E62F4" w:rsidRDefault="000E62F4"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295F894" w14:textId="77777777" w:rsidR="000E62F4" w:rsidRDefault="000E62F4" w:rsidP="006869EE">
      <w:pPr>
        <w:pStyle w:val="Body"/>
        <w:rPr>
          <w:lang w:val="en-GB"/>
        </w:rPr>
      </w:pPr>
      <w:r>
        <w:rPr>
          <w:lang w:val="en-GB"/>
        </w:rPr>
        <w:lastRenderedPageBreak/>
        <w:t>Blessing belongs to You, praise belongs to You praise, glory belongs to You, O Father, Son and Holy Spirit, now, and forever and ever. Amen.</w:t>
      </w:r>
    </w:p>
    <w:p w14:paraId="5E6E27B2" w14:textId="77777777" w:rsidR="000E62F4" w:rsidRPr="008D61EA" w:rsidRDefault="000E62F4"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857AF46" w14:textId="77777777" w:rsidR="000E62F4" w:rsidRDefault="000E62F4"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6EBE612" w14:textId="77777777" w:rsidR="000E62F4" w:rsidRDefault="000E62F4"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2E631FC" w14:textId="77777777" w:rsidR="000E62F4" w:rsidRDefault="000E62F4"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21BFAA3" w:rsidR="00513E2D" w:rsidRDefault="000E62F4"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sidR="005F6770">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7"/>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lastRenderedPageBreak/>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2F55D84A" w:rsidR="00513E2D" w:rsidRDefault="00513E2D" w:rsidP="00513E2D">
      <w:pPr>
        <w:pStyle w:val="Rubric"/>
      </w:pPr>
      <w:r>
        <w:t xml:space="preserve">Read </w:t>
      </w:r>
      <w:r>
        <w:fldChar w:fldCharType="begin"/>
      </w:r>
      <w:r>
        <w:instrText xml:space="preserve"> REF _Ref435800051 \h </w:instrText>
      </w:r>
      <w:r>
        <w:fldChar w:fldCharType="separate"/>
      </w:r>
      <w:r w:rsidR="000E62F4">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0E62F4">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default" r:id="rId24"/>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5"/>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4FE104"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62F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26E9FCDB"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62F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5CB9E4F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7BA3ADA4"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0BEBE5FF" w14:textId="77777777" w:rsidR="000E62F4"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3C009F2" w14:textId="77777777" w:rsidTr="00266A55">
        <w:trPr>
          <w:cantSplit/>
          <w:jc w:val="center"/>
        </w:trPr>
        <w:tc>
          <w:tcPr>
            <w:tcW w:w="288" w:type="dxa"/>
          </w:tcPr>
          <w:p w14:paraId="6DBB3EFC" w14:textId="1750A58E" w:rsidR="000E62F4" w:rsidRDefault="000E62F4" w:rsidP="00266A55">
            <w:pPr>
              <w:pStyle w:val="CopticCross"/>
            </w:pPr>
          </w:p>
        </w:tc>
        <w:tc>
          <w:tcPr>
            <w:tcW w:w="3960" w:type="dxa"/>
          </w:tcPr>
          <w:p w14:paraId="436C36DE" w14:textId="77777777" w:rsidR="000E62F4" w:rsidRPr="007425E1" w:rsidRDefault="000E62F4" w:rsidP="00266A55">
            <w:pPr>
              <w:pStyle w:val="EngHang"/>
            </w:pPr>
            <w:r w:rsidRPr="007425E1">
              <w:t xml:space="preserve">We worship </w:t>
            </w:r>
            <w:r>
              <w:t>You</w:t>
            </w:r>
            <w:r w:rsidRPr="007425E1">
              <w:t>, O Christ,</w:t>
            </w:r>
          </w:p>
          <w:p w14:paraId="2981BD17" w14:textId="77777777" w:rsidR="000E62F4" w:rsidRPr="007425E1" w:rsidRDefault="000E62F4" w:rsidP="00266A55">
            <w:pPr>
              <w:pStyle w:val="EngHang"/>
            </w:pPr>
            <w:r w:rsidRPr="007425E1">
              <w:t xml:space="preserve">With </w:t>
            </w:r>
            <w:r>
              <w:t>Your</w:t>
            </w:r>
            <w:r w:rsidRPr="007425E1">
              <w:t xml:space="preserve"> Good Father,</w:t>
            </w:r>
          </w:p>
          <w:p w14:paraId="713FD80B" w14:textId="77777777" w:rsidR="000E62F4" w:rsidRPr="007425E1" w:rsidRDefault="000E62F4" w:rsidP="00266A55">
            <w:pPr>
              <w:pStyle w:val="EngHang"/>
            </w:pPr>
            <w:r w:rsidRPr="007425E1">
              <w:t>And the Holy Spirit,</w:t>
            </w:r>
          </w:p>
          <w:p w14:paraId="39502325" w14:textId="77777777" w:rsidR="000E62F4" w:rsidRDefault="000E62F4"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26113BD" w14:textId="77777777" w:rsidR="000E62F4" w:rsidRDefault="000E62F4" w:rsidP="00266A55"/>
        </w:tc>
        <w:tc>
          <w:tcPr>
            <w:tcW w:w="288" w:type="dxa"/>
          </w:tcPr>
          <w:p w14:paraId="713F1692" w14:textId="77777777" w:rsidR="000E62F4" w:rsidRDefault="000E62F4" w:rsidP="00266A55">
            <w:pPr>
              <w:pStyle w:val="CopticCross"/>
            </w:pPr>
          </w:p>
        </w:tc>
        <w:tc>
          <w:tcPr>
            <w:tcW w:w="3960" w:type="dxa"/>
          </w:tcPr>
          <w:p w14:paraId="1C51C1DF" w14:textId="77777777" w:rsidR="000E62F4" w:rsidRDefault="000E62F4" w:rsidP="00266A55">
            <w:pPr>
              <w:pStyle w:val="CopticVersemulti-line"/>
            </w:pPr>
            <w:r>
              <w:t>Ⲧⲉⲛⲟⲩⲱϣⲧ ⲙ̀ⲙⲟⲕ ⲱ̀ Ⲡⲓⲭ̀ⲣⲓⲥⲧⲟⲥ:</w:t>
            </w:r>
          </w:p>
          <w:p w14:paraId="078751F8" w14:textId="77777777" w:rsidR="000E62F4" w:rsidRDefault="000E62F4" w:rsidP="00266A55">
            <w:pPr>
              <w:pStyle w:val="CopticVersemulti-line"/>
            </w:pPr>
            <w:r>
              <w:t>ⲛⲉⲙ Ⲡⲉⲕⲓⲱⲧ ⲛ̀ⲁ̀ⲅⲁⲑⲟⲥ:</w:t>
            </w:r>
          </w:p>
          <w:p w14:paraId="6D605548" w14:textId="77777777" w:rsidR="000E62F4" w:rsidRDefault="000E62F4" w:rsidP="00266A55">
            <w:pPr>
              <w:pStyle w:val="CopticVersemulti-line"/>
            </w:pPr>
            <w:r>
              <w:t>ⲛⲉⲙ Ⲡⲓⲡ̀ⲛⲉⲩⲙⲁ ⲉⲑⲟⲩⲁⲃ:</w:t>
            </w:r>
          </w:p>
          <w:p w14:paraId="23B4A238" w14:textId="77777777" w:rsidR="000E62F4" w:rsidRDefault="000E62F4" w:rsidP="00266A55">
            <w:pPr>
              <w:pStyle w:val="CopticHangingVerse"/>
            </w:pPr>
            <w:r>
              <w:t>ϫⲉ (_____) ⲁⲕⲥⲱϯ ⲙ̀ⲙⲟⲛ ⲛⲁⲓ ⲛⲁⲛ.</w:t>
            </w:r>
          </w:p>
        </w:tc>
      </w:tr>
    </w:tbl>
    <w:p w14:paraId="26839B4F" w14:textId="73E31DF5" w:rsidR="00513E2D" w:rsidRDefault="000E62F4"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sidR="005F6770">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2A8F444"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3A231C69"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62F4">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0E62F4">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1A67FB6"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62F4">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0E62F4">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0E62F4">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0E62F4">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73B9F083"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62F4">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62F4">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8"/>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7"/>
            <w:r w:rsidRPr="007425E1">
              <w:t xml:space="preserve">May </w:t>
            </w:r>
            <w:commentRangeEnd w:id="1967"/>
            <w:r>
              <w:rPr>
                <w:rStyle w:val="CommentReference"/>
                <w:rFonts w:eastAsiaTheme="minorHAnsi" w:cstheme="minorBidi"/>
                <w:color w:val="auto"/>
                <w:lang w:val="en-CA"/>
              </w:rPr>
              <w:commentReference w:id="1967"/>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758C1A2" w:rsidR="00513E2D" w:rsidRDefault="00513E2D" w:rsidP="00513E2D">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E62F4">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65590E" w:rsidRDefault="0065590E"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65590E" w:rsidRDefault="0065590E">
      <w:pPr>
        <w:pStyle w:val="CommentText"/>
      </w:pPr>
      <w:r>
        <w:rPr>
          <w:rStyle w:val="CommentReference"/>
        </w:rPr>
        <w:annotationRef/>
      </w:r>
      <w:r>
        <w:t>Compare to various translations</w:t>
      </w:r>
    </w:p>
  </w:comment>
  <w:comment w:id="91" w:author="Windows User" w:date="2015-10-30T12:37:00Z" w:initials="WU">
    <w:p w14:paraId="00B9961B" w14:textId="77777777" w:rsidR="0065590E" w:rsidRDefault="0065590E">
      <w:pPr>
        <w:pStyle w:val="CommentText"/>
      </w:pPr>
      <w:r>
        <w:rPr>
          <w:rStyle w:val="CommentReference"/>
        </w:rPr>
        <w:annotationRef/>
      </w:r>
      <w:r>
        <w:t>Is this supposed to be doubled?</w:t>
      </w:r>
    </w:p>
  </w:comment>
  <w:comment w:id="92" w:author="Windows User" w:date="2015-11-27T20:09:00Z" w:initials="WU">
    <w:p w14:paraId="218998C8" w14:textId="77777777" w:rsidR="0065590E" w:rsidRDefault="0065590E"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65590E" w:rsidRDefault="0065590E">
      <w:pPr>
        <w:pStyle w:val="CommentText"/>
      </w:pPr>
      <w:r>
        <w:rPr>
          <w:rStyle w:val="CommentReference"/>
        </w:rPr>
        <w:annotationRef/>
      </w:r>
      <w:r>
        <w:t>Does this go before Creed?</w:t>
      </w:r>
    </w:p>
  </w:comment>
  <w:comment w:id="96" w:author="Windows User" w:date="2015-11-06T13:03:00Z" w:initials="WU">
    <w:p w14:paraId="6B9D0F75" w14:textId="77777777" w:rsidR="0065590E" w:rsidRDefault="0065590E">
      <w:pPr>
        <w:pStyle w:val="CommentText"/>
      </w:pPr>
      <w:r>
        <w:rPr>
          <w:rStyle w:val="CommentReference"/>
        </w:rPr>
        <w:annotationRef/>
      </w:r>
      <w:r>
        <w:t>Coptic reader has Ps 3 here!</w:t>
      </w:r>
    </w:p>
  </w:comment>
  <w:comment w:id="113" w:author="Windows User" w:date="2015-11-02T08:54:00Z" w:initials="WU">
    <w:p w14:paraId="0366F544" w14:textId="77777777" w:rsidR="0065590E" w:rsidRDefault="0065590E">
      <w:pPr>
        <w:pStyle w:val="CommentText"/>
      </w:pPr>
      <w:r>
        <w:rPr>
          <w:rStyle w:val="CommentReference"/>
        </w:rPr>
        <w:annotationRef/>
      </w:r>
      <w:r>
        <w:t>Is there a phrase missing here?</w:t>
      </w:r>
    </w:p>
  </w:comment>
  <w:comment w:id="119" w:author="Windows User" w:date="2015-10-30T08:56:00Z" w:initials="WU">
    <w:p w14:paraId="1FDBEBA0" w14:textId="77777777" w:rsidR="0065590E" w:rsidRDefault="0065590E">
      <w:pPr>
        <w:pStyle w:val="CommentText"/>
      </w:pPr>
      <w:r>
        <w:rPr>
          <w:rStyle w:val="CommentReference"/>
        </w:rPr>
        <w:annotationRef/>
      </w:r>
      <w:r>
        <w:t>Should Glory be be here?</w:t>
      </w:r>
    </w:p>
  </w:comment>
  <w:comment w:id="124" w:author="Brett Slote" w:date="2016-05-02T12:37:00Z" w:initials="BS">
    <w:p w14:paraId="6A57FE90" w14:textId="269377C2" w:rsidR="0065590E" w:rsidRDefault="0065590E">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65590E" w:rsidRDefault="0065590E"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65590E" w:rsidRDefault="0065590E" w:rsidP="000C38C3">
      <w:pPr>
        <w:pStyle w:val="CommentText"/>
      </w:pPr>
      <w:r>
        <w:rPr>
          <w:rStyle w:val="CommentReference"/>
        </w:rPr>
        <w:annotationRef/>
      </w:r>
      <w:r>
        <w:t>works or deeds?</w:t>
      </w:r>
    </w:p>
  </w:comment>
  <w:comment w:id="127" w:author="Windows User" w:date="2015-11-21T13:24:00Z" w:initials="WU">
    <w:p w14:paraId="00EA2A44" w14:textId="77777777" w:rsidR="0065590E" w:rsidRDefault="0065590E" w:rsidP="000C38C3">
      <w:pPr>
        <w:pStyle w:val="CommentText"/>
      </w:pPr>
      <w:r>
        <w:rPr>
          <w:rStyle w:val="CommentReference"/>
        </w:rPr>
        <w:annotationRef/>
      </w:r>
      <w:r>
        <w:t>review</w:t>
      </w:r>
    </w:p>
  </w:comment>
  <w:comment w:id="128" w:author="Windows User" w:date="2015-10-30T08:56:00Z" w:initials="BS">
    <w:p w14:paraId="326418FE" w14:textId="77777777" w:rsidR="0065590E" w:rsidRDefault="0065590E" w:rsidP="000C38C3">
      <w:pPr>
        <w:pStyle w:val="CommentText"/>
      </w:pPr>
      <w:r>
        <w:rPr>
          <w:rStyle w:val="CommentReference"/>
        </w:rPr>
        <w:annotationRef/>
      </w:r>
      <w:r>
        <w:t>does Coptic have 'high'?</w:t>
      </w:r>
    </w:p>
  </w:comment>
  <w:comment w:id="129" w:author="Windows User" w:date="2015-11-21T13:24:00Z" w:initials="WU">
    <w:p w14:paraId="451F9B25" w14:textId="77777777" w:rsidR="0065590E" w:rsidRDefault="0065590E" w:rsidP="000C38C3">
      <w:pPr>
        <w:pStyle w:val="CommentText"/>
      </w:pPr>
      <w:r>
        <w:rPr>
          <w:rStyle w:val="CommentReference"/>
        </w:rPr>
        <w:annotationRef/>
      </w:r>
      <w:r>
        <w:t>review, add variant</w:t>
      </w:r>
    </w:p>
  </w:comment>
  <w:comment w:id="130" w:author="Windows User" w:date="2015-10-30T08:56:00Z" w:initials="BS">
    <w:p w14:paraId="688FBBBC" w14:textId="77777777" w:rsidR="0065590E" w:rsidRDefault="0065590E"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65590E" w:rsidRDefault="0065590E">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65590E" w:rsidRDefault="0065590E" w:rsidP="000278EC">
      <w:pPr>
        <w:pStyle w:val="CommentText"/>
      </w:pPr>
      <w:r>
        <w:rPr>
          <w:rStyle w:val="CommentReference"/>
        </w:rPr>
        <w:annotationRef/>
      </w:r>
      <w:r>
        <w:t>Gives light? Enlightens?</w:t>
      </w:r>
    </w:p>
  </w:comment>
  <w:comment w:id="168" w:author="Windows User" w:date="2015-10-30T08:56:00Z" w:initials="WU">
    <w:p w14:paraId="274DD96D" w14:textId="77777777" w:rsidR="0065590E" w:rsidRDefault="0065590E">
      <w:pPr>
        <w:pStyle w:val="CommentText"/>
      </w:pPr>
      <w:r>
        <w:rPr>
          <w:rStyle w:val="CommentReference"/>
        </w:rPr>
        <w:annotationRef/>
      </w:r>
      <w:r>
        <w:t>split after this vs?</w:t>
      </w:r>
    </w:p>
  </w:comment>
  <w:comment w:id="203" w:author="Windows User" w:date="2015-11-04T08:53:00Z" w:initials="WU">
    <w:p w14:paraId="057654D4" w14:textId="77777777" w:rsidR="0065590E" w:rsidRDefault="0065590E">
      <w:pPr>
        <w:pStyle w:val="CommentText"/>
      </w:pPr>
      <w:r>
        <w:rPr>
          <w:rStyle w:val="CommentReference"/>
        </w:rPr>
        <w:annotationRef/>
      </w:r>
      <w:r>
        <w:t>Life giver or giver of life?</w:t>
      </w:r>
    </w:p>
  </w:comment>
  <w:comment w:id="214" w:author="Windows User" w:date="2015-10-30T08:56:00Z" w:initials="BS">
    <w:p w14:paraId="681427A6" w14:textId="77777777" w:rsidR="0065590E" w:rsidRDefault="0065590E">
      <w:pPr>
        <w:pStyle w:val="CommentText"/>
      </w:pPr>
      <w:r>
        <w:rPr>
          <w:rStyle w:val="CommentReference"/>
        </w:rPr>
        <w:annotationRef/>
      </w:r>
      <w:r>
        <w:t>coptic has confess</w:t>
      </w:r>
    </w:p>
  </w:comment>
  <w:comment w:id="243" w:author="Microsoft Office User" w:date="2015-12-11T19:51:00Z" w:initials="Office">
    <w:p w14:paraId="593CF0B5" w14:textId="77777777" w:rsidR="0065590E" w:rsidRDefault="0065590E" w:rsidP="00704CAA">
      <w:pPr>
        <w:pStyle w:val="CommentText"/>
      </w:pPr>
      <w:r>
        <w:rPr>
          <w:rStyle w:val="CommentReference"/>
        </w:rPr>
        <w:annotationRef/>
      </w:r>
      <w:r>
        <w:t>this one needs rewording</w:t>
      </w:r>
    </w:p>
  </w:comment>
  <w:comment w:id="351" w:author="Windows User" w:date="2015-11-02T12:45:00Z" w:initials="WU">
    <w:p w14:paraId="7D99A743" w14:textId="77777777" w:rsidR="0065590E" w:rsidRDefault="0065590E"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65590E" w:rsidRDefault="0065590E" w:rsidP="00D31F38">
      <w:pPr>
        <w:pStyle w:val="CommentText"/>
      </w:pPr>
      <w:r>
        <w:rPr>
          <w:rStyle w:val="CommentReference"/>
        </w:rPr>
        <w:annotationRef/>
      </w:r>
      <w:r>
        <w:t>flesh or body?</w:t>
      </w:r>
    </w:p>
  </w:comment>
  <w:comment w:id="353" w:author="Windows User" w:date="2015-10-30T08:56:00Z" w:initials="WU">
    <w:p w14:paraId="0375B80F" w14:textId="77777777" w:rsidR="0065590E" w:rsidRDefault="0065590E" w:rsidP="00D31F38">
      <w:pPr>
        <w:pStyle w:val="CommentText"/>
      </w:pPr>
      <w:r>
        <w:rPr>
          <w:rStyle w:val="CommentReference"/>
        </w:rPr>
        <w:annotationRef/>
      </w:r>
      <w:r>
        <w:t>Send up, or ascribe?</w:t>
      </w:r>
    </w:p>
  </w:comment>
  <w:comment w:id="354" w:author="Windows User" w:date="2015-10-30T08:56:00Z" w:initials="WU">
    <w:p w14:paraId="5622D018" w14:textId="77777777" w:rsidR="0065590E" w:rsidRDefault="0065590E" w:rsidP="00D31F38">
      <w:pPr>
        <w:pStyle w:val="CommentText"/>
      </w:pPr>
      <w:r>
        <w:rPr>
          <w:rStyle w:val="CommentReference"/>
        </w:rPr>
        <w:annotationRef/>
      </w:r>
      <w:r>
        <w:t>doxology or glorification?</w:t>
      </w:r>
    </w:p>
  </w:comment>
  <w:comment w:id="355" w:author="Windows User" w:date="2015-10-30T08:56:00Z" w:initials="WU">
    <w:p w14:paraId="10960ED9" w14:textId="77777777" w:rsidR="0065590E" w:rsidRDefault="0065590E"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65590E" w:rsidRDefault="0065590E" w:rsidP="00D31F38">
      <w:pPr>
        <w:pStyle w:val="CommentText"/>
      </w:pPr>
      <w:r>
        <w:rPr>
          <w:rStyle w:val="CommentReference"/>
        </w:rPr>
        <w:annotationRef/>
      </w:r>
      <w:r>
        <w:t>You?</w:t>
      </w:r>
    </w:p>
  </w:comment>
  <w:comment w:id="357" w:author="Windows User" w:date="2015-10-30T08:56:00Z" w:initials="WU">
    <w:p w14:paraId="744CF838" w14:textId="77777777" w:rsidR="0065590E" w:rsidRDefault="0065590E"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65590E" w:rsidRDefault="0065590E"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65590E" w:rsidRDefault="0065590E" w:rsidP="00D31F38">
      <w:pPr>
        <w:pStyle w:val="CommentText"/>
      </w:pPr>
      <w:r>
        <w:rPr>
          <w:rStyle w:val="CommentReference"/>
        </w:rPr>
        <w:annotationRef/>
      </w:r>
      <w:r>
        <w:t>supplication or cry?</w:t>
      </w:r>
    </w:p>
  </w:comment>
  <w:comment w:id="360" w:author="Windows User" w:date="2015-10-30T08:56:00Z" w:initials="WU">
    <w:p w14:paraId="4FD2340C" w14:textId="77777777" w:rsidR="0065590E" w:rsidRDefault="0065590E"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65590E" w:rsidRDefault="0065590E" w:rsidP="00D31F38">
      <w:pPr>
        <w:pStyle w:val="CommentText"/>
      </w:pPr>
      <w:r>
        <w:rPr>
          <w:rStyle w:val="CommentReference"/>
        </w:rPr>
        <w:annotationRef/>
      </w:r>
      <w:r>
        <w:t>revive or deliver?</w:t>
      </w:r>
    </w:p>
  </w:comment>
  <w:comment w:id="362" w:author="Windows User" w:date="2015-10-30T08:56:00Z" w:initials="WU">
    <w:p w14:paraId="45934B86" w14:textId="77777777" w:rsidR="0065590E" w:rsidRDefault="0065590E"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65590E" w:rsidRDefault="0065590E" w:rsidP="00D31F38">
      <w:pPr>
        <w:pStyle w:val="CommentText"/>
      </w:pPr>
      <w:r>
        <w:rPr>
          <w:rStyle w:val="CommentReference"/>
        </w:rPr>
        <w:annotationRef/>
      </w:r>
      <w:r>
        <w:t>blessing or praise?</w:t>
      </w:r>
    </w:p>
  </w:comment>
  <w:comment w:id="364" w:author="Windows User" w:date="2015-10-30T08:56:00Z" w:initials="WU">
    <w:p w14:paraId="30167A78" w14:textId="77777777" w:rsidR="0065590E" w:rsidRDefault="0065590E"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65590E" w:rsidRDefault="0065590E" w:rsidP="00D31F38">
      <w:pPr>
        <w:pStyle w:val="CommentText"/>
      </w:pPr>
      <w:r>
        <w:rPr>
          <w:rStyle w:val="CommentReference"/>
        </w:rPr>
        <w:annotationRef/>
      </w:r>
      <w:r>
        <w:t>rightous, true, or truth?</w:t>
      </w:r>
    </w:p>
  </w:comment>
  <w:comment w:id="366" w:author="Windows User" w:date="2015-10-30T08:56:00Z" w:initials="WU">
    <w:p w14:paraId="668FF70C" w14:textId="77777777" w:rsidR="0065590E" w:rsidRDefault="0065590E" w:rsidP="00D31F38">
      <w:pPr>
        <w:pStyle w:val="CommentText"/>
      </w:pPr>
      <w:r>
        <w:rPr>
          <w:rStyle w:val="CommentReference"/>
        </w:rPr>
        <w:annotationRef/>
      </w:r>
      <w:r>
        <w:t>meditation, or delight?</w:t>
      </w:r>
    </w:p>
  </w:comment>
  <w:comment w:id="367" w:author="Windows User" w:date="2015-10-30T08:56:00Z" w:initials="WU">
    <w:p w14:paraId="3C05865D" w14:textId="77777777" w:rsidR="0065590E" w:rsidRDefault="0065590E" w:rsidP="00D31F38">
      <w:pPr>
        <w:pStyle w:val="CommentText"/>
      </w:pPr>
      <w:r>
        <w:rPr>
          <w:rStyle w:val="CommentReference"/>
        </w:rPr>
        <w:annotationRef/>
      </w:r>
      <w:r>
        <w:t>forever or always?</w:t>
      </w:r>
    </w:p>
  </w:comment>
  <w:comment w:id="368" w:author="Windows User" w:date="2015-10-30T08:56:00Z" w:initials="WU">
    <w:p w14:paraId="3B00730E" w14:textId="77777777" w:rsidR="0065590E" w:rsidRDefault="0065590E" w:rsidP="00D31F38">
      <w:pPr>
        <w:pStyle w:val="CommentText"/>
      </w:pPr>
      <w:r>
        <w:rPr>
          <w:rStyle w:val="CommentReference"/>
        </w:rPr>
        <w:annotationRef/>
      </w:r>
      <w:r>
        <w:t>and forever?</w:t>
      </w:r>
    </w:p>
  </w:comment>
  <w:comment w:id="369" w:author="Windows User" w:date="2015-10-30T08:56:00Z" w:initials="WU">
    <w:p w14:paraId="1B4AAEB0" w14:textId="77777777" w:rsidR="0065590E" w:rsidRDefault="0065590E" w:rsidP="00D31F38">
      <w:pPr>
        <w:pStyle w:val="CommentText"/>
      </w:pPr>
      <w:r>
        <w:rPr>
          <w:rStyle w:val="CommentReference"/>
        </w:rPr>
        <w:annotationRef/>
      </w:r>
      <w:r>
        <w:t>be?</w:t>
      </w:r>
    </w:p>
  </w:comment>
  <w:comment w:id="370" w:author="Windows User" w:date="2015-10-30T08:56:00Z" w:initials="WU">
    <w:p w14:paraId="1B1C5E2C" w14:textId="77777777" w:rsidR="0065590E" w:rsidRDefault="0065590E" w:rsidP="00D31F38">
      <w:pPr>
        <w:pStyle w:val="CommentText"/>
      </w:pPr>
      <w:r>
        <w:rPr>
          <w:rStyle w:val="CommentReference"/>
        </w:rPr>
        <w:annotationRef/>
      </w:r>
      <w:r>
        <w:t>be?</w:t>
      </w:r>
    </w:p>
  </w:comment>
  <w:comment w:id="371" w:author="Windows User" w:date="2015-10-30T08:56:00Z" w:initials="WU">
    <w:p w14:paraId="2A55755C" w14:textId="77777777" w:rsidR="0065590E" w:rsidRDefault="0065590E"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65590E" w:rsidRDefault="0065590E" w:rsidP="00D31F38">
      <w:pPr>
        <w:pStyle w:val="CommentText"/>
      </w:pPr>
      <w:r>
        <w:rPr>
          <w:rStyle w:val="CommentReference"/>
        </w:rPr>
        <w:annotationRef/>
      </w:r>
      <w:r>
        <w:t>utter or declare?</w:t>
      </w:r>
    </w:p>
  </w:comment>
  <w:comment w:id="380" w:author="Windows User" w:date="2015-10-30T08:56:00Z" w:initials="BS">
    <w:p w14:paraId="5E20C97F" w14:textId="77777777" w:rsidR="0065590E" w:rsidRDefault="0065590E" w:rsidP="00D31F38">
      <w:pPr>
        <w:pStyle w:val="CommentText"/>
      </w:pPr>
      <w:r>
        <w:rPr>
          <w:rStyle w:val="CommentReference"/>
        </w:rPr>
        <w:annotationRef/>
      </w:r>
      <w:r>
        <w:t>look at? look upon? regard?</w:t>
      </w:r>
    </w:p>
  </w:comment>
  <w:comment w:id="381" w:author="Windows User" w:date="2015-10-30T08:56:00Z" w:initials="BS">
    <w:p w14:paraId="2ADF0207" w14:textId="77777777" w:rsidR="0065590E" w:rsidRDefault="0065590E" w:rsidP="00D31F38">
      <w:pPr>
        <w:pStyle w:val="CommentText"/>
      </w:pPr>
      <w:r>
        <w:rPr>
          <w:rStyle w:val="CommentReference"/>
        </w:rPr>
        <w:annotationRef/>
      </w:r>
      <w:r>
        <w:t>no one?</w:t>
      </w:r>
    </w:p>
  </w:comment>
  <w:comment w:id="382" w:author="Windows User" w:date="2015-10-30T08:56:00Z" w:initials="BS">
    <w:p w14:paraId="485D87CE" w14:textId="77777777" w:rsidR="0065590E" w:rsidRDefault="0065590E" w:rsidP="00D31F38">
      <w:pPr>
        <w:pStyle w:val="CommentText"/>
      </w:pPr>
      <w:r>
        <w:rPr>
          <w:rStyle w:val="CommentReference"/>
        </w:rPr>
        <w:annotationRef/>
      </w:r>
      <w:r>
        <w:t>in?</w:t>
      </w:r>
    </w:p>
    <w:p w14:paraId="472FCBB1" w14:textId="77777777" w:rsidR="0065590E" w:rsidRDefault="0065590E" w:rsidP="00D31F38">
      <w:pPr>
        <w:pStyle w:val="CommentText"/>
      </w:pPr>
    </w:p>
  </w:comment>
  <w:comment w:id="383" w:author="Windows User" w:date="2015-10-30T08:56:00Z" w:initials="BS">
    <w:p w14:paraId="0FA627AF" w14:textId="77777777" w:rsidR="0065590E" w:rsidRDefault="0065590E" w:rsidP="00D31F38">
      <w:pPr>
        <w:pStyle w:val="CommentText"/>
      </w:pPr>
      <w:r>
        <w:rPr>
          <w:rStyle w:val="CommentReference"/>
        </w:rPr>
        <w:annotationRef/>
      </w:r>
      <w:r>
        <w:t>before?</w:t>
      </w:r>
    </w:p>
  </w:comment>
  <w:comment w:id="384" w:author="Windows User" w:date="2015-10-30T08:56:00Z" w:initials="BS">
    <w:p w14:paraId="744D2B01" w14:textId="77777777" w:rsidR="0065590E" w:rsidRDefault="0065590E"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65590E" w:rsidRDefault="0065590E"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65590E" w:rsidRDefault="0065590E"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65590E" w:rsidRDefault="0065590E"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65590E" w:rsidRDefault="0065590E" w:rsidP="00D31F38">
      <w:pPr>
        <w:pStyle w:val="CommentText"/>
      </w:pPr>
      <w:r>
        <w:rPr>
          <w:rStyle w:val="CommentReference"/>
        </w:rPr>
        <w:annotationRef/>
      </w:r>
      <w:r>
        <w:t>spices or ointment</w:t>
      </w:r>
    </w:p>
  </w:comment>
  <w:comment w:id="389" w:author="Windows User" w:date="2015-10-30T08:56:00Z" w:initials="BS">
    <w:p w14:paraId="5C973492" w14:textId="77777777" w:rsidR="0065590E" w:rsidRDefault="0065590E" w:rsidP="00D31F38">
      <w:pPr>
        <w:pStyle w:val="CommentText"/>
      </w:pPr>
      <w:r>
        <w:rPr>
          <w:rStyle w:val="CommentReference"/>
        </w:rPr>
        <w:annotationRef/>
      </w:r>
      <w:r>
        <w:t>Is risen or has risen?</w:t>
      </w:r>
    </w:p>
  </w:comment>
  <w:comment w:id="390" w:author="Windows User" w:date="2015-10-30T08:56:00Z" w:initials="BS">
    <w:p w14:paraId="2FC8AFF7" w14:textId="77777777" w:rsidR="0065590E" w:rsidRDefault="0065590E"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65590E" w:rsidRDefault="0065590E"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65590E" w:rsidRDefault="0065590E" w:rsidP="00D31F38">
      <w:pPr>
        <w:pStyle w:val="CommentText"/>
      </w:pPr>
      <w:r>
        <w:rPr>
          <w:rStyle w:val="CommentReference"/>
        </w:rPr>
        <w:annotationRef/>
      </w:r>
      <w:r>
        <w:t xml:space="preserve">decay? </w:t>
      </w:r>
    </w:p>
  </w:comment>
  <w:comment w:id="394" w:author="Windows User" w:date="2015-10-30T08:56:00Z" w:initials="WU">
    <w:p w14:paraId="70A28C39" w14:textId="77777777" w:rsidR="0065590E" w:rsidRDefault="0065590E"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65590E" w:rsidRDefault="0065590E"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65590E" w:rsidRDefault="0065590E"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65590E" w:rsidRDefault="0065590E"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65590E" w:rsidRDefault="0065590E"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65590E" w:rsidRDefault="0065590E" w:rsidP="00D31F38">
      <w:pPr>
        <w:pStyle w:val="CommentText"/>
      </w:pPr>
      <w:r>
        <w:rPr>
          <w:rStyle w:val="CommentReference"/>
        </w:rPr>
        <w:annotationRef/>
      </w:r>
      <w:r>
        <w:t>crushed or destroyed?</w:t>
      </w:r>
    </w:p>
  </w:comment>
  <w:comment w:id="400" w:author="Windows User" w:date="2015-10-30T08:56:00Z" w:initials="WU">
    <w:p w14:paraId="2D37744E" w14:textId="77777777" w:rsidR="0065590E" w:rsidRDefault="0065590E"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65590E" w:rsidRDefault="0065590E" w:rsidP="00D31F38">
      <w:pPr>
        <w:pStyle w:val="CommentText"/>
      </w:pPr>
      <w:r>
        <w:rPr>
          <w:rStyle w:val="CommentReference"/>
        </w:rPr>
        <w:annotationRef/>
      </w:r>
      <w:r>
        <w:t>sent or sent forth?</w:t>
      </w:r>
    </w:p>
  </w:comment>
  <w:comment w:id="402" w:author="Windows User" w:date="2015-10-30T08:56:00Z" w:initials="WU">
    <w:p w14:paraId="6E78BA80" w14:textId="77777777" w:rsidR="0065590E" w:rsidRDefault="0065590E" w:rsidP="00D31F38">
      <w:pPr>
        <w:pStyle w:val="CommentText"/>
      </w:pPr>
      <w:r>
        <w:rPr>
          <w:rStyle w:val="CommentReference"/>
        </w:rPr>
        <w:annotationRef/>
      </w:r>
      <w:r>
        <w:t>or saints? ft note?</w:t>
      </w:r>
    </w:p>
  </w:comment>
  <w:comment w:id="403" w:author="Windows User" w:date="2015-10-30T08:56:00Z" w:initials="WU">
    <w:p w14:paraId="2897BA2F" w14:textId="77777777" w:rsidR="0065590E" w:rsidRDefault="0065590E"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65590E" w:rsidRDefault="0065590E" w:rsidP="00D31F38">
      <w:pPr>
        <w:pStyle w:val="CommentText"/>
      </w:pPr>
      <w:r>
        <w:rPr>
          <w:rStyle w:val="CommentReference"/>
        </w:rPr>
        <w:annotationRef/>
      </w:r>
      <w:r>
        <w:t>redeemed? or chose?</w:t>
      </w:r>
    </w:p>
  </w:comment>
  <w:comment w:id="405" w:author="Windows User" w:date="2015-10-30T08:56:00Z" w:initials="WU">
    <w:p w14:paraId="0E9DC1B8" w14:textId="77777777" w:rsidR="0065590E" w:rsidRDefault="0065590E"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65590E" w:rsidRDefault="0065590E" w:rsidP="00D31F38">
      <w:pPr>
        <w:pStyle w:val="CommentText"/>
      </w:pPr>
      <w:r>
        <w:rPr>
          <w:rStyle w:val="CommentReference"/>
        </w:rPr>
        <w:annotationRef/>
      </w:r>
      <w:r>
        <w:t>Nets has pangs.</w:t>
      </w:r>
    </w:p>
  </w:comment>
  <w:comment w:id="407" w:author="Windows User" w:date="2015-10-30T08:56:00Z" w:initials="WU">
    <w:p w14:paraId="6297DC8C" w14:textId="77777777" w:rsidR="0065590E" w:rsidRDefault="0065590E"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65590E" w:rsidRDefault="0065590E"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65590E" w:rsidRDefault="0065590E"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65590E" w:rsidRDefault="0065590E" w:rsidP="00D31F38">
      <w:pPr>
        <w:pStyle w:val="CommentText"/>
      </w:pPr>
      <w:r>
        <w:rPr>
          <w:rStyle w:val="CommentReference"/>
        </w:rPr>
        <w:annotationRef/>
      </w:r>
      <w:r>
        <w:t>For? or Since?</w:t>
      </w:r>
    </w:p>
  </w:comment>
  <w:comment w:id="411" w:author="Windows User" w:date="2015-10-30T08:56:00Z" w:initials="WU">
    <w:p w14:paraId="031A7CF6" w14:textId="77777777" w:rsidR="0065590E" w:rsidRDefault="0065590E"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65590E" w:rsidRDefault="0065590E">
      <w:pPr>
        <w:pStyle w:val="CommentText"/>
      </w:pPr>
      <w:r>
        <w:rPr>
          <w:rStyle w:val="CommentReference"/>
        </w:rPr>
        <w:annotationRef/>
      </w:r>
      <w:r>
        <w:t>Or “he has greatly glorified Himself, as NETS?</w:t>
      </w:r>
    </w:p>
  </w:comment>
  <w:comment w:id="413" w:author="Windows User" w:date="2015-10-30T08:56:00Z" w:initials="WU">
    <w:p w14:paraId="2A38A2FD" w14:textId="77777777" w:rsidR="0065590E" w:rsidRDefault="0065590E"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65590E" w:rsidRDefault="0065590E"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65590E" w:rsidRDefault="0065590E" w:rsidP="00D31F38">
      <w:pPr>
        <w:pStyle w:val="CommentText"/>
      </w:pPr>
      <w:r>
        <w:rPr>
          <w:rStyle w:val="CommentReference"/>
        </w:rPr>
        <w:annotationRef/>
      </w:r>
      <w:r>
        <w:t>path or walkway?</w:t>
      </w:r>
    </w:p>
  </w:comment>
  <w:comment w:id="422" w:author="Brett Slote" w:date="2015-10-30T08:56:00Z" w:initials="BS">
    <w:p w14:paraId="049D3BBD" w14:textId="77777777" w:rsidR="0065590E" w:rsidRDefault="0065590E"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65590E" w:rsidRDefault="0065590E"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65590E" w:rsidRDefault="0065590E"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65590E" w:rsidRDefault="0065590E" w:rsidP="00D31F38">
      <w:pPr>
        <w:pStyle w:val="CommentText"/>
      </w:pPr>
      <w:r>
        <w:rPr>
          <w:rStyle w:val="CommentReference"/>
        </w:rPr>
        <w:annotationRef/>
      </w:r>
      <w:r>
        <w:t>praising or singing?</w:t>
      </w:r>
    </w:p>
  </w:comment>
  <w:comment w:id="426" w:author="Windows User" w:date="2015-10-30T08:56:00Z" w:initials="WU">
    <w:p w14:paraId="56B7B31B" w14:textId="77777777" w:rsidR="0065590E" w:rsidRDefault="0065590E"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65590E" w:rsidRDefault="0065590E" w:rsidP="00344A59">
      <w:pPr>
        <w:pStyle w:val="CommentText"/>
      </w:pPr>
      <w:r>
        <w:rPr>
          <w:rStyle w:val="CommentReference"/>
        </w:rPr>
        <w:annotationRef/>
      </w:r>
      <w:r>
        <w:t>check</w:t>
      </w:r>
    </w:p>
  </w:comment>
  <w:comment w:id="447" w:author="Windows User" w:date="2015-10-30T08:56:00Z" w:initials="BS">
    <w:p w14:paraId="396316C8" w14:textId="77777777" w:rsidR="0065590E" w:rsidRDefault="0065590E"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65590E" w:rsidRDefault="0065590E"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65590E" w:rsidRDefault="0065590E" w:rsidP="00D31F38">
      <w:pPr>
        <w:pStyle w:val="CommentText"/>
      </w:pPr>
      <w:r>
        <w:rPr>
          <w:rStyle w:val="CommentReference"/>
        </w:rPr>
        <w:annotationRef/>
      </w:r>
      <w:r>
        <w:t>heavens?</w:t>
      </w:r>
    </w:p>
  </w:comment>
  <w:comment w:id="461" w:author="Windows User" w:date="2015-10-30T08:56:00Z" w:initials="BS">
    <w:p w14:paraId="57E2DDC4" w14:textId="77777777" w:rsidR="0065590E" w:rsidRDefault="0065590E" w:rsidP="00D31F38">
      <w:pPr>
        <w:pStyle w:val="CommentText"/>
      </w:pPr>
      <w:r>
        <w:rPr>
          <w:rStyle w:val="CommentReference"/>
        </w:rPr>
        <w:annotationRef/>
      </w:r>
      <w:r>
        <w:t>NETS omits clouds</w:t>
      </w:r>
    </w:p>
  </w:comment>
  <w:comment w:id="462" w:author="Windows User" w:date="2015-10-30T08:56:00Z" w:initials="BS">
    <w:p w14:paraId="35628364" w14:textId="77777777" w:rsidR="0065590E" w:rsidRDefault="0065590E" w:rsidP="00D31F38">
      <w:pPr>
        <w:pStyle w:val="CommentText"/>
      </w:pPr>
      <w:r>
        <w:rPr>
          <w:rStyle w:val="CommentReference"/>
        </w:rPr>
        <w:annotationRef/>
      </w:r>
      <w:r>
        <w:t>NETS omits this vs</w:t>
      </w:r>
    </w:p>
  </w:comment>
  <w:comment w:id="463" w:author="Windows User" w:date="2015-10-30T08:56:00Z" w:initials="BS">
    <w:p w14:paraId="1F576F58" w14:textId="77777777" w:rsidR="0065590E" w:rsidRDefault="0065590E"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65590E" w:rsidRDefault="0065590E"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65590E" w:rsidRDefault="0065590E"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65590E" w:rsidRDefault="0065590E" w:rsidP="00D31F38">
      <w:pPr>
        <w:pStyle w:val="CommentText"/>
      </w:pPr>
      <w:r>
        <w:rPr>
          <w:rStyle w:val="CommentReference"/>
        </w:rPr>
        <w:annotationRef/>
      </w:r>
      <w:r>
        <w:t>NETS has sea-monsters</w:t>
      </w:r>
    </w:p>
  </w:comment>
  <w:comment w:id="467" w:author="Windows User" w:date="2015-10-30T08:56:00Z" w:initials="BS">
    <w:p w14:paraId="43D401E2" w14:textId="77777777" w:rsidR="0065590E" w:rsidRDefault="0065590E"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65590E" w:rsidRDefault="0065590E" w:rsidP="00D31F38">
      <w:pPr>
        <w:pStyle w:val="CommentText"/>
      </w:pPr>
      <w:r>
        <w:rPr>
          <w:rStyle w:val="CommentReference"/>
        </w:rPr>
        <w:annotationRef/>
      </w:r>
      <w:r>
        <w:t>NETS has all humans on earth</w:t>
      </w:r>
    </w:p>
  </w:comment>
  <w:comment w:id="469" w:author="Windows User" w:date="2015-10-30T08:56:00Z" w:initials="BS">
    <w:p w14:paraId="6D54AC70" w14:textId="77777777" w:rsidR="0065590E" w:rsidRDefault="0065590E"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65590E" w:rsidRDefault="0065590E" w:rsidP="00D31F38">
      <w:pPr>
        <w:pStyle w:val="CommentText"/>
      </w:pPr>
      <w:r>
        <w:rPr>
          <w:rStyle w:val="CommentReference"/>
        </w:rPr>
        <w:annotationRef/>
      </w:r>
      <w:r>
        <w:t>NETS ends quite differently</w:t>
      </w:r>
    </w:p>
  </w:comment>
  <w:comment w:id="476" w:author="Windows User" w:date="2015-10-30T08:56:00Z" w:initials="BS">
    <w:p w14:paraId="72C14B6E" w14:textId="77777777" w:rsidR="0065590E" w:rsidRDefault="0065590E"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65590E" w:rsidRDefault="0065590E" w:rsidP="003758F4">
      <w:pPr>
        <w:pStyle w:val="CommentText"/>
      </w:pPr>
      <w:r>
        <w:rPr>
          <w:rStyle w:val="CommentReference"/>
        </w:rPr>
        <w:annotationRef/>
      </w:r>
      <w:r>
        <w:t>heavens?</w:t>
      </w:r>
    </w:p>
  </w:comment>
  <w:comment w:id="478" w:author="Windows User" w:date="2015-10-30T08:56:00Z" w:initials="BS">
    <w:p w14:paraId="18B419AF" w14:textId="77777777" w:rsidR="0065590E" w:rsidRDefault="0065590E"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65590E" w:rsidRDefault="0065590E"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65590E" w:rsidRDefault="0065590E"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65590E" w:rsidRDefault="0065590E" w:rsidP="003758F4">
      <w:pPr>
        <w:pStyle w:val="CommentText"/>
      </w:pPr>
      <w:r>
        <w:rPr>
          <w:rStyle w:val="CommentReference"/>
        </w:rPr>
        <w:annotationRef/>
      </w:r>
      <w:r>
        <w:t>NETS has all humans on earth</w:t>
      </w:r>
    </w:p>
  </w:comment>
  <w:comment w:id="482" w:author="Windows User" w:date="2015-10-30T08:56:00Z" w:initials="BS">
    <w:p w14:paraId="4CB6D1D8" w14:textId="77777777" w:rsidR="0065590E" w:rsidRDefault="0065590E"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65590E" w:rsidRDefault="0065590E" w:rsidP="003758F4">
      <w:pPr>
        <w:pStyle w:val="CommentText"/>
      </w:pPr>
      <w:r>
        <w:rPr>
          <w:rStyle w:val="CommentReference"/>
        </w:rPr>
        <w:annotationRef/>
      </w:r>
      <w:r>
        <w:t>NETS ends quite differently</w:t>
      </w:r>
    </w:p>
  </w:comment>
  <w:comment w:id="485" w:author="Windows User" w:date="2015-10-30T08:56:00Z" w:initials="BS">
    <w:p w14:paraId="499D113D" w14:textId="77777777" w:rsidR="0065590E" w:rsidRDefault="0065590E" w:rsidP="00D31F38">
      <w:pPr>
        <w:pStyle w:val="CommentText"/>
      </w:pPr>
      <w:r>
        <w:rPr>
          <w:rStyle w:val="CommentReference"/>
        </w:rPr>
        <w:annotationRef/>
      </w:r>
      <w:r>
        <w:t>giver, or maker?</w:t>
      </w:r>
    </w:p>
  </w:comment>
  <w:comment w:id="486" w:author="Windows User" w:date="2015-10-30T08:56:00Z" w:initials="BS">
    <w:p w14:paraId="29AB3125" w14:textId="77777777" w:rsidR="0065590E" w:rsidRDefault="0065590E" w:rsidP="00D31F38">
      <w:pPr>
        <w:pStyle w:val="CommentText"/>
      </w:pPr>
      <w:r>
        <w:rPr>
          <w:rStyle w:val="CommentReference"/>
        </w:rPr>
        <w:annotationRef/>
      </w:r>
      <w:r>
        <w:t>even NETS has Hananias</w:t>
      </w:r>
    </w:p>
  </w:comment>
  <w:comment w:id="487" w:author="Windows User" w:date="2015-10-30T08:56:00Z" w:initials="BS">
    <w:p w14:paraId="27892612" w14:textId="77777777" w:rsidR="0065590E" w:rsidRDefault="0065590E"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65590E" w:rsidRDefault="0065590E" w:rsidP="00D31F38">
      <w:pPr>
        <w:pStyle w:val="CommentText"/>
      </w:pPr>
      <w:r>
        <w:rPr>
          <w:rStyle w:val="CommentReference"/>
        </w:rPr>
        <w:annotationRef/>
      </w:r>
      <w:r>
        <w:t>Coptic doesn't have "Our God"</w:t>
      </w:r>
    </w:p>
  </w:comment>
  <w:comment w:id="489" w:author="Windows User" w:date="2015-10-30T08:56:00Z" w:initials="BS">
    <w:p w14:paraId="5F8EC33A" w14:textId="77777777" w:rsidR="0065590E" w:rsidRDefault="0065590E" w:rsidP="00D31F38">
      <w:pPr>
        <w:pStyle w:val="CommentText"/>
      </w:pPr>
      <w:r>
        <w:rPr>
          <w:rStyle w:val="CommentReference"/>
        </w:rPr>
        <w:annotationRef/>
      </w:r>
      <w:r>
        <w:t>celebrate or proclaim?</w:t>
      </w:r>
    </w:p>
  </w:comment>
  <w:comment w:id="490" w:author="Windows User" w:date="2015-10-30T08:56:00Z" w:initials="BS">
    <w:p w14:paraId="02E465F6" w14:textId="77777777" w:rsidR="0065590E" w:rsidRDefault="0065590E" w:rsidP="00D31F38">
      <w:pPr>
        <w:pStyle w:val="CommentText"/>
      </w:pPr>
      <w:r>
        <w:rPr>
          <w:rStyle w:val="CommentReference"/>
        </w:rPr>
        <w:annotationRef/>
      </w:r>
      <w:r>
        <w:t>persevere or be sober?</w:t>
      </w:r>
    </w:p>
  </w:comment>
  <w:comment w:id="491" w:author="Windows User" w:date="2015-10-30T08:56:00Z" w:initials="BS">
    <w:p w14:paraId="0F283256" w14:textId="77777777" w:rsidR="0065590E" w:rsidRDefault="0065590E"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65590E" w:rsidRDefault="0065590E" w:rsidP="00D31F38">
      <w:pPr>
        <w:pStyle w:val="CommentText"/>
      </w:pPr>
      <w:r>
        <w:rPr>
          <w:rStyle w:val="CommentReference"/>
        </w:rPr>
        <w:annotationRef/>
      </w:r>
      <w:r>
        <w:t>esmo is bless, not praise...</w:t>
      </w:r>
    </w:p>
  </w:comment>
  <w:comment w:id="493" w:author="Windows User" w:date="2015-10-30T08:56:00Z" w:initials="BS">
    <w:p w14:paraId="22452F1B" w14:textId="77777777" w:rsidR="0065590E" w:rsidRDefault="0065590E"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65590E" w:rsidRDefault="0065590E"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65590E" w:rsidRDefault="0065590E"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65590E" w:rsidRDefault="0065590E"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65590E" w:rsidRDefault="0065590E" w:rsidP="00D31F38">
      <w:pPr>
        <w:pStyle w:val="CommentText"/>
      </w:pPr>
      <w:r>
        <w:rPr>
          <w:rStyle w:val="CommentReference"/>
        </w:rPr>
        <w:annotationRef/>
      </w:r>
      <w:r>
        <w:t>disobedient? heretics?</w:t>
      </w:r>
    </w:p>
  </w:comment>
  <w:comment w:id="498" w:author="Windows User" w:date="2015-10-30T08:56:00Z" w:initials="BS">
    <w:p w14:paraId="298A6523" w14:textId="77777777" w:rsidR="0065590E" w:rsidRDefault="0065590E" w:rsidP="00D31F38">
      <w:pPr>
        <w:pStyle w:val="CommentText"/>
      </w:pPr>
      <w:r>
        <w:rPr>
          <w:rStyle w:val="CommentReference"/>
        </w:rPr>
        <w:annotationRef/>
      </w:r>
      <w:r>
        <w:t>souls or spirits?</w:t>
      </w:r>
    </w:p>
  </w:comment>
  <w:comment w:id="499" w:author="Windows User" w:date="2015-10-30T08:56:00Z" w:initials="BS">
    <w:p w14:paraId="3D56C030" w14:textId="77777777" w:rsidR="0065590E" w:rsidRDefault="0065590E" w:rsidP="00D31F38">
      <w:pPr>
        <w:pStyle w:val="CommentText"/>
      </w:pPr>
      <w:r>
        <w:rPr>
          <w:rStyle w:val="CommentReference"/>
        </w:rPr>
        <w:annotationRef/>
      </w:r>
      <w:r>
        <w:t>humble or contrite?</w:t>
      </w:r>
    </w:p>
  </w:comment>
  <w:comment w:id="500" w:author="Windows User" w:date="2015-10-30T08:56:00Z" w:initials="BS">
    <w:p w14:paraId="4417CE6C" w14:textId="77777777" w:rsidR="0065590E" w:rsidRDefault="0065590E" w:rsidP="00D31F38">
      <w:pPr>
        <w:pStyle w:val="CommentText"/>
      </w:pPr>
      <w:r>
        <w:rPr>
          <w:rStyle w:val="CommentReference"/>
        </w:rPr>
        <w:annotationRef/>
      </w:r>
      <w:r>
        <w:t>hearts?</w:t>
      </w:r>
    </w:p>
  </w:comment>
  <w:comment w:id="501" w:author="Windows User" w:date="2015-10-30T08:56:00Z" w:initials="BS">
    <w:p w14:paraId="6056EF08" w14:textId="77777777" w:rsidR="0065590E" w:rsidRDefault="0065590E" w:rsidP="00D31F38">
      <w:pPr>
        <w:pStyle w:val="CommentText"/>
      </w:pPr>
      <w:r>
        <w:rPr>
          <w:rStyle w:val="CommentReference"/>
        </w:rPr>
        <w:annotationRef/>
      </w:r>
      <w:r>
        <w:t>this or LA?</w:t>
      </w:r>
    </w:p>
  </w:comment>
  <w:comment w:id="502" w:author="Windows User" w:date="2015-10-30T08:56:00Z" w:initials="BS">
    <w:p w14:paraId="021CF208" w14:textId="77777777" w:rsidR="0065590E" w:rsidRDefault="0065590E" w:rsidP="00D31F38">
      <w:pPr>
        <w:pStyle w:val="CommentText"/>
      </w:pPr>
      <w:r>
        <w:rPr>
          <w:rStyle w:val="CommentReference"/>
        </w:rPr>
        <w:annotationRef/>
      </w:r>
      <w:r>
        <w:t>righteous of, or who revere</w:t>
      </w:r>
    </w:p>
  </w:comment>
  <w:comment w:id="503" w:author="Windows User" w:date="2015-10-30T08:56:00Z" w:initials="BS">
    <w:p w14:paraId="2B7DD481" w14:textId="77777777" w:rsidR="0065590E" w:rsidRDefault="0065590E"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65590E" w:rsidRDefault="0065590E" w:rsidP="00D31F38">
      <w:pPr>
        <w:pStyle w:val="CommentText"/>
      </w:pPr>
      <w:r>
        <w:rPr>
          <w:rStyle w:val="CommentReference"/>
        </w:rPr>
        <w:annotationRef/>
      </w:r>
      <w:r>
        <w:t>that he may praise and say?</w:t>
      </w:r>
    </w:p>
  </w:comment>
  <w:comment w:id="522" w:author="Windows User" w:date="2015-11-21T13:00:00Z" w:initials="WU">
    <w:p w14:paraId="72B45ACE" w14:textId="77777777" w:rsidR="0065590E" w:rsidRDefault="0065590E" w:rsidP="00D31F38">
      <w:pPr>
        <w:pStyle w:val="CommentText"/>
      </w:pPr>
      <w:r>
        <w:rPr>
          <w:rStyle w:val="CommentReference"/>
        </w:rPr>
        <w:annotationRef/>
      </w:r>
      <w:r>
        <w:t>Check, and 2 above.</w:t>
      </w:r>
    </w:p>
  </w:comment>
  <w:comment w:id="523" w:author="Brett Slote" w:date="2015-10-30T08:56:00Z" w:initials="BS">
    <w:p w14:paraId="0C0C90F8" w14:textId="77777777" w:rsidR="0065590E" w:rsidRDefault="0065590E"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65590E" w:rsidRDefault="0065590E" w:rsidP="00D31F38">
      <w:pPr>
        <w:pStyle w:val="CommentText"/>
      </w:pPr>
      <w:r>
        <w:rPr>
          <w:rStyle w:val="CommentReference"/>
        </w:rPr>
        <w:annotationRef/>
      </w:r>
      <w:r>
        <w:t>check</w:t>
      </w:r>
    </w:p>
  </w:comment>
  <w:comment w:id="525" w:author="Windows User" w:date="2015-11-21T13:00:00Z" w:initials="WU">
    <w:p w14:paraId="0CFC2594" w14:textId="77777777" w:rsidR="0065590E" w:rsidRDefault="0065590E" w:rsidP="00D31F38">
      <w:pPr>
        <w:pStyle w:val="CommentText"/>
      </w:pPr>
      <w:r>
        <w:rPr>
          <w:rStyle w:val="CommentReference"/>
        </w:rPr>
        <w:annotationRef/>
      </w:r>
      <w:r>
        <w:t>check</w:t>
      </w:r>
    </w:p>
  </w:comment>
  <w:comment w:id="526" w:author="Windows User" w:date="2015-11-21T13:01:00Z" w:initials="WU">
    <w:p w14:paraId="403A6460" w14:textId="77777777" w:rsidR="0065590E" w:rsidRDefault="0065590E" w:rsidP="00D31F38">
      <w:pPr>
        <w:pStyle w:val="CommentText"/>
      </w:pPr>
      <w:r>
        <w:rPr>
          <w:rStyle w:val="CommentReference"/>
        </w:rPr>
        <w:annotationRef/>
      </w:r>
      <w:r>
        <w:t>check, find Copitic</w:t>
      </w:r>
    </w:p>
  </w:comment>
  <w:comment w:id="527" w:author="Windows User" w:date="2015-10-30T08:56:00Z" w:initials="BS">
    <w:p w14:paraId="1B2986E7" w14:textId="77777777" w:rsidR="0065590E" w:rsidRDefault="0065590E"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65590E" w:rsidRDefault="0065590E" w:rsidP="00D31F38">
      <w:pPr>
        <w:pStyle w:val="CommentText"/>
      </w:pPr>
      <w:r>
        <w:rPr>
          <w:rStyle w:val="CommentReference"/>
        </w:rPr>
        <w:annotationRef/>
      </w:r>
      <w:r>
        <w:t>add</w:t>
      </w:r>
    </w:p>
  </w:comment>
  <w:comment w:id="531" w:author="Windows User" w:date="2015-10-30T08:56:00Z" w:initials="BS">
    <w:p w14:paraId="76CF17E1" w14:textId="77777777" w:rsidR="0065590E" w:rsidRDefault="0065590E"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65590E" w:rsidRDefault="0065590E" w:rsidP="00D31F38">
      <w:pPr>
        <w:pStyle w:val="CommentText"/>
      </w:pPr>
      <w:r>
        <w:rPr>
          <w:rStyle w:val="CommentReference"/>
        </w:rPr>
        <w:annotationRef/>
      </w:r>
      <w:r>
        <w:t>Communion or commemoration?</w:t>
      </w:r>
    </w:p>
  </w:comment>
  <w:comment w:id="533" w:author="Windows User" w:date="2015-11-21T13:01:00Z" w:initials="WU">
    <w:p w14:paraId="3C8EDFD6" w14:textId="77777777" w:rsidR="0065590E" w:rsidRDefault="0065590E" w:rsidP="00D31F38">
      <w:pPr>
        <w:pStyle w:val="CommentText"/>
      </w:pPr>
      <w:r>
        <w:rPr>
          <w:rStyle w:val="CommentReference"/>
        </w:rPr>
        <w:annotationRef/>
      </w:r>
      <w:r>
        <w:t>Check, and 2 above</w:t>
      </w:r>
    </w:p>
  </w:comment>
  <w:comment w:id="534" w:author="Brett Slote" w:date="2015-10-30T08:56:00Z" w:initials="BS">
    <w:p w14:paraId="502DF58D" w14:textId="77777777" w:rsidR="0065590E" w:rsidRDefault="0065590E"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65590E" w:rsidRDefault="0065590E" w:rsidP="00D31F38">
      <w:pPr>
        <w:pStyle w:val="CommentText"/>
      </w:pPr>
      <w:r>
        <w:rPr>
          <w:rStyle w:val="CommentReference"/>
        </w:rPr>
        <w:annotationRef/>
      </w:r>
      <w:r>
        <w:t>check</w:t>
      </w:r>
    </w:p>
  </w:comment>
  <w:comment w:id="536" w:author="Windows User" w:date="2015-10-30T08:56:00Z" w:initials="BS">
    <w:p w14:paraId="303AD0FE" w14:textId="77777777" w:rsidR="0065590E" w:rsidRDefault="0065590E"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65590E" w:rsidRDefault="0065590E" w:rsidP="00D31F38">
      <w:pPr>
        <w:pStyle w:val="CommentText"/>
      </w:pPr>
      <w:r>
        <w:rPr>
          <w:rStyle w:val="CommentReference"/>
        </w:rPr>
        <w:annotationRef/>
      </w:r>
      <w:r>
        <w:t>check.  Add Coptic</w:t>
      </w:r>
    </w:p>
  </w:comment>
  <w:comment w:id="543" w:author="Windows User" w:date="2015-11-02T12:45:00Z" w:initials="BS">
    <w:p w14:paraId="02E474EA" w14:textId="77777777" w:rsidR="0065590E" w:rsidRDefault="0065590E" w:rsidP="00D31F38">
      <w:pPr>
        <w:pStyle w:val="CommentText"/>
      </w:pPr>
      <w:r>
        <w:rPr>
          <w:rStyle w:val="CommentReference"/>
        </w:rPr>
        <w:annotationRef/>
      </w:r>
      <w:r>
        <w:t>Godhead or Divinity?</w:t>
      </w:r>
    </w:p>
  </w:comment>
  <w:comment w:id="544" w:author="Windows User" w:date="2015-10-30T08:56:00Z" w:initials="BS">
    <w:p w14:paraId="1165D588" w14:textId="77777777" w:rsidR="0065590E" w:rsidRDefault="0065590E"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65590E" w:rsidRDefault="0065590E"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65590E" w:rsidRDefault="0065590E"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65590E" w:rsidRDefault="0065590E" w:rsidP="00D31F38">
      <w:pPr>
        <w:pStyle w:val="CommentText"/>
      </w:pPr>
      <w:r>
        <w:rPr>
          <w:rStyle w:val="CommentReference"/>
        </w:rPr>
        <w:annotationRef/>
      </w:r>
      <w:r>
        <w:t>check</w:t>
      </w:r>
    </w:p>
  </w:comment>
  <w:comment w:id="560" w:author="Windows User" w:date="2015-11-21T13:03:00Z" w:initials="WU">
    <w:p w14:paraId="2CFCDBC4" w14:textId="77777777" w:rsidR="0065590E" w:rsidRDefault="0065590E" w:rsidP="00D31F38">
      <w:pPr>
        <w:pStyle w:val="CommentText"/>
      </w:pPr>
      <w:r>
        <w:rPr>
          <w:rStyle w:val="CommentReference"/>
        </w:rPr>
        <w:annotationRef/>
      </w:r>
      <w:r>
        <w:t>check</w:t>
      </w:r>
    </w:p>
  </w:comment>
  <w:comment w:id="561" w:author="Windows User" w:date="2015-11-21T13:04:00Z" w:initials="WU">
    <w:p w14:paraId="7B87BF1F" w14:textId="77777777" w:rsidR="0065590E" w:rsidRDefault="0065590E" w:rsidP="00D31F38">
      <w:pPr>
        <w:pStyle w:val="CommentText"/>
      </w:pPr>
      <w:r>
        <w:rPr>
          <w:rStyle w:val="CommentReference"/>
        </w:rPr>
        <w:annotationRef/>
      </w:r>
      <w:r>
        <w:t>check</w:t>
      </w:r>
    </w:p>
  </w:comment>
  <w:comment w:id="562" w:author="Windows User" w:date="2015-10-30T08:56:00Z" w:initials="BS">
    <w:p w14:paraId="469A8399" w14:textId="77777777" w:rsidR="0065590E" w:rsidRDefault="0065590E"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65590E" w:rsidRDefault="0065590E"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65590E" w:rsidRDefault="0065590E"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65590E" w:rsidRDefault="0065590E"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65590E" w:rsidRDefault="0065590E"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65590E" w:rsidRDefault="0065590E" w:rsidP="00D31F38">
      <w:pPr>
        <w:pStyle w:val="CommentText"/>
      </w:pPr>
      <w:r>
        <w:rPr>
          <w:rStyle w:val="CommentReference"/>
        </w:rPr>
        <w:annotationRef/>
      </w:r>
      <w:r>
        <w:t>NETS has rebukes. punishments?</w:t>
      </w:r>
    </w:p>
  </w:comment>
  <w:comment w:id="578" w:author="Windows User" w:date="2015-10-30T08:56:00Z" w:initials="BS">
    <w:p w14:paraId="37F1C98E" w14:textId="77777777" w:rsidR="0065590E" w:rsidRDefault="0065590E" w:rsidP="00D31F38">
      <w:pPr>
        <w:pStyle w:val="CommentText"/>
      </w:pPr>
      <w:r>
        <w:rPr>
          <w:rStyle w:val="CommentReference"/>
        </w:rPr>
        <w:annotationRef/>
      </w:r>
      <w:r>
        <w:t>psaltry? or lyre?</w:t>
      </w:r>
    </w:p>
  </w:comment>
  <w:comment w:id="591" w:author="Windows User" w:date="2015-11-21T13:04:00Z" w:initials="WU">
    <w:p w14:paraId="43A5D1B1" w14:textId="77777777" w:rsidR="0065590E" w:rsidRDefault="0065590E" w:rsidP="00E35F1F">
      <w:pPr>
        <w:pStyle w:val="CommentText"/>
      </w:pPr>
      <w:r>
        <w:rPr>
          <w:rStyle w:val="CommentReference"/>
        </w:rPr>
        <w:annotationRef/>
      </w:r>
      <w:r>
        <w:t>check</w:t>
      </w:r>
    </w:p>
  </w:comment>
  <w:comment w:id="592" w:author="Windows User" w:date="2015-11-21T13:04:00Z" w:initials="WU">
    <w:p w14:paraId="4B6A4DE4" w14:textId="77777777" w:rsidR="0065590E" w:rsidRDefault="0065590E" w:rsidP="00E35F1F">
      <w:pPr>
        <w:pStyle w:val="CommentText"/>
      </w:pPr>
      <w:r>
        <w:rPr>
          <w:rStyle w:val="CommentReference"/>
        </w:rPr>
        <w:annotationRef/>
      </w:r>
      <w:r>
        <w:t>check</w:t>
      </w:r>
    </w:p>
  </w:comment>
  <w:comment w:id="593" w:author="Windows User" w:date="2015-10-30T08:56:00Z" w:initials="BS">
    <w:p w14:paraId="483AEE75" w14:textId="77777777" w:rsidR="0065590E" w:rsidRDefault="0065590E" w:rsidP="00E35F1F">
      <w:pPr>
        <w:pStyle w:val="CommentText"/>
      </w:pPr>
      <w:r>
        <w:rPr>
          <w:rStyle w:val="CommentReference"/>
        </w:rPr>
        <w:annotationRef/>
      </w:r>
      <w:r>
        <w:t>tense? praise or will praise?</w:t>
      </w:r>
    </w:p>
  </w:comment>
  <w:comment w:id="594" w:author="Windows User" w:date="2015-10-30T08:56:00Z" w:initials="BS">
    <w:p w14:paraId="17DAD50D" w14:textId="77777777" w:rsidR="0065590E" w:rsidRDefault="0065590E" w:rsidP="00E35F1F">
      <w:pPr>
        <w:pStyle w:val="CommentText"/>
      </w:pPr>
      <w:r>
        <w:rPr>
          <w:rStyle w:val="CommentReference"/>
        </w:rPr>
        <w:annotationRef/>
      </w:r>
      <w:r>
        <w:t>earth? land? creation?</w:t>
      </w:r>
    </w:p>
  </w:comment>
  <w:comment w:id="595" w:author="Windows User" w:date="2015-11-21T13:05:00Z" w:initials="WU">
    <w:p w14:paraId="412BFF55" w14:textId="77777777" w:rsidR="0065590E" w:rsidRDefault="0065590E" w:rsidP="00E35F1F">
      <w:pPr>
        <w:pStyle w:val="CommentText"/>
      </w:pPr>
      <w:r>
        <w:rPr>
          <w:rStyle w:val="CommentReference"/>
        </w:rPr>
        <w:annotationRef/>
      </w:r>
      <w:r>
        <w:t>check</w:t>
      </w:r>
    </w:p>
  </w:comment>
  <w:comment w:id="596" w:author="Windows User" w:date="2015-10-30T08:56:00Z" w:initials="BS">
    <w:p w14:paraId="4FEF2EC7" w14:textId="77777777" w:rsidR="0065590E" w:rsidRDefault="0065590E"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65590E" w:rsidRDefault="0065590E"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65590E" w:rsidRDefault="0065590E"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65590E" w:rsidRDefault="0065590E" w:rsidP="00E35F1F">
      <w:pPr>
        <w:pStyle w:val="CommentText"/>
      </w:pPr>
      <w:r>
        <w:rPr>
          <w:rStyle w:val="CommentReference"/>
        </w:rPr>
        <w:annotationRef/>
      </w:r>
      <w:r>
        <w:t>patience or longsuffering?</w:t>
      </w:r>
    </w:p>
  </w:comment>
  <w:comment w:id="600" w:author="Windows User" w:date="2015-10-30T08:56:00Z" w:initials="BS">
    <w:p w14:paraId="2E20A232" w14:textId="77777777" w:rsidR="0065590E" w:rsidRDefault="0065590E" w:rsidP="00E35F1F">
      <w:pPr>
        <w:pStyle w:val="CommentText"/>
      </w:pPr>
      <w:r>
        <w:rPr>
          <w:rStyle w:val="CommentReference"/>
        </w:rPr>
        <w:annotationRef/>
      </w:r>
      <w:r>
        <w:t>just "at the first watch"?</w:t>
      </w:r>
    </w:p>
  </w:comment>
  <w:comment w:id="601" w:author="Windows User" w:date="2015-10-30T08:56:00Z" w:initials="BS">
    <w:p w14:paraId="34FB1BC0" w14:textId="77777777" w:rsidR="0065590E" w:rsidRDefault="0065590E" w:rsidP="00E35F1F">
      <w:pPr>
        <w:pStyle w:val="CommentText"/>
      </w:pPr>
      <w:r>
        <w:rPr>
          <w:rStyle w:val="CommentReference"/>
        </w:rPr>
        <w:annotationRef/>
      </w:r>
      <w:r>
        <w:t>sweet, or easy?</w:t>
      </w:r>
    </w:p>
  </w:comment>
  <w:comment w:id="602" w:author="Windows User" w:date="2015-10-30T08:56:00Z" w:initials="BS">
    <w:p w14:paraId="20646872" w14:textId="77777777" w:rsidR="0065590E" w:rsidRDefault="0065590E"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65590E" w:rsidRDefault="0065590E" w:rsidP="00E35F1F">
      <w:pPr>
        <w:pStyle w:val="CommentText"/>
      </w:pPr>
      <w:r>
        <w:rPr>
          <w:rStyle w:val="CommentReference"/>
        </w:rPr>
        <w:annotationRef/>
      </w:r>
      <w:r>
        <w:t>sound better if omit of?</w:t>
      </w:r>
    </w:p>
  </w:comment>
  <w:comment w:id="604" w:author="Windows User" w:date="2015-10-30T08:56:00Z" w:initials="BS">
    <w:p w14:paraId="0D6FF167" w14:textId="77777777" w:rsidR="0065590E" w:rsidRDefault="0065590E" w:rsidP="00E35F1F">
      <w:pPr>
        <w:pStyle w:val="CommentText"/>
      </w:pPr>
      <w:r>
        <w:rPr>
          <w:rStyle w:val="CommentReference"/>
        </w:rPr>
        <w:annotationRef/>
      </w:r>
      <w:r>
        <w:t>truth, or righteousness?</w:t>
      </w:r>
    </w:p>
  </w:comment>
  <w:comment w:id="605" w:author="Windows User" w:date="2015-10-30T08:56:00Z" w:initials="BS">
    <w:p w14:paraId="1A8CABED" w14:textId="77777777" w:rsidR="0065590E" w:rsidRDefault="0065590E" w:rsidP="00E35F1F">
      <w:pPr>
        <w:pStyle w:val="CommentText"/>
      </w:pPr>
      <w:r>
        <w:rPr>
          <w:rStyle w:val="CommentReference"/>
        </w:rPr>
        <w:annotationRef/>
      </w:r>
      <w:r>
        <w:t>true, or perfecvt?</w:t>
      </w:r>
    </w:p>
  </w:comment>
  <w:comment w:id="606" w:author="Windows User" w:date="2015-10-30T08:56:00Z" w:initials="BS">
    <w:p w14:paraId="21AC5CB8" w14:textId="77777777" w:rsidR="0065590E" w:rsidRDefault="0065590E" w:rsidP="00E35F1F">
      <w:pPr>
        <w:pStyle w:val="CommentText"/>
      </w:pPr>
      <w:r>
        <w:rPr>
          <w:rStyle w:val="CommentReference"/>
        </w:rPr>
        <w:annotationRef/>
      </w:r>
      <w:r>
        <w:t>and?</w:t>
      </w:r>
    </w:p>
  </w:comment>
  <w:comment w:id="607" w:author="Windows User" w:date="2015-10-30T08:56:00Z" w:initials="BS">
    <w:p w14:paraId="6C6DCC78" w14:textId="77777777" w:rsidR="0065590E" w:rsidRDefault="0065590E"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65590E" w:rsidRDefault="0065590E" w:rsidP="00E35F1F">
      <w:pPr>
        <w:pStyle w:val="CommentText"/>
      </w:pPr>
      <w:r>
        <w:rPr>
          <w:rStyle w:val="CommentReference"/>
        </w:rPr>
        <w:annotationRef/>
      </w:r>
      <w:r>
        <w:t>will?</w:t>
      </w:r>
    </w:p>
  </w:comment>
  <w:comment w:id="609" w:author="Windows User" w:date="2015-10-30T08:56:00Z" w:initials="BS">
    <w:p w14:paraId="6FC8752C" w14:textId="77777777" w:rsidR="0065590E" w:rsidRDefault="0065590E" w:rsidP="00E35F1F">
      <w:pPr>
        <w:pStyle w:val="CommentText"/>
      </w:pPr>
      <w:r>
        <w:rPr>
          <w:rStyle w:val="CommentReference"/>
        </w:rPr>
        <w:annotationRef/>
      </w:r>
      <w:r>
        <w:t>save? keep? deliver?</w:t>
      </w:r>
    </w:p>
  </w:comment>
  <w:comment w:id="610" w:author="Windows User" w:date="2015-10-30T08:56:00Z" w:initials="BS">
    <w:p w14:paraId="7843FDD6" w14:textId="77777777" w:rsidR="0065590E" w:rsidRDefault="0065590E"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65590E" w:rsidRDefault="0065590E"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65590E" w:rsidRDefault="0065590E"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65590E" w:rsidRDefault="0065590E"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65590E" w:rsidRDefault="0065590E" w:rsidP="00E35F1F">
      <w:pPr>
        <w:pStyle w:val="CommentText"/>
      </w:pPr>
      <w:r>
        <w:rPr>
          <w:rStyle w:val="CommentReference"/>
        </w:rPr>
        <w:annotationRef/>
      </w:r>
      <w:r>
        <w:t>tense?</w:t>
      </w:r>
    </w:p>
  </w:comment>
  <w:comment w:id="626" w:author="Windows User" w:date="2015-10-30T08:56:00Z" w:initials="BS">
    <w:p w14:paraId="5C472088" w14:textId="77777777" w:rsidR="0065590E" w:rsidRDefault="0065590E" w:rsidP="00E35F1F">
      <w:pPr>
        <w:pStyle w:val="CommentText"/>
      </w:pPr>
      <w:r>
        <w:rPr>
          <w:rStyle w:val="CommentReference"/>
        </w:rPr>
        <w:annotationRef/>
      </w:r>
      <w:r>
        <w:t>exalt or magnify?</w:t>
      </w:r>
    </w:p>
  </w:comment>
  <w:comment w:id="627" w:author="Windows User" w:date="2015-10-30T08:56:00Z" w:initials="BS">
    <w:p w14:paraId="2FB7E2BD" w14:textId="77777777" w:rsidR="0065590E" w:rsidRDefault="0065590E" w:rsidP="00E35F1F">
      <w:pPr>
        <w:pStyle w:val="CommentText"/>
      </w:pPr>
      <w:r>
        <w:rPr>
          <w:rStyle w:val="CommentReference"/>
        </w:rPr>
        <w:annotationRef/>
      </w:r>
      <w:r>
        <w:t>or iwn?</w:t>
      </w:r>
    </w:p>
  </w:comment>
  <w:comment w:id="631" w:author="Windows User" w:date="2015-10-30T08:56:00Z" w:initials="BS">
    <w:p w14:paraId="3C8244A0" w14:textId="77777777" w:rsidR="0065590E" w:rsidRDefault="0065590E"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65590E" w:rsidRDefault="0065590E"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65590E" w:rsidRDefault="0065590E"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65590E" w:rsidRDefault="0065590E"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65590E" w:rsidRDefault="0065590E" w:rsidP="00E35F1F">
      <w:pPr>
        <w:pStyle w:val="CommentText"/>
      </w:pPr>
      <w:r>
        <w:rPr>
          <w:rStyle w:val="CommentReference"/>
        </w:rPr>
        <w:annotationRef/>
      </w:r>
      <w:r>
        <w:t>coessential or consubstantial?</w:t>
      </w:r>
    </w:p>
  </w:comment>
  <w:comment w:id="636" w:author="Windows User" w:date="2015-10-30T08:56:00Z" w:initials="BS">
    <w:p w14:paraId="66C0B0D7" w14:textId="77777777" w:rsidR="0065590E" w:rsidRDefault="0065590E" w:rsidP="00E35F1F">
      <w:pPr>
        <w:pStyle w:val="CommentText"/>
      </w:pPr>
      <w:r>
        <w:rPr>
          <w:rStyle w:val="CommentReference"/>
        </w:rPr>
        <w:annotationRef/>
      </w:r>
      <w:r>
        <w:t>made one or joined?</w:t>
      </w:r>
    </w:p>
  </w:comment>
  <w:comment w:id="637" w:author="Windows User" w:date="2015-10-30T08:56:00Z" w:initials="BS">
    <w:p w14:paraId="094D26E3" w14:textId="77777777" w:rsidR="0065590E" w:rsidRDefault="0065590E"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65590E" w:rsidRDefault="0065590E"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65590E" w:rsidRDefault="0065590E" w:rsidP="00E35F1F">
      <w:pPr>
        <w:pStyle w:val="CommentText"/>
      </w:pPr>
      <w:r>
        <w:rPr>
          <w:rStyle w:val="CommentReference"/>
        </w:rPr>
        <w:annotationRef/>
      </w:r>
      <w:r>
        <w:t>woven or fine?</w:t>
      </w:r>
    </w:p>
  </w:comment>
  <w:comment w:id="640" w:author="Windows User" w:date="2015-10-30T08:56:00Z" w:initials="BS">
    <w:p w14:paraId="7A9FC970" w14:textId="77777777" w:rsidR="0065590E" w:rsidRDefault="0065590E" w:rsidP="00E35F1F">
      <w:pPr>
        <w:pStyle w:val="CommentText"/>
      </w:pPr>
      <w:r>
        <w:rPr>
          <w:rStyle w:val="CommentReference"/>
        </w:rPr>
        <w:annotationRef/>
      </w:r>
      <w:r>
        <w:t>palin</w:t>
      </w:r>
    </w:p>
  </w:comment>
  <w:comment w:id="641" w:author="Windows User" w:date="2015-10-30T08:56:00Z" w:initials="BS">
    <w:p w14:paraId="5EFFC3EC" w14:textId="77777777" w:rsidR="0065590E" w:rsidRDefault="0065590E" w:rsidP="00E35F1F">
      <w:pPr>
        <w:pStyle w:val="CommentText"/>
      </w:pPr>
      <w:r>
        <w:rPr>
          <w:rStyle w:val="CommentReference"/>
        </w:rPr>
        <w:annotationRef/>
      </w:r>
      <w:r>
        <w:t>exalt or magnify?</w:t>
      </w:r>
    </w:p>
  </w:comment>
  <w:comment w:id="642" w:author="Windows User" w:date="2015-10-30T08:56:00Z" w:initials="BS">
    <w:p w14:paraId="150C26DA" w14:textId="77777777" w:rsidR="0065590E" w:rsidRDefault="0065590E" w:rsidP="00E35F1F">
      <w:pPr>
        <w:pStyle w:val="CommentText"/>
      </w:pPr>
      <w:r>
        <w:rPr>
          <w:rStyle w:val="CommentReference"/>
        </w:rPr>
        <w:annotationRef/>
      </w:r>
      <w:r>
        <w:t>or iwn?</w:t>
      </w:r>
    </w:p>
  </w:comment>
  <w:comment w:id="646" w:author="Windows User" w:date="2015-10-30T08:56:00Z" w:initials="BS">
    <w:p w14:paraId="0E3B452D" w14:textId="77777777" w:rsidR="0065590E" w:rsidRDefault="0065590E"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65590E" w:rsidRDefault="0065590E" w:rsidP="00E35F1F">
      <w:pPr>
        <w:pStyle w:val="CommentText"/>
      </w:pPr>
      <w:r>
        <w:rPr>
          <w:rStyle w:val="CommentReference"/>
        </w:rPr>
        <w:annotationRef/>
      </w:r>
      <w:r>
        <w:t>forged or beaten?</w:t>
      </w:r>
    </w:p>
  </w:comment>
  <w:comment w:id="648" w:author="Windows User" w:date="2015-10-30T08:56:00Z" w:initials="BS">
    <w:p w14:paraId="3E8ADE2B" w14:textId="77777777" w:rsidR="0065590E" w:rsidRDefault="0065590E"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65590E" w:rsidRDefault="0065590E"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65590E" w:rsidRDefault="0065590E" w:rsidP="00E35F1F">
      <w:pPr>
        <w:pStyle w:val="CommentText"/>
      </w:pPr>
      <w:r>
        <w:rPr>
          <w:rStyle w:val="CommentReference"/>
        </w:rPr>
        <w:annotationRef/>
      </w:r>
      <w:r>
        <w:t>why does Abouna omit sin?</w:t>
      </w:r>
    </w:p>
  </w:comment>
  <w:comment w:id="651" w:author="Windows User" w:date="2015-10-30T08:56:00Z" w:initials="BS">
    <w:p w14:paraId="027A16CD" w14:textId="77777777" w:rsidR="0065590E" w:rsidRDefault="0065590E" w:rsidP="00E35F1F">
      <w:pPr>
        <w:pStyle w:val="CommentText"/>
      </w:pPr>
      <w:r>
        <w:rPr>
          <w:rStyle w:val="CommentReference"/>
        </w:rPr>
        <w:annotationRef/>
      </w:r>
      <w:r>
        <w:t>exalt or magnify?</w:t>
      </w:r>
    </w:p>
  </w:comment>
  <w:comment w:id="652" w:author="Windows User" w:date="2015-10-30T08:56:00Z" w:initials="BS">
    <w:p w14:paraId="20C9574B" w14:textId="77777777" w:rsidR="0065590E" w:rsidRDefault="0065590E" w:rsidP="00E35F1F">
      <w:pPr>
        <w:pStyle w:val="CommentText"/>
      </w:pPr>
      <w:r>
        <w:rPr>
          <w:rStyle w:val="CommentReference"/>
        </w:rPr>
        <w:annotationRef/>
      </w:r>
      <w:r>
        <w:t>or iwn?</w:t>
      </w:r>
    </w:p>
  </w:comment>
  <w:comment w:id="656" w:author="Windows User" w:date="2015-10-30T08:56:00Z" w:initials="BS">
    <w:p w14:paraId="6726A127" w14:textId="77777777" w:rsidR="0065590E" w:rsidRDefault="0065590E"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65590E" w:rsidRDefault="0065590E"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65590E" w:rsidRDefault="0065590E" w:rsidP="00E35F1F">
      <w:pPr>
        <w:pStyle w:val="CommentText"/>
      </w:pPr>
      <w:r>
        <w:rPr>
          <w:rStyle w:val="CommentReference"/>
        </w:rPr>
        <w:annotationRef/>
      </w:r>
      <w:r>
        <w:t>exalt or magnify?</w:t>
      </w:r>
    </w:p>
  </w:comment>
  <w:comment w:id="659" w:author="Windows User" w:date="2015-10-30T08:56:00Z" w:initials="BS">
    <w:p w14:paraId="3A4414A4" w14:textId="77777777" w:rsidR="0065590E" w:rsidRDefault="0065590E" w:rsidP="00E35F1F">
      <w:pPr>
        <w:pStyle w:val="CommentText"/>
      </w:pPr>
      <w:r>
        <w:rPr>
          <w:rStyle w:val="CommentReference"/>
        </w:rPr>
        <w:annotationRef/>
      </w:r>
      <w:r>
        <w:t>or iwn?</w:t>
      </w:r>
    </w:p>
  </w:comment>
  <w:comment w:id="663" w:author="Windows User" w:date="2015-10-30T08:56:00Z" w:initials="BS">
    <w:p w14:paraId="60D89983" w14:textId="77777777" w:rsidR="0065590E" w:rsidRDefault="0065590E" w:rsidP="00E35F1F">
      <w:pPr>
        <w:pStyle w:val="CommentText"/>
      </w:pPr>
      <w:r>
        <w:rPr>
          <w:rStyle w:val="CommentReference"/>
        </w:rPr>
        <w:annotationRef/>
      </w:r>
      <w:r>
        <w:t>perpetual lamp?</w:t>
      </w:r>
    </w:p>
  </w:comment>
  <w:comment w:id="664" w:author="Windows User" w:date="2015-10-30T08:56:00Z" w:initials="BS">
    <w:p w14:paraId="708630CC" w14:textId="77777777" w:rsidR="0065590E" w:rsidRDefault="0065590E" w:rsidP="00E35F1F">
      <w:pPr>
        <w:pStyle w:val="CommentText"/>
      </w:pPr>
      <w:r>
        <w:rPr>
          <w:rStyle w:val="CommentReference"/>
        </w:rPr>
        <w:annotationRef/>
      </w:r>
      <w:r>
        <w:t>parousia?</w:t>
      </w:r>
    </w:p>
  </w:comment>
  <w:comment w:id="665" w:author="Windows User" w:date="2015-10-30T08:56:00Z" w:initials="BS">
    <w:p w14:paraId="670AE5C3" w14:textId="77777777" w:rsidR="0065590E" w:rsidRDefault="0065590E" w:rsidP="00E35F1F">
      <w:pPr>
        <w:pStyle w:val="CommentText"/>
      </w:pPr>
      <w:r>
        <w:rPr>
          <w:rStyle w:val="CommentReference"/>
        </w:rPr>
        <w:annotationRef/>
      </w:r>
      <w:r>
        <w:t>tense?</w:t>
      </w:r>
    </w:p>
  </w:comment>
  <w:comment w:id="666" w:author="Windows User" w:date="2015-10-30T08:56:00Z" w:initials="BS">
    <w:p w14:paraId="281D5A29" w14:textId="77777777" w:rsidR="0065590E" w:rsidRDefault="0065590E" w:rsidP="00E35F1F">
      <w:pPr>
        <w:pStyle w:val="CommentText"/>
      </w:pPr>
      <w:r>
        <w:rPr>
          <w:rStyle w:val="CommentReference"/>
        </w:rPr>
        <w:annotationRef/>
      </w:r>
      <w:r>
        <w:t>enlightens?</w:t>
      </w:r>
    </w:p>
  </w:comment>
  <w:comment w:id="667" w:author="Windows User" w:date="2015-10-30T08:56:00Z" w:initials="BS">
    <w:p w14:paraId="09189517" w14:textId="77777777" w:rsidR="0065590E" w:rsidRDefault="0065590E" w:rsidP="00E35F1F">
      <w:pPr>
        <w:pStyle w:val="CommentText"/>
      </w:pPr>
      <w:r>
        <w:rPr>
          <w:rStyle w:val="CommentReference"/>
        </w:rPr>
        <w:annotationRef/>
      </w:r>
      <w:r>
        <w:t>exalt or magnify?</w:t>
      </w:r>
    </w:p>
  </w:comment>
  <w:comment w:id="668" w:author="Windows User" w:date="2015-10-30T08:56:00Z" w:initials="BS">
    <w:p w14:paraId="0F1C3DB1" w14:textId="77777777" w:rsidR="0065590E" w:rsidRDefault="0065590E" w:rsidP="00E35F1F">
      <w:pPr>
        <w:pStyle w:val="CommentText"/>
      </w:pPr>
      <w:r>
        <w:rPr>
          <w:rStyle w:val="CommentReference"/>
        </w:rPr>
        <w:annotationRef/>
      </w:r>
      <w:r>
        <w:t>or iwn?</w:t>
      </w:r>
    </w:p>
  </w:comment>
  <w:comment w:id="672" w:author="Windows User" w:date="2015-10-30T08:56:00Z" w:initials="BS">
    <w:p w14:paraId="49777AD4" w14:textId="77777777" w:rsidR="0065590E" w:rsidRDefault="0065590E" w:rsidP="00E35F1F">
      <w:pPr>
        <w:pStyle w:val="CommentText"/>
      </w:pPr>
      <w:r>
        <w:rPr>
          <w:rStyle w:val="CommentReference"/>
        </w:rPr>
        <w:annotationRef/>
      </w:r>
      <w:r>
        <w:t>this order better or worse?</w:t>
      </w:r>
    </w:p>
  </w:comment>
  <w:comment w:id="673" w:author="Windows User" w:date="2015-10-30T08:56:00Z" w:initials="BS">
    <w:p w14:paraId="07AFF474" w14:textId="77777777" w:rsidR="0065590E" w:rsidRDefault="0065590E" w:rsidP="00E35F1F">
      <w:pPr>
        <w:pStyle w:val="CommentText"/>
      </w:pPr>
      <w:r>
        <w:rPr>
          <w:rStyle w:val="CommentReference"/>
        </w:rPr>
        <w:annotationRef/>
      </w:r>
      <w:r>
        <w:t>I think upon should stay here</w:t>
      </w:r>
    </w:p>
  </w:comment>
  <w:comment w:id="674" w:author="Windows User" w:date="2015-10-30T08:56:00Z" w:initials="BS">
    <w:p w14:paraId="0441CD07" w14:textId="77777777" w:rsidR="0065590E" w:rsidRDefault="0065590E" w:rsidP="00E35F1F">
      <w:pPr>
        <w:pStyle w:val="CommentText"/>
      </w:pPr>
      <w:r>
        <w:rPr>
          <w:rStyle w:val="CommentReference"/>
        </w:rPr>
        <w:annotationRef/>
      </w:r>
      <w:r>
        <w:t>exalt or magnify?</w:t>
      </w:r>
    </w:p>
  </w:comment>
  <w:comment w:id="675" w:author="Windows User" w:date="2015-10-30T08:56:00Z" w:initials="BS">
    <w:p w14:paraId="6B633293" w14:textId="77777777" w:rsidR="0065590E" w:rsidRDefault="0065590E" w:rsidP="00E35F1F">
      <w:pPr>
        <w:pStyle w:val="CommentText"/>
      </w:pPr>
      <w:r>
        <w:rPr>
          <w:rStyle w:val="CommentReference"/>
        </w:rPr>
        <w:annotationRef/>
      </w:r>
      <w:r>
        <w:t>or iwn?</w:t>
      </w:r>
    </w:p>
  </w:comment>
  <w:comment w:id="683" w:author="Windows User" w:date="2015-10-30T08:56:00Z" w:initials="BS">
    <w:p w14:paraId="5798119C" w14:textId="77777777" w:rsidR="0065590E" w:rsidRDefault="0065590E"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65590E" w:rsidRDefault="0065590E"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65590E" w:rsidRDefault="0065590E"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65590E" w:rsidRDefault="0065590E"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65590E" w:rsidRDefault="0065590E" w:rsidP="00E35F1F">
      <w:pPr>
        <w:pStyle w:val="CommentText"/>
      </w:pPr>
      <w:r>
        <w:rPr>
          <w:rStyle w:val="CommentReference"/>
        </w:rPr>
        <w:annotationRef/>
      </w:r>
      <w:r>
        <w:t>exalt or magnify?</w:t>
      </w:r>
    </w:p>
  </w:comment>
  <w:comment w:id="688" w:author="Windows User" w:date="2015-10-30T08:56:00Z" w:initials="BS">
    <w:p w14:paraId="6604F03B" w14:textId="77777777" w:rsidR="0065590E" w:rsidRDefault="0065590E" w:rsidP="00E35F1F">
      <w:pPr>
        <w:pStyle w:val="CommentText"/>
      </w:pPr>
      <w:r>
        <w:rPr>
          <w:rStyle w:val="CommentReference"/>
        </w:rPr>
        <w:annotationRef/>
      </w:r>
      <w:r>
        <w:t>or iwn?</w:t>
      </w:r>
    </w:p>
  </w:comment>
  <w:comment w:id="692" w:author="Windows User" w:date="2015-10-30T08:56:00Z" w:initials="BS">
    <w:p w14:paraId="6680EED5" w14:textId="77777777" w:rsidR="0065590E" w:rsidRDefault="0065590E" w:rsidP="00E35F1F">
      <w:pPr>
        <w:pStyle w:val="CommentText"/>
      </w:pPr>
      <w:r>
        <w:rPr>
          <w:rStyle w:val="CommentReference"/>
        </w:rPr>
        <w:annotationRef/>
      </w:r>
      <w:r>
        <w:t>does this work?</w:t>
      </w:r>
    </w:p>
  </w:comment>
  <w:comment w:id="693" w:author="Windows User" w:date="2015-10-30T08:56:00Z" w:initials="BS">
    <w:p w14:paraId="7B5754B1" w14:textId="77777777" w:rsidR="0065590E" w:rsidRDefault="0065590E" w:rsidP="00E35F1F">
      <w:pPr>
        <w:pStyle w:val="CommentText"/>
      </w:pPr>
      <w:r>
        <w:rPr>
          <w:rStyle w:val="CommentReference"/>
        </w:rPr>
        <w:annotationRef/>
      </w:r>
      <w:r>
        <w:t>is this right?</w:t>
      </w:r>
    </w:p>
  </w:comment>
  <w:comment w:id="694" w:author="Windows User" w:date="2015-10-30T08:56:00Z" w:initials="BS">
    <w:p w14:paraId="6058F90B" w14:textId="77777777" w:rsidR="0065590E" w:rsidRDefault="0065590E" w:rsidP="00E35F1F">
      <w:pPr>
        <w:pStyle w:val="CommentText"/>
      </w:pPr>
      <w:r>
        <w:rPr>
          <w:rStyle w:val="CommentReference"/>
        </w:rPr>
        <w:annotationRef/>
      </w:r>
      <w:r>
        <w:t>?</w:t>
      </w:r>
    </w:p>
  </w:comment>
  <w:comment w:id="695" w:author="Windows User" w:date="2015-10-30T08:56:00Z" w:initials="BS">
    <w:p w14:paraId="505706D1" w14:textId="77777777" w:rsidR="0065590E" w:rsidRDefault="0065590E" w:rsidP="00E35F1F">
      <w:pPr>
        <w:pStyle w:val="CommentText"/>
      </w:pPr>
      <w:r>
        <w:rPr>
          <w:rStyle w:val="CommentReference"/>
        </w:rPr>
        <w:annotationRef/>
      </w:r>
      <w:r>
        <w:t>about or to?</w:t>
      </w:r>
    </w:p>
  </w:comment>
  <w:comment w:id="696" w:author="Windows User" w:date="2015-10-30T08:56:00Z" w:initials="BS">
    <w:p w14:paraId="35AD6860" w14:textId="77777777" w:rsidR="0065590E" w:rsidRDefault="0065590E" w:rsidP="00E35F1F">
      <w:pPr>
        <w:pStyle w:val="CommentText"/>
      </w:pPr>
      <w:r>
        <w:rPr>
          <w:rStyle w:val="CommentReference"/>
        </w:rPr>
        <w:annotationRef/>
      </w:r>
      <w:r>
        <w:t>proclaim or cry?</w:t>
      </w:r>
    </w:p>
  </w:comment>
  <w:comment w:id="697" w:author="Windows User" w:date="2015-10-30T08:56:00Z" w:initials="BS">
    <w:p w14:paraId="588A0CA8" w14:textId="77777777" w:rsidR="0065590E" w:rsidRDefault="0065590E" w:rsidP="00E35F1F">
      <w:pPr>
        <w:pStyle w:val="CommentText"/>
      </w:pPr>
      <w:r>
        <w:rPr>
          <w:rStyle w:val="CommentReference"/>
        </w:rPr>
        <w:annotationRef/>
      </w:r>
      <w:r>
        <w:t>??</w:t>
      </w:r>
    </w:p>
  </w:comment>
  <w:comment w:id="698" w:author="Windows User" w:date="2015-10-30T08:56:00Z" w:initials="BS">
    <w:p w14:paraId="43146472" w14:textId="77777777" w:rsidR="0065590E" w:rsidRDefault="0065590E" w:rsidP="00E35F1F">
      <w:pPr>
        <w:pStyle w:val="CommentText"/>
      </w:pPr>
      <w:r>
        <w:rPr>
          <w:rStyle w:val="CommentReference"/>
        </w:rPr>
        <w:annotationRef/>
      </w:r>
      <w:r>
        <w:t>just?</w:t>
      </w:r>
    </w:p>
  </w:comment>
  <w:comment w:id="699" w:author="Windows User" w:date="2015-10-30T08:56:00Z" w:initials="BS">
    <w:p w14:paraId="005E33F9" w14:textId="77777777" w:rsidR="0065590E" w:rsidRDefault="0065590E" w:rsidP="00E35F1F">
      <w:pPr>
        <w:pStyle w:val="CommentText"/>
      </w:pPr>
      <w:r>
        <w:rPr>
          <w:rStyle w:val="CommentReference"/>
        </w:rPr>
        <w:annotationRef/>
      </w:r>
      <w:r>
        <w:t>chaste or meek?</w:t>
      </w:r>
    </w:p>
  </w:comment>
  <w:comment w:id="700" w:author="Windows User" w:date="2015-10-30T08:56:00Z" w:initials="BS">
    <w:p w14:paraId="38FC80AB" w14:textId="77777777" w:rsidR="0065590E" w:rsidRDefault="0065590E" w:rsidP="00E35F1F">
      <w:pPr>
        <w:pStyle w:val="CommentText"/>
      </w:pPr>
      <w:r>
        <w:rPr>
          <w:rStyle w:val="CommentReference"/>
        </w:rPr>
        <w:annotationRef/>
      </w:r>
      <w:r>
        <w:t>St. Isaac? Holy issac?</w:t>
      </w:r>
    </w:p>
  </w:comment>
  <w:comment w:id="701" w:author="Windows User" w:date="2015-10-30T08:56:00Z" w:initials="BS">
    <w:p w14:paraId="49E0F637" w14:textId="77777777" w:rsidR="0065590E" w:rsidRDefault="0065590E" w:rsidP="00E35F1F">
      <w:pPr>
        <w:pStyle w:val="CommentText"/>
      </w:pPr>
      <w:r>
        <w:rPr>
          <w:rStyle w:val="CommentReference"/>
        </w:rPr>
        <w:annotationRef/>
      </w:r>
      <w:r>
        <w:t>ten thousand time?</w:t>
      </w:r>
    </w:p>
  </w:comment>
  <w:comment w:id="702" w:author="Windows User" w:date="2015-10-30T08:56:00Z" w:initials="BS">
    <w:p w14:paraId="565278E4" w14:textId="77777777" w:rsidR="0065590E" w:rsidRDefault="0065590E"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65590E" w:rsidRDefault="0065590E" w:rsidP="00E35F1F">
      <w:pPr>
        <w:pStyle w:val="CommentText"/>
      </w:pPr>
      <w:r>
        <w:rPr>
          <w:rStyle w:val="CommentReference"/>
        </w:rPr>
        <w:annotationRef/>
      </w:r>
      <w:r>
        <w:t>honour or pride?</w:t>
      </w:r>
    </w:p>
  </w:comment>
  <w:comment w:id="704" w:author="Windows User" w:date="2015-10-30T08:56:00Z" w:initials="BS">
    <w:p w14:paraId="28840E47" w14:textId="77777777" w:rsidR="0065590E" w:rsidRDefault="0065590E" w:rsidP="00E35F1F">
      <w:pPr>
        <w:pStyle w:val="CommentText"/>
      </w:pPr>
      <w:r>
        <w:rPr>
          <w:rStyle w:val="CommentReference"/>
        </w:rPr>
        <w:annotationRef/>
      </w:r>
      <w:r>
        <w:t>spouse or friend???</w:t>
      </w:r>
    </w:p>
  </w:comment>
  <w:comment w:id="705" w:author="Windows User" w:date="2015-10-30T08:56:00Z" w:initials="BS">
    <w:p w14:paraId="6D247103" w14:textId="77777777" w:rsidR="0065590E" w:rsidRDefault="0065590E"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65590E" w:rsidRDefault="0065590E"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65590E" w:rsidRDefault="0065590E"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65590E" w:rsidRDefault="0065590E">
      <w:pPr>
        <w:pStyle w:val="CommentText"/>
      </w:pPr>
      <w:r>
        <w:rPr>
          <w:rStyle w:val="CommentReference"/>
        </w:rPr>
        <w:annotationRef/>
      </w:r>
      <w:r>
        <w:t>check</w:t>
      </w:r>
    </w:p>
  </w:comment>
  <w:comment w:id="709" w:author="Windows User" w:date="2015-10-30T08:56:00Z" w:initials="BS">
    <w:p w14:paraId="5E07F016" w14:textId="77777777" w:rsidR="0065590E" w:rsidRDefault="0065590E"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65590E" w:rsidRDefault="0065590E"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65590E" w:rsidRDefault="0065590E" w:rsidP="00E35F1F">
      <w:pPr>
        <w:pStyle w:val="CommentText"/>
      </w:pPr>
      <w:r>
        <w:rPr>
          <w:rStyle w:val="CommentReference"/>
        </w:rPr>
        <w:annotationRef/>
      </w:r>
      <w:r>
        <w:t>Are more honoured?</w:t>
      </w:r>
    </w:p>
  </w:comment>
  <w:comment w:id="718" w:author="Windows User" w:date="2015-10-30T08:56:00Z" w:initials="WU">
    <w:p w14:paraId="38104BB5" w14:textId="77777777" w:rsidR="0065590E" w:rsidRDefault="0065590E"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65590E" w:rsidRDefault="0065590E"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65590E" w:rsidRDefault="0065590E"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65590E" w:rsidRDefault="0065590E" w:rsidP="00E35F1F">
      <w:pPr>
        <w:pStyle w:val="CommentText"/>
      </w:pPr>
      <w:r>
        <w:rPr>
          <w:rStyle w:val="CommentReference"/>
        </w:rPr>
        <w:annotationRef/>
      </w:r>
      <w:r>
        <w:t>The Virgin Mary?</w:t>
      </w:r>
    </w:p>
  </w:comment>
  <w:comment w:id="731" w:author="Windows User" w:date="2015-10-30T08:56:00Z" w:initials="WU">
    <w:p w14:paraId="104BFD73" w14:textId="77777777" w:rsidR="0065590E" w:rsidRDefault="0065590E"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65590E" w:rsidRDefault="0065590E"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65590E" w:rsidRDefault="0065590E" w:rsidP="00E35F1F">
      <w:pPr>
        <w:pStyle w:val="CommentText"/>
      </w:pPr>
      <w:r>
        <w:rPr>
          <w:rStyle w:val="CommentReference"/>
        </w:rPr>
        <w:annotationRef/>
      </w:r>
      <w:r>
        <w:t>Not lampstand?</w:t>
      </w:r>
    </w:p>
  </w:comment>
  <w:comment w:id="737" w:author="Windows User" w:date="2015-10-30T08:56:00Z" w:initials="WU">
    <w:p w14:paraId="71035455" w14:textId="77777777" w:rsidR="0065590E" w:rsidRDefault="0065590E"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65590E" w:rsidRDefault="0065590E"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65590E" w:rsidRDefault="0065590E" w:rsidP="00E35F1F">
      <w:pPr>
        <w:pStyle w:val="CommentText"/>
      </w:pPr>
      <w:r>
        <w:rPr>
          <w:rStyle w:val="CommentReference"/>
        </w:rPr>
        <w:annotationRef/>
      </w:r>
      <w:r>
        <w:t>Tense(s) of this vs?</w:t>
      </w:r>
    </w:p>
  </w:comment>
  <w:comment w:id="743" w:author="Windows User" w:date="2015-10-30T08:56:00Z" w:initials="WU">
    <w:p w14:paraId="596EE3A5" w14:textId="77777777" w:rsidR="0065590E" w:rsidRDefault="0065590E"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65590E" w:rsidRPr="00745B45" w:rsidRDefault="0065590E"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65590E" w:rsidRDefault="0065590E"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65590E" w:rsidRDefault="0065590E"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65590E" w:rsidRDefault="0065590E" w:rsidP="00E35F1F">
      <w:pPr>
        <w:pStyle w:val="CommentText"/>
      </w:pPr>
      <w:r>
        <w:rPr>
          <w:rStyle w:val="CommentReference"/>
        </w:rPr>
        <w:annotationRef/>
      </w:r>
      <w:r>
        <w:t>Care or concern?</w:t>
      </w:r>
    </w:p>
  </w:comment>
  <w:comment w:id="757" w:author="Windows User" w:date="2015-10-30T08:56:00Z" w:initials="WU">
    <w:p w14:paraId="78E58888" w14:textId="77777777" w:rsidR="0065590E" w:rsidRDefault="0065590E"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65590E" w:rsidRDefault="0065590E" w:rsidP="00E35F1F">
      <w:pPr>
        <w:pStyle w:val="CommentText"/>
      </w:pPr>
      <w:r>
        <w:rPr>
          <w:rStyle w:val="CommentReference"/>
        </w:rPr>
        <w:annotationRef/>
      </w:r>
      <w:r>
        <w:t>Exceedingly? Too? So?</w:t>
      </w:r>
    </w:p>
  </w:comment>
  <w:comment w:id="767" w:author="Windows User" w:date="2015-10-30T08:56:00Z" w:initials="WU">
    <w:p w14:paraId="6849FDD2" w14:textId="77777777" w:rsidR="0065590E" w:rsidRDefault="0065590E" w:rsidP="00E35F1F">
      <w:pPr>
        <w:pStyle w:val="CommentText"/>
      </w:pPr>
      <w:r>
        <w:rPr>
          <w:rStyle w:val="CommentReference"/>
        </w:rPr>
        <w:annotationRef/>
      </w:r>
      <w:r>
        <w:t>Ramez, I or me?</w:t>
      </w:r>
    </w:p>
  </w:comment>
  <w:comment w:id="768" w:author="Windows User" w:date="2015-10-30T08:56:00Z" w:initials="WU">
    <w:p w14:paraId="799B59FF" w14:textId="77777777" w:rsidR="0065590E" w:rsidRDefault="0065590E"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65590E" w:rsidRDefault="0065590E"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65590E" w:rsidRDefault="0065590E" w:rsidP="00E35F1F">
      <w:pPr>
        <w:pStyle w:val="CommentText"/>
      </w:pPr>
      <w:r>
        <w:rPr>
          <w:rStyle w:val="CommentReference"/>
        </w:rPr>
        <w:annotationRef/>
      </w:r>
      <w:r>
        <w:t>Kind-hearted or merciful?</w:t>
      </w:r>
    </w:p>
  </w:comment>
  <w:comment w:id="771" w:author="Windows User" w:date="2015-10-30T08:56:00Z" w:initials="WU">
    <w:p w14:paraId="1370FE87" w14:textId="77777777" w:rsidR="0065590E" w:rsidRDefault="0065590E" w:rsidP="00E35F1F">
      <w:pPr>
        <w:pStyle w:val="CommentText"/>
      </w:pPr>
      <w:r>
        <w:rPr>
          <w:rStyle w:val="CommentReference"/>
        </w:rPr>
        <w:annotationRef/>
      </w:r>
      <w:r>
        <w:t>Compassions or tender mercies?</w:t>
      </w:r>
    </w:p>
  </w:comment>
  <w:comment w:id="772" w:author="Windows User" w:date="2015-10-30T08:56:00Z" w:initials="WU">
    <w:p w14:paraId="70E14B72" w14:textId="77777777" w:rsidR="0065590E" w:rsidRDefault="0065590E" w:rsidP="00E35F1F">
      <w:pPr>
        <w:pStyle w:val="CommentText"/>
      </w:pPr>
      <w:r>
        <w:rPr>
          <w:rStyle w:val="CommentReference"/>
        </w:rPr>
        <w:annotationRef/>
      </w:r>
      <w:r>
        <w:t>May He or that He may</w:t>
      </w:r>
    </w:p>
  </w:comment>
  <w:comment w:id="784" w:author="Windows User" w:date="2015-10-30T08:56:00Z" w:initials="BS">
    <w:p w14:paraId="1CD83694" w14:textId="77777777" w:rsidR="0065590E" w:rsidRDefault="0065590E" w:rsidP="00E35F1F">
      <w:pPr>
        <w:pStyle w:val="CommentText"/>
      </w:pPr>
      <w:r>
        <w:rPr>
          <w:rStyle w:val="CommentReference"/>
        </w:rPr>
        <w:annotationRef/>
      </w:r>
      <w:r>
        <w:t>very greatly is redundant...</w:t>
      </w:r>
    </w:p>
  </w:comment>
  <w:comment w:id="785" w:author="Windows User" w:date="2015-10-30T08:56:00Z" w:initials="BS">
    <w:p w14:paraId="2DB29619" w14:textId="77777777" w:rsidR="0065590E" w:rsidRDefault="0065590E" w:rsidP="00E35F1F">
      <w:pPr>
        <w:pStyle w:val="CommentText"/>
      </w:pPr>
      <w:r>
        <w:rPr>
          <w:rStyle w:val="CommentReference"/>
        </w:rPr>
        <w:annotationRef/>
      </w:r>
      <w:r>
        <w:t>above? in?</w:t>
      </w:r>
    </w:p>
  </w:comment>
  <w:comment w:id="786" w:author="Windows User" w:date="2015-10-30T08:56:00Z" w:initials="BS">
    <w:p w14:paraId="3734F7C0" w14:textId="77777777" w:rsidR="0065590E" w:rsidRDefault="0065590E"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65590E" w:rsidRDefault="0065590E" w:rsidP="00E35F1F">
      <w:pPr>
        <w:pStyle w:val="CommentText"/>
      </w:pPr>
      <w:r>
        <w:rPr>
          <w:rStyle w:val="CommentReference"/>
        </w:rPr>
        <w:annotationRef/>
      </w:r>
      <w:r>
        <w:t>mediated or put into practice?</w:t>
      </w:r>
    </w:p>
  </w:comment>
  <w:comment w:id="788" w:author="Windows User" w:date="2015-10-30T08:56:00Z" w:initials="BS">
    <w:p w14:paraId="6417B5A7" w14:textId="77777777" w:rsidR="0065590E" w:rsidRDefault="0065590E"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65590E" w:rsidRDefault="0065590E"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65590E" w:rsidRDefault="0065590E" w:rsidP="00E35F1F">
      <w:pPr>
        <w:pStyle w:val="CommentText"/>
      </w:pPr>
      <w:r>
        <w:rPr>
          <w:rStyle w:val="CommentReference"/>
        </w:rPr>
        <w:annotationRef/>
      </w:r>
      <w:r>
        <w:t>thoughts or senses?</w:t>
      </w:r>
    </w:p>
  </w:comment>
  <w:comment w:id="791" w:author="Windows User" w:date="2015-10-30T08:56:00Z" w:initials="BS">
    <w:p w14:paraId="5092C47C" w14:textId="77777777" w:rsidR="0065590E" w:rsidRDefault="0065590E" w:rsidP="00E35F1F">
      <w:pPr>
        <w:pStyle w:val="CommentText"/>
      </w:pPr>
      <w:r>
        <w:rPr>
          <w:rStyle w:val="CommentReference"/>
        </w:rPr>
        <w:annotationRef/>
      </w:r>
      <w:r>
        <w:t>lay? set? cast?</w:t>
      </w:r>
    </w:p>
  </w:comment>
  <w:comment w:id="792" w:author="Windows User" w:date="2015-10-30T08:56:00Z" w:initials="BS">
    <w:p w14:paraId="2988A4E9" w14:textId="77777777" w:rsidR="0065590E" w:rsidRDefault="0065590E"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65590E" w:rsidRDefault="0065590E" w:rsidP="00E35F1F">
      <w:pPr>
        <w:pStyle w:val="CommentText"/>
      </w:pPr>
      <w:r>
        <w:rPr>
          <w:rStyle w:val="CommentReference"/>
        </w:rPr>
        <w:annotationRef/>
      </w:r>
      <w:r>
        <w:t>types?</w:t>
      </w:r>
    </w:p>
  </w:comment>
  <w:comment w:id="802" w:author="Windows User" w:date="2015-10-30T08:56:00Z" w:initials="BS">
    <w:p w14:paraId="6A283326" w14:textId="77777777" w:rsidR="0065590E" w:rsidRDefault="0065590E"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65590E" w:rsidRDefault="0065590E" w:rsidP="00E35F1F">
      <w:pPr>
        <w:pStyle w:val="CommentText"/>
      </w:pPr>
      <w:r>
        <w:rPr>
          <w:rStyle w:val="CommentReference"/>
        </w:rPr>
        <w:annotationRef/>
      </w:r>
      <w:r>
        <w:t>risen, or shone?</w:t>
      </w:r>
    </w:p>
  </w:comment>
  <w:comment w:id="807" w:author="Windows User" w:date="2015-10-30T08:56:00Z" w:initials="BS">
    <w:p w14:paraId="301FA11B" w14:textId="77777777" w:rsidR="0065590E" w:rsidRDefault="0065590E" w:rsidP="00D65FD4">
      <w:pPr>
        <w:pStyle w:val="CommentText"/>
      </w:pPr>
      <w:r>
        <w:rPr>
          <w:rStyle w:val="CommentReference"/>
        </w:rPr>
        <w:annotationRef/>
      </w:r>
      <w:r>
        <w:t>risen, or shone?</w:t>
      </w:r>
    </w:p>
  </w:comment>
  <w:comment w:id="811" w:author="Windows User" w:date="2015-10-30T08:56:00Z" w:initials="BS">
    <w:p w14:paraId="4B4155FC" w14:textId="77777777" w:rsidR="0065590E" w:rsidRDefault="0065590E" w:rsidP="00E35F1F">
      <w:pPr>
        <w:pStyle w:val="CommentText"/>
      </w:pPr>
      <w:r>
        <w:rPr>
          <w:rStyle w:val="CommentReference"/>
        </w:rPr>
        <w:annotationRef/>
      </w:r>
      <w:r>
        <w:t>cap?</w:t>
      </w:r>
    </w:p>
  </w:comment>
  <w:comment w:id="812" w:author="Windows User" w:date="2015-10-30T08:56:00Z" w:initials="BS">
    <w:p w14:paraId="248C83A2" w14:textId="77777777" w:rsidR="0065590E" w:rsidRDefault="0065590E" w:rsidP="00E35F1F">
      <w:pPr>
        <w:pStyle w:val="CommentText"/>
      </w:pPr>
      <w:r>
        <w:rPr>
          <w:rStyle w:val="CommentReference"/>
        </w:rPr>
        <w:annotationRef/>
      </w:r>
      <w:r>
        <w:t>save? redeem?</w:t>
      </w:r>
    </w:p>
  </w:comment>
  <w:comment w:id="813" w:author="Windows User" w:date="2015-10-30T08:56:00Z" w:initials="BS">
    <w:p w14:paraId="4C7BFCC0" w14:textId="77777777" w:rsidR="0065590E" w:rsidRDefault="0065590E" w:rsidP="00D65FD4">
      <w:pPr>
        <w:pStyle w:val="CommentText"/>
      </w:pPr>
      <w:r>
        <w:rPr>
          <w:rStyle w:val="CommentReference"/>
        </w:rPr>
        <w:annotationRef/>
      </w:r>
      <w:r>
        <w:t>risen, or shone?</w:t>
      </w:r>
    </w:p>
  </w:comment>
  <w:comment w:id="817" w:author="Windows User" w:date="2015-10-30T08:56:00Z" w:initials="BS">
    <w:p w14:paraId="2390D3F4" w14:textId="77777777" w:rsidR="0065590E" w:rsidRDefault="0065590E" w:rsidP="00E35F1F">
      <w:pPr>
        <w:pStyle w:val="CommentText"/>
      </w:pPr>
      <w:r>
        <w:rPr>
          <w:rStyle w:val="CommentReference"/>
        </w:rPr>
        <w:annotationRef/>
      </w:r>
      <w:r>
        <w:t>or should " be down here</w:t>
      </w:r>
    </w:p>
  </w:comment>
  <w:comment w:id="818" w:author="Windows User" w:date="2015-10-30T08:56:00Z" w:initials="BS">
    <w:p w14:paraId="6D6C2E53" w14:textId="77777777" w:rsidR="0065590E" w:rsidRDefault="0065590E" w:rsidP="00D65FD4">
      <w:pPr>
        <w:pStyle w:val="CommentText"/>
      </w:pPr>
      <w:r>
        <w:rPr>
          <w:rStyle w:val="CommentReference"/>
        </w:rPr>
        <w:annotationRef/>
      </w:r>
      <w:r>
        <w:t>risen, or shone?</w:t>
      </w:r>
    </w:p>
  </w:comment>
  <w:comment w:id="822" w:author="Windows User" w:date="2015-10-30T08:56:00Z" w:initials="BS">
    <w:p w14:paraId="061FF9BB" w14:textId="77777777" w:rsidR="0065590E" w:rsidRDefault="0065590E"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65590E" w:rsidRDefault="0065590E" w:rsidP="00D65FD4">
      <w:pPr>
        <w:pStyle w:val="CommentText"/>
      </w:pPr>
      <w:r>
        <w:rPr>
          <w:rStyle w:val="CommentReference"/>
        </w:rPr>
        <w:annotationRef/>
      </w:r>
      <w:r>
        <w:t>risen, or shone?</w:t>
      </w:r>
    </w:p>
  </w:comment>
  <w:comment w:id="827" w:author="Windows User" w:date="2015-10-30T08:56:00Z" w:initials="BS">
    <w:p w14:paraId="13BC365B" w14:textId="77777777" w:rsidR="0065590E" w:rsidRDefault="0065590E"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65590E" w:rsidRDefault="0065590E"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65590E" w:rsidRDefault="0065590E" w:rsidP="00D65FD4">
      <w:pPr>
        <w:pStyle w:val="CommentText"/>
      </w:pPr>
      <w:r>
        <w:rPr>
          <w:rStyle w:val="CommentReference"/>
        </w:rPr>
        <w:annotationRef/>
      </w:r>
      <w:r>
        <w:t>risen, or shone?</w:t>
      </w:r>
    </w:p>
  </w:comment>
  <w:comment w:id="833" w:author="Windows User" w:date="2015-10-30T08:56:00Z" w:initials="BS">
    <w:p w14:paraId="690C098D" w14:textId="77777777" w:rsidR="0065590E" w:rsidRDefault="0065590E" w:rsidP="00D65FD4">
      <w:pPr>
        <w:pStyle w:val="CommentText"/>
      </w:pPr>
      <w:r>
        <w:rPr>
          <w:rStyle w:val="CommentReference"/>
        </w:rPr>
        <w:annotationRef/>
      </w:r>
      <w:r>
        <w:t>risen, or shone?</w:t>
      </w:r>
    </w:p>
  </w:comment>
  <w:comment w:id="837" w:author="Windows User" w:date="2015-10-30T08:56:00Z" w:initials="BS">
    <w:p w14:paraId="47406125" w14:textId="77777777" w:rsidR="0065590E" w:rsidRDefault="0065590E" w:rsidP="00E35F1F">
      <w:pPr>
        <w:pStyle w:val="CommentText"/>
      </w:pPr>
      <w:r>
        <w:rPr>
          <w:rStyle w:val="CommentReference"/>
        </w:rPr>
        <w:annotationRef/>
      </w:r>
      <w:r>
        <w:t>dividing wall?</w:t>
      </w:r>
    </w:p>
  </w:comment>
  <w:comment w:id="838" w:author="Windows User" w:date="2015-10-30T08:56:00Z" w:initials="BS">
    <w:p w14:paraId="3115FE96" w14:textId="77777777" w:rsidR="0065590E" w:rsidRDefault="0065590E" w:rsidP="00D65FD4">
      <w:pPr>
        <w:pStyle w:val="CommentText"/>
      </w:pPr>
      <w:r>
        <w:rPr>
          <w:rStyle w:val="CommentReference"/>
        </w:rPr>
        <w:annotationRef/>
      </w:r>
      <w:r>
        <w:t>risen, or shone?</w:t>
      </w:r>
    </w:p>
  </w:comment>
  <w:comment w:id="842" w:author="Windows User" w:date="2015-10-30T08:56:00Z" w:initials="BS">
    <w:p w14:paraId="0BDB9E8A" w14:textId="77777777" w:rsidR="0065590E" w:rsidRDefault="0065590E"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65590E" w:rsidRDefault="0065590E"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65590E" w:rsidRDefault="0065590E"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65590E" w:rsidRDefault="0065590E"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65590E" w:rsidRDefault="0065590E"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65590E" w:rsidRDefault="0065590E" w:rsidP="00E35F1F">
      <w:pPr>
        <w:pStyle w:val="CommentText"/>
      </w:pPr>
      <w:r>
        <w:rPr>
          <w:rStyle w:val="CommentReference"/>
        </w:rPr>
        <w:annotationRef/>
      </w:r>
      <w:r>
        <w:t>or "sining"?</w:t>
      </w:r>
    </w:p>
  </w:comment>
  <w:comment w:id="848" w:author="Windows User" w:date="2015-10-30T08:56:00Z" w:initials="BS">
    <w:p w14:paraId="112875D2" w14:textId="77777777" w:rsidR="0065590E" w:rsidRDefault="0065590E" w:rsidP="00D65FD4">
      <w:pPr>
        <w:pStyle w:val="CommentText"/>
      </w:pPr>
      <w:r>
        <w:rPr>
          <w:rStyle w:val="CommentReference"/>
        </w:rPr>
        <w:annotationRef/>
      </w:r>
      <w:r>
        <w:t>risen, or shone?</w:t>
      </w:r>
    </w:p>
  </w:comment>
  <w:comment w:id="853" w:author="Windows User" w:date="2015-10-30T08:56:00Z" w:initials="BS">
    <w:p w14:paraId="1CF8EF29" w14:textId="77777777" w:rsidR="0065590E" w:rsidRDefault="0065590E"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65590E" w:rsidRDefault="0065590E"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65590E" w:rsidRDefault="0065590E"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65590E" w:rsidRDefault="0065590E"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65590E" w:rsidRDefault="0065590E"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65590E" w:rsidRDefault="0065590E"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65590E" w:rsidRDefault="0065590E" w:rsidP="00E35F1F">
      <w:pPr>
        <w:pStyle w:val="CommentText"/>
      </w:pPr>
      <w:r>
        <w:rPr>
          <w:rStyle w:val="CommentReference"/>
        </w:rPr>
        <w:annotationRef/>
      </w:r>
      <w:r>
        <w:t>Received or bought?</w:t>
      </w:r>
    </w:p>
  </w:comment>
  <w:comment w:id="893" w:author="Brett Slote" w:date="2015-10-30T08:56:00Z" w:initials="BS">
    <w:p w14:paraId="6DDFB160" w14:textId="77777777" w:rsidR="0065590E" w:rsidRDefault="0065590E" w:rsidP="00E35F1F">
      <w:pPr>
        <w:pStyle w:val="CommentText"/>
      </w:pPr>
      <w:r>
        <w:rPr>
          <w:rStyle w:val="CommentReference"/>
        </w:rPr>
        <w:annotationRef/>
      </w:r>
      <w:r>
        <w:t>Uncircumscript?</w:t>
      </w:r>
    </w:p>
  </w:comment>
  <w:comment w:id="896" w:author="Brett Slote" w:date="2015-10-30T08:56:00Z" w:initials="BS">
    <w:p w14:paraId="39A4B3F9" w14:textId="77777777" w:rsidR="0065590E" w:rsidRDefault="0065590E" w:rsidP="00E35F1F">
      <w:pPr>
        <w:pStyle w:val="CommentText"/>
      </w:pPr>
      <w:r>
        <w:rPr>
          <w:rStyle w:val="CommentReference"/>
        </w:rPr>
        <w:annotationRef/>
      </w:r>
      <w:r>
        <w:t>Orthodox?</w:t>
      </w:r>
    </w:p>
  </w:comment>
  <w:comment w:id="897" w:author="Brett Slote" w:date="2015-10-30T08:56:00Z" w:initials="BS">
    <w:p w14:paraId="7E993A49" w14:textId="77777777" w:rsidR="0065590E" w:rsidRDefault="0065590E" w:rsidP="00E35F1F">
      <w:pPr>
        <w:pStyle w:val="CommentText"/>
      </w:pPr>
      <w:r>
        <w:rPr>
          <w:rStyle w:val="CommentReference"/>
        </w:rPr>
        <w:annotationRef/>
      </w:r>
      <w:r>
        <w:t>Faith?</w:t>
      </w:r>
    </w:p>
  </w:comment>
  <w:comment w:id="900" w:author="Brett Slote" w:date="2015-10-30T08:56:00Z" w:initials="BS">
    <w:p w14:paraId="575DF2C3" w14:textId="77777777" w:rsidR="0065590E" w:rsidRDefault="0065590E" w:rsidP="00E35F1F">
      <w:pPr>
        <w:pStyle w:val="CommentText"/>
      </w:pPr>
      <w:r>
        <w:rPr>
          <w:rStyle w:val="CommentReference"/>
        </w:rPr>
        <w:annotationRef/>
      </w:r>
      <w:r>
        <w:t>Need a consistent policy</w:t>
      </w:r>
    </w:p>
  </w:comment>
  <w:comment w:id="904" w:author="Brett Slote" w:date="2015-10-30T08:56:00Z" w:initials="BS">
    <w:p w14:paraId="4A370093" w14:textId="77777777" w:rsidR="0065590E" w:rsidRDefault="0065590E" w:rsidP="00E35F1F">
      <w:pPr>
        <w:pStyle w:val="CommentText"/>
      </w:pPr>
      <w:r>
        <w:rPr>
          <w:rStyle w:val="CommentReference"/>
        </w:rPr>
        <w:annotationRef/>
      </w:r>
      <w:r>
        <w:t>Ramez, He or Him?</w:t>
      </w:r>
    </w:p>
  </w:comment>
  <w:comment w:id="905" w:author="Brett Slote" w:date="2015-10-30T08:56:00Z" w:initials="BS">
    <w:p w14:paraId="3B1DEA29" w14:textId="77777777" w:rsidR="0065590E" w:rsidRDefault="0065590E" w:rsidP="00E35F1F">
      <w:pPr>
        <w:pStyle w:val="CommentText"/>
      </w:pPr>
      <w:r>
        <w:rPr>
          <w:rStyle w:val="CommentReference"/>
        </w:rPr>
        <w:annotationRef/>
      </w:r>
      <w:r>
        <w:t>On? By?</w:t>
      </w:r>
    </w:p>
  </w:comment>
  <w:comment w:id="906" w:author="Windows User" w:date="2015-11-21T13:15:00Z" w:initials="WU">
    <w:p w14:paraId="05ACE9CF" w14:textId="77777777" w:rsidR="0065590E" w:rsidRDefault="0065590E" w:rsidP="00E35F1F">
      <w:pPr>
        <w:pStyle w:val="CommentText"/>
      </w:pPr>
      <w:r>
        <w:rPr>
          <w:rStyle w:val="CommentReference"/>
        </w:rPr>
        <w:annotationRef/>
      </w:r>
      <w:r>
        <w:t>check</w:t>
      </w:r>
    </w:p>
  </w:comment>
  <w:comment w:id="914" w:author="Windows User" w:date="2015-10-30T08:56:00Z" w:initials="BS">
    <w:p w14:paraId="5592658B" w14:textId="77777777" w:rsidR="0065590E" w:rsidRDefault="0065590E"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65590E" w:rsidRDefault="0065590E"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65590E" w:rsidRDefault="0065590E" w:rsidP="00E35F1F">
      <w:pPr>
        <w:pStyle w:val="CommentText"/>
      </w:pPr>
      <w:r>
        <w:rPr>
          <w:rStyle w:val="CommentReference"/>
        </w:rPr>
        <w:annotationRef/>
      </w:r>
      <w:r>
        <w:t>adjective? severe?</w:t>
      </w:r>
    </w:p>
  </w:comment>
  <w:comment w:id="925" w:author="Windows User" w:date="2015-11-21T13:15:00Z" w:initials="WU">
    <w:p w14:paraId="071C1D6C" w14:textId="77777777" w:rsidR="0065590E" w:rsidRDefault="0065590E" w:rsidP="00E35F1F">
      <w:pPr>
        <w:pStyle w:val="CommentText"/>
      </w:pPr>
      <w:r>
        <w:rPr>
          <w:rStyle w:val="CommentReference"/>
        </w:rPr>
        <w:annotationRef/>
      </w:r>
      <w:r>
        <w:t>check</w:t>
      </w:r>
    </w:p>
  </w:comment>
  <w:comment w:id="927" w:author="Windows User" w:date="2015-10-30T08:56:00Z" w:initials="BS">
    <w:p w14:paraId="5CA1796C" w14:textId="77777777" w:rsidR="0065590E" w:rsidRDefault="0065590E" w:rsidP="00E35F1F">
      <w:pPr>
        <w:pStyle w:val="CommentText"/>
      </w:pPr>
      <w:r>
        <w:rPr>
          <w:rStyle w:val="CommentReference"/>
        </w:rPr>
        <w:annotationRef/>
      </w:r>
      <w:r>
        <w:t>too literal?</w:t>
      </w:r>
    </w:p>
  </w:comment>
  <w:comment w:id="930" w:author="Windows User" w:date="2015-10-30T08:56:00Z" w:initials="BS">
    <w:p w14:paraId="39BBFF20" w14:textId="77777777" w:rsidR="0065590E" w:rsidRDefault="0065590E" w:rsidP="00E35F1F">
      <w:pPr>
        <w:pStyle w:val="CommentText"/>
      </w:pPr>
      <w:r>
        <w:rPr>
          <w:rStyle w:val="CommentReference"/>
        </w:rPr>
        <w:annotationRef/>
      </w:r>
      <w:r>
        <w:t>awkward</w:t>
      </w:r>
    </w:p>
  </w:comment>
  <w:comment w:id="931" w:author="Windows User" w:date="2015-10-30T08:56:00Z" w:initials="BS">
    <w:p w14:paraId="7C372EC3" w14:textId="77777777" w:rsidR="0065590E" w:rsidRDefault="0065590E"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65590E" w:rsidRDefault="0065590E" w:rsidP="00E35F1F">
      <w:pPr>
        <w:pStyle w:val="CommentText"/>
      </w:pPr>
      <w:r>
        <w:rPr>
          <w:rStyle w:val="CommentReference"/>
        </w:rPr>
        <w:annotationRef/>
      </w:r>
      <w:r>
        <w:t>awkward</w:t>
      </w:r>
    </w:p>
  </w:comment>
  <w:comment w:id="934" w:author="Windows User" w:date="2015-10-30T08:56:00Z" w:initials="BS">
    <w:p w14:paraId="512D6CE2" w14:textId="77777777" w:rsidR="0065590E" w:rsidRDefault="0065590E" w:rsidP="00E35F1F">
      <w:pPr>
        <w:pStyle w:val="CommentText"/>
      </w:pPr>
      <w:r>
        <w:rPr>
          <w:rStyle w:val="CommentReference"/>
        </w:rPr>
        <w:annotationRef/>
      </w:r>
      <w:r>
        <w:t>terribly awkward</w:t>
      </w:r>
    </w:p>
  </w:comment>
  <w:comment w:id="935" w:author="Windows User" w:date="2015-11-21T13:16:00Z" w:initials="WU">
    <w:p w14:paraId="56B70852" w14:textId="77777777" w:rsidR="0065590E" w:rsidRDefault="0065590E" w:rsidP="00E35F1F">
      <w:pPr>
        <w:pStyle w:val="CommentText"/>
      </w:pPr>
      <w:r>
        <w:rPr>
          <w:rStyle w:val="CommentReference"/>
        </w:rPr>
        <w:annotationRef/>
      </w:r>
      <w:r>
        <w:t>check</w:t>
      </w:r>
    </w:p>
  </w:comment>
  <w:comment w:id="936" w:author="Windows User" w:date="2015-11-21T13:16:00Z" w:initials="WU">
    <w:p w14:paraId="46C7130C" w14:textId="77777777" w:rsidR="0065590E" w:rsidRDefault="0065590E" w:rsidP="00E35F1F">
      <w:pPr>
        <w:pStyle w:val="CommentText"/>
      </w:pPr>
      <w:r>
        <w:rPr>
          <w:rStyle w:val="CommentReference"/>
        </w:rPr>
        <w:annotationRef/>
      </w:r>
      <w:r>
        <w:t>check</w:t>
      </w:r>
    </w:p>
  </w:comment>
  <w:comment w:id="937" w:author="Windows User" w:date="2015-11-21T13:16:00Z" w:initials="WU">
    <w:p w14:paraId="5E32845B" w14:textId="77777777" w:rsidR="0065590E" w:rsidRDefault="0065590E" w:rsidP="00E35F1F">
      <w:pPr>
        <w:pStyle w:val="CommentText"/>
      </w:pPr>
      <w:r>
        <w:rPr>
          <w:rStyle w:val="CommentReference"/>
        </w:rPr>
        <w:annotationRef/>
      </w:r>
      <w:r>
        <w:t>check</w:t>
      </w:r>
    </w:p>
  </w:comment>
  <w:comment w:id="938" w:author="Windows User" w:date="2015-11-21T13:16:00Z" w:initials="WU">
    <w:p w14:paraId="530C7E75" w14:textId="77777777" w:rsidR="0065590E" w:rsidRDefault="0065590E" w:rsidP="00E35F1F">
      <w:pPr>
        <w:pStyle w:val="CommentText"/>
      </w:pPr>
      <w:r>
        <w:rPr>
          <w:rStyle w:val="CommentReference"/>
        </w:rPr>
        <w:annotationRef/>
      </w:r>
      <w:r>
        <w:t>check</w:t>
      </w:r>
    </w:p>
  </w:comment>
  <w:comment w:id="941" w:author="Windows User" w:date="2015-10-30T08:56:00Z" w:initials="BS">
    <w:p w14:paraId="215C41D2" w14:textId="77777777" w:rsidR="0065590E" w:rsidRDefault="0065590E" w:rsidP="00E35F1F">
      <w:pPr>
        <w:pStyle w:val="CommentText"/>
      </w:pPr>
      <w:r>
        <w:rPr>
          <w:rStyle w:val="CommentReference"/>
        </w:rPr>
        <w:annotationRef/>
      </w:r>
      <w:r>
        <w:t>sat?</w:t>
      </w:r>
    </w:p>
  </w:comment>
  <w:comment w:id="942" w:author="Windows User" w:date="2015-11-21T13:17:00Z" w:initials="WU">
    <w:p w14:paraId="6B55DDAB" w14:textId="77777777" w:rsidR="0065590E" w:rsidRDefault="0065590E" w:rsidP="00E35F1F">
      <w:pPr>
        <w:pStyle w:val="CommentText"/>
      </w:pPr>
      <w:r>
        <w:rPr>
          <w:rStyle w:val="CommentReference"/>
        </w:rPr>
        <w:annotationRef/>
      </w:r>
      <w:r>
        <w:t>check</w:t>
      </w:r>
    </w:p>
  </w:comment>
  <w:comment w:id="943" w:author="Windows User" w:date="2015-11-21T13:17:00Z" w:initials="WU">
    <w:p w14:paraId="5825D4CB" w14:textId="77777777" w:rsidR="0065590E" w:rsidRDefault="0065590E" w:rsidP="00E35F1F">
      <w:pPr>
        <w:pStyle w:val="CommentText"/>
      </w:pPr>
      <w:r>
        <w:rPr>
          <w:rStyle w:val="CommentReference"/>
        </w:rPr>
        <w:annotationRef/>
      </w:r>
      <w:r>
        <w:t>check</w:t>
      </w:r>
    </w:p>
  </w:comment>
  <w:comment w:id="946" w:author="Windows User" w:date="2015-10-30T08:56:00Z" w:initials="BS">
    <w:p w14:paraId="3E614A56" w14:textId="77777777" w:rsidR="0065590E" w:rsidRDefault="0065590E" w:rsidP="00E35F1F">
      <w:pPr>
        <w:pStyle w:val="CommentText"/>
      </w:pPr>
      <w:r>
        <w:rPr>
          <w:rStyle w:val="CommentReference"/>
        </w:rPr>
        <w:annotationRef/>
      </w:r>
      <w:r>
        <w:t>entered and come forth, or entered through it?</w:t>
      </w:r>
    </w:p>
  </w:comment>
  <w:comment w:id="947" w:author="Windows User" w:date="2015-10-30T08:56:00Z" w:initials="BS">
    <w:p w14:paraId="356D8FDF" w14:textId="77777777" w:rsidR="0065590E" w:rsidRDefault="0065590E" w:rsidP="00E35F1F">
      <w:pPr>
        <w:pStyle w:val="CommentText"/>
      </w:pPr>
      <w:r>
        <w:rPr>
          <w:rStyle w:val="CommentReference"/>
        </w:rPr>
        <w:annotationRef/>
      </w:r>
      <w:r>
        <w:t>appearing?</w:t>
      </w:r>
    </w:p>
  </w:comment>
  <w:comment w:id="948" w:author="Windows User" w:date="2015-10-30T08:56:00Z" w:initials="BS">
    <w:p w14:paraId="4735348E" w14:textId="77777777" w:rsidR="0065590E" w:rsidRDefault="0065590E" w:rsidP="00E35F1F">
      <w:pPr>
        <w:pStyle w:val="CommentText"/>
      </w:pPr>
      <w:r>
        <w:rPr>
          <w:rStyle w:val="CommentReference"/>
        </w:rPr>
        <w:annotationRef/>
      </w:r>
      <w:r>
        <w:t>He</w:t>
      </w:r>
    </w:p>
  </w:comment>
  <w:comment w:id="955" w:author="Windows User" w:date="2015-10-30T08:56:00Z" w:initials="BS">
    <w:p w14:paraId="5F2DFD8E" w14:textId="77777777" w:rsidR="0065590E" w:rsidRDefault="0065590E" w:rsidP="00E35F1F">
      <w:pPr>
        <w:pStyle w:val="CommentText"/>
      </w:pPr>
      <w:r>
        <w:rPr>
          <w:rStyle w:val="CommentReference"/>
        </w:rPr>
        <w:annotationRef/>
      </w:r>
      <w:r>
        <w:t>I feel like upon sounds better here and below</w:t>
      </w:r>
    </w:p>
  </w:comment>
  <w:comment w:id="956" w:author="Brett Slote" w:date="2016-08-19T08:52:00Z" w:initials="BS">
    <w:p w14:paraId="1CA371D1" w14:textId="31C866C9" w:rsidR="0065590E" w:rsidRDefault="0065590E">
      <w:pPr>
        <w:pStyle w:val="CommentText"/>
      </w:pPr>
      <w:r>
        <w:rPr>
          <w:rStyle w:val="CommentReference"/>
        </w:rPr>
        <w:annotationRef/>
      </w:r>
      <w:r>
        <w:t>Should this be crush?</w:t>
      </w:r>
    </w:p>
  </w:comment>
  <w:comment w:id="957" w:author="Windows User" w:date="2015-10-30T08:56:00Z" w:initials="BS">
    <w:p w14:paraId="7D69D9EF" w14:textId="77777777" w:rsidR="0065590E" w:rsidRDefault="0065590E" w:rsidP="00E35F1F">
      <w:pPr>
        <w:pStyle w:val="CommentText"/>
      </w:pPr>
      <w:r>
        <w:rPr>
          <w:rStyle w:val="CommentReference"/>
        </w:rPr>
        <w:annotationRef/>
      </w:r>
      <w:r>
        <w:t>awkward. Crush under our feet or crush within us? Even if feet not literally there, needed to complete the implied thought in english.</w:t>
      </w:r>
    </w:p>
  </w:comment>
  <w:comment w:id="965" w:author="Windows User" w:date="2015-10-30T08:56:00Z" w:initials="BS">
    <w:p w14:paraId="60DA9970" w14:textId="77777777" w:rsidR="0065590E" w:rsidRDefault="0065590E" w:rsidP="00E35F1F">
      <w:pPr>
        <w:pStyle w:val="CommentText"/>
      </w:pPr>
      <w:r>
        <w:rPr>
          <w:rStyle w:val="CommentReference"/>
        </w:rPr>
        <w:annotationRef/>
      </w:r>
      <w:r>
        <w:t>a? I know virgin doesn't sound right. Nor virginal. But a virgin seems to cheapen the thought...</w:t>
      </w:r>
    </w:p>
  </w:comment>
  <w:comment w:id="967" w:author="Windows User" w:date="2015-10-30T08:56:00Z" w:initials="BS">
    <w:p w14:paraId="3D3D58F2" w14:textId="77777777" w:rsidR="0065590E" w:rsidRDefault="0065590E" w:rsidP="00E35F1F">
      <w:pPr>
        <w:pStyle w:val="CommentText"/>
      </w:pPr>
      <w:r>
        <w:rPr>
          <w:rStyle w:val="CommentReference"/>
        </w:rPr>
        <w:annotationRef/>
      </w:r>
      <w:r>
        <w:t>annulled has connotation from catholicism of never having been. I like abolished better. Sounds more poetic like too.</w:t>
      </w:r>
    </w:p>
  </w:comment>
  <w:comment w:id="970" w:author="Windows User" w:date="2015-10-30T08:56:00Z" w:initials="BS">
    <w:p w14:paraId="758A0E08" w14:textId="77777777" w:rsidR="0065590E" w:rsidRDefault="0065590E" w:rsidP="00E35F1F">
      <w:pPr>
        <w:pStyle w:val="CommentText"/>
      </w:pPr>
      <w:r>
        <w:rPr>
          <w:rStyle w:val="CommentReference"/>
        </w:rPr>
        <w:annotationRef/>
      </w:r>
      <w:r>
        <w:t>yes, it is a continuous thought. But this and next are complete sentences in themselves.</w:t>
      </w:r>
    </w:p>
  </w:comment>
  <w:comment w:id="971" w:author="Windows User" w:date="2015-10-30T08:56:00Z" w:initials="BS">
    <w:p w14:paraId="4C494C1B" w14:textId="77777777" w:rsidR="0065590E" w:rsidRDefault="0065590E" w:rsidP="00E35F1F">
      <w:pPr>
        <w:pStyle w:val="CommentText"/>
      </w:pPr>
      <w:r>
        <w:rPr>
          <w:rStyle w:val="CommentReference"/>
        </w:rPr>
        <w:annotationRef/>
      </w:r>
      <w:r>
        <w:t>revealed almost makes sense here... but not with the next line having "said"</w:t>
      </w:r>
    </w:p>
  </w:comment>
  <w:comment w:id="972" w:author="Windows User" w:date="2015-10-30T08:56:00Z" w:initials="BS">
    <w:p w14:paraId="32F983BF" w14:textId="77777777" w:rsidR="0065590E" w:rsidRDefault="0065590E" w:rsidP="00E35F1F">
      <w:pPr>
        <w:pStyle w:val="CommentText"/>
      </w:pPr>
      <w:r>
        <w:rPr>
          <w:rStyle w:val="CommentReference"/>
        </w:rPr>
        <w:annotationRef/>
      </w:r>
      <w:r>
        <w:t>repeat quotes or contiguious?</w:t>
      </w:r>
    </w:p>
  </w:comment>
  <w:comment w:id="973" w:author="Windows User" w:date="2015-10-30T08:56:00Z" w:initials="BS">
    <w:p w14:paraId="29400B5B" w14:textId="77777777" w:rsidR="0065590E" w:rsidRDefault="0065590E" w:rsidP="00E35F1F">
      <w:pPr>
        <w:pStyle w:val="CommentText"/>
      </w:pPr>
      <w:r>
        <w:rPr>
          <w:rStyle w:val="CommentReference"/>
        </w:rPr>
        <w:annotationRef/>
      </w:r>
      <w:r>
        <w:t>in strength?</w:t>
      </w:r>
    </w:p>
  </w:comment>
  <w:comment w:id="974" w:author="Windows User" w:date="2015-10-30T08:56:00Z" w:initials="BS">
    <w:p w14:paraId="19007B27" w14:textId="77777777" w:rsidR="0065590E" w:rsidRDefault="0065590E" w:rsidP="00E35F1F">
      <w:pPr>
        <w:pStyle w:val="CommentText"/>
      </w:pPr>
      <w:r>
        <w:rPr>
          <w:rStyle w:val="CommentReference"/>
        </w:rPr>
        <w:annotationRef/>
      </w:r>
      <w:r>
        <w:t>in the tune it just sounds more emphatic dropping the "both"</w:t>
      </w:r>
    </w:p>
  </w:comment>
  <w:comment w:id="976" w:author="Windows User" w:date="2015-10-30T08:56:00Z" w:initials="BS">
    <w:p w14:paraId="42813985" w14:textId="77777777" w:rsidR="0065590E" w:rsidRDefault="0065590E" w:rsidP="00E35F1F">
      <w:pPr>
        <w:pStyle w:val="CommentText"/>
      </w:pPr>
      <w:r>
        <w:rPr>
          <w:rStyle w:val="CommentReference"/>
        </w:rPr>
        <w:annotationRef/>
      </w:r>
      <w:r>
        <w:t>theotokos, not mav em ef Nooti</w:t>
      </w:r>
    </w:p>
  </w:comment>
  <w:comment w:id="977" w:author="Windows User" w:date="2015-10-30T08:56:00Z" w:initials="BS">
    <w:p w14:paraId="72887F8D" w14:textId="77777777" w:rsidR="0065590E" w:rsidRDefault="0065590E" w:rsidP="00E35F1F">
      <w:pPr>
        <w:pStyle w:val="CommentText"/>
      </w:pPr>
      <w:r>
        <w:rPr>
          <w:rStyle w:val="CommentReference"/>
        </w:rPr>
        <w:annotationRef/>
      </w:r>
      <w:r>
        <w:t>in?</w:t>
      </w:r>
    </w:p>
  </w:comment>
  <w:comment w:id="979" w:author="Windows User" w:date="2015-10-30T08:56:00Z" w:initials="BS">
    <w:p w14:paraId="79923510" w14:textId="77777777" w:rsidR="0065590E" w:rsidRDefault="0065590E" w:rsidP="00E35F1F">
      <w:pPr>
        <w:pStyle w:val="CommentText"/>
      </w:pPr>
      <w:r>
        <w:rPr>
          <w:rStyle w:val="CommentReference"/>
        </w:rPr>
        <w:annotationRef/>
      </w:r>
      <w:r>
        <w:t>it's literally "And" but that leaves too much grammatical ambiguity that tends towards nonsensical parsing.</w:t>
      </w:r>
    </w:p>
  </w:comment>
  <w:comment w:id="980" w:author="Windows User" w:date="2015-10-30T08:56:00Z" w:initials="BS">
    <w:p w14:paraId="790A95EE" w14:textId="77777777" w:rsidR="0065590E" w:rsidRDefault="0065590E" w:rsidP="00E35F1F">
      <w:pPr>
        <w:pStyle w:val="CommentText"/>
      </w:pPr>
      <w:r>
        <w:rPr>
          <w:rStyle w:val="CommentReference"/>
        </w:rPr>
        <w:annotationRef/>
      </w:r>
      <w:r>
        <w:t>tense?</w:t>
      </w:r>
    </w:p>
  </w:comment>
  <w:comment w:id="982" w:author="Windows User" w:date="2015-10-30T08:56:00Z" w:initials="BS">
    <w:p w14:paraId="2626B3B0" w14:textId="77777777" w:rsidR="0065590E" w:rsidRDefault="0065590E" w:rsidP="00E35F1F">
      <w:pPr>
        <w:pStyle w:val="CommentText"/>
      </w:pPr>
      <w:r>
        <w:rPr>
          <w:rStyle w:val="CommentReference"/>
        </w:rPr>
        <w:annotationRef/>
      </w:r>
      <w:r>
        <w:t>too far for a pronoun</w:t>
      </w:r>
    </w:p>
  </w:comment>
  <w:comment w:id="983" w:author="Windows User" w:date="2015-10-30T08:56:00Z" w:initials="BS">
    <w:p w14:paraId="35C833E4" w14:textId="77777777" w:rsidR="0065590E" w:rsidRDefault="0065590E" w:rsidP="00E35F1F">
      <w:pPr>
        <w:pStyle w:val="CommentText"/>
      </w:pPr>
      <w:r>
        <w:rPr>
          <w:rStyle w:val="CommentReference"/>
        </w:rPr>
        <w:annotationRef/>
      </w:r>
      <w:r>
        <w:t>deemed or made?</w:t>
      </w:r>
    </w:p>
  </w:comment>
  <w:comment w:id="985" w:author="Windows User" w:date="2015-10-30T08:56:00Z" w:initials="BS">
    <w:p w14:paraId="5C7B7A35" w14:textId="77777777" w:rsidR="0065590E" w:rsidRDefault="0065590E" w:rsidP="00E35F1F">
      <w:pPr>
        <w:pStyle w:val="CommentText"/>
      </w:pPr>
      <w:r>
        <w:rPr>
          <w:rStyle w:val="CommentReference"/>
        </w:rPr>
        <w:annotationRef/>
      </w:r>
      <w:r>
        <w:t>coptic is heavens of heavens, but we usually say heaven of heavens.</w:t>
      </w:r>
    </w:p>
  </w:comment>
  <w:comment w:id="987" w:author="Windows User" w:date="2015-10-30T08:56:00Z" w:initials="BS">
    <w:p w14:paraId="080C2EEE" w14:textId="77777777" w:rsidR="0065590E" w:rsidRDefault="0065590E" w:rsidP="00E35F1F">
      <w:pPr>
        <w:pStyle w:val="CommentText"/>
      </w:pPr>
      <w:r>
        <w:rPr>
          <w:rStyle w:val="CommentReference"/>
        </w:rPr>
        <w:annotationRef/>
      </w:r>
      <w:r>
        <w:t>rises or shines?</w:t>
      </w:r>
    </w:p>
  </w:comment>
  <w:comment w:id="990" w:author="Windows User" w:date="2015-10-30T08:56:00Z" w:initials="BS">
    <w:p w14:paraId="5671149C" w14:textId="77777777" w:rsidR="0065590E" w:rsidRDefault="0065590E" w:rsidP="00E35F1F">
      <w:pPr>
        <w:pStyle w:val="CommentText"/>
      </w:pPr>
      <w:r>
        <w:rPr>
          <w:rStyle w:val="CommentReference"/>
        </w:rPr>
        <w:annotationRef/>
      </w:r>
      <w:r>
        <w:t>destroyed or damaged?</w:t>
      </w:r>
    </w:p>
  </w:comment>
  <w:comment w:id="998" w:author="Windows User" w:date="2015-10-30T08:56:00Z" w:initials="BS">
    <w:p w14:paraId="4B308EB2" w14:textId="77777777" w:rsidR="0065590E" w:rsidRDefault="0065590E" w:rsidP="00E35F1F">
      <w:pPr>
        <w:pStyle w:val="CommentText"/>
      </w:pPr>
      <w:r>
        <w:rPr>
          <w:rStyle w:val="CommentReference"/>
        </w:rPr>
        <w:annotationRef/>
      </w:r>
      <w:r>
        <w:t>servant, or slave?</w:t>
      </w:r>
    </w:p>
  </w:comment>
  <w:comment w:id="999" w:author="Windows User" w:date="2015-10-30T08:56:00Z" w:initials="BS">
    <w:p w14:paraId="20DF1D54" w14:textId="77777777" w:rsidR="0065590E" w:rsidRDefault="0065590E" w:rsidP="00E35F1F">
      <w:pPr>
        <w:pStyle w:val="CommentText"/>
      </w:pPr>
      <w:r>
        <w:rPr>
          <w:rStyle w:val="CommentReference"/>
        </w:rPr>
        <w:annotationRef/>
      </w:r>
      <w:r>
        <w:t>Feels way too literal</w:t>
      </w:r>
    </w:p>
  </w:comment>
  <w:comment w:id="1000" w:author="Windows User" w:date="2015-11-21T13:18:00Z" w:initials="WU">
    <w:p w14:paraId="2A74F11D" w14:textId="77777777" w:rsidR="0065590E" w:rsidRDefault="0065590E" w:rsidP="00E35F1F">
      <w:pPr>
        <w:pStyle w:val="CommentText"/>
      </w:pPr>
      <w:r>
        <w:rPr>
          <w:rStyle w:val="CommentReference"/>
        </w:rPr>
        <w:annotationRef/>
      </w:r>
      <w:r>
        <w:t>check</w:t>
      </w:r>
    </w:p>
  </w:comment>
  <w:comment w:id="1008" w:author="Windows User" w:date="2015-10-30T08:56:00Z" w:initials="BS">
    <w:p w14:paraId="6352B7F4" w14:textId="77777777" w:rsidR="0065590E" w:rsidRDefault="0065590E"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0" w:author="Windows User" w:date="2015-10-30T08:56:00Z" w:initials="BS">
    <w:p w14:paraId="77680459" w14:textId="77777777" w:rsidR="0065590E" w:rsidRDefault="0065590E" w:rsidP="00E35F1F">
      <w:pPr>
        <w:pStyle w:val="CommentText"/>
      </w:pPr>
      <w:r>
        <w:rPr>
          <w:rStyle w:val="CommentReference"/>
        </w:rPr>
        <w:annotationRef/>
      </w:r>
      <w:r>
        <w:t>was incarnate or took flesh? Need a decision for this common phrase.</w:t>
      </w:r>
    </w:p>
  </w:comment>
  <w:comment w:id="1016" w:author="Windows User" w:date="2015-10-30T08:56:00Z" w:initials="BS">
    <w:p w14:paraId="61EAF48D" w14:textId="77777777" w:rsidR="0065590E" w:rsidRDefault="0065590E" w:rsidP="00E35F1F">
      <w:pPr>
        <w:pStyle w:val="CommentText"/>
      </w:pPr>
      <w:r>
        <w:rPr>
          <w:rStyle w:val="CommentReference"/>
        </w:rPr>
        <w:annotationRef/>
      </w:r>
      <w:r>
        <w:t>Altar/The place where the Sacrifice is offered, is clearly not right. But Temple? Or Holy of Holies?</w:t>
      </w:r>
    </w:p>
  </w:comment>
  <w:comment w:id="1019" w:author="Windows User" w:date="2015-10-30T08:56:00Z" w:initials="BS">
    <w:p w14:paraId="0DB4A25D" w14:textId="77777777" w:rsidR="0065590E" w:rsidRDefault="0065590E" w:rsidP="00E35F1F">
      <w:pPr>
        <w:pStyle w:val="CommentText"/>
      </w:pPr>
      <w:r>
        <w:rPr>
          <w:rStyle w:val="CommentReference"/>
        </w:rPr>
        <w:annotationRef/>
      </w:r>
      <w:r>
        <w:t>I think infinite captures the meaning of uncircumscript in a more approachable way.</w:t>
      </w:r>
    </w:p>
  </w:comment>
  <w:comment w:id="1020" w:author="Windows User" w:date="2015-10-30T08:56:00Z" w:initials="BS">
    <w:p w14:paraId="65C574CB" w14:textId="77777777" w:rsidR="0065590E" w:rsidRDefault="0065590E" w:rsidP="00E35F1F">
      <w:pPr>
        <w:pStyle w:val="CommentText"/>
      </w:pPr>
      <w:r>
        <w:rPr>
          <w:rStyle w:val="CommentReference"/>
        </w:rPr>
        <w:annotationRef/>
      </w:r>
      <w:r>
        <w:t>net or hook?</w:t>
      </w:r>
    </w:p>
  </w:comment>
  <w:comment w:id="1021" w:author="Windows User" w:date="2015-10-30T08:56:00Z" w:initials="BS">
    <w:p w14:paraId="631E73A0" w14:textId="77777777" w:rsidR="0065590E" w:rsidRDefault="0065590E" w:rsidP="00E35F1F">
      <w:pPr>
        <w:pStyle w:val="CommentText"/>
      </w:pPr>
      <w:r>
        <w:rPr>
          <w:rStyle w:val="CommentReference"/>
        </w:rPr>
        <w:annotationRef/>
      </w:r>
      <w:r>
        <w:t>Instructing them in the worship?</w:t>
      </w:r>
    </w:p>
  </w:comment>
  <w:comment w:id="1022" w:author="Windows User" w:date="2015-10-30T08:56:00Z" w:initials="BS">
    <w:p w14:paraId="22469FD6" w14:textId="77777777" w:rsidR="0065590E" w:rsidRDefault="0065590E" w:rsidP="00E35F1F">
      <w:pPr>
        <w:pStyle w:val="CommentText"/>
      </w:pPr>
      <w:r>
        <w:rPr>
          <w:rStyle w:val="CommentReference"/>
        </w:rPr>
        <w:annotationRef/>
      </w:r>
      <w:r>
        <w:t>what does this mean?</w:t>
      </w:r>
    </w:p>
  </w:comment>
  <w:comment w:id="1023" w:author="Windows User" w:date="2015-10-30T08:56:00Z" w:initials="BS">
    <w:p w14:paraId="0A6E9F00" w14:textId="77777777" w:rsidR="0065590E" w:rsidRDefault="0065590E" w:rsidP="00E35F1F">
      <w:pPr>
        <w:pStyle w:val="CommentText"/>
      </w:pPr>
      <w:r>
        <w:rPr>
          <w:rStyle w:val="CommentReference"/>
        </w:rPr>
        <w:annotationRef/>
      </w:r>
      <w:r>
        <w:t>Path? Or Way? i.e. Christ?</w:t>
      </w:r>
    </w:p>
  </w:comment>
  <w:comment w:id="1024" w:author="Windows User" w:date="2015-10-30T08:56:00Z" w:initials="BS">
    <w:p w14:paraId="50D676B3" w14:textId="77777777" w:rsidR="0065590E" w:rsidRDefault="0065590E" w:rsidP="00E35F1F">
      <w:pPr>
        <w:pStyle w:val="CommentText"/>
      </w:pPr>
      <w:r>
        <w:rPr>
          <w:rStyle w:val="CommentReference"/>
        </w:rPr>
        <w:annotationRef/>
      </w:r>
      <w:r>
        <w:t>forward to? Or towards?</w:t>
      </w:r>
    </w:p>
  </w:comment>
  <w:comment w:id="1025" w:author="Windows User" w:date="2015-10-30T08:56:00Z" w:initials="BS">
    <w:p w14:paraId="4E94979B" w14:textId="77777777" w:rsidR="0065590E" w:rsidRDefault="0065590E" w:rsidP="00E35F1F">
      <w:pPr>
        <w:pStyle w:val="CommentText"/>
      </w:pPr>
      <w:r>
        <w:rPr>
          <w:rStyle w:val="CommentReference"/>
        </w:rPr>
        <w:annotationRef/>
      </w:r>
      <w:r>
        <w:t>gladness</w:t>
      </w:r>
    </w:p>
  </w:comment>
  <w:comment w:id="1033" w:author="Windows User" w:date="2015-10-30T08:56:00Z" w:initials="BS">
    <w:p w14:paraId="3588E256" w14:textId="77777777" w:rsidR="0065590E" w:rsidRDefault="0065590E" w:rsidP="00E35F1F">
      <w:pPr>
        <w:pStyle w:val="CommentText"/>
      </w:pPr>
      <w:r>
        <w:rPr>
          <w:rStyle w:val="CommentReference"/>
        </w:rPr>
        <w:annotationRef/>
      </w:r>
      <w:r>
        <w:t>Inclined to switch to L.A. ordering, but probably better to be consistent with Black.</w:t>
      </w:r>
    </w:p>
  </w:comment>
  <w:comment w:id="1034" w:author="Windows User" w:date="2015-10-30T08:56:00Z" w:initials="BS">
    <w:p w14:paraId="5F5FCC97" w14:textId="77777777" w:rsidR="0065590E" w:rsidRDefault="0065590E" w:rsidP="00E35F1F">
      <w:pPr>
        <w:pStyle w:val="CommentText"/>
      </w:pPr>
      <w:r>
        <w:rPr>
          <w:rStyle w:val="CommentReference"/>
        </w:rPr>
        <w:annotationRef/>
      </w:r>
      <w:r>
        <w:t>Everyday or a day?</w:t>
      </w:r>
    </w:p>
  </w:comment>
  <w:comment w:id="1035" w:author="Windows User" w:date="2015-10-30T08:56:00Z" w:initials="BS">
    <w:p w14:paraId="7938A467" w14:textId="77777777" w:rsidR="0065590E" w:rsidRDefault="0065590E" w:rsidP="00E35F1F">
      <w:pPr>
        <w:pStyle w:val="CommentText"/>
      </w:pPr>
      <w:r>
        <w:rPr>
          <w:rStyle w:val="CommentReference"/>
        </w:rPr>
        <w:annotationRef/>
      </w:r>
      <w:r>
        <w:t>not delight. Maybe joy instead of esctasy?</w:t>
      </w:r>
    </w:p>
  </w:comment>
  <w:comment w:id="1036" w:author="Windows User" w:date="2015-10-30T08:56:00Z" w:initials="BS">
    <w:p w14:paraId="0D0804AC" w14:textId="77777777" w:rsidR="0065590E" w:rsidRDefault="0065590E" w:rsidP="00E35F1F">
      <w:pPr>
        <w:pStyle w:val="CommentText"/>
      </w:pPr>
      <w:r>
        <w:rPr>
          <w:rStyle w:val="CommentReference"/>
        </w:rPr>
        <w:annotationRef/>
      </w:r>
      <w:r>
        <w:t>glory, splendor or beauty?</w:t>
      </w:r>
    </w:p>
  </w:comment>
  <w:comment w:id="1037" w:author="Windows User" w:date="2015-10-30T08:56:00Z" w:initials="BS">
    <w:p w14:paraId="07A7FAB4" w14:textId="77777777" w:rsidR="0065590E" w:rsidRDefault="0065590E" w:rsidP="00E35F1F">
      <w:pPr>
        <w:pStyle w:val="CommentText"/>
      </w:pPr>
      <w:r>
        <w:rPr>
          <w:rStyle w:val="CommentReference"/>
        </w:rPr>
        <w:annotationRef/>
      </w:r>
      <w:r>
        <w:t>from or and?</w:t>
      </w:r>
    </w:p>
  </w:comment>
  <w:comment w:id="1038" w:author="Windows User" w:date="2015-10-30T08:56:00Z" w:initials="BS">
    <w:p w14:paraId="5249720E" w14:textId="77777777" w:rsidR="0065590E" w:rsidRDefault="0065590E" w:rsidP="00E35F1F">
      <w:pPr>
        <w:pStyle w:val="CommentText"/>
      </w:pPr>
      <w:r>
        <w:rPr>
          <w:rStyle w:val="CommentReference"/>
        </w:rPr>
        <w:annotationRef/>
      </w:r>
      <w:r>
        <w:t>What prophet? Why did abouna redact this?</w:t>
      </w:r>
    </w:p>
  </w:comment>
  <w:comment w:id="1039" w:author="Windows User" w:date="2015-10-30T08:56:00Z" w:initials="BS">
    <w:p w14:paraId="66A9526F" w14:textId="77777777" w:rsidR="0065590E" w:rsidRDefault="0065590E" w:rsidP="00E35F1F">
      <w:pPr>
        <w:pStyle w:val="CommentText"/>
      </w:pPr>
      <w:r>
        <w:rPr>
          <w:rStyle w:val="CommentReference"/>
        </w:rPr>
        <w:annotationRef/>
      </w:r>
      <w:r>
        <w:t>Doesn't this say you are beyond beginning, or something to that effect? Beyond the beginning from which even time arose?</w:t>
      </w:r>
    </w:p>
  </w:comment>
  <w:comment w:id="1040" w:author="Windows User" w:date="2015-10-30T08:56:00Z" w:initials="BS">
    <w:p w14:paraId="08CC53E1" w14:textId="77777777" w:rsidR="0065590E" w:rsidRDefault="0065590E" w:rsidP="00E35F1F">
      <w:pPr>
        <w:pStyle w:val="CommentText"/>
      </w:pPr>
      <w:r>
        <w:rPr>
          <w:rStyle w:val="CommentReference"/>
        </w:rPr>
        <w:annotationRef/>
      </w:r>
      <w:r>
        <w:t>is this right?</w:t>
      </w:r>
    </w:p>
  </w:comment>
  <w:comment w:id="1041" w:author="Windows User" w:date="2015-10-30T08:56:00Z" w:initials="BS">
    <w:p w14:paraId="21BA9344" w14:textId="77777777" w:rsidR="0065590E" w:rsidRDefault="0065590E" w:rsidP="00E35F1F">
      <w:pPr>
        <w:pStyle w:val="CommentText"/>
      </w:pPr>
      <w:r>
        <w:rPr>
          <w:rStyle w:val="CommentReference"/>
        </w:rPr>
        <w:annotationRef/>
      </w:r>
      <w:r>
        <w:t>isn't it of?</w:t>
      </w:r>
    </w:p>
  </w:comment>
  <w:comment w:id="1042" w:author="Windows User" w:date="2015-10-30T08:56:00Z" w:initials="BS">
    <w:p w14:paraId="0DB057D8" w14:textId="77777777" w:rsidR="0065590E" w:rsidRDefault="0065590E" w:rsidP="00E35F1F">
      <w:pPr>
        <w:pStyle w:val="CommentText"/>
      </w:pPr>
      <w:r>
        <w:rPr>
          <w:rStyle w:val="CommentReference"/>
        </w:rPr>
        <w:annotationRef/>
      </w:r>
      <w:r>
        <w:t>isn't it blesses?</w:t>
      </w:r>
    </w:p>
  </w:comment>
  <w:comment w:id="1043" w:author="Windows User" w:date="2015-10-30T08:56:00Z" w:initials="BS">
    <w:p w14:paraId="4126BF87" w14:textId="77777777" w:rsidR="0065590E" w:rsidRDefault="0065590E" w:rsidP="00E35F1F">
      <w:pPr>
        <w:pStyle w:val="CommentText"/>
      </w:pPr>
      <w:r>
        <w:rPr>
          <w:rStyle w:val="CommentReference"/>
        </w:rPr>
        <w:annotationRef/>
      </w:r>
      <w:r>
        <w:t>blessing or blessing?</w:t>
      </w:r>
    </w:p>
  </w:comment>
  <w:comment w:id="1044" w:author="Windows User" w:date="2015-10-30T08:56:00Z" w:initials="BS">
    <w:p w14:paraId="068E7184" w14:textId="77777777" w:rsidR="0065590E" w:rsidRDefault="0065590E" w:rsidP="00E35F1F">
      <w:pPr>
        <w:pStyle w:val="CommentText"/>
      </w:pPr>
      <w:r>
        <w:rPr>
          <w:rStyle w:val="CommentReference"/>
        </w:rPr>
        <w:annotationRef/>
      </w:r>
      <w:r>
        <w:t>the other translations seem not to like abouna's contractions...</w:t>
      </w:r>
    </w:p>
  </w:comment>
  <w:comment w:id="1045" w:author="Windows User" w:date="2015-10-30T08:56:00Z" w:initials="BS">
    <w:p w14:paraId="21A595C5" w14:textId="77777777" w:rsidR="0065590E" w:rsidRDefault="0065590E" w:rsidP="00E35F1F">
      <w:pPr>
        <w:pStyle w:val="CommentText"/>
      </w:pPr>
      <w:r>
        <w:rPr>
          <w:rStyle w:val="CommentReference"/>
        </w:rPr>
        <w:annotationRef/>
      </w:r>
      <w:r>
        <w:t>perfect or true?</w:t>
      </w:r>
    </w:p>
  </w:comment>
  <w:comment w:id="1048" w:author="Windows User" w:date="2015-11-21T13:21:00Z" w:initials="WU">
    <w:p w14:paraId="686F5E9C" w14:textId="77777777" w:rsidR="0065590E" w:rsidRDefault="0065590E" w:rsidP="00E35F1F">
      <w:pPr>
        <w:pStyle w:val="CommentText"/>
      </w:pPr>
      <w:r>
        <w:rPr>
          <w:rStyle w:val="CommentReference"/>
        </w:rPr>
        <w:annotationRef/>
      </w:r>
    </w:p>
  </w:comment>
  <w:comment w:id="1055" w:author="Windows User" w:date="2015-10-30T08:56:00Z" w:initials="BS">
    <w:p w14:paraId="138D81C8" w14:textId="77777777" w:rsidR="0065590E" w:rsidRDefault="0065590E" w:rsidP="00E35F1F">
      <w:pPr>
        <w:pStyle w:val="CommentText"/>
      </w:pPr>
      <w:r>
        <w:rPr>
          <w:rStyle w:val="CommentReference"/>
        </w:rPr>
        <w:annotationRef/>
      </w:r>
      <w:r>
        <w:t>which word is right?</w:t>
      </w:r>
    </w:p>
  </w:comment>
  <w:comment w:id="1056" w:author="Windows User" w:date="2015-10-30T08:56:00Z" w:initials="BS">
    <w:p w14:paraId="36B899D8" w14:textId="77777777" w:rsidR="0065590E" w:rsidRDefault="0065590E" w:rsidP="00E35F1F">
      <w:pPr>
        <w:pStyle w:val="CommentText"/>
      </w:pPr>
      <w:r>
        <w:rPr>
          <w:rStyle w:val="CommentReference"/>
        </w:rPr>
        <w:annotationRef/>
      </w:r>
      <w:r>
        <w:t>wise?</w:t>
      </w:r>
    </w:p>
  </w:comment>
  <w:comment w:id="1058" w:author="Windows User" w:date="2015-10-30T08:56:00Z" w:initials="BS">
    <w:p w14:paraId="62F2B22F" w14:textId="77777777" w:rsidR="0065590E" w:rsidRDefault="0065590E" w:rsidP="00E35F1F">
      <w:pPr>
        <w:pStyle w:val="CommentText"/>
      </w:pPr>
      <w:r>
        <w:rPr>
          <w:rStyle w:val="CommentReference"/>
        </w:rPr>
        <w:annotationRef/>
      </w:r>
      <w:r>
        <w:t>bride, or bridal chamber?</w:t>
      </w:r>
    </w:p>
  </w:comment>
  <w:comment w:id="1059" w:author="Windows User" w:date="2015-10-30T08:56:00Z" w:initials="BS">
    <w:p w14:paraId="13AA9031" w14:textId="77777777" w:rsidR="0065590E" w:rsidRDefault="0065590E" w:rsidP="00E35F1F">
      <w:pPr>
        <w:pStyle w:val="CommentText"/>
      </w:pPr>
      <w:r>
        <w:rPr>
          <w:rStyle w:val="CommentReference"/>
        </w:rPr>
        <w:annotationRef/>
      </w:r>
      <w:r>
        <w:t>truth, logos, or true logos?</w:t>
      </w:r>
    </w:p>
  </w:comment>
  <w:comment w:id="1060" w:author="Windows User" w:date="2015-10-30T08:56:00Z" w:initials="BS">
    <w:p w14:paraId="116A567C" w14:textId="77777777" w:rsidR="0065590E" w:rsidRDefault="0065590E" w:rsidP="00E35F1F">
      <w:pPr>
        <w:pStyle w:val="CommentText"/>
      </w:pPr>
      <w:r>
        <w:rPr>
          <w:rStyle w:val="CommentReference"/>
        </w:rPr>
        <w:annotationRef/>
      </w:r>
      <w:r>
        <w:t>redeemed or saved?</w:t>
      </w:r>
    </w:p>
  </w:comment>
  <w:comment w:id="1062" w:author="Windows User" w:date="2015-10-30T08:56:00Z" w:initials="BS">
    <w:p w14:paraId="37848CBE" w14:textId="77777777" w:rsidR="0065590E" w:rsidRDefault="0065590E" w:rsidP="00E35F1F">
      <w:pPr>
        <w:pStyle w:val="CommentText"/>
      </w:pPr>
      <w:r>
        <w:rPr>
          <w:rStyle w:val="CommentReference"/>
        </w:rPr>
        <w:annotationRef/>
      </w:r>
      <w:r>
        <w:t>for us or unto us?</w:t>
      </w:r>
    </w:p>
  </w:comment>
  <w:comment w:id="1065" w:author="Windows User" w:date="2015-10-30T08:56:00Z" w:initials="BS">
    <w:p w14:paraId="7318299D" w14:textId="77777777" w:rsidR="0065590E" w:rsidRDefault="0065590E" w:rsidP="00E35F1F">
      <w:pPr>
        <w:pStyle w:val="CommentText"/>
      </w:pPr>
      <w:r>
        <w:rPr>
          <w:rStyle w:val="CommentReference"/>
        </w:rPr>
        <w:annotationRef/>
      </w:r>
      <w:r>
        <w:t>what does eshleelooi mean?</w:t>
      </w:r>
    </w:p>
  </w:comment>
  <w:comment w:id="1066" w:author="Windows User" w:date="2015-10-30T08:56:00Z" w:initials="BS">
    <w:p w14:paraId="01016F04" w14:textId="77777777" w:rsidR="0065590E" w:rsidRDefault="0065590E" w:rsidP="00E35F1F">
      <w:pPr>
        <w:pStyle w:val="CommentText"/>
      </w:pPr>
      <w:r>
        <w:rPr>
          <w:rStyle w:val="CommentReference"/>
        </w:rPr>
        <w:annotationRef/>
      </w:r>
      <w:r>
        <w:t>save or redeem?</w:t>
      </w:r>
    </w:p>
  </w:comment>
  <w:comment w:id="1068" w:author="Windows User" w:date="2015-10-30T08:56:00Z" w:initials="BS">
    <w:p w14:paraId="2F0C8D0C" w14:textId="77777777" w:rsidR="0065590E" w:rsidRDefault="0065590E" w:rsidP="00E35F1F">
      <w:pPr>
        <w:pStyle w:val="CommentText"/>
      </w:pPr>
      <w:r>
        <w:rPr>
          <w:rStyle w:val="CommentReference"/>
        </w:rPr>
        <w:annotationRef/>
      </w:r>
      <w:r>
        <w:t>paradoxically or miraculously?</w:t>
      </w:r>
    </w:p>
  </w:comment>
  <w:comment w:id="1069" w:author="Windows User" w:date="2015-10-30T08:56:00Z" w:initials="BS">
    <w:p w14:paraId="0F8BDFBA" w14:textId="77777777" w:rsidR="0065590E" w:rsidRDefault="0065590E" w:rsidP="00E35F1F">
      <w:pPr>
        <w:pStyle w:val="CommentText"/>
      </w:pPr>
      <w:r>
        <w:rPr>
          <w:rStyle w:val="CommentReference"/>
        </w:rPr>
        <w:annotationRef/>
      </w:r>
      <w:r>
        <w:t>I get that this is perfectly valid English without 'is'. But too hard to follow fast.</w:t>
      </w:r>
    </w:p>
  </w:comment>
  <w:comment w:id="1071" w:author="Windows User" w:date="2015-10-30T08:56:00Z" w:initials="BS">
    <w:p w14:paraId="0412A3CD" w14:textId="77777777" w:rsidR="0065590E" w:rsidRDefault="0065590E" w:rsidP="00E35F1F">
      <w:pPr>
        <w:pStyle w:val="CommentText"/>
      </w:pPr>
      <w:r>
        <w:rPr>
          <w:rStyle w:val="CommentReference"/>
        </w:rPr>
        <w:annotationRef/>
      </w:r>
      <w:r>
        <w:t>this seems to be parallel to gold on all sides rather than gold roundabout it.</w:t>
      </w:r>
    </w:p>
  </w:comment>
  <w:comment w:id="1072" w:author="Windows User" w:date="2015-10-30T08:56:00Z" w:initials="BS">
    <w:p w14:paraId="5A22944C" w14:textId="77777777" w:rsidR="0065590E" w:rsidRDefault="0065590E" w:rsidP="00E35F1F">
      <w:pPr>
        <w:pStyle w:val="CommentText"/>
      </w:pPr>
      <w:r>
        <w:rPr>
          <w:rStyle w:val="CommentReference"/>
        </w:rPr>
        <w:annotationRef/>
      </w:r>
      <w:r>
        <w:t>Saviour or redeemer?</w:t>
      </w:r>
    </w:p>
  </w:comment>
  <w:comment w:id="1074" w:author="Windows User" w:date="2015-10-30T08:56:00Z" w:initials="BS">
    <w:p w14:paraId="7BA01F3B" w14:textId="77777777" w:rsidR="0065590E" w:rsidRDefault="0065590E" w:rsidP="00E35F1F">
      <w:pPr>
        <w:pStyle w:val="CommentText"/>
      </w:pPr>
      <w:r>
        <w:rPr>
          <w:rStyle w:val="CommentReference"/>
        </w:rPr>
        <w:annotationRef/>
      </w:r>
      <w:r>
        <w:t>isn't this compassion? not nishti nai...</w:t>
      </w:r>
    </w:p>
  </w:comment>
  <w:comment w:id="1077" w:author="Windows User" w:date="2015-10-30T08:56:00Z" w:initials="BS">
    <w:p w14:paraId="48DB0714" w14:textId="77777777" w:rsidR="0065590E" w:rsidRDefault="0065590E"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8" w:author="Windows User" w:date="2015-10-30T08:56:00Z" w:initials="BS">
    <w:p w14:paraId="15AB72CB" w14:textId="77777777" w:rsidR="0065590E" w:rsidRDefault="0065590E" w:rsidP="00E35F1F">
      <w:pPr>
        <w:pStyle w:val="CommentText"/>
      </w:pPr>
      <w:r>
        <w:rPr>
          <w:rStyle w:val="CommentReference"/>
        </w:rPr>
        <w:annotationRef/>
      </w:r>
      <w:r>
        <w:t>should be lampstand, not candle stick, here and throughout.</w:t>
      </w:r>
    </w:p>
  </w:comment>
  <w:comment w:id="1079" w:author="Windows User" w:date="2015-10-30T08:56:00Z" w:initials="BS">
    <w:p w14:paraId="6D5F9821" w14:textId="77777777" w:rsidR="0065590E" w:rsidRDefault="0065590E" w:rsidP="00E35F1F">
      <w:pPr>
        <w:pStyle w:val="CommentText"/>
      </w:pPr>
      <w:r>
        <w:rPr>
          <w:rStyle w:val="CommentReference"/>
        </w:rPr>
        <w:annotationRef/>
      </w:r>
      <w:r>
        <w:t>Ok, not saluted... Greeted, or I would prefer hailed...</w:t>
      </w:r>
    </w:p>
  </w:comment>
  <w:comment w:id="1080" w:author="Windows User" w:date="2015-10-30T08:56:00Z" w:initials="BS">
    <w:p w14:paraId="075C27A6" w14:textId="77777777" w:rsidR="0065590E" w:rsidRDefault="0065590E" w:rsidP="00E35F1F">
      <w:pPr>
        <w:pStyle w:val="CommentText"/>
      </w:pPr>
      <w:r>
        <w:rPr>
          <w:rStyle w:val="CommentReference"/>
        </w:rPr>
        <w:annotationRef/>
      </w:r>
      <w:r>
        <w:t>The Father was overjoyed, in your conception????</w:t>
      </w:r>
    </w:p>
  </w:comment>
  <w:comment w:id="1081" w:author="Windows User" w:date="2015-10-30T08:56:00Z" w:initials="BS">
    <w:p w14:paraId="7569AFF1" w14:textId="77777777" w:rsidR="0065590E" w:rsidRDefault="0065590E" w:rsidP="00E35F1F">
      <w:pPr>
        <w:pStyle w:val="CommentText"/>
      </w:pPr>
      <w:r>
        <w:rPr>
          <w:rStyle w:val="CommentReference"/>
        </w:rPr>
        <w:annotationRef/>
      </w:r>
      <w:r>
        <w:t>appearing doesn't sound right for parousia... coming or advent?</w:t>
      </w:r>
    </w:p>
  </w:comment>
  <w:comment w:id="1082" w:author="Windows User" w:date="2015-11-21T13:22:00Z" w:initials="WU">
    <w:p w14:paraId="728FA9EF" w14:textId="77777777" w:rsidR="0065590E" w:rsidRDefault="0065590E" w:rsidP="00E35F1F">
      <w:pPr>
        <w:pStyle w:val="CommentText"/>
      </w:pPr>
      <w:r>
        <w:rPr>
          <w:rStyle w:val="CommentReference"/>
        </w:rPr>
        <w:annotationRef/>
      </w:r>
      <w:r w:rsidRPr="00582AD7">
        <w:t>(ⲡⲉⲥⲱⲙⲁ??)</w:t>
      </w:r>
    </w:p>
  </w:comment>
  <w:comment w:id="1083" w:author="Windows User" w:date="2015-10-30T08:56:00Z" w:initials="BS">
    <w:p w14:paraId="0C77198F" w14:textId="77777777" w:rsidR="0065590E" w:rsidRDefault="0065590E" w:rsidP="00E35F1F">
      <w:pPr>
        <w:pStyle w:val="CommentText"/>
      </w:pPr>
      <w:r>
        <w:rPr>
          <w:rStyle w:val="CommentReference"/>
        </w:rPr>
        <w:annotationRef/>
      </w:r>
      <w:r>
        <w:t>kinda funny in English to switch pronoun from Lord to Virgin in one scentence.</w:t>
      </w:r>
    </w:p>
  </w:comment>
  <w:comment w:id="1086" w:author="Windows User" w:date="2015-10-30T08:56:00Z" w:initials="BS">
    <w:p w14:paraId="501C2D6F" w14:textId="77777777" w:rsidR="0065590E" w:rsidRDefault="0065590E" w:rsidP="00E35F1F">
      <w:pPr>
        <w:pStyle w:val="CommentText"/>
      </w:pPr>
      <w:r>
        <w:rPr>
          <w:rStyle w:val="CommentReference"/>
        </w:rPr>
        <w:annotationRef/>
      </w:r>
      <w:r>
        <w:t>I really didn't like preached... Is this to literal though? Maybe L.A. is better.</w:t>
      </w:r>
    </w:p>
  </w:comment>
  <w:comment w:id="1087" w:author="Windows User" w:date="2015-10-30T08:56:00Z" w:initials="BS">
    <w:p w14:paraId="6407D4C9" w14:textId="77777777" w:rsidR="0065590E" w:rsidRDefault="0065590E" w:rsidP="00E35F1F">
      <w:pPr>
        <w:pStyle w:val="CommentText"/>
      </w:pPr>
      <w:r>
        <w:rPr>
          <w:rStyle w:val="CommentReference"/>
        </w:rPr>
        <w:annotationRef/>
      </w:r>
      <w:r>
        <w:t>these thereofs are so awkward... but I can't think of a better phrasing right now.</w:t>
      </w:r>
    </w:p>
  </w:comment>
  <w:comment w:id="1088" w:author="Windows User" w:date="2015-11-21T13:23:00Z" w:initials="WU">
    <w:p w14:paraId="1B7B1E94" w14:textId="77777777" w:rsidR="0065590E" w:rsidRDefault="0065590E" w:rsidP="00E35F1F">
      <w:pPr>
        <w:pStyle w:val="CommentText"/>
      </w:pPr>
      <w:r>
        <w:rPr>
          <w:rStyle w:val="CommentReference"/>
        </w:rPr>
        <w:annotationRef/>
      </w:r>
      <w:r>
        <w:t>review</w:t>
      </w:r>
    </w:p>
  </w:comment>
  <w:comment w:id="1097" w:author="Windows User" w:date="2015-10-30T08:56:00Z" w:initials="BS">
    <w:p w14:paraId="5D50DB65" w14:textId="77777777" w:rsidR="0065590E" w:rsidRDefault="0065590E" w:rsidP="00E35F1F">
      <w:pPr>
        <w:pStyle w:val="CommentText"/>
      </w:pPr>
      <w:r>
        <w:rPr>
          <w:rStyle w:val="CommentReference"/>
        </w:rPr>
        <w:annotationRef/>
      </w:r>
      <w:r>
        <w:t>this seems kind of loose... is it ok?</w:t>
      </w:r>
    </w:p>
  </w:comment>
  <w:comment w:id="1098" w:author="Windows User" w:date="2015-10-30T08:56:00Z" w:initials="BS">
    <w:p w14:paraId="01FDA469" w14:textId="77777777" w:rsidR="0065590E" w:rsidRDefault="0065590E" w:rsidP="00E35F1F">
      <w:pPr>
        <w:pStyle w:val="CommentText"/>
      </w:pPr>
      <w:r>
        <w:rPr>
          <w:rStyle w:val="CommentReference"/>
        </w:rPr>
        <w:annotationRef/>
      </w:r>
      <w:r>
        <w:t>works or deeds?</w:t>
      </w:r>
    </w:p>
  </w:comment>
  <w:comment w:id="1099" w:author="Windows User" w:date="2015-11-21T13:24:00Z" w:initials="WU">
    <w:p w14:paraId="7A990723" w14:textId="77777777" w:rsidR="0065590E" w:rsidRDefault="0065590E" w:rsidP="00E35F1F">
      <w:pPr>
        <w:pStyle w:val="CommentText"/>
      </w:pPr>
      <w:r>
        <w:rPr>
          <w:rStyle w:val="CommentReference"/>
        </w:rPr>
        <w:annotationRef/>
      </w:r>
      <w:r>
        <w:t>review</w:t>
      </w:r>
    </w:p>
  </w:comment>
  <w:comment w:id="1100" w:author="Windows User" w:date="2015-10-30T08:56:00Z" w:initials="BS">
    <w:p w14:paraId="5BB3D65B" w14:textId="77777777" w:rsidR="0065590E" w:rsidRDefault="0065590E" w:rsidP="00E35F1F">
      <w:pPr>
        <w:pStyle w:val="CommentText"/>
      </w:pPr>
      <w:r>
        <w:rPr>
          <w:rStyle w:val="CommentReference"/>
        </w:rPr>
        <w:annotationRef/>
      </w:r>
      <w:r>
        <w:t>does Coptic have 'high'?</w:t>
      </w:r>
    </w:p>
  </w:comment>
  <w:comment w:id="1101" w:author="Windows User" w:date="2015-11-21T13:24:00Z" w:initials="WU">
    <w:p w14:paraId="1D334F95" w14:textId="77777777" w:rsidR="0065590E" w:rsidRDefault="0065590E" w:rsidP="00E35F1F">
      <w:pPr>
        <w:pStyle w:val="CommentText"/>
      </w:pPr>
      <w:r>
        <w:rPr>
          <w:rStyle w:val="CommentReference"/>
        </w:rPr>
        <w:annotationRef/>
      </w:r>
      <w:r>
        <w:t>review, add variant</w:t>
      </w:r>
    </w:p>
  </w:comment>
  <w:comment w:id="1102" w:author="Windows User" w:date="2015-10-30T08:56:00Z" w:initials="BS">
    <w:p w14:paraId="5480B788" w14:textId="77777777" w:rsidR="0065590E" w:rsidRDefault="0065590E" w:rsidP="00E35F1F">
      <w:pPr>
        <w:pStyle w:val="CommentText"/>
      </w:pPr>
      <w:r>
        <w:rPr>
          <w:rStyle w:val="CommentReference"/>
        </w:rPr>
        <w:annotationRef/>
      </w:r>
      <w:r>
        <w:t>bless or praise? inconsistent rendering of esmo</w:t>
      </w:r>
    </w:p>
  </w:comment>
  <w:comment w:id="1111" w:author="Brett Slote" w:date="2016-05-06T20:19:00Z" w:initials="BS">
    <w:p w14:paraId="04711A4D" w14:textId="77777777" w:rsidR="0065590E" w:rsidRDefault="0065590E" w:rsidP="00E60591">
      <w:pPr>
        <w:pStyle w:val="CommentText"/>
      </w:pPr>
      <w:r>
        <w:rPr>
          <w:rStyle w:val="CommentReference"/>
        </w:rPr>
        <w:annotationRef/>
      </w:r>
      <w:r>
        <w:t>Check that this and next aren’t 101</w:t>
      </w:r>
    </w:p>
  </w:comment>
  <w:comment w:id="1156" w:author="Windows User" w:date="2015-10-30T08:56:00Z" w:initials="WU">
    <w:p w14:paraId="326EFA42" w14:textId="77777777" w:rsidR="0065590E" w:rsidRDefault="0065590E" w:rsidP="006869EE">
      <w:pPr>
        <w:pStyle w:val="CommentText"/>
      </w:pPr>
      <w:r>
        <w:rPr>
          <w:rStyle w:val="CommentReference"/>
        </w:rPr>
        <w:annotationRef/>
      </w:r>
      <w:r>
        <w:t>Add notes where to insert Doxology of Prime… And Vespers Prase?</w:t>
      </w:r>
    </w:p>
  </w:comment>
  <w:comment w:id="1160" w:author="Windows User" w:date="2015-10-30T08:56:00Z" w:initials="WU">
    <w:p w14:paraId="66837344" w14:textId="77777777" w:rsidR="0065590E" w:rsidRDefault="0065590E" w:rsidP="006869EE">
      <w:pPr>
        <w:pStyle w:val="CommentText"/>
      </w:pPr>
      <w:r>
        <w:rPr>
          <w:rStyle w:val="CommentReference"/>
        </w:rPr>
        <w:annotationRef/>
      </w:r>
      <w:r>
        <w:t>May He or that He may</w:t>
      </w:r>
    </w:p>
  </w:comment>
  <w:comment w:id="1162" w:author="Windows User" w:date="2015-10-30T08:56:00Z" w:initials="BS">
    <w:p w14:paraId="5BE9E7DF" w14:textId="77777777" w:rsidR="0065590E" w:rsidRDefault="0065590E" w:rsidP="006869EE">
      <w:pPr>
        <w:pStyle w:val="CommentText"/>
      </w:pPr>
      <w:r>
        <w:rPr>
          <w:rStyle w:val="CommentReference"/>
        </w:rPr>
        <w:annotationRef/>
      </w:r>
      <w:r>
        <w:t>protopresbyters?</w:t>
      </w:r>
    </w:p>
  </w:comment>
  <w:comment w:id="1163" w:author="Windows User" w:date="2015-10-30T08:56:00Z" w:initials="BS">
    <w:p w14:paraId="37712CA1" w14:textId="77777777" w:rsidR="0065590E" w:rsidRDefault="0065590E" w:rsidP="006869EE">
      <w:pPr>
        <w:pStyle w:val="CommentText"/>
      </w:pPr>
      <w:r>
        <w:rPr>
          <w:rStyle w:val="CommentReference"/>
        </w:rPr>
        <w:annotationRef/>
      </w:r>
      <w:r>
        <w:t>those who?</w:t>
      </w:r>
    </w:p>
  </w:comment>
  <w:comment w:id="1164" w:author="Windows User" w:date="2015-10-30T08:56:00Z" w:initials="BS">
    <w:p w14:paraId="0BC9F56F" w14:textId="77777777" w:rsidR="0065590E" w:rsidRDefault="0065590E" w:rsidP="006869EE">
      <w:pPr>
        <w:pStyle w:val="CommentText"/>
      </w:pPr>
      <w:r>
        <w:rPr>
          <w:rStyle w:val="CommentReference"/>
        </w:rPr>
        <w:annotationRef/>
      </w:r>
      <w:r>
        <w:t>Yourself?</w:t>
      </w:r>
    </w:p>
  </w:comment>
  <w:comment w:id="1168" w:author="Windows User" w:date="2015-11-27T20:09:00Z" w:initials="WU">
    <w:p w14:paraId="5DD947BD" w14:textId="77777777" w:rsidR="0065590E" w:rsidRDefault="0065590E" w:rsidP="006869EE">
      <w:pPr>
        <w:pStyle w:val="CommentText"/>
      </w:pPr>
      <w:r>
        <w:rPr>
          <w:rStyle w:val="CommentReference"/>
        </w:rPr>
        <w:annotationRef/>
      </w:r>
      <w:r>
        <w:t>Confess to the Lord or confess the Lord?</w:t>
      </w:r>
    </w:p>
  </w:comment>
  <w:comment w:id="1177" w:author="Windows User" w:date="2015-10-30T08:56:00Z" w:initials="WU">
    <w:p w14:paraId="73A20223" w14:textId="77777777" w:rsidR="0065590E" w:rsidRDefault="0065590E" w:rsidP="006869EE">
      <w:pPr>
        <w:pStyle w:val="CommentText"/>
      </w:pPr>
      <w:r>
        <w:rPr>
          <w:rStyle w:val="CommentReference"/>
        </w:rPr>
        <w:annotationRef/>
      </w:r>
      <w:r>
        <w:t>Funny just to have declared here with nothing else.</w:t>
      </w:r>
    </w:p>
  </w:comment>
  <w:comment w:id="1178" w:author="Windows User" w:date="2015-10-30T08:56:00Z" w:initials="WU">
    <w:p w14:paraId="2938E8CF" w14:textId="77777777" w:rsidR="0065590E" w:rsidRDefault="0065590E" w:rsidP="006869EE">
      <w:pPr>
        <w:pStyle w:val="CommentText"/>
      </w:pPr>
      <w:r>
        <w:rPr>
          <w:rStyle w:val="CommentReference"/>
        </w:rPr>
        <w:annotationRef/>
      </w:r>
      <w:r>
        <w:t>Good News or Glad Tidings?</w:t>
      </w:r>
    </w:p>
  </w:comment>
  <w:comment w:id="1179" w:author="Windows User" w:date="2015-10-30T08:56:00Z" w:initials="WU">
    <w:p w14:paraId="07481CDA" w14:textId="77777777" w:rsidR="0065590E" w:rsidRDefault="0065590E" w:rsidP="006869EE">
      <w:pPr>
        <w:pStyle w:val="CommentText"/>
      </w:pPr>
      <w:r>
        <w:rPr>
          <w:rStyle w:val="CommentReference"/>
        </w:rPr>
        <w:annotationRef/>
      </w:r>
      <w:r>
        <w:t>Which is it? Advocate or watch over us?</w:t>
      </w:r>
    </w:p>
  </w:comment>
  <w:comment w:id="1180" w:author="Windows User" w:date="2015-10-30T08:56:00Z" w:initials="WU">
    <w:p w14:paraId="74878DE4" w14:textId="77777777" w:rsidR="0065590E" w:rsidRDefault="0065590E" w:rsidP="006869EE">
      <w:pPr>
        <w:pStyle w:val="CommentText"/>
      </w:pPr>
      <w:r>
        <w:rPr>
          <w:rStyle w:val="CommentReference"/>
        </w:rPr>
        <w:annotationRef/>
      </w:r>
      <w:r>
        <w:t>Coptic doesn’t seem to have “Mary”</w:t>
      </w:r>
    </w:p>
  </w:comment>
  <w:comment w:id="1183" w:author="Windows User" w:date="2015-10-30T08:56:00Z" w:initials="WU">
    <w:p w14:paraId="0F5B5499" w14:textId="77777777" w:rsidR="0065590E" w:rsidRDefault="0065590E" w:rsidP="006869EE">
      <w:pPr>
        <w:pStyle w:val="CommentText"/>
      </w:pPr>
      <w:r>
        <w:rPr>
          <w:rStyle w:val="CommentReference"/>
        </w:rPr>
        <w:annotationRef/>
      </w:r>
      <w:r>
        <w:t>Add footnote of what this is</w:t>
      </w:r>
    </w:p>
  </w:comment>
  <w:comment w:id="1196" w:author="Windows User" w:date="2015-10-30T08:56:00Z" w:initials="WU">
    <w:p w14:paraId="6841EDAF" w14:textId="77777777" w:rsidR="0065590E" w:rsidRDefault="0065590E">
      <w:pPr>
        <w:pStyle w:val="CommentText"/>
      </w:pPr>
      <w:r>
        <w:rPr>
          <w:rStyle w:val="CommentReference"/>
        </w:rPr>
        <w:annotationRef/>
      </w:r>
      <w:r>
        <w:t>Isn’t this one more faithful?</w:t>
      </w:r>
    </w:p>
  </w:comment>
  <w:comment w:id="1197" w:author="Windows User" w:date="2015-10-30T08:56:00Z" w:initials="WU">
    <w:p w14:paraId="44483F5F" w14:textId="77777777" w:rsidR="0065590E" w:rsidRDefault="0065590E">
      <w:pPr>
        <w:pStyle w:val="CommentText"/>
      </w:pPr>
      <w:r>
        <w:rPr>
          <w:rStyle w:val="CommentReference"/>
        </w:rPr>
        <w:annotationRef/>
      </w:r>
      <w:r>
        <w:t>Which one(s) are/is right?</w:t>
      </w:r>
    </w:p>
  </w:comment>
  <w:comment w:id="1198" w:author="Windows User" w:date="2015-10-30T08:56:00Z" w:initials="WU">
    <w:p w14:paraId="22B3EF76" w14:textId="77777777" w:rsidR="0065590E" w:rsidRDefault="0065590E">
      <w:pPr>
        <w:pStyle w:val="CommentText"/>
      </w:pPr>
      <w:r>
        <w:rPr>
          <w:rStyle w:val="CommentReference"/>
        </w:rPr>
        <w:annotationRef/>
      </w:r>
      <w:r>
        <w:t>Coptic doesn’t seem to have “O Lord”</w:t>
      </w:r>
    </w:p>
  </w:comment>
  <w:comment w:id="1202" w:author="Windows User" w:date="2015-10-30T08:56:00Z" w:initials="WU">
    <w:p w14:paraId="6BF65470" w14:textId="77777777" w:rsidR="0065590E" w:rsidRDefault="0065590E">
      <w:pPr>
        <w:pStyle w:val="CommentText"/>
      </w:pPr>
      <w:r>
        <w:rPr>
          <w:rStyle w:val="CommentReference"/>
        </w:rPr>
        <w:annotationRef/>
      </w:r>
      <w:r>
        <w:t>Called or named?</w:t>
      </w:r>
    </w:p>
  </w:comment>
  <w:comment w:id="1203" w:author="Windows User" w:date="2015-10-30T08:56:00Z" w:initials="WU">
    <w:p w14:paraId="64122CF8" w14:textId="77777777" w:rsidR="0065590E" w:rsidRDefault="0065590E">
      <w:pPr>
        <w:pStyle w:val="CommentText"/>
      </w:pPr>
      <w:r>
        <w:rPr>
          <w:rStyle w:val="CommentReference"/>
        </w:rPr>
        <w:annotationRef/>
      </w:r>
      <w:r>
        <w:t>John loved the Lord, or the Lord loved John?</w:t>
      </w:r>
    </w:p>
  </w:comment>
  <w:comment w:id="1205" w:author="Windows User" w:date="2015-10-30T08:56:00Z" w:initials="WU">
    <w:p w14:paraId="28540FAB" w14:textId="77777777" w:rsidR="0065590E" w:rsidRDefault="0065590E">
      <w:pPr>
        <w:pStyle w:val="CommentText"/>
      </w:pPr>
      <w:r>
        <w:rPr>
          <w:rStyle w:val="CommentReference"/>
        </w:rPr>
        <w:annotationRef/>
      </w:r>
      <w:r>
        <w:t>Not the Lord?</w:t>
      </w:r>
    </w:p>
  </w:comment>
  <w:comment w:id="1206" w:author="Windows User" w:date="2015-10-30T08:56:00Z" w:initials="WU">
    <w:p w14:paraId="3BE9EA57" w14:textId="77777777" w:rsidR="0065590E" w:rsidRDefault="0065590E">
      <w:pPr>
        <w:pStyle w:val="CommentText"/>
      </w:pPr>
      <w:r>
        <w:rPr>
          <w:rStyle w:val="CommentReference"/>
        </w:rPr>
        <w:annotationRef/>
      </w:r>
      <w:r>
        <w:t>The rest missing?</w:t>
      </w:r>
    </w:p>
  </w:comment>
  <w:comment w:id="1207" w:author="Windows User" w:date="2015-10-30T08:56:00Z" w:initials="WU">
    <w:p w14:paraId="17CFCF91" w14:textId="77777777" w:rsidR="0065590E" w:rsidRDefault="0065590E">
      <w:pPr>
        <w:pStyle w:val="CommentText"/>
      </w:pPr>
      <w:r>
        <w:rPr>
          <w:rStyle w:val="CommentReference"/>
        </w:rPr>
        <w:annotationRef/>
      </w:r>
      <w:r>
        <w:t>Completely different…</w:t>
      </w:r>
    </w:p>
  </w:comment>
  <w:comment w:id="1208" w:author="Windows User" w:date="2015-10-30T08:56:00Z" w:initials="WU">
    <w:p w14:paraId="1A5ABDDA" w14:textId="77777777" w:rsidR="0065590E" w:rsidRDefault="0065590E">
      <w:pPr>
        <w:pStyle w:val="CommentText"/>
      </w:pPr>
      <w:r>
        <w:rPr>
          <w:rStyle w:val="CommentReference"/>
        </w:rPr>
        <w:annotationRef/>
      </w:r>
      <w:r>
        <w:t>Sound or voices?</w:t>
      </w:r>
    </w:p>
  </w:comment>
  <w:comment w:id="1211" w:author="Windows User" w:date="2015-10-30T08:56:00Z" w:initials="WU">
    <w:p w14:paraId="6A684B9E" w14:textId="77777777" w:rsidR="0065590E" w:rsidRDefault="0065590E">
      <w:pPr>
        <w:pStyle w:val="CommentText"/>
      </w:pPr>
      <w:r>
        <w:rPr>
          <w:rStyle w:val="CommentReference"/>
        </w:rPr>
        <w:annotationRef/>
      </w:r>
      <w:r>
        <w:t>This one needs looking at.</w:t>
      </w:r>
    </w:p>
  </w:comment>
  <w:comment w:id="1212" w:author="Windows User" w:date="2015-10-30T08:56:00Z" w:initials="WU">
    <w:p w14:paraId="3E29D706" w14:textId="77777777" w:rsidR="0065590E" w:rsidRDefault="0065590E">
      <w:pPr>
        <w:pStyle w:val="CommentText"/>
      </w:pPr>
      <w:r>
        <w:rPr>
          <w:rStyle w:val="CommentReference"/>
        </w:rPr>
        <w:annotationRef/>
      </w:r>
      <w:r>
        <w:t>Partners?</w:t>
      </w:r>
    </w:p>
  </w:comment>
  <w:comment w:id="1217" w:author="Windows User" w:date="2015-10-30T08:56:00Z" w:initials="WU">
    <w:p w14:paraId="662AC6DC" w14:textId="77777777" w:rsidR="0065590E" w:rsidRDefault="0065590E">
      <w:pPr>
        <w:pStyle w:val="CommentText"/>
      </w:pPr>
      <w:r>
        <w:rPr>
          <w:rStyle w:val="CommentReference"/>
        </w:rPr>
        <w:annotationRef/>
      </w:r>
      <w:r>
        <w:t>What land?</w:t>
      </w:r>
    </w:p>
  </w:comment>
  <w:comment w:id="1219" w:author="Windows User" w:date="2015-10-30T08:56:00Z" w:initials="WU">
    <w:p w14:paraId="121BE348" w14:textId="77777777" w:rsidR="0065590E" w:rsidRDefault="0065590E">
      <w:pPr>
        <w:pStyle w:val="CommentText"/>
      </w:pPr>
      <w:r>
        <w:rPr>
          <w:rStyle w:val="CommentReference"/>
        </w:rPr>
        <w:annotationRef/>
      </w:r>
      <w:r>
        <w:t>Or englighten?</w:t>
      </w:r>
    </w:p>
  </w:comment>
  <w:comment w:id="1233" w:author="Windows User" w:date="2015-10-30T08:56:00Z" w:initials="WU">
    <w:p w14:paraId="52EAF036" w14:textId="77777777" w:rsidR="0065590E" w:rsidRDefault="0065590E">
      <w:pPr>
        <w:pStyle w:val="CommentText"/>
      </w:pPr>
      <w:r>
        <w:rPr>
          <w:rStyle w:val="CommentReference"/>
        </w:rPr>
        <w:annotationRef/>
      </w:r>
      <w:r>
        <w:t>What should this verse be?</w:t>
      </w:r>
    </w:p>
  </w:comment>
  <w:comment w:id="1245" w:author="Windows User" w:date="2015-10-30T08:56:00Z" w:initials="BS">
    <w:p w14:paraId="1A0E2428" w14:textId="77777777" w:rsidR="0065590E" w:rsidRDefault="0065590E">
      <w:pPr>
        <w:pStyle w:val="CommentText"/>
      </w:pPr>
      <w:r>
        <w:rPr>
          <w:rStyle w:val="CommentReference"/>
        </w:rPr>
        <w:annotationRef/>
      </w:r>
      <w:r>
        <w:t>wiles or snares?</w:t>
      </w:r>
    </w:p>
  </w:comment>
  <w:comment w:id="1247" w:author="Windows User" w:date="2015-10-30T08:56:00Z" w:initials="BS">
    <w:p w14:paraId="2B8DD286" w14:textId="77777777" w:rsidR="0065590E" w:rsidRDefault="0065590E">
      <w:pPr>
        <w:pStyle w:val="CommentText"/>
      </w:pPr>
      <w:r>
        <w:rPr>
          <w:rStyle w:val="CommentReference"/>
        </w:rPr>
        <w:annotationRef/>
      </w:r>
      <w:r>
        <w:t>I typed this Coptic... so it will have typos..</w:t>
      </w:r>
    </w:p>
  </w:comment>
  <w:comment w:id="1248" w:author="Windows User" w:date="2015-10-30T08:56:00Z" w:initials="WU">
    <w:p w14:paraId="7AD216CC" w14:textId="77777777" w:rsidR="0065590E" w:rsidRDefault="0065590E">
      <w:pPr>
        <w:pStyle w:val="CommentText"/>
      </w:pPr>
      <w:r>
        <w:rPr>
          <w:rStyle w:val="CommentReference"/>
        </w:rPr>
        <w:annotationRef/>
      </w:r>
      <w:r>
        <w:t>You reign? The dominion is yours? Yours is the dominion?</w:t>
      </w:r>
    </w:p>
  </w:comment>
  <w:comment w:id="1250" w:author="Windows User" w:date="2015-10-30T08:56:00Z" w:initials="BS">
    <w:p w14:paraId="68C1922F" w14:textId="77777777" w:rsidR="0065590E" w:rsidRDefault="0065590E">
      <w:pPr>
        <w:pStyle w:val="CommentText"/>
      </w:pPr>
      <w:r>
        <w:rPr>
          <w:rStyle w:val="CommentReference"/>
        </w:rPr>
        <w:annotationRef/>
      </w:r>
      <w:r>
        <w:t>omit 'be' in contemporary?</w:t>
      </w:r>
    </w:p>
  </w:comment>
  <w:comment w:id="1251" w:author="Windows User" w:date="2015-10-30T08:56:00Z" w:initials="BS">
    <w:p w14:paraId="6511FB80" w14:textId="77777777" w:rsidR="0065590E" w:rsidRDefault="0065590E">
      <w:pPr>
        <w:pStyle w:val="CommentText"/>
      </w:pPr>
      <w:r>
        <w:rPr>
          <w:rStyle w:val="CommentReference"/>
        </w:rPr>
        <w:annotationRef/>
      </w:r>
      <w:r>
        <w:t>Abouna Antony: I typed this Coptic from the black book. Jenkims were very unclear. Please proof for typos.</w:t>
      </w:r>
    </w:p>
  </w:comment>
  <w:comment w:id="1252" w:author="Windows User" w:date="2015-10-30T08:56:00Z" w:initials="BS">
    <w:p w14:paraId="7DEA42F3" w14:textId="77777777" w:rsidR="0065590E" w:rsidRDefault="0065590E">
      <w:pPr>
        <w:pStyle w:val="CommentText"/>
      </w:pPr>
      <w:r>
        <w:rPr>
          <w:rStyle w:val="CommentReference"/>
        </w:rPr>
        <w:annotationRef/>
      </w:r>
      <w:r>
        <w:t>"is" before "the King" would make this whole vs flow as a sentence...</w:t>
      </w:r>
    </w:p>
  </w:comment>
  <w:comment w:id="1253" w:author="Windows User" w:date="2015-10-30T08:56:00Z" w:initials="BS">
    <w:p w14:paraId="1F17623C" w14:textId="77777777" w:rsidR="0065590E" w:rsidRDefault="0065590E">
      <w:pPr>
        <w:pStyle w:val="CommentText"/>
      </w:pPr>
      <w:r>
        <w:rPr>
          <w:rStyle w:val="CommentReference"/>
        </w:rPr>
        <w:annotationRef/>
      </w:r>
      <w:r>
        <w:t>ask more modern than entreat... but not quite right?</w:t>
      </w:r>
    </w:p>
  </w:comment>
  <w:comment w:id="1275" w:author="Windows User" w:date="2015-10-30T08:56:00Z" w:initials="WU">
    <w:p w14:paraId="5F20584F" w14:textId="77777777" w:rsidR="0065590E" w:rsidRDefault="0065590E">
      <w:pPr>
        <w:pStyle w:val="CommentText"/>
      </w:pPr>
      <w:r>
        <w:rPr>
          <w:rStyle w:val="CommentReference"/>
        </w:rPr>
        <w:annotationRef/>
      </w:r>
      <w:r>
        <w:t>Needs work.</w:t>
      </w:r>
    </w:p>
  </w:comment>
  <w:comment w:id="1280" w:author="Windows User" w:date="2015-10-30T08:56:00Z" w:initials="WU">
    <w:p w14:paraId="76E8B799" w14:textId="77777777" w:rsidR="0065590E" w:rsidRDefault="0065590E">
      <w:pPr>
        <w:pStyle w:val="CommentText"/>
      </w:pPr>
      <w:r>
        <w:rPr>
          <w:rStyle w:val="CommentReference"/>
        </w:rPr>
        <w:annotationRef/>
      </w:r>
      <w:r>
        <w:t>Should this be tho-out 5? Or 25?</w:t>
      </w:r>
    </w:p>
  </w:comment>
  <w:comment w:id="1287" w:author="Windows User" w:date="2015-11-11T11:06:00Z" w:initials="WU">
    <w:p w14:paraId="58D84DCF" w14:textId="77777777" w:rsidR="0065590E" w:rsidRDefault="0065590E">
      <w:pPr>
        <w:pStyle w:val="CommentText"/>
      </w:pPr>
      <w:r>
        <w:rPr>
          <w:rStyle w:val="CommentReference"/>
        </w:rPr>
        <w:annotationRef/>
      </w:r>
      <w:r>
        <w:t>Should this be last age or something?</w:t>
      </w:r>
    </w:p>
  </w:comment>
  <w:comment w:id="1289" w:author="Windows User" w:date="2015-11-11T11:00:00Z" w:initials="WU">
    <w:p w14:paraId="7D2DE752" w14:textId="77777777" w:rsidR="0065590E" w:rsidRDefault="0065590E">
      <w:pPr>
        <w:pStyle w:val="CommentText"/>
      </w:pPr>
      <w:r>
        <w:rPr>
          <w:rStyle w:val="CommentReference"/>
        </w:rPr>
        <w:annotationRef/>
      </w:r>
      <w:r>
        <w:t>This needs reviewing!</w:t>
      </w:r>
    </w:p>
  </w:comment>
  <w:comment w:id="1290" w:author="Windows User" w:date="2015-11-11T11:00:00Z" w:initials="WU">
    <w:p w14:paraId="65102EEC" w14:textId="77777777" w:rsidR="0065590E" w:rsidRDefault="0065590E">
      <w:pPr>
        <w:pStyle w:val="CommentText"/>
      </w:pPr>
      <w:r>
        <w:rPr>
          <w:rStyle w:val="CommentReference"/>
        </w:rPr>
        <w:annotationRef/>
      </w:r>
      <w:r>
        <w:t xml:space="preserve">This is probably wrong. God on high? </w:t>
      </w:r>
    </w:p>
  </w:comment>
  <w:comment w:id="1295" w:author="Windows User" w:date="2015-10-30T08:56:00Z" w:initials="WU">
    <w:p w14:paraId="38E4F092" w14:textId="77777777" w:rsidR="0065590E" w:rsidRDefault="0065590E">
      <w:pPr>
        <w:pStyle w:val="CommentText"/>
      </w:pPr>
      <w:r>
        <w:rPr>
          <w:rStyle w:val="CommentReference"/>
        </w:rPr>
        <w:annotationRef/>
      </w:r>
      <w:r>
        <w:t>Confirmed?</w:t>
      </w:r>
    </w:p>
  </w:comment>
  <w:comment w:id="1307" w:author="Windows User" w:date="2015-10-30T08:56:00Z" w:initials="WU">
    <w:p w14:paraId="41EDECE7" w14:textId="77777777" w:rsidR="0065590E" w:rsidRDefault="0065590E">
      <w:pPr>
        <w:pStyle w:val="CommentText"/>
      </w:pPr>
      <w:r>
        <w:rPr>
          <w:rStyle w:val="CommentReference"/>
        </w:rPr>
        <w:annotationRef/>
      </w:r>
      <w:r>
        <w:t>Heroes, or athletes?</w:t>
      </w:r>
    </w:p>
  </w:comment>
  <w:comment w:id="1337" w:author="Windows User" w:date="2015-10-30T08:56:00Z" w:initials="WU">
    <w:p w14:paraId="5FA627EB" w14:textId="77777777" w:rsidR="0065590E" w:rsidRDefault="0065590E">
      <w:pPr>
        <w:pStyle w:val="CommentText"/>
      </w:pPr>
      <w:r>
        <w:rPr>
          <w:rStyle w:val="CommentReference"/>
        </w:rPr>
        <w:annotationRef/>
      </w:r>
      <w:r>
        <w:t>Beasts or creatures?</w:t>
      </w:r>
    </w:p>
  </w:comment>
  <w:comment w:id="1338" w:author="Windows User" w:date="2015-10-30T08:56:00Z" w:initials="WU">
    <w:p w14:paraId="04563F96" w14:textId="77777777" w:rsidR="0065590E" w:rsidRDefault="0065590E">
      <w:pPr>
        <w:pStyle w:val="CommentText"/>
      </w:pPr>
      <w:r>
        <w:rPr>
          <w:rStyle w:val="CommentReference"/>
        </w:rPr>
        <w:annotationRef/>
      </w:r>
      <w:r>
        <w:t>Incessant? Or unceasing?</w:t>
      </w:r>
    </w:p>
  </w:comment>
  <w:comment w:id="1339" w:author="Windows User" w:date="2015-10-30T08:56:00Z" w:initials="WU">
    <w:p w14:paraId="7BD20F77" w14:textId="77777777" w:rsidR="0065590E" w:rsidRDefault="0065590E">
      <w:pPr>
        <w:pStyle w:val="CommentText"/>
      </w:pPr>
      <w:r>
        <w:rPr>
          <w:rStyle w:val="CommentReference"/>
        </w:rPr>
        <w:annotationRef/>
      </w:r>
      <w:r>
        <w:t>Flames of fire or fervent as fire?</w:t>
      </w:r>
    </w:p>
  </w:comment>
  <w:comment w:id="1343" w:author="Windows User" w:date="2015-10-30T08:56:00Z" w:initials="WU">
    <w:p w14:paraId="44A84E5A" w14:textId="77777777" w:rsidR="0065590E" w:rsidRDefault="0065590E">
      <w:pPr>
        <w:pStyle w:val="CommentText"/>
      </w:pPr>
      <w:r>
        <w:rPr>
          <w:rStyle w:val="CommentReference"/>
        </w:rPr>
        <w:annotationRef/>
      </w:r>
      <w:r>
        <w:t>Serving the Lord, or serving before the Lord?</w:t>
      </w:r>
    </w:p>
  </w:comment>
  <w:comment w:id="1358" w:author="Windows User" w:date="2015-10-30T08:56:00Z" w:initials="WU">
    <w:p w14:paraId="07D2B1EF" w14:textId="77777777" w:rsidR="0065590E" w:rsidRDefault="0065590E">
      <w:pPr>
        <w:pStyle w:val="CommentText"/>
      </w:pPr>
      <w:r>
        <w:rPr>
          <w:rStyle w:val="CommentReference"/>
        </w:rPr>
        <w:annotationRef/>
      </w:r>
      <w:r>
        <w:t>Or voice of God?</w:t>
      </w:r>
    </w:p>
  </w:comment>
  <w:comment w:id="1359" w:author="Windows User" w:date="2015-10-30T08:56:00Z" w:initials="WU">
    <w:p w14:paraId="3900CC21" w14:textId="77777777" w:rsidR="0065590E" w:rsidRDefault="0065590E">
      <w:pPr>
        <w:pStyle w:val="CommentText"/>
      </w:pPr>
      <w:r>
        <w:rPr>
          <w:rStyle w:val="CommentReference"/>
        </w:rPr>
        <w:annotationRef/>
      </w:r>
      <w:r>
        <w:t>Received or accepted?</w:t>
      </w:r>
    </w:p>
  </w:comment>
  <w:comment w:id="1365" w:author="Windows User" w:date="2015-11-06T08:39:00Z" w:initials="WU">
    <w:p w14:paraId="6EA3F191" w14:textId="77777777" w:rsidR="0065590E" w:rsidRDefault="0065590E">
      <w:pPr>
        <w:pStyle w:val="CommentText"/>
      </w:pPr>
      <w:r>
        <w:rPr>
          <w:rStyle w:val="CommentReference"/>
        </w:rPr>
        <w:annotationRef/>
      </w:r>
      <w:r>
        <w:t>Is this the right St. Theodore?</w:t>
      </w:r>
    </w:p>
  </w:comment>
  <w:comment w:id="1372" w:author="Windows User" w:date="2015-10-30T08:56:00Z" w:initials="WU">
    <w:p w14:paraId="227730E1" w14:textId="77777777" w:rsidR="0065590E" w:rsidRDefault="0065590E">
      <w:pPr>
        <w:pStyle w:val="CommentText"/>
      </w:pPr>
      <w:r>
        <w:rPr>
          <w:rStyle w:val="CommentReference"/>
        </w:rPr>
        <w:annotationRef/>
      </w:r>
      <w:r>
        <w:t>Prabios or Arabius? Doctors and physicians or physicians and well learned?</w:t>
      </w:r>
    </w:p>
  </w:comment>
  <w:comment w:id="1373" w:author="Windows User" w:date="2015-10-30T08:56:00Z" w:initials="WU">
    <w:p w14:paraId="519ADC1D" w14:textId="77777777" w:rsidR="0065590E" w:rsidRDefault="0065590E">
      <w:pPr>
        <w:pStyle w:val="CommentText"/>
      </w:pPr>
      <w:r>
        <w:rPr>
          <w:rStyle w:val="CommentReference"/>
        </w:rPr>
        <w:annotationRef/>
      </w:r>
      <w:r>
        <w:t>Building them upon the Name?</w:t>
      </w:r>
    </w:p>
  </w:comment>
  <w:comment w:id="1385" w:author="Windows User" w:date="2015-10-30T08:56:00Z" w:initials="WU">
    <w:p w14:paraId="3CFB1D1A" w14:textId="77777777" w:rsidR="0065590E" w:rsidRDefault="0065590E">
      <w:pPr>
        <w:pStyle w:val="CommentText"/>
      </w:pPr>
      <w:r>
        <w:rPr>
          <w:rStyle w:val="CommentReference"/>
        </w:rPr>
        <w:annotationRef/>
      </w:r>
      <w:r>
        <w:t>Placed or established?</w:t>
      </w:r>
    </w:p>
  </w:comment>
  <w:comment w:id="1386" w:author="Windows User" w:date="2015-10-30T08:56:00Z" w:initials="WU">
    <w:p w14:paraId="08983CC0" w14:textId="77777777" w:rsidR="0065590E" w:rsidRDefault="0065590E">
      <w:pPr>
        <w:pStyle w:val="CommentText"/>
      </w:pPr>
      <w:r>
        <w:rPr>
          <w:rStyle w:val="CommentReference"/>
        </w:rPr>
        <w:annotationRef/>
      </w:r>
      <w:r>
        <w:t>Or refused?</w:t>
      </w:r>
    </w:p>
  </w:comment>
  <w:comment w:id="1395" w:author="Windows User" w:date="2015-10-30T08:56:00Z" w:initials="WU">
    <w:p w14:paraId="535F3E1B" w14:textId="77777777" w:rsidR="0065590E" w:rsidRDefault="0065590E">
      <w:pPr>
        <w:pStyle w:val="CommentText"/>
      </w:pPr>
      <w:r>
        <w:rPr>
          <w:rStyle w:val="CommentReference"/>
        </w:rPr>
        <w:annotationRef/>
      </w:r>
      <w:r>
        <w:t>Sprung forth? Came forth? Blossomed?</w:t>
      </w:r>
    </w:p>
  </w:comment>
  <w:comment w:id="1410" w:author="Windows User" w:date="2015-10-30T08:56:00Z" w:initials="BS">
    <w:p w14:paraId="07DE8008" w14:textId="77777777" w:rsidR="0065590E" w:rsidRDefault="0065590E">
      <w:pPr>
        <w:pStyle w:val="CommentText"/>
      </w:pPr>
      <w:r>
        <w:rPr>
          <w:rStyle w:val="CommentReference"/>
        </w:rPr>
        <w:annotationRef/>
      </w:r>
      <w:r>
        <w:t>what does this mean?</w:t>
      </w:r>
    </w:p>
  </w:comment>
  <w:comment w:id="1411" w:author="Windows User" w:date="2015-10-30T08:56:00Z" w:initials="BS">
    <w:p w14:paraId="7DE26DCC" w14:textId="77777777" w:rsidR="0065590E" w:rsidRDefault="0065590E">
      <w:pPr>
        <w:pStyle w:val="CommentText"/>
      </w:pPr>
      <w:r>
        <w:rPr>
          <w:rStyle w:val="CommentReference"/>
        </w:rPr>
        <w:annotationRef/>
      </w:r>
      <w:r>
        <w:t>announced or proclaimed?</w:t>
      </w:r>
    </w:p>
  </w:comment>
  <w:comment w:id="1415" w:author="Windows User" w:date="2015-10-30T08:56:00Z" w:initials="WU">
    <w:p w14:paraId="729B2278" w14:textId="77777777" w:rsidR="0065590E" w:rsidRDefault="0065590E">
      <w:pPr>
        <w:pStyle w:val="CommentText"/>
      </w:pPr>
      <w:r>
        <w:rPr>
          <w:rStyle w:val="CommentReference"/>
        </w:rPr>
        <w:annotationRef/>
      </w:r>
      <w:r>
        <w:t>?</w:t>
      </w:r>
    </w:p>
  </w:comment>
  <w:comment w:id="1416" w:author="Windows User" w:date="2015-10-30T08:56:00Z" w:initials="WU">
    <w:p w14:paraId="44863D12" w14:textId="77777777" w:rsidR="0065590E" w:rsidRDefault="0065590E">
      <w:pPr>
        <w:pStyle w:val="CommentText"/>
      </w:pPr>
      <w:r>
        <w:rPr>
          <w:rStyle w:val="CommentReference"/>
        </w:rPr>
        <w:annotationRef/>
      </w:r>
      <w:r>
        <w:t>Bride, no, not bridegroom?</w:t>
      </w:r>
    </w:p>
  </w:comment>
  <w:comment w:id="1419" w:author="Windows User" w:date="2015-10-30T08:56:00Z" w:initials="WU">
    <w:p w14:paraId="6CE1AF88" w14:textId="77777777" w:rsidR="0065590E" w:rsidRDefault="0065590E">
      <w:pPr>
        <w:pStyle w:val="CommentText"/>
      </w:pPr>
      <w:r>
        <w:rPr>
          <w:rStyle w:val="CommentReference"/>
        </w:rPr>
        <w:annotationRef/>
      </w:r>
      <w:r>
        <w:t>Return?</w:t>
      </w:r>
    </w:p>
  </w:comment>
  <w:comment w:id="1420" w:author="Windows User" w:date="2015-10-30T08:56:00Z" w:initials="WU">
    <w:p w14:paraId="2917E600" w14:textId="77777777" w:rsidR="0065590E" w:rsidRDefault="0065590E">
      <w:pPr>
        <w:pStyle w:val="CommentText"/>
      </w:pPr>
      <w:r>
        <w:rPr>
          <w:rStyle w:val="CommentReference"/>
        </w:rPr>
        <w:annotationRef/>
      </w:r>
      <w:r>
        <w:t>Establishment? Building up?</w:t>
      </w:r>
    </w:p>
  </w:comment>
  <w:comment w:id="1422" w:author="Windows User" w:date="2015-10-30T08:56:00Z" w:initials="WU">
    <w:p w14:paraId="14DF4F91" w14:textId="77777777" w:rsidR="0065590E" w:rsidRDefault="0065590E">
      <w:pPr>
        <w:pStyle w:val="CommentText"/>
      </w:pPr>
      <w:r>
        <w:rPr>
          <w:rStyle w:val="CommentReference"/>
        </w:rPr>
        <w:annotationRef/>
      </w:r>
      <w:r>
        <w:t>Heavenly evangelist? Good tidings? Glad tidings? Good news?</w:t>
      </w:r>
    </w:p>
  </w:comment>
  <w:comment w:id="1423" w:author="Windows User" w:date="2015-10-30T08:56:00Z" w:initials="WU">
    <w:p w14:paraId="55FC1EAE" w14:textId="77777777" w:rsidR="0065590E" w:rsidRDefault="0065590E">
      <w:pPr>
        <w:pStyle w:val="CommentText"/>
      </w:pPr>
      <w:r>
        <w:rPr>
          <w:rStyle w:val="CommentReference"/>
        </w:rPr>
        <w:annotationRef/>
      </w:r>
      <w:r>
        <w:t>I don’t see “the Lord is with you” in the Coptic</w:t>
      </w:r>
    </w:p>
    <w:p w14:paraId="4431CB1C" w14:textId="77777777" w:rsidR="0065590E" w:rsidRDefault="0065590E">
      <w:pPr>
        <w:pStyle w:val="CommentText"/>
      </w:pPr>
    </w:p>
  </w:comment>
  <w:comment w:id="1424" w:author="Windows User" w:date="2015-10-30T08:56:00Z" w:initials="WU">
    <w:p w14:paraId="4549B91A" w14:textId="77777777" w:rsidR="0065590E" w:rsidRDefault="0065590E">
      <w:pPr>
        <w:pStyle w:val="CommentText"/>
      </w:pPr>
      <w:r>
        <w:rPr>
          <w:rStyle w:val="CommentReference"/>
        </w:rPr>
        <w:annotationRef/>
      </w:r>
      <w:r>
        <w:t>Heavenly herald of Good News?</w:t>
      </w:r>
    </w:p>
    <w:p w14:paraId="384F02AC" w14:textId="77777777" w:rsidR="0065590E" w:rsidRDefault="0065590E">
      <w:pPr>
        <w:pStyle w:val="CommentText"/>
      </w:pPr>
    </w:p>
  </w:comment>
  <w:comment w:id="1431" w:author="Windows User" w:date="2015-10-30T08:56:00Z" w:initials="WU">
    <w:p w14:paraId="4A264D5C" w14:textId="77777777" w:rsidR="0065590E" w:rsidRDefault="0065590E">
      <w:pPr>
        <w:pStyle w:val="CommentText"/>
      </w:pPr>
      <w:r>
        <w:rPr>
          <w:rStyle w:val="CommentReference"/>
        </w:rPr>
        <w:annotationRef/>
      </w:r>
      <w:r>
        <w:t>I think we’re doing holy for ethowab, but saint for agios… open to discussion though.</w:t>
      </w:r>
    </w:p>
  </w:comment>
  <w:comment w:id="1458" w:author="Windows User" w:date="2015-10-30T08:56:00Z" w:initials="BS">
    <w:p w14:paraId="20FFD670" w14:textId="77777777" w:rsidR="0065590E" w:rsidRDefault="0065590E" w:rsidP="006A0382">
      <w:pPr>
        <w:pStyle w:val="CommentText"/>
      </w:pPr>
      <w:r>
        <w:rPr>
          <w:rStyle w:val="CommentReference"/>
        </w:rPr>
        <w:annotationRef/>
      </w:r>
      <w:r>
        <w:t>theotokos, not mav em ef Nooti</w:t>
      </w:r>
    </w:p>
  </w:comment>
  <w:comment w:id="1462" w:author="Windows User" w:date="2015-10-30T08:56:00Z" w:initials="WU">
    <w:p w14:paraId="3A72AA33" w14:textId="77777777" w:rsidR="0065590E" w:rsidRDefault="0065590E">
      <w:pPr>
        <w:pStyle w:val="CommentText"/>
      </w:pPr>
      <w:r>
        <w:rPr>
          <w:rStyle w:val="CommentReference"/>
        </w:rPr>
        <w:annotationRef/>
      </w:r>
      <w:r>
        <w:t>Redeemed?</w:t>
      </w:r>
    </w:p>
  </w:comment>
  <w:comment w:id="1463" w:author="Windows User" w:date="2015-10-30T08:56:00Z" w:initials="WU">
    <w:p w14:paraId="5BF82FF5" w14:textId="77777777" w:rsidR="0065590E" w:rsidRDefault="0065590E">
      <w:pPr>
        <w:pStyle w:val="CommentText"/>
      </w:pPr>
      <w:r>
        <w:rPr>
          <w:rStyle w:val="CommentReference"/>
        </w:rPr>
        <w:annotationRef/>
      </w:r>
      <w:r>
        <w:t>For? So?</w:t>
      </w:r>
    </w:p>
  </w:comment>
  <w:comment w:id="1468" w:author="Windows User" w:date="2015-10-30T08:56:00Z" w:initials="WU">
    <w:p w14:paraId="5B54A424" w14:textId="77777777" w:rsidR="0065590E" w:rsidRDefault="0065590E">
      <w:pPr>
        <w:pStyle w:val="CommentText"/>
      </w:pPr>
      <w:r>
        <w:rPr>
          <w:rStyle w:val="CommentReference"/>
        </w:rPr>
        <w:annotationRef/>
      </w:r>
      <w:r>
        <w:t>Or did shine and did illuminate</w:t>
      </w:r>
    </w:p>
  </w:comment>
  <w:comment w:id="1469" w:author="Windows User" w:date="2015-10-30T08:56:00Z" w:initials="WU">
    <w:p w14:paraId="5929E69F" w14:textId="77777777" w:rsidR="0065590E" w:rsidRDefault="0065590E">
      <w:pPr>
        <w:pStyle w:val="CommentText"/>
      </w:pPr>
      <w:r>
        <w:rPr>
          <w:rStyle w:val="CommentReference"/>
        </w:rPr>
        <w:annotationRef/>
      </w:r>
      <w:r>
        <w:t>What should this verse be?</w:t>
      </w:r>
    </w:p>
  </w:comment>
  <w:comment w:id="1470" w:author="Windows User" w:date="2015-10-30T08:56:00Z" w:initials="WU">
    <w:p w14:paraId="37815108" w14:textId="77777777" w:rsidR="0065590E" w:rsidRDefault="0065590E">
      <w:pPr>
        <w:pStyle w:val="CommentText"/>
      </w:pPr>
      <w:r>
        <w:rPr>
          <w:rStyle w:val="CommentReference"/>
        </w:rPr>
        <w:annotationRef/>
      </w:r>
      <w:r>
        <w:t>Uhm… does this mean something else, because saying the seal of the door Ezekiel saw was raised seems really bad …</w:t>
      </w:r>
    </w:p>
  </w:comment>
  <w:comment w:id="1471" w:author="Windows User" w:date="2015-10-30T08:56:00Z" w:initials="WU">
    <w:p w14:paraId="770E6FA0" w14:textId="77777777" w:rsidR="0065590E" w:rsidRDefault="0065590E">
      <w:pPr>
        <w:pStyle w:val="CommentText"/>
      </w:pPr>
      <w:r>
        <w:rPr>
          <w:rStyle w:val="CommentReference"/>
        </w:rPr>
        <w:annotationRef/>
      </w:r>
      <w:r>
        <w:t>Who?</w:t>
      </w:r>
    </w:p>
  </w:comment>
  <w:comment w:id="1472" w:author="Windows User" w:date="2015-10-30T08:56:00Z" w:initials="WU">
    <w:p w14:paraId="7FDD5784" w14:textId="77777777" w:rsidR="0065590E" w:rsidRDefault="0065590E">
      <w:pPr>
        <w:pStyle w:val="CommentText"/>
      </w:pPr>
      <w:r>
        <w:rPr>
          <w:rStyle w:val="CommentReference"/>
        </w:rPr>
        <w:annotationRef/>
      </w:r>
      <w:r>
        <w:t>Different adjective</w:t>
      </w:r>
    </w:p>
  </w:comment>
  <w:comment w:id="1473" w:author="Windows User" w:date="2015-10-30T08:56:00Z" w:initials="WU">
    <w:p w14:paraId="69734FAC" w14:textId="77777777" w:rsidR="0065590E" w:rsidRDefault="0065590E">
      <w:pPr>
        <w:pStyle w:val="CommentText"/>
      </w:pPr>
      <w:r>
        <w:rPr>
          <w:rStyle w:val="CommentReference"/>
        </w:rPr>
        <w:annotationRef/>
      </w:r>
      <w:r>
        <w:t>Sickness?</w:t>
      </w:r>
    </w:p>
  </w:comment>
  <w:comment w:id="1476" w:author="Windows User" w:date="2015-10-30T08:56:00Z" w:initials="BS">
    <w:p w14:paraId="07C468E8" w14:textId="77777777" w:rsidR="0065590E" w:rsidRDefault="0065590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79" w:author="Windows User" w:date="2015-10-30T08:56:00Z" w:initials="WU">
    <w:p w14:paraId="14F94395" w14:textId="77777777" w:rsidR="0065590E" w:rsidRDefault="0065590E">
      <w:pPr>
        <w:pStyle w:val="CommentText"/>
      </w:pPr>
      <w:r>
        <w:rPr>
          <w:rStyle w:val="CommentReference"/>
        </w:rPr>
        <w:annotationRef/>
      </w:r>
      <w:r>
        <w:t>What?</w:t>
      </w:r>
    </w:p>
  </w:comment>
  <w:comment w:id="1488" w:author="Windows User" w:date="2015-10-30T08:56:00Z" w:initials="WU">
    <w:p w14:paraId="39A2608E" w14:textId="77777777" w:rsidR="0065590E" w:rsidRDefault="0065590E">
      <w:pPr>
        <w:pStyle w:val="CommentText"/>
      </w:pPr>
      <w:r>
        <w:rPr>
          <w:rStyle w:val="CommentReference"/>
        </w:rPr>
        <w:annotationRef/>
      </w:r>
    </w:p>
  </w:comment>
  <w:comment w:id="1499" w:author="Windows User" w:date="2015-10-30T08:56:00Z" w:initials="WU">
    <w:p w14:paraId="255EEE9F" w14:textId="77777777" w:rsidR="0065590E" w:rsidRDefault="0065590E">
      <w:pPr>
        <w:pStyle w:val="CommentText"/>
      </w:pPr>
      <w:r>
        <w:rPr>
          <w:rStyle w:val="CommentReference"/>
        </w:rPr>
        <w:annotationRef/>
      </w:r>
      <w:r>
        <w:t>Is abouna going by a different version of the Coptic?</w:t>
      </w:r>
    </w:p>
    <w:p w14:paraId="45F504BB" w14:textId="77777777" w:rsidR="0065590E" w:rsidRDefault="0065590E">
      <w:pPr>
        <w:pStyle w:val="CommentText"/>
      </w:pPr>
    </w:p>
  </w:comment>
  <w:comment w:id="1501" w:author="Windows User" w:date="2015-10-30T08:56:00Z" w:initials="WU">
    <w:p w14:paraId="63C351E6" w14:textId="77777777" w:rsidR="0065590E" w:rsidRDefault="0065590E">
      <w:pPr>
        <w:pStyle w:val="CommentText"/>
      </w:pPr>
      <w:r>
        <w:rPr>
          <w:rStyle w:val="CommentReference"/>
        </w:rPr>
        <w:annotationRef/>
      </w:r>
      <w:r>
        <w:t>Praise and victory doesn’t make sense.</w:t>
      </w:r>
    </w:p>
  </w:comment>
  <w:comment w:id="1503" w:author="Windows User" w:date="2015-10-30T08:56:00Z" w:initials="WU">
    <w:p w14:paraId="5729C7D5" w14:textId="77777777" w:rsidR="0065590E" w:rsidRDefault="0065590E">
      <w:pPr>
        <w:pStyle w:val="CommentText"/>
      </w:pPr>
      <w:r>
        <w:rPr>
          <w:rStyle w:val="CommentReference"/>
        </w:rPr>
        <w:annotationRef/>
      </w:r>
      <w:r>
        <w:t>Godhead?</w:t>
      </w:r>
    </w:p>
  </w:comment>
  <w:comment w:id="1512" w:author="Windows User" w:date="2015-10-30T08:56:00Z" w:initials="WU">
    <w:p w14:paraId="78E42A11" w14:textId="77777777" w:rsidR="0065590E" w:rsidRDefault="0065590E">
      <w:pPr>
        <w:pStyle w:val="CommentText"/>
      </w:pPr>
      <w:r>
        <w:rPr>
          <w:rStyle w:val="CommentReference"/>
        </w:rPr>
        <w:annotationRef/>
      </w:r>
      <w:r>
        <w:t>Establish?</w:t>
      </w:r>
    </w:p>
  </w:comment>
  <w:comment w:id="1513" w:author="Windows User" w:date="2015-10-30T08:56:00Z" w:initials="WU">
    <w:p w14:paraId="642EB965" w14:textId="77777777" w:rsidR="0065590E" w:rsidRDefault="0065590E">
      <w:pPr>
        <w:pStyle w:val="CommentText"/>
      </w:pPr>
      <w:r>
        <w:rPr>
          <w:rStyle w:val="CommentReference"/>
        </w:rPr>
        <w:annotationRef/>
      </w:r>
      <w:r>
        <w:t>Check another source… missing puncuation</w:t>
      </w:r>
    </w:p>
  </w:comment>
  <w:comment w:id="1514" w:author="Windows User" w:date="2015-10-30T08:56:00Z" w:initials="WU">
    <w:p w14:paraId="6F8B5532" w14:textId="77777777" w:rsidR="0065590E" w:rsidRDefault="0065590E">
      <w:pPr>
        <w:pStyle w:val="CommentText"/>
      </w:pPr>
      <w:r>
        <w:rPr>
          <w:rStyle w:val="CommentReference"/>
        </w:rPr>
        <w:annotationRef/>
      </w:r>
      <w:r>
        <w:t>Worked?</w:t>
      </w:r>
    </w:p>
  </w:comment>
  <w:comment w:id="1515" w:author="Windows User" w:date="2015-10-30T08:56:00Z" w:initials="WU">
    <w:p w14:paraId="4F504285" w14:textId="77777777" w:rsidR="0065590E" w:rsidRDefault="0065590E">
      <w:pPr>
        <w:pStyle w:val="CommentText"/>
      </w:pPr>
      <w:r>
        <w:rPr>
          <w:rStyle w:val="CommentReference"/>
        </w:rPr>
        <w:annotationRef/>
      </w:r>
      <w:r>
        <w:t>Thrice holy or Trisagion?</w:t>
      </w:r>
    </w:p>
  </w:comment>
  <w:comment w:id="1517" w:author="Windows User" w:date="2015-10-30T08:56:00Z" w:initials="WU">
    <w:p w14:paraId="5514BCC2" w14:textId="77777777" w:rsidR="0065590E" w:rsidRPr="00745B45" w:rsidRDefault="0065590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18" w:author="Windows User" w:date="2015-10-30T08:56:00Z" w:initials="WU">
    <w:p w14:paraId="179A5384" w14:textId="77777777" w:rsidR="0065590E" w:rsidRDefault="0065590E">
      <w:pPr>
        <w:pStyle w:val="CommentText"/>
      </w:pPr>
      <w:r>
        <w:rPr>
          <w:rStyle w:val="CommentReference"/>
        </w:rPr>
        <w:annotationRef/>
      </w:r>
      <w:r>
        <w:t>Right translation?</w:t>
      </w:r>
    </w:p>
  </w:comment>
  <w:comment w:id="1520" w:author="Windows User" w:date="2015-10-30T08:56:00Z" w:initials="WU">
    <w:p w14:paraId="1682BE28" w14:textId="77777777" w:rsidR="0065590E" w:rsidRDefault="0065590E">
      <w:pPr>
        <w:pStyle w:val="CommentText"/>
      </w:pPr>
      <w:r>
        <w:rPr>
          <w:rStyle w:val="CommentReference"/>
        </w:rPr>
        <w:annotationRef/>
      </w:r>
      <w:r>
        <w:t>What does this mean?</w:t>
      </w:r>
    </w:p>
  </w:comment>
  <w:comment w:id="1521" w:author="Windows User" w:date="2015-10-30T08:56:00Z" w:initials="WU">
    <w:p w14:paraId="30C5B7C9" w14:textId="77777777" w:rsidR="0065590E" w:rsidRDefault="0065590E">
      <w:pPr>
        <w:pStyle w:val="CommentText"/>
      </w:pPr>
      <w:r>
        <w:rPr>
          <w:rStyle w:val="CommentReference"/>
        </w:rPr>
        <w:annotationRef/>
      </w:r>
      <w:r>
        <w:t>To the end?</w:t>
      </w:r>
    </w:p>
  </w:comment>
  <w:comment w:id="1526" w:author="Windows User" w:date="2015-10-30T08:56:00Z" w:initials="WU">
    <w:p w14:paraId="2C2856CA" w14:textId="77777777" w:rsidR="0065590E" w:rsidRDefault="0065590E">
      <w:pPr>
        <w:pStyle w:val="CommentText"/>
      </w:pPr>
      <w:r>
        <w:rPr>
          <w:rStyle w:val="CommentReference"/>
        </w:rPr>
        <w:annotationRef/>
      </w:r>
      <w:r>
        <w:t>Or freedom?</w:t>
      </w:r>
    </w:p>
  </w:comment>
  <w:comment w:id="1527" w:author="Windows User" w:date="2015-10-30T08:56:00Z" w:initials="WU">
    <w:p w14:paraId="229642C6" w14:textId="77777777" w:rsidR="0065590E" w:rsidRDefault="0065590E">
      <w:pPr>
        <w:pStyle w:val="CommentText"/>
      </w:pPr>
      <w:r>
        <w:rPr>
          <w:rStyle w:val="CommentReference"/>
        </w:rPr>
        <w:annotationRef/>
      </w:r>
      <w:r>
        <w:t>Or establish?</w:t>
      </w:r>
    </w:p>
  </w:comment>
  <w:comment w:id="1535" w:author="Windows User" w:date="2015-10-30T08:56:00Z" w:initials="WU">
    <w:p w14:paraId="798C7307" w14:textId="77777777" w:rsidR="0065590E" w:rsidRDefault="0065590E">
      <w:pPr>
        <w:pStyle w:val="CommentText"/>
      </w:pPr>
      <w:r>
        <w:rPr>
          <w:rStyle w:val="CommentReference"/>
        </w:rPr>
        <w:annotationRef/>
      </w:r>
      <w:r>
        <w:t>Is this the correct date?</w:t>
      </w:r>
    </w:p>
  </w:comment>
  <w:comment w:id="1628" w:author="Windows User" w:date="2015-10-30T08:56:00Z" w:initials="WU">
    <w:p w14:paraId="1C25D03A" w14:textId="77777777" w:rsidR="0065590E" w:rsidRDefault="0065590E">
      <w:pPr>
        <w:pStyle w:val="CommentText"/>
      </w:pPr>
      <w:r>
        <w:rPr>
          <w:rStyle w:val="CommentReference"/>
        </w:rPr>
        <w:annotationRef/>
      </w:r>
      <w:r>
        <w:t>Can this be reworded?</w:t>
      </w:r>
    </w:p>
  </w:comment>
  <w:comment w:id="1630" w:author="Windows User" w:date="2015-10-30T08:56:00Z" w:initials="WU">
    <w:p w14:paraId="71B1FE22" w14:textId="77777777" w:rsidR="0065590E" w:rsidRDefault="0065590E">
      <w:pPr>
        <w:pStyle w:val="CommentText"/>
      </w:pPr>
      <w:r>
        <w:rPr>
          <w:rStyle w:val="CommentReference"/>
        </w:rPr>
        <w:annotationRef/>
      </w:r>
      <w:r>
        <w:t>Check other books for alternate word here.</w:t>
      </w:r>
    </w:p>
  </w:comment>
  <w:comment w:id="1631" w:author="Windows User" w:date="2015-10-30T08:56:00Z" w:initials="WU">
    <w:p w14:paraId="546F5FFA" w14:textId="77777777" w:rsidR="0065590E" w:rsidRDefault="0065590E">
      <w:pPr>
        <w:pStyle w:val="CommentText"/>
      </w:pPr>
      <w:r>
        <w:rPr>
          <w:rStyle w:val="CommentReference"/>
        </w:rPr>
        <w:annotationRef/>
      </w:r>
      <w:r>
        <w:t>Nations or peoples?</w:t>
      </w:r>
    </w:p>
  </w:comment>
  <w:comment w:id="1632" w:author="Windows User" w:date="2015-10-30T08:56:00Z" w:initials="WU">
    <w:p w14:paraId="4FC1DCF3" w14:textId="77777777" w:rsidR="0065590E" w:rsidRDefault="0065590E">
      <w:pPr>
        <w:pStyle w:val="CommentText"/>
      </w:pPr>
      <w:r>
        <w:rPr>
          <w:rStyle w:val="CommentReference"/>
        </w:rPr>
        <w:annotationRef/>
      </w:r>
      <w:r>
        <w:t>Burned or consumed?</w:t>
      </w:r>
    </w:p>
  </w:comment>
  <w:comment w:id="1633" w:author="Windows User" w:date="2015-10-30T08:56:00Z" w:initials="WU">
    <w:p w14:paraId="5B463C07" w14:textId="77777777" w:rsidR="0065590E" w:rsidRDefault="0065590E">
      <w:pPr>
        <w:pStyle w:val="CommentText"/>
      </w:pPr>
      <w:r>
        <w:rPr>
          <w:rStyle w:val="CommentReference"/>
        </w:rPr>
        <w:annotationRef/>
      </w:r>
      <w:r>
        <w:t>?</w:t>
      </w:r>
    </w:p>
  </w:comment>
  <w:comment w:id="1634" w:author="Windows User" w:date="2015-10-30T08:56:00Z" w:initials="WU">
    <w:p w14:paraId="3079CC02" w14:textId="77777777" w:rsidR="0065590E" w:rsidRPr="00745B45" w:rsidRDefault="0065590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5" w:author="Windows User" w:date="2015-10-30T08:56:00Z" w:initials="WU">
    <w:p w14:paraId="4B943F0B" w14:textId="77777777" w:rsidR="0065590E" w:rsidRDefault="0065590E">
      <w:pPr>
        <w:pStyle w:val="CommentText"/>
      </w:pPr>
      <w:r>
        <w:rPr>
          <w:rStyle w:val="CommentReference"/>
        </w:rPr>
        <w:annotationRef/>
      </w:r>
      <w:r>
        <w:t>Synaxarium has St. James dying twice… likely one of them should be St. John!</w:t>
      </w:r>
    </w:p>
  </w:comment>
  <w:comment w:id="1678" w:author="Windows User" w:date="2015-10-30T08:56:00Z" w:initials="WU">
    <w:p w14:paraId="11436C6E" w14:textId="77777777" w:rsidR="0065590E" w:rsidRDefault="0065590E">
      <w:pPr>
        <w:pStyle w:val="CommentText"/>
      </w:pPr>
      <w:r>
        <w:rPr>
          <w:rStyle w:val="CommentReference"/>
        </w:rPr>
        <w:annotationRef/>
      </w:r>
      <w:r>
        <w:t>Ramez says print synacarium may have him in july</w:t>
      </w:r>
    </w:p>
  </w:comment>
  <w:comment w:id="1689" w:author="Windows User" w:date="2015-10-30T08:56:00Z" w:initials="WU">
    <w:p w14:paraId="62A36CDC" w14:textId="77777777" w:rsidR="0065590E" w:rsidRDefault="0065590E">
      <w:pPr>
        <w:pStyle w:val="CommentText"/>
      </w:pPr>
      <w:r>
        <w:rPr>
          <w:rStyle w:val="CommentReference"/>
        </w:rPr>
        <w:annotationRef/>
      </w:r>
      <w:r>
        <w:t>Approached? What does this vs mean?</w:t>
      </w:r>
    </w:p>
  </w:comment>
  <w:comment w:id="1690" w:author="Windows User" w:date="2015-10-30T08:56:00Z" w:initials="WU">
    <w:p w14:paraId="329416E7" w14:textId="77777777" w:rsidR="0065590E" w:rsidRPr="00745B45" w:rsidRDefault="0065590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96" w:author="Windows User" w:date="2015-10-30T08:56:00Z" w:initials="WU">
    <w:p w14:paraId="763F73BB" w14:textId="77777777" w:rsidR="0065590E" w:rsidRDefault="0065590E">
      <w:pPr>
        <w:pStyle w:val="CommentText"/>
      </w:pPr>
      <w:r>
        <w:rPr>
          <w:rStyle w:val="CommentReference"/>
        </w:rPr>
        <w:annotationRef/>
      </w:r>
      <w:r>
        <w:t>Thoughts?</w:t>
      </w:r>
    </w:p>
  </w:comment>
  <w:comment w:id="1717" w:author="Windows User" w:date="2015-10-30T08:56:00Z" w:initials="WU">
    <w:p w14:paraId="7B47C8A3" w14:textId="77777777" w:rsidR="0065590E" w:rsidRDefault="0065590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52" w:author="Windows User" w:date="2015-10-30T08:56:00Z" w:initials="WU">
    <w:p w14:paraId="0BE9113A" w14:textId="77777777" w:rsidR="0065590E" w:rsidRDefault="0065590E">
      <w:pPr>
        <w:pStyle w:val="CommentText"/>
      </w:pPr>
      <w:r>
        <w:rPr>
          <w:rStyle w:val="CommentReference"/>
        </w:rPr>
        <w:annotationRef/>
      </w:r>
      <w:r>
        <w:t>Completely different.</w:t>
      </w:r>
    </w:p>
  </w:comment>
  <w:comment w:id="1753" w:author="Windows User" w:date="2015-10-30T08:56:00Z" w:initials="WU">
    <w:p w14:paraId="074682DD" w14:textId="77777777" w:rsidR="0065590E" w:rsidRDefault="0065590E">
      <w:pPr>
        <w:pStyle w:val="CommentText"/>
      </w:pPr>
      <w:r>
        <w:rPr>
          <w:rStyle w:val="CommentReference"/>
        </w:rPr>
        <w:annotationRef/>
      </w:r>
      <w:r>
        <w:t>With or in?</w:t>
      </w:r>
    </w:p>
  </w:comment>
  <w:comment w:id="1754" w:author="Windows User" w:date="2015-10-30T08:56:00Z" w:initials="WU">
    <w:p w14:paraId="371712E1" w14:textId="77777777" w:rsidR="0065590E" w:rsidRDefault="0065590E">
      <w:pPr>
        <w:pStyle w:val="CommentText"/>
      </w:pPr>
      <w:r>
        <w:rPr>
          <w:rStyle w:val="CommentReference"/>
        </w:rPr>
        <w:annotationRef/>
      </w:r>
    </w:p>
  </w:comment>
  <w:comment w:id="1755" w:author="Windows User" w:date="2015-10-30T08:56:00Z" w:initials="WU">
    <w:p w14:paraId="0B3C1D3B" w14:textId="77777777" w:rsidR="0065590E" w:rsidRDefault="0065590E">
      <w:pPr>
        <w:pStyle w:val="CommentText"/>
      </w:pPr>
      <w:r>
        <w:rPr>
          <w:rStyle w:val="CommentReference"/>
        </w:rPr>
        <w:annotationRef/>
      </w:r>
      <w:r>
        <w:t>Sound or voice?</w:t>
      </w:r>
    </w:p>
  </w:comment>
  <w:comment w:id="1757" w:author="Windows User" w:date="2015-10-30T08:56:00Z" w:initials="WU">
    <w:p w14:paraId="1C3A0B98" w14:textId="77777777" w:rsidR="0065590E" w:rsidRDefault="0065590E">
      <w:pPr>
        <w:pStyle w:val="CommentText"/>
      </w:pPr>
      <w:r>
        <w:rPr>
          <w:rStyle w:val="CommentReference"/>
        </w:rPr>
        <w:annotationRef/>
      </w:r>
      <w:r>
        <w:t>Open to suggetions.</w:t>
      </w:r>
    </w:p>
  </w:comment>
  <w:comment w:id="1758" w:author="Windows User" w:date="2015-10-30T08:56:00Z" w:initials="WU">
    <w:p w14:paraId="79DB91AB" w14:textId="77777777" w:rsidR="0065590E" w:rsidRDefault="0065590E">
      <w:pPr>
        <w:pStyle w:val="CommentText"/>
      </w:pPr>
      <w:r>
        <w:rPr>
          <w:rStyle w:val="CommentReference"/>
        </w:rPr>
        <w:annotationRef/>
      </w:r>
      <w:r>
        <w:t>Before?</w:t>
      </w:r>
    </w:p>
  </w:comment>
  <w:comment w:id="1759" w:author="Windows User" w:date="2015-10-30T08:56:00Z" w:initials="WU">
    <w:p w14:paraId="777049F3" w14:textId="77777777" w:rsidR="0065590E" w:rsidRDefault="0065590E">
      <w:pPr>
        <w:pStyle w:val="CommentText"/>
      </w:pPr>
      <w:r>
        <w:rPr>
          <w:rStyle w:val="CommentReference"/>
        </w:rPr>
        <w:annotationRef/>
      </w:r>
      <w:r>
        <w:t>Nations?</w:t>
      </w:r>
    </w:p>
  </w:comment>
  <w:comment w:id="1760" w:author="Windows User" w:date="2015-10-30T08:56:00Z" w:initials="WU">
    <w:p w14:paraId="29D1E0CC" w14:textId="77777777" w:rsidR="0065590E" w:rsidRDefault="0065590E">
      <w:pPr>
        <w:pStyle w:val="CommentText"/>
      </w:pPr>
      <w:r>
        <w:rPr>
          <w:rStyle w:val="CommentReference"/>
        </w:rPr>
        <w:annotationRef/>
      </w:r>
      <w:r>
        <w:t>?</w:t>
      </w:r>
    </w:p>
  </w:comment>
  <w:comment w:id="1801" w:author="Windows User" w:date="2015-10-30T08:56:00Z" w:initials="WU">
    <w:p w14:paraId="73A9ACC7" w14:textId="77777777" w:rsidR="0065590E" w:rsidRDefault="0065590E">
      <w:pPr>
        <w:pStyle w:val="CommentText"/>
      </w:pPr>
      <w:r>
        <w:rPr>
          <w:rStyle w:val="CommentReference"/>
        </w:rPr>
        <w:annotationRef/>
      </w:r>
      <w:r>
        <w:t>?</w:t>
      </w:r>
    </w:p>
  </w:comment>
  <w:comment w:id="1808" w:author="Windows User" w:date="2015-10-30T08:56:00Z" w:initials="WU">
    <w:p w14:paraId="4F5630C0" w14:textId="77777777" w:rsidR="0065590E" w:rsidRDefault="0065590E">
      <w:pPr>
        <w:pStyle w:val="CommentText"/>
      </w:pPr>
      <w:r>
        <w:rPr>
          <w:rStyle w:val="CommentReference"/>
        </w:rPr>
        <w:annotationRef/>
      </w:r>
      <w:r>
        <w:t>Abba Noub, abanoub, Apa Noub, Apnoub?</w:t>
      </w:r>
    </w:p>
  </w:comment>
  <w:comment w:id="1809" w:author="Windows User" w:date="2015-10-30T08:56:00Z" w:initials="WU">
    <w:p w14:paraId="3899034D" w14:textId="77777777" w:rsidR="0065590E" w:rsidRDefault="0065590E">
      <w:pPr>
        <w:pStyle w:val="CommentText"/>
      </w:pPr>
      <w:r>
        <w:rPr>
          <w:rStyle w:val="CommentReference"/>
        </w:rPr>
        <w:annotationRef/>
      </w:r>
      <w:r>
        <w:t>Upright, or orthodox?</w:t>
      </w:r>
    </w:p>
  </w:comment>
  <w:comment w:id="1818" w:author="Windows User" w:date="2015-10-30T08:56:00Z" w:initials="WU">
    <w:p w14:paraId="61207ABC" w14:textId="77777777" w:rsidR="0065590E" w:rsidRDefault="0065590E">
      <w:pPr>
        <w:pStyle w:val="CommentText"/>
      </w:pPr>
      <w:r>
        <w:rPr>
          <w:rStyle w:val="CommentReference"/>
        </w:rPr>
        <w:annotationRef/>
      </w:r>
      <w:r>
        <w:t>Are we going with ti agia = saint and ti ethowab = the holy?</w:t>
      </w:r>
    </w:p>
  </w:comment>
  <w:comment w:id="1840" w:author="Windows User" w:date="2015-11-18T20:43:00Z" w:initials="WU">
    <w:p w14:paraId="08613E46" w14:textId="00F90E8C" w:rsidR="0065590E" w:rsidRDefault="0065590E">
      <w:pPr>
        <w:pStyle w:val="CommentText"/>
      </w:pPr>
      <w:r>
        <w:rPr>
          <w:rStyle w:val="CommentReference"/>
        </w:rPr>
        <w:annotationRef/>
      </w:r>
      <w:r>
        <w:t>Is this for Adam days? Or just Sundays?</w:t>
      </w:r>
    </w:p>
  </w:comment>
  <w:comment w:id="1841" w:author="Windows User" w:date="2015-11-18T20:38:00Z" w:initials="WU">
    <w:p w14:paraId="43F9C3B7" w14:textId="77777777" w:rsidR="0065590E" w:rsidRDefault="0065590E">
      <w:pPr>
        <w:pStyle w:val="CommentText"/>
      </w:pPr>
      <w:r>
        <w:rPr>
          <w:rStyle w:val="CommentReference"/>
        </w:rPr>
        <w:annotationRef/>
      </w:r>
      <w:r>
        <w:t>What does this mean? I feel like we put something else somewhere else</w:t>
      </w:r>
    </w:p>
  </w:comment>
  <w:comment w:id="1843" w:author="Windows User" w:date="2015-11-19T22:12:00Z" w:initials="WU">
    <w:p w14:paraId="79F037D4" w14:textId="77777777" w:rsidR="0065590E" w:rsidRDefault="0065590E">
      <w:pPr>
        <w:pStyle w:val="CommentText"/>
      </w:pPr>
      <w:r>
        <w:rPr>
          <w:rStyle w:val="CommentReference"/>
        </w:rPr>
        <w:annotationRef/>
      </w:r>
      <w:r>
        <w:t>Theotokos forever, or ever-Theotokos?</w:t>
      </w:r>
    </w:p>
  </w:comment>
  <w:comment w:id="1844" w:author="Windows User" w:date="2015-11-19T22:12:00Z" w:initials="WU">
    <w:p w14:paraId="7E2C6DDB" w14:textId="77777777" w:rsidR="0065590E" w:rsidRDefault="0065590E">
      <w:pPr>
        <w:pStyle w:val="CommentText"/>
      </w:pPr>
      <w:r>
        <w:rPr>
          <w:rStyle w:val="CommentReference"/>
        </w:rPr>
        <w:annotationRef/>
      </w:r>
      <w:r>
        <w:t>What does this mean?</w:t>
      </w:r>
    </w:p>
  </w:comment>
  <w:comment w:id="1845" w:author="Windows User" w:date="2015-11-19T22:12:00Z" w:initials="WU">
    <w:p w14:paraId="71146019" w14:textId="77777777" w:rsidR="0065590E" w:rsidRDefault="0065590E">
      <w:pPr>
        <w:pStyle w:val="CommentText"/>
      </w:pPr>
      <w:r>
        <w:rPr>
          <w:rStyle w:val="CommentReference"/>
        </w:rPr>
        <w:annotationRef/>
      </w:r>
      <w:r>
        <w:t>What does this mean?</w:t>
      </w:r>
    </w:p>
  </w:comment>
  <w:comment w:id="1846" w:author="Windows User" w:date="2015-11-19T22:12:00Z" w:initials="WU">
    <w:p w14:paraId="24E4F57A" w14:textId="77777777" w:rsidR="0065590E" w:rsidRDefault="0065590E">
      <w:pPr>
        <w:pStyle w:val="CommentText"/>
      </w:pPr>
      <w:r>
        <w:rPr>
          <w:rStyle w:val="CommentReference"/>
        </w:rPr>
        <w:annotationRef/>
      </w:r>
      <w:r>
        <w:t>Praying or interceding?</w:t>
      </w:r>
    </w:p>
  </w:comment>
  <w:comment w:id="1864" w:author="Windows User" w:date="2015-10-30T08:56:00Z" w:initials="WU">
    <w:p w14:paraId="36116F5D" w14:textId="77777777" w:rsidR="0065590E" w:rsidRPr="00745B45" w:rsidRDefault="0065590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65" w:author="Windows User" w:date="2015-10-30T08:56:00Z" w:initials="WU">
    <w:p w14:paraId="55EA204B" w14:textId="77777777" w:rsidR="0065590E" w:rsidRDefault="0065590E">
      <w:pPr>
        <w:pStyle w:val="CommentText"/>
      </w:pPr>
      <w:r>
        <w:rPr>
          <w:rStyle w:val="CommentReference"/>
        </w:rPr>
        <w:annotationRef/>
      </w:r>
      <w:r>
        <w:t>Typo?</w:t>
      </w:r>
    </w:p>
  </w:comment>
  <w:comment w:id="1886" w:author="Windows User" w:date="2015-10-30T08:56:00Z" w:initials="WU">
    <w:p w14:paraId="11E5D177" w14:textId="77777777" w:rsidR="0065590E" w:rsidRPr="00745B45" w:rsidRDefault="0065590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8" w:author="Windows User" w:date="2015-10-30T08:56:00Z" w:initials="WU">
    <w:p w14:paraId="38A16B24" w14:textId="77777777" w:rsidR="0065590E" w:rsidRDefault="0065590E">
      <w:pPr>
        <w:pStyle w:val="CommentText"/>
      </w:pPr>
      <w:r>
        <w:rPr>
          <w:rStyle w:val="CommentReference"/>
        </w:rPr>
        <w:annotationRef/>
      </w:r>
      <w:r>
        <w:t>What does the Coptic say?</w:t>
      </w:r>
    </w:p>
  </w:comment>
  <w:comment w:id="1889" w:author="Windows User" w:date="2015-10-30T08:56:00Z" w:initials="WU">
    <w:p w14:paraId="239824AA" w14:textId="77777777" w:rsidR="0065590E" w:rsidRDefault="0065590E">
      <w:pPr>
        <w:pStyle w:val="CommentText"/>
      </w:pPr>
      <w:r>
        <w:rPr>
          <w:rStyle w:val="CommentReference"/>
        </w:rPr>
        <w:annotationRef/>
      </w:r>
      <w:r>
        <w:t>What is being quoted? 2Cor 5?</w:t>
      </w:r>
    </w:p>
  </w:comment>
  <w:comment w:id="1892" w:author="Windows User" w:date="2015-10-30T08:56:00Z" w:initials="WU">
    <w:p w14:paraId="1EC34668" w14:textId="77777777" w:rsidR="0065590E" w:rsidRDefault="0065590E">
      <w:pPr>
        <w:pStyle w:val="CommentText"/>
      </w:pPr>
      <w:r>
        <w:rPr>
          <w:rStyle w:val="CommentReference"/>
        </w:rPr>
        <w:annotationRef/>
      </w:r>
      <w:r>
        <w:t>This is clearly a late composition, bastardizing other hymns. “our father in heaven, the sinless one, with your good father…” right.</w:t>
      </w:r>
    </w:p>
  </w:comment>
  <w:comment w:id="1893" w:author="Windows User" w:date="2015-10-30T08:56:00Z" w:initials="WU">
    <w:p w14:paraId="4470C38C" w14:textId="77777777" w:rsidR="0065590E" w:rsidRDefault="0065590E">
      <w:pPr>
        <w:pStyle w:val="CommentText"/>
      </w:pPr>
      <w:r>
        <w:rPr>
          <w:rStyle w:val="CommentReference"/>
        </w:rPr>
        <w:annotationRef/>
      </w:r>
      <w:r>
        <w:t>Coptic is different from previous verse. What should English be?</w:t>
      </w:r>
    </w:p>
  </w:comment>
  <w:comment w:id="1894" w:author="Windows User" w:date="2015-10-30T08:56:00Z" w:initials="WU">
    <w:p w14:paraId="350A9B71" w14:textId="77777777" w:rsidR="0065590E" w:rsidRDefault="0065590E">
      <w:pPr>
        <w:pStyle w:val="CommentText"/>
      </w:pPr>
      <w:r>
        <w:rPr>
          <w:rStyle w:val="CommentReference"/>
        </w:rPr>
        <w:annotationRef/>
      </w:r>
      <w:r>
        <w:t>Or athletes? Or athletic martyrs?</w:t>
      </w:r>
    </w:p>
  </w:comment>
  <w:comment w:id="1895" w:author="Windows User" w:date="2015-10-30T08:56:00Z" w:initials="WU">
    <w:p w14:paraId="72F9FFC3" w14:textId="77777777" w:rsidR="0065590E" w:rsidRDefault="0065590E">
      <w:pPr>
        <w:pStyle w:val="CommentText"/>
      </w:pPr>
      <w:r>
        <w:rPr>
          <w:rStyle w:val="CommentReference"/>
        </w:rPr>
        <w:annotationRef/>
      </w:r>
      <w:r>
        <w:t>Or of the martyrs?</w:t>
      </w:r>
    </w:p>
  </w:comment>
  <w:comment w:id="1896" w:author="Windows User" w:date="2015-10-30T08:56:00Z" w:initials="WU">
    <w:p w14:paraId="7BD5C124" w14:textId="77777777" w:rsidR="0065590E" w:rsidRDefault="0065590E">
      <w:pPr>
        <w:pStyle w:val="CommentText"/>
      </w:pPr>
      <w:r>
        <w:rPr>
          <w:rStyle w:val="CommentReference"/>
        </w:rPr>
        <w:annotationRef/>
      </w:r>
      <w:r>
        <w:t>Carries or lifts?</w:t>
      </w:r>
    </w:p>
  </w:comment>
  <w:comment w:id="1897" w:author="Windows User" w:date="2015-10-30T08:56:00Z" w:initials="WU">
    <w:p w14:paraId="525F7218" w14:textId="77777777" w:rsidR="0065590E" w:rsidRDefault="0065590E">
      <w:pPr>
        <w:pStyle w:val="CommentText"/>
      </w:pPr>
      <w:r>
        <w:rPr>
          <w:rStyle w:val="CommentReference"/>
        </w:rPr>
        <w:annotationRef/>
      </w:r>
      <w:r>
        <w:t>Churches?</w:t>
      </w:r>
    </w:p>
    <w:p w14:paraId="32A8F1D7" w14:textId="77777777" w:rsidR="0065590E" w:rsidRDefault="0065590E">
      <w:pPr>
        <w:pStyle w:val="CommentText"/>
      </w:pPr>
    </w:p>
  </w:comment>
  <w:comment w:id="1898" w:author="Windows User" w:date="2015-10-30T08:56:00Z" w:initials="WU">
    <w:p w14:paraId="165286E5" w14:textId="77777777" w:rsidR="0065590E" w:rsidRDefault="0065590E">
      <w:pPr>
        <w:pStyle w:val="CommentText"/>
      </w:pPr>
      <w:r>
        <w:rPr>
          <w:rStyle w:val="CommentReference"/>
        </w:rPr>
        <w:annotationRef/>
      </w:r>
      <w:r>
        <w:t>End?</w:t>
      </w:r>
    </w:p>
  </w:comment>
  <w:comment w:id="1907" w:author="Windows User" w:date="2015-10-30T08:56:00Z" w:initials="WU">
    <w:p w14:paraId="770DC519" w14:textId="281A44CF" w:rsidR="0065590E" w:rsidRDefault="0065590E">
      <w:pPr>
        <w:pStyle w:val="CommentText"/>
      </w:pPr>
      <w:r>
        <w:rPr>
          <w:rStyle w:val="CommentReference"/>
        </w:rPr>
        <w:annotationRef/>
      </w:r>
      <w:r>
        <w:t>Or full stop. You are worthy of the glory,</w:t>
      </w:r>
    </w:p>
  </w:comment>
  <w:comment w:id="1913" w:author="Windows User" w:date="2015-10-30T08:56:00Z" w:initials="WU">
    <w:p w14:paraId="664F3BFA" w14:textId="77777777" w:rsidR="0065590E" w:rsidRDefault="0065590E">
      <w:pPr>
        <w:pStyle w:val="CommentText"/>
      </w:pPr>
      <w:r>
        <w:rPr>
          <w:rStyle w:val="CommentReference"/>
        </w:rPr>
        <w:annotationRef/>
      </w:r>
      <w:r>
        <w:t>?</w:t>
      </w:r>
    </w:p>
  </w:comment>
  <w:comment w:id="1916" w:author="Windows User" w:date="2015-10-30T08:56:00Z" w:initials="WU">
    <w:p w14:paraId="08BCD53E" w14:textId="77777777" w:rsidR="0065590E" w:rsidRDefault="0065590E">
      <w:pPr>
        <w:pStyle w:val="CommentText"/>
      </w:pPr>
      <w:r>
        <w:rPr>
          <w:rStyle w:val="CommentReference"/>
        </w:rPr>
        <w:annotationRef/>
      </w:r>
      <w:r>
        <w:t>Is? Or will be? Exalted, or highly exalted?</w:t>
      </w:r>
    </w:p>
  </w:comment>
  <w:comment w:id="1919" w:author="Windows User" w:date="2015-10-30T08:56:00Z" w:initials="WU">
    <w:p w14:paraId="4F4D62D2" w14:textId="77777777" w:rsidR="0065590E" w:rsidRDefault="0065590E">
      <w:pPr>
        <w:pStyle w:val="CommentText"/>
      </w:pPr>
      <w:r>
        <w:rPr>
          <w:rStyle w:val="CommentReference"/>
        </w:rPr>
        <w:annotationRef/>
      </w:r>
      <w:r>
        <w:t>Bring or offer</w:t>
      </w:r>
    </w:p>
  </w:comment>
  <w:comment w:id="1920" w:author="Windows User" w:date="2015-10-30T08:56:00Z" w:initials="WU">
    <w:p w14:paraId="66D4EE13" w14:textId="77777777" w:rsidR="0065590E" w:rsidRDefault="0065590E">
      <w:pPr>
        <w:pStyle w:val="CommentText"/>
      </w:pPr>
      <w:r>
        <w:rPr>
          <w:rStyle w:val="CommentReference"/>
        </w:rPr>
        <w:annotationRef/>
      </w:r>
      <w:r>
        <w:t>Spelling?</w:t>
      </w:r>
    </w:p>
  </w:comment>
  <w:comment w:id="1926" w:author="Windows User" w:date="2015-11-17T22:12:00Z" w:initials="WU">
    <w:p w14:paraId="412F0631" w14:textId="77777777" w:rsidR="0065590E" w:rsidRDefault="0065590E">
      <w:pPr>
        <w:pStyle w:val="CommentText"/>
      </w:pPr>
      <w:r>
        <w:rPr>
          <w:rStyle w:val="CommentReference"/>
        </w:rPr>
        <w:annotationRef/>
      </w:r>
      <w:r>
        <w:t>Literally trampled, right? Or crushed?</w:t>
      </w:r>
    </w:p>
  </w:comment>
  <w:comment w:id="1927" w:author="Windows User" w:date="2015-11-17T22:12:00Z" w:initials="WU">
    <w:p w14:paraId="135DCC31" w14:textId="77777777" w:rsidR="0065590E" w:rsidRDefault="0065590E">
      <w:pPr>
        <w:pStyle w:val="CommentText"/>
      </w:pPr>
      <w:r>
        <w:rPr>
          <w:rStyle w:val="CommentReference"/>
        </w:rPr>
        <w:annotationRef/>
      </w:r>
      <w:r>
        <w:t>Authority? Might? Reign?</w:t>
      </w:r>
    </w:p>
  </w:comment>
  <w:comment w:id="1930" w:author="Windows User" w:date="2015-10-30T08:56:00Z" w:initials="WU">
    <w:p w14:paraId="11BE3C4D" w14:textId="77777777" w:rsidR="0065590E" w:rsidRDefault="0065590E">
      <w:pPr>
        <w:pStyle w:val="CommentText"/>
      </w:pPr>
      <w:r>
        <w:rPr>
          <w:rStyle w:val="CommentReference"/>
        </w:rPr>
        <w:annotationRef/>
      </w:r>
      <w:r>
        <w:t>Name or Holy Name?</w:t>
      </w:r>
    </w:p>
  </w:comment>
  <w:comment w:id="1941" w:author="Windows User" w:date="2015-10-30T08:56:00Z" w:initials="WU">
    <w:p w14:paraId="4A1C10F1" w14:textId="77777777" w:rsidR="0065590E" w:rsidRDefault="0065590E">
      <w:pPr>
        <w:pStyle w:val="CommentText"/>
      </w:pPr>
      <w:r>
        <w:rPr>
          <w:rStyle w:val="CommentReference"/>
        </w:rPr>
        <w:annotationRef/>
      </w:r>
      <w:r>
        <w:t>Christ or Jesus Christ?</w:t>
      </w:r>
    </w:p>
  </w:comment>
  <w:comment w:id="1947" w:author="Windows User" w:date="2015-10-30T08:56:00Z" w:initials="WU">
    <w:p w14:paraId="31C2C585" w14:textId="77777777" w:rsidR="0065590E" w:rsidRDefault="0065590E">
      <w:pPr>
        <w:pStyle w:val="CommentText"/>
      </w:pPr>
      <w:r>
        <w:rPr>
          <w:rStyle w:val="CommentReference"/>
        </w:rPr>
        <w:annotationRef/>
      </w:r>
      <w:r>
        <w:t>Name or Holy Name?</w:t>
      </w:r>
    </w:p>
  </w:comment>
  <w:comment w:id="1948" w:author="Windows User" w:date="2015-10-30T08:56:00Z" w:initials="WU">
    <w:p w14:paraId="18203C3C" w14:textId="77777777" w:rsidR="0065590E" w:rsidRDefault="0065590E">
      <w:pPr>
        <w:pStyle w:val="CommentText"/>
      </w:pPr>
      <w:r>
        <w:rPr>
          <w:rStyle w:val="CommentReference"/>
        </w:rPr>
        <w:annotationRef/>
      </w:r>
      <w:r>
        <w:t>To Him? Or by His might/power?</w:t>
      </w:r>
    </w:p>
  </w:comment>
  <w:comment w:id="1949" w:author="Windows User" w:date="2015-10-30T08:56:00Z" w:initials="WU">
    <w:p w14:paraId="27B39720" w14:textId="77777777" w:rsidR="0065590E" w:rsidRDefault="0065590E">
      <w:pPr>
        <w:pStyle w:val="CommentText"/>
      </w:pPr>
      <w:r>
        <w:rPr>
          <w:rStyle w:val="CommentReference"/>
        </w:rPr>
        <w:annotationRef/>
      </w:r>
      <w:r>
        <w:t>Might, or may?</w:t>
      </w:r>
    </w:p>
  </w:comment>
  <w:comment w:id="1950" w:author="Windows User" w:date="2015-10-30T08:56:00Z" w:initials="WU">
    <w:p w14:paraId="2FB96B7C" w14:textId="77777777" w:rsidR="0065590E" w:rsidRDefault="0065590E" w:rsidP="00F77A5B">
      <w:pPr>
        <w:pStyle w:val="CommentText"/>
      </w:pPr>
      <w:r>
        <w:rPr>
          <w:rStyle w:val="CommentReference"/>
        </w:rPr>
        <w:annotationRef/>
      </w:r>
      <w:r>
        <w:t>Christ or Jesus Christ?</w:t>
      </w:r>
    </w:p>
  </w:comment>
  <w:comment w:id="1953" w:author="Windows User" w:date="2015-10-30T08:56:00Z" w:initials="WU">
    <w:p w14:paraId="775D4B1C" w14:textId="77777777" w:rsidR="0065590E" w:rsidRDefault="0065590E">
      <w:pPr>
        <w:pStyle w:val="CommentText"/>
      </w:pPr>
      <w:r>
        <w:rPr>
          <w:rStyle w:val="CommentReference"/>
        </w:rPr>
        <w:annotationRef/>
      </w:r>
      <w:r>
        <w:t>Miracles?</w:t>
      </w:r>
    </w:p>
  </w:comment>
  <w:comment w:id="1959" w:author="Windows User" w:date="2015-10-30T08:56:00Z" w:initials="WU">
    <w:p w14:paraId="511773EC" w14:textId="77777777" w:rsidR="0065590E" w:rsidRDefault="0065590E">
      <w:pPr>
        <w:pStyle w:val="CommentText"/>
      </w:pPr>
      <w:r>
        <w:rPr>
          <w:rStyle w:val="CommentReference"/>
        </w:rPr>
        <w:annotationRef/>
      </w:r>
      <w:r>
        <w:t>Name or Holy Name?</w:t>
      </w:r>
    </w:p>
  </w:comment>
  <w:comment w:id="1960" w:author="Windows User" w:date="2015-10-30T08:56:00Z" w:initials="WU">
    <w:p w14:paraId="0BC6FD3A" w14:textId="77777777" w:rsidR="0065590E" w:rsidRDefault="0065590E">
      <w:pPr>
        <w:pStyle w:val="CommentText"/>
      </w:pPr>
      <w:r>
        <w:rPr>
          <w:rStyle w:val="CommentReference"/>
        </w:rPr>
        <w:annotationRef/>
      </w:r>
      <w:r>
        <w:t>To Him? Or by His might/power?</w:t>
      </w:r>
    </w:p>
  </w:comment>
  <w:comment w:id="1961" w:author="Windows User" w:date="2015-10-30T08:56:00Z" w:initials="WU">
    <w:p w14:paraId="6BED6166" w14:textId="77777777" w:rsidR="0065590E" w:rsidRDefault="0065590E">
      <w:pPr>
        <w:pStyle w:val="CommentText"/>
      </w:pPr>
      <w:r>
        <w:rPr>
          <w:rStyle w:val="CommentReference"/>
        </w:rPr>
        <w:annotationRef/>
      </w:r>
      <w:r>
        <w:t>Might, or may?</w:t>
      </w:r>
    </w:p>
  </w:comment>
  <w:comment w:id="1967" w:author="Windows User" w:date="2016-02-10T12:41:00Z" w:initials="WU">
    <w:p w14:paraId="1E6C57D4" w14:textId="77777777" w:rsidR="0065590E" w:rsidRDefault="0065590E"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0215CE" w14:textId="77777777" w:rsidR="00376D54" w:rsidRDefault="00376D54" w:rsidP="006D61CA">
      <w:pPr>
        <w:spacing w:after="0" w:line="240" w:lineRule="auto"/>
      </w:pPr>
      <w:r>
        <w:separator/>
      </w:r>
    </w:p>
  </w:endnote>
  <w:endnote w:type="continuationSeparator" w:id="0">
    <w:p w14:paraId="6B72F160" w14:textId="77777777" w:rsidR="00376D54" w:rsidRDefault="00376D5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20603050405020304"/>
    <w:charset w:val="00"/>
    <w:family w:val="roman"/>
    <w:pitch w:val="variable"/>
    <w:sig w:usb0="E0002AFF" w:usb1="C0007841"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5D178E43" w:rsidR="0065590E" w:rsidRPr="004D6538" w:rsidRDefault="0065590E"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32116">
      <w:rPr>
        <w:noProof/>
        <w:lang w:val="en-US"/>
      </w:rPr>
      <w:t>1130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65590E" w:rsidRPr="009654EE" w:rsidRDefault="0065590E"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376A9D0" w:rsidR="0065590E" w:rsidRPr="009654EE" w:rsidRDefault="0065590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0431E">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EDBEE8C" w:rsidR="0065590E" w:rsidRPr="006D61CA" w:rsidRDefault="0065590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0431E">
      <w:rPr>
        <w:noProof/>
        <w:lang w:val="en-US"/>
      </w:rPr>
      <w:t>427</w:t>
    </w:r>
    <w:r w:rsidRPr="006D61CA">
      <w:rPr>
        <w:lang w:val="en-US"/>
      </w:rPr>
      <w:fldChar w:fldCharType="end"/>
    </w:r>
  </w:p>
  <w:p w14:paraId="1546C8BA" w14:textId="77777777" w:rsidR="0065590E" w:rsidRDefault="0065590E"/>
  <w:p w14:paraId="578F45FC" w14:textId="77777777" w:rsidR="0065590E" w:rsidRDefault="0065590E"/>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5C24612" w:rsidR="0065590E" w:rsidRPr="006D61CA" w:rsidRDefault="0065590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32116">
      <w:rPr>
        <w:noProof/>
        <w:lang w:val="en-US"/>
      </w:rPr>
      <w:t>1131</w:t>
    </w:r>
    <w:r w:rsidRPr="006D61CA">
      <w:rPr>
        <w:lang w:val="en-US"/>
      </w:rPr>
      <w:fldChar w:fldCharType="end"/>
    </w:r>
  </w:p>
  <w:p w14:paraId="6E3E0469" w14:textId="77777777" w:rsidR="0065590E" w:rsidRDefault="0065590E"/>
  <w:p w14:paraId="5C3C24E2" w14:textId="77777777" w:rsidR="0065590E" w:rsidRDefault="0065590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4C9D46" w14:textId="77777777" w:rsidR="00376D54" w:rsidRDefault="00376D54" w:rsidP="006D61CA">
      <w:pPr>
        <w:spacing w:after="0" w:line="240" w:lineRule="auto"/>
      </w:pPr>
      <w:r>
        <w:separator/>
      </w:r>
    </w:p>
  </w:footnote>
  <w:footnote w:type="continuationSeparator" w:id="0">
    <w:p w14:paraId="717A1B8C" w14:textId="77777777" w:rsidR="00376D54" w:rsidRDefault="00376D54" w:rsidP="006D61CA">
      <w:pPr>
        <w:spacing w:after="0" w:line="240" w:lineRule="auto"/>
      </w:pPr>
      <w:r>
        <w:continuationSeparator/>
      </w:r>
    </w:p>
  </w:footnote>
  <w:footnote w:id="1">
    <w:p w14:paraId="16A75E0F" w14:textId="77777777" w:rsidR="0065590E" w:rsidRDefault="0065590E"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65590E" w:rsidRDefault="0065590E"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65590E" w:rsidRDefault="0065590E" w:rsidP="00F94412">
      <w:pPr>
        <w:pStyle w:val="footnote"/>
      </w:pPr>
      <w:r>
        <w:rPr>
          <w:rStyle w:val="FootnoteReference"/>
        </w:rPr>
        <w:footnoteRef/>
      </w:r>
      <w:r>
        <w:t xml:space="preserve"> [JS] or “assemblies”</w:t>
      </w:r>
    </w:p>
  </w:footnote>
  <w:footnote w:id="4">
    <w:p w14:paraId="5E4DFE5E" w14:textId="5E90AEFA" w:rsidR="0065590E" w:rsidRPr="00926B87" w:rsidRDefault="0065590E"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5590E" w:rsidRDefault="0065590E" w:rsidP="00031314">
      <w:pPr>
        <w:pStyle w:val="footnote"/>
      </w:pPr>
    </w:p>
  </w:footnote>
  <w:footnote w:id="5">
    <w:p w14:paraId="5EDE2D3A" w14:textId="77777777" w:rsidR="0065590E" w:rsidRDefault="0065590E"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65590E" w:rsidRDefault="0065590E" w:rsidP="00323889">
      <w:pPr>
        <w:pStyle w:val="footnote"/>
      </w:pPr>
      <w:r>
        <w:rPr>
          <w:rStyle w:val="FootnoteReference"/>
        </w:rPr>
        <w:footnoteRef/>
      </w:r>
      <w:r>
        <w:t xml:space="preserve"> Or “The Lord’s Annointed”</w:t>
      </w:r>
    </w:p>
  </w:footnote>
  <w:footnote w:id="7">
    <w:p w14:paraId="31BBF667" w14:textId="77777777" w:rsidR="0065590E" w:rsidRPr="00926B87" w:rsidRDefault="0065590E"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5590E" w:rsidRDefault="0065590E" w:rsidP="00441BAC">
      <w:pPr>
        <w:pStyle w:val="footnote"/>
      </w:pPr>
    </w:p>
  </w:footnote>
  <w:footnote w:id="8">
    <w:p w14:paraId="580FAEDD" w14:textId="77777777" w:rsidR="0065590E" w:rsidRDefault="0065590E" w:rsidP="00130E47">
      <w:pPr>
        <w:pStyle w:val="footnote"/>
      </w:pPr>
      <w:r>
        <w:rPr>
          <w:rStyle w:val="FootnoteReference"/>
        </w:rPr>
        <w:footnoteRef/>
      </w:r>
      <w:r>
        <w:t xml:space="preserve"> Or “The Lord’s Annointed”</w:t>
      </w:r>
    </w:p>
  </w:footnote>
  <w:footnote w:id="9">
    <w:p w14:paraId="74D64774" w14:textId="4A8F239B" w:rsidR="0065590E" w:rsidRDefault="0065590E"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65590E" w:rsidRDefault="0065590E"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65590E" w:rsidRDefault="0065590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65590E" w:rsidRDefault="0065590E" w:rsidP="00485E0C">
      <w:pPr>
        <w:pStyle w:val="footnote"/>
      </w:pPr>
      <w:r>
        <w:rPr>
          <w:rStyle w:val="FootnoteReference"/>
          <w:rFonts w:cs="@MingLiU"/>
          <w:szCs w:val="18"/>
        </w:rPr>
        <w:footnoteRef/>
      </w:r>
      <w:r w:rsidRPr="003C6041">
        <w:t>Literally, unbroken fence</w:t>
      </w:r>
    </w:p>
  </w:footnote>
  <w:footnote w:id="13">
    <w:p w14:paraId="7C2A9DE8" w14:textId="15E62972" w:rsidR="0065590E" w:rsidRDefault="0065590E"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65590E" w:rsidRDefault="0065590E"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65590E" w:rsidRDefault="0065590E"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65590E" w:rsidRDefault="0065590E"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65590E" w:rsidRDefault="0065590E" w:rsidP="006800D4">
      <w:pPr>
        <w:pStyle w:val="footnote"/>
      </w:pPr>
      <w:r>
        <w:rPr>
          <w:rStyle w:val="FootnoteReference"/>
        </w:rPr>
        <w:footnoteRef/>
      </w:r>
      <w:r>
        <w:t xml:space="preserve"> Or ‘Unique’</w:t>
      </w:r>
    </w:p>
  </w:footnote>
  <w:footnote w:id="18">
    <w:p w14:paraId="4D9AA31B" w14:textId="77777777" w:rsidR="0065590E" w:rsidRDefault="0065590E"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65590E" w:rsidRDefault="0065590E"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65590E" w:rsidRDefault="0065590E"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65590E" w:rsidRDefault="0065590E"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65590E" w:rsidRDefault="0065590E"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65590E" w:rsidRDefault="0065590E"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65590E" w:rsidRDefault="0065590E"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65590E" w:rsidRDefault="0065590E"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65590E" w:rsidRPr="004A3E27" w:rsidRDefault="0065590E"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65590E" w:rsidRPr="004A3E27" w:rsidRDefault="0065590E"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65590E" w:rsidRPr="004A3E27" w:rsidRDefault="0065590E"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65590E" w:rsidRPr="004A3E27" w:rsidRDefault="0065590E"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65590E" w:rsidRDefault="0065590E"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65590E" w:rsidRPr="004A3E27" w:rsidRDefault="0065590E"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65590E" w:rsidRPr="004A3E27" w:rsidRDefault="0065590E"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65590E" w:rsidRPr="004A3E27" w:rsidRDefault="0065590E"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65590E" w:rsidRDefault="0065590E" w:rsidP="00704CAA">
      <w:pPr>
        <w:pStyle w:val="footnote"/>
      </w:pPr>
      <w:r>
        <w:rPr>
          <w:rStyle w:val="FootnoteReference"/>
        </w:rPr>
        <w:footnoteRef/>
      </w:r>
      <w:r>
        <w:t xml:space="preserve"> [JS] or “enlarged me”</w:t>
      </w:r>
    </w:p>
  </w:footnote>
  <w:footnote w:id="35">
    <w:p w14:paraId="2E892BC6" w14:textId="77777777" w:rsidR="0065590E" w:rsidRPr="004A3E27" w:rsidRDefault="0065590E"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65590E" w:rsidRPr="004A3E27" w:rsidRDefault="0065590E"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65590E" w:rsidRPr="004A3E27" w:rsidRDefault="0065590E"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65590E" w:rsidRPr="004A3E27" w:rsidRDefault="0065590E"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65590E" w:rsidRDefault="0065590E" w:rsidP="00704CAA">
      <w:pPr>
        <w:pStyle w:val="footnote"/>
      </w:pPr>
      <w:r>
        <w:rPr>
          <w:rStyle w:val="FootnoteReference"/>
        </w:rPr>
        <w:footnoteRef/>
      </w:r>
      <w:r>
        <w:t xml:space="preserve"> [JS] literally, “face”</w:t>
      </w:r>
    </w:p>
  </w:footnote>
  <w:footnote w:id="40">
    <w:p w14:paraId="44D56170" w14:textId="77777777" w:rsidR="0065590E" w:rsidRDefault="0065590E"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65590E" w:rsidRPr="004A3E27" w:rsidRDefault="0065590E"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65590E" w:rsidRPr="004A3E27" w:rsidRDefault="0065590E"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65590E" w:rsidRDefault="0065590E" w:rsidP="00704CAA">
      <w:pPr>
        <w:pStyle w:val="footnote"/>
      </w:pPr>
      <w:r>
        <w:rPr>
          <w:rStyle w:val="FootnoteReference"/>
        </w:rPr>
        <w:footnoteRef/>
      </w:r>
      <w:r>
        <w:t xml:space="preserve"> [JS] or “and You will see me.”</w:t>
      </w:r>
    </w:p>
  </w:footnote>
  <w:footnote w:id="44">
    <w:p w14:paraId="0BF91212" w14:textId="77777777" w:rsidR="0065590E" w:rsidRDefault="0065590E" w:rsidP="00704CAA">
      <w:pPr>
        <w:pStyle w:val="footnote"/>
      </w:pPr>
      <w:r>
        <w:rPr>
          <w:rStyle w:val="FootnoteReference"/>
        </w:rPr>
        <w:footnoteRef/>
      </w:r>
      <w:r>
        <w:t xml:space="preserve"> [JS] or lawlessness</w:t>
      </w:r>
    </w:p>
  </w:footnote>
  <w:footnote w:id="45">
    <w:p w14:paraId="6D36F089" w14:textId="77777777" w:rsidR="0065590E" w:rsidRDefault="0065590E" w:rsidP="00704CAA">
      <w:pPr>
        <w:pStyle w:val="footnote"/>
      </w:pPr>
      <w:r>
        <w:rPr>
          <w:rStyle w:val="FootnoteReference"/>
        </w:rPr>
        <w:footnoteRef/>
      </w:r>
      <w:r>
        <w:t xml:space="preserve"> [JS] “do obeisance”, “worship”, referring to the physical act</w:t>
      </w:r>
    </w:p>
  </w:footnote>
  <w:footnote w:id="46">
    <w:p w14:paraId="6FB6BA38" w14:textId="77777777" w:rsidR="0065590E" w:rsidRPr="004A3E27" w:rsidRDefault="0065590E"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65590E" w:rsidRDefault="0065590E"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65590E" w:rsidRPr="004A3E27" w:rsidRDefault="0065590E"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65590E" w:rsidRPr="004A3E27" w:rsidRDefault="0065590E"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65590E" w:rsidRDefault="0065590E" w:rsidP="00704CAA">
      <w:pPr>
        <w:pStyle w:val="footnote"/>
      </w:pPr>
      <w:r>
        <w:rPr>
          <w:rStyle w:val="FootnoteReference"/>
        </w:rPr>
        <w:footnoteRef/>
      </w:r>
      <w:r>
        <w:t xml:space="preserve"> [JS] or “give thanks”. The word conveys “thankfully confess with praise”</w:t>
      </w:r>
    </w:p>
  </w:footnote>
  <w:footnote w:id="51">
    <w:p w14:paraId="42C6214A" w14:textId="77777777" w:rsidR="0065590E" w:rsidRPr="004A3E27" w:rsidRDefault="0065590E"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65590E" w:rsidRDefault="0065590E" w:rsidP="00704CAA">
      <w:pPr>
        <w:pStyle w:val="footnote"/>
      </w:pPr>
      <w:r>
        <w:rPr>
          <w:rStyle w:val="FootnoteReference"/>
        </w:rPr>
        <w:footnoteRef/>
      </w:r>
      <w:r>
        <w:t xml:space="preserve"> [JS] Fr. Lazarus and Brenton interpolate “my enemy”</w:t>
      </w:r>
    </w:p>
  </w:footnote>
  <w:footnote w:id="53">
    <w:p w14:paraId="53846296" w14:textId="77777777" w:rsidR="0065590E" w:rsidRPr="004A3E27" w:rsidRDefault="0065590E"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65590E" w:rsidRPr="004A3E27" w:rsidRDefault="0065590E" w:rsidP="00704CAA">
      <w:pPr>
        <w:pStyle w:val="footnote"/>
      </w:pPr>
      <w:r w:rsidRPr="004A3E27">
        <w:rPr>
          <w:rStyle w:val="FootnoteReference"/>
        </w:rPr>
        <w:footnoteRef/>
      </w:r>
      <w:r w:rsidRPr="004A3E27">
        <w:t xml:space="preserve"> Empties fall (Ephes. 5:18).</w:t>
      </w:r>
    </w:p>
  </w:footnote>
  <w:footnote w:id="55">
    <w:p w14:paraId="22338A3E" w14:textId="77777777" w:rsidR="0065590E" w:rsidRPr="004A3E27" w:rsidRDefault="0065590E"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65590E" w:rsidRDefault="0065590E" w:rsidP="00704CAA">
      <w:pPr>
        <w:pStyle w:val="footnote"/>
      </w:pPr>
      <w:r>
        <w:rPr>
          <w:rStyle w:val="FootnoteReference"/>
        </w:rPr>
        <w:footnoteRef/>
      </w:r>
      <w:r>
        <w:t xml:space="preserve"> [JS] Fr. Athanasius has “therefore I will return on high.”</w:t>
      </w:r>
    </w:p>
  </w:footnote>
  <w:footnote w:id="57">
    <w:p w14:paraId="17338257" w14:textId="77777777" w:rsidR="0065590E" w:rsidRDefault="0065590E" w:rsidP="00704CAA">
      <w:pPr>
        <w:pStyle w:val="footnote"/>
      </w:pPr>
      <w:r>
        <w:rPr>
          <w:rStyle w:val="FootnoteReference"/>
        </w:rPr>
        <w:footnoteRef/>
      </w:r>
      <w:r>
        <w:t xml:space="preserve"> [JS] or “give thanks to”, or “thankfully confess the Lord with Praise”</w:t>
      </w:r>
    </w:p>
  </w:footnote>
  <w:footnote w:id="58">
    <w:p w14:paraId="2E1C10DC" w14:textId="77777777" w:rsidR="0065590E" w:rsidRPr="004A3E27" w:rsidRDefault="0065590E"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65590E" w:rsidRPr="004A3E27" w:rsidRDefault="0065590E" w:rsidP="00704CAA">
      <w:pPr>
        <w:pStyle w:val="footnote"/>
      </w:pPr>
      <w:r w:rsidRPr="004A3E27">
        <w:rPr>
          <w:rStyle w:val="FootnoteReference"/>
        </w:rPr>
        <w:footnoteRef/>
      </w:r>
      <w:r w:rsidRPr="004A3E27">
        <w:t xml:space="preserve"> Mt. 21:16.</w:t>
      </w:r>
    </w:p>
  </w:footnote>
  <w:footnote w:id="60">
    <w:p w14:paraId="1F7D57C1" w14:textId="77777777" w:rsidR="0065590E" w:rsidRPr="004A3E27" w:rsidRDefault="0065590E"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65590E" w:rsidRPr="004A3E27" w:rsidRDefault="0065590E"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65590E" w:rsidRDefault="0065590E" w:rsidP="00704CAA">
      <w:pPr>
        <w:pStyle w:val="footnote"/>
      </w:pPr>
      <w:r>
        <w:rPr>
          <w:rStyle w:val="FootnoteReference"/>
        </w:rPr>
        <w:footnoteRef/>
      </w:r>
      <w:r>
        <w:t xml:space="preserve"> [JS] or “thank”, “I will thankfully confess You with praise”</w:t>
      </w:r>
    </w:p>
  </w:footnote>
  <w:footnote w:id="63">
    <w:p w14:paraId="25630743" w14:textId="77777777" w:rsidR="0065590E" w:rsidRDefault="0065590E" w:rsidP="00704CAA">
      <w:pPr>
        <w:pStyle w:val="footnote"/>
      </w:pPr>
      <w:r>
        <w:rPr>
          <w:rStyle w:val="FootnoteReference"/>
        </w:rPr>
        <w:footnoteRef/>
      </w:r>
      <w:r>
        <w:t xml:space="preserve"> [JS] Or, “I will confess You with thanksgiving”</w:t>
      </w:r>
    </w:p>
  </w:footnote>
  <w:footnote w:id="64">
    <w:p w14:paraId="631A6E6E" w14:textId="77777777" w:rsidR="0065590E" w:rsidRDefault="0065590E" w:rsidP="00704CAA">
      <w:pPr>
        <w:pStyle w:val="footnote"/>
      </w:pPr>
      <w:r>
        <w:rPr>
          <w:rStyle w:val="FootnoteReference"/>
        </w:rPr>
        <w:footnoteRef/>
      </w:r>
      <w:r>
        <w:t xml:space="preserve"> [JS] literally, “from before Your face”</w:t>
      </w:r>
    </w:p>
  </w:footnote>
  <w:footnote w:id="65">
    <w:p w14:paraId="080B4AAE" w14:textId="77777777" w:rsidR="0065590E" w:rsidRPr="004A3E27" w:rsidRDefault="0065590E"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65590E" w:rsidRPr="004A3E27" w:rsidRDefault="0065590E"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65590E" w:rsidRPr="004A3E27" w:rsidRDefault="0065590E"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65590E" w:rsidRPr="004A3E27" w:rsidRDefault="0065590E"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65590E" w:rsidRDefault="0065590E" w:rsidP="00704CAA">
      <w:pPr>
        <w:pStyle w:val="footnote"/>
      </w:pPr>
      <w:r>
        <w:rPr>
          <w:rStyle w:val="FootnoteReference"/>
        </w:rPr>
        <w:footnoteRef/>
      </w:r>
      <w:r>
        <w:t xml:space="preserve"> [JS] literally, “arm”</w:t>
      </w:r>
    </w:p>
  </w:footnote>
  <w:footnote w:id="70">
    <w:p w14:paraId="6FD3C231" w14:textId="77777777" w:rsidR="0065590E" w:rsidRPr="004A3E27" w:rsidRDefault="0065590E"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65590E" w:rsidRPr="004A3E27" w:rsidRDefault="0065590E"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65590E" w:rsidRPr="004A3E27" w:rsidRDefault="0065590E"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65590E" w:rsidRDefault="0065590E"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65590E" w:rsidRDefault="0065590E" w:rsidP="00704CAA">
      <w:pPr>
        <w:pStyle w:val="footnote"/>
      </w:pPr>
      <w:r>
        <w:rPr>
          <w:rStyle w:val="FootnoteReference"/>
        </w:rPr>
        <w:footnoteRef/>
      </w:r>
      <w:r>
        <w:t xml:space="preserve"> [JS] from Fr. Athanasius</w:t>
      </w:r>
    </w:p>
  </w:footnote>
  <w:footnote w:id="75">
    <w:p w14:paraId="2CDBE966" w14:textId="77777777" w:rsidR="0065590E" w:rsidRPr="004A3E27" w:rsidRDefault="0065590E"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65590E" w:rsidRPr="004A3E27" w:rsidRDefault="0065590E"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65590E" w:rsidRPr="004A3E27" w:rsidRDefault="0065590E"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65590E" w:rsidRPr="004A3E27" w:rsidRDefault="0065590E"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65590E" w:rsidRPr="004A3E27" w:rsidRDefault="0065590E"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65590E" w:rsidRPr="004A3E27" w:rsidRDefault="0065590E"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65590E" w:rsidRPr="004A3E27" w:rsidRDefault="0065590E"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65590E" w:rsidRPr="004A3E27" w:rsidRDefault="0065590E"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65590E" w:rsidRDefault="0065590E"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65590E" w:rsidRPr="004A3E27" w:rsidRDefault="0065590E"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65590E" w:rsidRDefault="0065590E" w:rsidP="00704CAA">
      <w:pPr>
        <w:pStyle w:val="footnote"/>
      </w:pPr>
      <w:r>
        <w:rPr>
          <w:rStyle w:val="FootnoteReference"/>
        </w:rPr>
        <w:footnoteRef/>
      </w:r>
      <w:r>
        <w:t xml:space="preserve"> [JS] or “foundation”</w:t>
      </w:r>
    </w:p>
  </w:footnote>
  <w:footnote w:id="86">
    <w:p w14:paraId="302C0916" w14:textId="77777777" w:rsidR="0065590E" w:rsidRDefault="0065590E"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65590E" w:rsidRPr="004A3E27" w:rsidRDefault="0065590E"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65590E" w:rsidRPr="004A3E27" w:rsidRDefault="0065590E"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65590E" w:rsidRDefault="0065590E" w:rsidP="00704CAA">
      <w:pPr>
        <w:pStyle w:val="footnote"/>
      </w:pPr>
      <w:r>
        <w:rPr>
          <w:rStyle w:val="FootnoteReference"/>
        </w:rPr>
        <w:footnoteRef/>
      </w:r>
      <w:r>
        <w:t xml:space="preserve"> [JS] literally, “then the sptrings of water were seen/appeared”</w:t>
      </w:r>
    </w:p>
  </w:footnote>
  <w:footnote w:id="90">
    <w:p w14:paraId="6316F340" w14:textId="77777777" w:rsidR="0065590E" w:rsidRPr="004A3E27" w:rsidRDefault="0065590E"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65590E" w:rsidRPr="004A3E27" w:rsidRDefault="0065590E"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65590E" w:rsidRPr="004A3E27" w:rsidRDefault="0065590E"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65590E" w:rsidRPr="004A3E27" w:rsidRDefault="0065590E"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65590E" w:rsidRPr="004A3E27" w:rsidRDefault="0065590E"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65590E" w:rsidRDefault="0065590E" w:rsidP="00704CAA">
      <w:pPr>
        <w:pStyle w:val="footnote"/>
      </w:pPr>
      <w:r>
        <w:rPr>
          <w:rStyle w:val="FootnoteReference"/>
        </w:rPr>
        <w:footnoteRef/>
      </w:r>
      <w:r>
        <w:t xml:space="preserve"> [JS] or “give thanks to You”, or “thankfully confess You with praise”</w:t>
      </w:r>
    </w:p>
  </w:footnote>
  <w:footnote w:id="96">
    <w:p w14:paraId="011C4A59" w14:textId="77777777" w:rsidR="0065590E" w:rsidRPr="004A3E27" w:rsidRDefault="0065590E"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65590E" w:rsidRPr="004A3E27" w:rsidRDefault="0065590E"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65590E" w:rsidRDefault="0065590E" w:rsidP="00704CAA">
      <w:pPr>
        <w:pStyle w:val="footnote"/>
      </w:pPr>
      <w:r>
        <w:rPr>
          <w:rStyle w:val="FootnoteReference"/>
        </w:rPr>
        <w:footnoteRef/>
      </w:r>
      <w:r>
        <w:t xml:space="preserve"> [JS] lit. day to day</w:t>
      </w:r>
    </w:p>
  </w:footnote>
  <w:footnote w:id="99">
    <w:p w14:paraId="1777238E" w14:textId="77777777" w:rsidR="0065590E" w:rsidRDefault="0065590E"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65590E" w:rsidRPr="004A3E27" w:rsidRDefault="0065590E" w:rsidP="00704CAA">
      <w:pPr>
        <w:pStyle w:val="footnote"/>
      </w:pPr>
      <w:r w:rsidRPr="004A3E27">
        <w:rPr>
          <w:rStyle w:val="FootnoteReference"/>
        </w:rPr>
        <w:footnoteRef/>
      </w:r>
      <w:r w:rsidRPr="004A3E27">
        <w:t xml:space="preserve"> Rom. 10:18.</w:t>
      </w:r>
    </w:p>
  </w:footnote>
  <w:footnote w:id="101">
    <w:p w14:paraId="047A4E68" w14:textId="77777777" w:rsidR="0065590E" w:rsidRDefault="0065590E" w:rsidP="00704CAA">
      <w:pPr>
        <w:pStyle w:val="footnote"/>
      </w:pPr>
      <w:r>
        <w:rPr>
          <w:rStyle w:val="FootnoteReference"/>
        </w:rPr>
        <w:footnoteRef/>
      </w:r>
      <w:r>
        <w:t xml:space="preserve"> [JS] Fr. Lazarus has “sanctuary”</w:t>
      </w:r>
    </w:p>
  </w:footnote>
  <w:footnote w:id="102">
    <w:p w14:paraId="631E8E3F" w14:textId="77777777" w:rsidR="0065590E" w:rsidRPr="004A3E27" w:rsidRDefault="0065590E"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65590E" w:rsidRDefault="0065590E" w:rsidP="00704CAA">
      <w:pPr>
        <w:pStyle w:val="footnote"/>
      </w:pPr>
      <w:r>
        <w:rPr>
          <w:rStyle w:val="FootnoteReference"/>
        </w:rPr>
        <w:footnoteRef/>
      </w:r>
      <w:r>
        <w:t xml:space="preserve"> [JS] literally “giant”</w:t>
      </w:r>
    </w:p>
  </w:footnote>
  <w:footnote w:id="104">
    <w:p w14:paraId="18416C84" w14:textId="77777777" w:rsidR="0065590E" w:rsidRDefault="0065590E" w:rsidP="00704CAA">
      <w:pPr>
        <w:pStyle w:val="footnote"/>
      </w:pPr>
      <w:r>
        <w:rPr>
          <w:rStyle w:val="FootnoteReference"/>
        </w:rPr>
        <w:footnoteRef/>
      </w:r>
      <w:r>
        <w:t xml:space="preserve"> [JS] or “it”</w:t>
      </w:r>
    </w:p>
  </w:footnote>
  <w:footnote w:id="105">
    <w:p w14:paraId="20ECC9DD" w14:textId="77777777" w:rsidR="0065590E" w:rsidRPr="004A3E27" w:rsidRDefault="0065590E"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65590E" w:rsidRPr="004A3E27" w:rsidRDefault="0065590E"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65590E" w:rsidRPr="004A3E27" w:rsidRDefault="0065590E"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65590E" w:rsidRDefault="0065590E" w:rsidP="00704CAA">
      <w:pPr>
        <w:pStyle w:val="footnote"/>
      </w:pPr>
      <w:r>
        <w:rPr>
          <w:rStyle w:val="FootnoteReference"/>
        </w:rPr>
        <w:footnoteRef/>
      </w:r>
      <w:r>
        <w:t xml:space="preserve"> [JS] literally “holy place”.</w:t>
      </w:r>
    </w:p>
  </w:footnote>
  <w:footnote w:id="109">
    <w:p w14:paraId="12B2466E" w14:textId="77777777" w:rsidR="0065590E" w:rsidRDefault="0065590E"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65590E" w:rsidRPr="004A3E27" w:rsidRDefault="0065590E"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65590E" w:rsidRDefault="0065590E"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65590E" w:rsidRDefault="0065590E" w:rsidP="00704CAA">
      <w:pPr>
        <w:pStyle w:val="footnote"/>
      </w:pPr>
      <w:r>
        <w:rPr>
          <w:rStyle w:val="FootnoteReference"/>
        </w:rPr>
        <w:footnoteRef/>
      </w:r>
      <w:r>
        <w:t xml:space="preserve"> [JS] or “his glory is great by your salvation/deliverance”</w:t>
      </w:r>
    </w:p>
  </w:footnote>
  <w:footnote w:id="113">
    <w:p w14:paraId="6EBFC1CF" w14:textId="77777777" w:rsidR="0065590E" w:rsidRPr="004A3E27" w:rsidRDefault="0065590E"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65590E" w:rsidRPr="004A3E27" w:rsidRDefault="0065590E"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65590E" w:rsidRPr="004A3E27" w:rsidRDefault="0065590E"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65590E" w:rsidRPr="004A3E27" w:rsidRDefault="0065590E"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65590E" w:rsidRDefault="0065590E" w:rsidP="00704CAA">
      <w:pPr>
        <w:pStyle w:val="footnote"/>
      </w:pPr>
      <w:r>
        <w:rPr>
          <w:rStyle w:val="FootnoteReference"/>
        </w:rPr>
        <w:footnoteRef/>
      </w:r>
      <w:r>
        <w:t xml:space="preserve"> [JS] Fr. Lazarus has “dwell in the holy place”.</w:t>
      </w:r>
    </w:p>
  </w:footnote>
  <w:footnote w:id="118">
    <w:p w14:paraId="120B2502" w14:textId="77777777" w:rsidR="0065590E" w:rsidRPr="004A3E27" w:rsidRDefault="0065590E" w:rsidP="00704CAA">
      <w:pPr>
        <w:pStyle w:val="footnote"/>
      </w:pPr>
      <w:r w:rsidRPr="004A3E27">
        <w:rPr>
          <w:rStyle w:val="FootnoteReference"/>
        </w:rPr>
        <w:footnoteRef/>
      </w:r>
      <w:r w:rsidRPr="004A3E27">
        <w:t xml:space="preserve"> Mt. 27:39,43; Wis. 2:12-20.</w:t>
      </w:r>
    </w:p>
  </w:footnote>
  <w:footnote w:id="119">
    <w:p w14:paraId="50976D4E" w14:textId="77777777" w:rsidR="0065590E" w:rsidRPr="004A3E27" w:rsidRDefault="0065590E" w:rsidP="00704CAA">
      <w:pPr>
        <w:pStyle w:val="footnote"/>
      </w:pPr>
      <w:r w:rsidRPr="004A3E27">
        <w:rPr>
          <w:rStyle w:val="FootnoteReference"/>
        </w:rPr>
        <w:footnoteRef/>
      </w:r>
      <w:r w:rsidRPr="004A3E27">
        <w:t xml:space="preserve"> Lam. 2:16; 3:46.</w:t>
      </w:r>
    </w:p>
  </w:footnote>
  <w:footnote w:id="120">
    <w:p w14:paraId="5C493049" w14:textId="77777777" w:rsidR="0065590E" w:rsidRPr="004A3E27" w:rsidRDefault="0065590E" w:rsidP="00704CAA">
      <w:pPr>
        <w:pStyle w:val="footnote"/>
      </w:pPr>
      <w:r w:rsidRPr="004A3E27">
        <w:rPr>
          <w:rStyle w:val="FootnoteReference"/>
        </w:rPr>
        <w:footnoteRef/>
      </w:r>
      <w:r w:rsidRPr="004A3E27">
        <w:t xml:space="preserve"> Jn. 19:37.</w:t>
      </w:r>
    </w:p>
  </w:footnote>
  <w:footnote w:id="121">
    <w:p w14:paraId="7ECE5062" w14:textId="77777777" w:rsidR="0065590E" w:rsidRPr="004A3E27" w:rsidRDefault="0065590E" w:rsidP="00704CAA">
      <w:pPr>
        <w:pStyle w:val="footnote"/>
      </w:pPr>
      <w:r w:rsidRPr="004A3E27">
        <w:rPr>
          <w:rStyle w:val="FootnoteReference"/>
        </w:rPr>
        <w:footnoteRef/>
      </w:r>
      <w:r w:rsidRPr="004A3E27">
        <w:t xml:space="preserve"> Jn. 19:24.</w:t>
      </w:r>
    </w:p>
  </w:footnote>
  <w:footnote w:id="122">
    <w:p w14:paraId="4BEEC712" w14:textId="77777777" w:rsidR="0065590E" w:rsidRPr="004A3E27" w:rsidRDefault="0065590E"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65590E" w:rsidRDefault="0065590E" w:rsidP="00704CAA">
      <w:pPr>
        <w:pStyle w:val="footnote"/>
      </w:pPr>
      <w:r>
        <w:rPr>
          <w:rStyle w:val="FootnoteReference"/>
        </w:rPr>
        <w:footnoteRef/>
      </w:r>
      <w:r>
        <w:t xml:space="preserve"> [JS]Others have “and my only-begotten from the hand of the dog.”</w:t>
      </w:r>
    </w:p>
  </w:footnote>
  <w:footnote w:id="124">
    <w:p w14:paraId="21445B03" w14:textId="77777777" w:rsidR="0065590E" w:rsidRDefault="0065590E" w:rsidP="00704CAA">
      <w:pPr>
        <w:pStyle w:val="footnote"/>
      </w:pPr>
      <w:r>
        <w:rPr>
          <w:rStyle w:val="FootnoteReference"/>
        </w:rPr>
        <w:footnoteRef/>
      </w:r>
      <w:r>
        <w:t xml:space="preserve"> [JS] Fr. Lazarus has “the rhinoceros.”</w:t>
      </w:r>
    </w:p>
  </w:footnote>
  <w:footnote w:id="125">
    <w:p w14:paraId="56644E4A" w14:textId="77777777" w:rsidR="0065590E" w:rsidRPr="004A3E27" w:rsidRDefault="0065590E" w:rsidP="00704CAA">
      <w:pPr>
        <w:pStyle w:val="footnote"/>
      </w:pPr>
      <w:r w:rsidRPr="004A3E27">
        <w:rPr>
          <w:rStyle w:val="FootnoteReference"/>
        </w:rPr>
        <w:footnoteRef/>
      </w:r>
      <w:r w:rsidRPr="004A3E27">
        <w:t xml:space="preserve"> Hebrews 2:12.</w:t>
      </w:r>
    </w:p>
  </w:footnote>
  <w:footnote w:id="126">
    <w:p w14:paraId="611C62AB" w14:textId="77777777" w:rsidR="0065590E" w:rsidRDefault="0065590E" w:rsidP="00704CAA">
      <w:pPr>
        <w:pStyle w:val="footnote"/>
      </w:pPr>
      <w:r>
        <w:rPr>
          <w:rStyle w:val="FootnoteReference"/>
        </w:rPr>
        <w:footnoteRef/>
      </w:r>
      <w:r>
        <w:t xml:space="preserve"> [JS] literally “all you seed of Jacob”</w:t>
      </w:r>
    </w:p>
  </w:footnote>
  <w:footnote w:id="127">
    <w:p w14:paraId="190228A5" w14:textId="77777777" w:rsidR="0065590E" w:rsidRDefault="0065590E" w:rsidP="00704CAA">
      <w:pPr>
        <w:pStyle w:val="footnote"/>
      </w:pPr>
      <w:r>
        <w:rPr>
          <w:rStyle w:val="FootnoteReference"/>
        </w:rPr>
        <w:footnoteRef/>
      </w:r>
      <w:r>
        <w:t xml:space="preserve"> [JS] Congregation or assembly, not building.</w:t>
      </w:r>
    </w:p>
  </w:footnote>
  <w:footnote w:id="128">
    <w:p w14:paraId="02DDF259" w14:textId="77777777" w:rsidR="0065590E" w:rsidRDefault="0065590E" w:rsidP="00704CAA">
      <w:pPr>
        <w:pStyle w:val="footnote"/>
      </w:pPr>
      <w:r>
        <w:rPr>
          <w:rStyle w:val="FootnoteReference"/>
        </w:rPr>
        <w:footnoteRef/>
      </w:r>
      <w:r>
        <w:t xml:space="preserve"> [JS] or “give thanks to”</w:t>
      </w:r>
    </w:p>
  </w:footnote>
  <w:footnote w:id="129">
    <w:p w14:paraId="17A700D9" w14:textId="77777777" w:rsidR="0065590E" w:rsidRDefault="0065590E" w:rsidP="00704CAA">
      <w:pPr>
        <w:pStyle w:val="footnote"/>
      </w:pPr>
      <w:r>
        <w:rPr>
          <w:rStyle w:val="FootnoteReference"/>
        </w:rPr>
        <w:footnoteRef/>
      </w:r>
      <w:r>
        <w:t xml:space="preserve"> [JS] did obeisance, i.e. the physical act of bowing down.</w:t>
      </w:r>
    </w:p>
  </w:footnote>
  <w:footnote w:id="130">
    <w:p w14:paraId="7CD8475E" w14:textId="77777777" w:rsidR="0065590E" w:rsidRPr="004A3E27" w:rsidRDefault="0065590E"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65590E" w:rsidRPr="004A3E27" w:rsidRDefault="0065590E" w:rsidP="00704CAA">
      <w:pPr>
        <w:pStyle w:val="footnote"/>
      </w:pPr>
      <w:r w:rsidRPr="004A3E27">
        <w:rPr>
          <w:rStyle w:val="FootnoteReference"/>
        </w:rPr>
        <w:footnoteRef/>
      </w:r>
      <w:r w:rsidRPr="004A3E27">
        <w:t xml:space="preserve"> Romans 3:24-26; John 17:4; 19:30.</w:t>
      </w:r>
    </w:p>
  </w:footnote>
  <w:footnote w:id="132">
    <w:p w14:paraId="23D7B260" w14:textId="77777777" w:rsidR="0065590E" w:rsidRPr="004A3E27" w:rsidRDefault="0065590E"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65590E" w:rsidRPr="004A3E27" w:rsidRDefault="0065590E"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65590E" w:rsidRPr="004A3E27" w:rsidRDefault="0065590E"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65590E" w:rsidRPr="004A3E27" w:rsidRDefault="0065590E"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65590E" w:rsidRPr="004A3E27" w:rsidRDefault="0065590E" w:rsidP="00704CAA">
      <w:pPr>
        <w:pStyle w:val="footnote"/>
      </w:pPr>
      <w:r w:rsidRPr="004A3E27">
        <w:rPr>
          <w:rStyle w:val="FootnoteReference"/>
        </w:rPr>
        <w:footnoteRef/>
      </w:r>
      <w:r w:rsidRPr="004A3E27">
        <w:t xml:space="preserve"> Is. 2:2; Dan. 2:35; 1 Cor. 10:4.</w:t>
      </w:r>
    </w:p>
  </w:footnote>
  <w:footnote w:id="137">
    <w:p w14:paraId="398AE7A9" w14:textId="77777777" w:rsidR="0065590E" w:rsidRPr="004A3E27" w:rsidRDefault="0065590E"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65590E" w:rsidRDefault="0065590E" w:rsidP="00704CAA">
      <w:pPr>
        <w:pStyle w:val="footnote"/>
      </w:pPr>
      <w:r>
        <w:rPr>
          <w:rStyle w:val="FootnoteReference"/>
        </w:rPr>
        <w:footnoteRef/>
      </w:r>
      <w:r>
        <w:t xml:space="preserve"> [JS] [] found in Coptic. See the Ninth Hour of Tuesday of Holy Week.</w:t>
      </w:r>
    </w:p>
  </w:footnote>
  <w:footnote w:id="139">
    <w:p w14:paraId="37E03497" w14:textId="77777777" w:rsidR="0065590E" w:rsidRDefault="0065590E" w:rsidP="00704CAA">
      <w:pPr>
        <w:pStyle w:val="footnote"/>
      </w:pPr>
      <w:r>
        <w:rPr>
          <w:rStyle w:val="FootnoteReference"/>
        </w:rPr>
        <w:footnoteRef/>
      </w:r>
      <w:r>
        <w:t xml:space="preserve"> [JS] literally: “because they are from of old”.</w:t>
      </w:r>
    </w:p>
  </w:footnote>
  <w:footnote w:id="140">
    <w:p w14:paraId="2F4E4405" w14:textId="77777777" w:rsidR="0065590E" w:rsidRDefault="0065590E" w:rsidP="00704CAA">
      <w:pPr>
        <w:pStyle w:val="footnote"/>
      </w:pPr>
      <w:r>
        <w:rPr>
          <w:rStyle w:val="FootnoteReference"/>
        </w:rPr>
        <w:footnoteRef/>
      </w:r>
      <w:r>
        <w:t xml:space="preserve"> [JS] literally, “so He sets a law for those who sin in the way.”</w:t>
      </w:r>
    </w:p>
  </w:footnote>
  <w:footnote w:id="141">
    <w:p w14:paraId="68945260" w14:textId="77777777" w:rsidR="0065590E" w:rsidRPr="004A3E27" w:rsidRDefault="0065590E"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65590E" w:rsidRPr="004A3E27" w:rsidRDefault="0065590E"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65590E" w:rsidRDefault="0065590E" w:rsidP="00704CAA">
      <w:pPr>
        <w:pStyle w:val="footnote"/>
      </w:pPr>
      <w:r>
        <w:rPr>
          <w:rStyle w:val="FootnoteReference"/>
        </w:rPr>
        <w:footnoteRef/>
      </w:r>
      <w:r>
        <w:t xml:space="preserve"> [JS] NETS and Fr. Athanasius have “You will”</w:t>
      </w:r>
    </w:p>
  </w:footnote>
  <w:footnote w:id="144">
    <w:p w14:paraId="6EFDBCA7" w14:textId="77777777" w:rsidR="0065590E" w:rsidRPr="004A3E27" w:rsidRDefault="0065590E"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65590E" w:rsidRDefault="0065590E" w:rsidP="00704CAA">
      <w:pPr>
        <w:pStyle w:val="footnote"/>
      </w:pPr>
      <w:r>
        <w:rPr>
          <w:rStyle w:val="FootnoteReference"/>
        </w:rPr>
        <w:footnoteRef/>
      </w:r>
      <w:r>
        <w:t xml:space="preserve"> Present in Fr. Athanasius and OSB.</w:t>
      </w:r>
    </w:p>
  </w:footnote>
  <w:footnote w:id="146">
    <w:p w14:paraId="5909B0CA" w14:textId="77777777" w:rsidR="0065590E" w:rsidRPr="004A3E27" w:rsidRDefault="0065590E"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65590E" w:rsidRDefault="0065590E"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65590E" w:rsidRPr="004A3E27" w:rsidRDefault="0065590E"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65590E" w:rsidRPr="004A3E27" w:rsidRDefault="0065590E"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65590E" w:rsidRPr="004A3E27" w:rsidRDefault="0065590E"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65590E" w:rsidRDefault="0065590E" w:rsidP="00704CAA">
      <w:pPr>
        <w:pStyle w:val="footnote"/>
      </w:pPr>
      <w:r>
        <w:rPr>
          <w:rStyle w:val="FootnoteReference"/>
        </w:rPr>
        <w:footnoteRef/>
      </w:r>
      <w:r>
        <w:t xml:space="preserve"> [JS] literally, “place”</w:t>
      </w:r>
    </w:p>
  </w:footnote>
  <w:footnote w:id="152">
    <w:p w14:paraId="195347EE" w14:textId="77777777" w:rsidR="0065590E" w:rsidRPr="004A3E27" w:rsidRDefault="0065590E"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65590E" w:rsidRPr="004A3E27" w:rsidRDefault="0065590E"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65590E" w:rsidRPr="004A3E27" w:rsidRDefault="0065590E"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65590E" w:rsidRPr="004A3E27" w:rsidRDefault="0065590E" w:rsidP="00704CAA">
      <w:pPr>
        <w:pStyle w:val="footnote"/>
      </w:pPr>
      <w:r w:rsidRPr="004A3E27">
        <w:tab/>
        <w:t>‘No sweeter fragrance than to follow Christ,</w:t>
      </w:r>
    </w:p>
    <w:p w14:paraId="6922B75D" w14:textId="77777777" w:rsidR="0065590E" w:rsidRPr="004A3E27" w:rsidRDefault="0065590E" w:rsidP="00704CAA">
      <w:pPr>
        <w:pStyle w:val="footnote"/>
      </w:pPr>
      <w:r w:rsidRPr="004A3E27">
        <w:tab/>
        <w:t>when man makes offerings of a holy life,</w:t>
      </w:r>
    </w:p>
    <w:p w14:paraId="73E1648A" w14:textId="77777777" w:rsidR="0065590E" w:rsidRPr="004A3E27" w:rsidRDefault="0065590E" w:rsidP="00704CAA">
      <w:pPr>
        <w:pStyle w:val="footnote"/>
      </w:pPr>
      <w:r w:rsidRPr="004A3E27">
        <w:tab/>
        <w:t>and offers golden deeds in sacrifice’ (St. Prosper).</w:t>
      </w:r>
    </w:p>
  </w:footnote>
  <w:footnote w:id="155">
    <w:p w14:paraId="28DB08B5" w14:textId="77777777" w:rsidR="0065590E" w:rsidRPr="004A3E27" w:rsidRDefault="0065590E"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65590E" w:rsidRPr="004A3E27" w:rsidRDefault="0065590E"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65590E" w:rsidRDefault="0065590E" w:rsidP="00704CAA">
      <w:pPr>
        <w:pStyle w:val="footnote"/>
      </w:pPr>
      <w:r>
        <w:rPr>
          <w:rStyle w:val="FootnoteReference"/>
        </w:rPr>
        <w:footnoteRef/>
      </w:r>
      <w:r>
        <w:t xml:space="preserve"> [JS] confess: or “give thanks to”, or “thankfully confess”</w:t>
      </w:r>
    </w:p>
  </w:footnote>
  <w:footnote w:id="158">
    <w:p w14:paraId="498018AA" w14:textId="77777777" w:rsidR="0065590E" w:rsidRPr="004A3E27" w:rsidRDefault="0065590E"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65590E" w:rsidRDefault="0065590E" w:rsidP="00704CAA">
      <w:pPr>
        <w:pStyle w:val="footnote"/>
      </w:pPr>
      <w:r>
        <w:rPr>
          <w:rStyle w:val="FootnoteReference"/>
        </w:rPr>
        <w:footnoteRef/>
      </w:r>
      <w:r>
        <w:t xml:space="preserve"> [JS] “do obeisance”, i.e. a physical act.</w:t>
      </w:r>
    </w:p>
  </w:footnote>
  <w:footnote w:id="160">
    <w:p w14:paraId="58C95173" w14:textId="77777777" w:rsidR="0065590E" w:rsidRPr="004A3E27" w:rsidRDefault="0065590E"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65590E" w:rsidRPr="004A3E27" w:rsidRDefault="0065590E"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65590E" w:rsidRPr="004A3E27" w:rsidRDefault="0065590E"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65590E" w:rsidRDefault="0065590E" w:rsidP="00704CAA">
      <w:pPr>
        <w:pStyle w:val="footnote"/>
      </w:pPr>
      <w:r>
        <w:rPr>
          <w:rStyle w:val="FootnoteReference"/>
        </w:rPr>
        <w:footnoteRef/>
      </w:r>
      <w:r>
        <w:t xml:space="preserve"> [JS] or “You have granted”</w:t>
      </w:r>
    </w:p>
  </w:footnote>
  <w:footnote w:id="164">
    <w:p w14:paraId="08C7ED64" w14:textId="77777777" w:rsidR="0065590E" w:rsidRPr="004A3E27" w:rsidRDefault="0065590E"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65590E" w:rsidRPr="004A3E27" w:rsidRDefault="0065590E"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65590E" w:rsidRPr="004A3E27" w:rsidRDefault="0065590E"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65590E" w:rsidRDefault="0065590E" w:rsidP="00704CAA">
      <w:pPr>
        <w:pStyle w:val="footnote"/>
      </w:pPr>
      <w:r>
        <w:rPr>
          <w:rStyle w:val="FootnoteReference"/>
        </w:rPr>
        <w:footnoteRef/>
      </w:r>
      <w:r>
        <w:t xml:space="preserve"> [JS] or “give thanks to You”, or “thankfully confess You with praise”</w:t>
      </w:r>
    </w:p>
  </w:footnote>
  <w:footnote w:id="168">
    <w:p w14:paraId="671FC951" w14:textId="77777777" w:rsidR="0065590E" w:rsidRPr="004A3E27" w:rsidRDefault="0065590E"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65590E" w:rsidRPr="004A3E27" w:rsidRDefault="0065590E" w:rsidP="00704CAA">
      <w:pPr>
        <w:pStyle w:val="footnote"/>
      </w:pPr>
      <w:r w:rsidRPr="004A3E27">
        <w:rPr>
          <w:rStyle w:val="FootnoteReference"/>
        </w:rPr>
        <w:footnoteRef/>
      </w:r>
      <w:r w:rsidRPr="004A3E27">
        <w:t xml:space="preserve"> Luke 23:46.</w:t>
      </w:r>
    </w:p>
  </w:footnote>
  <w:footnote w:id="170">
    <w:p w14:paraId="1317CE14" w14:textId="77777777" w:rsidR="0065590E" w:rsidRPr="004A3E27" w:rsidRDefault="0065590E"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65590E" w:rsidRDefault="0065590E" w:rsidP="00704CAA">
      <w:pPr>
        <w:pStyle w:val="footnote"/>
      </w:pPr>
      <w:r>
        <w:rPr>
          <w:rStyle w:val="FootnoteReference"/>
        </w:rPr>
        <w:footnoteRef/>
      </w:r>
      <w:r>
        <w:t xml:space="preserve"> [JS] Fr. Athanasius has “slander”. See the Sixth Hour of Maundy Thursday.</w:t>
      </w:r>
    </w:p>
  </w:footnote>
  <w:footnote w:id="172">
    <w:p w14:paraId="0A1D8F86" w14:textId="77777777" w:rsidR="0065590E" w:rsidRPr="004A3E27" w:rsidRDefault="0065590E"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65590E" w:rsidRDefault="0065590E"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65590E" w:rsidRPr="004A3E27" w:rsidRDefault="0065590E"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65590E" w:rsidRDefault="0065590E" w:rsidP="00704CAA">
      <w:pPr>
        <w:pStyle w:val="footnote"/>
      </w:pPr>
      <w:r>
        <w:rPr>
          <w:rStyle w:val="FootnoteReference"/>
        </w:rPr>
        <w:footnoteRef/>
      </w:r>
      <w:r>
        <w:t xml:space="preserve"> [JS] or “seeks out”</w:t>
      </w:r>
    </w:p>
  </w:footnote>
  <w:footnote w:id="176">
    <w:p w14:paraId="54A62B74" w14:textId="77777777" w:rsidR="0065590E" w:rsidRDefault="0065590E"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65590E" w:rsidRPr="004A3E27" w:rsidRDefault="0065590E"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65590E" w:rsidRPr="004A3E27" w:rsidRDefault="0065590E"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65590E" w:rsidRPr="004A3E27" w:rsidRDefault="0065590E"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65590E" w:rsidRDefault="0065590E"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65590E" w:rsidRDefault="0065590E" w:rsidP="00704CAA">
      <w:pPr>
        <w:pStyle w:val="footnote"/>
      </w:pPr>
      <w:r>
        <w:rPr>
          <w:rStyle w:val="FootnoteReference"/>
        </w:rPr>
        <w:footnoteRef/>
      </w:r>
      <w:r>
        <w:t xml:space="preserve"> [JS] or, “boast”</w:t>
      </w:r>
    </w:p>
  </w:footnote>
  <w:footnote w:id="182">
    <w:p w14:paraId="193C371C" w14:textId="77777777" w:rsidR="0065590E" w:rsidRPr="004A3E27" w:rsidRDefault="0065590E"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65590E" w:rsidRDefault="0065590E"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65590E" w:rsidRDefault="0065590E" w:rsidP="00704CAA">
      <w:pPr>
        <w:pStyle w:val="footnote"/>
      </w:pPr>
      <w:r>
        <w:rPr>
          <w:rStyle w:val="FootnoteReference"/>
        </w:rPr>
        <w:footnoteRef/>
      </w:r>
      <w:r>
        <w:t xml:space="preserve"> [JS] or “Confess the Lord with the harp.</w:t>
      </w:r>
    </w:p>
  </w:footnote>
  <w:footnote w:id="185">
    <w:p w14:paraId="7BF5E829" w14:textId="77777777" w:rsidR="0065590E" w:rsidRPr="004A3E27" w:rsidRDefault="0065590E"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65590E" w:rsidRPr="004A3E27" w:rsidRDefault="0065590E"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65590E" w:rsidRPr="004A3E27" w:rsidRDefault="0065590E" w:rsidP="00704CAA">
      <w:pPr>
        <w:pStyle w:val="footnote"/>
      </w:pPr>
      <w:r w:rsidRPr="004A3E27">
        <w:rPr>
          <w:rStyle w:val="FootnoteReference"/>
        </w:rPr>
        <w:footnoteRef/>
      </w:r>
      <w:r w:rsidRPr="004A3E27">
        <w:t xml:space="preserve"> Naturally and spiritually (Jn. 3:3-6).</w:t>
      </w:r>
    </w:p>
  </w:footnote>
  <w:footnote w:id="188">
    <w:p w14:paraId="0C9F8424" w14:textId="77777777" w:rsidR="0065590E" w:rsidRDefault="0065590E" w:rsidP="00704CAA">
      <w:pPr>
        <w:pStyle w:val="footnote"/>
      </w:pPr>
      <w:r>
        <w:rPr>
          <w:rStyle w:val="FootnoteReference"/>
        </w:rPr>
        <w:footnoteRef/>
      </w:r>
      <w:r>
        <w:t xml:space="preserve"> [JS] Fr. Lazarus has “plans”</w:t>
      </w:r>
    </w:p>
  </w:footnote>
  <w:footnote w:id="189">
    <w:p w14:paraId="5E9D1817" w14:textId="77777777" w:rsidR="0065590E" w:rsidRDefault="0065590E" w:rsidP="00704CAA">
      <w:pPr>
        <w:pStyle w:val="footnote"/>
      </w:pPr>
      <w:r>
        <w:rPr>
          <w:rStyle w:val="FootnoteReference"/>
        </w:rPr>
        <w:footnoteRef/>
      </w:r>
      <w:r>
        <w:t xml:space="preserve"> [JS] or “fashioned”</w:t>
      </w:r>
    </w:p>
  </w:footnote>
  <w:footnote w:id="190">
    <w:p w14:paraId="4BB22157" w14:textId="77777777" w:rsidR="0065590E" w:rsidRDefault="0065590E" w:rsidP="00704CAA">
      <w:pPr>
        <w:pStyle w:val="footnote"/>
      </w:pPr>
      <w:r>
        <w:rPr>
          <w:rStyle w:val="FootnoteReference"/>
        </w:rPr>
        <w:footnoteRef/>
      </w:r>
      <w:r>
        <w:t xml:space="preserve"> Fr. Athanasius has “My soul shall make her boast in the Lord”</w:t>
      </w:r>
    </w:p>
  </w:footnote>
  <w:footnote w:id="191">
    <w:p w14:paraId="0BB5F188" w14:textId="77777777" w:rsidR="0065590E" w:rsidRPr="004A3E27" w:rsidRDefault="0065590E"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65590E" w:rsidRPr="004A3E27" w:rsidRDefault="0065590E"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65590E" w:rsidRDefault="0065590E" w:rsidP="00704CAA">
      <w:pPr>
        <w:pStyle w:val="footnote"/>
      </w:pPr>
      <w:r>
        <w:rPr>
          <w:rStyle w:val="FootnoteReference"/>
        </w:rPr>
        <w:footnoteRef/>
      </w:r>
      <w:r>
        <w:t xml:space="preserve"> [JS] or “contrite in heart”</w:t>
      </w:r>
    </w:p>
  </w:footnote>
  <w:footnote w:id="194">
    <w:p w14:paraId="6E011C0E" w14:textId="77777777" w:rsidR="0065590E" w:rsidRDefault="0065590E" w:rsidP="00704CAA">
      <w:pPr>
        <w:pStyle w:val="footnote"/>
      </w:pPr>
      <w:r>
        <w:rPr>
          <w:rStyle w:val="FootnoteReference"/>
        </w:rPr>
        <w:footnoteRef/>
      </w:r>
      <w:r>
        <w:t xml:space="preserve"> [JS] Coptic has “eat their hearts”, which Fr. Athanasius renders, “regret”</w:t>
      </w:r>
    </w:p>
  </w:footnote>
  <w:footnote w:id="195">
    <w:p w14:paraId="3B9E39E6" w14:textId="77777777" w:rsidR="0065590E" w:rsidRDefault="0065590E" w:rsidP="00704CAA">
      <w:pPr>
        <w:pStyle w:val="footnote"/>
      </w:pPr>
      <w:r>
        <w:rPr>
          <w:rStyle w:val="FootnoteReference"/>
        </w:rPr>
        <w:footnoteRef/>
      </w:r>
      <w:r>
        <w:t xml:space="preserve"> [JS] or regret.</w:t>
      </w:r>
    </w:p>
  </w:footnote>
  <w:footnote w:id="196">
    <w:p w14:paraId="40200D4A" w14:textId="77777777" w:rsidR="0065590E" w:rsidRPr="004A3E27" w:rsidRDefault="0065590E"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65590E" w:rsidRDefault="0065590E" w:rsidP="00704CAA">
      <w:pPr>
        <w:pStyle w:val="footnote"/>
      </w:pPr>
      <w:r>
        <w:rPr>
          <w:rStyle w:val="FootnoteReference"/>
        </w:rPr>
        <w:footnoteRef/>
      </w:r>
      <w:r>
        <w:t xml:space="preserve"> [JS] literally “and my soul with barrenness/childlessness.”</w:t>
      </w:r>
    </w:p>
  </w:footnote>
  <w:footnote w:id="198">
    <w:p w14:paraId="335B311E" w14:textId="77777777" w:rsidR="0065590E" w:rsidRPr="004A3E27" w:rsidRDefault="0065590E" w:rsidP="00704CAA">
      <w:pPr>
        <w:pStyle w:val="footnote"/>
      </w:pPr>
      <w:r w:rsidRPr="004A3E27">
        <w:rPr>
          <w:rStyle w:val="FootnoteReference"/>
        </w:rPr>
        <w:footnoteRef/>
      </w:r>
      <w:r w:rsidRPr="004A3E27">
        <w:t xml:space="preserve"> John 19:1; Mt. 27:26.</w:t>
      </w:r>
    </w:p>
  </w:footnote>
  <w:footnote w:id="199">
    <w:p w14:paraId="4C78163A" w14:textId="77777777" w:rsidR="0065590E" w:rsidRPr="004A3E27" w:rsidRDefault="0065590E"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65590E" w:rsidRDefault="0065590E"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65590E" w:rsidRDefault="0065590E" w:rsidP="00704CAA">
      <w:pPr>
        <w:pStyle w:val="footnote"/>
      </w:pPr>
      <w:r>
        <w:rPr>
          <w:rStyle w:val="FootnoteReference"/>
        </w:rPr>
        <w:footnoteRef/>
      </w:r>
      <w:r>
        <w:t xml:space="preserve"> [JS] [] found in Coptic</w:t>
      </w:r>
    </w:p>
  </w:footnote>
  <w:footnote w:id="202">
    <w:p w14:paraId="7E13C651" w14:textId="77777777" w:rsidR="0065590E" w:rsidRPr="004A3E27" w:rsidRDefault="0065590E"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65590E" w:rsidRDefault="0065590E" w:rsidP="00704CAA">
      <w:pPr>
        <w:pStyle w:val="footnote"/>
      </w:pPr>
      <w:r>
        <w:rPr>
          <w:rStyle w:val="FootnoteReference"/>
        </w:rPr>
        <w:footnoteRef/>
      </w:r>
      <w:r>
        <w:t xml:space="preserve"> [JS] or “Aha! Aha!” Or “Well done! Well done!”</w:t>
      </w:r>
    </w:p>
  </w:footnote>
  <w:footnote w:id="204">
    <w:p w14:paraId="7D139757" w14:textId="77777777" w:rsidR="0065590E" w:rsidRDefault="0065590E"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65590E" w:rsidRDefault="0065590E" w:rsidP="00704CAA">
      <w:pPr>
        <w:pStyle w:val="footnote"/>
      </w:pPr>
      <w:r>
        <w:rPr>
          <w:rStyle w:val="FootnoteReference"/>
        </w:rPr>
        <w:footnoteRef/>
      </w:r>
      <w:r>
        <w:t xml:space="preserve"> [JS] Fr. Lazarus has, “towering mountains”</w:t>
      </w:r>
    </w:p>
  </w:footnote>
  <w:footnote w:id="206">
    <w:p w14:paraId="2543C5FB" w14:textId="77777777" w:rsidR="0065590E" w:rsidRPr="004A3E27" w:rsidRDefault="0065590E"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65590E" w:rsidRDefault="0065590E" w:rsidP="00704CAA">
      <w:pPr>
        <w:pStyle w:val="footnote"/>
      </w:pPr>
      <w:r>
        <w:rPr>
          <w:rStyle w:val="FootnoteReference"/>
        </w:rPr>
        <w:footnoteRef/>
      </w:r>
      <w:r>
        <w:t xml:space="preserve"> [JS] OSB has “many waters”</w:t>
      </w:r>
    </w:p>
  </w:footnote>
  <w:footnote w:id="208">
    <w:p w14:paraId="3AE55734" w14:textId="77777777" w:rsidR="0065590E" w:rsidRPr="004A3E27" w:rsidRDefault="0065590E"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65590E" w:rsidRPr="004A3E27" w:rsidRDefault="0065590E"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65590E" w:rsidRPr="004A3E27" w:rsidRDefault="0065590E" w:rsidP="00704CAA">
      <w:pPr>
        <w:pStyle w:val="footnote"/>
      </w:pPr>
      <w:r w:rsidRPr="004A3E27">
        <w:rPr>
          <w:rStyle w:val="FootnoteReference"/>
        </w:rPr>
        <w:footnoteRef/>
      </w:r>
      <w:r w:rsidRPr="004A3E27">
        <w:t xml:space="preserve"> Prov. 24:19.</w:t>
      </w:r>
    </w:p>
  </w:footnote>
  <w:footnote w:id="211">
    <w:p w14:paraId="2BAC33AB" w14:textId="77777777" w:rsidR="0065590E" w:rsidRPr="004A3E27" w:rsidRDefault="0065590E"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65590E" w:rsidRPr="004A3E27" w:rsidRDefault="0065590E"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65590E" w:rsidRPr="004A3E27" w:rsidRDefault="0065590E"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65590E" w:rsidRDefault="0065590E" w:rsidP="00704CAA">
      <w:pPr>
        <w:pStyle w:val="footnote"/>
      </w:pPr>
      <w:r>
        <w:rPr>
          <w:rStyle w:val="FootnoteReference"/>
        </w:rPr>
        <w:footnoteRef/>
      </w:r>
      <w:r>
        <w:t xml:space="preserve"> [JS] or “judgment”</w:t>
      </w:r>
    </w:p>
  </w:footnote>
  <w:footnote w:id="215">
    <w:p w14:paraId="2655FEEF" w14:textId="77777777" w:rsidR="0065590E" w:rsidRPr="004A3E27" w:rsidRDefault="0065590E"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65590E" w:rsidRDefault="0065590E" w:rsidP="00704CAA">
      <w:pPr>
        <w:pStyle w:val="footnote"/>
      </w:pPr>
      <w:r>
        <w:rPr>
          <w:rStyle w:val="FootnoteReference"/>
        </w:rPr>
        <w:footnoteRef/>
      </w:r>
      <w:r>
        <w:t xml:space="preserve"> [JS] or “fret”</w:t>
      </w:r>
    </w:p>
  </w:footnote>
  <w:footnote w:id="217">
    <w:p w14:paraId="4788BB93" w14:textId="77777777" w:rsidR="0065590E" w:rsidRDefault="0065590E" w:rsidP="00704CAA">
      <w:pPr>
        <w:pStyle w:val="footnote"/>
      </w:pPr>
      <w:r>
        <w:rPr>
          <w:rStyle w:val="FootnoteReference"/>
        </w:rPr>
        <w:footnoteRef/>
      </w:r>
      <w:r>
        <w:t xml:space="preserve"> [JS] or “land”</w:t>
      </w:r>
    </w:p>
  </w:footnote>
  <w:footnote w:id="218">
    <w:p w14:paraId="6390DA94" w14:textId="77777777" w:rsidR="0065590E" w:rsidRPr="004A3E27" w:rsidRDefault="0065590E"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65590E" w:rsidRPr="004A3E27" w:rsidRDefault="0065590E"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65590E" w:rsidRDefault="0065590E" w:rsidP="00704CAA">
      <w:pPr>
        <w:pStyle w:val="footnote"/>
      </w:pPr>
      <w:r>
        <w:rPr>
          <w:rStyle w:val="FootnoteReference"/>
        </w:rPr>
        <w:footnoteRef/>
      </w:r>
      <w:r>
        <w:t xml:space="preserve"> [JS] literally, “seed”, here and throughout</w:t>
      </w:r>
    </w:p>
  </w:footnote>
  <w:footnote w:id="221">
    <w:p w14:paraId="3CEEF8CB" w14:textId="77777777" w:rsidR="0065590E" w:rsidRPr="004A3E27" w:rsidRDefault="0065590E"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65590E" w:rsidRPr="004A3E27" w:rsidRDefault="0065590E"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65590E" w:rsidRPr="004A3E27" w:rsidRDefault="0065590E"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65590E" w:rsidRDefault="0065590E" w:rsidP="00704CAA">
      <w:pPr>
        <w:pStyle w:val="footnote"/>
      </w:pPr>
      <w:r>
        <w:rPr>
          <w:rStyle w:val="FootnoteReference"/>
        </w:rPr>
        <w:footnoteRef/>
      </w:r>
      <w:r>
        <w:t xml:space="preserve"> [JS] literally “with a sad face”</w:t>
      </w:r>
    </w:p>
  </w:footnote>
  <w:footnote w:id="225">
    <w:p w14:paraId="3F203C49" w14:textId="77777777" w:rsidR="0065590E" w:rsidRDefault="0065590E" w:rsidP="00704CAA">
      <w:pPr>
        <w:pStyle w:val="footnote"/>
      </w:pPr>
      <w:r>
        <w:rPr>
          <w:rStyle w:val="FootnoteReference"/>
        </w:rPr>
        <w:footnoteRef/>
      </w:r>
      <w:r>
        <w:t xml:space="preserve"> [JS] literally “loins”</w:t>
      </w:r>
    </w:p>
  </w:footnote>
  <w:footnote w:id="226">
    <w:p w14:paraId="52B59A41" w14:textId="77777777" w:rsidR="0065590E" w:rsidRDefault="0065590E" w:rsidP="00704CAA">
      <w:pPr>
        <w:pStyle w:val="footnote"/>
      </w:pPr>
      <w:r>
        <w:rPr>
          <w:rStyle w:val="FootnoteReference"/>
        </w:rPr>
        <w:footnoteRef/>
      </w:r>
      <w:r>
        <w:t xml:space="preserve"> [JS] [] from the Sixth Hour of Great and Holy Friday.</w:t>
      </w:r>
    </w:p>
  </w:footnote>
  <w:footnote w:id="227">
    <w:p w14:paraId="1BEB925F" w14:textId="77777777" w:rsidR="0065590E" w:rsidRPr="004A3E27" w:rsidRDefault="0065590E"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65590E" w:rsidRDefault="0065590E" w:rsidP="00704CAA">
      <w:pPr>
        <w:pStyle w:val="footnote"/>
      </w:pPr>
      <w:r>
        <w:rPr>
          <w:rStyle w:val="FootnoteReference"/>
        </w:rPr>
        <w:footnoteRef/>
      </w:r>
      <w:r>
        <w:t xml:space="preserve"> [JS] or “walks about like a phantom”</w:t>
      </w:r>
    </w:p>
  </w:footnote>
  <w:footnote w:id="229">
    <w:p w14:paraId="3A8555F1" w14:textId="77777777" w:rsidR="0065590E" w:rsidRPr="004A3E27" w:rsidRDefault="0065590E"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65590E" w:rsidRPr="004A3E27" w:rsidRDefault="0065590E"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65590E" w:rsidRPr="004A3E27" w:rsidRDefault="0065590E"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65590E" w:rsidRPr="004A3E27" w:rsidRDefault="0065590E"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65590E" w:rsidRPr="004A3E27" w:rsidRDefault="0065590E"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65590E" w:rsidRDefault="0065590E" w:rsidP="00704CAA">
      <w:pPr>
        <w:pStyle w:val="footnote"/>
      </w:pPr>
      <w:r>
        <w:rPr>
          <w:rStyle w:val="FootnoteReference"/>
        </w:rPr>
        <w:footnoteRef/>
      </w:r>
      <w:r>
        <w:t xml:space="preserve"> Fr. Athanasius adds here “my truth”. See Matins of the 12 Day of Paopi.</w:t>
      </w:r>
    </w:p>
  </w:footnote>
  <w:footnote w:id="235">
    <w:p w14:paraId="61A8E851" w14:textId="77777777" w:rsidR="0065590E" w:rsidRDefault="0065590E" w:rsidP="00704CAA">
      <w:pPr>
        <w:pStyle w:val="footnote"/>
      </w:pPr>
      <w:r>
        <w:rPr>
          <w:rStyle w:val="FootnoteReference"/>
        </w:rPr>
        <w:footnoteRef/>
      </w:r>
      <w:r>
        <w:t xml:space="preserve"> [JS] or “Aha! Aha!” or “Well done! Well done!”</w:t>
      </w:r>
    </w:p>
  </w:footnote>
  <w:footnote w:id="236">
    <w:p w14:paraId="27E55EE4" w14:textId="77777777" w:rsidR="0065590E" w:rsidRPr="004A3E27" w:rsidRDefault="0065590E" w:rsidP="00704CAA">
      <w:pPr>
        <w:pStyle w:val="footnote"/>
      </w:pPr>
      <w:r w:rsidRPr="004A3E27">
        <w:rPr>
          <w:rStyle w:val="FootnoteReference"/>
        </w:rPr>
        <w:footnoteRef/>
      </w:r>
      <w:r w:rsidRPr="004A3E27">
        <w:t xml:space="preserve"> John 13:30.</w:t>
      </w:r>
    </w:p>
  </w:footnote>
  <w:footnote w:id="237">
    <w:p w14:paraId="25762726" w14:textId="77777777" w:rsidR="0065590E" w:rsidRPr="004A3E27" w:rsidRDefault="0065590E"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65590E" w:rsidRPr="004A3E27" w:rsidRDefault="0065590E"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65590E" w:rsidRPr="004A3E27" w:rsidRDefault="0065590E"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65590E" w:rsidRDefault="0065590E" w:rsidP="00704CAA">
      <w:pPr>
        <w:pStyle w:val="footnote"/>
      </w:pPr>
      <w:r>
        <w:rPr>
          <w:rStyle w:val="FootnoteReference"/>
        </w:rPr>
        <w:footnoteRef/>
      </w:r>
      <w:r>
        <w:t xml:space="preserve"> [JS] or “from age to age. So be it! So be it!”</w:t>
      </w:r>
    </w:p>
  </w:footnote>
  <w:footnote w:id="241">
    <w:p w14:paraId="3C5066F6" w14:textId="77777777" w:rsidR="0065590E" w:rsidRPr="004A3E27" w:rsidRDefault="0065590E"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65590E" w:rsidRDefault="0065590E" w:rsidP="00704CAA">
      <w:pPr>
        <w:pStyle w:val="footnote"/>
      </w:pPr>
      <w:r>
        <w:rPr>
          <w:rStyle w:val="FootnoteReference"/>
        </w:rPr>
        <w:footnoteRef/>
      </w:r>
      <w:r>
        <w:t xml:space="preserve"> [JS] or “thanksgiving”, or “thankful confession with praise”</w:t>
      </w:r>
    </w:p>
  </w:footnote>
  <w:footnote w:id="243">
    <w:p w14:paraId="2D0FDBB0" w14:textId="77777777" w:rsidR="0065590E" w:rsidRDefault="0065590E"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65590E" w:rsidRDefault="0065590E"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65590E" w:rsidRDefault="0065590E"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65590E" w:rsidRDefault="0065590E" w:rsidP="00704CAA">
      <w:pPr>
        <w:pStyle w:val="footnote"/>
      </w:pPr>
      <w:r>
        <w:rPr>
          <w:rStyle w:val="FootnoteReference"/>
        </w:rPr>
        <w:footnoteRef/>
      </w:r>
      <w:r>
        <w:t xml:space="preserve"> [JS] Fr. Lazarus has “dwelling”</w:t>
      </w:r>
    </w:p>
  </w:footnote>
  <w:footnote w:id="247">
    <w:p w14:paraId="4B4E6517" w14:textId="77777777" w:rsidR="0065590E" w:rsidRPr="004A3E27" w:rsidRDefault="0065590E"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65590E" w:rsidRDefault="0065590E"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65590E" w:rsidRDefault="0065590E"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65590E" w:rsidRPr="004A3E27" w:rsidRDefault="0065590E"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65590E" w:rsidRDefault="0065590E" w:rsidP="00704CAA">
      <w:pPr>
        <w:pStyle w:val="footnote"/>
      </w:pPr>
      <w:r>
        <w:rPr>
          <w:rStyle w:val="FootnoteReference"/>
        </w:rPr>
        <w:footnoteRef/>
      </w:r>
      <w:r>
        <w:t xml:space="preserve"> [JS] or “presence”</w:t>
      </w:r>
    </w:p>
  </w:footnote>
  <w:footnote w:id="252">
    <w:p w14:paraId="74E86BCD" w14:textId="77777777" w:rsidR="0065590E" w:rsidRDefault="0065590E" w:rsidP="00704CAA">
      <w:pPr>
        <w:pStyle w:val="footnote"/>
      </w:pPr>
      <w:r>
        <w:rPr>
          <w:rStyle w:val="FootnoteReference"/>
        </w:rPr>
        <w:footnoteRef/>
      </w:r>
      <w:r>
        <w:t xml:space="preserve"> [JS] or “boast in” or “praise”</w:t>
      </w:r>
    </w:p>
  </w:footnote>
  <w:footnote w:id="253">
    <w:p w14:paraId="137C7CEE" w14:textId="77777777" w:rsidR="0065590E" w:rsidRDefault="0065590E" w:rsidP="00704CAA">
      <w:pPr>
        <w:pStyle w:val="footnote"/>
      </w:pPr>
      <w:r>
        <w:rPr>
          <w:rStyle w:val="FootnoteReference"/>
        </w:rPr>
        <w:footnoteRef/>
      </w:r>
      <w:r>
        <w:t xml:space="preserve"> [JS] or “give thanks to”, or “thankfully confess Your Name with praise”</w:t>
      </w:r>
    </w:p>
  </w:footnote>
  <w:footnote w:id="254">
    <w:p w14:paraId="29D167D7" w14:textId="77777777" w:rsidR="0065590E" w:rsidRPr="004A3E27" w:rsidRDefault="0065590E"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65590E" w:rsidRPr="004A3E27" w:rsidRDefault="0065590E"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65590E" w:rsidRPr="004A3E27" w:rsidRDefault="0065590E"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65590E" w:rsidRDefault="0065590E" w:rsidP="00704CAA">
      <w:pPr>
        <w:pStyle w:val="footnote"/>
      </w:pPr>
      <w:r>
        <w:rPr>
          <w:rStyle w:val="FootnoteReference"/>
        </w:rPr>
        <w:footnoteRef/>
      </w:r>
      <w:r>
        <w:t xml:space="preserve"> [JS] or “grace was poured out on Your lips”</w:t>
      </w:r>
    </w:p>
  </w:footnote>
  <w:footnote w:id="258">
    <w:p w14:paraId="0253CD4F" w14:textId="77777777" w:rsidR="0065590E" w:rsidRPr="004A3E27" w:rsidRDefault="0065590E"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65590E" w:rsidRPr="004A3E27" w:rsidRDefault="0065590E"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65590E" w:rsidRPr="004A3E27" w:rsidRDefault="0065590E"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65590E" w:rsidRDefault="0065590E"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65590E" w:rsidRDefault="0065590E" w:rsidP="00704CAA">
      <w:pPr>
        <w:pStyle w:val="footnote"/>
      </w:pPr>
      <w:r>
        <w:rPr>
          <w:rStyle w:val="FootnoteReference"/>
        </w:rPr>
        <w:footnoteRef/>
      </w:r>
      <w:r>
        <w:t xml:space="preserve"> [JS] literally “do obeisance”, i.e. “bow down to”</w:t>
      </w:r>
    </w:p>
  </w:footnote>
  <w:footnote w:id="263">
    <w:p w14:paraId="3A9D055B" w14:textId="77777777" w:rsidR="0065590E" w:rsidRPr="004A3E27" w:rsidRDefault="0065590E"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65590E" w:rsidRPr="004A3E27" w:rsidRDefault="0065590E" w:rsidP="00704CAA">
      <w:pPr>
        <w:pStyle w:val="footnote"/>
      </w:pPr>
      <w:r w:rsidRPr="004A3E27">
        <w:rPr>
          <w:rStyle w:val="FootnoteReference"/>
        </w:rPr>
        <w:footnoteRef/>
      </w:r>
      <w:r w:rsidRPr="004A3E27">
        <w:t xml:space="preserve"> Rev. 22:1.</w:t>
      </w:r>
    </w:p>
  </w:footnote>
  <w:footnote w:id="265">
    <w:p w14:paraId="0D981498" w14:textId="77777777" w:rsidR="0065590E" w:rsidRDefault="0065590E" w:rsidP="00704CAA">
      <w:pPr>
        <w:pStyle w:val="footnote"/>
      </w:pPr>
      <w:r>
        <w:rPr>
          <w:rStyle w:val="FootnoteReference"/>
        </w:rPr>
        <w:footnoteRef/>
      </w:r>
      <w:r>
        <w:t xml:space="preserve"> Fr. Lazarus has “dwelling-place”</w:t>
      </w:r>
    </w:p>
  </w:footnote>
  <w:footnote w:id="266">
    <w:p w14:paraId="1E5AC7FD" w14:textId="77777777" w:rsidR="0065590E" w:rsidRDefault="0065590E" w:rsidP="00704CAA">
      <w:pPr>
        <w:pStyle w:val="footnote"/>
      </w:pPr>
      <w:r>
        <w:rPr>
          <w:rStyle w:val="FootnoteReference"/>
        </w:rPr>
        <w:footnoteRef/>
      </w:r>
      <w:r>
        <w:t xml:space="preserve"> [JS] the city’s</w:t>
      </w:r>
    </w:p>
  </w:footnote>
  <w:footnote w:id="267">
    <w:p w14:paraId="1BB6F44D" w14:textId="77777777" w:rsidR="0065590E" w:rsidRPr="004A3E27" w:rsidRDefault="0065590E"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65590E" w:rsidRPr="004A3E27" w:rsidRDefault="0065590E"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65590E" w:rsidRPr="004A3E27" w:rsidRDefault="0065590E"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65590E" w:rsidRPr="004A3E27" w:rsidRDefault="0065590E"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65590E" w:rsidRPr="004A3E27" w:rsidRDefault="0065590E"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65590E" w:rsidRPr="004A3E27" w:rsidRDefault="0065590E"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65590E" w:rsidRPr="004A3E27" w:rsidRDefault="0065590E"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65590E" w:rsidRDefault="0065590E" w:rsidP="00704CAA">
      <w:pPr>
        <w:pStyle w:val="footnote"/>
      </w:pPr>
      <w:r>
        <w:rPr>
          <w:rStyle w:val="FootnoteReference"/>
        </w:rPr>
        <w:footnoteRef/>
      </w:r>
      <w:r>
        <w:t xml:space="preserve"> [JS] or “beautifully situated”</w:t>
      </w:r>
    </w:p>
  </w:footnote>
  <w:footnote w:id="275">
    <w:p w14:paraId="54B46EEB" w14:textId="77777777" w:rsidR="0065590E" w:rsidRPr="004A3E27" w:rsidRDefault="0065590E"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65590E" w:rsidRPr="004A3E27" w:rsidRDefault="0065590E"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65590E" w:rsidRPr="004A3E27" w:rsidRDefault="0065590E"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65590E" w:rsidRDefault="0065590E" w:rsidP="00704CAA">
      <w:pPr>
        <w:pStyle w:val="footnote"/>
      </w:pPr>
      <w:r>
        <w:rPr>
          <w:rStyle w:val="FootnoteReference"/>
        </w:rPr>
        <w:footnoteRef/>
      </w:r>
      <w:r>
        <w:t xml:space="preserve"> [JS] Fr. Lazarus adds “justice and right judgment” to “righteousness”</w:t>
      </w:r>
    </w:p>
  </w:footnote>
  <w:footnote w:id="279">
    <w:p w14:paraId="20C0E7EF" w14:textId="77777777" w:rsidR="0065590E" w:rsidRPr="004A3E27" w:rsidRDefault="0065590E"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65590E" w:rsidRPr="004A3E27" w:rsidRDefault="0065590E"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65590E" w:rsidRDefault="0065590E" w:rsidP="00704CAA">
      <w:pPr>
        <w:pStyle w:val="footnote"/>
      </w:pPr>
      <w:r>
        <w:rPr>
          <w:rStyle w:val="FootnoteReference"/>
        </w:rPr>
        <w:footnoteRef/>
      </w:r>
      <w:r>
        <w:t xml:space="preserve"> [JS] or “eternally”</w:t>
      </w:r>
    </w:p>
  </w:footnote>
  <w:footnote w:id="282">
    <w:p w14:paraId="29183457" w14:textId="77777777" w:rsidR="0065590E" w:rsidRDefault="0065590E"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65590E" w:rsidRDefault="0065590E" w:rsidP="00704CAA">
      <w:pPr>
        <w:pStyle w:val="footnote"/>
      </w:pPr>
      <w:r>
        <w:rPr>
          <w:rStyle w:val="FootnoteReference"/>
        </w:rPr>
        <w:footnoteRef/>
      </w:r>
      <w:r>
        <w:t xml:space="preserve"> [JS] or “workers of iniquity”</w:t>
      </w:r>
    </w:p>
  </w:footnote>
  <w:footnote w:id="284">
    <w:p w14:paraId="3726AE69" w14:textId="77777777" w:rsidR="0065590E" w:rsidRPr="004A3E27" w:rsidRDefault="0065590E"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65590E" w:rsidRDefault="0065590E" w:rsidP="00704CAA">
      <w:pPr>
        <w:pStyle w:val="footnote"/>
      </w:pPr>
      <w:r>
        <w:rPr>
          <w:rStyle w:val="FootnoteReference"/>
        </w:rPr>
        <w:footnoteRef/>
      </w:r>
      <w:r>
        <w:t xml:space="preserve"> [JS] or “ransom”</w:t>
      </w:r>
    </w:p>
  </w:footnote>
  <w:footnote w:id="286">
    <w:p w14:paraId="5DBB946B" w14:textId="77777777" w:rsidR="0065590E" w:rsidRDefault="0065590E" w:rsidP="00704CAA">
      <w:pPr>
        <w:pStyle w:val="footnote"/>
      </w:pPr>
      <w:r>
        <w:rPr>
          <w:rStyle w:val="FootnoteReference"/>
        </w:rPr>
        <w:footnoteRef/>
      </w:r>
      <w:r>
        <w:t xml:space="preserve"> [JS] or tabernacles.</w:t>
      </w:r>
    </w:p>
  </w:footnote>
  <w:footnote w:id="287">
    <w:p w14:paraId="0039C2F6" w14:textId="77777777" w:rsidR="0065590E" w:rsidRDefault="0065590E"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65590E" w:rsidRDefault="0065590E" w:rsidP="00704CAA">
      <w:pPr>
        <w:pStyle w:val="footnote"/>
      </w:pPr>
      <w:r>
        <w:rPr>
          <w:rStyle w:val="FootnoteReference"/>
        </w:rPr>
        <w:footnoteRef/>
      </w:r>
      <w:r>
        <w:t xml:space="preserve"> [JS] or “I will not find fault with your sacrifices”</w:t>
      </w:r>
    </w:p>
  </w:footnote>
  <w:footnote w:id="289">
    <w:p w14:paraId="68A8C08D" w14:textId="77777777" w:rsidR="0065590E" w:rsidRPr="004A3E27" w:rsidRDefault="0065590E"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65590E" w:rsidRDefault="0065590E" w:rsidP="00704CAA">
      <w:pPr>
        <w:pStyle w:val="footnote"/>
      </w:pPr>
      <w:r>
        <w:rPr>
          <w:rStyle w:val="FootnoteReference"/>
        </w:rPr>
        <w:footnoteRef/>
      </w:r>
      <w:r>
        <w:t xml:space="preserve"> [JS] [] found in Coptic</w:t>
      </w:r>
    </w:p>
  </w:footnote>
  <w:footnote w:id="291">
    <w:p w14:paraId="083DB491" w14:textId="77777777" w:rsidR="0065590E" w:rsidRPr="004A3E27" w:rsidRDefault="0065590E"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65590E" w:rsidRDefault="0065590E" w:rsidP="00704CAA">
      <w:pPr>
        <w:pStyle w:val="footnote"/>
      </w:pPr>
      <w:r>
        <w:rPr>
          <w:rStyle w:val="FootnoteReference"/>
        </w:rPr>
        <w:footnoteRef/>
      </w:r>
      <w:r>
        <w:t xml:space="preserve"> [JS] “showed me” or “made known to me”</w:t>
      </w:r>
    </w:p>
  </w:footnote>
  <w:footnote w:id="293">
    <w:p w14:paraId="6841512E" w14:textId="77777777" w:rsidR="0065590E" w:rsidRPr="004A3E27" w:rsidRDefault="0065590E" w:rsidP="00704CAA">
      <w:pPr>
        <w:pStyle w:val="footnote"/>
      </w:pPr>
      <w:r w:rsidRPr="004A3E27">
        <w:rPr>
          <w:rStyle w:val="FootnoteReference"/>
        </w:rPr>
        <w:footnoteRef/>
      </w:r>
      <w:r w:rsidRPr="004A3E27">
        <w:t xml:space="preserve"> Exodus 12:22; John 19:29; Hebrews 9:19.</w:t>
      </w:r>
    </w:p>
  </w:footnote>
  <w:footnote w:id="294">
    <w:p w14:paraId="2CD43332" w14:textId="77777777" w:rsidR="0065590E" w:rsidRDefault="0065590E" w:rsidP="00704CAA">
      <w:pPr>
        <w:pStyle w:val="footnote"/>
      </w:pPr>
      <w:r>
        <w:rPr>
          <w:rStyle w:val="FootnoteReference"/>
        </w:rPr>
        <w:footnoteRef/>
      </w:r>
      <w:r>
        <w:t xml:space="preserve"> [JS] literally “face”.</w:t>
      </w:r>
    </w:p>
  </w:footnote>
  <w:footnote w:id="295">
    <w:p w14:paraId="63BCC4B4" w14:textId="77777777" w:rsidR="0065590E" w:rsidRDefault="0065590E" w:rsidP="00704CAA">
      <w:pPr>
        <w:pStyle w:val="footnote"/>
      </w:pPr>
      <w:r>
        <w:rPr>
          <w:rStyle w:val="FootnoteReference"/>
        </w:rPr>
        <w:footnoteRef/>
      </w:r>
      <w:r>
        <w:t xml:space="preserve"> [JS] or “blood-guiltiness”</w:t>
      </w:r>
    </w:p>
  </w:footnote>
  <w:footnote w:id="296">
    <w:p w14:paraId="5BD3086D" w14:textId="77777777" w:rsidR="0065590E" w:rsidRDefault="0065590E" w:rsidP="00704CAA">
      <w:pPr>
        <w:pStyle w:val="footnote"/>
      </w:pPr>
      <w:r>
        <w:rPr>
          <w:rStyle w:val="FootnoteReference"/>
        </w:rPr>
        <w:footnoteRef/>
      </w:r>
      <w:r>
        <w:t xml:space="preserve"> [JS] or “gives thanks to,” or “thankfully confess You with praise”</w:t>
      </w:r>
    </w:p>
  </w:footnote>
  <w:footnote w:id="297">
    <w:p w14:paraId="49F73209" w14:textId="77777777" w:rsidR="0065590E" w:rsidRPr="004A3E27" w:rsidRDefault="0065590E"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65590E" w:rsidRPr="004A3E27" w:rsidRDefault="0065590E"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65590E" w:rsidRDefault="0065590E" w:rsidP="00704CAA">
      <w:pPr>
        <w:pStyle w:val="footnote"/>
      </w:pPr>
      <w:r>
        <w:rPr>
          <w:rStyle w:val="FootnoteReference"/>
        </w:rPr>
        <w:footnoteRef/>
      </w:r>
      <w:r>
        <w:t xml:space="preserve"> [JS] or “give thanks to You,” or “thankfully confess You with praise”</w:t>
      </w:r>
    </w:p>
  </w:footnote>
  <w:footnote w:id="300">
    <w:p w14:paraId="767368C4" w14:textId="77777777" w:rsidR="0065590E" w:rsidRPr="004A3E27" w:rsidRDefault="0065590E"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65590E" w:rsidRPr="004A3E27" w:rsidRDefault="0065590E" w:rsidP="00704CAA">
      <w:pPr>
        <w:pStyle w:val="footnote"/>
      </w:pPr>
      <w:r w:rsidRPr="004A3E27">
        <w:rPr>
          <w:rStyle w:val="FootnoteReference"/>
        </w:rPr>
        <w:footnoteRef/>
      </w:r>
      <w:r w:rsidRPr="004A3E27">
        <w:t xml:space="preserve"> Lk. 10:18; 2 Thess. 1:6.</w:t>
      </w:r>
    </w:p>
  </w:footnote>
  <w:footnote w:id="302">
    <w:p w14:paraId="10448F6D" w14:textId="77777777" w:rsidR="0065590E" w:rsidRPr="004A3E27" w:rsidRDefault="0065590E"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65590E" w:rsidRDefault="0065590E" w:rsidP="00704CAA">
      <w:pPr>
        <w:pStyle w:val="footnote"/>
      </w:pPr>
      <w:r>
        <w:rPr>
          <w:rStyle w:val="FootnoteReference"/>
        </w:rPr>
        <w:footnoteRef/>
      </w:r>
      <w:r>
        <w:t xml:space="preserve"> [JS] “it” refers to the iniquity and strife.</w:t>
      </w:r>
    </w:p>
  </w:footnote>
  <w:footnote w:id="304">
    <w:p w14:paraId="5BC02F63" w14:textId="77777777" w:rsidR="0065590E" w:rsidRPr="004A3E27" w:rsidRDefault="0065590E"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65590E" w:rsidRPr="004A3E27" w:rsidRDefault="0065590E"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65590E" w:rsidRDefault="0065590E" w:rsidP="00704CAA">
      <w:pPr>
        <w:pStyle w:val="footnote"/>
      </w:pPr>
      <w:r>
        <w:rPr>
          <w:rStyle w:val="FootnoteReference"/>
        </w:rPr>
        <w:footnoteRef/>
      </w:r>
      <w:r>
        <w:t xml:space="preserve"> [JS] NETS omits “not”</w:t>
      </w:r>
    </w:p>
  </w:footnote>
  <w:footnote w:id="307">
    <w:p w14:paraId="586AA817" w14:textId="77777777" w:rsidR="0065590E" w:rsidRPr="004A3E27" w:rsidRDefault="0065590E"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65590E" w:rsidRPr="004A3E27" w:rsidRDefault="0065590E"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65590E" w:rsidRDefault="0065590E" w:rsidP="00704CAA">
      <w:pPr>
        <w:pStyle w:val="footnote"/>
      </w:pPr>
      <w:r>
        <w:rPr>
          <w:rStyle w:val="FootnoteReference"/>
        </w:rPr>
        <w:footnoteRef/>
      </w:r>
      <w:r>
        <w:t xml:space="preserve"> [JS] or “I will sing and praise,” or “I will sing and make music”</w:t>
      </w:r>
    </w:p>
  </w:footnote>
  <w:footnote w:id="310">
    <w:p w14:paraId="433EB3DE" w14:textId="77777777" w:rsidR="0065590E" w:rsidRDefault="0065590E"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65590E" w:rsidRDefault="0065590E" w:rsidP="00704CAA">
      <w:pPr>
        <w:pStyle w:val="footnote"/>
      </w:pPr>
      <w:r>
        <w:rPr>
          <w:rStyle w:val="FootnoteReference"/>
        </w:rPr>
        <w:footnoteRef/>
      </w:r>
      <w:r>
        <w:t xml:space="preserve"> [JS] Coptic has “Name” in place of “mercy”.</w:t>
      </w:r>
    </w:p>
  </w:footnote>
  <w:footnote w:id="312">
    <w:p w14:paraId="7728F8E8" w14:textId="77777777" w:rsidR="0065590E" w:rsidRPr="004A3E27" w:rsidRDefault="0065590E"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65590E" w:rsidRDefault="0065590E" w:rsidP="00704CAA">
      <w:pPr>
        <w:pStyle w:val="footnote"/>
      </w:pPr>
      <w:r>
        <w:rPr>
          <w:rStyle w:val="FootnoteReference"/>
        </w:rPr>
        <w:footnoteRef/>
      </w:r>
      <w:r>
        <w:t xml:space="preserve"> [JS] or “the lawless,” or “those that do wickedness”</w:t>
      </w:r>
    </w:p>
  </w:footnote>
  <w:footnote w:id="314">
    <w:p w14:paraId="670E273A" w14:textId="77777777" w:rsidR="0065590E" w:rsidRPr="004A3E27" w:rsidRDefault="0065590E" w:rsidP="00704CAA">
      <w:pPr>
        <w:pStyle w:val="footnote"/>
      </w:pPr>
      <w:r w:rsidRPr="004A3E27">
        <w:rPr>
          <w:rStyle w:val="FootnoteReference"/>
        </w:rPr>
        <w:footnoteRef/>
      </w:r>
      <w:r w:rsidRPr="004A3E27">
        <w:t xml:space="preserve"> Mercy: love (Luke 10:37).</w:t>
      </w:r>
    </w:p>
  </w:footnote>
  <w:footnote w:id="315">
    <w:p w14:paraId="2503BB75" w14:textId="77777777" w:rsidR="0065590E" w:rsidRPr="004A3E27" w:rsidRDefault="0065590E"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65590E" w:rsidRPr="004A3E27" w:rsidRDefault="0065590E"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65590E" w:rsidRPr="004A3E27" w:rsidRDefault="0065590E"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65590E" w:rsidRPr="004A3E27" w:rsidRDefault="0065590E"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65590E" w:rsidRDefault="0065590E"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65590E" w:rsidRPr="004A3E27" w:rsidRDefault="0065590E"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65590E" w:rsidRPr="004A3E27" w:rsidRDefault="0065590E"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65590E" w:rsidRDefault="0065590E"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65590E" w:rsidRPr="004A3E27" w:rsidRDefault="0065590E" w:rsidP="00704CAA">
      <w:pPr>
        <w:pStyle w:val="footnote"/>
      </w:pPr>
      <w:r w:rsidRPr="004A3E27">
        <w:rPr>
          <w:rStyle w:val="FootnoteReference"/>
        </w:rPr>
        <w:footnoteRef/>
      </w:r>
      <w:r w:rsidRPr="004A3E27">
        <w:t xml:space="preserve"> Job. 33:14.</w:t>
      </w:r>
    </w:p>
  </w:footnote>
  <w:footnote w:id="324">
    <w:p w14:paraId="733C9AA0" w14:textId="77777777" w:rsidR="0065590E" w:rsidRDefault="0065590E"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65590E" w:rsidRDefault="0065590E" w:rsidP="00704CAA">
      <w:pPr>
        <w:pStyle w:val="footnote"/>
      </w:pPr>
      <w:r>
        <w:rPr>
          <w:rStyle w:val="FootnoteReference"/>
        </w:rPr>
        <w:footnoteRef/>
      </w:r>
      <w:r>
        <w:t xml:space="preserve"> [JS] literally, “holy place”</w:t>
      </w:r>
    </w:p>
  </w:footnote>
  <w:footnote w:id="326">
    <w:p w14:paraId="105BC1C0" w14:textId="77777777" w:rsidR="0065590E" w:rsidRPr="004A3E27" w:rsidRDefault="0065590E"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65590E" w:rsidRDefault="0065590E" w:rsidP="00704CAA">
      <w:pPr>
        <w:pStyle w:val="footnote"/>
      </w:pPr>
      <w:r>
        <w:rPr>
          <w:rStyle w:val="FootnoteReference"/>
        </w:rPr>
        <w:footnoteRef/>
      </w:r>
      <w:r>
        <w:t xml:space="preserve"> [JS] Fr. Athanasius’ translation from the Coptic has “shall glory”</w:t>
      </w:r>
    </w:p>
  </w:footnote>
  <w:footnote w:id="328">
    <w:p w14:paraId="397554C6" w14:textId="77777777" w:rsidR="0065590E" w:rsidRDefault="0065590E"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65590E" w:rsidRDefault="0065590E" w:rsidP="00704CAA">
      <w:pPr>
        <w:pStyle w:val="footnote"/>
      </w:pPr>
      <w:r>
        <w:rPr>
          <w:rStyle w:val="FootnoteReference"/>
        </w:rPr>
        <w:footnoteRef/>
      </w:r>
      <w:r>
        <w:t xml:space="preserve"> [] Found in Fr. Athanasius’ translation from the Coptic</w:t>
      </w:r>
    </w:p>
  </w:footnote>
  <w:footnote w:id="330">
    <w:p w14:paraId="2E69FFAD" w14:textId="77777777" w:rsidR="0065590E" w:rsidRDefault="0065590E" w:rsidP="00704CAA">
      <w:pPr>
        <w:pStyle w:val="footnote"/>
      </w:pPr>
      <w:r>
        <w:rPr>
          <w:rStyle w:val="FootnoteReference"/>
        </w:rPr>
        <w:footnoteRef/>
      </w:r>
      <w:r>
        <w:t xml:space="preserve"> [JS] [] found in Coptic, see Vespers of Pashons 20.</w:t>
      </w:r>
    </w:p>
  </w:footnote>
  <w:footnote w:id="331">
    <w:p w14:paraId="33825382" w14:textId="77777777" w:rsidR="0065590E" w:rsidRPr="004A3E27" w:rsidRDefault="0065590E"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65590E" w:rsidRPr="004A3E27" w:rsidRDefault="0065590E"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65590E" w:rsidRDefault="0065590E" w:rsidP="00704CAA">
      <w:pPr>
        <w:pStyle w:val="footnote"/>
      </w:pPr>
      <w:r>
        <w:rPr>
          <w:rStyle w:val="FootnoteReference"/>
        </w:rPr>
        <w:footnoteRef/>
      </w:r>
      <w:r>
        <w:t xml:space="preserve"> [JS] lit, “filled with fatness.”</w:t>
      </w:r>
    </w:p>
  </w:footnote>
  <w:footnote w:id="334">
    <w:p w14:paraId="461E1005" w14:textId="77777777" w:rsidR="0065590E" w:rsidRPr="004A3E27" w:rsidRDefault="0065590E"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65590E" w:rsidRPr="004A3E27" w:rsidRDefault="0065590E"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65590E" w:rsidRPr="004A3E27" w:rsidRDefault="0065590E"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65590E" w:rsidRPr="004A3E27" w:rsidRDefault="0065590E" w:rsidP="00704CAA">
      <w:pPr>
        <w:pStyle w:val="footnote"/>
      </w:pPr>
      <w:r w:rsidRPr="004A3E27">
        <w:rPr>
          <w:rStyle w:val="FootnoteReference"/>
        </w:rPr>
        <w:footnoteRef/>
      </w:r>
      <w:r w:rsidRPr="004A3E27">
        <w:t xml:space="preserve"> See footnote 62. &lt;2 previously&gt;</w:t>
      </w:r>
    </w:p>
  </w:footnote>
  <w:footnote w:id="338">
    <w:p w14:paraId="1020379C" w14:textId="77777777" w:rsidR="0065590E" w:rsidRDefault="0065590E" w:rsidP="00704CAA">
      <w:pPr>
        <w:pStyle w:val="footnote"/>
      </w:pPr>
      <w:r>
        <w:rPr>
          <w:rStyle w:val="FootnoteReference"/>
        </w:rPr>
        <w:footnoteRef/>
      </w:r>
      <w:r>
        <w:t xml:space="preserve"> [JS], “do obeisance”, i.e. prostrate, not just an attitude, but an act</w:t>
      </w:r>
    </w:p>
  </w:footnote>
  <w:footnote w:id="339">
    <w:p w14:paraId="3F0207F5" w14:textId="77777777" w:rsidR="0065590E" w:rsidRPr="004A3E27" w:rsidRDefault="0065590E"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65590E" w:rsidRPr="004A3E27" w:rsidRDefault="0065590E"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65590E" w:rsidRDefault="0065590E" w:rsidP="00704CAA">
      <w:pPr>
        <w:pStyle w:val="footnote"/>
      </w:pPr>
      <w:r>
        <w:rPr>
          <w:rStyle w:val="FootnoteReference"/>
        </w:rPr>
        <w:footnoteRef/>
      </w:r>
      <w:r>
        <w:t xml:space="preserve"> [JS] Fr. Lazarus has, “for”</w:t>
      </w:r>
    </w:p>
  </w:footnote>
  <w:footnote w:id="342">
    <w:p w14:paraId="7332204F" w14:textId="77777777" w:rsidR="0065590E" w:rsidRPr="004A3E27" w:rsidRDefault="0065590E"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65590E" w:rsidRPr="004A3E27" w:rsidRDefault="0065590E"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65590E" w:rsidRPr="004A3E27" w:rsidRDefault="0065590E"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65590E" w:rsidRPr="004A3E27" w:rsidRDefault="0065590E"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65590E" w:rsidRDefault="0065590E" w:rsidP="00704CAA">
      <w:pPr>
        <w:pStyle w:val="footnote"/>
      </w:pPr>
      <w:r>
        <w:rPr>
          <w:rStyle w:val="FootnoteReference"/>
        </w:rPr>
        <w:footnoteRef/>
      </w:r>
      <w:r>
        <w:t xml:space="preserve"> [JS] or “give thanks to You” or “thankfully confess You with praise”</w:t>
      </w:r>
    </w:p>
  </w:footnote>
  <w:footnote w:id="347">
    <w:p w14:paraId="10E8EE46" w14:textId="77777777" w:rsidR="0065590E" w:rsidRDefault="0065590E"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65590E" w:rsidRPr="004A3E27" w:rsidRDefault="0065590E"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65590E" w:rsidRPr="004A3E27" w:rsidRDefault="0065590E"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65590E" w:rsidRPr="004A3E27" w:rsidRDefault="0065590E"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65590E" w:rsidRDefault="0065590E" w:rsidP="00704CAA">
      <w:pPr>
        <w:pStyle w:val="footnote"/>
      </w:pPr>
      <w:r>
        <w:rPr>
          <w:rStyle w:val="FootnoteReference"/>
        </w:rPr>
        <w:footnoteRef/>
      </w:r>
      <w:r>
        <w:t xml:space="preserve"> [JS] literally, “before the face of”</w:t>
      </w:r>
    </w:p>
  </w:footnote>
  <w:footnote w:id="352">
    <w:p w14:paraId="102533E3" w14:textId="77777777" w:rsidR="0065590E" w:rsidRPr="004A3E27" w:rsidRDefault="0065590E"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65590E" w:rsidRDefault="0065590E" w:rsidP="00704CAA">
      <w:pPr>
        <w:pStyle w:val="footnote"/>
      </w:pPr>
      <w:r>
        <w:rPr>
          <w:rStyle w:val="FootnoteReference"/>
        </w:rPr>
        <w:footnoteRef/>
      </w:r>
      <w:r>
        <w:t xml:space="preserve"> [JS] literally “hosts”</w:t>
      </w:r>
    </w:p>
  </w:footnote>
  <w:footnote w:id="354">
    <w:p w14:paraId="1B31F91F" w14:textId="77777777" w:rsidR="0065590E" w:rsidRDefault="0065590E"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65590E" w:rsidRPr="004A3E27" w:rsidRDefault="0065590E"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65590E" w:rsidRDefault="0065590E" w:rsidP="00704CAA">
      <w:pPr>
        <w:pStyle w:val="footnote"/>
      </w:pPr>
      <w:r>
        <w:rPr>
          <w:rStyle w:val="FootnoteReference"/>
        </w:rPr>
        <w:footnoteRef/>
      </w:r>
      <w:r>
        <w:t xml:space="preserve"> [JS] literally, “ten-thousand fold”</w:t>
      </w:r>
    </w:p>
  </w:footnote>
  <w:footnote w:id="357">
    <w:p w14:paraId="475823DF" w14:textId="77777777" w:rsidR="0065590E" w:rsidRDefault="0065590E"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65590E" w:rsidRPr="004A3E27" w:rsidRDefault="0065590E"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65590E" w:rsidRDefault="0065590E"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65590E" w:rsidRDefault="0065590E" w:rsidP="00704CAA">
      <w:pPr>
        <w:pStyle w:val="footnote"/>
      </w:pPr>
      <w:r>
        <w:rPr>
          <w:rStyle w:val="FootnoteReference"/>
        </w:rPr>
        <w:footnoteRef/>
      </w:r>
      <w:r>
        <w:t xml:space="preserve"> [JS] “assemblies” or “congregations”</w:t>
      </w:r>
    </w:p>
  </w:footnote>
  <w:footnote w:id="361">
    <w:p w14:paraId="291850C2" w14:textId="77777777" w:rsidR="0065590E" w:rsidRPr="004A3E27" w:rsidRDefault="0065590E"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65590E" w:rsidRDefault="0065590E"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65590E" w:rsidRPr="004A3E27" w:rsidRDefault="0065590E"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65590E" w:rsidRDefault="0065590E" w:rsidP="00704CAA">
      <w:pPr>
        <w:pStyle w:val="footnote"/>
      </w:pPr>
      <w:r>
        <w:rPr>
          <w:rStyle w:val="FootnoteReference"/>
        </w:rPr>
        <w:footnoteRef/>
      </w:r>
      <w:r>
        <w:t xml:space="preserve"> [JS] Coptic has “mire of death”. See the Ninth Hour of Great Friday.</w:t>
      </w:r>
    </w:p>
  </w:footnote>
  <w:footnote w:id="365">
    <w:p w14:paraId="24447BAC" w14:textId="77777777" w:rsidR="0065590E" w:rsidRPr="004A3E27" w:rsidRDefault="0065590E"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65590E" w:rsidRPr="004A3E27" w:rsidRDefault="0065590E"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65590E" w:rsidRPr="004A3E27" w:rsidRDefault="0065590E" w:rsidP="00704CAA">
      <w:pPr>
        <w:pStyle w:val="footnote"/>
      </w:pPr>
      <w:r w:rsidRPr="004A3E27">
        <w:rPr>
          <w:rStyle w:val="FootnoteReference"/>
        </w:rPr>
        <w:footnoteRef/>
      </w:r>
      <w:r w:rsidRPr="004A3E27">
        <w:t xml:space="preserve"> Mk. 15:29; Jn. 2:17; Rom. 15:3.</w:t>
      </w:r>
    </w:p>
  </w:footnote>
  <w:footnote w:id="368">
    <w:p w14:paraId="22B19FA9" w14:textId="77777777" w:rsidR="0065590E" w:rsidRPr="004A3E27" w:rsidRDefault="0065590E" w:rsidP="00704CAA">
      <w:pPr>
        <w:pStyle w:val="footnote"/>
      </w:pPr>
      <w:r w:rsidRPr="004A3E27">
        <w:rPr>
          <w:rStyle w:val="FootnoteReference"/>
        </w:rPr>
        <w:footnoteRef/>
      </w:r>
      <w:r w:rsidRPr="004A3E27">
        <w:t xml:space="preserve"> The elders and chief priests.</w:t>
      </w:r>
    </w:p>
  </w:footnote>
  <w:footnote w:id="369">
    <w:p w14:paraId="1346C83A" w14:textId="77777777" w:rsidR="0065590E" w:rsidRPr="004A3E27" w:rsidRDefault="0065590E"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65590E" w:rsidRDefault="0065590E"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65590E" w:rsidRPr="004A3E27" w:rsidRDefault="0065590E" w:rsidP="00704CAA">
      <w:pPr>
        <w:pStyle w:val="footnote"/>
      </w:pPr>
      <w:r w:rsidRPr="004A3E27">
        <w:rPr>
          <w:rStyle w:val="FootnoteReference"/>
        </w:rPr>
        <w:footnoteRef/>
      </w:r>
      <w:r w:rsidRPr="004A3E27">
        <w:t xml:space="preserve"> Mt. 16:21; Mk. 8:31.</w:t>
      </w:r>
    </w:p>
  </w:footnote>
  <w:footnote w:id="372">
    <w:p w14:paraId="1283807F" w14:textId="77777777" w:rsidR="0065590E" w:rsidRPr="004A3E27" w:rsidRDefault="0065590E" w:rsidP="00704CAA">
      <w:pPr>
        <w:pStyle w:val="footnote"/>
      </w:pPr>
      <w:r w:rsidRPr="004A3E27">
        <w:rPr>
          <w:rStyle w:val="FootnoteReference"/>
        </w:rPr>
        <w:footnoteRef/>
      </w:r>
      <w:r w:rsidRPr="004A3E27">
        <w:t xml:space="preserve"> Mt. 27:34.</w:t>
      </w:r>
    </w:p>
  </w:footnote>
  <w:footnote w:id="373">
    <w:p w14:paraId="59E554A3" w14:textId="77777777" w:rsidR="0065590E" w:rsidRPr="004A3E27" w:rsidRDefault="0065590E"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65590E" w:rsidRPr="004A3E27" w:rsidRDefault="0065590E"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65590E" w:rsidRDefault="0065590E"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65590E" w:rsidRPr="004A3E27" w:rsidRDefault="0065590E"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65590E" w:rsidRDefault="0065590E"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65590E" w:rsidRPr="004A3E27" w:rsidRDefault="0065590E"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65590E" w:rsidRPr="004A3E27" w:rsidRDefault="0065590E"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65590E" w:rsidRDefault="0065590E" w:rsidP="00704CAA">
      <w:pPr>
        <w:pStyle w:val="footnote"/>
      </w:pPr>
      <w:r>
        <w:rPr>
          <w:rStyle w:val="FootnoteReference"/>
        </w:rPr>
        <w:footnoteRef/>
      </w:r>
      <w:r>
        <w:t xml:space="preserve"> [JS] literally, “arm”.</w:t>
      </w:r>
    </w:p>
  </w:footnote>
  <w:footnote w:id="381">
    <w:p w14:paraId="6A96DAD6" w14:textId="77777777" w:rsidR="0065590E" w:rsidRPr="004A3E27" w:rsidRDefault="0065590E" w:rsidP="00704CAA">
      <w:pPr>
        <w:pStyle w:val="footnote"/>
      </w:pPr>
      <w:r w:rsidRPr="004A3E27">
        <w:rPr>
          <w:rStyle w:val="FootnoteReference"/>
        </w:rPr>
        <w:footnoteRef/>
      </w:r>
      <w:r w:rsidRPr="004A3E27">
        <w:t xml:space="preserve"> Ephes. 3:10; 4:8.</w:t>
      </w:r>
    </w:p>
  </w:footnote>
  <w:footnote w:id="382">
    <w:p w14:paraId="3856467E" w14:textId="77777777" w:rsidR="0065590E" w:rsidRDefault="0065590E"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65590E" w:rsidRPr="004A3E27" w:rsidRDefault="0065590E"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65590E" w:rsidRPr="004A3E27" w:rsidRDefault="0065590E"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65590E" w:rsidRDefault="0065590E" w:rsidP="00704CAA">
      <w:pPr>
        <w:pStyle w:val="footnote"/>
      </w:pPr>
      <w:r>
        <w:rPr>
          <w:rStyle w:val="FootnoteReference"/>
        </w:rPr>
        <w:footnoteRef/>
      </w:r>
      <w:r>
        <w:t xml:space="preserve"> [JS] literally “He will judge the poor of the people.”</w:t>
      </w:r>
    </w:p>
  </w:footnote>
  <w:footnote w:id="386">
    <w:p w14:paraId="5CB4BFD0" w14:textId="77777777" w:rsidR="0065590E" w:rsidRPr="004A3E27" w:rsidRDefault="0065590E"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65590E" w:rsidRPr="004A3E27" w:rsidRDefault="0065590E" w:rsidP="00704CAA">
      <w:pPr>
        <w:pStyle w:val="footnote"/>
      </w:pPr>
      <w:r w:rsidRPr="004A3E27">
        <w:rPr>
          <w:rStyle w:val="FootnoteReference"/>
        </w:rPr>
        <w:footnoteRef/>
      </w:r>
      <w:r w:rsidRPr="004A3E27">
        <w:t xml:space="preserve"> Rivers: Tigris and Euphrates.</w:t>
      </w:r>
    </w:p>
  </w:footnote>
  <w:footnote w:id="388">
    <w:p w14:paraId="40EFD021" w14:textId="77777777" w:rsidR="0065590E" w:rsidRPr="004A3E27" w:rsidRDefault="0065590E"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65590E" w:rsidRDefault="0065590E"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65590E" w:rsidRPr="004A3E27" w:rsidRDefault="0065590E"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65590E" w:rsidRPr="004A3E27" w:rsidRDefault="0065590E"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65590E" w:rsidRDefault="0065590E" w:rsidP="00704CAA">
      <w:pPr>
        <w:pStyle w:val="footnote"/>
      </w:pPr>
      <w:r>
        <w:rPr>
          <w:rStyle w:val="FootnoteReference"/>
        </w:rPr>
        <w:footnoteRef/>
      </w:r>
      <w:r>
        <w:t xml:space="preserve"> [JS] Fr. Athanasius has, “all nations shall glorify Him.</w:t>
      </w:r>
    </w:p>
  </w:footnote>
  <w:footnote w:id="393">
    <w:p w14:paraId="266FC831" w14:textId="77777777" w:rsidR="0065590E" w:rsidRDefault="0065590E" w:rsidP="00704CAA">
      <w:pPr>
        <w:pStyle w:val="footnote"/>
      </w:pPr>
      <w:r>
        <w:rPr>
          <w:rStyle w:val="FootnoteReference"/>
        </w:rPr>
        <w:footnoteRef/>
      </w:r>
      <w:r>
        <w:t xml:space="preserve"> [JS] found in Copitc. See the First Hour of Monday of Holy Week.</w:t>
      </w:r>
    </w:p>
  </w:footnote>
  <w:footnote w:id="394">
    <w:p w14:paraId="295FC4E3" w14:textId="77777777" w:rsidR="0065590E" w:rsidRDefault="0065590E" w:rsidP="00704CAA">
      <w:pPr>
        <w:pStyle w:val="footnote"/>
      </w:pPr>
      <w:r>
        <w:rPr>
          <w:rStyle w:val="FootnoteReference"/>
        </w:rPr>
        <w:footnoteRef/>
      </w:r>
      <w:r>
        <w:t xml:space="preserve"> [JS] or, “So be it! So be it!”</w:t>
      </w:r>
    </w:p>
  </w:footnote>
  <w:footnote w:id="395">
    <w:p w14:paraId="5A10FE12" w14:textId="77777777" w:rsidR="0065590E" w:rsidRPr="004A3E27" w:rsidRDefault="0065590E"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65590E" w:rsidRPr="004A3E27" w:rsidRDefault="0065590E"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65590E" w:rsidRPr="004A3E27" w:rsidRDefault="0065590E" w:rsidP="00704CAA">
      <w:pPr>
        <w:pStyle w:val="footnote"/>
      </w:pPr>
      <w:r w:rsidRPr="004A3E27">
        <w:tab/>
        <w:t>For them there are no pains;</w:t>
      </w:r>
    </w:p>
    <w:p w14:paraId="329CF061" w14:textId="77777777" w:rsidR="0065590E" w:rsidRPr="004A3E27" w:rsidRDefault="0065590E" w:rsidP="00704CAA">
      <w:pPr>
        <w:pStyle w:val="footnote"/>
      </w:pPr>
      <w:r w:rsidRPr="004A3E27">
        <w:tab/>
        <w:t>fit and strong are their bodies.</w:t>
      </w:r>
    </w:p>
  </w:footnote>
  <w:footnote w:id="397">
    <w:p w14:paraId="49BE7CC0" w14:textId="77777777" w:rsidR="0065590E" w:rsidRPr="004A3E27" w:rsidRDefault="0065590E"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65590E" w:rsidRPr="004A3E27" w:rsidRDefault="0065590E"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65590E" w:rsidRPr="004A3E27" w:rsidRDefault="0065590E"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65590E" w:rsidRPr="004A3E27" w:rsidRDefault="0065590E"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65590E" w:rsidRPr="004A3E27" w:rsidRDefault="0065590E"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65590E" w:rsidRPr="004A3E27" w:rsidRDefault="0065590E"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65590E" w:rsidRPr="004A3E27" w:rsidRDefault="0065590E"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65590E" w:rsidRDefault="0065590E"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65590E" w:rsidRDefault="0065590E" w:rsidP="00704CAA">
      <w:pPr>
        <w:pStyle w:val="footnote"/>
      </w:pPr>
      <w:r>
        <w:rPr>
          <w:rStyle w:val="FootnoteReference"/>
        </w:rPr>
        <w:footnoteRef/>
      </w:r>
      <w:r>
        <w:t xml:space="preserve"> [JS] or emblems.</w:t>
      </w:r>
    </w:p>
  </w:footnote>
  <w:footnote w:id="406">
    <w:p w14:paraId="3520D724" w14:textId="77777777" w:rsidR="0065590E" w:rsidRPr="004A3E27" w:rsidRDefault="0065590E"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65590E" w:rsidRPr="004A3E27" w:rsidRDefault="0065590E"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65590E" w:rsidRPr="004A3E27" w:rsidRDefault="0065590E"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65590E" w:rsidRPr="005B2E82" w:rsidRDefault="0065590E"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65590E" w:rsidRDefault="0065590E" w:rsidP="00704CAA">
      <w:pPr>
        <w:pStyle w:val="footnote"/>
      </w:pPr>
      <w:r>
        <w:rPr>
          <w:rStyle w:val="FootnoteReference"/>
        </w:rPr>
        <w:footnoteRef/>
      </w:r>
      <w:r>
        <w:t xml:space="preserve"> [JS] or “give thanks to You” or “thankfully confess you with praise”</w:t>
      </w:r>
    </w:p>
  </w:footnote>
  <w:footnote w:id="411">
    <w:p w14:paraId="3CA113B3" w14:textId="77777777" w:rsidR="0065590E" w:rsidRDefault="0065590E"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65590E" w:rsidRDefault="0065590E" w:rsidP="00704CAA">
      <w:pPr>
        <w:pStyle w:val="footnote"/>
      </w:pPr>
      <w:r>
        <w:rPr>
          <w:rStyle w:val="FootnoteReference"/>
        </w:rPr>
        <w:footnoteRef/>
      </w:r>
      <w:r>
        <w:t xml:space="preserve"> [JS] literally “horn”, here and below.</w:t>
      </w:r>
    </w:p>
  </w:footnote>
  <w:footnote w:id="413">
    <w:p w14:paraId="0BE9BC7E" w14:textId="77777777" w:rsidR="0065590E" w:rsidRPr="004A3E27" w:rsidRDefault="0065590E"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65590E" w:rsidRPr="004A3E27" w:rsidRDefault="0065590E"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65590E" w:rsidRPr="004A3E27" w:rsidRDefault="0065590E"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65590E" w:rsidRPr="004A3E27" w:rsidRDefault="0065590E"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65590E" w:rsidRPr="004A3E27" w:rsidRDefault="0065590E"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65590E" w:rsidRDefault="0065590E"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65590E" w:rsidRDefault="0065590E" w:rsidP="00704CAA">
      <w:pPr>
        <w:pStyle w:val="footnote"/>
      </w:pPr>
      <w:r>
        <w:rPr>
          <w:rStyle w:val="FootnoteReference"/>
        </w:rPr>
        <w:footnoteRef/>
      </w:r>
      <w:r>
        <w:t xml:space="preserve"> [JS] literally, “their voice”</w:t>
      </w:r>
    </w:p>
  </w:footnote>
  <w:footnote w:id="420">
    <w:p w14:paraId="5681D4C4" w14:textId="77777777" w:rsidR="0065590E" w:rsidRDefault="0065590E" w:rsidP="00704CAA">
      <w:pPr>
        <w:pStyle w:val="footnote"/>
      </w:pPr>
      <w:r>
        <w:rPr>
          <w:rStyle w:val="FootnoteReference"/>
        </w:rPr>
        <w:footnoteRef/>
      </w:r>
      <w:r>
        <w:t xml:space="preserve"> [JS] literally, “arrows”</w:t>
      </w:r>
    </w:p>
  </w:footnote>
  <w:footnote w:id="421">
    <w:p w14:paraId="4DCC51CC" w14:textId="77777777" w:rsidR="0065590E" w:rsidRDefault="0065590E" w:rsidP="00704CAA">
      <w:pPr>
        <w:pStyle w:val="footnote"/>
      </w:pPr>
      <w:r>
        <w:rPr>
          <w:rStyle w:val="FootnoteReference"/>
        </w:rPr>
        <w:footnoteRef/>
      </w:r>
      <w:r>
        <w:t xml:space="preserve"> [JS] literally, “voice”</w:t>
      </w:r>
    </w:p>
  </w:footnote>
  <w:footnote w:id="422">
    <w:p w14:paraId="326ADCD9" w14:textId="77777777" w:rsidR="0065590E" w:rsidRDefault="0065590E"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65590E" w:rsidRDefault="0065590E"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65590E" w:rsidRDefault="0065590E" w:rsidP="00704CAA">
      <w:pPr>
        <w:pStyle w:val="footnote"/>
      </w:pPr>
      <w:r>
        <w:tab/>
        <w:t>‘I will speak My mind in parables,</w:t>
      </w:r>
    </w:p>
    <w:p w14:paraId="2B8A9AE4" w14:textId="77777777" w:rsidR="0065590E" w:rsidRDefault="0065590E" w:rsidP="00704CAA">
      <w:pPr>
        <w:pStyle w:val="footnote"/>
      </w:pPr>
      <w:r>
        <w:tab/>
        <w:t>divulge secrets hidden since creation’ (cf. Rev. 3:14).</w:t>
      </w:r>
    </w:p>
  </w:footnote>
  <w:footnote w:id="424">
    <w:p w14:paraId="7F64F145" w14:textId="77777777" w:rsidR="0065590E" w:rsidRDefault="0065590E"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65590E" w:rsidRDefault="0065590E" w:rsidP="00704CAA">
      <w:pPr>
        <w:pStyle w:val="footnote"/>
      </w:pPr>
      <w:r>
        <w:rPr>
          <w:rStyle w:val="FootnoteReference"/>
        </w:rPr>
        <w:footnoteRef/>
      </w:r>
      <w:r>
        <w:t xml:space="preserve"> Ephraim = Israel (cf. Hos. 7; Num. 14; 1 Sam. 4).</w:t>
      </w:r>
    </w:p>
  </w:footnote>
  <w:footnote w:id="426">
    <w:p w14:paraId="42FDB028" w14:textId="77777777" w:rsidR="0065590E" w:rsidRDefault="0065590E" w:rsidP="00704CAA">
      <w:pPr>
        <w:pStyle w:val="footnote"/>
      </w:pPr>
      <w:r>
        <w:rPr>
          <w:rStyle w:val="FootnoteReference"/>
        </w:rPr>
        <w:footnoteRef/>
      </w:r>
      <w:r>
        <w:t xml:space="preserve"> [JS] literally, “a waterless land”</w:t>
      </w:r>
    </w:p>
  </w:footnote>
  <w:footnote w:id="427">
    <w:p w14:paraId="195BD616" w14:textId="77777777" w:rsidR="0065590E" w:rsidRDefault="0065590E"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65590E" w:rsidRDefault="0065590E" w:rsidP="00704CAA">
      <w:pPr>
        <w:pStyle w:val="footnote"/>
      </w:pPr>
      <w:r>
        <w:rPr>
          <w:rStyle w:val="FootnoteReference"/>
        </w:rPr>
        <w:footnoteRef/>
      </w:r>
      <w:r>
        <w:t xml:space="preserve"> He deferred giving them the promised food and the Promised Land.</w:t>
      </w:r>
    </w:p>
  </w:footnote>
  <w:footnote w:id="429">
    <w:p w14:paraId="3009B475" w14:textId="77777777" w:rsidR="0065590E" w:rsidRDefault="0065590E"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65590E" w:rsidRDefault="0065590E" w:rsidP="00704CAA">
      <w:pPr>
        <w:pStyle w:val="footnote"/>
      </w:pPr>
      <w:r>
        <w:rPr>
          <w:rStyle w:val="FootnoteReference"/>
        </w:rPr>
        <w:footnoteRef/>
      </w:r>
      <w:r>
        <w:t xml:space="preserve"> [JS] Fr. Lazarus has “recovered from wine”</w:t>
      </w:r>
    </w:p>
  </w:footnote>
  <w:footnote w:id="431">
    <w:p w14:paraId="223B11C9" w14:textId="77777777" w:rsidR="0065590E" w:rsidRDefault="0065590E"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65590E" w:rsidRDefault="0065590E"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65590E" w:rsidRDefault="0065590E" w:rsidP="00704CAA">
      <w:pPr>
        <w:pStyle w:val="footnote"/>
      </w:pPr>
      <w:r>
        <w:rPr>
          <w:rStyle w:val="FootnoteReference"/>
        </w:rPr>
        <w:footnoteRef/>
      </w:r>
      <w:r>
        <w:t xml:space="preserve"> John 15.</w:t>
      </w:r>
    </w:p>
  </w:footnote>
  <w:footnote w:id="434">
    <w:p w14:paraId="2C8E5EE9" w14:textId="77777777" w:rsidR="0065590E" w:rsidRDefault="0065590E" w:rsidP="00704CAA">
      <w:pPr>
        <w:pStyle w:val="footnote"/>
      </w:pPr>
      <w:r>
        <w:rPr>
          <w:rStyle w:val="FootnoteReference"/>
        </w:rPr>
        <w:footnoteRef/>
      </w:r>
      <w:r>
        <w:t xml:space="preserve"> Joseph = Israel (Gen. 40:23; 48:15; Amos 6:6).</w:t>
      </w:r>
    </w:p>
  </w:footnote>
  <w:footnote w:id="435">
    <w:p w14:paraId="6CDBD594" w14:textId="77777777" w:rsidR="0065590E" w:rsidRDefault="0065590E" w:rsidP="00704CAA">
      <w:pPr>
        <w:pStyle w:val="footnote"/>
      </w:pPr>
      <w:r>
        <w:rPr>
          <w:rStyle w:val="FootnoteReference"/>
        </w:rPr>
        <w:footnoteRef/>
      </w:r>
      <w:r>
        <w:t xml:space="preserve"> 2 Sam. 6:2 (LXX).</w:t>
      </w:r>
    </w:p>
  </w:footnote>
  <w:footnote w:id="436">
    <w:p w14:paraId="489D83CE" w14:textId="77777777" w:rsidR="0065590E" w:rsidRDefault="0065590E" w:rsidP="00704CAA">
      <w:pPr>
        <w:pStyle w:val="footnote"/>
      </w:pPr>
      <w:r>
        <w:rPr>
          <w:rStyle w:val="FootnoteReference"/>
        </w:rPr>
        <w:footnoteRef/>
      </w:r>
      <w:r>
        <w:t xml:space="preserve"> [JS] or “appear” or “reveal Yourself”</w:t>
      </w:r>
    </w:p>
  </w:footnote>
  <w:footnote w:id="437">
    <w:p w14:paraId="5DD6452F" w14:textId="77777777" w:rsidR="0065590E" w:rsidRDefault="0065590E" w:rsidP="00704CAA">
      <w:pPr>
        <w:pStyle w:val="footnote"/>
      </w:pPr>
      <w:r>
        <w:rPr>
          <w:rStyle w:val="FootnoteReference"/>
        </w:rPr>
        <w:footnoteRef/>
      </w:r>
      <w:r>
        <w:t xml:space="preserve"> [JS] or “reveal Your face”.</w:t>
      </w:r>
    </w:p>
  </w:footnote>
  <w:footnote w:id="438">
    <w:p w14:paraId="002903A1" w14:textId="77777777" w:rsidR="0065590E" w:rsidRDefault="0065590E"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65590E" w:rsidRDefault="0065590E"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65590E" w:rsidRDefault="0065590E" w:rsidP="00704CAA">
      <w:pPr>
        <w:pStyle w:val="footnote"/>
      </w:pPr>
      <w:r>
        <w:rPr>
          <w:rStyle w:val="FootnoteReference"/>
        </w:rPr>
        <w:footnoteRef/>
      </w:r>
      <w:r>
        <w:t xml:space="preserve"> ‘What tongue? The voice of God’ (St Athanasius).</w:t>
      </w:r>
    </w:p>
  </w:footnote>
  <w:footnote w:id="441">
    <w:p w14:paraId="5A843CA9" w14:textId="77777777" w:rsidR="0065590E" w:rsidRDefault="0065590E" w:rsidP="00704CAA">
      <w:pPr>
        <w:pStyle w:val="footnote"/>
      </w:pPr>
      <w:r>
        <w:rPr>
          <w:rStyle w:val="FootnoteReference"/>
        </w:rPr>
        <w:footnoteRef/>
      </w:r>
      <w:r>
        <w:t xml:space="preserve"> Exodus 9:23; 19:16.</w:t>
      </w:r>
    </w:p>
  </w:footnote>
  <w:footnote w:id="442">
    <w:p w14:paraId="1E18146F" w14:textId="77777777" w:rsidR="0065590E" w:rsidRDefault="0065590E"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65590E" w:rsidRDefault="0065590E"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65590E" w:rsidRDefault="0065590E" w:rsidP="00704CAA">
      <w:pPr>
        <w:pStyle w:val="footnote"/>
      </w:pPr>
      <w:r>
        <w:rPr>
          <w:rStyle w:val="FootnoteReference"/>
        </w:rPr>
        <w:footnoteRef/>
      </w:r>
      <w:r>
        <w:t xml:space="preserve"> </w:t>
      </w:r>
      <w:r>
        <w:rPr>
          <w:i/>
        </w:rPr>
        <w:t>See the previous footnote</w:t>
      </w:r>
      <w:r>
        <w:t>.</w:t>
      </w:r>
    </w:p>
  </w:footnote>
  <w:footnote w:id="445">
    <w:p w14:paraId="1105B361" w14:textId="77777777" w:rsidR="0065590E" w:rsidRDefault="0065590E" w:rsidP="00704CAA">
      <w:pPr>
        <w:pStyle w:val="footnote"/>
      </w:pPr>
      <w:r>
        <w:rPr>
          <w:rStyle w:val="FootnoteReference"/>
        </w:rPr>
        <w:footnoteRef/>
      </w:r>
      <w:r>
        <w:t xml:space="preserve"> Cf. Isaiah 36:6; 2 Chron. 32:8; 1 Tim. 6:17; Ps. 74:4; Gal. 2:9; 1 Sam. 2:8.</w:t>
      </w:r>
    </w:p>
  </w:footnote>
  <w:footnote w:id="446">
    <w:p w14:paraId="22BF4FA1" w14:textId="77777777" w:rsidR="0065590E" w:rsidRDefault="0065590E" w:rsidP="00704CAA">
      <w:pPr>
        <w:pStyle w:val="footnote"/>
      </w:pPr>
      <w:r>
        <w:rPr>
          <w:rStyle w:val="FootnoteReference"/>
        </w:rPr>
        <w:footnoteRef/>
      </w:r>
      <w:r>
        <w:t xml:space="preserve"> John 10:34-36.</w:t>
      </w:r>
    </w:p>
  </w:footnote>
  <w:footnote w:id="447">
    <w:p w14:paraId="205EA097" w14:textId="77777777" w:rsidR="0065590E" w:rsidRDefault="0065590E" w:rsidP="00704CAA">
      <w:pPr>
        <w:pStyle w:val="footnote"/>
      </w:pPr>
      <w:r>
        <w:rPr>
          <w:rStyle w:val="FootnoteReference"/>
        </w:rPr>
        <w:footnoteRef/>
      </w:r>
      <w:r>
        <w:t xml:space="preserve"> This prayer is already answered (John 3:18; 9:39; 12:31; Acts 17:31).</w:t>
      </w:r>
    </w:p>
  </w:footnote>
  <w:footnote w:id="448">
    <w:p w14:paraId="6943972C" w14:textId="77777777" w:rsidR="0065590E" w:rsidRDefault="0065590E"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65590E" w:rsidRDefault="0065590E" w:rsidP="00704CAA">
      <w:pPr>
        <w:pStyle w:val="footnote"/>
      </w:pPr>
      <w:r>
        <w:rPr>
          <w:rStyle w:val="FootnoteReference"/>
        </w:rPr>
        <w:footnoteRef/>
      </w:r>
      <w:r>
        <w:t xml:space="preserve"> Man has made a mess of the earth (Gen. 3; Isaiah 24:4-6 etc.)</w:t>
      </w:r>
    </w:p>
  </w:footnote>
  <w:footnote w:id="450">
    <w:p w14:paraId="0AFEFBC6" w14:textId="77777777" w:rsidR="0065590E" w:rsidRDefault="0065590E" w:rsidP="00704CAA">
      <w:pPr>
        <w:pStyle w:val="footnote"/>
      </w:pPr>
      <w:r>
        <w:rPr>
          <w:rStyle w:val="FootnoteReference"/>
        </w:rPr>
        <w:footnoteRef/>
      </w:r>
      <w:r>
        <w:t xml:space="preserve"> [JS] or “anointed”</w:t>
      </w:r>
    </w:p>
  </w:footnote>
  <w:footnote w:id="451">
    <w:p w14:paraId="730D978B" w14:textId="77777777" w:rsidR="0065590E" w:rsidRDefault="0065590E" w:rsidP="00704CAA">
      <w:pPr>
        <w:pStyle w:val="footnote"/>
      </w:pPr>
      <w:r>
        <w:rPr>
          <w:rStyle w:val="FootnoteReference"/>
        </w:rPr>
        <w:footnoteRef/>
      </w:r>
      <w:r>
        <w:t xml:space="preserve"> Cf. Lk. 13:25; Mk. 4:11; Col. 4:5; Rev. 22:15.</w:t>
      </w:r>
    </w:p>
  </w:footnote>
  <w:footnote w:id="452">
    <w:p w14:paraId="6B7BADAC" w14:textId="77777777" w:rsidR="0065590E" w:rsidRDefault="0065590E" w:rsidP="00704CAA">
      <w:pPr>
        <w:pStyle w:val="footnote"/>
      </w:pPr>
      <w:r>
        <w:rPr>
          <w:rStyle w:val="FootnoteReference"/>
        </w:rPr>
        <w:footnoteRef/>
      </w:r>
      <w:r>
        <w:t xml:space="preserve"> [JS] or “transgressions”</w:t>
      </w:r>
    </w:p>
  </w:footnote>
  <w:footnote w:id="453">
    <w:p w14:paraId="02C29B32" w14:textId="77777777" w:rsidR="0065590E" w:rsidRDefault="0065590E"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65590E" w:rsidRDefault="0065590E" w:rsidP="00704CAA">
      <w:pPr>
        <w:pStyle w:val="footnote"/>
      </w:pPr>
      <w:r>
        <w:rPr>
          <w:rStyle w:val="FootnoteReference"/>
        </w:rPr>
        <w:footnoteRef/>
      </w:r>
      <w:r>
        <w:t xml:space="preserve"> [JS] Fr. Lazarus has, “convert us”</w:t>
      </w:r>
    </w:p>
  </w:footnote>
  <w:footnote w:id="455">
    <w:p w14:paraId="6C5AEC7E" w14:textId="77777777" w:rsidR="0065590E" w:rsidRDefault="0065590E" w:rsidP="00704CAA">
      <w:pPr>
        <w:pStyle w:val="footnote"/>
      </w:pPr>
      <w:r>
        <w:rPr>
          <w:rStyle w:val="FootnoteReference"/>
        </w:rPr>
        <w:footnoteRef/>
      </w:r>
      <w:r>
        <w:t xml:space="preserve"> [JS] or “sprouted”</w:t>
      </w:r>
    </w:p>
  </w:footnote>
  <w:footnote w:id="456">
    <w:p w14:paraId="772F8ED6" w14:textId="77777777" w:rsidR="0065590E" w:rsidRDefault="0065590E" w:rsidP="00704CAA">
      <w:pPr>
        <w:pStyle w:val="footnote"/>
      </w:pPr>
      <w:r>
        <w:rPr>
          <w:rStyle w:val="FootnoteReference"/>
        </w:rPr>
        <w:footnoteRef/>
      </w:r>
      <w:r>
        <w:t xml:space="preserve"> holy: cf. 1 Cor. 3:16,17; 6:15-19; Heb. 3:1; 12:10; 1 Pet. 1:15,16; 2 Pet. 1-4.</w:t>
      </w:r>
    </w:p>
  </w:footnote>
  <w:footnote w:id="457">
    <w:p w14:paraId="7687ABB0" w14:textId="77777777" w:rsidR="0065590E" w:rsidRDefault="0065590E"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65590E" w:rsidRDefault="0065590E" w:rsidP="00704CAA">
      <w:pPr>
        <w:pStyle w:val="footnote"/>
      </w:pPr>
      <w:r>
        <w:rPr>
          <w:rStyle w:val="FootnoteReference"/>
        </w:rPr>
        <w:footnoteRef/>
      </w:r>
      <w:r>
        <w:t xml:space="preserve"> [JS] literally, “voice”</w:t>
      </w:r>
    </w:p>
  </w:footnote>
  <w:footnote w:id="459">
    <w:p w14:paraId="1EA6A25D" w14:textId="77777777" w:rsidR="0065590E" w:rsidRDefault="0065590E" w:rsidP="00704CAA">
      <w:pPr>
        <w:pStyle w:val="footnote"/>
      </w:pPr>
      <w:r>
        <w:rPr>
          <w:rStyle w:val="FootnoteReference"/>
        </w:rPr>
        <w:footnoteRef/>
      </w:r>
      <w:r>
        <w:t xml:space="preserve"> [JS] Literally, “do obeisance”, i.e. physically bow down</w:t>
      </w:r>
    </w:p>
  </w:footnote>
  <w:footnote w:id="460">
    <w:p w14:paraId="79AF8739" w14:textId="77777777" w:rsidR="0065590E" w:rsidRDefault="0065590E" w:rsidP="00704CAA">
      <w:pPr>
        <w:pStyle w:val="footnote"/>
      </w:pPr>
      <w:r>
        <w:rPr>
          <w:rStyle w:val="FootnoteReference"/>
        </w:rPr>
        <w:footnoteRef/>
      </w:r>
      <w:r>
        <w:t xml:space="preserve"> ‘The song of the Lamb.’ (Rev. 15:3-5; John 12:32).</w:t>
      </w:r>
    </w:p>
  </w:footnote>
  <w:footnote w:id="461">
    <w:p w14:paraId="5DE393CF" w14:textId="77777777" w:rsidR="0065590E" w:rsidRDefault="0065590E"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65590E" w:rsidRDefault="0065590E" w:rsidP="00704CAA">
      <w:pPr>
        <w:pStyle w:val="footnote"/>
      </w:pPr>
      <w:r>
        <w:rPr>
          <w:rStyle w:val="FootnoteReference"/>
        </w:rPr>
        <w:footnoteRef/>
      </w:r>
      <w:r>
        <w:t xml:space="preserve"> [JS] or “lawless”</w:t>
      </w:r>
    </w:p>
  </w:footnote>
  <w:footnote w:id="463">
    <w:p w14:paraId="695890BF" w14:textId="77777777" w:rsidR="0065590E" w:rsidRDefault="0065590E" w:rsidP="00704CAA">
      <w:pPr>
        <w:pStyle w:val="footnote"/>
      </w:pPr>
      <w:r>
        <w:rPr>
          <w:rStyle w:val="FootnoteReference"/>
        </w:rPr>
        <w:footnoteRef/>
      </w:r>
      <w:r>
        <w:t xml:space="preserve"> [JS] Or, “band”, “gathering”, or “synagogue”</w:t>
      </w:r>
    </w:p>
  </w:footnote>
  <w:footnote w:id="464">
    <w:p w14:paraId="05B5D585" w14:textId="77777777" w:rsidR="0065590E" w:rsidRDefault="0065590E"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65590E" w:rsidRDefault="0065590E"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65590E" w:rsidRDefault="0065590E"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65590E" w:rsidRDefault="0065590E" w:rsidP="00704CAA">
      <w:pPr>
        <w:pStyle w:val="footnote"/>
      </w:pPr>
      <w:r>
        <w:rPr>
          <w:rStyle w:val="FootnoteReference"/>
        </w:rPr>
        <w:footnoteRef/>
      </w:r>
      <w:r>
        <w:t xml:space="preserve"> [JS] or “Mother Zion will say,”</w:t>
      </w:r>
    </w:p>
  </w:footnote>
  <w:footnote w:id="468">
    <w:p w14:paraId="60FDE590" w14:textId="77777777" w:rsidR="0065590E" w:rsidRDefault="0065590E" w:rsidP="00704CAA">
      <w:pPr>
        <w:pStyle w:val="footnote"/>
      </w:pPr>
      <w:r>
        <w:rPr>
          <w:rStyle w:val="FootnoteReference"/>
        </w:rPr>
        <w:footnoteRef/>
      </w:r>
      <w:r>
        <w:t xml:space="preserve"> [JS] Coptic has, “that a man and a man dwelt in her”</w:t>
      </w:r>
    </w:p>
  </w:footnote>
  <w:footnote w:id="469">
    <w:p w14:paraId="075CB45C" w14:textId="77777777" w:rsidR="0065590E" w:rsidRDefault="0065590E" w:rsidP="00704CAA">
      <w:pPr>
        <w:pStyle w:val="footnote"/>
      </w:pPr>
      <w:r>
        <w:rPr>
          <w:rStyle w:val="FootnoteReference"/>
        </w:rPr>
        <w:footnoteRef/>
      </w:r>
      <w:r>
        <w:t xml:space="preserve"> [JS] Coptic has, “established her forever”</w:t>
      </w:r>
    </w:p>
  </w:footnote>
  <w:footnote w:id="470">
    <w:p w14:paraId="0A7FE83F" w14:textId="77777777" w:rsidR="0065590E" w:rsidRDefault="0065590E"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65590E" w:rsidRDefault="0065590E" w:rsidP="00704CAA">
      <w:pPr>
        <w:pStyle w:val="footnote"/>
      </w:pPr>
      <w:r>
        <w:rPr>
          <w:rStyle w:val="FootnoteReference"/>
        </w:rPr>
        <w:footnoteRef/>
      </w:r>
      <w:r>
        <w:t xml:space="preserve"> [JS] or, “corpses”</w:t>
      </w:r>
    </w:p>
  </w:footnote>
  <w:footnote w:id="472">
    <w:p w14:paraId="7DD478BE" w14:textId="77777777" w:rsidR="0065590E" w:rsidRDefault="0065590E"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65590E" w:rsidRDefault="0065590E" w:rsidP="00704CAA">
      <w:pPr>
        <w:pStyle w:val="footnote"/>
      </w:pPr>
      <w:r>
        <w:rPr>
          <w:rStyle w:val="FootnoteReference"/>
        </w:rPr>
        <w:footnoteRef/>
      </w:r>
      <w:r>
        <w:t xml:space="preserve"> [JS] or “billows”</w:t>
      </w:r>
    </w:p>
  </w:footnote>
  <w:footnote w:id="474">
    <w:p w14:paraId="4F89E6C8" w14:textId="77777777" w:rsidR="0065590E" w:rsidRDefault="0065590E" w:rsidP="00704CAA">
      <w:pPr>
        <w:pStyle w:val="footnote"/>
      </w:pPr>
      <w:r>
        <w:rPr>
          <w:rStyle w:val="FootnoteReference"/>
        </w:rPr>
        <w:footnoteRef/>
      </w:r>
      <w:r>
        <w:t xml:space="preserve"> [JS] “they” refers to “the dead”, not to “physicians”</w:t>
      </w:r>
    </w:p>
  </w:footnote>
  <w:footnote w:id="475">
    <w:p w14:paraId="78676E81" w14:textId="77777777" w:rsidR="0065590E" w:rsidRDefault="0065590E"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65590E" w:rsidRDefault="0065590E"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65590E" w:rsidRDefault="0065590E"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65590E" w:rsidRDefault="0065590E"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65590E" w:rsidRDefault="0065590E"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65590E" w:rsidRDefault="0065590E" w:rsidP="00704CAA">
      <w:pPr>
        <w:pStyle w:val="footnote"/>
      </w:pPr>
      <w:r>
        <w:rPr>
          <w:rStyle w:val="FootnoteReference"/>
        </w:rPr>
        <w:footnoteRef/>
      </w:r>
      <w:r>
        <w:t xml:space="preserve"> [JS] Fr. Lazarus has, “for an eternal reign”</w:t>
      </w:r>
    </w:p>
  </w:footnote>
  <w:footnote w:id="481">
    <w:p w14:paraId="3116D8E7" w14:textId="77777777" w:rsidR="0065590E" w:rsidRDefault="0065590E" w:rsidP="00704CAA">
      <w:pPr>
        <w:pStyle w:val="footnote"/>
      </w:pPr>
      <w:r>
        <w:rPr>
          <w:rStyle w:val="FootnoteReference"/>
        </w:rPr>
        <w:footnoteRef/>
      </w:r>
      <w:r>
        <w:t xml:space="preserve"> [JS] Fr. Lazarus has, “for all generations.”</w:t>
      </w:r>
    </w:p>
  </w:footnote>
  <w:footnote w:id="482">
    <w:p w14:paraId="548BF35A" w14:textId="77777777" w:rsidR="0065590E" w:rsidRDefault="0065590E"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65590E" w:rsidRDefault="0065590E" w:rsidP="00704CAA">
      <w:pPr>
        <w:pStyle w:val="footnote"/>
      </w:pPr>
      <w:r>
        <w:rPr>
          <w:rStyle w:val="FootnoteReference"/>
        </w:rPr>
        <w:footnoteRef/>
      </w:r>
      <w:r>
        <w:t xml:space="preserve"> [JS] literally, “an assembly of holy ones”</w:t>
      </w:r>
    </w:p>
  </w:footnote>
  <w:footnote w:id="484">
    <w:p w14:paraId="60A7E0F2" w14:textId="77777777" w:rsidR="0065590E" w:rsidRDefault="0065590E"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65590E" w:rsidRDefault="0065590E" w:rsidP="00704CAA">
      <w:pPr>
        <w:pStyle w:val="footnote"/>
      </w:pPr>
      <w:r>
        <w:rPr>
          <w:rStyle w:val="FootnoteReference"/>
        </w:rPr>
        <w:footnoteRef/>
      </w:r>
      <w:r>
        <w:t xml:space="preserve"> [JS] OSB inserts “wind” here.</w:t>
      </w:r>
    </w:p>
  </w:footnote>
  <w:footnote w:id="486">
    <w:p w14:paraId="3B727BCB" w14:textId="77777777" w:rsidR="0065590E" w:rsidRDefault="0065590E"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65590E" w:rsidRDefault="0065590E" w:rsidP="00704CAA">
      <w:pPr>
        <w:pStyle w:val="footnote"/>
      </w:pPr>
      <w:r>
        <w:rPr>
          <w:rStyle w:val="FootnoteReference"/>
        </w:rPr>
        <w:footnoteRef/>
      </w:r>
      <w:r>
        <w:t xml:space="preserve"> [JS] Fr. Lazarus has, “will pave the way for Your presence”</w:t>
      </w:r>
    </w:p>
  </w:footnote>
  <w:footnote w:id="488">
    <w:p w14:paraId="5BF9199A" w14:textId="77777777" w:rsidR="0065590E" w:rsidRDefault="0065590E" w:rsidP="00704CAA">
      <w:pPr>
        <w:pStyle w:val="footnote"/>
      </w:pPr>
      <w:r>
        <w:rPr>
          <w:rStyle w:val="FootnoteReference"/>
        </w:rPr>
        <w:footnoteRef/>
      </w:r>
      <w:r>
        <w:t xml:space="preserve"> [JS] or “face”</w:t>
      </w:r>
    </w:p>
  </w:footnote>
  <w:footnote w:id="489">
    <w:p w14:paraId="7E5822A0" w14:textId="77777777" w:rsidR="0065590E" w:rsidRDefault="0065590E" w:rsidP="00704CAA">
      <w:pPr>
        <w:pStyle w:val="footnote"/>
      </w:pPr>
      <w:r>
        <w:rPr>
          <w:rStyle w:val="FootnoteReference"/>
        </w:rPr>
        <w:footnoteRef/>
      </w:r>
      <w:r>
        <w:t xml:space="preserve"> [JS] Fr. Lazrus has “we are raised to power”</w:t>
      </w:r>
    </w:p>
  </w:footnote>
  <w:footnote w:id="490">
    <w:p w14:paraId="163553BB" w14:textId="77777777" w:rsidR="0065590E" w:rsidRDefault="0065590E" w:rsidP="00704CAA">
      <w:pPr>
        <w:pStyle w:val="footnote"/>
      </w:pPr>
      <w:r>
        <w:rPr>
          <w:rStyle w:val="FootnoteReference"/>
        </w:rPr>
        <w:footnoteRef/>
      </w:r>
      <w:r>
        <w:t xml:space="preserve"> Cf. 2 Samuel 7:4-17; 1 Chron. 17:3-14.</w:t>
      </w:r>
    </w:p>
  </w:footnote>
  <w:footnote w:id="491">
    <w:p w14:paraId="16D9ED4D" w14:textId="77777777" w:rsidR="0065590E" w:rsidRDefault="0065590E" w:rsidP="00704CAA">
      <w:pPr>
        <w:pStyle w:val="footnote"/>
      </w:pPr>
      <w:r>
        <w:rPr>
          <w:rStyle w:val="FootnoteReference"/>
        </w:rPr>
        <w:footnoteRef/>
      </w:r>
      <w:r>
        <w:t xml:space="preserve"> [JS] or “lawlessness,” or “transgression</w:t>
      </w:r>
    </w:p>
  </w:footnote>
  <w:footnote w:id="492">
    <w:p w14:paraId="41715793" w14:textId="77777777" w:rsidR="0065590E" w:rsidRDefault="0065590E" w:rsidP="00704CAA">
      <w:pPr>
        <w:pStyle w:val="footnote"/>
      </w:pPr>
      <w:r>
        <w:rPr>
          <w:rStyle w:val="FootnoteReference"/>
        </w:rPr>
        <w:footnoteRef/>
      </w:r>
      <w:r>
        <w:t xml:space="preserve"> [JS] Coptic has “faithfulness”. See Matins of Mesori 3</w:t>
      </w:r>
    </w:p>
  </w:footnote>
  <w:footnote w:id="493">
    <w:p w14:paraId="34396983" w14:textId="77777777" w:rsidR="0065590E" w:rsidRDefault="0065590E" w:rsidP="00704CAA">
      <w:pPr>
        <w:pStyle w:val="footnote"/>
      </w:pPr>
      <w:r>
        <w:rPr>
          <w:rStyle w:val="FootnoteReference"/>
        </w:rPr>
        <w:footnoteRef/>
      </w:r>
      <w:r>
        <w:t xml:space="preserve"> [JS] literally, “his horn will be exalted”</w:t>
      </w:r>
    </w:p>
  </w:footnote>
  <w:footnote w:id="494">
    <w:p w14:paraId="19918888" w14:textId="77777777" w:rsidR="0065590E" w:rsidRDefault="0065590E" w:rsidP="00704CAA">
      <w:pPr>
        <w:pStyle w:val="footnote"/>
      </w:pPr>
      <w:r>
        <w:rPr>
          <w:rStyle w:val="FootnoteReference"/>
        </w:rPr>
        <w:footnoteRef/>
      </w:r>
      <w:r>
        <w:t xml:space="preserve"> [JS] Fr. Lazarus has, “I will extend his power over the sea”</w:t>
      </w:r>
    </w:p>
  </w:footnote>
  <w:footnote w:id="495">
    <w:p w14:paraId="7F2F76E2" w14:textId="77777777" w:rsidR="0065590E" w:rsidRDefault="0065590E"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65590E" w:rsidRDefault="0065590E" w:rsidP="00704CAA">
      <w:pPr>
        <w:pStyle w:val="footnote"/>
      </w:pPr>
      <w:r>
        <w:rPr>
          <w:rStyle w:val="FootnoteReference"/>
        </w:rPr>
        <w:footnoteRef/>
      </w:r>
      <w:r>
        <w:t xml:space="preserve"> [JS] Fr. Lazarus renders this, “dynasty”</w:t>
      </w:r>
    </w:p>
  </w:footnote>
  <w:footnote w:id="497">
    <w:p w14:paraId="61ED5D37" w14:textId="77777777" w:rsidR="0065590E" w:rsidRDefault="0065590E"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65590E" w:rsidRDefault="0065590E" w:rsidP="00704CAA">
      <w:pPr>
        <w:pStyle w:val="footnote"/>
      </w:pPr>
      <w:r>
        <w:rPr>
          <w:rStyle w:val="FootnoteReference"/>
        </w:rPr>
        <w:footnoteRef/>
      </w:r>
      <w:r>
        <w:t xml:space="preserve"> [JS] or “in my holy place”</w:t>
      </w:r>
    </w:p>
  </w:footnote>
  <w:footnote w:id="499">
    <w:p w14:paraId="18E1B778" w14:textId="77777777" w:rsidR="0065590E" w:rsidRDefault="0065590E" w:rsidP="00704CAA">
      <w:pPr>
        <w:pStyle w:val="footnote"/>
      </w:pPr>
      <w:r>
        <w:rPr>
          <w:rStyle w:val="FootnoteReference"/>
        </w:rPr>
        <w:footnoteRef/>
      </w:r>
      <w:r>
        <w:t xml:space="preserve"> Rev. 1:5; 3:14.</w:t>
      </w:r>
    </w:p>
  </w:footnote>
  <w:footnote w:id="500">
    <w:p w14:paraId="26484220" w14:textId="77777777" w:rsidR="0065590E" w:rsidRDefault="0065590E" w:rsidP="00704CAA">
      <w:pPr>
        <w:pStyle w:val="footnote"/>
      </w:pPr>
      <w:r>
        <w:rPr>
          <w:rStyle w:val="FootnoteReference"/>
        </w:rPr>
        <w:footnoteRef/>
      </w:r>
      <w:r>
        <w:t xml:space="preserve"> [JS] “anointed”</w:t>
      </w:r>
    </w:p>
  </w:footnote>
  <w:footnote w:id="501">
    <w:p w14:paraId="3D1D7CB3" w14:textId="77777777" w:rsidR="0065590E" w:rsidRDefault="0065590E"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65590E" w:rsidRDefault="0065590E" w:rsidP="00704CAA">
      <w:pPr>
        <w:pStyle w:val="footnote"/>
      </w:pPr>
      <w:r>
        <w:rPr>
          <w:rStyle w:val="FootnoteReference"/>
        </w:rPr>
        <w:footnoteRef/>
      </w:r>
      <w:r>
        <w:t xml:space="preserve"> [JS] “So be it! So be it!” or “May it be! May it be!”</w:t>
      </w:r>
    </w:p>
  </w:footnote>
  <w:footnote w:id="503">
    <w:p w14:paraId="1DFAAF0B" w14:textId="77777777" w:rsidR="0065590E" w:rsidRDefault="0065590E" w:rsidP="00704CAA">
      <w:pPr>
        <w:pStyle w:val="footnote"/>
      </w:pPr>
      <w:r>
        <w:rPr>
          <w:rStyle w:val="FootnoteReference"/>
        </w:rPr>
        <w:footnoteRef/>
      </w:r>
      <w:r>
        <w:t xml:space="preserve"> [JS] or “expired”</w:t>
      </w:r>
    </w:p>
  </w:footnote>
  <w:footnote w:id="504">
    <w:p w14:paraId="3519F2D7" w14:textId="77777777" w:rsidR="0065590E" w:rsidRDefault="0065590E"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65590E" w:rsidRDefault="0065590E" w:rsidP="00704CAA">
      <w:pPr>
        <w:pStyle w:val="footnote"/>
      </w:pPr>
      <w:r>
        <w:rPr>
          <w:rStyle w:val="FootnoteReference"/>
        </w:rPr>
        <w:footnoteRef/>
      </w:r>
      <w:r>
        <w:t xml:space="preserve"> [JS] or “chastened”</w:t>
      </w:r>
    </w:p>
  </w:footnote>
  <w:footnote w:id="506">
    <w:p w14:paraId="136CB596" w14:textId="77777777" w:rsidR="0065590E" w:rsidRDefault="0065590E"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65590E" w:rsidRDefault="0065590E" w:rsidP="00704CAA">
      <w:pPr>
        <w:pStyle w:val="footnote"/>
      </w:pPr>
      <w:r>
        <w:rPr>
          <w:rStyle w:val="FootnoteReference"/>
        </w:rPr>
        <w:footnoteRef/>
      </w:r>
      <w:r>
        <w:t xml:space="preserve"> That is, in the Kingdom (1 Cor. 4:20).</w:t>
      </w:r>
    </w:p>
  </w:footnote>
  <w:footnote w:id="508">
    <w:p w14:paraId="3FAA8ED9" w14:textId="77777777" w:rsidR="0065590E" w:rsidRDefault="0065590E"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65590E" w:rsidRDefault="0065590E" w:rsidP="00704CAA">
      <w:pPr>
        <w:pStyle w:val="footnote"/>
      </w:pPr>
      <w:r>
        <w:rPr>
          <w:rStyle w:val="FootnoteReference"/>
        </w:rPr>
        <w:footnoteRef/>
      </w:r>
      <w:r>
        <w:t xml:space="preserve"> [JS] Coptic may mean “bruise” rather than “trample”</w:t>
      </w:r>
    </w:p>
  </w:footnote>
  <w:footnote w:id="510">
    <w:p w14:paraId="103E3D32" w14:textId="77777777" w:rsidR="0065590E" w:rsidRDefault="0065590E"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65590E" w:rsidRDefault="0065590E"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65590E" w:rsidRDefault="0065590E" w:rsidP="00704CAA">
      <w:pPr>
        <w:pStyle w:val="footnote"/>
      </w:pPr>
      <w:r>
        <w:rPr>
          <w:rStyle w:val="FootnoteReference"/>
        </w:rPr>
        <w:footnoteRef/>
      </w:r>
      <w:r>
        <w:t xml:space="preserve"> [JS] Or “ode”</w:t>
      </w:r>
    </w:p>
  </w:footnote>
  <w:footnote w:id="513">
    <w:p w14:paraId="5D1C882B" w14:textId="77777777" w:rsidR="0065590E" w:rsidRDefault="0065590E" w:rsidP="00704CAA">
      <w:pPr>
        <w:pStyle w:val="footnote"/>
      </w:pPr>
      <w:r>
        <w:rPr>
          <w:rStyle w:val="FootnoteReference"/>
        </w:rPr>
        <w:footnoteRef/>
      </w:r>
      <w:r>
        <w:t xml:space="preserve"> [JS] or “forever and ever.”</w:t>
      </w:r>
    </w:p>
  </w:footnote>
  <w:footnote w:id="514">
    <w:p w14:paraId="2AA0B0FD" w14:textId="77777777" w:rsidR="0065590E" w:rsidRDefault="0065590E" w:rsidP="00704CAA">
      <w:pPr>
        <w:pStyle w:val="footnote"/>
      </w:pPr>
      <w:r>
        <w:rPr>
          <w:rStyle w:val="FootnoteReference"/>
        </w:rPr>
        <w:footnoteRef/>
      </w:r>
      <w:r>
        <w:t xml:space="preserve"> [JS] literally, “And my horn will be exalted like a unicorn’s”</w:t>
      </w:r>
    </w:p>
  </w:footnote>
  <w:footnote w:id="515">
    <w:p w14:paraId="71B2ABCE" w14:textId="77777777" w:rsidR="0065590E" w:rsidRDefault="0065590E"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65590E" w:rsidRDefault="0065590E"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65590E" w:rsidRDefault="0065590E" w:rsidP="00704CAA">
      <w:pPr>
        <w:pStyle w:val="footnote"/>
      </w:pPr>
      <w:r>
        <w:rPr>
          <w:rStyle w:val="FootnoteReference"/>
        </w:rPr>
        <w:footnoteRef/>
      </w:r>
      <w:r>
        <w:t xml:space="preserve"> [JS] literally “still increase”</w:t>
      </w:r>
    </w:p>
  </w:footnote>
  <w:footnote w:id="518">
    <w:p w14:paraId="74BF88EE" w14:textId="77777777" w:rsidR="0065590E" w:rsidRDefault="0065590E" w:rsidP="00704CAA">
      <w:pPr>
        <w:pStyle w:val="footnote"/>
      </w:pPr>
      <w:r>
        <w:rPr>
          <w:rStyle w:val="FootnoteReference"/>
        </w:rPr>
        <w:footnoteRef/>
      </w:r>
      <w:r>
        <w:t xml:space="preserve"> [JS] literally, “rich” or “prosperous”</w:t>
      </w:r>
    </w:p>
  </w:footnote>
  <w:footnote w:id="519">
    <w:p w14:paraId="72F50134" w14:textId="77777777" w:rsidR="0065590E" w:rsidRDefault="0065590E" w:rsidP="00704CAA">
      <w:pPr>
        <w:pStyle w:val="footnote"/>
      </w:pPr>
      <w:r>
        <w:rPr>
          <w:rStyle w:val="FootnoteReference"/>
        </w:rPr>
        <w:footnoteRef/>
      </w:r>
      <w:r>
        <w:t xml:space="preserve"> John 7:38.</w:t>
      </w:r>
    </w:p>
  </w:footnote>
  <w:footnote w:id="520">
    <w:p w14:paraId="3C3C13B7" w14:textId="77777777" w:rsidR="0065590E" w:rsidRDefault="0065590E" w:rsidP="00704CAA">
      <w:pPr>
        <w:pStyle w:val="footnote"/>
      </w:pPr>
      <w:r>
        <w:rPr>
          <w:rStyle w:val="FootnoteReference"/>
        </w:rPr>
        <w:footnoteRef/>
      </w:r>
      <w:r>
        <w:t xml:space="preserve"> Coptic has “it” here, and “beauty” in place of majesty.</w:t>
      </w:r>
    </w:p>
  </w:footnote>
  <w:footnote w:id="521">
    <w:p w14:paraId="67CD15A4" w14:textId="77777777" w:rsidR="0065590E" w:rsidRDefault="0065590E"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65590E" w:rsidRDefault="0065590E" w:rsidP="00704CAA">
      <w:pPr>
        <w:pStyle w:val="footnote"/>
      </w:pPr>
      <w:r>
        <w:rPr>
          <w:rStyle w:val="FootnoteReference"/>
        </w:rPr>
        <w:footnoteRef/>
      </w:r>
      <w:r>
        <w:t xml:space="preserve"> [JS] or “forever”</w:t>
      </w:r>
    </w:p>
  </w:footnote>
  <w:footnote w:id="523">
    <w:p w14:paraId="1BA5F6CF" w14:textId="77777777" w:rsidR="0065590E" w:rsidRDefault="0065590E"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65590E" w:rsidRDefault="0065590E" w:rsidP="00704CAA">
      <w:pPr>
        <w:pStyle w:val="footnote"/>
      </w:pPr>
      <w:r>
        <w:rPr>
          <w:rStyle w:val="FootnoteReference"/>
        </w:rPr>
        <w:footnoteRef/>
      </w:r>
      <w:r>
        <w:t xml:space="preserve"> [JS] resident alien</w:t>
      </w:r>
    </w:p>
  </w:footnote>
  <w:footnote w:id="525">
    <w:p w14:paraId="40C8740A" w14:textId="77777777" w:rsidR="0065590E" w:rsidRDefault="0065590E" w:rsidP="00704CAA">
      <w:pPr>
        <w:pStyle w:val="footnote"/>
      </w:pPr>
      <w:r>
        <w:rPr>
          <w:rStyle w:val="FootnoteReference"/>
        </w:rPr>
        <w:footnoteRef/>
      </w:r>
      <w:r>
        <w:t xml:space="preserve"> Cf. 1 Cor. 3:20, ‘The Lord knows the thoughts of the wise…’</w:t>
      </w:r>
    </w:p>
  </w:footnote>
  <w:footnote w:id="526">
    <w:p w14:paraId="65188B7B" w14:textId="77777777" w:rsidR="0065590E" w:rsidRDefault="0065590E" w:rsidP="00704CAA">
      <w:pPr>
        <w:pStyle w:val="footnote"/>
      </w:pPr>
      <w:r>
        <w:rPr>
          <w:rStyle w:val="FootnoteReference"/>
        </w:rPr>
        <w:footnoteRef/>
      </w:r>
      <w:r>
        <w:t xml:space="preserve"> [JS] or “lawless,” or “the throne of iniquity”</w:t>
      </w:r>
    </w:p>
  </w:footnote>
  <w:footnote w:id="527">
    <w:p w14:paraId="79ABE471" w14:textId="77777777" w:rsidR="0065590E" w:rsidRDefault="0065590E" w:rsidP="00704CAA">
      <w:pPr>
        <w:pStyle w:val="footnote"/>
      </w:pPr>
      <w:r>
        <w:rPr>
          <w:rStyle w:val="FootnoteReference"/>
        </w:rPr>
        <w:footnoteRef/>
      </w:r>
      <w:r>
        <w:t xml:space="preserve"> [JS] i.e. presence</w:t>
      </w:r>
    </w:p>
  </w:footnote>
  <w:footnote w:id="528">
    <w:p w14:paraId="5267BF6E" w14:textId="77777777" w:rsidR="0065590E" w:rsidRDefault="0065590E"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65590E" w:rsidRDefault="0065590E" w:rsidP="00704CAA">
      <w:pPr>
        <w:pStyle w:val="footnote"/>
      </w:pPr>
      <w:r>
        <w:rPr>
          <w:rStyle w:val="FootnoteReference"/>
        </w:rPr>
        <w:footnoteRef/>
      </w:r>
      <w:r>
        <w:t xml:space="preserve"> [JS] or melody</w:t>
      </w:r>
    </w:p>
  </w:footnote>
  <w:footnote w:id="530">
    <w:p w14:paraId="1EEBBF7D" w14:textId="77777777" w:rsidR="0065590E" w:rsidRDefault="0065590E" w:rsidP="00704CAA">
      <w:pPr>
        <w:pStyle w:val="footnote"/>
      </w:pPr>
      <w:r>
        <w:rPr>
          <w:rStyle w:val="FootnoteReference"/>
        </w:rPr>
        <w:footnoteRef/>
      </w:r>
      <w:r>
        <w:t xml:space="preserve"> [JS] “do obeisance”</w:t>
      </w:r>
    </w:p>
  </w:footnote>
  <w:footnote w:id="531">
    <w:p w14:paraId="551DD9AD" w14:textId="77777777" w:rsidR="0065590E" w:rsidRDefault="0065590E" w:rsidP="00704CAA">
      <w:pPr>
        <w:pStyle w:val="footnote"/>
      </w:pPr>
      <w:r>
        <w:rPr>
          <w:rStyle w:val="FootnoteReference"/>
        </w:rPr>
        <w:footnoteRef/>
      </w:r>
      <w:r>
        <w:t xml:space="preserve"> [JS] “prostrate”</w:t>
      </w:r>
    </w:p>
  </w:footnote>
  <w:footnote w:id="532">
    <w:p w14:paraId="7534B5AF" w14:textId="77777777" w:rsidR="0065590E" w:rsidRDefault="0065590E" w:rsidP="00704CAA">
      <w:pPr>
        <w:pStyle w:val="footnote"/>
      </w:pPr>
      <w:r>
        <w:rPr>
          <w:rStyle w:val="FootnoteReference"/>
        </w:rPr>
        <w:footnoteRef/>
      </w:r>
      <w:r>
        <w:t xml:space="preserve"> [JS] OSB has, “Rebellion,” NETS has “embittering”</w:t>
      </w:r>
    </w:p>
  </w:footnote>
  <w:footnote w:id="533">
    <w:p w14:paraId="022AF3BD" w14:textId="77777777" w:rsidR="0065590E" w:rsidRDefault="0065590E" w:rsidP="00704CAA">
      <w:pPr>
        <w:pStyle w:val="footnote"/>
      </w:pPr>
      <w:r>
        <w:rPr>
          <w:rStyle w:val="FootnoteReference"/>
        </w:rPr>
        <w:footnoteRef/>
      </w:r>
      <w:r>
        <w:t xml:space="preserve"> Ex. 17:1-7.</w:t>
      </w:r>
    </w:p>
  </w:footnote>
  <w:footnote w:id="534">
    <w:p w14:paraId="44D54232" w14:textId="77777777" w:rsidR="0065590E" w:rsidRDefault="0065590E" w:rsidP="00704CAA">
      <w:pPr>
        <w:pStyle w:val="footnote"/>
      </w:pPr>
      <w:r>
        <w:rPr>
          <w:rStyle w:val="FootnoteReference"/>
        </w:rPr>
        <w:footnoteRef/>
      </w:r>
      <w:r>
        <w:t xml:space="preserve"> [JS] or “tempted”</w:t>
      </w:r>
    </w:p>
  </w:footnote>
  <w:footnote w:id="535">
    <w:p w14:paraId="44595C45" w14:textId="77777777" w:rsidR="0065590E" w:rsidRDefault="0065590E" w:rsidP="00704CAA">
      <w:pPr>
        <w:pStyle w:val="footnote"/>
      </w:pPr>
      <w:r>
        <w:rPr>
          <w:rStyle w:val="FootnoteReference"/>
        </w:rPr>
        <w:footnoteRef/>
      </w:r>
      <w:r>
        <w:t xml:space="preserve"> Num. 14:32-34.</w:t>
      </w:r>
    </w:p>
  </w:footnote>
  <w:footnote w:id="536">
    <w:p w14:paraId="3335A752" w14:textId="77777777" w:rsidR="0065590E" w:rsidRDefault="0065590E" w:rsidP="00704CAA">
      <w:pPr>
        <w:pStyle w:val="footnote"/>
      </w:pPr>
      <w:r>
        <w:rPr>
          <w:rStyle w:val="FootnoteReference"/>
        </w:rPr>
        <w:footnoteRef/>
      </w:r>
      <w:r>
        <w:t xml:space="preserve"> Cf. Heb.3:7-11; 4:10.</w:t>
      </w:r>
    </w:p>
  </w:footnote>
  <w:footnote w:id="537">
    <w:p w14:paraId="2C60CFFA" w14:textId="77777777" w:rsidR="0065590E" w:rsidRDefault="0065590E" w:rsidP="00704CAA">
      <w:pPr>
        <w:pStyle w:val="footnote"/>
      </w:pPr>
      <w:r>
        <w:rPr>
          <w:rStyle w:val="FootnoteReference"/>
        </w:rPr>
        <w:footnoteRef/>
      </w:r>
      <w:r>
        <w:t xml:space="preserve"> Cf. Deut. 32:17; 1 Cor. 10:20; Psalm 105:36-38; 1 Chron. 16:26.</w:t>
      </w:r>
    </w:p>
  </w:footnote>
  <w:footnote w:id="538">
    <w:p w14:paraId="191785D6" w14:textId="77777777" w:rsidR="0065590E" w:rsidRDefault="0065590E" w:rsidP="00704CAA">
      <w:pPr>
        <w:pStyle w:val="footnote"/>
      </w:pPr>
      <w:r>
        <w:rPr>
          <w:rStyle w:val="FootnoteReference"/>
        </w:rPr>
        <w:footnoteRef/>
      </w:r>
      <w:r>
        <w:t xml:space="preserve"> [JS] or “thanksgiving”, or “praise”. Really, “thankful confession with praise”.</w:t>
      </w:r>
    </w:p>
  </w:footnote>
  <w:footnote w:id="539">
    <w:p w14:paraId="36761851" w14:textId="77777777" w:rsidR="0065590E" w:rsidRDefault="0065590E" w:rsidP="00704CAA">
      <w:pPr>
        <w:pStyle w:val="footnote"/>
      </w:pPr>
      <w:r>
        <w:rPr>
          <w:rStyle w:val="FootnoteReference"/>
        </w:rPr>
        <w:footnoteRef/>
      </w:r>
      <w:r>
        <w:t xml:space="preserve"> [JS] literally, “holy place”</w:t>
      </w:r>
    </w:p>
  </w:footnote>
  <w:footnote w:id="540">
    <w:p w14:paraId="6B8FB064" w14:textId="77777777" w:rsidR="0065590E" w:rsidRDefault="0065590E" w:rsidP="00704CAA">
      <w:pPr>
        <w:pStyle w:val="footnote"/>
      </w:pPr>
      <w:r>
        <w:rPr>
          <w:rStyle w:val="FootnoteReference"/>
        </w:rPr>
        <w:footnoteRef/>
      </w:r>
      <w:r>
        <w:t xml:space="preserve"> [JS] or, “sacrifices”</w:t>
      </w:r>
    </w:p>
  </w:footnote>
  <w:footnote w:id="541">
    <w:p w14:paraId="026EEBC9" w14:textId="77777777" w:rsidR="0065590E" w:rsidRDefault="0065590E" w:rsidP="00704CAA">
      <w:pPr>
        <w:pStyle w:val="footnote"/>
      </w:pPr>
      <w:r>
        <w:rPr>
          <w:rStyle w:val="FootnoteReference"/>
        </w:rPr>
        <w:footnoteRef/>
      </w:r>
      <w:r>
        <w:t xml:space="preserve"> [JS] “do obeisance”</w:t>
      </w:r>
    </w:p>
  </w:footnote>
  <w:footnote w:id="542">
    <w:p w14:paraId="74583072" w14:textId="77777777" w:rsidR="0065590E" w:rsidRDefault="0065590E"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65590E" w:rsidRDefault="0065590E" w:rsidP="00704CAA">
      <w:pPr>
        <w:pStyle w:val="footnote"/>
      </w:pPr>
      <w:r>
        <w:rPr>
          <w:rStyle w:val="FootnoteReference"/>
        </w:rPr>
        <w:footnoteRef/>
      </w:r>
      <w:r>
        <w:t xml:space="preserve"> [JS] literally, “set right the world”.</w:t>
      </w:r>
    </w:p>
  </w:footnote>
  <w:footnote w:id="544">
    <w:p w14:paraId="2C857933" w14:textId="77777777" w:rsidR="0065590E" w:rsidRDefault="0065590E"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65590E" w:rsidRDefault="0065590E" w:rsidP="00704CAA">
      <w:pPr>
        <w:pStyle w:val="footnote"/>
      </w:pPr>
      <w:r>
        <w:rPr>
          <w:rStyle w:val="FootnoteReference"/>
        </w:rPr>
        <w:footnoteRef/>
      </w:r>
      <w:r>
        <w:t xml:space="preserve"> [JS] or “exult.”</w:t>
      </w:r>
    </w:p>
  </w:footnote>
  <w:footnote w:id="546">
    <w:p w14:paraId="3F8D4F69" w14:textId="77777777" w:rsidR="0065590E" w:rsidRDefault="0065590E" w:rsidP="00704CAA">
      <w:pPr>
        <w:pStyle w:val="footnote"/>
      </w:pPr>
      <w:r>
        <w:rPr>
          <w:rStyle w:val="FootnoteReference"/>
        </w:rPr>
        <w:footnoteRef/>
      </w:r>
      <w:r>
        <w:t xml:space="preserve"> [JS] i.e. “the the presence of the Lord”</w:t>
      </w:r>
    </w:p>
  </w:footnote>
  <w:footnote w:id="547">
    <w:p w14:paraId="2B2C4B3C" w14:textId="77777777" w:rsidR="0065590E" w:rsidRDefault="0065590E" w:rsidP="00704CAA">
      <w:pPr>
        <w:pStyle w:val="footnote"/>
      </w:pPr>
      <w:r>
        <w:rPr>
          <w:rStyle w:val="FootnoteReference"/>
        </w:rPr>
        <w:footnoteRef/>
      </w:r>
      <w:r>
        <w:t xml:space="preserve"> [JS] or “keep His throne straight.”</w:t>
      </w:r>
    </w:p>
  </w:footnote>
  <w:footnote w:id="548">
    <w:p w14:paraId="5D4EF956" w14:textId="77777777" w:rsidR="0065590E" w:rsidRDefault="0065590E" w:rsidP="00704CAA">
      <w:pPr>
        <w:pStyle w:val="footnote"/>
      </w:pPr>
      <w:r>
        <w:rPr>
          <w:rStyle w:val="FootnoteReference"/>
        </w:rPr>
        <w:footnoteRef/>
      </w:r>
      <w:r>
        <w:t xml:space="preserve"> Cf. Pss. 32:5b; 84:10b. Rom. 1:19-21; 2 Cor. 4:6; Jn. 1:14; 6:40; 17:22-24.</w:t>
      </w:r>
    </w:p>
  </w:footnote>
  <w:footnote w:id="549">
    <w:p w14:paraId="39C04F74" w14:textId="77777777" w:rsidR="0065590E" w:rsidRDefault="0065590E" w:rsidP="00704CAA">
      <w:pPr>
        <w:pStyle w:val="footnote"/>
      </w:pPr>
      <w:r>
        <w:rPr>
          <w:rStyle w:val="FootnoteReference"/>
        </w:rPr>
        <w:footnoteRef/>
      </w:r>
      <w:r>
        <w:t xml:space="preserve"> [JS] “do obeisance to”</w:t>
      </w:r>
    </w:p>
  </w:footnote>
  <w:footnote w:id="550">
    <w:p w14:paraId="21B4EE9B" w14:textId="77777777" w:rsidR="0065590E" w:rsidRDefault="0065590E" w:rsidP="00704CAA">
      <w:pPr>
        <w:pStyle w:val="footnote"/>
      </w:pPr>
      <w:r>
        <w:rPr>
          <w:rStyle w:val="FootnoteReference"/>
        </w:rPr>
        <w:footnoteRef/>
      </w:r>
      <w:r>
        <w:t xml:space="preserve"> [JS] “do obeisance to”</w:t>
      </w:r>
    </w:p>
  </w:footnote>
  <w:footnote w:id="551">
    <w:p w14:paraId="35328581" w14:textId="77777777" w:rsidR="0065590E" w:rsidRDefault="0065590E" w:rsidP="00704CAA">
      <w:pPr>
        <w:pStyle w:val="footnote"/>
      </w:pPr>
      <w:r>
        <w:rPr>
          <w:rStyle w:val="FootnoteReference"/>
        </w:rPr>
        <w:footnoteRef/>
      </w:r>
      <w:r>
        <w:t xml:space="preserve"> [JS] Fr. Lazarus has “lives”</w:t>
      </w:r>
    </w:p>
  </w:footnote>
  <w:footnote w:id="552">
    <w:p w14:paraId="6E386D7E" w14:textId="77777777" w:rsidR="0065590E" w:rsidRDefault="0065590E"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65590E" w:rsidRDefault="0065590E"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65590E" w:rsidRDefault="0065590E" w:rsidP="00704CAA">
      <w:pPr>
        <w:pStyle w:val="footnote"/>
      </w:pPr>
      <w:r>
        <w:rPr>
          <w:rStyle w:val="FootnoteReference"/>
        </w:rPr>
        <w:footnoteRef/>
      </w:r>
      <w:r>
        <w:t xml:space="preserve"> Rev. 4:6, Ezek. 1:5-10.</w:t>
      </w:r>
    </w:p>
  </w:footnote>
  <w:footnote w:id="555">
    <w:p w14:paraId="30FB18B7" w14:textId="77777777" w:rsidR="0065590E" w:rsidRDefault="0065590E"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65590E" w:rsidRDefault="0065590E" w:rsidP="00704CAA">
      <w:pPr>
        <w:pStyle w:val="footnote"/>
      </w:pPr>
      <w:r>
        <w:rPr>
          <w:rStyle w:val="FootnoteReference"/>
        </w:rPr>
        <w:footnoteRef/>
      </w:r>
      <w:r>
        <w:t xml:space="preserve"> [JS] Fr. Lazarus has “laws”</w:t>
      </w:r>
    </w:p>
  </w:footnote>
  <w:footnote w:id="557">
    <w:p w14:paraId="30052C96" w14:textId="77777777" w:rsidR="0065590E" w:rsidRDefault="0065590E" w:rsidP="00704CAA">
      <w:pPr>
        <w:pStyle w:val="footnote"/>
      </w:pPr>
      <w:r>
        <w:rPr>
          <w:rStyle w:val="FootnoteReference"/>
        </w:rPr>
        <w:footnoteRef/>
      </w:r>
      <w:r>
        <w:t xml:space="preserve"> [JS] “do obeisance”, commonly rendered “worship”</w:t>
      </w:r>
    </w:p>
  </w:footnote>
  <w:footnote w:id="558">
    <w:p w14:paraId="518C32A9" w14:textId="77777777" w:rsidR="0065590E" w:rsidRDefault="0065590E" w:rsidP="00704CAA">
      <w:pPr>
        <w:pStyle w:val="footnote"/>
      </w:pPr>
      <w:r>
        <w:rPr>
          <w:rStyle w:val="FootnoteReference"/>
        </w:rPr>
        <w:footnoteRef/>
      </w:r>
      <w:r>
        <w:t xml:space="preserve"> [JS] Fr. Lazarus has “correcting”</w:t>
      </w:r>
    </w:p>
  </w:footnote>
  <w:footnote w:id="559">
    <w:p w14:paraId="0A8051C4" w14:textId="77777777" w:rsidR="0065590E" w:rsidRDefault="0065590E" w:rsidP="00704CAA">
      <w:pPr>
        <w:pStyle w:val="footnote"/>
      </w:pPr>
      <w:r>
        <w:rPr>
          <w:rStyle w:val="FootnoteReference"/>
        </w:rPr>
        <w:footnoteRef/>
      </w:r>
      <w:r>
        <w:t xml:space="preserve"> [JS] “do obeisance” or “fall down”</w:t>
      </w:r>
    </w:p>
  </w:footnote>
  <w:footnote w:id="560">
    <w:p w14:paraId="77CD93E8" w14:textId="77777777" w:rsidR="0065590E" w:rsidRDefault="0065590E"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65590E" w:rsidRDefault="0065590E" w:rsidP="00704CAA">
      <w:pPr>
        <w:pStyle w:val="footnote"/>
      </w:pPr>
      <w:r>
        <w:rPr>
          <w:rStyle w:val="FootnoteReference"/>
        </w:rPr>
        <w:footnoteRef/>
      </w:r>
      <w:r>
        <w:t xml:space="preserve"> [JS] or, “and not we Him”</w:t>
      </w:r>
    </w:p>
  </w:footnote>
  <w:footnote w:id="562">
    <w:p w14:paraId="1486F0F9" w14:textId="77777777" w:rsidR="0065590E" w:rsidRDefault="0065590E"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65590E" w:rsidRDefault="0065590E" w:rsidP="00704CAA">
      <w:pPr>
        <w:pStyle w:val="footnote"/>
      </w:pPr>
      <w:r>
        <w:rPr>
          <w:rStyle w:val="FootnoteReference"/>
        </w:rPr>
        <w:footnoteRef/>
      </w:r>
      <w:r>
        <w:t xml:space="preserve"> [JS] or “do wrong,” or “the workers of iniquity”</w:t>
      </w:r>
    </w:p>
  </w:footnote>
  <w:footnote w:id="564">
    <w:p w14:paraId="37DBB362" w14:textId="77777777" w:rsidR="0065590E" w:rsidRDefault="0065590E" w:rsidP="00704CAA">
      <w:pPr>
        <w:pStyle w:val="footnote"/>
      </w:pPr>
      <w:r>
        <w:rPr>
          <w:rStyle w:val="FootnoteReference"/>
        </w:rPr>
        <w:footnoteRef/>
      </w:r>
      <w:r>
        <w:t xml:space="preserve"> [JS] or proud/haughty eyes.</w:t>
      </w:r>
    </w:p>
  </w:footnote>
  <w:footnote w:id="565">
    <w:p w14:paraId="027D81D5" w14:textId="77777777" w:rsidR="0065590E" w:rsidRDefault="0065590E"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65590E" w:rsidRDefault="0065590E"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65590E" w:rsidRDefault="0065590E" w:rsidP="00704CAA">
      <w:pPr>
        <w:pStyle w:val="footnote"/>
      </w:pPr>
      <w:r>
        <w:rPr>
          <w:rStyle w:val="FootnoteReference"/>
        </w:rPr>
        <w:footnoteRef/>
      </w:r>
      <w:r>
        <w:t xml:space="preserve"> Cf. Ps. 38:7a.</w:t>
      </w:r>
    </w:p>
  </w:footnote>
  <w:footnote w:id="568">
    <w:p w14:paraId="517B5545" w14:textId="77777777" w:rsidR="0065590E" w:rsidRDefault="0065590E"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65590E" w:rsidRDefault="0065590E"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65590E" w:rsidRDefault="0065590E" w:rsidP="00704CAA">
      <w:pPr>
        <w:pStyle w:val="footnote"/>
      </w:pPr>
      <w:r>
        <w:rPr>
          <w:rStyle w:val="FootnoteReference"/>
        </w:rPr>
        <w:footnoteRef/>
      </w:r>
      <w:r>
        <w:t xml:space="preserve"> ‘God is love’ (1 John 4:8,16).</w:t>
      </w:r>
    </w:p>
  </w:footnote>
  <w:footnote w:id="571">
    <w:p w14:paraId="39DCC369" w14:textId="77777777" w:rsidR="0065590E" w:rsidRDefault="0065590E"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65590E" w:rsidRDefault="0065590E" w:rsidP="00704CAA">
      <w:pPr>
        <w:pStyle w:val="footnote"/>
      </w:pPr>
      <w:r>
        <w:rPr>
          <w:rStyle w:val="FootnoteReference"/>
        </w:rPr>
        <w:footnoteRef/>
      </w:r>
      <w:r>
        <w:t xml:space="preserve"> Cf. Ps. 147:8.</w:t>
      </w:r>
    </w:p>
  </w:footnote>
  <w:footnote w:id="573">
    <w:p w14:paraId="1B0A2532" w14:textId="77777777" w:rsidR="0065590E" w:rsidRDefault="0065590E" w:rsidP="00704CAA">
      <w:pPr>
        <w:pStyle w:val="footnote"/>
      </w:pPr>
      <w:r>
        <w:rPr>
          <w:rStyle w:val="FootnoteReference"/>
        </w:rPr>
        <w:footnoteRef/>
      </w:r>
      <w:r>
        <w:t xml:space="preserve"> [JS] or “long-suffering”</w:t>
      </w:r>
    </w:p>
  </w:footnote>
  <w:footnote w:id="574">
    <w:p w14:paraId="6F41A290" w14:textId="77777777" w:rsidR="0065590E" w:rsidRDefault="0065590E" w:rsidP="00704CAA">
      <w:pPr>
        <w:pStyle w:val="footnote"/>
      </w:pPr>
      <w:r>
        <w:rPr>
          <w:rStyle w:val="FootnoteReference"/>
        </w:rPr>
        <w:footnoteRef/>
      </w:r>
      <w:r>
        <w:t xml:space="preserve"> [JS] or “transgressions”</w:t>
      </w:r>
    </w:p>
  </w:footnote>
  <w:footnote w:id="575">
    <w:p w14:paraId="44065F61" w14:textId="77777777" w:rsidR="0065590E" w:rsidRDefault="0065590E"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65590E" w:rsidRDefault="0065590E"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65590E" w:rsidRDefault="0065590E"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65590E" w:rsidRDefault="0065590E" w:rsidP="00704CAA">
      <w:pPr>
        <w:pStyle w:val="footnote"/>
      </w:pPr>
      <w:r>
        <w:rPr>
          <w:rStyle w:val="FootnoteReference"/>
        </w:rPr>
        <w:footnoteRef/>
      </w:r>
      <w:r>
        <w:t xml:space="preserve"> [JS] Fr. Lazarus has “very great”</w:t>
      </w:r>
    </w:p>
  </w:footnote>
  <w:footnote w:id="579">
    <w:p w14:paraId="7AEE0420" w14:textId="77777777" w:rsidR="0065590E" w:rsidRDefault="0065590E" w:rsidP="00704CAA">
      <w:pPr>
        <w:pStyle w:val="footnote"/>
      </w:pPr>
      <w:r>
        <w:rPr>
          <w:rStyle w:val="FootnoteReference"/>
        </w:rPr>
        <w:footnoteRef/>
      </w:r>
      <w:r>
        <w:t xml:space="preserve"> [JS] or “thanksgiving,” or “thankful confession with praise”</w:t>
      </w:r>
    </w:p>
  </w:footnote>
  <w:footnote w:id="580">
    <w:p w14:paraId="1821417A" w14:textId="77777777" w:rsidR="0065590E" w:rsidRDefault="0065590E"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65590E" w:rsidRDefault="0065590E" w:rsidP="00704CAA">
      <w:pPr>
        <w:pStyle w:val="footnote"/>
      </w:pPr>
      <w:r>
        <w:rPr>
          <w:rStyle w:val="FootnoteReference"/>
        </w:rPr>
        <w:footnoteRef/>
      </w:r>
      <w:r>
        <w:t xml:space="preserve"> [JS] or “makes the clouds His chariot”</w:t>
      </w:r>
    </w:p>
  </w:footnote>
  <w:footnote w:id="582">
    <w:p w14:paraId="114B27CC" w14:textId="77777777" w:rsidR="0065590E" w:rsidRDefault="0065590E" w:rsidP="00704CAA">
      <w:pPr>
        <w:pStyle w:val="footnote"/>
      </w:pPr>
      <w:r>
        <w:rPr>
          <w:rStyle w:val="FootnoteReference"/>
        </w:rPr>
        <w:footnoteRef/>
      </w:r>
      <w:r>
        <w:t xml:space="preserve"> [JS] or “messengers”</w:t>
      </w:r>
    </w:p>
  </w:footnote>
  <w:footnote w:id="583">
    <w:p w14:paraId="0B426919" w14:textId="77777777" w:rsidR="0065590E" w:rsidRDefault="0065590E" w:rsidP="00704CAA">
      <w:pPr>
        <w:pStyle w:val="footnote"/>
      </w:pPr>
      <w:r>
        <w:rPr>
          <w:rStyle w:val="FootnoteReference"/>
        </w:rPr>
        <w:footnoteRef/>
      </w:r>
      <w:r>
        <w:t xml:space="preserve"> [JS] Fr. Lazarus has “servants”</w:t>
      </w:r>
    </w:p>
  </w:footnote>
  <w:footnote w:id="584">
    <w:p w14:paraId="0DC6891A" w14:textId="77777777" w:rsidR="0065590E" w:rsidRDefault="0065590E" w:rsidP="00704CAA">
      <w:pPr>
        <w:pStyle w:val="footnote"/>
      </w:pPr>
      <w:r>
        <w:rPr>
          <w:rStyle w:val="FootnoteReference"/>
        </w:rPr>
        <w:footnoteRef/>
      </w:r>
      <w:r>
        <w:t xml:space="preserve"> Heb. 1:7; Ezek. 1:14; 2 Esdras 8:22.</w:t>
      </w:r>
    </w:p>
  </w:footnote>
  <w:footnote w:id="585">
    <w:p w14:paraId="14865395" w14:textId="77777777" w:rsidR="0065590E" w:rsidRDefault="0065590E" w:rsidP="00704CAA">
      <w:pPr>
        <w:pStyle w:val="footnote"/>
      </w:pPr>
      <w:r>
        <w:rPr>
          <w:rStyle w:val="FootnoteReference"/>
        </w:rPr>
        <w:footnoteRef/>
      </w:r>
      <w:r>
        <w:t xml:space="preserve"> [JS] Fr. Lazarus has “axis”</w:t>
      </w:r>
    </w:p>
  </w:footnote>
  <w:footnote w:id="586">
    <w:p w14:paraId="00414A42" w14:textId="77777777" w:rsidR="0065590E" w:rsidRDefault="0065590E" w:rsidP="00704CAA">
      <w:pPr>
        <w:pStyle w:val="footnote"/>
      </w:pPr>
      <w:r>
        <w:rPr>
          <w:rStyle w:val="FootnoteReference"/>
        </w:rPr>
        <w:footnoteRef/>
      </w:r>
      <w:r>
        <w:t xml:space="preserve"> [JS] Fr. Lazarus has “wander”. NETS has “be tilted”</w:t>
      </w:r>
    </w:p>
  </w:footnote>
  <w:footnote w:id="587">
    <w:p w14:paraId="63CA7242" w14:textId="77777777" w:rsidR="0065590E" w:rsidRDefault="0065590E" w:rsidP="00704CAA">
      <w:pPr>
        <w:pStyle w:val="footnote"/>
      </w:pPr>
      <w:r>
        <w:rPr>
          <w:rStyle w:val="FootnoteReference"/>
        </w:rPr>
        <w:footnoteRef/>
      </w:r>
      <w:r>
        <w:t xml:space="preserve"> [JS] literally, “founded”</w:t>
      </w:r>
    </w:p>
  </w:footnote>
  <w:footnote w:id="588">
    <w:p w14:paraId="688E353A" w14:textId="77777777" w:rsidR="0065590E" w:rsidRDefault="0065590E" w:rsidP="00704CAA">
      <w:pPr>
        <w:pStyle w:val="footnote"/>
      </w:pPr>
      <w:r>
        <w:rPr>
          <w:rStyle w:val="FootnoteReference"/>
        </w:rPr>
        <w:footnoteRef/>
      </w:r>
      <w:r>
        <w:t xml:space="preserve"> [JS] or “takes the lead among them”</w:t>
      </w:r>
    </w:p>
  </w:footnote>
  <w:footnote w:id="589">
    <w:p w14:paraId="329CE5D6" w14:textId="77777777" w:rsidR="0065590E" w:rsidRDefault="0065590E" w:rsidP="00704CAA">
      <w:pPr>
        <w:pStyle w:val="footnote"/>
      </w:pPr>
      <w:r>
        <w:rPr>
          <w:rStyle w:val="FootnoteReference"/>
        </w:rPr>
        <w:footnoteRef/>
      </w:r>
      <w:r>
        <w:t xml:space="preserve"> [JS] or “serpent”</w:t>
      </w:r>
    </w:p>
  </w:footnote>
  <w:footnote w:id="590">
    <w:p w14:paraId="482A0E92" w14:textId="77777777" w:rsidR="0065590E" w:rsidRDefault="0065590E" w:rsidP="00704CAA">
      <w:pPr>
        <w:pStyle w:val="footnote"/>
      </w:pPr>
      <w:r>
        <w:rPr>
          <w:rStyle w:val="FootnoteReference"/>
        </w:rPr>
        <w:footnoteRef/>
      </w:r>
      <w:r>
        <w:t xml:space="preserve"> [JS] or, “the universe”</w:t>
      </w:r>
    </w:p>
  </w:footnote>
  <w:footnote w:id="591">
    <w:p w14:paraId="107DC9FD" w14:textId="77777777" w:rsidR="0065590E" w:rsidRDefault="0065590E" w:rsidP="00704CAA">
      <w:pPr>
        <w:pStyle w:val="footnote"/>
      </w:pPr>
      <w:r>
        <w:rPr>
          <w:rStyle w:val="FootnoteReference"/>
        </w:rPr>
        <w:footnoteRef/>
      </w:r>
      <w:r>
        <w:t xml:space="preserve"> [JS] or, “breath”</w:t>
      </w:r>
    </w:p>
  </w:footnote>
  <w:footnote w:id="592">
    <w:p w14:paraId="44BAA54F" w14:textId="77777777" w:rsidR="0065590E" w:rsidRDefault="0065590E" w:rsidP="00704CAA">
      <w:pPr>
        <w:pStyle w:val="footnote"/>
      </w:pPr>
      <w:r>
        <w:rPr>
          <w:rStyle w:val="FootnoteReference"/>
        </w:rPr>
        <w:footnoteRef/>
      </w:r>
      <w:r>
        <w:t xml:space="preserve"> [JS] Fr. Lazarus has, “meditation”</w:t>
      </w:r>
    </w:p>
  </w:footnote>
  <w:footnote w:id="593">
    <w:p w14:paraId="47649C98" w14:textId="77777777" w:rsidR="0065590E" w:rsidRDefault="0065590E" w:rsidP="00704CAA">
      <w:pPr>
        <w:pStyle w:val="footnote"/>
      </w:pPr>
      <w:r>
        <w:rPr>
          <w:rStyle w:val="FootnoteReference"/>
        </w:rPr>
        <w:footnoteRef/>
      </w:r>
      <w:r>
        <w:t xml:space="preserve"> Much of Psalm 104 occurs almost verbatim in 1 Chron. 16:8-22 (cf. vv. 7:36).</w:t>
      </w:r>
    </w:p>
  </w:footnote>
  <w:footnote w:id="594">
    <w:p w14:paraId="79D84556" w14:textId="77777777" w:rsidR="0065590E" w:rsidRDefault="0065590E" w:rsidP="00704CAA">
      <w:pPr>
        <w:pStyle w:val="footnote"/>
      </w:pPr>
      <w:r>
        <w:rPr>
          <w:rStyle w:val="FootnoteReference"/>
        </w:rPr>
        <w:footnoteRef/>
      </w:r>
      <w:r>
        <w:t xml:space="preserve"> [JS] or “give thanks to”. “Thankfully confess with praise”</w:t>
      </w:r>
    </w:p>
  </w:footnote>
  <w:footnote w:id="595">
    <w:p w14:paraId="78E8F770" w14:textId="77777777" w:rsidR="0065590E" w:rsidRDefault="0065590E" w:rsidP="00704CAA">
      <w:pPr>
        <w:pStyle w:val="footnote"/>
      </w:pPr>
      <w:r>
        <w:rPr>
          <w:rStyle w:val="FootnoteReference"/>
        </w:rPr>
        <w:footnoteRef/>
      </w:r>
      <w:r>
        <w:t xml:space="preserve"> [JS] or “make music to”</w:t>
      </w:r>
    </w:p>
  </w:footnote>
  <w:footnote w:id="596">
    <w:p w14:paraId="1C6985FE" w14:textId="77777777" w:rsidR="0065590E" w:rsidRDefault="0065590E" w:rsidP="00704CAA">
      <w:pPr>
        <w:pStyle w:val="footnote"/>
      </w:pPr>
      <w:r>
        <w:rPr>
          <w:rStyle w:val="FootnoteReference"/>
        </w:rPr>
        <w:footnoteRef/>
      </w:r>
      <w:r>
        <w:t xml:space="preserve"> [JS] i.e. presence</w:t>
      </w:r>
    </w:p>
  </w:footnote>
  <w:footnote w:id="597">
    <w:p w14:paraId="17460FF5" w14:textId="77777777" w:rsidR="0065590E" w:rsidRDefault="0065590E"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65590E" w:rsidRDefault="0065590E" w:rsidP="00704CAA">
      <w:pPr>
        <w:pStyle w:val="footnote"/>
      </w:pPr>
      <w:r>
        <w:rPr>
          <w:rStyle w:val="FootnoteReference"/>
        </w:rPr>
        <w:footnoteRef/>
      </w:r>
      <w:r>
        <w:t xml:space="preserve"> [JS] literally, “seed”</w:t>
      </w:r>
    </w:p>
  </w:footnote>
  <w:footnote w:id="599">
    <w:p w14:paraId="02D21EA0" w14:textId="77777777" w:rsidR="0065590E" w:rsidRDefault="0065590E" w:rsidP="00704CAA">
      <w:pPr>
        <w:pStyle w:val="footnote"/>
      </w:pPr>
      <w:r>
        <w:rPr>
          <w:rStyle w:val="FootnoteReference"/>
        </w:rPr>
        <w:footnoteRef/>
      </w:r>
      <w:r>
        <w:t xml:space="preserve"> [JS] literally, “He remembered His covenant forever”</w:t>
      </w:r>
    </w:p>
  </w:footnote>
  <w:footnote w:id="600">
    <w:p w14:paraId="51ED9672" w14:textId="77777777" w:rsidR="0065590E" w:rsidRDefault="0065590E" w:rsidP="00704CAA">
      <w:pPr>
        <w:pStyle w:val="footnote"/>
      </w:pPr>
      <w:r>
        <w:rPr>
          <w:rStyle w:val="FootnoteReference"/>
        </w:rPr>
        <w:footnoteRef/>
      </w:r>
      <w:r>
        <w:t xml:space="preserve"> [JS] i.e. the covenant</w:t>
      </w:r>
    </w:p>
  </w:footnote>
  <w:footnote w:id="601">
    <w:p w14:paraId="22B187B5" w14:textId="77777777" w:rsidR="0065590E" w:rsidRDefault="0065590E" w:rsidP="00704CAA">
      <w:pPr>
        <w:pStyle w:val="footnote"/>
      </w:pPr>
      <w:r>
        <w:rPr>
          <w:rStyle w:val="FootnoteReference"/>
        </w:rPr>
        <w:footnoteRef/>
      </w:r>
      <w:r>
        <w:t xml:space="preserve"> [JS] or foreigners, resident aliens.</w:t>
      </w:r>
    </w:p>
  </w:footnote>
  <w:footnote w:id="602">
    <w:p w14:paraId="0FAFF1A4" w14:textId="77777777" w:rsidR="0065590E" w:rsidRDefault="0065590E"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65590E" w:rsidRDefault="0065590E" w:rsidP="00704CAA">
      <w:pPr>
        <w:pStyle w:val="footnote"/>
      </w:pPr>
      <w:r>
        <w:rPr>
          <w:rStyle w:val="FootnoteReference"/>
        </w:rPr>
        <w:footnoteRef/>
      </w:r>
      <w:r>
        <w:t xml:space="preserve"> caterpillars: larva of the locust.</w:t>
      </w:r>
    </w:p>
  </w:footnote>
  <w:footnote w:id="604">
    <w:p w14:paraId="043DB9E2" w14:textId="77777777" w:rsidR="0065590E" w:rsidRDefault="0065590E" w:rsidP="00704CAA">
      <w:pPr>
        <w:pStyle w:val="footnote"/>
      </w:pPr>
      <w:r>
        <w:rPr>
          <w:rStyle w:val="FootnoteReference"/>
        </w:rPr>
        <w:footnoteRef/>
      </w:r>
      <w:r>
        <w:t xml:space="preserve"> Ex. 16:12-15; Jn. 6:31-35.</w:t>
      </w:r>
    </w:p>
  </w:footnote>
  <w:footnote w:id="605">
    <w:p w14:paraId="4F10CF45" w14:textId="77777777" w:rsidR="0065590E" w:rsidRDefault="0065590E" w:rsidP="00704CAA">
      <w:pPr>
        <w:pStyle w:val="footnote"/>
      </w:pPr>
      <w:r>
        <w:rPr>
          <w:rStyle w:val="FootnoteReference"/>
        </w:rPr>
        <w:footnoteRef/>
      </w:r>
      <w:r>
        <w:t xml:space="preserve"> [JS] or “promise”</w:t>
      </w:r>
    </w:p>
  </w:footnote>
  <w:footnote w:id="606">
    <w:p w14:paraId="52EC5E6F" w14:textId="77777777" w:rsidR="0065590E" w:rsidRDefault="0065590E" w:rsidP="00704CAA">
      <w:pPr>
        <w:pStyle w:val="footnote"/>
      </w:pPr>
      <w:r>
        <w:rPr>
          <w:rStyle w:val="FootnoteReference"/>
        </w:rPr>
        <w:footnoteRef/>
      </w:r>
      <w:r>
        <w:t xml:space="preserve"> Gen. 15:14.</w:t>
      </w:r>
    </w:p>
  </w:footnote>
  <w:footnote w:id="607">
    <w:p w14:paraId="50EFB665" w14:textId="77777777" w:rsidR="0065590E" w:rsidRDefault="0065590E"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65590E" w:rsidRDefault="0065590E" w:rsidP="00704CAA">
      <w:pPr>
        <w:pStyle w:val="footnote"/>
      </w:pPr>
      <w:r>
        <w:rPr>
          <w:rStyle w:val="FootnoteReference"/>
        </w:rPr>
        <w:footnoteRef/>
      </w:r>
      <w:r>
        <w:t xml:space="preserve"> [JS] or “give thanks to”. “Thankfully confess with praise”</w:t>
      </w:r>
    </w:p>
  </w:footnote>
  <w:footnote w:id="609">
    <w:p w14:paraId="6A4D9054" w14:textId="77777777" w:rsidR="0065590E" w:rsidRDefault="0065590E"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65590E" w:rsidRDefault="0065590E" w:rsidP="00704CAA">
      <w:pPr>
        <w:pStyle w:val="footnote"/>
      </w:pPr>
      <w:r>
        <w:rPr>
          <w:rStyle w:val="FootnoteReference"/>
        </w:rPr>
        <w:footnoteRef/>
      </w:r>
      <w:r>
        <w:t xml:space="preserve"> [JS] or “observe justice”</w:t>
      </w:r>
    </w:p>
  </w:footnote>
  <w:footnote w:id="611">
    <w:p w14:paraId="6619BE9D" w14:textId="77777777" w:rsidR="0065590E" w:rsidRDefault="0065590E" w:rsidP="00704CAA">
      <w:pPr>
        <w:pStyle w:val="footnote"/>
      </w:pPr>
      <w:r>
        <w:rPr>
          <w:rStyle w:val="FootnoteReference"/>
        </w:rPr>
        <w:footnoteRef/>
      </w:r>
      <w:r>
        <w:t xml:space="preserve"> [JS] literally, “do”</w:t>
      </w:r>
    </w:p>
  </w:footnote>
  <w:footnote w:id="612">
    <w:p w14:paraId="04B27EA1" w14:textId="77777777" w:rsidR="0065590E" w:rsidRDefault="0065590E" w:rsidP="00704CAA">
      <w:pPr>
        <w:pStyle w:val="footnote"/>
      </w:pPr>
      <w:r>
        <w:rPr>
          <w:rStyle w:val="FootnoteReference"/>
        </w:rPr>
        <w:footnoteRef/>
      </w:r>
      <w:r>
        <w:t xml:space="preserve"> [JS] or “because of the good will of Your people”</w:t>
      </w:r>
    </w:p>
  </w:footnote>
  <w:footnote w:id="613">
    <w:p w14:paraId="4EB0A80D" w14:textId="77777777" w:rsidR="0065590E" w:rsidRDefault="0065590E" w:rsidP="00704CAA">
      <w:pPr>
        <w:pStyle w:val="footnote"/>
      </w:pPr>
      <w:r>
        <w:rPr>
          <w:rStyle w:val="FootnoteReference"/>
        </w:rPr>
        <w:footnoteRef/>
      </w:r>
      <w:r>
        <w:t xml:space="preserve"> Cf. Mark 8:17-21; Matthew 16:9-12.</w:t>
      </w:r>
    </w:p>
  </w:footnote>
  <w:footnote w:id="614">
    <w:p w14:paraId="6A2BD216" w14:textId="77777777" w:rsidR="0065590E" w:rsidRDefault="0065590E" w:rsidP="00704CAA">
      <w:pPr>
        <w:pStyle w:val="footnote"/>
      </w:pPr>
      <w:r>
        <w:rPr>
          <w:rStyle w:val="FootnoteReference"/>
        </w:rPr>
        <w:footnoteRef/>
      </w:r>
      <w:r>
        <w:t xml:space="preserve"> [JS] Fr. Lazarus has “will”</w:t>
      </w:r>
    </w:p>
  </w:footnote>
  <w:footnote w:id="615">
    <w:p w14:paraId="2E278E41" w14:textId="77777777" w:rsidR="0065590E" w:rsidRDefault="0065590E" w:rsidP="00704CAA">
      <w:pPr>
        <w:pStyle w:val="footnote"/>
      </w:pPr>
      <w:r>
        <w:rPr>
          <w:rStyle w:val="FootnoteReference"/>
        </w:rPr>
        <w:footnoteRef/>
      </w:r>
      <w:r>
        <w:t xml:space="preserve"> Num. 11:34.</w:t>
      </w:r>
    </w:p>
  </w:footnote>
  <w:footnote w:id="616">
    <w:p w14:paraId="3E891B8B" w14:textId="77777777" w:rsidR="0065590E" w:rsidRDefault="0065590E" w:rsidP="00704CAA">
      <w:pPr>
        <w:pStyle w:val="footnote"/>
      </w:pPr>
      <w:r>
        <w:rPr>
          <w:rStyle w:val="FootnoteReference"/>
        </w:rPr>
        <w:footnoteRef/>
      </w:r>
      <w:r>
        <w:t xml:space="preserve"> Num. 16:32.</w:t>
      </w:r>
    </w:p>
  </w:footnote>
  <w:footnote w:id="617">
    <w:p w14:paraId="2CF28BB9" w14:textId="77777777" w:rsidR="0065590E" w:rsidRDefault="0065590E" w:rsidP="00704CAA">
      <w:pPr>
        <w:pStyle w:val="footnote"/>
      </w:pPr>
      <w:r>
        <w:rPr>
          <w:rStyle w:val="FootnoteReference"/>
        </w:rPr>
        <w:footnoteRef/>
      </w:r>
      <w:r>
        <w:t xml:space="preserve"> [JS] “did obeisance”. “bowed down to”.</w:t>
      </w:r>
    </w:p>
  </w:footnote>
  <w:footnote w:id="618">
    <w:p w14:paraId="6FE70515" w14:textId="77777777" w:rsidR="0065590E" w:rsidRDefault="0065590E" w:rsidP="00704CAA">
      <w:pPr>
        <w:pStyle w:val="footnote"/>
      </w:pPr>
      <w:r>
        <w:rPr>
          <w:rStyle w:val="FootnoteReference"/>
        </w:rPr>
        <w:footnoteRef/>
      </w:r>
      <w:r>
        <w:t xml:space="preserve"> [JS] or fearful, terrible.</w:t>
      </w:r>
    </w:p>
  </w:footnote>
  <w:footnote w:id="619">
    <w:p w14:paraId="0CBADE68" w14:textId="77777777" w:rsidR="0065590E" w:rsidRDefault="0065590E"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65590E" w:rsidRDefault="0065590E" w:rsidP="00704CAA">
      <w:pPr>
        <w:pStyle w:val="footnote"/>
      </w:pPr>
      <w:r>
        <w:rPr>
          <w:rStyle w:val="FootnoteReference"/>
        </w:rPr>
        <w:footnoteRef/>
      </w:r>
      <w:r>
        <w:t xml:space="preserve"> [JS] or, “destruction”</w:t>
      </w:r>
    </w:p>
  </w:footnote>
  <w:footnote w:id="621">
    <w:p w14:paraId="411EA2A0" w14:textId="77777777" w:rsidR="0065590E" w:rsidRDefault="0065590E" w:rsidP="00704CAA">
      <w:pPr>
        <w:pStyle w:val="footnote"/>
      </w:pPr>
      <w:r>
        <w:rPr>
          <w:rStyle w:val="FootnoteReference"/>
        </w:rPr>
        <w:footnoteRef/>
      </w:r>
      <w:r>
        <w:t xml:space="preserve"> [JS] or “the breach abated”</w:t>
      </w:r>
    </w:p>
  </w:footnote>
  <w:footnote w:id="622">
    <w:p w14:paraId="4F51BD8C" w14:textId="77777777" w:rsidR="0065590E" w:rsidRDefault="0065590E" w:rsidP="00704CAA">
      <w:pPr>
        <w:pStyle w:val="footnote"/>
      </w:pPr>
      <w:r>
        <w:rPr>
          <w:rStyle w:val="FootnoteReference"/>
        </w:rPr>
        <w:footnoteRef/>
      </w:r>
      <w:r>
        <w:t xml:space="preserve"> [JS] or “reckoned”</w:t>
      </w:r>
    </w:p>
  </w:footnote>
  <w:footnote w:id="623">
    <w:p w14:paraId="0DE19382" w14:textId="77777777" w:rsidR="0065590E" w:rsidRDefault="0065590E" w:rsidP="00704CAA">
      <w:pPr>
        <w:pStyle w:val="footnote"/>
      </w:pPr>
      <w:r>
        <w:rPr>
          <w:rStyle w:val="FootnoteReference"/>
        </w:rPr>
        <w:footnoteRef/>
      </w:r>
      <w:r>
        <w:t xml:space="preserve"> [JS] literally “mingled” and “works”</w:t>
      </w:r>
    </w:p>
  </w:footnote>
  <w:footnote w:id="624">
    <w:p w14:paraId="21E48811" w14:textId="77777777" w:rsidR="0065590E" w:rsidRDefault="0065590E" w:rsidP="00704CAA">
      <w:pPr>
        <w:pStyle w:val="footnote"/>
      </w:pPr>
      <w:r>
        <w:rPr>
          <w:rStyle w:val="FootnoteReference"/>
        </w:rPr>
        <w:footnoteRef/>
      </w:r>
      <w:r>
        <w:t xml:space="preserve"> [JS] or “give thanks to”, “thankfully confess with praise”</w:t>
      </w:r>
    </w:p>
  </w:footnote>
  <w:footnote w:id="625">
    <w:p w14:paraId="5744C399" w14:textId="77777777" w:rsidR="0065590E" w:rsidRDefault="0065590E" w:rsidP="00704CAA">
      <w:pPr>
        <w:pStyle w:val="footnote"/>
      </w:pPr>
      <w:r>
        <w:rPr>
          <w:rStyle w:val="FootnoteReference"/>
        </w:rPr>
        <w:footnoteRef/>
      </w:r>
      <w:r>
        <w:t xml:space="preserve"> [JS] or “age to age”</w:t>
      </w:r>
    </w:p>
  </w:footnote>
  <w:footnote w:id="626">
    <w:p w14:paraId="0410B31B" w14:textId="77777777" w:rsidR="0065590E" w:rsidRDefault="0065590E" w:rsidP="00704CAA">
      <w:pPr>
        <w:pStyle w:val="footnote"/>
      </w:pPr>
      <w:r>
        <w:rPr>
          <w:rStyle w:val="FootnoteReference"/>
        </w:rPr>
        <w:footnoteRef/>
      </w:r>
      <w:r>
        <w:t xml:space="preserve"> [JS] or “May it be! May it be” or “So be it! So be it!”</w:t>
      </w:r>
    </w:p>
  </w:footnote>
  <w:footnote w:id="627">
    <w:p w14:paraId="0FB3C337" w14:textId="77777777" w:rsidR="0065590E" w:rsidRDefault="0065590E" w:rsidP="00704CAA">
      <w:pPr>
        <w:pStyle w:val="footnote"/>
      </w:pPr>
      <w:r>
        <w:rPr>
          <w:rStyle w:val="FootnoteReference"/>
        </w:rPr>
        <w:footnoteRef/>
      </w:r>
      <w:r>
        <w:t xml:space="preserve"> [JS] or “give thanks to”, “thankfully confess with praise”</w:t>
      </w:r>
    </w:p>
  </w:footnote>
  <w:footnote w:id="628">
    <w:p w14:paraId="7E54D57E" w14:textId="77777777" w:rsidR="0065590E" w:rsidRDefault="0065590E" w:rsidP="00704CAA">
      <w:pPr>
        <w:pStyle w:val="footnote"/>
      </w:pPr>
      <w:r>
        <w:rPr>
          <w:rStyle w:val="FootnoteReference"/>
        </w:rPr>
        <w:footnoteRef/>
      </w:r>
      <w:r>
        <w:t xml:space="preserve"> [JS] NETS, Fr. Lazarus, and the Coptic have “sea”, others have “south”</w:t>
      </w:r>
    </w:p>
  </w:footnote>
  <w:footnote w:id="629">
    <w:p w14:paraId="178F2BAD" w14:textId="77777777" w:rsidR="0065590E" w:rsidRDefault="0065590E" w:rsidP="00704CAA">
      <w:pPr>
        <w:pStyle w:val="footnote"/>
      </w:pPr>
      <w:r>
        <w:rPr>
          <w:rStyle w:val="FootnoteReference"/>
        </w:rPr>
        <w:footnoteRef/>
      </w:r>
      <w:r>
        <w:t xml:space="preserve"> [JS] or “praise and thank”, “thankfully confess with praise”</w:t>
      </w:r>
    </w:p>
  </w:footnote>
  <w:footnote w:id="630">
    <w:p w14:paraId="6A8B4AB6" w14:textId="77777777" w:rsidR="0065590E" w:rsidRDefault="0065590E" w:rsidP="00704CAA">
      <w:pPr>
        <w:pStyle w:val="footnote"/>
      </w:pPr>
      <w:r>
        <w:rPr>
          <w:rStyle w:val="FootnoteReference"/>
        </w:rPr>
        <w:footnoteRef/>
      </w:r>
      <w:r>
        <w:t xml:space="preserve"> [JS] or “praise and thank”, “thankfully confess with praise.”</w:t>
      </w:r>
    </w:p>
  </w:footnote>
  <w:footnote w:id="631">
    <w:p w14:paraId="7CBE112A" w14:textId="77777777" w:rsidR="0065590E" w:rsidRDefault="0065590E" w:rsidP="00704CAA">
      <w:pPr>
        <w:pStyle w:val="footnote"/>
      </w:pPr>
      <w:r>
        <w:rPr>
          <w:rStyle w:val="FootnoteReference"/>
        </w:rPr>
        <w:footnoteRef/>
      </w:r>
      <w:r>
        <w:t xml:space="preserve"> [JS] or “He helped them out of the way of their iniquity”</w:t>
      </w:r>
    </w:p>
  </w:footnote>
  <w:footnote w:id="632">
    <w:p w14:paraId="22A56B6D" w14:textId="77777777" w:rsidR="0065590E" w:rsidRDefault="0065590E"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65590E" w:rsidRDefault="0065590E" w:rsidP="00704CAA">
      <w:pPr>
        <w:pStyle w:val="footnote"/>
      </w:pPr>
      <w:r>
        <w:rPr>
          <w:rStyle w:val="FootnoteReference"/>
        </w:rPr>
        <w:footnoteRef/>
      </w:r>
      <w:r>
        <w:t xml:space="preserve"> [JS] or “praise and thank”, “thankfully confess with praise”</w:t>
      </w:r>
    </w:p>
  </w:footnote>
  <w:footnote w:id="634">
    <w:p w14:paraId="6DE0266A" w14:textId="77777777" w:rsidR="0065590E" w:rsidRDefault="0065590E" w:rsidP="00704CAA">
      <w:pPr>
        <w:pStyle w:val="footnote"/>
      </w:pPr>
      <w:r>
        <w:rPr>
          <w:rStyle w:val="FootnoteReference"/>
        </w:rPr>
        <w:footnoteRef/>
      </w:r>
      <w:r>
        <w:t xml:space="preserve"> [JS] Fr. Lazarus has “all their skill was scuttled.”</w:t>
      </w:r>
    </w:p>
  </w:footnote>
  <w:footnote w:id="635">
    <w:p w14:paraId="4B2EAC84" w14:textId="77777777" w:rsidR="0065590E" w:rsidRDefault="0065590E" w:rsidP="00704CAA">
      <w:pPr>
        <w:pStyle w:val="footnote"/>
      </w:pPr>
      <w:r>
        <w:rPr>
          <w:rStyle w:val="FootnoteReference"/>
        </w:rPr>
        <w:footnoteRef/>
      </w:r>
      <w:r>
        <w:t xml:space="preserve"> [JS] or “praise and thank”, “thankfully confess with praise”</w:t>
      </w:r>
    </w:p>
  </w:footnote>
  <w:footnote w:id="636">
    <w:p w14:paraId="589D0F1B" w14:textId="77777777" w:rsidR="0065590E" w:rsidRDefault="0065590E"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65590E" w:rsidRDefault="0065590E" w:rsidP="00704CAA">
      <w:pPr>
        <w:pStyle w:val="footnote"/>
      </w:pPr>
      <w:r>
        <w:rPr>
          <w:rStyle w:val="FootnoteReference"/>
        </w:rPr>
        <w:footnoteRef/>
      </w:r>
      <w:r>
        <w:t xml:space="preserve"> [JS] NETS has, “make music”, OSB, “give praise”</w:t>
      </w:r>
    </w:p>
  </w:footnote>
  <w:footnote w:id="638">
    <w:p w14:paraId="2BBBBDB1" w14:textId="77777777" w:rsidR="0065590E" w:rsidRDefault="0065590E" w:rsidP="00704CAA">
      <w:pPr>
        <w:pStyle w:val="footnote"/>
      </w:pPr>
      <w:r>
        <w:rPr>
          <w:rStyle w:val="FootnoteReference"/>
        </w:rPr>
        <w:footnoteRef/>
      </w:r>
      <w:r>
        <w:t xml:space="preserve"> [JS] “thankfully confess You with praise”</w:t>
      </w:r>
    </w:p>
  </w:footnote>
  <w:footnote w:id="639">
    <w:p w14:paraId="5C6900D2" w14:textId="77777777" w:rsidR="0065590E" w:rsidRDefault="0065590E"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65590E" w:rsidRDefault="0065590E" w:rsidP="00704CAA">
      <w:pPr>
        <w:pStyle w:val="footnote"/>
      </w:pPr>
      <w:r>
        <w:rPr>
          <w:rStyle w:val="FootnoteReference"/>
        </w:rPr>
        <w:footnoteRef/>
      </w:r>
      <w:r>
        <w:t xml:space="preserve"> [JS] “holy place.”</w:t>
      </w:r>
    </w:p>
  </w:footnote>
  <w:footnote w:id="641">
    <w:p w14:paraId="25606447" w14:textId="77777777" w:rsidR="0065590E" w:rsidRDefault="0065590E" w:rsidP="00704CAA">
      <w:pPr>
        <w:pStyle w:val="footnote"/>
      </w:pPr>
      <w:r>
        <w:rPr>
          <w:rStyle w:val="FootnoteReference"/>
        </w:rPr>
        <w:footnoteRef/>
      </w:r>
      <w:r>
        <w:t xml:space="preserve"> See Psalm 59:10 and footnote.</w:t>
      </w:r>
    </w:p>
  </w:footnote>
  <w:footnote w:id="642">
    <w:p w14:paraId="7DF3C2CB" w14:textId="77777777" w:rsidR="0065590E" w:rsidRDefault="0065590E"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65590E" w:rsidRDefault="0065590E" w:rsidP="00704CAA">
      <w:pPr>
        <w:pStyle w:val="footnote"/>
      </w:pPr>
      <w:r>
        <w:rPr>
          <w:rStyle w:val="FootnoteReference"/>
        </w:rPr>
        <w:footnoteRef/>
      </w:r>
      <w:r>
        <w:t xml:space="preserve"> [JS] or “lawlessness”</w:t>
      </w:r>
    </w:p>
  </w:footnote>
  <w:footnote w:id="644">
    <w:p w14:paraId="0370D8B9" w14:textId="77777777" w:rsidR="0065590E" w:rsidRDefault="0065590E" w:rsidP="00704CAA">
      <w:pPr>
        <w:pStyle w:val="footnote"/>
      </w:pPr>
      <w:r>
        <w:rPr>
          <w:rStyle w:val="FootnoteReference"/>
        </w:rPr>
        <w:footnoteRef/>
      </w:r>
      <w:r>
        <w:t xml:space="preserve"> Cf. Num. 5:22.</w:t>
      </w:r>
    </w:p>
  </w:footnote>
  <w:footnote w:id="645">
    <w:p w14:paraId="1B36DB9E" w14:textId="77777777" w:rsidR="0065590E" w:rsidRDefault="0065590E" w:rsidP="00704CAA">
      <w:pPr>
        <w:pStyle w:val="footnote"/>
      </w:pPr>
      <w:r>
        <w:rPr>
          <w:rStyle w:val="FootnoteReference"/>
        </w:rPr>
        <w:footnoteRef/>
      </w:r>
      <w:r>
        <w:t xml:space="preserve"> Mt. 27:39.</w:t>
      </w:r>
    </w:p>
  </w:footnote>
  <w:footnote w:id="646">
    <w:p w14:paraId="22940EE6" w14:textId="77777777" w:rsidR="0065590E" w:rsidRDefault="0065590E" w:rsidP="00704CAA">
      <w:pPr>
        <w:pStyle w:val="footnote"/>
      </w:pPr>
      <w:r>
        <w:rPr>
          <w:rStyle w:val="FootnoteReference"/>
        </w:rPr>
        <w:footnoteRef/>
      </w:r>
      <w:r>
        <w:t xml:space="preserve"> [JS] or “give thanks to”. “thankfully confess with praise”</w:t>
      </w:r>
    </w:p>
  </w:footnote>
  <w:footnote w:id="647">
    <w:p w14:paraId="250C4082" w14:textId="77777777" w:rsidR="0065590E" w:rsidRDefault="0065590E"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65590E" w:rsidRDefault="0065590E"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65590E" w:rsidRDefault="0065590E" w:rsidP="00704CAA">
      <w:pPr>
        <w:pStyle w:val="footnote"/>
      </w:pPr>
      <w:r>
        <w:rPr>
          <w:rStyle w:val="FootnoteReference"/>
        </w:rPr>
        <w:footnoteRef/>
      </w:r>
      <w:r>
        <w:t xml:space="preserve"> [JS] “with You is the dominion/rule in the day of Your power”</w:t>
      </w:r>
    </w:p>
  </w:footnote>
  <w:footnote w:id="650">
    <w:p w14:paraId="04BA8F57" w14:textId="77777777" w:rsidR="0065590E" w:rsidRDefault="0065590E" w:rsidP="00704CAA">
      <w:pPr>
        <w:pStyle w:val="footnote"/>
      </w:pPr>
      <w:r>
        <w:rPr>
          <w:rStyle w:val="FootnoteReference"/>
        </w:rPr>
        <w:footnoteRef/>
      </w:r>
      <w:r>
        <w:t xml:space="preserve"> Cf. 1 Cor. 15:41-43.</w:t>
      </w:r>
    </w:p>
  </w:footnote>
  <w:footnote w:id="651">
    <w:p w14:paraId="0419BAA6" w14:textId="77777777" w:rsidR="0065590E" w:rsidRDefault="0065590E" w:rsidP="00704CAA">
      <w:pPr>
        <w:pStyle w:val="footnote"/>
      </w:pPr>
      <w:r>
        <w:rPr>
          <w:rStyle w:val="FootnoteReference"/>
        </w:rPr>
        <w:footnoteRef/>
      </w:r>
      <w:r>
        <w:t xml:space="preserve"> [JS] literally “morning star”</w:t>
      </w:r>
    </w:p>
  </w:footnote>
  <w:footnote w:id="652">
    <w:p w14:paraId="6A1A3510" w14:textId="77777777" w:rsidR="0065590E" w:rsidRDefault="0065590E"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65590E" w:rsidRDefault="0065590E" w:rsidP="00704CAA">
      <w:pPr>
        <w:pStyle w:val="footnote"/>
      </w:pPr>
      <w:r>
        <w:rPr>
          <w:rStyle w:val="FootnoteReference"/>
        </w:rPr>
        <w:footnoteRef/>
      </w:r>
      <w:r>
        <w:t xml:space="preserve"> [JS] Fr. Lazarus renders “repent” as “change His mind”</w:t>
      </w:r>
    </w:p>
  </w:footnote>
  <w:footnote w:id="654">
    <w:p w14:paraId="6A954099" w14:textId="77777777" w:rsidR="0065590E" w:rsidRDefault="0065590E" w:rsidP="00704CAA">
      <w:pPr>
        <w:pStyle w:val="footnote"/>
      </w:pPr>
      <w:r>
        <w:rPr>
          <w:rStyle w:val="FootnoteReference"/>
        </w:rPr>
        <w:footnoteRef/>
      </w:r>
      <w:r>
        <w:t xml:space="preserve"> Heb. 7:21.</w:t>
      </w:r>
    </w:p>
  </w:footnote>
  <w:footnote w:id="655">
    <w:p w14:paraId="7ADC21DE" w14:textId="77777777" w:rsidR="0065590E" w:rsidRDefault="0065590E"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65590E" w:rsidRDefault="0065590E" w:rsidP="00704CAA">
      <w:pPr>
        <w:pStyle w:val="footnote"/>
      </w:pPr>
      <w:r>
        <w:rPr>
          <w:rStyle w:val="FootnoteReference"/>
        </w:rPr>
        <w:footnoteRef/>
      </w:r>
      <w:r>
        <w:t xml:space="preserve"> [JS] or “give thanks,” or “thankfully confess with praise”</w:t>
      </w:r>
    </w:p>
  </w:footnote>
  <w:footnote w:id="657">
    <w:p w14:paraId="72BD2026" w14:textId="77777777" w:rsidR="0065590E" w:rsidRDefault="0065590E" w:rsidP="00704CAA">
      <w:pPr>
        <w:pStyle w:val="footnote"/>
      </w:pPr>
      <w:r>
        <w:rPr>
          <w:rStyle w:val="FootnoteReference"/>
        </w:rPr>
        <w:footnoteRef/>
      </w:r>
      <w:r>
        <w:t xml:space="preserve"> [JS] or “assembly”</w:t>
      </w:r>
    </w:p>
  </w:footnote>
  <w:footnote w:id="658">
    <w:p w14:paraId="5C873828" w14:textId="77777777" w:rsidR="0065590E" w:rsidRDefault="0065590E" w:rsidP="00704CAA">
      <w:pPr>
        <w:pStyle w:val="footnote"/>
      </w:pPr>
      <w:r>
        <w:rPr>
          <w:rStyle w:val="FootnoteReference"/>
        </w:rPr>
        <w:footnoteRef/>
      </w:r>
      <w:r>
        <w:t xml:space="preserve"> [JS] or “sought out in all things according to His will.”</w:t>
      </w:r>
    </w:p>
  </w:footnote>
  <w:footnote w:id="659">
    <w:p w14:paraId="4A82352A" w14:textId="77777777" w:rsidR="0065590E" w:rsidRDefault="0065590E" w:rsidP="00704CAA">
      <w:pPr>
        <w:pStyle w:val="footnote"/>
      </w:pPr>
      <w:r>
        <w:rPr>
          <w:rStyle w:val="FootnoteReference"/>
        </w:rPr>
        <w:footnoteRef/>
      </w:r>
      <w:r>
        <w:t xml:space="preserve"> [JS] or “thanksgiving,” or “thankful confession with praise”</w:t>
      </w:r>
    </w:p>
  </w:footnote>
  <w:footnote w:id="660">
    <w:p w14:paraId="003E75E9" w14:textId="77777777" w:rsidR="0065590E" w:rsidRDefault="0065590E"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65590E" w:rsidRDefault="0065590E" w:rsidP="00704CAA">
      <w:pPr>
        <w:pStyle w:val="footnote"/>
      </w:pPr>
      <w:r>
        <w:rPr>
          <w:rStyle w:val="FootnoteReference"/>
        </w:rPr>
        <w:footnoteRef/>
      </w:r>
      <w:r>
        <w:t xml:space="preserve"> Gen. 6:18; 9:9f; 15; 17; Ex. 19:5; Mk. 14:24; Lk. 22:20,29,30.</w:t>
      </w:r>
    </w:p>
  </w:footnote>
  <w:footnote w:id="662">
    <w:p w14:paraId="25E37270" w14:textId="77777777" w:rsidR="0065590E" w:rsidRDefault="0065590E" w:rsidP="00704CAA">
      <w:pPr>
        <w:pStyle w:val="footnote"/>
      </w:pPr>
      <w:r>
        <w:rPr>
          <w:rStyle w:val="FootnoteReference"/>
        </w:rPr>
        <w:footnoteRef/>
      </w:r>
      <w:r>
        <w:t xml:space="preserve"> [JS] or “awesome”, “terrible”</w:t>
      </w:r>
    </w:p>
  </w:footnote>
  <w:footnote w:id="663">
    <w:p w14:paraId="21A9EB43" w14:textId="77777777" w:rsidR="0065590E" w:rsidRDefault="0065590E"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65590E" w:rsidRDefault="0065590E"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65590E" w:rsidRDefault="0065590E" w:rsidP="00704CAA">
      <w:pPr>
        <w:pStyle w:val="footnote"/>
      </w:pPr>
      <w:r>
        <w:rPr>
          <w:rStyle w:val="FootnoteReference"/>
        </w:rPr>
        <w:footnoteRef/>
      </w:r>
      <w:r>
        <w:t xml:space="preserve"> [JS] or “endures forever and ever”</w:t>
      </w:r>
    </w:p>
  </w:footnote>
  <w:footnote w:id="666">
    <w:p w14:paraId="4732D835" w14:textId="77777777" w:rsidR="0065590E" w:rsidRDefault="0065590E" w:rsidP="00704CAA">
      <w:pPr>
        <w:pStyle w:val="footnote"/>
      </w:pPr>
      <w:r>
        <w:rPr>
          <w:rStyle w:val="FootnoteReference"/>
        </w:rPr>
        <w:footnoteRef/>
      </w:r>
      <w:r>
        <w:t xml:space="preserve"> [JS] or “dawned”</w:t>
      </w:r>
    </w:p>
  </w:footnote>
  <w:footnote w:id="667">
    <w:p w14:paraId="049D5215" w14:textId="77777777" w:rsidR="0065590E" w:rsidRDefault="0065590E" w:rsidP="00704CAA">
      <w:pPr>
        <w:pStyle w:val="footnote"/>
      </w:pPr>
      <w:r>
        <w:rPr>
          <w:rStyle w:val="FootnoteReference"/>
        </w:rPr>
        <w:footnoteRef/>
      </w:r>
      <w:r>
        <w:t xml:space="preserve"> [JS] NETS interprets this as “He scattered [His enemies]”</w:t>
      </w:r>
    </w:p>
  </w:footnote>
  <w:footnote w:id="668">
    <w:p w14:paraId="2262A787" w14:textId="77777777" w:rsidR="0065590E" w:rsidRDefault="0065590E" w:rsidP="00704CAA">
      <w:pPr>
        <w:pStyle w:val="footnote"/>
      </w:pPr>
      <w:r>
        <w:rPr>
          <w:rStyle w:val="FootnoteReference"/>
        </w:rPr>
        <w:footnoteRef/>
      </w:r>
      <w:r>
        <w:t xml:space="preserve"> [JS] or “contines forever and ever”</w:t>
      </w:r>
    </w:p>
  </w:footnote>
  <w:footnote w:id="669">
    <w:p w14:paraId="3DC1ACDA" w14:textId="77777777" w:rsidR="0065590E" w:rsidRDefault="0065590E" w:rsidP="00704CAA">
      <w:pPr>
        <w:pStyle w:val="footnote"/>
      </w:pPr>
      <w:r>
        <w:rPr>
          <w:rStyle w:val="FootnoteReference"/>
        </w:rPr>
        <w:footnoteRef/>
      </w:r>
      <w:r>
        <w:t xml:space="preserve"> [JS] or “he will be raised to power and glory.”</w:t>
      </w:r>
    </w:p>
  </w:footnote>
  <w:footnote w:id="670">
    <w:p w14:paraId="4A10F39F" w14:textId="77777777" w:rsidR="0065590E" w:rsidRDefault="0065590E"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65590E" w:rsidRDefault="0065590E"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65590E" w:rsidRDefault="0065590E"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65590E" w:rsidRDefault="0065590E" w:rsidP="00704CAA">
      <w:pPr>
        <w:pStyle w:val="footnote"/>
      </w:pPr>
      <w:r>
        <w:rPr>
          <w:rStyle w:val="FootnoteReference"/>
        </w:rPr>
        <w:footnoteRef/>
      </w:r>
      <w:r>
        <w:t xml:space="preserve"> Ex. 19:6; 29:43-46; Deut. 27:9; Is. 63:18,19; Jer. 2:3; 2 Cor. 6:16.</w:t>
      </w:r>
    </w:p>
  </w:footnote>
  <w:footnote w:id="674">
    <w:p w14:paraId="4ACA2EFF" w14:textId="77777777" w:rsidR="0065590E" w:rsidRDefault="0065590E"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65590E" w:rsidRDefault="0065590E"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65590E" w:rsidRDefault="0065590E" w:rsidP="00704CAA">
      <w:pPr>
        <w:pStyle w:val="footnote"/>
      </w:pPr>
      <w:r>
        <w:rPr>
          <w:rStyle w:val="FootnoteReference"/>
        </w:rPr>
        <w:footnoteRef/>
      </w:r>
      <w:r>
        <w:t xml:space="preserve"> [JS] or “presence”</w:t>
      </w:r>
    </w:p>
  </w:footnote>
  <w:footnote w:id="677">
    <w:p w14:paraId="263120E9" w14:textId="77777777" w:rsidR="0065590E" w:rsidRDefault="0065590E" w:rsidP="00704CAA">
      <w:pPr>
        <w:pStyle w:val="footnote"/>
      </w:pPr>
      <w:r>
        <w:rPr>
          <w:rStyle w:val="FootnoteReference"/>
        </w:rPr>
        <w:footnoteRef/>
      </w:r>
      <w:r>
        <w:t xml:space="preserve"> Cf. John 1:18; 3:13; Wisdom 18:16.</w:t>
      </w:r>
    </w:p>
  </w:footnote>
  <w:footnote w:id="678">
    <w:p w14:paraId="45C85546" w14:textId="77777777" w:rsidR="0065590E" w:rsidRDefault="0065590E"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65590E" w:rsidRDefault="0065590E" w:rsidP="00704CAA">
      <w:pPr>
        <w:pStyle w:val="footnote"/>
      </w:pPr>
      <w:r>
        <w:rPr>
          <w:rStyle w:val="FootnoteReference"/>
        </w:rPr>
        <w:footnoteRef/>
      </w:r>
      <w:r>
        <w:t xml:space="preserve"> [JS] or “from now and forevermore.”</w:t>
      </w:r>
    </w:p>
  </w:footnote>
  <w:footnote w:id="680">
    <w:p w14:paraId="0509066F" w14:textId="77777777" w:rsidR="0065590E" w:rsidRDefault="0065590E"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65590E" w:rsidRDefault="0065590E" w:rsidP="00704CAA">
      <w:pPr>
        <w:pStyle w:val="footnote"/>
      </w:pPr>
      <w:r>
        <w:rPr>
          <w:rStyle w:val="FootnoteReference"/>
        </w:rPr>
        <w:footnoteRef/>
      </w:r>
      <w:r>
        <w:t xml:space="preserve"> [JS] or “cry”</w:t>
      </w:r>
    </w:p>
  </w:footnote>
  <w:footnote w:id="682">
    <w:p w14:paraId="65517406" w14:textId="77777777" w:rsidR="0065590E" w:rsidRDefault="0065590E" w:rsidP="00704CAA">
      <w:pPr>
        <w:pStyle w:val="footnote"/>
      </w:pPr>
      <w:r>
        <w:rPr>
          <w:rStyle w:val="FootnoteReference"/>
        </w:rPr>
        <w:footnoteRef/>
      </w:r>
      <w:r>
        <w:t xml:space="preserve"> [JS] or “rescue”, i.e. “O Lord, rescue me!”</w:t>
      </w:r>
    </w:p>
  </w:footnote>
  <w:footnote w:id="683">
    <w:p w14:paraId="00DCFDCC" w14:textId="77777777" w:rsidR="0065590E" w:rsidRDefault="0065590E" w:rsidP="00704CAA">
      <w:pPr>
        <w:pStyle w:val="footnote"/>
      </w:pPr>
      <w:r>
        <w:rPr>
          <w:rStyle w:val="FootnoteReference"/>
        </w:rPr>
        <w:footnoteRef/>
      </w:r>
      <w:r>
        <w:t xml:space="preserve"> Or “life,” or “self.</w:t>
      </w:r>
    </w:p>
  </w:footnote>
  <w:footnote w:id="684">
    <w:p w14:paraId="39013900" w14:textId="77777777" w:rsidR="0065590E" w:rsidRDefault="0065590E" w:rsidP="00704CAA">
      <w:pPr>
        <w:pStyle w:val="footnote"/>
      </w:pPr>
      <w:r>
        <w:rPr>
          <w:rStyle w:val="FootnoteReference"/>
        </w:rPr>
        <w:footnoteRef/>
      </w:r>
      <w:r>
        <w:t xml:space="preserve"> cf. Heb. 4:10; Phil. 2:12; Mt. 11:28,29; Jer. 6:16.</w:t>
      </w:r>
    </w:p>
  </w:footnote>
  <w:footnote w:id="685">
    <w:p w14:paraId="7EF4902F" w14:textId="77777777" w:rsidR="0065590E" w:rsidRDefault="0065590E" w:rsidP="00704CAA">
      <w:pPr>
        <w:pStyle w:val="footnote"/>
      </w:pPr>
      <w:r>
        <w:rPr>
          <w:rStyle w:val="FootnoteReference"/>
        </w:rPr>
        <w:footnoteRef/>
      </w:r>
      <w:r>
        <w:t xml:space="preserve"> [JS] Fr. Lazarus has, “I will live to please the Lord”</w:t>
      </w:r>
    </w:p>
  </w:footnote>
  <w:footnote w:id="686">
    <w:p w14:paraId="074C68EB" w14:textId="77777777" w:rsidR="0065590E" w:rsidRDefault="0065590E" w:rsidP="00704CAA">
      <w:pPr>
        <w:pStyle w:val="footnote"/>
      </w:pPr>
      <w:r>
        <w:rPr>
          <w:rStyle w:val="FootnoteReference"/>
        </w:rPr>
        <w:footnoteRef/>
      </w:r>
      <w:r>
        <w:t xml:space="preserve"> 2 Cor. 4:13.</w:t>
      </w:r>
    </w:p>
  </w:footnote>
  <w:footnote w:id="687">
    <w:p w14:paraId="1961AD01" w14:textId="77777777" w:rsidR="0065590E" w:rsidRDefault="0065590E" w:rsidP="00704CAA">
      <w:pPr>
        <w:pStyle w:val="footnote"/>
      </w:pPr>
      <w:r>
        <w:rPr>
          <w:rStyle w:val="FootnoteReference"/>
        </w:rPr>
        <w:footnoteRef/>
      </w:r>
      <w:r>
        <w:t xml:space="preserve"> [JS] or “brought very low”</w:t>
      </w:r>
    </w:p>
  </w:footnote>
  <w:footnote w:id="688">
    <w:p w14:paraId="5336CA97" w14:textId="77777777" w:rsidR="0065590E" w:rsidRDefault="0065590E" w:rsidP="00704CAA">
      <w:pPr>
        <w:pStyle w:val="footnote"/>
      </w:pPr>
      <w:r>
        <w:rPr>
          <w:rStyle w:val="FootnoteReference"/>
        </w:rPr>
        <w:footnoteRef/>
      </w:r>
      <w:r>
        <w:t xml:space="preserve"> [JS] OSB has, “ecstasy,” Fr. Lazarus has “madness,” Brenton has “amazement.”</w:t>
      </w:r>
    </w:p>
  </w:footnote>
  <w:footnote w:id="689">
    <w:p w14:paraId="7806EAC7" w14:textId="77777777" w:rsidR="0065590E" w:rsidRDefault="0065590E" w:rsidP="00704CAA">
      <w:pPr>
        <w:pStyle w:val="footnote"/>
      </w:pPr>
      <w:r>
        <w:rPr>
          <w:rStyle w:val="FootnoteReference"/>
        </w:rPr>
        <w:footnoteRef/>
      </w:r>
      <w:r>
        <w:t xml:space="preserve"> [JS] NETS and OSB omit vs. 5.</w:t>
      </w:r>
    </w:p>
  </w:footnote>
  <w:footnote w:id="690">
    <w:p w14:paraId="3C69D206" w14:textId="77777777" w:rsidR="0065590E" w:rsidRDefault="0065590E" w:rsidP="00704CAA">
      <w:pPr>
        <w:pStyle w:val="footnote"/>
      </w:pPr>
      <w:r>
        <w:rPr>
          <w:rStyle w:val="FootnoteReference"/>
        </w:rPr>
        <w:footnoteRef/>
      </w:r>
      <w:r>
        <w:t xml:space="preserve"> [JS] literally, “holy ones.”</w:t>
      </w:r>
    </w:p>
  </w:footnote>
  <w:footnote w:id="691">
    <w:p w14:paraId="42AB023A" w14:textId="77777777" w:rsidR="0065590E" w:rsidRDefault="0065590E"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65590E" w:rsidRDefault="0065590E" w:rsidP="00704CAA">
      <w:pPr>
        <w:pStyle w:val="footnote"/>
      </w:pPr>
      <w:r>
        <w:rPr>
          <w:rStyle w:val="FootnoteReference"/>
        </w:rPr>
        <w:footnoteRef/>
      </w:r>
      <w:r>
        <w:t xml:space="preserve"> [JS] litearlly, “slave”.</w:t>
      </w:r>
    </w:p>
  </w:footnote>
  <w:footnote w:id="693">
    <w:p w14:paraId="3AA5172C" w14:textId="77777777" w:rsidR="0065590E" w:rsidRDefault="0065590E" w:rsidP="00704CAA">
      <w:pPr>
        <w:pStyle w:val="footnote"/>
      </w:pPr>
      <w:r>
        <w:rPr>
          <w:rStyle w:val="FootnoteReference"/>
        </w:rPr>
        <w:footnoteRef/>
      </w:r>
      <w:r>
        <w:t xml:space="preserve"> [JS] [] lacking in NETS and OSB.</w:t>
      </w:r>
    </w:p>
  </w:footnote>
  <w:footnote w:id="694">
    <w:p w14:paraId="6A76C09C" w14:textId="77777777" w:rsidR="0065590E" w:rsidRDefault="0065590E" w:rsidP="00704CAA">
      <w:pPr>
        <w:pStyle w:val="footnote"/>
      </w:pPr>
      <w:r>
        <w:rPr>
          <w:rStyle w:val="FootnoteReference"/>
        </w:rPr>
        <w:footnoteRef/>
      </w:r>
      <w:r>
        <w:t xml:space="preserve"> Rom. 15:11.</w:t>
      </w:r>
    </w:p>
  </w:footnote>
  <w:footnote w:id="695">
    <w:p w14:paraId="68C80167" w14:textId="77777777" w:rsidR="0065590E" w:rsidRDefault="0065590E"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65590E" w:rsidRDefault="0065590E" w:rsidP="00704CAA">
      <w:pPr>
        <w:pStyle w:val="footnote"/>
      </w:pPr>
      <w:r>
        <w:rPr>
          <w:rStyle w:val="FootnoteReference"/>
        </w:rPr>
        <w:footnoteRef/>
      </w:r>
      <w:r>
        <w:t xml:space="preserve"> [JS] “thankfully confess the Lord with praise,” here and throughout</w:t>
      </w:r>
    </w:p>
  </w:footnote>
  <w:footnote w:id="697">
    <w:p w14:paraId="56D602AB" w14:textId="77777777" w:rsidR="0065590E" w:rsidRDefault="0065590E"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65590E" w:rsidRPr="00C544D6" w:rsidRDefault="0065590E" w:rsidP="00704CAA">
      <w:pPr>
        <w:pStyle w:val="footnote"/>
      </w:pPr>
      <w:r w:rsidRPr="00C544D6">
        <w:rPr>
          <w:rStyle w:val="FootnoteReference"/>
        </w:rPr>
        <w:footnoteRef/>
      </w:r>
      <w:r w:rsidRPr="00C544D6">
        <w:t xml:space="preserve"> Heb. 13:6.</w:t>
      </w:r>
    </w:p>
  </w:footnote>
  <w:footnote w:id="699">
    <w:p w14:paraId="5D0FEE98" w14:textId="77777777" w:rsidR="0065590E" w:rsidRDefault="0065590E" w:rsidP="00704CAA">
      <w:pPr>
        <w:pStyle w:val="footnote"/>
      </w:pPr>
      <w:r>
        <w:rPr>
          <w:rStyle w:val="FootnoteReference"/>
        </w:rPr>
        <w:footnoteRef/>
      </w:r>
      <w:r>
        <w:t xml:space="preserve"> [JS] Fr. Lazarus has “see the fall of”</w:t>
      </w:r>
    </w:p>
  </w:footnote>
  <w:footnote w:id="700">
    <w:p w14:paraId="47411FC0" w14:textId="77777777" w:rsidR="0065590E" w:rsidRDefault="0065590E"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65590E" w:rsidRDefault="0065590E" w:rsidP="00704CAA">
      <w:pPr>
        <w:pStyle w:val="footnote"/>
      </w:pPr>
      <w:r>
        <w:rPr>
          <w:rStyle w:val="FootnoteReference"/>
        </w:rPr>
        <w:footnoteRef/>
      </w:r>
      <w:r>
        <w:t xml:space="preserve"> [JS] or “give thanks to”, “thankfully confess with praise”</w:t>
      </w:r>
    </w:p>
  </w:footnote>
  <w:footnote w:id="702">
    <w:p w14:paraId="4D0EB5F8" w14:textId="77777777" w:rsidR="0065590E" w:rsidRDefault="0065590E" w:rsidP="00704CAA">
      <w:pPr>
        <w:pStyle w:val="footnote"/>
      </w:pPr>
      <w:r>
        <w:rPr>
          <w:rStyle w:val="FootnoteReference"/>
        </w:rPr>
        <w:footnoteRef/>
      </w:r>
      <w:r>
        <w:t xml:space="preserve"> [JS] or “praise and thank,” “thankfully confess with praise”</w:t>
      </w:r>
    </w:p>
  </w:footnote>
  <w:footnote w:id="703">
    <w:p w14:paraId="4867BE6A" w14:textId="77777777" w:rsidR="0065590E" w:rsidRDefault="0065590E"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65590E" w:rsidRDefault="0065590E" w:rsidP="00704CAA">
      <w:pPr>
        <w:pStyle w:val="footnote"/>
      </w:pPr>
      <w:r>
        <w:rPr>
          <w:rStyle w:val="FootnoteReference"/>
        </w:rPr>
        <w:footnoteRef/>
      </w:r>
      <w:r>
        <w:t xml:space="preserve"> [JS] or “prosper us”</w:t>
      </w:r>
    </w:p>
  </w:footnote>
  <w:footnote w:id="705">
    <w:p w14:paraId="6B15A309" w14:textId="77777777" w:rsidR="0065590E" w:rsidRDefault="0065590E"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65590E" w:rsidRDefault="0065590E"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65590E" w:rsidRDefault="0065590E"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65590E" w:rsidRDefault="0065590E" w:rsidP="00704CAA">
      <w:pPr>
        <w:pStyle w:val="footnote"/>
      </w:pPr>
      <w:r>
        <w:rPr>
          <w:rStyle w:val="FootnoteReference"/>
        </w:rPr>
        <w:footnoteRef/>
      </w:r>
      <w:r>
        <w:t xml:space="preserve"> [JS] “thankfully confess You with praise”</w:t>
      </w:r>
    </w:p>
  </w:footnote>
  <w:footnote w:id="709">
    <w:p w14:paraId="6C5B9009" w14:textId="77777777" w:rsidR="0065590E" w:rsidRDefault="0065590E" w:rsidP="00704CAA">
      <w:pPr>
        <w:pStyle w:val="footnote"/>
      </w:pPr>
      <w:r>
        <w:rPr>
          <w:rStyle w:val="FootnoteReference"/>
        </w:rPr>
        <w:footnoteRef/>
      </w:r>
      <w:r>
        <w:t xml:space="preserve"> [JS] “thankfully confess You with praise”</w:t>
      </w:r>
    </w:p>
  </w:footnote>
  <w:footnote w:id="710">
    <w:p w14:paraId="0FB1A1E8" w14:textId="77777777" w:rsidR="0065590E" w:rsidRDefault="0065590E"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65590E" w:rsidRDefault="0065590E" w:rsidP="00704CAA">
      <w:pPr>
        <w:pStyle w:val="footnote"/>
      </w:pPr>
      <w:r>
        <w:rPr>
          <w:rStyle w:val="FootnoteReference"/>
        </w:rPr>
        <w:footnoteRef/>
      </w:r>
      <w:r>
        <w:t xml:space="preserve"> Rom. 10:5; Gal. 3:12; Lev. 18:5; Luke 10:25-28.</w:t>
      </w:r>
    </w:p>
  </w:footnote>
  <w:footnote w:id="712">
    <w:p w14:paraId="1EF5EAAA" w14:textId="77777777" w:rsidR="0065590E" w:rsidRDefault="0065590E"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65590E" w:rsidRDefault="0065590E"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65590E" w:rsidRDefault="0065590E"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65590E" w:rsidRDefault="0065590E"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65590E" w:rsidRDefault="0065590E" w:rsidP="00704CAA">
      <w:pPr>
        <w:pStyle w:val="footnote"/>
      </w:pPr>
      <w:r>
        <w:rPr>
          <w:rStyle w:val="FootnoteReference"/>
        </w:rPr>
        <w:footnoteRef/>
      </w:r>
      <w:r>
        <w:t xml:space="preserve"> [JS] or “sayings,” or “teachings”</w:t>
      </w:r>
    </w:p>
  </w:footnote>
  <w:footnote w:id="717">
    <w:p w14:paraId="6D49B268" w14:textId="77777777" w:rsidR="0065590E" w:rsidRDefault="0065590E" w:rsidP="00704CAA">
      <w:pPr>
        <w:pStyle w:val="footnote"/>
      </w:pPr>
      <w:r>
        <w:rPr>
          <w:rStyle w:val="FootnoteReference"/>
        </w:rPr>
        <w:footnoteRef/>
      </w:r>
      <w:r>
        <w:t xml:space="preserve"> [JS] Fr. Athanasius has, “repaly,” Brenton has “recompense”</w:t>
      </w:r>
    </w:p>
  </w:footnote>
  <w:footnote w:id="718">
    <w:p w14:paraId="3F4E21CA" w14:textId="77777777" w:rsidR="0065590E" w:rsidRDefault="0065590E"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65590E" w:rsidRDefault="0065590E"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65590E" w:rsidRDefault="0065590E"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65590E" w:rsidRDefault="0065590E"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65590E" w:rsidRDefault="0065590E" w:rsidP="00704CAA">
      <w:pPr>
        <w:pStyle w:val="footnote"/>
      </w:pPr>
      <w:r>
        <w:rPr>
          <w:rStyle w:val="FootnoteReference"/>
        </w:rPr>
        <w:footnoteRef/>
      </w:r>
      <w:r>
        <w:t xml:space="preserve"> [JS] or “establish,” “confirm”</w:t>
      </w:r>
    </w:p>
  </w:footnote>
  <w:footnote w:id="723">
    <w:p w14:paraId="7016EE01" w14:textId="77777777" w:rsidR="0065590E" w:rsidRDefault="0065590E" w:rsidP="00704CAA">
      <w:pPr>
        <w:pStyle w:val="footnote"/>
      </w:pPr>
      <w:r>
        <w:rPr>
          <w:rStyle w:val="FootnoteReference"/>
        </w:rPr>
        <w:footnoteRef/>
      </w:r>
      <w:r>
        <w:t xml:space="preserve"> [JS] or “covetousness”</w:t>
      </w:r>
    </w:p>
  </w:footnote>
  <w:footnote w:id="724">
    <w:p w14:paraId="3AB589AF" w14:textId="77777777" w:rsidR="0065590E" w:rsidRDefault="0065590E"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65590E" w:rsidRDefault="0065590E"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65590E" w:rsidRDefault="0065590E"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65590E" w:rsidRDefault="0065590E"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65590E" w:rsidRDefault="0065590E"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65590E" w:rsidRDefault="0065590E" w:rsidP="00704CAA">
      <w:pPr>
        <w:pStyle w:val="footnote"/>
      </w:pPr>
      <w:r>
        <w:rPr>
          <w:rStyle w:val="FootnoteReference"/>
        </w:rPr>
        <w:footnoteRef/>
      </w:r>
      <w:r>
        <w:t xml:space="preserve"> [JS] or “thank,” “thankfully confess You with praise”</w:t>
      </w:r>
    </w:p>
  </w:footnote>
  <w:footnote w:id="730">
    <w:p w14:paraId="7A133E63" w14:textId="77777777" w:rsidR="0065590E" w:rsidRDefault="0065590E"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65590E" w:rsidRDefault="0065590E" w:rsidP="00704CAA">
      <w:pPr>
        <w:pStyle w:val="footnote"/>
      </w:pPr>
      <w:r>
        <w:rPr>
          <w:rStyle w:val="FootnoteReference"/>
        </w:rPr>
        <w:footnoteRef/>
      </w:r>
      <w:r>
        <w:t xml:space="preserve"> Curdled with scorn, anger and fear.</w:t>
      </w:r>
    </w:p>
  </w:footnote>
  <w:footnote w:id="732">
    <w:p w14:paraId="63630B8F" w14:textId="77777777" w:rsidR="0065590E" w:rsidRDefault="0065590E"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65590E" w:rsidRDefault="0065590E"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65590E" w:rsidRDefault="0065590E" w:rsidP="00704CAA">
      <w:pPr>
        <w:pStyle w:val="footnote"/>
      </w:pPr>
      <w:r>
        <w:rPr>
          <w:rStyle w:val="FootnoteReference"/>
        </w:rPr>
        <w:footnoteRef/>
      </w:r>
      <w:r>
        <w:t xml:space="preserve"> [JS] i.e. my eyes were straigned looking for your word.</w:t>
      </w:r>
    </w:p>
  </w:footnote>
  <w:footnote w:id="735">
    <w:p w14:paraId="7FC6C490" w14:textId="77777777" w:rsidR="0065590E" w:rsidRDefault="0065590E"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65590E" w:rsidRDefault="0065590E"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65590E" w:rsidRDefault="0065590E" w:rsidP="00704CAA">
      <w:pPr>
        <w:pStyle w:val="footnote"/>
      </w:pPr>
      <w:r>
        <w:rPr>
          <w:rStyle w:val="FootnoteReference"/>
        </w:rPr>
        <w:footnoteRef/>
      </w:r>
      <w:r>
        <w:t xml:space="preserve"> [JS] revive, “give me life”</w:t>
      </w:r>
    </w:p>
  </w:footnote>
  <w:footnote w:id="738">
    <w:p w14:paraId="1F853481" w14:textId="77777777" w:rsidR="0065590E" w:rsidRDefault="0065590E" w:rsidP="00704CAA">
      <w:pPr>
        <w:pStyle w:val="footnote"/>
      </w:pPr>
      <w:r>
        <w:rPr>
          <w:rStyle w:val="FootnoteReference"/>
        </w:rPr>
        <w:footnoteRef/>
      </w:r>
      <w:r>
        <w:t xml:space="preserve"> [JS] “all things together”, i.e. “all the universe”</w:t>
      </w:r>
    </w:p>
  </w:footnote>
  <w:footnote w:id="739">
    <w:p w14:paraId="543C0AC2" w14:textId="77777777" w:rsidR="0065590E" w:rsidRDefault="0065590E"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65590E" w:rsidRDefault="0065590E"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65590E" w:rsidRDefault="0065590E"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65590E" w:rsidRDefault="0065590E" w:rsidP="00704CAA">
      <w:pPr>
        <w:pStyle w:val="footnote"/>
      </w:pPr>
      <w:r>
        <w:rPr>
          <w:rStyle w:val="FootnoteReference"/>
        </w:rPr>
        <w:footnoteRef/>
      </w:r>
      <w:r>
        <w:t xml:space="preserve"> [JS] probably “forever for a reward”, rather than “for an eternal reward”</w:t>
      </w:r>
    </w:p>
  </w:footnote>
  <w:footnote w:id="743">
    <w:p w14:paraId="62CCD289" w14:textId="77777777" w:rsidR="0065590E" w:rsidRDefault="0065590E"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65590E" w:rsidRDefault="0065590E"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65590E" w:rsidRDefault="0065590E"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65590E" w:rsidRDefault="0065590E"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65590E" w:rsidRDefault="0065590E"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65590E" w:rsidRDefault="0065590E" w:rsidP="00704CAA">
      <w:pPr>
        <w:pStyle w:val="footnote"/>
      </w:pPr>
      <w:r>
        <w:rPr>
          <w:rStyle w:val="FootnoteReference"/>
        </w:rPr>
        <w:footnoteRef/>
      </w:r>
      <w:r>
        <w:t xml:space="preserve"> [JS] or “I directed myself towards”</w:t>
      </w:r>
    </w:p>
  </w:footnote>
  <w:footnote w:id="749">
    <w:p w14:paraId="7AA4F803" w14:textId="77777777" w:rsidR="0065590E" w:rsidRDefault="0065590E" w:rsidP="00704CAA">
      <w:pPr>
        <w:pStyle w:val="footnote"/>
      </w:pPr>
      <w:r>
        <w:rPr>
          <w:rStyle w:val="FootnoteReference"/>
        </w:rPr>
        <w:footnoteRef/>
      </w:r>
      <w:r>
        <w:t xml:space="preserve"> Cf. Lk. 24:27,32,45.</w:t>
      </w:r>
    </w:p>
  </w:footnote>
  <w:footnote w:id="750">
    <w:p w14:paraId="25CB77BD" w14:textId="77777777" w:rsidR="0065590E" w:rsidRDefault="0065590E"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65590E" w:rsidRDefault="0065590E"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65590E" w:rsidRDefault="0065590E"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65590E" w:rsidRDefault="0065590E"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65590E" w:rsidRDefault="0065590E"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65590E" w:rsidRDefault="0065590E"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65590E" w:rsidRDefault="0065590E" w:rsidP="00704CAA">
      <w:pPr>
        <w:pStyle w:val="footnote"/>
      </w:pPr>
      <w:r>
        <w:rPr>
          <w:rStyle w:val="FootnoteReference"/>
        </w:rPr>
        <w:footnoteRef/>
      </w:r>
      <w:r>
        <w:t xml:space="preserve"> [JS] or “wickedness”</w:t>
      </w:r>
    </w:p>
  </w:footnote>
  <w:footnote w:id="757">
    <w:p w14:paraId="5B4CF2F0" w14:textId="77777777" w:rsidR="0065590E" w:rsidRDefault="0065590E" w:rsidP="00704CAA">
      <w:pPr>
        <w:pStyle w:val="footnote"/>
      </w:pPr>
      <w:r>
        <w:rPr>
          <w:rStyle w:val="FootnoteReference"/>
        </w:rPr>
        <w:footnoteRef/>
      </w:r>
      <w:r>
        <w:t xml:space="preserve"> Cf. Ps. 110:10.</w:t>
      </w:r>
    </w:p>
  </w:footnote>
  <w:footnote w:id="758">
    <w:p w14:paraId="3210B748" w14:textId="77777777" w:rsidR="0065590E" w:rsidRDefault="0065590E"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65590E" w:rsidRDefault="0065590E" w:rsidP="00704CAA">
      <w:pPr>
        <w:pStyle w:val="footnote"/>
      </w:pPr>
      <w:r>
        <w:rPr>
          <w:rStyle w:val="FootnoteReference"/>
        </w:rPr>
        <w:footnoteRef/>
      </w:r>
      <w:r>
        <w:t xml:space="preserve"> [JS] Coptic has, “Name”.</w:t>
      </w:r>
    </w:p>
  </w:footnote>
  <w:footnote w:id="760">
    <w:p w14:paraId="2283E1D7" w14:textId="77777777" w:rsidR="0065590E" w:rsidRDefault="0065590E" w:rsidP="00704CAA">
      <w:pPr>
        <w:pStyle w:val="footnote"/>
      </w:pPr>
      <w:r>
        <w:rPr>
          <w:rStyle w:val="FootnoteReference"/>
        </w:rPr>
        <w:footnoteRef/>
      </w:r>
      <w:r>
        <w:t xml:space="preserve"> [JS] or “word,” or “teachings</w:t>
      </w:r>
    </w:p>
  </w:footnote>
  <w:footnote w:id="761">
    <w:p w14:paraId="387BB099" w14:textId="77777777" w:rsidR="0065590E" w:rsidRDefault="0065590E" w:rsidP="00704CAA">
      <w:pPr>
        <w:pStyle w:val="footnote"/>
      </w:pPr>
      <w:r>
        <w:rPr>
          <w:rStyle w:val="FootnoteReference"/>
        </w:rPr>
        <w:footnoteRef/>
      </w:r>
      <w:r>
        <w:t xml:space="preserve"> [JS] [] found in Coptic. See the First Hour of Tuesday of Holy Week.</w:t>
      </w:r>
    </w:p>
  </w:footnote>
  <w:footnote w:id="762">
    <w:p w14:paraId="7C32BFF6" w14:textId="77777777" w:rsidR="0065590E" w:rsidRDefault="0065590E"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65590E" w:rsidRDefault="0065590E"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65590E" w:rsidRDefault="0065590E" w:rsidP="00704CAA">
      <w:pPr>
        <w:pStyle w:val="footnote"/>
      </w:pPr>
      <w:r>
        <w:rPr>
          <w:rStyle w:val="FootnoteReference"/>
        </w:rPr>
        <w:footnoteRef/>
      </w:r>
      <w:r>
        <w:t xml:space="preserve"> Cf. Jeremiah 3:23. I look through the hills to their unseen Maker.</w:t>
      </w:r>
    </w:p>
  </w:footnote>
  <w:footnote w:id="765">
    <w:p w14:paraId="1876E7D4" w14:textId="77777777" w:rsidR="0065590E" w:rsidRDefault="0065590E"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65590E" w:rsidRDefault="0065590E"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65590E" w:rsidRDefault="0065590E"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65590E" w:rsidRDefault="0065590E" w:rsidP="00704CAA">
      <w:pPr>
        <w:pStyle w:val="footnote"/>
      </w:pPr>
      <w:r>
        <w:rPr>
          <w:rStyle w:val="FootnoteReference"/>
        </w:rPr>
        <w:footnoteRef/>
      </w:r>
      <w:r>
        <w:t xml:space="preserve"> [JS] or “thank and praise”, “thankfully confess with praise”</w:t>
      </w:r>
    </w:p>
  </w:footnote>
  <w:footnote w:id="769">
    <w:p w14:paraId="1FAE8E94" w14:textId="77777777" w:rsidR="0065590E" w:rsidRDefault="0065590E"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65590E" w:rsidRDefault="0065590E"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65590E" w:rsidRDefault="0065590E" w:rsidP="00704CAA">
      <w:pPr>
        <w:pStyle w:val="footnote"/>
      </w:pPr>
      <w:r>
        <w:rPr>
          <w:rStyle w:val="FootnoteReference"/>
        </w:rPr>
        <w:footnoteRef/>
      </w:r>
      <w:r>
        <w:t xml:space="preserve"> Hebrews 11:26; 13:13.</w:t>
      </w:r>
    </w:p>
  </w:footnote>
  <w:footnote w:id="772">
    <w:p w14:paraId="05D5FD0A" w14:textId="77777777" w:rsidR="0065590E" w:rsidRDefault="0065590E" w:rsidP="00704CAA">
      <w:pPr>
        <w:pStyle w:val="footnote"/>
      </w:pPr>
      <w:r>
        <w:rPr>
          <w:rStyle w:val="FootnoteReference"/>
        </w:rPr>
        <w:footnoteRef/>
      </w:r>
      <w:r>
        <w:t xml:space="preserve"> Heaven is here (Mt. 4:17; Lk. 17:21; Prov. 17:24).</w:t>
      </w:r>
    </w:p>
  </w:footnote>
  <w:footnote w:id="773">
    <w:p w14:paraId="7D59277F" w14:textId="77777777" w:rsidR="0065590E" w:rsidRDefault="0065590E" w:rsidP="00704CAA">
      <w:pPr>
        <w:pStyle w:val="footnote"/>
      </w:pPr>
      <w:r>
        <w:rPr>
          <w:rStyle w:val="FootnoteReference"/>
        </w:rPr>
        <w:footnoteRef/>
      </w:r>
      <w:r>
        <w:t xml:space="preserve"> [JS] Fr. Lazarus and NETS have “irresistible”, OSB has “overwhelming”</w:t>
      </w:r>
    </w:p>
  </w:footnote>
  <w:footnote w:id="774">
    <w:p w14:paraId="604D1C2F" w14:textId="77777777" w:rsidR="0065590E" w:rsidRDefault="0065590E" w:rsidP="00704CAA">
      <w:pPr>
        <w:pStyle w:val="footnote"/>
      </w:pPr>
      <w:r>
        <w:rPr>
          <w:rStyle w:val="FootnoteReference"/>
        </w:rPr>
        <w:footnoteRef/>
      </w:r>
      <w:r>
        <w:t xml:space="preserve"> [JS] or “evildoers”</w:t>
      </w:r>
    </w:p>
  </w:footnote>
  <w:footnote w:id="775">
    <w:p w14:paraId="093F2A64" w14:textId="77777777" w:rsidR="0065590E" w:rsidRDefault="0065590E" w:rsidP="00704CAA">
      <w:pPr>
        <w:pStyle w:val="footnote"/>
      </w:pPr>
      <w:r>
        <w:rPr>
          <w:rStyle w:val="FootnoteReference"/>
        </w:rPr>
        <w:footnoteRef/>
      </w:r>
      <w:r>
        <w:t xml:space="preserve"> [JS] Fr. Athanasius has, “the Lord has magnified His doings with them.”</w:t>
      </w:r>
    </w:p>
  </w:footnote>
  <w:footnote w:id="776">
    <w:p w14:paraId="574A06B5" w14:textId="77777777" w:rsidR="0065590E" w:rsidRDefault="0065590E"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65590E" w:rsidRDefault="0065590E"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65590E" w:rsidRDefault="0065590E" w:rsidP="00704CAA">
      <w:pPr>
        <w:pStyle w:val="footnote"/>
      </w:pPr>
      <w:r>
        <w:rPr>
          <w:rStyle w:val="FootnoteReference"/>
        </w:rPr>
        <w:footnoteRef/>
      </w:r>
      <w:r>
        <w:t xml:space="preserve"> [JS] “from your rest”, literally, “after sitting”</w:t>
      </w:r>
    </w:p>
  </w:footnote>
  <w:footnote w:id="779">
    <w:p w14:paraId="5C7D4D32" w14:textId="77777777" w:rsidR="0065590E" w:rsidRDefault="0065590E" w:rsidP="00704CAA">
      <w:pPr>
        <w:pStyle w:val="footnote"/>
      </w:pPr>
      <w:r>
        <w:rPr>
          <w:rStyle w:val="FootnoteReference"/>
        </w:rPr>
        <w:footnoteRef/>
      </w:r>
      <w:r>
        <w:t xml:space="preserve"> [JS] Fr. Athanasius has, “the children of those who have been awakened.”</w:t>
      </w:r>
    </w:p>
  </w:footnote>
  <w:footnote w:id="780">
    <w:p w14:paraId="4E0751D4" w14:textId="77777777" w:rsidR="0065590E" w:rsidRDefault="0065590E" w:rsidP="00704CAA">
      <w:pPr>
        <w:pStyle w:val="footnote"/>
      </w:pPr>
      <w:r>
        <w:rPr>
          <w:rStyle w:val="FootnoteReference"/>
        </w:rPr>
        <w:footnoteRef/>
      </w:r>
      <w:r>
        <w:t xml:space="preserve"> [JS] Fr. Lazarus has, “such exiles”</w:t>
      </w:r>
    </w:p>
  </w:footnote>
  <w:footnote w:id="781">
    <w:p w14:paraId="09DB039E" w14:textId="77777777" w:rsidR="0065590E" w:rsidRDefault="0065590E" w:rsidP="00704CAA">
      <w:pPr>
        <w:pStyle w:val="footnote"/>
      </w:pPr>
      <w:r>
        <w:rPr>
          <w:rStyle w:val="FootnoteReference"/>
        </w:rPr>
        <w:footnoteRef/>
      </w:r>
      <w:r>
        <w:t xml:space="preserve"> [JS] Fr. Athanasius has, “You will be blessed”</w:t>
      </w:r>
    </w:p>
  </w:footnote>
  <w:footnote w:id="782">
    <w:p w14:paraId="32267075" w14:textId="77777777" w:rsidR="0065590E" w:rsidRDefault="0065590E" w:rsidP="00704CAA">
      <w:pPr>
        <w:pStyle w:val="footnote"/>
      </w:pPr>
      <w:r>
        <w:rPr>
          <w:rStyle w:val="FootnoteReference"/>
        </w:rPr>
        <w:footnoteRef/>
      </w:r>
      <w:r>
        <w:t xml:space="preserve"> [JS] Fr. Athanasius has “the Lord will bless,” and “you will see the joys”</w:t>
      </w:r>
    </w:p>
  </w:footnote>
  <w:footnote w:id="783">
    <w:p w14:paraId="07B50ADB" w14:textId="77777777" w:rsidR="0065590E" w:rsidRDefault="0065590E"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65590E" w:rsidRDefault="0065590E"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65590E" w:rsidRDefault="0065590E" w:rsidP="00704CAA">
      <w:pPr>
        <w:pStyle w:val="footnote"/>
      </w:pPr>
      <w:r>
        <w:rPr>
          <w:rStyle w:val="FootnoteReference"/>
        </w:rPr>
        <w:footnoteRef/>
      </w:r>
      <w:r>
        <w:t xml:space="preserve"> [JS] or “lawlessness”</w:t>
      </w:r>
    </w:p>
  </w:footnote>
  <w:footnote w:id="786">
    <w:p w14:paraId="67C4030A" w14:textId="77777777" w:rsidR="0065590E" w:rsidRDefault="0065590E"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65590E" w:rsidRDefault="0065590E" w:rsidP="00704CAA">
      <w:pPr>
        <w:pStyle w:val="footnote"/>
      </w:pPr>
      <w:r>
        <w:rPr>
          <w:rStyle w:val="FootnoteReference"/>
        </w:rPr>
        <w:footnoteRef/>
      </w:r>
      <w:r>
        <w:t xml:space="preserve"> [JS] or “transgressions” or “acts of lawlessness”, throughout.</w:t>
      </w:r>
    </w:p>
  </w:footnote>
  <w:footnote w:id="788">
    <w:p w14:paraId="01546DD5" w14:textId="77777777" w:rsidR="0065590E" w:rsidRDefault="0065590E" w:rsidP="00704CAA">
      <w:pPr>
        <w:pStyle w:val="footnote"/>
      </w:pPr>
      <w:r>
        <w:rPr>
          <w:rStyle w:val="FootnoteReference"/>
        </w:rPr>
        <w:footnoteRef/>
      </w:r>
      <w:r>
        <w:t xml:space="preserve"> [JS] or “forgiveness”</w:t>
      </w:r>
    </w:p>
  </w:footnote>
  <w:footnote w:id="789">
    <w:p w14:paraId="1F064365" w14:textId="77777777" w:rsidR="0065590E" w:rsidRDefault="0065590E"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65590E" w:rsidRDefault="0065590E" w:rsidP="00704CAA">
      <w:pPr>
        <w:pStyle w:val="footnote"/>
      </w:pPr>
      <w:r>
        <w:rPr>
          <w:rStyle w:val="FootnoteReference"/>
        </w:rPr>
        <w:footnoteRef/>
      </w:r>
      <w:r>
        <w:t xml:space="preserve"> Cf. Titus 2:14.</w:t>
      </w:r>
    </w:p>
  </w:footnote>
  <w:footnote w:id="791">
    <w:p w14:paraId="12B3D57D" w14:textId="77777777" w:rsidR="0065590E" w:rsidRDefault="0065590E" w:rsidP="00704CAA">
      <w:pPr>
        <w:pStyle w:val="footnote"/>
      </w:pPr>
      <w:r>
        <w:rPr>
          <w:rStyle w:val="FootnoteReference"/>
        </w:rPr>
        <w:footnoteRef/>
      </w:r>
      <w:r>
        <w:t xml:space="preserve"> Prov. 29:1; 2 Kings 17:14; Neh. 9:16; Dt. 9:6.</w:t>
      </w:r>
    </w:p>
  </w:footnote>
  <w:footnote w:id="792">
    <w:p w14:paraId="1811E64B" w14:textId="77777777" w:rsidR="0065590E" w:rsidRDefault="0065590E" w:rsidP="00704CAA">
      <w:pPr>
        <w:pStyle w:val="footnote"/>
      </w:pPr>
      <w:r>
        <w:rPr>
          <w:rStyle w:val="FootnoteReference"/>
        </w:rPr>
        <w:footnoteRef/>
      </w:r>
      <w:r>
        <w:t xml:space="preserve"> [JS] literally “the tent of my house”</w:t>
      </w:r>
    </w:p>
  </w:footnote>
  <w:footnote w:id="793">
    <w:p w14:paraId="01BC8279" w14:textId="77777777" w:rsidR="0065590E" w:rsidRDefault="0065590E"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65590E" w:rsidRDefault="0065590E" w:rsidP="00704CAA">
      <w:pPr>
        <w:pStyle w:val="footnote"/>
      </w:pPr>
      <w:r>
        <w:rPr>
          <w:rStyle w:val="FootnoteReference"/>
        </w:rPr>
        <w:footnoteRef/>
      </w:r>
      <w:r>
        <w:t xml:space="preserve"> Cf. 1 Kings 6:21 (1 Sam. 6:21).</w:t>
      </w:r>
    </w:p>
  </w:footnote>
  <w:footnote w:id="795">
    <w:p w14:paraId="0F2A4FAB" w14:textId="77777777" w:rsidR="0065590E" w:rsidRDefault="0065590E" w:rsidP="00704CAA">
      <w:pPr>
        <w:pStyle w:val="footnote"/>
      </w:pPr>
      <w:r>
        <w:rPr>
          <w:rStyle w:val="FootnoteReference"/>
        </w:rPr>
        <w:footnoteRef/>
      </w:r>
      <w:r>
        <w:t xml:space="preserve"> [JS] “do obeisance”, i.e. literally “bow down”</w:t>
      </w:r>
    </w:p>
  </w:footnote>
  <w:footnote w:id="796">
    <w:p w14:paraId="653EFE5A" w14:textId="77777777" w:rsidR="0065590E" w:rsidRDefault="0065590E" w:rsidP="00704CAA">
      <w:pPr>
        <w:pStyle w:val="footnote"/>
      </w:pPr>
      <w:r>
        <w:rPr>
          <w:rStyle w:val="FootnoteReference"/>
        </w:rPr>
        <w:footnoteRef/>
      </w:r>
      <w:r>
        <w:t xml:space="preserve"> [JS] Fr. Lazarus has “resting-place”</w:t>
      </w:r>
    </w:p>
  </w:footnote>
  <w:footnote w:id="797">
    <w:p w14:paraId="3CB0BB7B" w14:textId="77777777" w:rsidR="0065590E" w:rsidRDefault="0065590E" w:rsidP="00704CAA">
      <w:pPr>
        <w:pStyle w:val="footnote"/>
      </w:pPr>
      <w:r>
        <w:rPr>
          <w:rStyle w:val="FootnoteReference"/>
        </w:rPr>
        <w:footnoteRef/>
      </w:r>
      <w:r>
        <w:t xml:space="preserve"> [JS] or “the ark of Your holiness”</w:t>
      </w:r>
    </w:p>
  </w:footnote>
  <w:footnote w:id="798">
    <w:p w14:paraId="63153007" w14:textId="77777777" w:rsidR="0065590E" w:rsidRDefault="0065590E" w:rsidP="00704CAA">
      <w:pPr>
        <w:pStyle w:val="footnote"/>
      </w:pPr>
      <w:r>
        <w:rPr>
          <w:rStyle w:val="FootnoteReference"/>
        </w:rPr>
        <w:footnoteRef/>
      </w:r>
      <w:r>
        <w:t xml:space="preserve"> Ps. 131:8-10 = 2 Chron. 6:41-42.</w:t>
      </w:r>
    </w:p>
  </w:footnote>
  <w:footnote w:id="799">
    <w:p w14:paraId="3EE06E49" w14:textId="77777777" w:rsidR="0065590E" w:rsidRDefault="0065590E" w:rsidP="00704CAA">
      <w:pPr>
        <w:pStyle w:val="footnote"/>
      </w:pPr>
      <w:r>
        <w:rPr>
          <w:rStyle w:val="FootnoteReference"/>
        </w:rPr>
        <w:footnoteRef/>
      </w:r>
      <w:r>
        <w:t xml:space="preserve"> I Chron. 17:11-14; Acts 2:30-33.</w:t>
      </w:r>
    </w:p>
  </w:footnote>
  <w:footnote w:id="800">
    <w:p w14:paraId="42F3B605" w14:textId="77777777" w:rsidR="0065590E" w:rsidRDefault="0065590E" w:rsidP="00704CAA">
      <w:pPr>
        <w:pStyle w:val="footnote"/>
      </w:pPr>
      <w:r>
        <w:rPr>
          <w:rStyle w:val="FootnoteReference"/>
        </w:rPr>
        <w:footnoteRef/>
      </w:r>
      <w:r>
        <w:t xml:space="preserve"> [JS] Coptic has “widow”.</w:t>
      </w:r>
    </w:p>
  </w:footnote>
  <w:footnote w:id="801">
    <w:p w14:paraId="1A9AACF1" w14:textId="77777777" w:rsidR="0065590E" w:rsidRDefault="0065590E" w:rsidP="00704CAA">
      <w:pPr>
        <w:pStyle w:val="footnote"/>
      </w:pPr>
      <w:r>
        <w:rPr>
          <w:rStyle w:val="FootnoteReference"/>
        </w:rPr>
        <w:footnoteRef/>
      </w:r>
      <w:r>
        <w:t xml:space="preserve"> [JS] or “rejoice with rejoicing”</w:t>
      </w:r>
    </w:p>
  </w:footnote>
  <w:footnote w:id="802">
    <w:p w14:paraId="3AE96C33" w14:textId="77777777" w:rsidR="0065590E" w:rsidRDefault="0065590E" w:rsidP="00704CAA">
      <w:pPr>
        <w:pStyle w:val="footnote"/>
      </w:pPr>
      <w:r>
        <w:rPr>
          <w:rStyle w:val="FootnoteReference"/>
        </w:rPr>
        <w:footnoteRef/>
      </w:r>
      <w:r>
        <w:t xml:space="preserve"> stock: </w:t>
      </w:r>
      <w:r w:rsidRPr="00783CA0">
        <w:rPr>
          <w:i/>
        </w:rPr>
        <w:t>lit</w:t>
      </w:r>
      <w:r>
        <w:t>. horn.</w:t>
      </w:r>
    </w:p>
  </w:footnote>
  <w:footnote w:id="803">
    <w:p w14:paraId="27E8A16B" w14:textId="77777777" w:rsidR="0065590E" w:rsidRDefault="0065590E"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65590E" w:rsidRDefault="0065590E"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65590E" w:rsidRDefault="0065590E"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65590E" w:rsidRDefault="0065590E"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65590E" w:rsidRDefault="0065590E" w:rsidP="00704CAA">
      <w:pPr>
        <w:pStyle w:val="footnote"/>
      </w:pPr>
      <w:r>
        <w:rPr>
          <w:rStyle w:val="FootnoteReference"/>
        </w:rPr>
        <w:footnoteRef/>
      </w:r>
      <w:r>
        <w:t xml:space="preserve"> [JS] literally, “slaves”</w:t>
      </w:r>
    </w:p>
  </w:footnote>
  <w:footnote w:id="808">
    <w:p w14:paraId="158F5E0F" w14:textId="77777777" w:rsidR="0065590E" w:rsidRDefault="0065590E"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65590E" w:rsidRDefault="0065590E" w:rsidP="00704CAA">
      <w:pPr>
        <w:pStyle w:val="footnote"/>
      </w:pPr>
      <w:r>
        <w:rPr>
          <w:rStyle w:val="FootnoteReference"/>
        </w:rPr>
        <w:footnoteRef/>
      </w:r>
      <w:r>
        <w:t xml:space="preserve"> Deut. 32:36.</w:t>
      </w:r>
    </w:p>
  </w:footnote>
  <w:footnote w:id="810">
    <w:p w14:paraId="0E72D9EE" w14:textId="77777777" w:rsidR="0065590E" w:rsidRDefault="0065590E" w:rsidP="00704CAA">
      <w:pPr>
        <w:pStyle w:val="footnote"/>
      </w:pPr>
      <w:r>
        <w:rPr>
          <w:rStyle w:val="FootnoteReference"/>
        </w:rPr>
        <w:footnoteRef/>
      </w:r>
      <w:r>
        <w:t xml:space="preserve"> [JS] [] lacking in all but OSB</w:t>
      </w:r>
    </w:p>
  </w:footnote>
  <w:footnote w:id="811">
    <w:p w14:paraId="671F363B" w14:textId="77777777" w:rsidR="0065590E" w:rsidRDefault="0065590E"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65590E" w:rsidRDefault="0065590E"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65590E" w:rsidRDefault="0065590E"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65590E" w:rsidRDefault="0065590E"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65590E" w:rsidRDefault="0065590E" w:rsidP="00704CAA">
      <w:pPr>
        <w:pStyle w:val="footnote"/>
      </w:pPr>
      <w:r>
        <w:rPr>
          <w:rStyle w:val="FootnoteReference"/>
        </w:rPr>
        <w:footnoteRef/>
      </w:r>
      <w:r>
        <w:t xml:space="preserve"> [JS] or “and shook of Pharaoh and his army into the Red sea,”</w:t>
      </w:r>
    </w:p>
  </w:footnote>
  <w:footnote w:id="816">
    <w:p w14:paraId="3F59DD13" w14:textId="77777777" w:rsidR="0065590E" w:rsidRDefault="0065590E" w:rsidP="00704CAA">
      <w:pPr>
        <w:pStyle w:val="footnote"/>
      </w:pPr>
      <w:r>
        <w:rPr>
          <w:rStyle w:val="FootnoteReference"/>
        </w:rPr>
        <w:footnoteRef/>
      </w:r>
      <w:r>
        <w:t xml:space="preserve"> [JS] or “slew”</w:t>
      </w:r>
    </w:p>
  </w:footnote>
  <w:footnote w:id="817">
    <w:p w14:paraId="7583087A" w14:textId="77777777" w:rsidR="0065590E" w:rsidRDefault="0065590E"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65590E" w:rsidRDefault="0065590E"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65590E" w:rsidRDefault="0065590E" w:rsidP="00704CAA">
      <w:pPr>
        <w:pStyle w:val="footnote"/>
      </w:pPr>
      <w:r>
        <w:rPr>
          <w:rStyle w:val="FootnoteReference"/>
        </w:rPr>
        <w:footnoteRef/>
      </w:r>
      <w:r>
        <w:t xml:space="preserve"> See previous footnote.</w:t>
      </w:r>
    </w:p>
  </w:footnote>
  <w:footnote w:id="820">
    <w:p w14:paraId="0CAFD8C9" w14:textId="77777777" w:rsidR="0065590E" w:rsidRDefault="0065590E"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65590E" w:rsidRDefault="0065590E" w:rsidP="00704CAA">
      <w:pPr>
        <w:pStyle w:val="footnote"/>
      </w:pPr>
      <w:r>
        <w:rPr>
          <w:rStyle w:val="FootnoteReference"/>
        </w:rPr>
        <w:footnoteRef/>
      </w:r>
      <w:r>
        <w:t xml:space="preserve"> [JS] or “thank”, or “thankfully confess with praise”</w:t>
      </w:r>
    </w:p>
  </w:footnote>
  <w:footnote w:id="822">
    <w:p w14:paraId="458AF9FF" w14:textId="77777777" w:rsidR="0065590E" w:rsidRDefault="0065590E"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65590E" w:rsidRDefault="0065590E"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65590E" w:rsidRDefault="0065590E"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65590E" w:rsidRDefault="0065590E"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65590E" w:rsidRDefault="0065590E"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65590E" w:rsidRDefault="0065590E"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65590E" w:rsidRDefault="0065590E" w:rsidP="00704CAA">
      <w:pPr>
        <w:pStyle w:val="footnote"/>
      </w:pPr>
      <w:r>
        <w:rPr>
          <w:rStyle w:val="FootnoteReference"/>
        </w:rPr>
        <w:footnoteRef/>
      </w:r>
      <w:r>
        <w:t xml:space="preserve"> [JS] literally “those who are exalted” or “the high things”</w:t>
      </w:r>
    </w:p>
  </w:footnote>
  <w:footnote w:id="829">
    <w:p w14:paraId="792E0633" w14:textId="77777777" w:rsidR="0065590E" w:rsidRDefault="0065590E"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65590E" w:rsidRDefault="0065590E" w:rsidP="00704CAA">
      <w:pPr>
        <w:pStyle w:val="footnote"/>
      </w:pPr>
      <w:r>
        <w:rPr>
          <w:rStyle w:val="FootnoteReference"/>
        </w:rPr>
        <w:footnoteRef/>
      </w:r>
      <w:r>
        <w:t xml:space="preserve"> [JS] or “possess”</w:t>
      </w:r>
    </w:p>
  </w:footnote>
  <w:footnote w:id="831">
    <w:p w14:paraId="1B57A445" w14:textId="77777777" w:rsidR="0065590E" w:rsidRDefault="0065590E"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65590E" w:rsidRDefault="0065590E" w:rsidP="00704CAA">
      <w:pPr>
        <w:pStyle w:val="footnote"/>
      </w:pPr>
      <w:r>
        <w:rPr>
          <w:rStyle w:val="FootnoteReference"/>
        </w:rPr>
        <w:footnoteRef/>
      </w:r>
      <w:r>
        <w:t xml:space="preserve"> [JS] or “give thanks,” or “thankfully confess You with praise”</w:t>
      </w:r>
    </w:p>
  </w:footnote>
  <w:footnote w:id="833">
    <w:p w14:paraId="67B776F5" w14:textId="77777777" w:rsidR="0065590E" w:rsidRDefault="0065590E" w:rsidP="00704CAA">
      <w:pPr>
        <w:pStyle w:val="footnote"/>
      </w:pPr>
      <w:r>
        <w:rPr>
          <w:rStyle w:val="FootnoteReference"/>
        </w:rPr>
        <w:footnoteRef/>
      </w:r>
      <w:r>
        <w:t xml:space="preserve"> [JS] or “authorities” or “powers”</w:t>
      </w:r>
    </w:p>
  </w:footnote>
  <w:footnote w:id="834">
    <w:p w14:paraId="045B7D15" w14:textId="77777777" w:rsidR="0065590E" w:rsidRDefault="0065590E" w:rsidP="00704CAA">
      <w:pPr>
        <w:pStyle w:val="footnote"/>
      </w:pPr>
      <w:r>
        <w:rPr>
          <w:rStyle w:val="FootnoteReference"/>
        </w:rPr>
        <w:footnoteRef/>
      </w:r>
      <w:r>
        <w:t xml:space="preserve"> [JS] or “and do I not waste away because of my enemies?”</w:t>
      </w:r>
    </w:p>
  </w:footnote>
  <w:footnote w:id="835">
    <w:p w14:paraId="44DA4D92" w14:textId="77777777" w:rsidR="0065590E" w:rsidRDefault="0065590E" w:rsidP="00704CAA">
      <w:pPr>
        <w:pStyle w:val="footnote"/>
      </w:pPr>
      <w:r>
        <w:rPr>
          <w:rStyle w:val="FootnoteReference"/>
        </w:rPr>
        <w:footnoteRef/>
      </w:r>
      <w:r>
        <w:t xml:space="preserve"> [JS] or “way of iniquity”</w:t>
      </w:r>
    </w:p>
  </w:footnote>
  <w:footnote w:id="836">
    <w:p w14:paraId="05DEA3B3" w14:textId="77777777" w:rsidR="0065590E" w:rsidRDefault="0065590E" w:rsidP="00704CAA">
      <w:pPr>
        <w:pStyle w:val="footnote"/>
      </w:pPr>
      <w:r>
        <w:rPr>
          <w:rStyle w:val="FootnoteReference"/>
        </w:rPr>
        <w:footnoteRef/>
      </w:r>
      <w:r>
        <w:t xml:space="preserve"> ‘He gives songs in the night’ (Job. 35:10).</w:t>
      </w:r>
    </w:p>
  </w:footnote>
  <w:footnote w:id="837">
    <w:p w14:paraId="493AAC58" w14:textId="77777777" w:rsidR="0065590E" w:rsidRDefault="0065590E" w:rsidP="00704CAA">
      <w:pPr>
        <w:pStyle w:val="footnote"/>
      </w:pPr>
      <w:r>
        <w:rPr>
          <w:rStyle w:val="FootnoteReference"/>
        </w:rPr>
        <w:footnoteRef/>
      </w:r>
      <w:r>
        <w:t xml:space="preserve"> Literally “voice”</w:t>
      </w:r>
    </w:p>
  </w:footnote>
  <w:footnote w:id="838">
    <w:p w14:paraId="6AF28D26" w14:textId="77777777" w:rsidR="0065590E" w:rsidRDefault="0065590E" w:rsidP="00704CAA">
      <w:pPr>
        <w:pStyle w:val="footnote"/>
      </w:pPr>
      <w:r>
        <w:rPr>
          <w:rStyle w:val="FootnoteReference"/>
        </w:rPr>
        <w:footnoteRef/>
      </w:r>
      <w:r>
        <w:t xml:space="preserve"> [JS] or “praise,” or “give thanks to,” or “thankfully confess with praise”</w:t>
      </w:r>
    </w:p>
  </w:footnote>
  <w:footnote w:id="839">
    <w:p w14:paraId="761DDB32" w14:textId="77777777" w:rsidR="0065590E" w:rsidRDefault="0065590E" w:rsidP="00704CAA">
      <w:pPr>
        <w:pStyle w:val="footnote"/>
      </w:pPr>
      <w:r>
        <w:rPr>
          <w:rStyle w:val="FootnoteReference"/>
        </w:rPr>
        <w:footnoteRef/>
      </w:r>
      <w:r>
        <w:t xml:space="preserve"> [JS] or “Hades”.</w:t>
      </w:r>
    </w:p>
  </w:footnote>
  <w:footnote w:id="840">
    <w:p w14:paraId="726EF8AF" w14:textId="77777777" w:rsidR="0065590E" w:rsidRDefault="0065590E"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65590E" w:rsidRDefault="0065590E" w:rsidP="00704CAA">
      <w:pPr>
        <w:pStyle w:val="footnote"/>
      </w:pPr>
      <w:r>
        <w:rPr>
          <w:rStyle w:val="FootnoteReference"/>
        </w:rPr>
        <w:footnoteRef/>
      </w:r>
      <w:r>
        <w:t xml:space="preserve"> this way: the confession of Christ (2 Tim. 3:12).</w:t>
      </w:r>
    </w:p>
  </w:footnote>
  <w:footnote w:id="842">
    <w:p w14:paraId="171F27CE" w14:textId="77777777" w:rsidR="0065590E" w:rsidRDefault="0065590E" w:rsidP="00704CAA">
      <w:pPr>
        <w:pStyle w:val="footnote"/>
      </w:pPr>
      <w:r>
        <w:rPr>
          <w:rStyle w:val="FootnoteReference"/>
        </w:rPr>
        <w:footnoteRef/>
      </w:r>
      <w:r>
        <w:t xml:space="preserve"> [JS] or “praise” or “thive thanks to,” or “thankfully confess with praise”</w:t>
      </w:r>
    </w:p>
  </w:footnote>
  <w:footnote w:id="843">
    <w:p w14:paraId="2146C03C" w14:textId="77777777" w:rsidR="0065590E" w:rsidRDefault="0065590E" w:rsidP="00704CAA">
      <w:pPr>
        <w:pStyle w:val="footnote"/>
      </w:pPr>
      <w:r>
        <w:rPr>
          <w:rStyle w:val="FootnoteReference"/>
        </w:rPr>
        <w:footnoteRef/>
      </w:r>
      <w:r>
        <w:t xml:space="preserve"> These two lines are identical with Lamentations 3:6.</w:t>
      </w:r>
    </w:p>
  </w:footnote>
  <w:footnote w:id="844">
    <w:p w14:paraId="324992B1" w14:textId="77777777" w:rsidR="0065590E" w:rsidRDefault="0065590E" w:rsidP="00704CAA">
      <w:pPr>
        <w:pStyle w:val="footnote"/>
      </w:pPr>
      <w:r>
        <w:rPr>
          <w:rStyle w:val="FootnoteReference"/>
        </w:rPr>
        <w:footnoteRef/>
      </w:r>
      <w:r>
        <w:t xml:space="preserve"> Cf. Rev. 10:5; Ezek. 20:23,28,42; Deut. 32:14.</w:t>
      </w:r>
    </w:p>
  </w:footnote>
  <w:footnote w:id="845">
    <w:p w14:paraId="4B8D626C" w14:textId="77777777" w:rsidR="0065590E" w:rsidRDefault="0065590E"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65590E" w:rsidRDefault="0065590E"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65590E" w:rsidRDefault="0065590E"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65590E" w:rsidRDefault="0065590E" w:rsidP="00704CAA">
      <w:pPr>
        <w:pStyle w:val="footnote"/>
      </w:pPr>
      <w:r>
        <w:rPr>
          <w:rStyle w:val="FootnoteReference"/>
        </w:rPr>
        <w:footnoteRef/>
      </w:r>
      <w:r>
        <w:t xml:space="preserve"> [JS] or “gush forth”, “overflow”</w:t>
      </w:r>
    </w:p>
  </w:footnote>
  <w:footnote w:id="849">
    <w:p w14:paraId="4045CB15" w14:textId="77777777" w:rsidR="0065590E" w:rsidRDefault="0065590E"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65590E" w:rsidRDefault="0065590E" w:rsidP="00704CAA">
      <w:pPr>
        <w:pStyle w:val="footnote"/>
      </w:pPr>
      <w:r>
        <w:rPr>
          <w:rStyle w:val="FootnoteReference"/>
        </w:rPr>
        <w:footnoteRef/>
      </w:r>
      <w:r>
        <w:t xml:space="preserve"> [JS] literally “holy ones”</w:t>
      </w:r>
    </w:p>
  </w:footnote>
  <w:footnote w:id="851">
    <w:p w14:paraId="423A55DA" w14:textId="77777777" w:rsidR="0065590E" w:rsidRDefault="0065590E"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65590E" w:rsidRDefault="0065590E" w:rsidP="00704CAA">
      <w:pPr>
        <w:pStyle w:val="footnote"/>
      </w:pPr>
      <w:r>
        <w:rPr>
          <w:rStyle w:val="FootnoteReference"/>
        </w:rPr>
        <w:footnoteRef/>
      </w:r>
      <w:r>
        <w:t xml:space="preserve"> Cf. Ps. 145:2 with Ps. 103:33. Only verbs differ.</w:t>
      </w:r>
    </w:p>
  </w:footnote>
  <w:footnote w:id="853">
    <w:p w14:paraId="38AC6FE4" w14:textId="77777777" w:rsidR="0065590E" w:rsidRDefault="0065590E" w:rsidP="00704CAA">
      <w:pPr>
        <w:pStyle w:val="footnote"/>
      </w:pPr>
      <w:r>
        <w:rPr>
          <w:rStyle w:val="FootnoteReference"/>
        </w:rPr>
        <w:footnoteRef/>
      </w:r>
      <w:r>
        <w:t xml:space="preserve"> [JS] or “spirit”</w:t>
      </w:r>
    </w:p>
  </w:footnote>
  <w:footnote w:id="854">
    <w:p w14:paraId="4A4D4349" w14:textId="77777777" w:rsidR="0065590E" w:rsidRDefault="0065590E" w:rsidP="00704CAA">
      <w:pPr>
        <w:pStyle w:val="footnote"/>
      </w:pPr>
      <w:r>
        <w:rPr>
          <w:rStyle w:val="FootnoteReference"/>
        </w:rPr>
        <w:footnoteRef/>
      </w:r>
      <w:r>
        <w:t xml:space="preserve"> [JS] thoughts, or designs, plans, projects</w:t>
      </w:r>
    </w:p>
  </w:footnote>
  <w:footnote w:id="855">
    <w:p w14:paraId="111B2FF9" w14:textId="77777777" w:rsidR="0065590E" w:rsidRDefault="0065590E" w:rsidP="00704CAA">
      <w:pPr>
        <w:pStyle w:val="footnote"/>
      </w:pPr>
      <w:r>
        <w:rPr>
          <w:rStyle w:val="FootnoteReference"/>
        </w:rPr>
        <w:footnoteRef/>
      </w:r>
      <w:r>
        <w:t xml:space="preserve"> [JS] or “guards”</w:t>
      </w:r>
    </w:p>
  </w:footnote>
  <w:footnote w:id="856">
    <w:p w14:paraId="5B0C1EE0" w14:textId="77777777" w:rsidR="0065590E" w:rsidRDefault="0065590E" w:rsidP="00704CAA">
      <w:pPr>
        <w:pStyle w:val="footnote"/>
      </w:pPr>
      <w:r>
        <w:rPr>
          <w:rStyle w:val="FootnoteReference"/>
        </w:rPr>
        <w:footnoteRef/>
      </w:r>
      <w:r>
        <w:t xml:space="preserve"> [JS] or “frees the prisoners”</w:t>
      </w:r>
    </w:p>
  </w:footnote>
  <w:footnote w:id="857">
    <w:p w14:paraId="7B0952C9" w14:textId="77777777" w:rsidR="0065590E" w:rsidRDefault="0065590E" w:rsidP="00704CAA">
      <w:pPr>
        <w:pStyle w:val="footnote"/>
      </w:pPr>
      <w:r>
        <w:rPr>
          <w:rStyle w:val="FootnoteReference"/>
        </w:rPr>
        <w:footnoteRef/>
      </w:r>
      <w:r>
        <w:t xml:space="preserve"> [JS] or “bent”</w:t>
      </w:r>
    </w:p>
  </w:footnote>
  <w:footnote w:id="858">
    <w:p w14:paraId="2FB9D9F0" w14:textId="77777777" w:rsidR="0065590E" w:rsidRDefault="0065590E" w:rsidP="00704CAA">
      <w:pPr>
        <w:pStyle w:val="footnote"/>
      </w:pPr>
      <w:r>
        <w:rPr>
          <w:rStyle w:val="FootnoteReference"/>
        </w:rPr>
        <w:footnoteRef/>
      </w:r>
      <w:r>
        <w:t xml:space="preserve"> [JS] or “skill”</w:t>
      </w:r>
    </w:p>
  </w:footnote>
  <w:footnote w:id="859">
    <w:p w14:paraId="07EA9BD7" w14:textId="77777777" w:rsidR="0065590E" w:rsidRDefault="0065590E" w:rsidP="00704CAA">
      <w:pPr>
        <w:pStyle w:val="footnote"/>
      </w:pPr>
      <w:r>
        <w:rPr>
          <w:rStyle w:val="FootnoteReference"/>
        </w:rPr>
        <w:footnoteRef/>
      </w:r>
      <w:r>
        <w:t xml:space="preserve"> [JS] or “foreigners”</w:t>
      </w:r>
    </w:p>
  </w:footnote>
  <w:footnote w:id="860">
    <w:p w14:paraId="4E693DCD" w14:textId="77777777" w:rsidR="0065590E" w:rsidRDefault="0065590E" w:rsidP="00704CAA">
      <w:pPr>
        <w:pStyle w:val="footnote"/>
      </w:pPr>
      <w:r>
        <w:rPr>
          <w:rStyle w:val="FootnoteReference"/>
        </w:rPr>
        <w:footnoteRef/>
      </w:r>
      <w:r>
        <w:t xml:space="preserve"> [JS] or a psalm, or a melody</w:t>
      </w:r>
    </w:p>
  </w:footnote>
  <w:footnote w:id="861">
    <w:p w14:paraId="3674D23E" w14:textId="77777777" w:rsidR="0065590E" w:rsidRDefault="0065590E"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65590E" w:rsidRDefault="0065590E"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65590E" w:rsidRDefault="0065590E" w:rsidP="00704CAA">
      <w:pPr>
        <w:pStyle w:val="footnote"/>
      </w:pPr>
      <w:r>
        <w:rPr>
          <w:rStyle w:val="FootnoteReference"/>
        </w:rPr>
        <w:footnoteRef/>
      </w:r>
      <w:r>
        <w:t xml:space="preserve"> [JS] or word, or teaching</w:t>
      </w:r>
    </w:p>
  </w:footnote>
  <w:footnote w:id="864">
    <w:p w14:paraId="2CF34236" w14:textId="77777777" w:rsidR="0065590E" w:rsidRDefault="0065590E"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65590E" w:rsidRDefault="0065590E" w:rsidP="00704CAA">
      <w:pPr>
        <w:pStyle w:val="footnote"/>
      </w:pPr>
      <w:r>
        <w:rPr>
          <w:rStyle w:val="FootnoteReference"/>
        </w:rPr>
        <w:footnoteRef/>
      </w:r>
      <w:r>
        <w:t xml:space="preserve"> [JS] or “stormy wind”</w:t>
      </w:r>
    </w:p>
  </w:footnote>
  <w:footnote w:id="866">
    <w:p w14:paraId="2B981771" w14:textId="77777777" w:rsidR="0065590E" w:rsidRDefault="0065590E" w:rsidP="00704CAA">
      <w:pPr>
        <w:pStyle w:val="footnote"/>
      </w:pPr>
      <w:r>
        <w:rPr>
          <w:rStyle w:val="FootnoteReference"/>
        </w:rPr>
        <w:footnoteRef/>
      </w:r>
      <w:r>
        <w:t xml:space="preserve"> [JS] or “maidens,” or “unmarried women”</w:t>
      </w:r>
    </w:p>
  </w:footnote>
  <w:footnote w:id="867">
    <w:p w14:paraId="04C80253" w14:textId="77777777" w:rsidR="0065590E" w:rsidRDefault="0065590E"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65590E" w:rsidRDefault="0065590E" w:rsidP="00704CAA">
      <w:pPr>
        <w:pStyle w:val="footnote"/>
      </w:pPr>
      <w:r>
        <w:rPr>
          <w:rStyle w:val="FootnoteReference"/>
        </w:rPr>
        <w:footnoteRef/>
      </w:r>
      <w:r>
        <w:t xml:space="preserve"> [JS] literally, “And He will raise/exalt the horn of His people”</w:t>
      </w:r>
    </w:p>
  </w:footnote>
  <w:footnote w:id="869">
    <w:p w14:paraId="195ABFE0" w14:textId="77777777" w:rsidR="0065590E" w:rsidRDefault="0065590E" w:rsidP="00704CAA">
      <w:pPr>
        <w:pStyle w:val="footnote"/>
      </w:pPr>
      <w:r>
        <w:rPr>
          <w:rStyle w:val="FootnoteReference"/>
        </w:rPr>
        <w:footnoteRef/>
      </w:r>
      <w:r>
        <w:t xml:space="preserve"> [JS] “assembly”</w:t>
      </w:r>
    </w:p>
  </w:footnote>
  <w:footnote w:id="870">
    <w:p w14:paraId="497FB437" w14:textId="77777777" w:rsidR="0065590E" w:rsidRDefault="0065590E" w:rsidP="00704CAA">
      <w:pPr>
        <w:pStyle w:val="footnote"/>
      </w:pPr>
      <w:r>
        <w:rPr>
          <w:rStyle w:val="FootnoteReference"/>
        </w:rPr>
        <w:footnoteRef/>
      </w:r>
      <w:r>
        <w:t xml:space="preserve"> [JS] Coptic has “in the chorus”</w:t>
      </w:r>
    </w:p>
  </w:footnote>
  <w:footnote w:id="871">
    <w:p w14:paraId="43317287" w14:textId="77777777" w:rsidR="0065590E" w:rsidRDefault="0065590E" w:rsidP="00704CAA">
      <w:pPr>
        <w:pStyle w:val="footnote"/>
      </w:pPr>
      <w:r>
        <w:rPr>
          <w:rStyle w:val="FootnoteReference"/>
        </w:rPr>
        <w:footnoteRef/>
      </w:r>
      <w:r>
        <w:t xml:space="preserve"> [JS] Fr. Athanasius has “exalt,” See the Liturgy of Mesori 26)</w:t>
      </w:r>
    </w:p>
  </w:footnote>
  <w:footnote w:id="872">
    <w:p w14:paraId="5B0388FF" w14:textId="77777777" w:rsidR="0065590E" w:rsidRDefault="0065590E" w:rsidP="00704CAA">
      <w:pPr>
        <w:pStyle w:val="footnote"/>
      </w:pPr>
      <w:r>
        <w:rPr>
          <w:rStyle w:val="FootnoteReference"/>
        </w:rPr>
        <w:footnoteRef/>
      </w:r>
      <w:r>
        <w:t xml:space="preserve"> two-edged sword: praise which conquers Amalek (St. Chrysostom).</w:t>
      </w:r>
    </w:p>
  </w:footnote>
  <w:footnote w:id="873">
    <w:p w14:paraId="31AB8451" w14:textId="77777777" w:rsidR="0065590E" w:rsidRDefault="0065590E" w:rsidP="00704CAA">
      <w:pPr>
        <w:pStyle w:val="footnote"/>
      </w:pPr>
      <w:r>
        <w:rPr>
          <w:rStyle w:val="FootnoteReference"/>
        </w:rPr>
        <w:footnoteRef/>
      </w:r>
      <w:r>
        <w:t xml:space="preserve"> ‘Holiness of life is the mother of glory’ (St Theodoret).</w:t>
      </w:r>
    </w:p>
  </w:footnote>
  <w:footnote w:id="874">
    <w:p w14:paraId="1BFFDD90" w14:textId="77777777" w:rsidR="0065590E" w:rsidRDefault="0065590E" w:rsidP="00704CAA">
      <w:pPr>
        <w:pStyle w:val="footnote"/>
      </w:pPr>
      <w:r>
        <w:rPr>
          <w:rStyle w:val="FootnoteReference"/>
        </w:rPr>
        <w:footnoteRef/>
      </w:r>
      <w:r>
        <w:t xml:space="preserve"> [JS] variant reading, “harp and lyre”</w:t>
      </w:r>
    </w:p>
  </w:footnote>
  <w:footnote w:id="875">
    <w:p w14:paraId="41E39163" w14:textId="77777777" w:rsidR="0065590E" w:rsidRDefault="0065590E"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65590E" w:rsidRDefault="0065590E"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65590E" w:rsidRDefault="0065590E" w:rsidP="00865C59">
      <w:pPr>
        <w:pStyle w:val="footnote"/>
      </w:pPr>
      <w:r>
        <w:rPr>
          <w:rStyle w:val="FootnoteReference"/>
        </w:rPr>
        <w:footnoteRef/>
      </w:r>
      <w:r>
        <w:t xml:space="preserve"> Or “Spirit”</w:t>
      </w:r>
    </w:p>
  </w:footnote>
  <w:footnote w:id="878">
    <w:p w14:paraId="296DD30B" w14:textId="77777777" w:rsidR="0065590E" w:rsidRDefault="0065590E"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65590E" w:rsidRDefault="0065590E" w:rsidP="00344A59">
      <w:pPr>
        <w:pStyle w:val="footnote"/>
      </w:pPr>
      <w:r>
        <w:rPr>
          <w:rStyle w:val="FootnoteReference"/>
        </w:rPr>
        <w:footnoteRef/>
      </w:r>
      <w:r>
        <w:t xml:space="preserve"> The “alleluia” in each vs is inserted into each verse of the Psalm</w:t>
      </w:r>
    </w:p>
  </w:footnote>
  <w:footnote w:id="880">
    <w:p w14:paraId="1F1613E0" w14:textId="77777777" w:rsidR="0065590E" w:rsidRDefault="0065590E"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65590E" w:rsidRDefault="0065590E" w:rsidP="00A7333E">
      <w:pPr>
        <w:pStyle w:val="footnote"/>
      </w:pPr>
      <w:r>
        <w:rPr>
          <w:rStyle w:val="FootnoteReference"/>
        </w:rPr>
        <w:footnoteRef/>
      </w:r>
      <w:r>
        <w:t xml:space="preserve"> Do obiesance</w:t>
      </w:r>
    </w:p>
  </w:footnote>
  <w:footnote w:id="882">
    <w:p w14:paraId="109CBDA9" w14:textId="77777777" w:rsidR="0065590E" w:rsidRDefault="0065590E" w:rsidP="00A7333E">
      <w:pPr>
        <w:pStyle w:val="footnote"/>
      </w:pPr>
      <w:r>
        <w:rPr>
          <w:rStyle w:val="FootnoteReference"/>
        </w:rPr>
        <w:footnoteRef/>
      </w:r>
      <w:r>
        <w:t xml:space="preserve"> Literally, “horn”</w:t>
      </w:r>
    </w:p>
  </w:footnote>
  <w:footnote w:id="883">
    <w:p w14:paraId="6824A765" w14:textId="77777777" w:rsidR="0065590E" w:rsidRDefault="0065590E" w:rsidP="00A7333E">
      <w:pPr>
        <w:pStyle w:val="footnote"/>
      </w:pPr>
      <w:r>
        <w:rPr>
          <w:rStyle w:val="FootnoteReference"/>
        </w:rPr>
        <w:footnoteRef/>
      </w:r>
      <w:r>
        <w:t xml:space="preserve"> Or, “ways”</w:t>
      </w:r>
    </w:p>
  </w:footnote>
  <w:footnote w:id="884">
    <w:p w14:paraId="6136C7AC" w14:textId="77777777" w:rsidR="0065590E" w:rsidRDefault="0065590E" w:rsidP="00A7333E">
      <w:pPr>
        <w:pStyle w:val="footnote"/>
      </w:pPr>
      <w:r>
        <w:rPr>
          <w:rStyle w:val="FootnoteReference"/>
        </w:rPr>
        <w:footnoteRef/>
      </w:r>
      <w:r>
        <w:t xml:space="preserve"> Literally, “exalt the horn”</w:t>
      </w:r>
    </w:p>
  </w:footnote>
  <w:footnote w:id="885">
    <w:p w14:paraId="640045D3" w14:textId="27C5899B" w:rsidR="0065590E" w:rsidRPr="00542C00" w:rsidRDefault="0065590E"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65590E" w:rsidRDefault="0065590E" w:rsidP="00A7333E">
      <w:pPr>
        <w:pStyle w:val="footnote"/>
      </w:pPr>
      <w:r>
        <w:rPr>
          <w:rStyle w:val="FootnoteReference"/>
        </w:rPr>
        <w:footnoteRef/>
      </w:r>
      <w:r>
        <w:t xml:space="preserve"> Or “christs”</w:t>
      </w:r>
    </w:p>
  </w:footnote>
  <w:footnote w:id="887">
    <w:p w14:paraId="75E4F1BF" w14:textId="77777777" w:rsidR="0065590E" w:rsidRDefault="0065590E" w:rsidP="00A7333E">
      <w:pPr>
        <w:pStyle w:val="footnote"/>
      </w:pPr>
      <w:r>
        <w:rPr>
          <w:rStyle w:val="FootnoteReference"/>
        </w:rPr>
        <w:footnoteRef/>
      </w:r>
      <w:r>
        <w:t xml:space="preserve"> Or “workers of iniquity”</w:t>
      </w:r>
    </w:p>
  </w:footnote>
  <w:footnote w:id="888">
    <w:p w14:paraId="6B1B283E" w14:textId="77777777" w:rsidR="0065590E" w:rsidRDefault="0065590E"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65590E" w:rsidRDefault="0065590E" w:rsidP="00A7333E">
      <w:pPr>
        <w:pStyle w:val="footnote"/>
      </w:pPr>
      <w:r>
        <w:rPr>
          <w:rStyle w:val="FootnoteReference"/>
        </w:rPr>
        <w:footnoteRef/>
      </w:r>
      <w:r>
        <w:t xml:space="preserve"> or “blessing”</w:t>
      </w:r>
    </w:p>
  </w:footnote>
  <w:footnote w:id="890">
    <w:p w14:paraId="39CDECB8" w14:textId="77777777" w:rsidR="0065590E" w:rsidRDefault="0065590E" w:rsidP="00A7333E">
      <w:pPr>
        <w:pStyle w:val="footnote"/>
      </w:pPr>
      <w:r>
        <w:rPr>
          <w:rStyle w:val="FootnoteReference"/>
        </w:rPr>
        <w:footnoteRef/>
      </w:r>
      <w:r>
        <w:t xml:space="preserve"> Or “Thy holy Name we do utter”</w:t>
      </w:r>
    </w:p>
  </w:footnote>
  <w:footnote w:id="891">
    <w:p w14:paraId="2BFF308D" w14:textId="77777777" w:rsidR="0065590E" w:rsidRDefault="0065590E" w:rsidP="00A7333E">
      <w:pPr>
        <w:pStyle w:val="footnote"/>
      </w:pPr>
      <w:r>
        <w:rPr>
          <w:rStyle w:val="FootnoteReference"/>
        </w:rPr>
        <w:footnoteRef/>
      </w:r>
      <w:r>
        <w:t xml:space="preserve"> Or “May it be so, Lord!”</w:t>
      </w:r>
    </w:p>
  </w:footnote>
  <w:footnote w:id="892">
    <w:p w14:paraId="7211B02A" w14:textId="77777777" w:rsidR="0065590E" w:rsidRDefault="0065590E" w:rsidP="008A378B">
      <w:pPr>
        <w:pStyle w:val="footnote"/>
      </w:pPr>
      <w:r>
        <w:rPr>
          <w:rStyle w:val="FootnoteReference"/>
        </w:rPr>
        <w:footnoteRef/>
      </w:r>
      <w:r>
        <w:t xml:space="preserve"> Or “thankfully confess You with praise”</w:t>
      </w:r>
    </w:p>
  </w:footnote>
  <w:footnote w:id="893">
    <w:p w14:paraId="693B122B" w14:textId="28D696D4" w:rsidR="0065590E" w:rsidRDefault="0065590E"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65590E" w:rsidRDefault="0065590E" w:rsidP="00A7333E">
      <w:pPr>
        <w:pStyle w:val="footnote"/>
      </w:pPr>
      <w:r>
        <w:rPr>
          <w:rStyle w:val="FootnoteReference"/>
        </w:rPr>
        <w:footnoteRef/>
      </w:r>
      <w:r>
        <w:t xml:space="preserve"> Latria</w:t>
      </w:r>
    </w:p>
  </w:footnote>
  <w:footnote w:id="895">
    <w:p w14:paraId="6A1BE515" w14:textId="5E13A526" w:rsidR="0065590E" w:rsidRDefault="0065590E" w:rsidP="00426715">
      <w:pPr>
        <w:pStyle w:val="footnote"/>
      </w:pPr>
      <w:r>
        <w:rPr>
          <w:rStyle w:val="FootnoteReference"/>
        </w:rPr>
        <w:footnoteRef/>
      </w:r>
      <w:r>
        <w:t xml:space="preserve"> Or, “Sing a hymn to Him, and exalt Him beyond measure unto the ages.”</w:t>
      </w:r>
    </w:p>
  </w:footnote>
  <w:footnote w:id="896">
    <w:p w14:paraId="68D0AB21" w14:textId="61EA66CA" w:rsidR="0065590E" w:rsidRDefault="0065590E" w:rsidP="00426715">
      <w:pPr>
        <w:pStyle w:val="footnote"/>
      </w:pPr>
      <w:r>
        <w:rPr>
          <w:rStyle w:val="FootnoteReference"/>
        </w:rPr>
        <w:footnoteRef/>
      </w:r>
      <w:r>
        <w:t xml:space="preserve"> This verse is lacking in the Greek.</w:t>
      </w:r>
    </w:p>
  </w:footnote>
  <w:footnote w:id="897">
    <w:p w14:paraId="26544D11" w14:textId="10502CC8" w:rsidR="0065590E" w:rsidRDefault="0065590E"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65590E" w:rsidRDefault="0065590E" w:rsidP="007757C9">
      <w:pPr>
        <w:pStyle w:val="footnote"/>
      </w:pPr>
      <w:r>
        <w:rPr>
          <w:rStyle w:val="FootnoteReference"/>
        </w:rPr>
        <w:footnoteRef/>
      </w:r>
      <w:r>
        <w:t xml:space="preserve"> Greek has “sea-monsters”</w:t>
      </w:r>
    </w:p>
  </w:footnote>
  <w:footnote w:id="899">
    <w:p w14:paraId="0ECD7B50" w14:textId="7593729A" w:rsidR="0065590E" w:rsidRDefault="0065590E" w:rsidP="007757C9">
      <w:pPr>
        <w:pStyle w:val="footnote"/>
      </w:pPr>
      <w:r>
        <w:rPr>
          <w:rStyle w:val="FootnoteReference"/>
        </w:rPr>
        <w:footnoteRef/>
      </w:r>
      <w:r>
        <w:t xml:space="preserve"> [] not found in Gk.</w:t>
      </w:r>
    </w:p>
  </w:footnote>
  <w:footnote w:id="900">
    <w:p w14:paraId="0A00818E" w14:textId="6F9A1D3E" w:rsidR="0065590E" w:rsidRDefault="0065590E"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65590E" w:rsidRDefault="0065590E"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65590E" w:rsidRDefault="0065590E" w:rsidP="003758F4">
      <w:pPr>
        <w:pStyle w:val="footnote"/>
      </w:pPr>
      <w:r>
        <w:rPr>
          <w:rStyle w:val="FootnoteReference"/>
        </w:rPr>
        <w:footnoteRef/>
      </w:r>
      <w:r>
        <w:t xml:space="preserve"> Or, “Sing a hymn to Him, and exalt Him beyond measure unto the ages.”</w:t>
      </w:r>
    </w:p>
  </w:footnote>
  <w:footnote w:id="903">
    <w:p w14:paraId="3AF01027" w14:textId="77777777" w:rsidR="0065590E" w:rsidRDefault="0065590E"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65590E" w:rsidRDefault="0065590E" w:rsidP="003758F4">
      <w:pPr>
        <w:pStyle w:val="footnote"/>
      </w:pPr>
      <w:r>
        <w:rPr>
          <w:rStyle w:val="FootnoteReference"/>
        </w:rPr>
        <w:footnoteRef/>
      </w:r>
      <w:r>
        <w:t xml:space="preserve"> [] not found in Gk.</w:t>
      </w:r>
    </w:p>
  </w:footnote>
  <w:footnote w:id="905">
    <w:p w14:paraId="3D357C32" w14:textId="77777777" w:rsidR="0065590E" w:rsidRDefault="0065590E"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65590E" w:rsidRPr="00FD7CBF" w:rsidRDefault="0065590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65590E" w:rsidRPr="00FD7CBF" w:rsidRDefault="0065590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65590E" w:rsidRDefault="0065590E"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65590E" w:rsidRDefault="0065590E"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65590E" w:rsidRPr="008D5F3D" w:rsidRDefault="0065590E" w:rsidP="008D5F3D">
      <w:pPr>
        <w:pStyle w:val="footnote"/>
      </w:pPr>
      <w:r>
        <w:rPr>
          <w:rStyle w:val="FootnoteReference"/>
        </w:rPr>
        <w:footnoteRef/>
      </w:r>
      <w:r>
        <w:t xml:space="preserve"> [JS] Greek has “stars and light,” while Coptic has “stars of light”</w:t>
      </w:r>
    </w:p>
  </w:footnote>
  <w:footnote w:id="911">
    <w:p w14:paraId="6888EF75" w14:textId="7291EAAC" w:rsidR="0065590E" w:rsidRDefault="0065590E" w:rsidP="00A17656">
      <w:pPr>
        <w:pStyle w:val="footnote"/>
      </w:pPr>
      <w:r>
        <w:rPr>
          <w:rStyle w:val="FootnoteReference"/>
        </w:rPr>
        <w:footnoteRef/>
      </w:r>
      <w:r>
        <w:t xml:space="preserve"> [JS] Gk has “confession/praise of Him is in the earth and heaven”</w:t>
      </w:r>
    </w:p>
  </w:footnote>
  <w:footnote w:id="912">
    <w:p w14:paraId="0C9270F2" w14:textId="14BEF321" w:rsidR="0065590E" w:rsidRDefault="0065590E" w:rsidP="00A17656">
      <w:pPr>
        <w:pStyle w:val="footnote"/>
      </w:pPr>
      <w:r>
        <w:rPr>
          <w:rStyle w:val="FootnoteReference"/>
        </w:rPr>
        <w:footnoteRef/>
      </w:r>
      <w:r>
        <w:t xml:space="preserve"> [JS] literally, “And He will exalt the horn of His people”</w:t>
      </w:r>
    </w:p>
  </w:footnote>
  <w:footnote w:id="913">
    <w:p w14:paraId="2890F7AF" w14:textId="127DC52C" w:rsidR="0065590E" w:rsidRDefault="0065590E"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65590E" w:rsidRDefault="0065590E" w:rsidP="00680B91">
      <w:pPr>
        <w:pStyle w:val="footnote"/>
      </w:pPr>
      <w:r>
        <w:rPr>
          <w:rStyle w:val="FootnoteReference"/>
        </w:rPr>
        <w:footnoteRef/>
      </w:r>
      <w:r>
        <w:t xml:space="preserve"> Latria</w:t>
      </w:r>
    </w:p>
  </w:footnote>
  <w:footnote w:id="915">
    <w:p w14:paraId="690DC348" w14:textId="77777777" w:rsidR="0065590E" w:rsidRDefault="0065590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65590E" w:rsidRDefault="0065590E"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65590E" w:rsidRDefault="0065590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65590E" w:rsidRDefault="0065590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65590E" w:rsidRDefault="0065590E" w:rsidP="00E60591">
      <w:pPr>
        <w:pStyle w:val="footnote"/>
      </w:pPr>
      <w:r>
        <w:rPr>
          <w:rStyle w:val="FootnoteReference"/>
        </w:rPr>
        <w:footnoteRef/>
      </w:r>
      <w:r>
        <w:t xml:space="preserve"> Fr. Athanasius has “My soul shall make her boast in the Lord”</w:t>
      </w:r>
    </w:p>
  </w:footnote>
  <w:footnote w:id="920">
    <w:p w14:paraId="71668483" w14:textId="77777777" w:rsidR="0065590E" w:rsidRDefault="0065590E" w:rsidP="00E60591">
      <w:pPr>
        <w:pStyle w:val="footnote"/>
      </w:pPr>
      <w:r>
        <w:rPr>
          <w:rStyle w:val="FootnoteReference"/>
        </w:rPr>
        <w:footnoteRef/>
      </w:r>
      <w:r>
        <w:t xml:space="preserve"> 2 Sam. 6:2 (LXX).</w:t>
      </w:r>
    </w:p>
  </w:footnote>
  <w:footnote w:id="921">
    <w:p w14:paraId="04F68D8E" w14:textId="77777777" w:rsidR="0065590E" w:rsidRDefault="0065590E" w:rsidP="00E60591">
      <w:pPr>
        <w:pStyle w:val="footnote"/>
      </w:pPr>
      <w:r>
        <w:rPr>
          <w:rStyle w:val="FootnoteReference"/>
        </w:rPr>
        <w:footnoteRef/>
      </w:r>
      <w:r>
        <w:t xml:space="preserve"> [JS] or “appear” or “reveal Yourself”</w:t>
      </w:r>
    </w:p>
  </w:footnote>
  <w:footnote w:id="922">
    <w:p w14:paraId="01A143A7" w14:textId="77777777" w:rsidR="0065590E" w:rsidRDefault="0065590E" w:rsidP="00E60591">
      <w:pPr>
        <w:pStyle w:val="footnote"/>
      </w:pPr>
      <w:r>
        <w:rPr>
          <w:rStyle w:val="FootnoteReference"/>
        </w:rPr>
        <w:footnoteRef/>
      </w:r>
      <w:r>
        <w:t xml:space="preserve"> [JS] or “reveal Your face”.</w:t>
      </w:r>
    </w:p>
  </w:footnote>
  <w:footnote w:id="923">
    <w:p w14:paraId="22AD0096" w14:textId="77777777" w:rsidR="0065590E" w:rsidRPr="004A3E27" w:rsidRDefault="0065590E"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65590E" w:rsidRDefault="0065590E" w:rsidP="00E60591">
      <w:pPr>
        <w:pStyle w:val="footnote"/>
      </w:pPr>
      <w:r>
        <w:rPr>
          <w:rStyle w:val="FootnoteReference"/>
        </w:rPr>
        <w:footnoteRef/>
      </w:r>
      <w:r>
        <w:t xml:space="preserve"> [JS] literally “do obeisance”, i.e. “bow down to”</w:t>
      </w:r>
    </w:p>
  </w:footnote>
  <w:footnote w:id="925">
    <w:p w14:paraId="2630F597" w14:textId="77777777" w:rsidR="0065590E" w:rsidRPr="004A3E27" w:rsidRDefault="0065590E"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65590E" w:rsidRDefault="0065590E" w:rsidP="00E60591">
      <w:pPr>
        <w:pStyle w:val="footnote"/>
      </w:pPr>
      <w:r>
        <w:rPr>
          <w:rStyle w:val="FootnoteReference"/>
        </w:rPr>
        <w:footnoteRef/>
      </w:r>
      <w:r>
        <w:t xml:space="preserve"> [JS] or “beautifully situated”</w:t>
      </w:r>
    </w:p>
  </w:footnote>
  <w:footnote w:id="927">
    <w:p w14:paraId="270252A4" w14:textId="77777777" w:rsidR="0065590E" w:rsidRPr="004A3E27" w:rsidRDefault="0065590E"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65590E" w:rsidRDefault="0065590E"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65590E" w:rsidRDefault="0065590E" w:rsidP="00E60591">
      <w:pPr>
        <w:pStyle w:val="footnote"/>
      </w:pPr>
      <w:r>
        <w:rPr>
          <w:rStyle w:val="FootnoteReference"/>
        </w:rPr>
        <w:footnoteRef/>
      </w:r>
      <w:r>
        <w:t xml:space="preserve"> [JS] or “Mother Zion will say,”</w:t>
      </w:r>
    </w:p>
  </w:footnote>
  <w:footnote w:id="930">
    <w:p w14:paraId="33656AE4" w14:textId="77777777" w:rsidR="0065590E" w:rsidRDefault="0065590E" w:rsidP="00E60591">
      <w:pPr>
        <w:pStyle w:val="footnote"/>
      </w:pPr>
      <w:r>
        <w:rPr>
          <w:rStyle w:val="FootnoteReference"/>
        </w:rPr>
        <w:footnoteRef/>
      </w:r>
      <w:r>
        <w:t xml:space="preserve"> [JS] Coptic has, “that a man and a man dwelt in her”</w:t>
      </w:r>
    </w:p>
  </w:footnote>
  <w:footnote w:id="931">
    <w:p w14:paraId="54C279A1" w14:textId="77777777" w:rsidR="0065590E" w:rsidRDefault="0065590E" w:rsidP="00E60591">
      <w:pPr>
        <w:pStyle w:val="footnote"/>
      </w:pPr>
      <w:r>
        <w:rPr>
          <w:rStyle w:val="FootnoteReference"/>
        </w:rPr>
        <w:footnoteRef/>
      </w:r>
      <w:r>
        <w:t xml:space="preserve"> [JS] or “messengers”</w:t>
      </w:r>
    </w:p>
  </w:footnote>
  <w:footnote w:id="932">
    <w:p w14:paraId="43C0F64C" w14:textId="77777777" w:rsidR="0065590E" w:rsidRDefault="0065590E" w:rsidP="00E60591">
      <w:pPr>
        <w:pStyle w:val="footnote"/>
      </w:pPr>
      <w:r>
        <w:rPr>
          <w:rStyle w:val="FootnoteReference"/>
        </w:rPr>
        <w:footnoteRef/>
      </w:r>
      <w:r>
        <w:t xml:space="preserve"> [JS] Fr. Lazarus has “servants”</w:t>
      </w:r>
    </w:p>
  </w:footnote>
  <w:footnote w:id="933">
    <w:p w14:paraId="5CB58F29" w14:textId="77777777" w:rsidR="0065590E" w:rsidRDefault="0065590E" w:rsidP="00E60591">
      <w:pPr>
        <w:pStyle w:val="footnote"/>
      </w:pPr>
      <w:r>
        <w:rPr>
          <w:rStyle w:val="FootnoteReference"/>
        </w:rPr>
        <w:footnoteRef/>
      </w:r>
      <w:r>
        <w:t xml:space="preserve"> Heb. 1:7; Ezek. 1:14; 2 Esdras 8:22.</w:t>
      </w:r>
    </w:p>
  </w:footnote>
  <w:footnote w:id="934">
    <w:p w14:paraId="3C41F1A9" w14:textId="77777777" w:rsidR="0065590E" w:rsidRDefault="0065590E" w:rsidP="00E60591">
      <w:pPr>
        <w:pStyle w:val="footnote"/>
      </w:pPr>
      <w:r>
        <w:rPr>
          <w:rStyle w:val="FootnoteReference"/>
        </w:rPr>
        <w:footnoteRef/>
      </w:r>
      <w:r>
        <w:t xml:space="preserve"> [JS] or “makes the clouds His chariot”</w:t>
      </w:r>
    </w:p>
  </w:footnote>
  <w:footnote w:id="935">
    <w:p w14:paraId="48E0AB19" w14:textId="77777777" w:rsidR="0065590E" w:rsidRDefault="0065590E"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65590E" w:rsidRDefault="0065590E" w:rsidP="00E60591">
      <w:pPr>
        <w:pStyle w:val="footnote"/>
      </w:pPr>
      <w:r>
        <w:rPr>
          <w:rStyle w:val="FootnoteReference"/>
        </w:rPr>
        <w:footnoteRef/>
      </w:r>
      <w:r>
        <w:t xml:space="preserve"> [JS] lit. day to day</w:t>
      </w:r>
    </w:p>
  </w:footnote>
  <w:footnote w:id="937">
    <w:p w14:paraId="12F98413" w14:textId="77777777" w:rsidR="0065590E" w:rsidRPr="004A3E27" w:rsidRDefault="0065590E" w:rsidP="00E60591">
      <w:pPr>
        <w:pStyle w:val="footnote"/>
      </w:pPr>
      <w:r w:rsidRPr="004A3E27">
        <w:rPr>
          <w:rStyle w:val="FootnoteReference"/>
        </w:rPr>
        <w:footnoteRef/>
      </w:r>
      <w:r w:rsidRPr="004A3E27">
        <w:t xml:space="preserve"> Luke 4:32.</w:t>
      </w:r>
    </w:p>
  </w:footnote>
  <w:footnote w:id="938">
    <w:p w14:paraId="094C75E4" w14:textId="77777777" w:rsidR="0065590E" w:rsidRDefault="0065590E" w:rsidP="00E60591">
      <w:pPr>
        <w:pStyle w:val="footnote"/>
      </w:pPr>
      <w:r>
        <w:rPr>
          <w:rStyle w:val="FootnoteReference"/>
        </w:rPr>
        <w:footnoteRef/>
      </w:r>
      <w:r>
        <w:t xml:space="preserve"> [JS] or “give thanks to”. “Thankfully confess with praise”</w:t>
      </w:r>
    </w:p>
  </w:footnote>
  <w:footnote w:id="939">
    <w:p w14:paraId="55536D04" w14:textId="77777777" w:rsidR="0065590E" w:rsidRDefault="0065590E" w:rsidP="00E60591">
      <w:pPr>
        <w:pStyle w:val="footnote"/>
      </w:pPr>
      <w:r>
        <w:rPr>
          <w:rStyle w:val="FootnoteReference"/>
        </w:rPr>
        <w:footnoteRef/>
      </w:r>
      <w:r>
        <w:t xml:space="preserve"> [JS] literally, “holy ones.”</w:t>
      </w:r>
    </w:p>
  </w:footnote>
  <w:footnote w:id="940">
    <w:p w14:paraId="7C8A0D56" w14:textId="77777777" w:rsidR="0065590E" w:rsidRDefault="0065590E"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65590E" w:rsidRDefault="0065590E" w:rsidP="00E60591">
      <w:pPr>
        <w:pStyle w:val="footnote"/>
      </w:pPr>
      <w:r>
        <w:rPr>
          <w:rStyle w:val="FootnoteReference"/>
        </w:rPr>
        <w:footnoteRef/>
      </w:r>
      <w:r>
        <w:t xml:space="preserve"> [JS] litearlly, “slave”.</w:t>
      </w:r>
    </w:p>
  </w:footnote>
  <w:footnote w:id="942">
    <w:p w14:paraId="341A5D3B" w14:textId="77777777" w:rsidR="0065590E" w:rsidRPr="004A3E27" w:rsidRDefault="0065590E"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65590E" w:rsidRDefault="0065590E"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65590E" w:rsidRDefault="0065590E"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65590E" w:rsidRDefault="0065590E"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65590E" w:rsidRDefault="0065590E" w:rsidP="00E60591">
      <w:pPr>
        <w:pStyle w:val="footnote"/>
      </w:pPr>
      <w:r>
        <w:rPr>
          <w:rStyle w:val="FootnoteReference"/>
        </w:rPr>
        <w:footnoteRef/>
      </w:r>
      <w:r>
        <w:t xml:space="preserve"> [JS] or, “boast”</w:t>
      </w:r>
    </w:p>
  </w:footnote>
  <w:footnote w:id="947">
    <w:p w14:paraId="5CB3133E" w14:textId="77777777" w:rsidR="0065590E" w:rsidRPr="004A3E27" w:rsidRDefault="0065590E"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65590E" w:rsidRDefault="0065590E" w:rsidP="00E60591">
      <w:pPr>
        <w:pStyle w:val="footnote"/>
      </w:pPr>
      <w:r>
        <w:rPr>
          <w:rStyle w:val="FootnoteReference"/>
        </w:rPr>
        <w:footnoteRef/>
      </w:r>
      <w:r>
        <w:t xml:space="preserve"> [JS] Fr. Lazarus renders “repent” as “change His mind”</w:t>
      </w:r>
    </w:p>
  </w:footnote>
  <w:footnote w:id="949">
    <w:p w14:paraId="673E3386" w14:textId="77777777" w:rsidR="0065590E" w:rsidRDefault="0065590E" w:rsidP="00E60591">
      <w:pPr>
        <w:pStyle w:val="footnote"/>
      </w:pPr>
      <w:r>
        <w:rPr>
          <w:rStyle w:val="FootnoteReference"/>
        </w:rPr>
        <w:footnoteRef/>
      </w:r>
      <w:r>
        <w:t xml:space="preserve"> Heb. 7:21.</w:t>
      </w:r>
    </w:p>
  </w:footnote>
  <w:footnote w:id="950">
    <w:p w14:paraId="584B7EF5" w14:textId="77777777" w:rsidR="0065590E" w:rsidRPr="004A3E27" w:rsidRDefault="0065590E"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65590E" w:rsidRPr="004A3E27" w:rsidRDefault="0065590E"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65590E" w:rsidRDefault="0065590E"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65590E" w:rsidRDefault="0065590E" w:rsidP="00E60591">
      <w:pPr>
        <w:pStyle w:val="footnote"/>
      </w:pPr>
      <w:r>
        <w:rPr>
          <w:rStyle w:val="FootnoteReference"/>
        </w:rPr>
        <w:footnoteRef/>
      </w:r>
      <w:r>
        <w:t xml:space="preserve"> This column is the version abridged by Fr. Athanasius Iskander.</w:t>
      </w:r>
    </w:p>
  </w:footnote>
  <w:footnote w:id="954">
    <w:p w14:paraId="4081C3EC" w14:textId="77777777" w:rsidR="0065590E" w:rsidRDefault="0065590E"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65590E" w:rsidRDefault="0065590E"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65590E" w:rsidRDefault="0065590E"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65590E" w:rsidRDefault="0065590E"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65590E" w:rsidRDefault="0065590E"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65590E" w:rsidRDefault="0065590E" w:rsidP="00E60591">
      <w:pPr>
        <w:pStyle w:val="footnote"/>
      </w:pPr>
      <w:r>
        <w:rPr>
          <w:rStyle w:val="FootnoteReference"/>
        </w:rPr>
        <w:footnoteRef/>
      </w:r>
      <w:r>
        <w:t xml:space="preserve"> Meaning of “o-ti eros tattis etenhoot” unclear.</w:t>
      </w:r>
    </w:p>
  </w:footnote>
  <w:footnote w:id="960">
    <w:p w14:paraId="1FAA9981" w14:textId="77777777" w:rsidR="0065590E" w:rsidRDefault="0065590E" w:rsidP="00E60591">
      <w:pPr>
        <w:pStyle w:val="footnote"/>
      </w:pPr>
      <w:r>
        <w:rPr>
          <w:rStyle w:val="FootnoteReference"/>
        </w:rPr>
        <w:footnoteRef/>
      </w:r>
      <w:r>
        <w:t xml:space="preserve"> Coptic has “El”, but that would be somewhat obscure in English.</w:t>
      </w:r>
    </w:p>
  </w:footnote>
  <w:footnote w:id="961">
    <w:p w14:paraId="6ECFB0E5" w14:textId="77777777" w:rsidR="0065590E" w:rsidRDefault="0065590E" w:rsidP="00E60591">
      <w:pPr>
        <w:pStyle w:val="footnote"/>
      </w:pPr>
      <w:r>
        <w:rPr>
          <w:rStyle w:val="FootnoteReference"/>
        </w:rPr>
        <w:footnoteRef/>
      </w:r>
      <w:r>
        <w:t xml:space="preserve"> Perhaps His order as Highpriest, after the order of Melchizedek.</w:t>
      </w:r>
    </w:p>
  </w:footnote>
  <w:footnote w:id="962">
    <w:p w14:paraId="3DC9334B" w14:textId="77777777" w:rsidR="0065590E" w:rsidRDefault="0065590E"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65590E" w:rsidRPr="00260CA9" w:rsidRDefault="0065590E"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65590E" w:rsidRPr="00FD7CBF" w:rsidRDefault="0065590E"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65590E" w:rsidRDefault="0065590E"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65590E" w:rsidRDefault="0065590E" w:rsidP="00B62960">
      <w:pPr>
        <w:pStyle w:val="footnote"/>
      </w:pPr>
      <w:r>
        <w:rPr>
          <w:rStyle w:val="FootnoteReference"/>
        </w:rPr>
        <w:footnoteRef/>
      </w:r>
      <w:r>
        <w:t xml:space="preserve"> “brethren”, because said by a deacon.</w:t>
      </w:r>
    </w:p>
  </w:footnote>
  <w:footnote w:id="967">
    <w:p w14:paraId="620F336B" w14:textId="77777777" w:rsidR="0065590E" w:rsidRDefault="0065590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65590E" w:rsidRDefault="0065590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65590E" w:rsidRDefault="0065590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65590E" w:rsidRDefault="0065590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65590E" w:rsidRPr="00B021F8" w:rsidRDefault="0065590E"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65590E" w:rsidRDefault="0065590E"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65590E" w:rsidRDefault="0065590E" w:rsidP="00E83105">
      <w:pPr>
        <w:pStyle w:val="footnote"/>
      </w:pPr>
      <w:r>
        <w:rPr>
          <w:rStyle w:val="FootnoteReference"/>
        </w:rPr>
        <w:footnoteRef/>
      </w:r>
      <w:r>
        <w:t xml:space="preserve"> Some translations replace “Barbarians” with “those who desire war”</w:t>
      </w:r>
    </w:p>
  </w:footnote>
  <w:footnote w:id="974">
    <w:p w14:paraId="6BD2B85F" w14:textId="3AA00754" w:rsidR="0065590E" w:rsidRDefault="0065590E" w:rsidP="00B02DD7">
      <w:pPr>
        <w:pStyle w:val="footnote"/>
      </w:pPr>
      <w:r>
        <w:rPr>
          <w:rStyle w:val="FootnoteReference"/>
        </w:rPr>
        <w:footnoteRef/>
      </w:r>
      <w:r>
        <w:t xml:space="preserve"> Or “assemblies,” i.e. not a group of people, but an action.</w:t>
      </w:r>
    </w:p>
  </w:footnote>
  <w:footnote w:id="975">
    <w:p w14:paraId="69447F9F" w14:textId="7CAFAA2C" w:rsidR="0065590E" w:rsidRDefault="0065590E" w:rsidP="00B02DD7">
      <w:pPr>
        <w:pStyle w:val="footnote"/>
      </w:pPr>
      <w:r>
        <w:rPr>
          <w:rStyle w:val="FootnoteReference"/>
        </w:rPr>
        <w:footnoteRef/>
      </w:r>
      <w:r>
        <w:t xml:space="preserve"> Literally, “raise the horn”</w:t>
      </w:r>
    </w:p>
  </w:footnote>
  <w:footnote w:id="976">
    <w:p w14:paraId="1C38F898" w14:textId="533A4129" w:rsidR="0065590E" w:rsidRPr="00FD7CBF" w:rsidRDefault="0065590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65590E" w:rsidRDefault="0065590E">
      <w:pPr>
        <w:pStyle w:val="FootnoteText"/>
      </w:pPr>
      <w:r>
        <w:rPr>
          <w:rStyle w:val="FootnoteReference"/>
        </w:rPr>
        <w:footnoteRef/>
      </w:r>
      <w:r>
        <w:t xml:space="preserve"> Acts 7:60</w:t>
      </w:r>
    </w:p>
  </w:footnote>
  <w:footnote w:id="978">
    <w:p w14:paraId="66841CA4" w14:textId="77777777" w:rsidR="0065590E" w:rsidRDefault="0065590E"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65590E" w:rsidRDefault="0065590E"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65590E" w:rsidRDefault="0065590E">
      <w:pPr>
        <w:pStyle w:val="footnote"/>
        <w:rPr>
          <w:ins w:id="1224" w:author="Brett Slote" w:date="2011-07-21T19:13:00Z"/>
        </w:rPr>
        <w:pPrChange w:id="1225" w:author="Brett Slote" w:date="2011-07-21T20:05:00Z">
          <w:pPr>
            <w:pStyle w:val="FootnoteText"/>
          </w:pPr>
        </w:pPrChange>
      </w:pPr>
      <w:ins w:id="1226" w:author="Brett Slote" w:date="2011-07-21T19:13:00Z">
        <w:r>
          <w:rPr>
            <w:rStyle w:val="FootnoteReference"/>
          </w:rPr>
          <w:footnoteRef/>
        </w:r>
        <w:r>
          <w:t xml:space="preserve"> Numbers 12:7-8</w:t>
        </w:r>
      </w:ins>
    </w:p>
  </w:footnote>
  <w:footnote w:id="981">
    <w:p w14:paraId="7099EBEB" w14:textId="77777777" w:rsidR="0065590E" w:rsidRDefault="0065590E">
      <w:pPr>
        <w:pStyle w:val="footnote"/>
        <w:rPr>
          <w:ins w:id="1227" w:author="Brett Slote" w:date="2011-07-21T19:13:00Z"/>
        </w:rPr>
        <w:pPrChange w:id="1228" w:author="Brett Slote" w:date="2011-07-21T20:05:00Z">
          <w:pPr>
            <w:pStyle w:val="FootnoteText"/>
          </w:pPr>
        </w:pPrChange>
      </w:pPr>
      <w:ins w:id="1229" w:author="Brett Slote" w:date="2011-07-21T19:13:00Z">
        <w:r>
          <w:rPr>
            <w:rStyle w:val="FootnoteReference"/>
          </w:rPr>
          <w:footnoteRef/>
        </w:r>
        <w:r>
          <w:t xml:space="preserve"> Exodus 28:1</w:t>
        </w:r>
      </w:ins>
    </w:p>
  </w:footnote>
  <w:footnote w:id="982">
    <w:p w14:paraId="5BFC95F9" w14:textId="77777777" w:rsidR="0065590E" w:rsidRDefault="0065590E">
      <w:pPr>
        <w:pStyle w:val="footnote"/>
        <w:rPr>
          <w:ins w:id="1230" w:author="Brett Slote" w:date="2011-07-21T19:13:00Z"/>
        </w:rPr>
        <w:pPrChange w:id="1231" w:author="Brett Slote" w:date="2011-07-21T20:05:00Z">
          <w:pPr>
            <w:pStyle w:val="FootnoteText"/>
          </w:pPr>
        </w:pPrChange>
      </w:pPr>
      <w:ins w:id="1232" w:author="Brett Slote" w:date="2011-07-21T19:13:00Z">
        <w:r>
          <w:rPr>
            <w:rStyle w:val="FootnoteReference"/>
          </w:rPr>
          <w:footnoteRef/>
        </w:r>
        <w:r>
          <w:t xml:space="preserve"> Matthew 16:18</w:t>
        </w:r>
      </w:ins>
    </w:p>
  </w:footnote>
  <w:footnote w:id="983">
    <w:p w14:paraId="04125830" w14:textId="77777777" w:rsidR="0065590E" w:rsidRDefault="0065590E">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Psalms 110:4, Hebrews 5:6,10</w:t>
        </w:r>
      </w:ins>
    </w:p>
  </w:footnote>
  <w:footnote w:id="984">
    <w:p w14:paraId="4ECDDE09" w14:textId="77777777" w:rsidR="0065590E" w:rsidRDefault="0065590E"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4ACBECBD" w14:textId="77777777" w:rsidR="0065590E" w:rsidRDefault="0065590E"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6">
    <w:p w14:paraId="0C45F6F7" w14:textId="77777777" w:rsidR="0065590E" w:rsidRDefault="0065590E" w:rsidP="00C0205C">
      <w:pPr>
        <w:pStyle w:val="footnote"/>
      </w:pPr>
      <w:r>
        <w:rPr>
          <w:rStyle w:val="FootnoteReference"/>
          <w:rFonts w:eastAsiaTheme="majorEastAsia"/>
        </w:rPr>
        <w:footnoteRef/>
      </w:r>
      <w:r>
        <w:t xml:space="preserve"> Ps 72:10</w:t>
      </w:r>
    </w:p>
  </w:footnote>
  <w:footnote w:id="987">
    <w:p w14:paraId="73200F36" w14:textId="77777777" w:rsidR="0065590E" w:rsidRDefault="0065590E">
      <w:pPr>
        <w:pStyle w:val="FootnoteText"/>
      </w:pPr>
      <w:r>
        <w:rPr>
          <w:rStyle w:val="FootnoteReference"/>
        </w:rPr>
        <w:footnoteRef/>
      </w:r>
      <w:r>
        <w:t xml:space="preserve"> Pope Dioscorus can but substituted here to use this doxology on his feast.</w:t>
      </w:r>
    </w:p>
  </w:footnote>
  <w:footnote w:id="988">
    <w:p w14:paraId="6EE19208" w14:textId="77777777" w:rsidR="0065590E" w:rsidRDefault="0065590E" w:rsidP="008B74E6">
      <w:pPr>
        <w:pStyle w:val="footnote"/>
      </w:pPr>
      <w:r>
        <w:rPr>
          <w:rStyle w:val="FootnoteReference"/>
        </w:rPr>
        <w:footnoteRef/>
      </w:r>
      <w:r>
        <w:t xml:space="preserve"> Taken from Byzantine rite hymns in 2016.</w:t>
      </w:r>
    </w:p>
  </w:footnote>
  <w:footnote w:id="989">
    <w:p w14:paraId="10C81BCA" w14:textId="32EF878B" w:rsidR="0065590E" w:rsidRDefault="0065590E" w:rsidP="008B74E6">
      <w:pPr>
        <w:pStyle w:val="footnote"/>
      </w:pPr>
      <w:r>
        <w:rPr>
          <w:rStyle w:val="FootnoteReference"/>
        </w:rPr>
        <w:footnoteRef/>
      </w:r>
      <w:r>
        <w:t xml:space="preserve"> Taken from Byzantine rite hymns in 2016.</w:t>
      </w:r>
    </w:p>
  </w:footnote>
  <w:footnote w:id="990">
    <w:p w14:paraId="2FF46E46" w14:textId="77777777" w:rsidR="0065590E" w:rsidRDefault="0065590E" w:rsidP="003D4209">
      <w:pPr>
        <w:pStyle w:val="footnote"/>
      </w:pPr>
      <w:r>
        <w:rPr>
          <w:rStyle w:val="FootnoteReference"/>
        </w:rPr>
        <w:footnoteRef/>
      </w:r>
      <w:r>
        <w:t xml:space="preserve"> Dan 12:3</w:t>
      </w:r>
    </w:p>
  </w:footnote>
  <w:footnote w:id="991">
    <w:p w14:paraId="4F373D62" w14:textId="77777777" w:rsidR="0065590E" w:rsidRDefault="0065590E" w:rsidP="003D4209">
      <w:pPr>
        <w:pStyle w:val="footnote"/>
      </w:pPr>
      <w:r>
        <w:rPr>
          <w:rStyle w:val="FootnoteReference"/>
        </w:rPr>
        <w:footnoteRef/>
      </w:r>
      <w:r>
        <w:t xml:space="preserve"> The Scetis Valley in Egypt, from which the word “ascetic” comes. Sheheet means “measure of the heart.”</w:t>
      </w:r>
    </w:p>
  </w:footnote>
  <w:footnote w:id="992">
    <w:p w14:paraId="153ABD29" w14:textId="77777777" w:rsidR="0065590E" w:rsidRDefault="0065590E" w:rsidP="003D4209">
      <w:pPr>
        <w:pStyle w:val="footnote"/>
      </w:pPr>
      <w:r>
        <w:rPr>
          <w:rStyle w:val="FootnoteReference"/>
        </w:rPr>
        <w:footnoteRef/>
      </w:r>
      <w:r>
        <w:t xml:space="preserve"> Cf Lk 22:30, Mt</w:t>
      </w:r>
      <w:r w:rsidRPr="003D4209">
        <w:rPr>
          <w:rStyle w:val="footnoteChar"/>
        </w:rPr>
        <w:t xml:space="preserve"> </w:t>
      </w:r>
      <w:r>
        <w:t>19:20</w:t>
      </w:r>
    </w:p>
  </w:footnote>
  <w:footnote w:id="993">
    <w:p w14:paraId="0977783C" w14:textId="77777777" w:rsidR="0065590E" w:rsidRDefault="0065590E">
      <w:pPr>
        <w:pStyle w:val="FootnoteText"/>
      </w:pPr>
      <w:r>
        <w:rPr>
          <w:rStyle w:val="FootnoteReference"/>
        </w:rPr>
        <w:footnoteRef/>
      </w:r>
      <w:r>
        <w:t xml:space="preserve"> Rev 4:6</w:t>
      </w:r>
    </w:p>
  </w:footnote>
  <w:footnote w:id="994">
    <w:p w14:paraId="474C3AF6" w14:textId="77777777" w:rsidR="0065590E" w:rsidRDefault="0065590E" w:rsidP="00C14556">
      <w:pPr>
        <w:pStyle w:val="footnote"/>
        <w:rPr>
          <w:ins w:id="1344" w:author="Brett Slote" w:date="2011-07-19T15:43:00Z"/>
        </w:rPr>
      </w:pPr>
      <w:ins w:id="1345" w:author="Brett Slote" w:date="2011-07-19T15:43:00Z">
        <w:r>
          <w:rPr>
            <w:rStyle w:val="FootnoteReference"/>
          </w:rPr>
          <w:footnoteRef/>
        </w:r>
        <w:r>
          <w:t xml:space="preserve"> or supplications/intercessions</w:t>
        </w:r>
      </w:ins>
    </w:p>
  </w:footnote>
  <w:footnote w:id="995">
    <w:p w14:paraId="527ECCCD" w14:textId="77777777" w:rsidR="0065590E" w:rsidRDefault="0065590E">
      <w:pPr>
        <w:pStyle w:val="footnote"/>
        <w:rPr>
          <w:ins w:id="1346" w:author="Brett Slote" w:date="2011-07-19T15:43:00Z"/>
        </w:rPr>
        <w:pPrChange w:id="1347" w:author="Brett Slote" w:date="2011-07-21T19:56:00Z">
          <w:pPr>
            <w:pStyle w:val="FootnoteText"/>
          </w:pPr>
        </w:pPrChange>
      </w:pPr>
      <w:ins w:id="1348" w:author="Brett Slote" w:date="2011-07-19T15:43:00Z">
        <w:r>
          <w:rPr>
            <w:rStyle w:val="FootnoteReference"/>
          </w:rPr>
          <w:footnoteRef/>
        </w:r>
        <w:r>
          <w:t xml:space="preserve"> Joel 3:13 – but I’m trying to remember something that says “the harvest is full and the wheat plentiful”</w:t>
        </w:r>
      </w:ins>
    </w:p>
  </w:footnote>
  <w:footnote w:id="996">
    <w:p w14:paraId="6583C1B7" w14:textId="77777777" w:rsidR="0065590E" w:rsidRDefault="0065590E">
      <w:pPr>
        <w:pStyle w:val="footnote"/>
        <w:rPr>
          <w:ins w:id="1349" w:author="Brett Slote" w:date="2011-07-19T15:43:00Z"/>
          <w:rFonts w:ascii="Antonious" w:hAnsi="Antonious" w:cs="Antonious"/>
        </w:rPr>
        <w:pPrChange w:id="1350" w:author="Brett Slote" w:date="2011-07-21T19:56:00Z">
          <w:pPr>
            <w:widowControl w:val="0"/>
            <w:autoSpaceDE w:val="0"/>
            <w:autoSpaceDN w:val="0"/>
            <w:adjustRightInd w:val="0"/>
          </w:pPr>
        </w:pPrChange>
      </w:pPr>
      <w:ins w:id="135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97">
    <w:p w14:paraId="3A76C60E" w14:textId="214D0337" w:rsidR="0065590E" w:rsidRDefault="0065590E"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98">
    <w:p w14:paraId="0CF37F72" w14:textId="7D818E4C" w:rsidR="0065590E" w:rsidRDefault="0065590E" w:rsidP="00E64404">
      <w:pPr>
        <w:pStyle w:val="footnote"/>
      </w:pPr>
      <w:r>
        <w:rPr>
          <w:rStyle w:val="FootnoteReference"/>
        </w:rPr>
        <w:footnoteRef/>
      </w:r>
      <w:r>
        <w:t xml:space="preserve"> Modified into the style of a Coptic Doxology from the Byzantine Rite hymns in 2016. </w:t>
      </w:r>
    </w:p>
  </w:footnote>
  <w:footnote w:id="999">
    <w:p w14:paraId="3B864A3D" w14:textId="77777777" w:rsidR="0065590E" w:rsidRDefault="0065590E" w:rsidP="00325E43">
      <w:pPr>
        <w:pStyle w:val="footnote"/>
      </w:pPr>
      <w:r>
        <w:rPr>
          <w:rStyle w:val="FootnoteReference"/>
        </w:rPr>
        <w:footnoteRef/>
      </w:r>
      <w:r>
        <w:t xml:space="preserve"> Modified into the style of a Coptic Doxology from the Byzantine Rite hymns in 2016. </w:t>
      </w:r>
    </w:p>
  </w:footnote>
  <w:footnote w:id="1000">
    <w:p w14:paraId="0AAB833E" w14:textId="77777777" w:rsidR="0065590E" w:rsidRDefault="0065590E" w:rsidP="00935F13">
      <w:pPr>
        <w:pStyle w:val="footnote"/>
      </w:pPr>
      <w:r>
        <w:rPr>
          <w:rStyle w:val="FootnoteReference"/>
        </w:rPr>
        <w:footnoteRef/>
      </w:r>
      <w:r>
        <w:t xml:space="preserve"> Rev 4:4</w:t>
      </w:r>
    </w:p>
  </w:footnote>
  <w:footnote w:id="1001">
    <w:p w14:paraId="70D69B5E" w14:textId="77777777" w:rsidR="0065590E" w:rsidRDefault="0065590E" w:rsidP="00935F13">
      <w:pPr>
        <w:pStyle w:val="footnote"/>
      </w:pPr>
      <w:r>
        <w:rPr>
          <w:rStyle w:val="FootnoteReference"/>
        </w:rPr>
        <w:footnoteRef/>
      </w:r>
      <w:r>
        <w:t xml:space="preserve"> Rev 5:8</w:t>
      </w:r>
    </w:p>
  </w:footnote>
  <w:footnote w:id="1002">
    <w:p w14:paraId="741347AD" w14:textId="77777777" w:rsidR="0065590E" w:rsidRDefault="0065590E">
      <w:pPr>
        <w:pStyle w:val="footnote"/>
        <w:rPr>
          <w:ins w:id="1381" w:author="Brett Slote" w:date="2011-07-19T18:33:00Z"/>
        </w:rPr>
        <w:pPrChange w:id="1382" w:author="Brett Slote" w:date="2011-07-21T19:58:00Z">
          <w:pPr>
            <w:pStyle w:val="FootnoteText"/>
          </w:pPr>
        </w:pPrChange>
      </w:pPr>
      <w:ins w:id="1383" w:author="Brett Slote" w:date="2011-07-19T18:33:00Z">
        <w:r w:rsidRPr="00C96A85">
          <w:rPr>
            <w:rStyle w:val="FootnoteReference"/>
            <w:vertAlign w:val="baseline"/>
          </w:rPr>
          <w:footnoteRef/>
        </w:r>
        <w:r w:rsidRPr="00C96A85">
          <w:t xml:space="preserve"> Ephesians 6:11</w:t>
        </w:r>
      </w:ins>
      <w:r>
        <w:t xml:space="preserve"> </w:t>
      </w:r>
      <w:ins w:id="1384" w:author="Brett Slote" w:date="2011-07-19T18:33:00Z">
        <w:r w:rsidRPr="00C96A85">
          <w:t>(Literally: “all the girding”)</w:t>
        </w:r>
      </w:ins>
    </w:p>
  </w:footnote>
  <w:footnote w:id="1003">
    <w:p w14:paraId="22B1B2A8" w14:textId="77777777" w:rsidR="0065590E" w:rsidRDefault="0065590E">
      <w:pPr>
        <w:pStyle w:val="footnote"/>
        <w:rPr>
          <w:ins w:id="1387" w:author="Brett Slote" w:date="2011-07-19T18:34:00Z"/>
        </w:rPr>
        <w:pPrChange w:id="1388" w:author="Brett Slote" w:date="2011-07-21T19:58:00Z">
          <w:pPr>
            <w:pStyle w:val="FootnoteText"/>
          </w:pPr>
        </w:pPrChange>
      </w:pPr>
      <w:ins w:id="1389" w:author="Brett Slote" w:date="2011-07-19T18:34:00Z">
        <w:r>
          <w:rPr>
            <w:rStyle w:val="FootnoteReference"/>
          </w:rPr>
          <w:footnoteRef/>
        </w:r>
        <w:r>
          <w:t xml:space="preserve"> Col 3:1</w:t>
        </w:r>
      </w:ins>
    </w:p>
  </w:footnote>
  <w:footnote w:id="1004">
    <w:p w14:paraId="2F80CBFF" w14:textId="77777777" w:rsidR="0065590E" w:rsidRDefault="0065590E" w:rsidP="00F4564C">
      <w:pPr>
        <w:pStyle w:val="footnote"/>
      </w:pPr>
      <w:r>
        <w:rPr>
          <w:rStyle w:val="FootnoteReference"/>
        </w:rPr>
        <w:footnoteRef/>
      </w:r>
      <w:r>
        <w:t xml:space="preserve"> Modified into the style of a Coptic Doxology from the Byzantine Rite hymns in 2016. </w:t>
      </w:r>
    </w:p>
  </w:footnote>
  <w:footnote w:id="1005">
    <w:p w14:paraId="0F21DE2B" w14:textId="77777777" w:rsidR="0065590E" w:rsidRDefault="0065590E" w:rsidP="00F4564C">
      <w:pPr>
        <w:pStyle w:val="footnote"/>
      </w:pPr>
      <w:r>
        <w:rPr>
          <w:rStyle w:val="FootnoteReference"/>
        </w:rPr>
        <w:footnoteRef/>
      </w:r>
      <w:r>
        <w:t xml:space="preserve"> Modified into the style of a Coptic Doxology from the Byzantine Rite hymns in 2016. </w:t>
      </w:r>
    </w:p>
  </w:footnote>
  <w:footnote w:id="1006">
    <w:p w14:paraId="26B5BB59" w14:textId="77777777" w:rsidR="0065590E" w:rsidRDefault="0065590E" w:rsidP="002A29E0">
      <w:pPr>
        <w:pStyle w:val="footnote"/>
      </w:pPr>
      <w:r>
        <w:rPr>
          <w:rStyle w:val="FootnoteReference"/>
        </w:rPr>
        <w:footnoteRef/>
      </w:r>
      <w:r>
        <w:t xml:space="preserve"> Modified into the style of a Coptic Doxology from the Byzantine Rite hymns in 2016. </w:t>
      </w:r>
    </w:p>
  </w:footnote>
  <w:footnote w:id="1007">
    <w:p w14:paraId="515A7079" w14:textId="77777777" w:rsidR="0065590E" w:rsidRDefault="006559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08">
    <w:p w14:paraId="11CE8A3A" w14:textId="77777777" w:rsidR="0065590E" w:rsidRDefault="006559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09">
    <w:p w14:paraId="40B3C553" w14:textId="77777777" w:rsidR="0065590E" w:rsidRDefault="006559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0">
    <w:p w14:paraId="161FA5C9" w14:textId="726A1A97" w:rsidR="0065590E" w:rsidRDefault="0065590E"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11">
    <w:p w14:paraId="5727BFD3" w14:textId="77777777" w:rsidR="0065590E" w:rsidRDefault="0065590E"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12">
    <w:p w14:paraId="5AA889F2" w14:textId="77777777" w:rsidR="0065590E" w:rsidRDefault="0065590E">
      <w:pPr>
        <w:pStyle w:val="footnote"/>
        <w:rPr>
          <w:ins w:id="1439" w:author="Brett Slote" w:date="2011-07-21T19:00:00Z"/>
        </w:rPr>
        <w:pPrChange w:id="1440" w:author="Brett Slote" w:date="2011-07-21T20:03:00Z">
          <w:pPr>
            <w:pStyle w:val="FootnoteText"/>
          </w:pPr>
        </w:pPrChange>
      </w:pPr>
      <w:ins w:id="1441" w:author="Brett Slote" w:date="2011-07-21T19:00:00Z">
        <w:r>
          <w:rPr>
            <w:rStyle w:val="FootnoteReference"/>
          </w:rPr>
          <w:footnoteRef/>
        </w:r>
        <w:r>
          <w:t xml:space="preserve"> Need to do some research into the name of this man in English</w:t>
        </w:r>
      </w:ins>
    </w:p>
  </w:footnote>
  <w:footnote w:id="1013">
    <w:p w14:paraId="6E951873" w14:textId="77777777" w:rsidR="0065590E" w:rsidRDefault="0065590E" w:rsidP="002A29E0">
      <w:pPr>
        <w:pStyle w:val="footnote"/>
      </w:pPr>
      <w:r>
        <w:rPr>
          <w:rStyle w:val="FootnoteReference"/>
        </w:rPr>
        <w:footnoteRef/>
      </w:r>
      <w:r>
        <w:t xml:space="preserve"> Modified into the style of a Coptic Doxology from the Byzantine Rite hymns in 2016. </w:t>
      </w:r>
    </w:p>
  </w:footnote>
  <w:footnote w:id="1014">
    <w:p w14:paraId="76640201" w14:textId="77777777" w:rsidR="0065590E" w:rsidRDefault="0065590E" w:rsidP="002A29E0">
      <w:pPr>
        <w:pStyle w:val="footnote"/>
      </w:pPr>
      <w:r>
        <w:rPr>
          <w:rStyle w:val="FootnoteReference"/>
        </w:rPr>
        <w:footnoteRef/>
      </w:r>
      <w:r>
        <w:t xml:space="preserve"> Modified into the style of a Coptic Doxology from the Byzantine Rite hymns in 2016. </w:t>
      </w:r>
    </w:p>
  </w:footnote>
  <w:footnote w:id="1015">
    <w:p w14:paraId="392B3FA1" w14:textId="77777777" w:rsidR="0065590E" w:rsidRDefault="0065590E" w:rsidP="002A29E0">
      <w:pPr>
        <w:pStyle w:val="footnote"/>
      </w:pPr>
      <w:r>
        <w:rPr>
          <w:rStyle w:val="FootnoteReference"/>
        </w:rPr>
        <w:footnoteRef/>
      </w:r>
      <w:r>
        <w:t xml:space="preserve"> Modified into the style of a Coptic Doxology from the Byzantine Rite hymns in 2016. </w:t>
      </w:r>
    </w:p>
  </w:footnote>
  <w:footnote w:id="1016">
    <w:p w14:paraId="4DD173AD" w14:textId="50F9B05A" w:rsidR="0065590E" w:rsidRDefault="0065590E" w:rsidP="00B52F78">
      <w:pPr>
        <w:pStyle w:val="footnote"/>
      </w:pPr>
      <w:r>
        <w:rPr>
          <w:rStyle w:val="FootnoteReference"/>
        </w:rPr>
        <w:footnoteRef/>
      </w:r>
      <w:r>
        <w:t xml:space="preserve"> Though not found on the Coptic Calendar, as one of the 318 gathered at Nicaea, it is fitting to venerate St. Spyridon.</w:t>
      </w:r>
    </w:p>
  </w:footnote>
  <w:footnote w:id="1017">
    <w:p w14:paraId="539218C4" w14:textId="77777777" w:rsidR="0065590E" w:rsidRDefault="0065590E" w:rsidP="002A29E0">
      <w:pPr>
        <w:pStyle w:val="footnote"/>
      </w:pPr>
      <w:r>
        <w:rPr>
          <w:rStyle w:val="FootnoteReference"/>
        </w:rPr>
        <w:footnoteRef/>
      </w:r>
      <w:r>
        <w:t xml:space="preserve"> Modified into the style of a Coptic Doxology from the Byzantine Rite hymns in 2016. </w:t>
      </w:r>
    </w:p>
  </w:footnote>
  <w:footnote w:id="1018">
    <w:p w14:paraId="1E132703" w14:textId="77777777" w:rsidR="0065590E" w:rsidRDefault="0065590E" w:rsidP="00D94D36">
      <w:pPr>
        <w:pStyle w:val="footnote"/>
      </w:pPr>
      <w:r>
        <w:rPr>
          <w:rStyle w:val="FootnoteReference"/>
        </w:rPr>
        <w:footnoteRef/>
      </w:r>
      <w:r>
        <w:t xml:space="preserve"> Modified into the style of a Coptic Doxology from the Byzantine Rite hymns in 2016. </w:t>
      </w:r>
    </w:p>
  </w:footnote>
  <w:footnote w:id="1019">
    <w:p w14:paraId="0EC0EB26" w14:textId="77777777" w:rsidR="0065590E" w:rsidRDefault="0065590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20">
    <w:p w14:paraId="1A09C94E" w14:textId="77777777" w:rsidR="0065590E" w:rsidRDefault="0065590E" w:rsidP="00073003">
      <w:pPr>
        <w:pStyle w:val="footnote"/>
      </w:pPr>
      <w:r>
        <w:rPr>
          <w:rStyle w:val="FootnoteReference"/>
        </w:rPr>
        <w:footnoteRef/>
      </w:r>
      <w:r>
        <w:t xml:space="preserve"> Revelation 7:2</w:t>
      </w:r>
    </w:p>
  </w:footnote>
  <w:footnote w:id="1021">
    <w:p w14:paraId="047C672B" w14:textId="77777777" w:rsidR="0065590E" w:rsidRDefault="0065590E" w:rsidP="00073003">
      <w:pPr>
        <w:pStyle w:val="footnote"/>
      </w:pPr>
      <w:r>
        <w:rPr>
          <w:rStyle w:val="FootnoteReference"/>
        </w:rPr>
        <w:footnoteRef/>
      </w:r>
      <w:r>
        <w:t xml:space="preserve"> Revelation 7:3</w:t>
      </w:r>
    </w:p>
  </w:footnote>
  <w:footnote w:id="1022">
    <w:p w14:paraId="338E8815" w14:textId="77777777" w:rsidR="0065590E" w:rsidRDefault="0065590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23">
    <w:p w14:paraId="7E074E97" w14:textId="77777777" w:rsidR="0065590E" w:rsidRDefault="0065590E" w:rsidP="00BC160E">
      <w:pPr>
        <w:pStyle w:val="footnote"/>
      </w:pPr>
      <w:r>
        <w:rPr>
          <w:rStyle w:val="FootnoteReference"/>
        </w:rPr>
        <w:footnoteRef/>
      </w:r>
      <w:r>
        <w:t xml:space="preserve"> John 13:25</w:t>
      </w:r>
    </w:p>
  </w:footnote>
  <w:footnote w:id="1024">
    <w:p w14:paraId="0E087572" w14:textId="27E962C9" w:rsidR="0065590E" w:rsidRDefault="0065590E"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25">
    <w:p w14:paraId="795EE333" w14:textId="77777777" w:rsidR="0065590E" w:rsidRDefault="0065590E" w:rsidP="00B53E05">
      <w:pPr>
        <w:pStyle w:val="footnote"/>
      </w:pPr>
      <w:r>
        <w:rPr>
          <w:rStyle w:val="FootnoteReference"/>
        </w:rPr>
        <w:footnoteRef/>
      </w:r>
      <w:r>
        <w:t xml:space="preserve"> Normally reserved for the Theotokos.</w:t>
      </w:r>
    </w:p>
  </w:footnote>
  <w:footnote w:id="1026">
    <w:p w14:paraId="483F0E8B" w14:textId="77777777" w:rsidR="0065590E" w:rsidRDefault="0065590E" w:rsidP="00B53E05">
      <w:pPr>
        <w:pStyle w:val="footnote"/>
      </w:pPr>
      <w:r>
        <w:rPr>
          <w:rStyle w:val="FootnoteReference"/>
        </w:rPr>
        <w:footnoteRef/>
      </w:r>
      <w:r>
        <w:t xml:space="preserve"> The law of righteousness, not the Law of the Old Covenant.</w:t>
      </w:r>
    </w:p>
  </w:footnote>
  <w:footnote w:id="1027">
    <w:p w14:paraId="361DBD71" w14:textId="77777777" w:rsidR="0065590E" w:rsidRDefault="0065590E" w:rsidP="00662600">
      <w:pPr>
        <w:pStyle w:val="footnote"/>
      </w:pPr>
      <w:r>
        <w:rPr>
          <w:rStyle w:val="FootnoteReference"/>
        </w:rPr>
        <w:footnoteRef/>
      </w:r>
      <w:r>
        <w:t xml:space="preserve"> Or image</w:t>
      </w:r>
    </w:p>
  </w:footnote>
  <w:footnote w:id="1028">
    <w:p w14:paraId="2DF974D0" w14:textId="77777777" w:rsidR="0065590E" w:rsidRDefault="0065590E">
      <w:pPr>
        <w:pStyle w:val="footnote"/>
        <w:rPr>
          <w:ins w:id="1548" w:author="Brett Slote" w:date="2011-07-21T18:57:00Z"/>
        </w:rPr>
        <w:pPrChange w:id="1549" w:author="Brett Slote" w:date="2011-07-21T20:03:00Z">
          <w:pPr>
            <w:pStyle w:val="FootnoteText"/>
          </w:pPr>
        </w:pPrChange>
      </w:pPr>
      <w:ins w:id="1550" w:author="Brett Slote" w:date="2011-07-21T18:57:00Z">
        <w:r>
          <w:rPr>
            <w:rStyle w:val="FootnoteReference"/>
          </w:rPr>
          <w:footnoteRef/>
        </w:r>
        <w:r>
          <w:t xml:space="preserve"> Colossians 3:14</w:t>
        </w:r>
      </w:ins>
    </w:p>
  </w:footnote>
  <w:footnote w:id="1029">
    <w:p w14:paraId="371983D9" w14:textId="0B3CAEFE" w:rsidR="0065590E" w:rsidRDefault="0065590E" w:rsidP="006035EE">
      <w:pPr>
        <w:pStyle w:val="footnote"/>
      </w:pPr>
      <w:r>
        <w:rPr>
          <w:rStyle w:val="FootnoteReference"/>
        </w:rPr>
        <w:footnoteRef/>
      </w:r>
      <w:r>
        <w:t xml:space="preserve"> Composed in A.D. 2016 in English for St. George’s Ministry to the British people.</w:t>
      </w:r>
    </w:p>
  </w:footnote>
  <w:footnote w:id="1030">
    <w:p w14:paraId="56032475" w14:textId="77777777" w:rsidR="0065590E" w:rsidRDefault="0065590E" w:rsidP="00E22010">
      <w:pPr>
        <w:pStyle w:val="footnote"/>
      </w:pPr>
      <w:r>
        <w:rPr>
          <w:rStyle w:val="FootnoteReference"/>
        </w:rPr>
        <w:footnoteRef/>
      </w:r>
      <w:r>
        <w:t xml:space="preserve"> 2 Tim 4:7</w:t>
      </w:r>
    </w:p>
  </w:footnote>
  <w:footnote w:id="1031">
    <w:p w14:paraId="519A6EA0" w14:textId="77777777" w:rsidR="0065590E" w:rsidRDefault="0065590E" w:rsidP="00E22010">
      <w:pPr>
        <w:pStyle w:val="footnote"/>
      </w:pPr>
      <w:r>
        <w:rPr>
          <w:rStyle w:val="FootnoteReference"/>
        </w:rPr>
        <w:footnoteRef/>
      </w:r>
      <w:r>
        <w:t xml:space="preserve"> 2 Tim 4:8</w:t>
      </w:r>
    </w:p>
  </w:footnote>
  <w:footnote w:id="1032">
    <w:p w14:paraId="2C92CCF6" w14:textId="77777777" w:rsidR="0065590E" w:rsidRDefault="0065590E" w:rsidP="001779C0">
      <w:pPr>
        <w:pStyle w:val="footnote"/>
      </w:pPr>
      <w:r>
        <w:rPr>
          <w:rStyle w:val="FootnoteReference"/>
        </w:rPr>
        <w:footnoteRef/>
      </w:r>
      <w:r>
        <w:t xml:space="preserve"> Composed in Coptic and Arabic by H.G. Bishop Demetrius of Malawi circa A.D. 2000.</w:t>
      </w:r>
    </w:p>
  </w:footnote>
  <w:footnote w:id="1033">
    <w:p w14:paraId="16CDD53B" w14:textId="77777777" w:rsidR="0065590E" w:rsidRDefault="0065590E"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34">
    <w:p w14:paraId="717A066E" w14:textId="77777777" w:rsidR="0065590E" w:rsidRDefault="0065590E">
      <w:pPr>
        <w:pStyle w:val="footnote"/>
        <w:rPr>
          <w:ins w:id="1613" w:author="Brett Slote" w:date="2011-07-21T18:45:00Z"/>
        </w:rPr>
        <w:pPrChange w:id="1614" w:author="Brett Slote" w:date="2011-07-21T20:01:00Z">
          <w:pPr>
            <w:pStyle w:val="FootnoteText"/>
          </w:pPr>
        </w:pPrChange>
      </w:pPr>
      <w:ins w:id="1615" w:author="Brett Slote" w:date="2011-07-21T18:45:00Z">
        <w:r>
          <w:rPr>
            <w:rStyle w:val="FootnoteReference"/>
          </w:rPr>
          <w:footnoteRef/>
        </w:r>
        <w:r>
          <w:t xml:space="preserve"> Daniel 12:3</w:t>
        </w:r>
      </w:ins>
    </w:p>
  </w:footnote>
  <w:footnote w:id="1035">
    <w:p w14:paraId="7155AD88" w14:textId="77777777" w:rsidR="0065590E" w:rsidRDefault="0065590E">
      <w:pPr>
        <w:pStyle w:val="footnote"/>
        <w:rPr>
          <w:ins w:id="1616" w:author="Brett Slote" w:date="2011-07-21T18:46:00Z"/>
        </w:rPr>
        <w:pPrChange w:id="1617" w:author="Brett Slote" w:date="2011-07-21T20:01:00Z">
          <w:pPr>
            <w:pStyle w:val="FootnoteText"/>
          </w:pPr>
        </w:pPrChange>
      </w:pPr>
      <w:ins w:id="1618" w:author="Brett Slote" w:date="2011-07-21T18:46:00Z">
        <w:r>
          <w:rPr>
            <w:rStyle w:val="FootnoteReference"/>
          </w:rPr>
          <w:footnoteRef/>
        </w:r>
        <w:r>
          <w:t xml:space="preserve"> Literally: all you monastic folk</w:t>
        </w:r>
      </w:ins>
    </w:p>
  </w:footnote>
  <w:footnote w:id="1036">
    <w:p w14:paraId="7EEF391B" w14:textId="77777777" w:rsidR="0065590E" w:rsidRDefault="0065590E">
      <w:pPr>
        <w:pStyle w:val="FootnoteText"/>
      </w:pPr>
      <w:r>
        <w:rPr>
          <w:rStyle w:val="FootnoteReference"/>
        </w:rPr>
        <w:footnoteRef/>
      </w:r>
      <w:r>
        <w:t xml:space="preserve"> Published by Abouna Matta El-Maskeen of St. Macarius’ Monastery.</w:t>
      </w:r>
    </w:p>
  </w:footnote>
  <w:footnote w:id="1037">
    <w:p w14:paraId="6BC2BFA9" w14:textId="77777777" w:rsidR="0065590E" w:rsidRDefault="006559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38">
    <w:p w14:paraId="13898138" w14:textId="3CDF7BE3" w:rsidR="0065590E" w:rsidRPr="00FD7CBF" w:rsidRDefault="0065590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39">
    <w:p w14:paraId="3A6EC701" w14:textId="77777777" w:rsidR="0065590E" w:rsidRDefault="0065590E" w:rsidP="00670C79">
      <w:pPr>
        <w:pStyle w:val="footnote"/>
      </w:pPr>
      <w:r>
        <w:rPr>
          <w:rStyle w:val="FootnoteReference"/>
        </w:rPr>
        <w:footnoteRef/>
      </w:r>
      <w:r>
        <w:t xml:space="preserve"> Modern day Ethiopia and Eritrea.</w:t>
      </w:r>
    </w:p>
  </w:footnote>
  <w:footnote w:id="1040">
    <w:p w14:paraId="46D5577E" w14:textId="77777777" w:rsidR="0065590E" w:rsidRDefault="0065590E" w:rsidP="0047441D">
      <w:pPr>
        <w:pStyle w:val="footnote"/>
      </w:pPr>
      <w:r>
        <w:rPr>
          <w:rStyle w:val="FootnoteReference"/>
        </w:rPr>
        <w:footnoteRef/>
      </w:r>
      <w:r>
        <w:t xml:space="preserve"> St. F</w:t>
      </w:r>
      <w:r w:rsidRPr="006422C6">
        <w:t>rumentius</w:t>
      </w:r>
      <w:r>
        <w:t>, whom the Ethiopians called “Abune Selama.”</w:t>
      </w:r>
    </w:p>
  </w:footnote>
  <w:footnote w:id="1041">
    <w:p w14:paraId="2F5E6ED4" w14:textId="52CEBBCB" w:rsidR="0065590E" w:rsidRDefault="0065590E" w:rsidP="00BD2B3F">
      <w:pPr>
        <w:pStyle w:val="footnote"/>
      </w:pPr>
      <w:r>
        <w:rPr>
          <w:rStyle w:val="FootnoteReference"/>
        </w:rPr>
        <w:footnoteRef/>
      </w:r>
      <w:r>
        <w:t xml:space="preserve"> Adapted from the hymn of St. Severus of Antioch, in 2015 in English.</w:t>
      </w:r>
    </w:p>
  </w:footnote>
  <w:footnote w:id="1042">
    <w:p w14:paraId="018A465B" w14:textId="77777777" w:rsidR="0065590E" w:rsidRDefault="0065590E">
      <w:pPr>
        <w:pStyle w:val="footnote"/>
        <w:rPr>
          <w:ins w:id="1705" w:author="Brett Slote" w:date="2011-07-21T19:11:00Z"/>
        </w:rPr>
        <w:pPrChange w:id="1706" w:author="Brett Slote" w:date="2011-07-21T20:05:00Z">
          <w:pPr>
            <w:pStyle w:val="FootnoteText"/>
          </w:pPr>
        </w:pPrChange>
      </w:pPr>
      <w:ins w:id="1707" w:author="Brett Slote" w:date="2011-07-21T19:11:00Z">
        <w:r>
          <w:rPr>
            <w:rStyle w:val="FootnoteReference"/>
          </w:rPr>
          <w:footnoteRef/>
        </w:r>
        <w:r>
          <w:t xml:space="preserve"> Psalm 41:1</w:t>
        </w:r>
      </w:ins>
    </w:p>
  </w:footnote>
  <w:footnote w:id="1043">
    <w:p w14:paraId="30B9D2C6" w14:textId="77777777" w:rsidR="0065590E" w:rsidRDefault="0065590E"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44">
    <w:p w14:paraId="63D7B4DE" w14:textId="77777777" w:rsidR="0065590E" w:rsidRDefault="0065590E"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45">
    <w:p w14:paraId="6542A42A" w14:textId="77777777" w:rsidR="0065590E" w:rsidRDefault="0065590E"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46">
    <w:p w14:paraId="48A0DCFD" w14:textId="77777777" w:rsidR="0065590E" w:rsidRDefault="0065590E" w:rsidP="006D27E4">
      <w:pPr>
        <w:pStyle w:val="Footnote0"/>
      </w:pPr>
      <w:r>
        <w:rPr>
          <w:rStyle w:val="FootnoteReference"/>
        </w:rPr>
        <w:footnoteRef/>
      </w:r>
      <w:r>
        <w:t xml:space="preserve"> In modern day Libya</w:t>
      </w:r>
    </w:p>
  </w:footnote>
  <w:footnote w:id="1047">
    <w:p w14:paraId="5E4AA7CE" w14:textId="77777777" w:rsidR="0065590E" w:rsidRDefault="0065590E">
      <w:pPr>
        <w:pStyle w:val="footnote"/>
        <w:rPr>
          <w:ins w:id="1732" w:author="Brett Slote" w:date="2011-07-21T18:49:00Z"/>
        </w:rPr>
        <w:pPrChange w:id="1733" w:author="Brett Slote" w:date="2011-07-21T20:02:00Z">
          <w:pPr>
            <w:pStyle w:val="FootnoteText"/>
          </w:pPr>
        </w:pPrChange>
      </w:pPr>
      <w:ins w:id="1734" w:author="Brett Slote" w:date="2011-07-21T18:49:00Z">
        <w:r>
          <w:rPr>
            <w:rStyle w:val="FootnoteReference"/>
          </w:rPr>
          <w:footnoteRef/>
        </w:r>
        <w:r>
          <w:t xml:space="preserve"> Note that </w:t>
        </w:r>
        <w:r w:rsidRPr="003A78C2">
          <w:rPr>
            <w:rFonts w:ascii="CS Avva Shenouda" w:hAnsi="CS Avva Shenouda"/>
            <w:rPrChange w:id="1735" w:author="Brett Slote" w:date="2011-07-21T20:02:00Z">
              <w:rPr>
                <w:rFonts w:ascii="Antonious Normal" w:hAnsi="Antonious Normal"/>
              </w:rPr>
            </w:rPrChange>
          </w:rPr>
          <w:t>twou</w:t>
        </w:r>
        <w:r>
          <w:t xml:space="preserve"> is used as mountain and desert interchangeably in Coptic monastic literature</w:t>
        </w:r>
      </w:ins>
    </w:p>
  </w:footnote>
  <w:footnote w:id="1048">
    <w:p w14:paraId="71147821" w14:textId="77777777" w:rsidR="0065590E" w:rsidRDefault="0065590E">
      <w:pPr>
        <w:pStyle w:val="footnote"/>
        <w:rPr>
          <w:ins w:id="1736" w:author="Brett Slote" w:date="2011-07-21T18:50:00Z"/>
        </w:rPr>
        <w:pPrChange w:id="1737" w:author="Brett Slote" w:date="2011-07-21T20:02:00Z">
          <w:pPr>
            <w:pStyle w:val="FootnoteText"/>
          </w:pPr>
        </w:pPrChange>
      </w:pPr>
      <w:ins w:id="1738" w:author="Brett Slote" w:date="2011-07-21T18:50:00Z">
        <w:r>
          <w:rPr>
            <w:rStyle w:val="FootnoteReference"/>
          </w:rPr>
          <w:footnoteRef/>
        </w:r>
        <w:r>
          <w:t xml:space="preserve"> US book has “travails of torment” – but it’s not possessive.</w:t>
        </w:r>
      </w:ins>
    </w:p>
  </w:footnote>
  <w:footnote w:id="1049">
    <w:p w14:paraId="39517237" w14:textId="77777777" w:rsidR="0065590E" w:rsidRDefault="0065590E">
      <w:pPr>
        <w:pStyle w:val="footnote"/>
        <w:rPr>
          <w:ins w:id="1739" w:author="Brett Slote" w:date="2011-07-21T18:49:00Z"/>
        </w:rPr>
        <w:pPrChange w:id="1740" w:author="Brett Slote" w:date="2011-07-21T20:02:00Z">
          <w:pPr>
            <w:pStyle w:val="FootnoteText"/>
          </w:pPr>
        </w:pPrChange>
      </w:pPr>
      <w:ins w:id="1741" w:author="Brett Slote" w:date="2011-07-21T18:49:00Z">
        <w:r>
          <w:rPr>
            <w:rStyle w:val="FootnoteReference"/>
          </w:rPr>
          <w:footnoteRef/>
        </w:r>
        <w:r>
          <w:t xml:space="preserve"> 1 Peter 1:4</w:t>
        </w:r>
      </w:ins>
    </w:p>
  </w:footnote>
  <w:footnote w:id="1050">
    <w:p w14:paraId="049774F0" w14:textId="77777777" w:rsidR="0065590E" w:rsidRDefault="0065590E" w:rsidP="00E77C68">
      <w:pPr>
        <w:pStyle w:val="footnote"/>
      </w:pPr>
      <w:r>
        <w:rPr>
          <w:rStyle w:val="FootnoteReference"/>
        </w:rPr>
        <w:footnoteRef/>
      </w:r>
      <w:r>
        <w:t xml:space="preserve"> The Coptic has “Three names, one God,” which is the heresy of modalism, and certainly was not said at Ephesus.</w:t>
      </w:r>
    </w:p>
  </w:footnote>
  <w:footnote w:id="1051">
    <w:p w14:paraId="416DBD35" w14:textId="77777777" w:rsidR="0065590E" w:rsidRDefault="0065590E" w:rsidP="00E77C68">
      <w:pPr>
        <w:pStyle w:val="footnote"/>
      </w:pPr>
      <w:r>
        <w:rPr>
          <w:rStyle w:val="FootnoteReference"/>
        </w:rPr>
        <w:footnoteRef/>
      </w:r>
      <w:r>
        <w:t xml:space="preserve"> This line is heretical.</w:t>
      </w:r>
    </w:p>
  </w:footnote>
  <w:footnote w:id="1052">
    <w:p w14:paraId="2A005F90" w14:textId="77777777" w:rsidR="0065590E" w:rsidRDefault="0065590E">
      <w:pPr>
        <w:pStyle w:val="footnote"/>
        <w:rPr>
          <w:ins w:id="1776" w:author="Brett Slote" w:date="2011-07-21T18:55:00Z"/>
        </w:rPr>
        <w:pPrChange w:id="1777" w:author="Brett Slote" w:date="2011-07-21T20:02:00Z">
          <w:pPr>
            <w:pStyle w:val="FootnoteText"/>
          </w:pPr>
        </w:pPrChange>
      </w:pPr>
      <w:ins w:id="1778" w:author="Brett Slote" w:date="2011-07-21T18:55:00Z">
        <w:r>
          <w:rPr>
            <w:rStyle w:val="FootnoteReference"/>
          </w:rPr>
          <w:footnoteRef/>
        </w:r>
        <w:r>
          <w:t xml:space="preserve"> Hallow or consecrate – this was, according to a tradition, when he formerly became an archimandrite</w:t>
        </w:r>
      </w:ins>
    </w:p>
  </w:footnote>
  <w:footnote w:id="1053">
    <w:p w14:paraId="6B5EF1D3" w14:textId="77777777" w:rsidR="0065590E" w:rsidRDefault="0065590E">
      <w:pPr>
        <w:pStyle w:val="footnote"/>
        <w:rPr>
          <w:ins w:id="1784" w:author="Brett Slote" w:date="2011-07-21T18:52:00Z"/>
        </w:rPr>
        <w:pPrChange w:id="1785" w:author="Brett Slote" w:date="2011-07-21T20:02:00Z">
          <w:pPr/>
        </w:pPrChange>
      </w:pPr>
      <w:ins w:id="1786" w:author="Brett Slote" w:date="2011-07-21T18:52:00Z">
        <w:r w:rsidRPr="00FB36D8">
          <w:rPr>
            <w:rStyle w:val="FootnoteReference"/>
            <w:vertAlign w:val="baseline"/>
          </w:rPr>
          <w:footnoteRef/>
        </w:r>
        <w:r w:rsidRPr="00FB36D8">
          <w:t xml:space="preserve"> This line is literally “because the hope of the good”</w:t>
        </w:r>
      </w:ins>
    </w:p>
  </w:footnote>
  <w:footnote w:id="1054">
    <w:p w14:paraId="347015AD" w14:textId="77777777" w:rsidR="0065590E" w:rsidRPr="00A20ACC" w:rsidRDefault="0065590E">
      <w:pPr>
        <w:pStyle w:val="footnote"/>
        <w:rPr>
          <w:ins w:id="1787" w:author="Brett Slote" w:date="2011-07-21T18:52:00Z"/>
          <w:rFonts w:ascii="CS Avva Shenouda" w:hAnsi="CS Avva Shenouda"/>
          <w:color w:val="FF0000"/>
          <w:rPrChange w:id="1788" w:author="Brett Slote" w:date="2011-07-21T20:02:00Z">
            <w:rPr>
              <w:ins w:id="1789" w:author="Brett Slote" w:date="2011-07-21T18:52:00Z"/>
              <w:color w:val="FF0000"/>
            </w:rPr>
          </w:rPrChange>
        </w:rPr>
        <w:pPrChange w:id="1790" w:author="Brett Slote" w:date="2011-07-21T20:02:00Z">
          <w:pPr/>
        </w:pPrChange>
      </w:pPr>
      <w:ins w:id="1791" w:author="Brett Slote" w:date="2011-07-21T18:52:00Z">
        <w:r w:rsidRPr="00FB36D8">
          <w:rPr>
            <w:rStyle w:val="FootnoteReference"/>
            <w:vertAlign w:val="baseline"/>
          </w:rPr>
          <w:footnoteRef/>
        </w:r>
        <w:r w:rsidRPr="00FB36D8">
          <w:t xml:space="preserve"> </w:t>
        </w:r>
        <w:r w:rsidRPr="003A78C2">
          <w:rPr>
            <w:rPrChange w:id="1792" w:author="Brett Slote" w:date="2011-07-21T20:02:00Z">
              <w:rPr>
                <w:rFonts w:ascii="Antonious Normal" w:hAnsi="Antonious Normal"/>
                <w:color w:val="FF0000"/>
              </w:rPr>
            </w:rPrChange>
          </w:rPr>
          <w:t>qen hanhwd/ nem han'almoc</w:t>
        </w:r>
      </w:ins>
    </w:p>
  </w:footnote>
  <w:footnote w:id="1055">
    <w:p w14:paraId="4AFC6896" w14:textId="77777777" w:rsidR="0065590E" w:rsidRDefault="0065590E">
      <w:pPr>
        <w:pStyle w:val="FootnoteText"/>
      </w:pPr>
      <w:r>
        <w:rPr>
          <w:rStyle w:val="FootnoteReference"/>
        </w:rPr>
        <w:footnoteRef/>
      </w:r>
      <w:r>
        <w:t xml:space="preserve"> Matthew 1:20</w:t>
      </w:r>
    </w:p>
  </w:footnote>
  <w:footnote w:id="1056">
    <w:p w14:paraId="0E9CA519" w14:textId="77777777" w:rsidR="0065590E" w:rsidRDefault="0065590E" w:rsidP="00662A48">
      <w:pPr>
        <w:pStyle w:val="footnote"/>
      </w:pPr>
      <w:r>
        <w:rPr>
          <w:rStyle w:val="FootnoteReference"/>
          <w:rFonts w:eastAsiaTheme="majorEastAsia"/>
        </w:rPr>
        <w:footnoteRef/>
      </w:r>
      <w:r>
        <w:t xml:space="preserve"> All-holy</w:t>
      </w:r>
    </w:p>
  </w:footnote>
  <w:footnote w:id="1057">
    <w:p w14:paraId="50451B0F" w14:textId="77777777" w:rsidR="0065590E" w:rsidRDefault="0065590E">
      <w:pPr>
        <w:pStyle w:val="footnote"/>
        <w:rPr>
          <w:ins w:id="1861" w:author="Brett Slote" w:date="2011-07-21T19:04:00Z"/>
        </w:rPr>
        <w:pPrChange w:id="1862" w:author="Brett Slote" w:date="2011-07-21T20:04:00Z">
          <w:pPr>
            <w:pStyle w:val="FootnoteText"/>
          </w:pPr>
        </w:pPrChange>
      </w:pPr>
      <w:ins w:id="1863" w:author="Brett Slote" w:date="2011-07-21T19:04:00Z">
        <w:r>
          <w:rPr>
            <w:rStyle w:val="FootnoteReference"/>
          </w:rPr>
          <w:footnoteRef/>
        </w:r>
        <w:r>
          <w:t xml:space="preserve"> literal is disregarded</w:t>
        </w:r>
      </w:ins>
    </w:p>
  </w:footnote>
  <w:footnote w:id="1058">
    <w:p w14:paraId="062BDCC1" w14:textId="77777777" w:rsidR="0065590E" w:rsidRDefault="0065590E">
      <w:pPr>
        <w:pStyle w:val="FootnoteText"/>
      </w:pPr>
      <w:r>
        <w:rPr>
          <w:rStyle w:val="FootnoteReference"/>
        </w:rPr>
        <w:footnoteRef/>
      </w:r>
      <w:r>
        <w:t xml:space="preserve"> Ps 8:2</w:t>
      </w:r>
    </w:p>
  </w:footnote>
  <w:footnote w:id="1059">
    <w:p w14:paraId="5BC08478" w14:textId="77777777" w:rsidR="0065590E" w:rsidRPr="000C76BB" w:rsidRDefault="0065590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60">
    <w:p w14:paraId="03A6DDD1" w14:textId="77777777" w:rsidR="0065590E" w:rsidRDefault="0065590E">
      <w:pPr>
        <w:pStyle w:val="FootnoteText"/>
      </w:pPr>
      <w:r>
        <w:rPr>
          <w:rStyle w:val="FootnoteReference"/>
        </w:rPr>
        <w:footnoteRef/>
      </w:r>
      <w:r>
        <w:t xml:space="preserve"> Matthew 28:6</w:t>
      </w:r>
    </w:p>
  </w:footnote>
  <w:footnote w:id="1061">
    <w:p w14:paraId="339855D2" w14:textId="77777777" w:rsidR="0065590E" w:rsidRDefault="0065590E">
      <w:pPr>
        <w:pStyle w:val="FootnoteText"/>
      </w:pPr>
      <w:r>
        <w:rPr>
          <w:rStyle w:val="FootnoteReference"/>
        </w:rPr>
        <w:footnoteRef/>
      </w:r>
      <w:r>
        <w:t xml:space="preserve"> Matthew 28:7,6</w:t>
      </w:r>
    </w:p>
  </w:footnote>
  <w:footnote w:id="1062">
    <w:p w14:paraId="76212A49" w14:textId="77777777" w:rsidR="0065590E" w:rsidRDefault="0065590E">
      <w:pPr>
        <w:pStyle w:val="FootnoteText"/>
      </w:pPr>
      <w:r>
        <w:rPr>
          <w:rStyle w:val="FootnoteReference"/>
        </w:rPr>
        <w:footnoteRef/>
      </w:r>
      <w:r>
        <w:t xml:space="preserve"> Matthew 28:7</w:t>
      </w:r>
    </w:p>
  </w:footnote>
  <w:footnote w:id="1063">
    <w:p w14:paraId="716019EB" w14:textId="77777777" w:rsidR="0065590E" w:rsidRDefault="0065590E">
      <w:pPr>
        <w:pStyle w:val="FootnoteText"/>
      </w:pPr>
      <w:r>
        <w:rPr>
          <w:rStyle w:val="FootnoteReference"/>
        </w:rPr>
        <w:footnoteRef/>
      </w:r>
      <w:r>
        <w:t xml:space="preserve"> John 20:27</w:t>
      </w:r>
    </w:p>
  </w:footnote>
  <w:footnote w:id="1064">
    <w:p w14:paraId="0ECF3FB0" w14:textId="77777777" w:rsidR="0065590E" w:rsidRDefault="0065590E">
      <w:pPr>
        <w:pStyle w:val="FootnoteText"/>
      </w:pPr>
      <w:r>
        <w:rPr>
          <w:rStyle w:val="FootnoteReference"/>
        </w:rPr>
        <w:footnoteRef/>
      </w:r>
      <w:r>
        <w:t xml:space="preserve"> John 20:28</w:t>
      </w:r>
    </w:p>
  </w:footnote>
  <w:footnote w:id="1065">
    <w:p w14:paraId="3FCB0B65" w14:textId="77777777" w:rsidR="0065590E" w:rsidRDefault="0065590E">
      <w:pPr>
        <w:pStyle w:val="FootnoteText"/>
      </w:pPr>
      <w:r>
        <w:rPr>
          <w:rStyle w:val="FootnoteReference"/>
        </w:rPr>
        <w:footnoteRef/>
      </w:r>
      <w:r>
        <w:t xml:space="preserve"> John 20:29</w:t>
      </w:r>
    </w:p>
  </w:footnote>
  <w:footnote w:id="1066">
    <w:p w14:paraId="6B80EDF7" w14:textId="77777777" w:rsidR="0065590E" w:rsidRDefault="0065590E">
      <w:pPr>
        <w:pStyle w:val="FootnoteText"/>
      </w:pPr>
      <w:r>
        <w:rPr>
          <w:rStyle w:val="FootnoteReference"/>
        </w:rPr>
        <w:footnoteRef/>
      </w:r>
      <w:r>
        <w:t xml:space="preserve"> John 20:29</w:t>
      </w:r>
    </w:p>
  </w:footnote>
  <w:footnote w:id="1067">
    <w:p w14:paraId="3D721105" w14:textId="77777777" w:rsidR="0065590E" w:rsidRDefault="0065590E"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8">
    <w:p w14:paraId="5C03BEB6" w14:textId="77777777" w:rsidR="0065590E" w:rsidRDefault="0065590E" w:rsidP="00513E2D">
      <w:pPr>
        <w:pStyle w:val="footnote"/>
      </w:pPr>
      <w:r>
        <w:rPr>
          <w:rStyle w:val="FootnoteReference"/>
        </w:rPr>
        <w:footnoteRef/>
      </w:r>
      <w:r>
        <w:t xml:space="preserve"> From Paoni 12 to Paopi 19: “Bless the waters of the river this year”.</w:t>
      </w:r>
    </w:p>
    <w:p w14:paraId="16B83A6A" w14:textId="77777777" w:rsidR="0065590E" w:rsidRDefault="0065590E" w:rsidP="00513E2D">
      <w:pPr>
        <w:pStyle w:val="footnote"/>
      </w:pPr>
      <w:r>
        <w:t>From Paopi 10 to Tobi 10: “Bless the herbs and the plants”.</w:t>
      </w:r>
    </w:p>
    <w:p w14:paraId="34A5B65F" w14:textId="77777777" w:rsidR="0065590E" w:rsidRDefault="0065590E"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0DD54BB" w:rsidR="0065590E" w:rsidRPr="00E00D27" w:rsidRDefault="0065590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0431E">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65590E" w:rsidRPr="00E00D27" w:rsidRDefault="0065590E"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65590E" w:rsidRPr="00E00D27" w:rsidRDefault="0065590E" w:rsidP="00686912">
    <w:pPr>
      <w:pStyle w:val="Header"/>
      <w:jc w:val="center"/>
      <w:rPr>
        <w:sz w:val="20"/>
        <w:szCs w:val="20"/>
      </w:rPr>
    </w:pPr>
  </w:p>
  <w:p w14:paraId="022704DA" w14:textId="77777777" w:rsidR="0065590E" w:rsidRPr="00686912" w:rsidRDefault="0065590E"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65590E" w:rsidRPr="00E00D27" w:rsidRDefault="0065590E"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6B894956" w:rsidR="0065590E" w:rsidRPr="00E00D27" w:rsidRDefault="0065590E"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0431E">
      <w:rPr>
        <w:noProof/>
        <w:sz w:val="20"/>
        <w:szCs w:val="20"/>
      </w:rPr>
      <w:t>The Midnight Praise</w:t>
    </w:r>
    <w:r>
      <w:rPr>
        <w:sz w:val="20"/>
        <w:szCs w:val="20"/>
      </w:rPr>
      <w:fldChar w:fldCharType="end"/>
    </w:r>
  </w:p>
  <w:p w14:paraId="0D77CDA8" w14:textId="77777777" w:rsidR="0065590E" w:rsidRPr="00E00D27" w:rsidRDefault="0065590E"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E63ABF5" w:rsidR="0065590E" w:rsidRPr="00E00D27" w:rsidRDefault="0065590E"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32116">
      <w:rPr>
        <w:noProof/>
        <w:sz w:val="20"/>
        <w:szCs w:val="20"/>
      </w:rPr>
      <w:t>Palm Sunday</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3CCC22A" w:rsidR="0065590E" w:rsidRPr="00E00D27" w:rsidRDefault="0065590E"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0431E">
      <w:rPr>
        <w:noProof/>
        <w:sz w:val="20"/>
        <w:szCs w:val="20"/>
      </w:rPr>
      <w:t>The Conclusion of the Adam Theotokias</w:t>
    </w:r>
    <w:r w:rsidRPr="00E00D27">
      <w:rPr>
        <w:sz w:val="20"/>
        <w:szCs w:val="20"/>
      </w:rPr>
      <w:fldChar w:fldCharType="end"/>
    </w:r>
  </w:p>
  <w:p w14:paraId="48CF3F9A" w14:textId="245E316D" w:rsidR="0065590E" w:rsidRPr="00686912" w:rsidRDefault="0065590E"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7E03F3B2" w:rsidR="0065590E" w:rsidRPr="00E00D27" w:rsidRDefault="0065590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0431E">
      <w:rPr>
        <w:noProof/>
        <w:sz w:val="20"/>
        <w:szCs w:val="20"/>
      </w:rPr>
      <w:t>Hymn on the Thursday Theotokia (The Fiery Bush)</w:t>
    </w:r>
    <w:r w:rsidRPr="00E00D27">
      <w:rPr>
        <w:sz w:val="20"/>
        <w:szCs w:val="20"/>
      </w:rPr>
      <w:fldChar w:fldCharType="end"/>
    </w:r>
  </w:p>
  <w:p w14:paraId="246A3E66" w14:textId="77777777" w:rsidR="0065590E" w:rsidRPr="00686912" w:rsidRDefault="0065590E"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65590E" w:rsidRPr="00686912" w:rsidRDefault="0065590E"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5BFECB24" w:rsidR="0065590E" w:rsidRPr="00E00D27" w:rsidRDefault="0065590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32116">
      <w:rPr>
        <w:noProof/>
        <w:sz w:val="20"/>
        <w:szCs w:val="20"/>
      </w:rPr>
      <w:t>Palm Sunday</w:t>
    </w:r>
    <w:r w:rsidRPr="00E00D27">
      <w:rPr>
        <w:sz w:val="20"/>
        <w:szCs w:val="20"/>
      </w:rPr>
      <w:fldChar w:fldCharType="end"/>
    </w:r>
  </w:p>
  <w:p w14:paraId="0BA9A7AA" w14:textId="77777777" w:rsidR="0065590E" w:rsidRPr="00686912" w:rsidRDefault="0065590E"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61681B52" w:rsidR="0065590E" w:rsidRPr="00E00D27" w:rsidRDefault="0065590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32116">
      <w:rPr>
        <w:noProof/>
        <w:sz w:val="20"/>
        <w:szCs w:val="20"/>
      </w:rPr>
      <w:t>Prayer for the Church</w:t>
    </w:r>
    <w:r w:rsidRPr="00E00D27">
      <w:rPr>
        <w:sz w:val="20"/>
        <w:szCs w:val="20"/>
      </w:rPr>
      <w:fldChar w:fldCharType="end"/>
    </w:r>
  </w:p>
  <w:p w14:paraId="6EBDE8BD" w14:textId="77777777" w:rsidR="0065590E" w:rsidRPr="00686912" w:rsidRDefault="0065590E"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5EE8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1B83"/>
    <w:rsid w:val="00012A04"/>
    <w:rsid w:val="00012B38"/>
    <w:rsid w:val="0001312D"/>
    <w:rsid w:val="000134A2"/>
    <w:rsid w:val="0001394E"/>
    <w:rsid w:val="00013EB0"/>
    <w:rsid w:val="0001770F"/>
    <w:rsid w:val="000207B4"/>
    <w:rsid w:val="0002098A"/>
    <w:rsid w:val="00023B09"/>
    <w:rsid w:val="00023E8D"/>
    <w:rsid w:val="0002427F"/>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4F35"/>
    <w:rsid w:val="000D7EED"/>
    <w:rsid w:val="000E01D1"/>
    <w:rsid w:val="000E062A"/>
    <w:rsid w:val="000E066F"/>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3BD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66BD"/>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3177"/>
    <w:rsid w:val="003D4209"/>
    <w:rsid w:val="003D4656"/>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B7F"/>
    <w:rsid w:val="00417F44"/>
    <w:rsid w:val="00420011"/>
    <w:rsid w:val="00420CFA"/>
    <w:rsid w:val="00420EC3"/>
    <w:rsid w:val="004210A0"/>
    <w:rsid w:val="004232AC"/>
    <w:rsid w:val="00423962"/>
    <w:rsid w:val="00423B80"/>
    <w:rsid w:val="004246C3"/>
    <w:rsid w:val="004249D2"/>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86A"/>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31E"/>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1F3"/>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8F0"/>
    <w:rsid w:val="007C36D6"/>
    <w:rsid w:val="007C3F83"/>
    <w:rsid w:val="007C4181"/>
    <w:rsid w:val="007C43C4"/>
    <w:rsid w:val="007C6673"/>
    <w:rsid w:val="007C75B3"/>
    <w:rsid w:val="007D05C6"/>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691A"/>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F4C"/>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0F"/>
    <w:rsid w:val="008E14B2"/>
    <w:rsid w:val="008E2712"/>
    <w:rsid w:val="008E3BAC"/>
    <w:rsid w:val="008E406C"/>
    <w:rsid w:val="008E4B27"/>
    <w:rsid w:val="008E5860"/>
    <w:rsid w:val="008E59B4"/>
    <w:rsid w:val="008E5C22"/>
    <w:rsid w:val="008E6186"/>
    <w:rsid w:val="008E7A71"/>
    <w:rsid w:val="008F0F50"/>
    <w:rsid w:val="008F2923"/>
    <w:rsid w:val="008F48F6"/>
    <w:rsid w:val="008F6302"/>
    <w:rsid w:val="008F6435"/>
    <w:rsid w:val="009005CB"/>
    <w:rsid w:val="00900F68"/>
    <w:rsid w:val="0090348C"/>
    <w:rsid w:val="009038B2"/>
    <w:rsid w:val="00904213"/>
    <w:rsid w:val="009043B3"/>
    <w:rsid w:val="009045FC"/>
    <w:rsid w:val="00904A47"/>
    <w:rsid w:val="0090529D"/>
    <w:rsid w:val="00906079"/>
    <w:rsid w:val="009061A3"/>
    <w:rsid w:val="00906C25"/>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17B"/>
    <w:rsid w:val="00947656"/>
    <w:rsid w:val="00950468"/>
    <w:rsid w:val="009506A5"/>
    <w:rsid w:val="00950837"/>
    <w:rsid w:val="00951605"/>
    <w:rsid w:val="00951A36"/>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267C"/>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52C7"/>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5FA7"/>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032B"/>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5008"/>
    <w:rsid w:val="00D1573A"/>
    <w:rsid w:val="00D16E1F"/>
    <w:rsid w:val="00D175BB"/>
    <w:rsid w:val="00D17FB1"/>
    <w:rsid w:val="00D20A28"/>
    <w:rsid w:val="00D2194E"/>
    <w:rsid w:val="00D226AB"/>
    <w:rsid w:val="00D22853"/>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246"/>
    <w:rsid w:val="00D807EF"/>
    <w:rsid w:val="00D84210"/>
    <w:rsid w:val="00D85D42"/>
    <w:rsid w:val="00D8688B"/>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E7F"/>
    <w:rsid w:val="00F24607"/>
    <w:rsid w:val="00F249A3"/>
    <w:rsid w:val="00F24E90"/>
    <w:rsid w:val="00F25227"/>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58AF"/>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3A5CCD-EC21-44C0-BE97-2952E77AA7DD}">
  <ds:schemaRefs>
    <ds:schemaRef ds:uri="http://schemas.openxmlformats.org/officeDocument/2006/bibliography"/>
  </ds:schemaRefs>
</ds:datastoreItem>
</file>

<file path=customXml/itemProps2.xml><?xml version="1.0" encoding="utf-8"?>
<ds:datastoreItem xmlns:ds="http://schemas.openxmlformats.org/officeDocument/2006/customXml" ds:itemID="{481F3924-0091-4A21-9A2B-93CAFB5FE172}">
  <ds:schemaRefs>
    <ds:schemaRef ds:uri="http://schemas.openxmlformats.org/officeDocument/2006/bibliography"/>
  </ds:schemaRefs>
</ds:datastoreItem>
</file>

<file path=customXml/itemProps3.xml><?xml version="1.0" encoding="utf-8"?>
<ds:datastoreItem xmlns:ds="http://schemas.openxmlformats.org/officeDocument/2006/customXml" ds:itemID="{3DDF0876-B732-4D20-A40F-5D2EACB4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1230</Pages>
  <Words>225562</Words>
  <Characters>1285708</Characters>
  <Application>Microsoft Office Word</Application>
  <DocSecurity>0</DocSecurity>
  <Lines>10714</Lines>
  <Paragraphs>3016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17</cp:revision>
  <cp:lastPrinted>2017-02-05T15:20:00Z</cp:lastPrinted>
  <dcterms:created xsi:type="dcterms:W3CDTF">2017-05-21T02:46:00Z</dcterms:created>
  <dcterms:modified xsi:type="dcterms:W3CDTF">2017-05-29T13:04:00Z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